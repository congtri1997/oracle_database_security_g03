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11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97.xml" ContentType="application/vnd.openxmlformats-officedocument.wordprocessingml.footer+xml"/>
  <Override PartName="/word/header141.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4EA7B59C" w:rsidR="008C539B" w:rsidRPr="001058B5" w:rsidRDefault="008D1AB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5C784DC2">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anchorlock/>
          </v:group>
        </w:pict>
      </w:r>
    </w:p>
    <w:p w14:paraId="56962EC9" w14:textId="77777777" w:rsidR="008C539B" w:rsidRPr="001058B5" w:rsidRDefault="008C539B">
      <w:pPr>
        <w:pStyle w:val="BodyText"/>
        <w:spacing w:before="5"/>
        <w:rPr>
          <w:rFonts w:ascii="Arial" w:hAnsi="Arial" w:cs="Arial"/>
          <w:sz w:val="6"/>
        </w:rPr>
      </w:pPr>
    </w:p>
    <w:p w14:paraId="5A8DBD2B" w14:textId="76F9CDD3"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069E8F2">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anchorlock/>
          </v:group>
        </w:pict>
      </w:r>
    </w:p>
    <w:p w14:paraId="0A9F06E5" w14:textId="77777777" w:rsidR="008C539B" w:rsidRPr="00257CFD" w:rsidRDefault="00C12992">
      <w:pPr>
        <w:pStyle w:val="Heading2"/>
        <w:spacing w:line="501" w:lineRule="exact"/>
        <w:ind w:right="138"/>
        <w:jc w:val="right"/>
        <w:rPr>
          <w:lang w:val="fr-FR"/>
        </w:rPr>
      </w:pPr>
      <w:bookmarkStart w:id="0" w:name="Contents"/>
      <w:bookmarkEnd w:id="0"/>
      <w:r w:rsidRPr="00257CFD">
        <w:rPr>
          <w:w w:val="95"/>
          <w:lang w:val="fr-FR"/>
        </w:rPr>
        <w:t>Contents</w:t>
      </w:r>
    </w:p>
    <w:p w14:paraId="11D844BA" w14:textId="77777777" w:rsidR="008C539B" w:rsidRPr="00257CFD" w:rsidRDefault="008C539B">
      <w:pPr>
        <w:spacing w:line="501" w:lineRule="exact"/>
        <w:jc w:val="right"/>
        <w:rPr>
          <w:rFonts w:ascii="Arial" w:hAnsi="Arial" w:cs="Arial"/>
          <w:lang w:val="fr-FR"/>
        </w:rPr>
        <w:sectPr w:rsidR="008C539B" w:rsidRPr="00257CFD">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Content>
        <w:p w14:paraId="30D15CA0" w14:textId="77777777" w:rsidR="008C539B" w:rsidRPr="00257CFD" w:rsidRDefault="008D1AB8">
          <w:pPr>
            <w:pStyle w:val="TOC4"/>
            <w:tabs>
              <w:tab w:val="right" w:leader="dot" w:pos="9939"/>
            </w:tabs>
            <w:rPr>
              <w:b w:val="0"/>
              <w:i w:val="0"/>
              <w:sz w:val="20"/>
              <w:lang w:val="fr-FR"/>
            </w:rPr>
          </w:pPr>
          <w:hyperlink w:anchor="_bookmark0" w:history="1">
            <w:r w:rsidR="00C12992" w:rsidRPr="00257CFD">
              <w:rPr>
                <w:i w:val="0"/>
                <w:sz w:val="24"/>
                <w:lang w:val="fr-FR"/>
              </w:rPr>
              <w:t>Preface</w:t>
            </w:r>
          </w:hyperlink>
          <w:r w:rsidR="00C12992" w:rsidRPr="00257CFD">
            <w:rPr>
              <w:i w:val="0"/>
              <w:sz w:val="24"/>
              <w:lang w:val="fr-FR"/>
            </w:rPr>
            <w:tab/>
          </w:r>
          <w:r w:rsidR="00C12992" w:rsidRPr="00257CFD">
            <w:rPr>
              <w:b w:val="0"/>
              <w:i w:val="0"/>
              <w:sz w:val="20"/>
              <w:lang w:val="fr-FR"/>
            </w:rPr>
            <w:t>xxiii</w:t>
          </w:r>
        </w:p>
        <w:p w14:paraId="6ADB43C8" w14:textId="77777777" w:rsidR="008C539B" w:rsidRPr="00257CFD" w:rsidRDefault="008D1AB8">
          <w:pPr>
            <w:pStyle w:val="TOC7"/>
            <w:tabs>
              <w:tab w:val="right" w:leader="dot" w:pos="9939"/>
            </w:tabs>
            <w:spacing w:before="130"/>
            <w:rPr>
              <w:rFonts w:ascii="Arial" w:hAnsi="Arial" w:cs="Arial"/>
              <w:lang w:val="fr-FR"/>
            </w:rPr>
          </w:pPr>
          <w:hyperlink w:anchor="_bookmark1" w:history="1">
            <w:r w:rsidR="00C12992" w:rsidRPr="00257CFD">
              <w:rPr>
                <w:rFonts w:ascii="Arial" w:hAnsi="Arial" w:cs="Arial"/>
                <w:lang w:val="fr-FR"/>
              </w:rPr>
              <w:t>Audience</w:t>
            </w:r>
          </w:hyperlink>
          <w:r w:rsidR="00C12992" w:rsidRPr="00257CFD">
            <w:rPr>
              <w:rFonts w:ascii="Arial" w:hAnsi="Arial" w:cs="Arial"/>
              <w:lang w:val="fr-FR"/>
            </w:rPr>
            <w:tab/>
            <w:t>xxiii</w:t>
          </w:r>
        </w:p>
        <w:p w14:paraId="78C451CE" w14:textId="77777777" w:rsidR="008C539B" w:rsidRPr="00257CFD" w:rsidRDefault="008D1AB8">
          <w:pPr>
            <w:pStyle w:val="TOC7"/>
            <w:tabs>
              <w:tab w:val="right" w:leader="dot" w:pos="9939"/>
            </w:tabs>
            <w:rPr>
              <w:rFonts w:ascii="Arial" w:hAnsi="Arial" w:cs="Arial"/>
              <w:lang w:val="fr-FR"/>
            </w:rPr>
          </w:pPr>
          <w:hyperlink w:anchor="_bookmark2" w:history="1">
            <w:r w:rsidR="00C12992" w:rsidRPr="00257CFD">
              <w:rPr>
                <w:rFonts w:ascii="Arial" w:hAnsi="Arial" w:cs="Arial"/>
                <w:lang w:val="fr-FR"/>
              </w:rPr>
              <w:t>Documentation</w:t>
            </w:r>
            <w:r w:rsidR="00C12992" w:rsidRPr="00257CFD">
              <w:rPr>
                <w:rFonts w:ascii="Arial" w:hAnsi="Arial" w:cs="Arial"/>
                <w:spacing w:val="-1"/>
                <w:lang w:val="fr-FR"/>
              </w:rPr>
              <w:t xml:space="preserve"> </w:t>
            </w:r>
            <w:r w:rsidR="00C12992" w:rsidRPr="00257CFD">
              <w:rPr>
                <w:rFonts w:ascii="Arial" w:hAnsi="Arial" w:cs="Arial"/>
                <w:lang w:val="fr-FR"/>
              </w:rPr>
              <w:t>Accessibility</w:t>
            </w:r>
          </w:hyperlink>
          <w:r w:rsidR="00C12992" w:rsidRPr="00257CFD">
            <w:rPr>
              <w:rFonts w:ascii="Arial" w:hAnsi="Arial" w:cs="Arial"/>
              <w:lang w:val="fr-FR"/>
            </w:rPr>
            <w:tab/>
            <w:t>xxiii</w:t>
          </w:r>
        </w:p>
        <w:p w14:paraId="1E83394F" w14:textId="77777777" w:rsidR="008C539B" w:rsidRPr="001058B5" w:rsidRDefault="008D1AB8">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8D1AB8">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8D1AB8">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8D1AB8">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8D1AB8">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8D1AB8">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8D1AB8" w:rsidP="006F7931">
          <w:pPr>
            <w:pStyle w:val="TOC3"/>
            <w:numPr>
              <w:ilvl w:val="0"/>
              <w:numId w:val="138"/>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8D1AB8">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8D1AB8">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8D1AB8" w:rsidP="006F7931">
          <w:pPr>
            <w:pStyle w:val="TOC3"/>
            <w:numPr>
              <w:ilvl w:val="0"/>
              <w:numId w:val="138"/>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8D1AB8">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8D1AB8">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8D1AB8">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8D1AB8">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8D1AB8">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8D1AB8">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8D1AB8">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8D1AB8">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8D1AB8">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8D1AB8">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8D1AB8">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8D1AB8">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8D1AB8">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8D1AB8">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8D1AB8">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8D1AB8">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8D1AB8">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8D1AB8">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8D1AB8">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8D1AB8">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8D1AB8">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8D1AB8">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8D1AB8">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8D1AB8">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8D1AB8">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8D1AB8">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8D1AB8">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8D1AB8">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8D1AB8">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8D1AB8">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8D1AB8">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8D1AB8">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8D1AB8">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8D1AB8">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8D1AB8">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8D1AB8">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8D1AB8" w:rsidP="006F7931">
          <w:pPr>
            <w:pStyle w:val="TOC1"/>
            <w:numPr>
              <w:ilvl w:val="0"/>
              <w:numId w:val="138"/>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8D1AB8">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8D1AB8">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8D1AB8">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8D1AB8">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8D1AB8">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8D1AB8">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8D1AB8">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8D1AB8">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8D1AB8">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8D1AB8">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8D1AB8">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8D1AB8">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8D1AB8">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8D1AB8">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8D1AB8">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8D1AB8">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8D1AB8">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8D1AB8">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8D1AB8">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8D1AB8">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8D1AB8">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8D1AB8">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8D1AB8">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8D1AB8">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8D1AB8">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8D1AB8">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8D1AB8">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8D1AB8">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8D1AB8">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8D1AB8">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8D1AB8">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8D1AB8">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8D1AB8">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8D1AB8">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8D1AB8">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8D1AB8">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8D1AB8">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8D1AB8">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8D1AB8">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8D1AB8">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8D1AB8">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8D1AB8">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8D1AB8">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8D1AB8">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8D1AB8">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8D1AB8">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8D1AB8">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8D1AB8">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8D1AB8">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8D1AB8">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8D1AB8">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8D1AB8">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8D1AB8">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8D1AB8">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8D1AB8">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8D1AB8">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8D1AB8">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8D1AB8">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8D1AB8">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8D1AB8">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8D1AB8">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8D1AB8">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8D1AB8">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8D1AB8">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8D1AB8">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8D1AB8">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8D1AB8">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8D1AB8">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8D1AB8">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8D1AB8" w:rsidP="006F7931">
          <w:pPr>
            <w:pStyle w:val="TOC3"/>
            <w:numPr>
              <w:ilvl w:val="0"/>
              <w:numId w:val="138"/>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8D1AB8">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8D1AB8">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8D1AB8">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8D1AB8">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8D1AB8">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8D1AB8">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8D1AB8">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8D1AB8">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8D1AB8">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8D1AB8">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8D1AB8">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8D1AB8">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8D1AB8">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8D1AB8">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8D1AB8">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8D1AB8">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8D1AB8">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8D1AB8">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8D1AB8">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8D1AB8">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8D1AB8">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8D1AB8">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8D1AB8">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8D1AB8">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8D1AB8">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8D1AB8">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8D1AB8">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8D1AB8">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8D1AB8">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8D1AB8">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8D1AB8">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8D1AB8">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8D1AB8">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8D1AB8">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8D1AB8">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8D1AB8">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8D1AB8">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8D1AB8">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8D1AB8">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8D1AB8">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8D1AB8">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8D1AB8">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8D1AB8">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8D1AB8">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8D1AB8">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8D1AB8">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8D1AB8">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8D1AB8">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8D1AB8">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8D1AB8">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8D1AB8">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8D1AB8">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8D1AB8">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8D1AB8">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8D1AB8">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8D1AB8">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8D1AB8">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8D1AB8">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8D1AB8">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8D1AB8">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8D1AB8">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8D1AB8">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8D1AB8">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8D1AB8">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8D1AB8">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8D1AB8">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8D1AB8">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8D1AB8">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8D1AB8">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8D1AB8">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8D1AB8">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8D1AB8">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8D1AB8">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8D1AB8">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8D1AB8">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8D1AB8">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8D1AB8">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8D1AB8">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8D1AB8">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8D1AB8">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8D1AB8">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8D1AB8">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8D1AB8">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8D1AB8">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8D1AB8">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8D1AB8">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8D1AB8">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8D1AB8">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8D1AB8">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8D1AB8">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8D1AB8">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8D1AB8">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8D1AB8">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8D1AB8">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8D1AB8">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8D1AB8">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8D1AB8">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8D1AB8">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8D1AB8">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8D1AB8">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8D1AB8">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8D1AB8">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8D1AB8">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8D1AB8">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8D1AB8">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8D1AB8">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8D1AB8">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8D1AB8">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8D1AB8">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8D1AB8">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8D1AB8">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8D1AB8">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8D1AB8">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8D1AB8">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8D1AB8">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8D1AB8">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8D1AB8">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8D1AB8">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8D1AB8">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8D1AB8">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8D1AB8">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8D1AB8">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8D1AB8">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8D1AB8">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8D1AB8">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8D1AB8">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8D1AB8">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8D1AB8">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8D1AB8">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8D1AB8" w:rsidP="006F7931">
          <w:pPr>
            <w:pStyle w:val="TOC1"/>
            <w:numPr>
              <w:ilvl w:val="0"/>
              <w:numId w:val="138"/>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8D1AB8">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8D1AB8">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8D1AB8">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8D1AB8">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8D1AB8">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8D1AB8">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8D1AB8">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8D1AB8">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8D1AB8">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8D1AB8">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8D1AB8">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8D1AB8">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8D1AB8">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8D1AB8">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8D1AB8">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8D1AB8">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8D1AB8">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8D1AB8">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8D1AB8">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8D1AB8">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8D1AB8">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8D1AB8">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8D1AB8">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8D1AB8">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8D1AB8">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8D1AB8">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8D1AB8">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p w14:paraId="75061FC7" w14:textId="77777777" w:rsidR="008C539B" w:rsidRPr="001058B5" w:rsidRDefault="008D1AB8">
          <w:pPr>
            <w:pStyle w:val="TOC9"/>
            <w:tabs>
              <w:tab w:val="right" w:leader="dot" w:pos="9940"/>
            </w:tabs>
            <w:spacing w:before="35"/>
            <w:rPr>
              <w:rFonts w:ascii="Arial" w:hAnsi="Arial" w:cs="Arial"/>
            </w:rPr>
          </w:pPr>
          <w:hyperlink w:anchor="_bookmark1099" w:history="1">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hyperlink>
          <w:r w:rsidR="00C12992" w:rsidRPr="001058B5">
            <w:rPr>
              <w:rFonts w:ascii="Arial" w:hAnsi="Arial" w:cs="Arial"/>
            </w:rPr>
            <w:tab/>
            <w:t>5-17</w:t>
          </w:r>
        </w:p>
        <w:p w14:paraId="06FE07CA" w14:textId="77777777" w:rsidR="008C539B" w:rsidRPr="001058B5" w:rsidRDefault="008D1AB8">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8D1AB8">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8D1AB8">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8D1AB8">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8D1AB8" w:rsidP="006F7931">
          <w:pPr>
            <w:pStyle w:val="TOC3"/>
            <w:numPr>
              <w:ilvl w:val="0"/>
              <w:numId w:val="138"/>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8D1AB8">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8D1AB8">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8D1AB8">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8D1AB8">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8D1AB8">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8D1AB8">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8D1AB8">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8D1AB8">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8D1AB8">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8D1AB8">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8D1AB8">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8D1AB8">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8D1AB8">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8D1AB8">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8D1AB8">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8D1AB8">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8D1AB8">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8D1AB8">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8D1AB8">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8D1AB8">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8D1AB8">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8D1AB8">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8D1AB8">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8D1AB8">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8D1AB8">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8D1AB8">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8D1AB8">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8D1AB8">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8D1AB8">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8D1AB8">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8D1AB8">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8D1AB8">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8D1AB8">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8D1AB8">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8D1AB8">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8D1AB8">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8D1AB8">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8D1AB8">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8D1AB8">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8D1AB8">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8D1AB8">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8D1AB8">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8D1AB8">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8D1AB8">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8D1AB8">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8D1AB8">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8D1AB8">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8D1AB8">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8D1AB8">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8D1AB8">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8D1AB8">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8D1AB8">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8D1AB8">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8D1AB8">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8D1AB8">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8D1AB8">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8D1AB8">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8D1AB8">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8D1AB8">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8D1AB8">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8D1AB8">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8D1AB8">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8D1AB8">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8D1AB8">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8D1AB8">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8D1AB8">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8D1AB8">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8D1AB8">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8D1AB8">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8D1AB8">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8D1AB8" w:rsidP="006F7931">
          <w:pPr>
            <w:pStyle w:val="TOC1"/>
            <w:numPr>
              <w:ilvl w:val="0"/>
              <w:numId w:val="138"/>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8D1AB8">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8D1AB8">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8D1AB8">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8D1AB8">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8D1AB8">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8D1AB8">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8D1AB8">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8D1AB8">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8D1AB8">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8D1AB8">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8D1AB8">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8D1AB8">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8D1AB8">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8D1AB8">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8D1AB8">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8D1AB8">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8D1AB8">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8D1AB8">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8D1AB8">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8D1AB8">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8D1AB8">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8D1AB8">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8D1AB8">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8D1AB8">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8D1AB8">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8D1AB8">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8D1AB8">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8D1AB8">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8D1AB8">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8D1AB8">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8D1AB8">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8D1AB8">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8D1AB8">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8D1AB8">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8D1AB8">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8D1AB8">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8D1AB8">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8D1AB8">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8D1AB8">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8D1AB8">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8D1AB8">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8D1AB8">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8D1AB8">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8D1AB8">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8D1AB8">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8D1AB8">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8D1AB8">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8D1AB8">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8D1AB8">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8D1AB8">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8D1AB8">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8D1AB8">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8D1AB8">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8D1AB8">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8D1AB8">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8D1AB8">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8D1AB8">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8D1AB8">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8D1AB8">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8D1AB8">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8D1AB8">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8D1AB8">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8D1AB8">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8D1AB8">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8D1AB8">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8D1AB8">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8D1AB8">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8D1AB8">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8D1AB8">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8D1AB8">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8D1AB8">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8D1AB8">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8D1AB8">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8D1AB8">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8D1AB8" w:rsidP="006F7931">
          <w:pPr>
            <w:pStyle w:val="TOC1"/>
            <w:numPr>
              <w:ilvl w:val="0"/>
              <w:numId w:val="138"/>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8D1AB8">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8D1AB8">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8D1AB8">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8D1AB8">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8D1AB8">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8D1AB8">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8D1AB8">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8D1AB8">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8D1AB8">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8D1AB8">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8D1AB8">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8D1AB8">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8D1AB8">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8D1AB8">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8D1AB8">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8D1AB8">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8D1AB8">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8D1AB8">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8D1AB8">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8D1AB8">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8D1AB8">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8D1AB8" w:rsidP="006F7931">
          <w:pPr>
            <w:pStyle w:val="TOC3"/>
            <w:numPr>
              <w:ilvl w:val="0"/>
              <w:numId w:val="138"/>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8D1AB8">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8D1AB8">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8D1AB8">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8D1AB8">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8D1AB8">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8D1AB8">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8D1AB8">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8D1AB8">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8D1AB8">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8D1AB8">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8D1AB8">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8D1AB8">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8D1AB8">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8D1AB8">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8D1AB8">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8D1AB8">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8D1AB8">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8D1AB8">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8D1AB8">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8D1AB8">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8D1AB8">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8D1AB8">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8D1AB8">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8D1AB8">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8D1AB8">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8D1AB8">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8D1AB8">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8D1AB8">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8D1AB8">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8D1AB8">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8D1AB8">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8D1AB8">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8D1AB8">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8D1AB8">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8D1AB8">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8D1AB8">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8D1AB8">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8D1AB8">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8D1AB8">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8D1AB8">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8D1AB8">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8D1AB8">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8D1AB8">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8D1AB8">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8D1AB8">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8D1AB8">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8D1AB8">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8D1AB8">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8D1AB8">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8D1AB8">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8D1AB8">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8D1AB8">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8D1AB8">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8D1AB8">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8D1AB8">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8D1AB8">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8D1AB8">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8D1AB8">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8D1AB8">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8D1AB8">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8D1AB8">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8D1AB8">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8D1AB8">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8D1AB8">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8D1AB8">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8D1AB8">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8D1AB8">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8D1AB8">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8D1AB8">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8D1AB8">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8D1AB8">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8D1AB8">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8D1AB8">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8D1AB8">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8D1AB8">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8D1AB8">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8D1AB8">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8D1AB8">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8D1AB8">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8D1AB8">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8D1AB8">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8D1AB8">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8D1AB8">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8D1AB8">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8D1AB8">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8D1AB8">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8D1AB8">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8D1AB8">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8D1AB8">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8D1AB8">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8D1AB8">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8D1AB8">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8D1AB8">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8D1AB8">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8D1AB8">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8D1AB8">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8D1AB8">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8D1AB8">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8D1AB8">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8D1AB8">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8D1AB8">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8D1AB8">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8D1AB8">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8D1AB8">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8D1AB8">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8D1AB8">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8D1AB8">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8D1AB8">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8D1AB8">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8D1AB8">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8D1AB8">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8D1AB8">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8D1AB8">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8D1AB8">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8D1AB8">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8D1AB8">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8D1AB8">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8D1AB8">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8D1AB8">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8D1AB8">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8D1AB8">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8D1AB8">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8D1AB8">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8D1AB8">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8D1AB8">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8D1AB8">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8D1AB8">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8D1AB8">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8D1AB8">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8D1AB8">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8D1AB8">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8D1AB8">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8D1AB8">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8D1AB8">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8D1AB8">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8D1AB8">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8D1AB8">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8D1AB8">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8D1AB8">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8D1AB8">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8D1AB8">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8D1AB8">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8D1AB8">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8D1AB8">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8D1AB8">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8D1AB8">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8D1AB8">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8D1AB8">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8D1AB8">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8D1AB8">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8D1AB8">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8D1AB8">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8D1AB8">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8D1AB8" w:rsidP="006F7931">
          <w:pPr>
            <w:pStyle w:val="TOC1"/>
            <w:numPr>
              <w:ilvl w:val="0"/>
              <w:numId w:val="138"/>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8D1AB8">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8D1AB8">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8D1AB8">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8D1AB8">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8D1AB8">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8D1AB8">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8D1AB8">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8D1AB8">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8D1AB8">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8D1AB8">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8D1AB8">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8D1AB8">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8D1AB8">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8D1AB8">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8D1AB8">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8D1AB8">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8D1AB8">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8D1AB8">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8D1AB8">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8D1AB8">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8D1AB8">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8D1AB8">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8D1AB8">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8D1AB8">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8D1AB8">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8D1AB8">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8D1AB8">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8D1AB8">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8D1AB8">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8D1AB8">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8D1AB8">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8D1AB8">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8D1AB8">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8D1AB8">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8D1AB8">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8D1AB8">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8D1AB8">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8D1AB8">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8D1AB8">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8D1AB8">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1"/>
          <w:footerReference w:type="default" r:id="rId12"/>
          <w:pgSz w:w="12240" w:h="15840"/>
          <w:pgMar w:top="1160" w:right="1060" w:bottom="840" w:left="1100" w:header="0" w:footer="658" w:gutter="0"/>
          <w:cols w:space="720"/>
        </w:sectPr>
      </w:pPr>
    </w:p>
    <w:p w14:paraId="4DDC013C" w14:textId="77777777" w:rsidR="008C539B" w:rsidRPr="001058B5" w:rsidRDefault="008D1AB8">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8D1AB8">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8D1AB8">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8D1AB8">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8D1AB8">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8D1AB8">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8D1AB8">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8D1AB8">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3"/>
          <w:footerReference w:type="default" r:id="rId14"/>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8D1AB8">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8D1AB8">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8D1AB8">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8D1AB8">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8D1AB8">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5"/>
          <w:footerReference w:type="default" r:id="rId16"/>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6368FD45" w:rsidR="008C539B" w:rsidRPr="001058B5" w:rsidRDefault="008D1AB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E0419B8">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anchorlock/>
          </v:group>
        </w:pict>
      </w:r>
    </w:p>
    <w:p w14:paraId="07E2EC77" w14:textId="77777777" w:rsidR="008C539B" w:rsidRPr="001058B5" w:rsidRDefault="008C539B">
      <w:pPr>
        <w:pStyle w:val="BodyText"/>
        <w:spacing w:before="11"/>
        <w:rPr>
          <w:rFonts w:ascii="Arial" w:hAnsi="Arial" w:cs="Arial"/>
          <w:sz w:val="6"/>
        </w:rPr>
      </w:pPr>
    </w:p>
    <w:p w14:paraId="27963CEA" w14:textId="38BCB664"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0B4AFD21">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anchorlock/>
          </v:group>
        </w:pict>
      </w:r>
    </w:p>
    <w:p w14:paraId="49ABB2E0" w14:textId="77777777" w:rsidR="008C539B" w:rsidRPr="001058B5" w:rsidRDefault="00871EF7">
      <w:pPr>
        <w:pStyle w:val="Heading2"/>
        <w:ind w:right="137"/>
        <w:jc w:val="right"/>
      </w:pPr>
      <w:bookmarkStart w:id="1" w:name="Preface"/>
      <w:bookmarkStart w:id="2" w:name="_bookmark0"/>
      <w:bookmarkEnd w:id="1"/>
      <w:bookmarkEnd w:id="2"/>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3" w:name="Audience"/>
      <w:bookmarkStart w:id="4" w:name="_bookmark1"/>
      <w:bookmarkEnd w:id="3"/>
      <w:bookmarkEnd w:id="4"/>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rsidP="006F7931">
      <w:pPr>
        <w:pStyle w:val="ListParagraph"/>
        <w:numPr>
          <w:ilvl w:val="0"/>
          <w:numId w:val="137"/>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rsidP="006F7931">
      <w:pPr>
        <w:pStyle w:val="ListParagraph"/>
        <w:numPr>
          <w:ilvl w:val="0"/>
          <w:numId w:val="137"/>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rsidP="006F7931">
      <w:pPr>
        <w:pStyle w:val="ListParagraph"/>
        <w:numPr>
          <w:ilvl w:val="0"/>
          <w:numId w:val="137"/>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rsidP="006F7931">
      <w:pPr>
        <w:pStyle w:val="ListParagraph"/>
        <w:numPr>
          <w:ilvl w:val="0"/>
          <w:numId w:val="137"/>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6F7931">
      <w:pPr>
        <w:pStyle w:val="BodyText"/>
        <w:numPr>
          <w:ilvl w:val="0"/>
          <w:numId w:val="137"/>
        </w:numPr>
        <w:spacing w:before="45" w:line="232" w:lineRule="auto"/>
        <w:ind w:right="848"/>
        <w:rPr>
          <w:rFonts w:ascii="Arial" w:eastAsia="Arial" w:hAnsi="Arial" w:cs="Arial"/>
          <w:b/>
          <w:bCs/>
          <w:sz w:val="32"/>
          <w:szCs w:val="32"/>
        </w:rPr>
      </w:pPr>
      <w:bookmarkStart w:id="5" w:name="Documentation_Accessibility"/>
      <w:bookmarkStart w:id="6" w:name="_bookmark2"/>
      <w:bookmarkEnd w:id="5"/>
      <w:bookmarkEnd w:id="6"/>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7"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8">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19">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7" w:name="Related_Documents"/>
      <w:bookmarkStart w:id="8" w:name="_bookmark3"/>
      <w:bookmarkEnd w:id="7"/>
      <w:bookmarkEnd w:id="8"/>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rsidP="006F7931">
      <w:pPr>
        <w:pStyle w:val="ListParagraph"/>
        <w:numPr>
          <w:ilvl w:val="1"/>
          <w:numId w:val="137"/>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8D1AB8">
      <w:pPr>
        <w:pStyle w:val="BodyText"/>
        <w:spacing w:before="137"/>
        <w:ind w:left="1660"/>
        <w:rPr>
          <w:rFonts w:ascii="Arial" w:hAnsi="Arial" w:cs="Arial"/>
        </w:rPr>
      </w:pPr>
      <w:hyperlink r:id="rId20">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1">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2">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9" w:name="Conventions"/>
      <w:bookmarkStart w:id="10" w:name="_bookmark4"/>
      <w:bookmarkEnd w:id="9"/>
      <w:bookmarkEnd w:id="10"/>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77777777" w:rsidR="008C539B" w:rsidRPr="001058B5" w:rsidRDefault="008D1AB8">
      <w:pPr>
        <w:pStyle w:val="BodyText"/>
        <w:spacing w:before="8"/>
        <w:rPr>
          <w:rFonts w:ascii="Arial" w:hAnsi="Arial" w:cs="Arial"/>
          <w:sz w:val="18"/>
        </w:rPr>
      </w:pPr>
      <w:r>
        <w:rPr>
          <w:rFonts w:ascii="Arial" w:hAnsi="Arial" w:cs="Arial"/>
        </w:rPr>
        <w:pict w14:anchorId="56DD99A1">
          <v:line id="_x0000_s1649" style="position:absolute;z-index:1144;mso-wrap-distance-left:0;mso-wrap-distance-right:0;mso-position-horizontal-relative:page" from="138pt,14.55pt" to="522pt,14.55pt" strokeweight="1.98pt">
            <w10:wrap type="topAndBottom" anchorx="page"/>
          </v:line>
        </w:pic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3DF5CD5F" w:rsidR="008C539B" w:rsidRPr="001058B5" w:rsidRDefault="008D1AB8">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68BBE504">
          <v:group id="_x0000_s1647" style="width:384pt;height:.5pt;mso-position-horizontal-relative:char;mso-position-vertical-relative:line" coordsize="7680,10">
            <v:line id="_x0000_s1648" style="position:absolute" from="0,5" to="7680,5" strokeweight=".48pt"/>
            <w10:anchorlock/>
          </v:group>
        </w:pic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4F654EB5" w:rsidR="008C539B" w:rsidRPr="001058B5" w:rsidRDefault="008D1AB8">
      <w:pPr>
        <w:tabs>
          <w:tab w:val="left" w:pos="3517"/>
        </w:tabs>
        <w:spacing w:before="144" w:line="211" w:lineRule="auto"/>
        <w:ind w:left="3517" w:right="998" w:hanging="1858"/>
        <w:rPr>
          <w:rFonts w:ascii="Arial" w:hAnsi="Arial" w:cs="Arial"/>
          <w:sz w:val="18"/>
        </w:rPr>
      </w:pPr>
      <w:r>
        <w:rPr>
          <w:rFonts w:ascii="Arial" w:hAnsi="Arial" w:cs="Arial"/>
        </w:rPr>
        <w:pict w14:anchorId="0B4DAA24">
          <v:line id="_x0000_s1646" style="position:absolute;left:0;text-align:left;z-index:1192;mso-wrap-distance-left:0;mso-wrap-distance-right:0;mso-position-horizontal-relative:page" from="138pt,30.85pt" to="522pt,30.85pt" strokeweight=".48pt">
            <w10:wrap type="topAndBottom" anchorx="page"/>
          </v:line>
        </w:pic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3"/>
          <w:footerReference w:type="default" r:id="rId24"/>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0AC2DEEA" w:rsidR="008C539B" w:rsidRPr="001058B5" w:rsidRDefault="008D1AB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2C7F2E3C">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anchorlock/>
          </v:group>
        </w:pict>
      </w:r>
    </w:p>
    <w:p w14:paraId="5899E3B4" w14:textId="77777777" w:rsidR="008C539B" w:rsidRPr="001058B5" w:rsidRDefault="008C539B">
      <w:pPr>
        <w:pStyle w:val="BodyText"/>
        <w:spacing w:before="5"/>
        <w:rPr>
          <w:rFonts w:ascii="Arial" w:hAnsi="Arial" w:cs="Arial"/>
          <w:sz w:val="6"/>
        </w:rPr>
      </w:pPr>
    </w:p>
    <w:p w14:paraId="22C167C1" w14:textId="052A4C37"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53B33BB6">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anchorlock/>
          </v:group>
        </w:pict>
      </w:r>
    </w:p>
    <w:p w14:paraId="70B61826" w14:textId="359D9EFF" w:rsidR="008C539B" w:rsidRPr="001058B5" w:rsidRDefault="00640759">
      <w:pPr>
        <w:pStyle w:val="Heading2"/>
        <w:spacing w:line="501" w:lineRule="exact"/>
        <w:ind w:left="1816"/>
      </w:pPr>
      <w:bookmarkStart w:id="11" w:name="What's_New_in_Oracle_Database_Security?"/>
      <w:bookmarkStart w:id="12" w:name="_bookmark5"/>
      <w:bookmarkEnd w:id="11"/>
      <w:bookmarkEnd w:id="12"/>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3" w:name="_bookmark6"/>
      <w:bookmarkEnd w:id="13"/>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4" w:name="Oracle_Database_11g_Release_2_(11.2.0.2)"/>
      <w:bookmarkStart w:id="15" w:name="_bookmark7"/>
      <w:bookmarkEnd w:id="14"/>
      <w:bookmarkEnd w:id="15"/>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8D1AB8" w:rsidP="006F7931">
      <w:pPr>
        <w:pStyle w:val="ListParagraph"/>
        <w:numPr>
          <w:ilvl w:val="2"/>
          <w:numId w:val="137"/>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6" w:name="_bookmark8"/>
      <w:bookmarkEnd w:id="16"/>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7" w:name="_bookmark9"/>
      <w:bookmarkEnd w:id="17"/>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8" w:name="_bookmark10"/>
      <w:bookmarkEnd w:id="18"/>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19" w:name="_bookmark11"/>
      <w:bookmarkEnd w:id="19"/>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rsidP="006F7931">
      <w:pPr>
        <w:pStyle w:val="ListParagraph"/>
        <w:numPr>
          <w:ilvl w:val="1"/>
          <w:numId w:val="137"/>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rsidP="006F7931">
      <w:pPr>
        <w:pStyle w:val="ListParagraph"/>
        <w:numPr>
          <w:ilvl w:val="1"/>
          <w:numId w:val="137"/>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0" w:name="_bookmark12"/>
      <w:bookmarkEnd w:id="20"/>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rsidP="006F7931">
      <w:pPr>
        <w:pStyle w:val="ListParagraph"/>
        <w:numPr>
          <w:ilvl w:val="1"/>
          <w:numId w:val="137"/>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rsidP="006F7931">
      <w:pPr>
        <w:pStyle w:val="ListParagraph"/>
        <w:numPr>
          <w:ilvl w:val="1"/>
          <w:numId w:val="137"/>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rsidP="006F7931">
      <w:pPr>
        <w:pStyle w:val="ListParagraph"/>
        <w:numPr>
          <w:ilvl w:val="0"/>
          <w:numId w:val="136"/>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rsidP="006F7931">
      <w:pPr>
        <w:pStyle w:val="ListParagraph"/>
        <w:numPr>
          <w:ilvl w:val="0"/>
          <w:numId w:val="136"/>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rsidP="006F7931">
      <w:pPr>
        <w:pStyle w:val="ListParagraph"/>
        <w:numPr>
          <w:ilvl w:val="0"/>
          <w:numId w:val="136"/>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1" w:name="_bookmark13"/>
      <w:bookmarkEnd w:id="21"/>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5"/>
          <w:footerReference w:type="default" r:id="rId26"/>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2" w:name="Oracle_Database_11g_Release_2_(11.2.0.1)"/>
      <w:bookmarkStart w:id="23" w:name="_bookmark14"/>
      <w:bookmarkEnd w:id="22"/>
      <w:bookmarkEnd w:id="23"/>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8D1AB8" w:rsidP="006F7931">
      <w:pPr>
        <w:pStyle w:val="ListParagraph"/>
        <w:numPr>
          <w:ilvl w:val="1"/>
          <w:numId w:val="136"/>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8D1AB8" w:rsidP="006F7931">
      <w:pPr>
        <w:pStyle w:val="ListParagraph"/>
        <w:numPr>
          <w:ilvl w:val="1"/>
          <w:numId w:val="136"/>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8D1AB8" w:rsidP="006F7931">
      <w:pPr>
        <w:pStyle w:val="ListParagraph"/>
        <w:numPr>
          <w:ilvl w:val="1"/>
          <w:numId w:val="136"/>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8D1AB8" w:rsidP="006F7931">
      <w:pPr>
        <w:pStyle w:val="ListParagraph"/>
        <w:numPr>
          <w:ilvl w:val="1"/>
          <w:numId w:val="136"/>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8D1AB8" w:rsidP="006F7931">
      <w:pPr>
        <w:pStyle w:val="ListParagraph"/>
        <w:numPr>
          <w:ilvl w:val="1"/>
          <w:numId w:val="136"/>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8D1AB8" w:rsidP="006F7931">
      <w:pPr>
        <w:pStyle w:val="ListParagraph"/>
        <w:numPr>
          <w:ilvl w:val="1"/>
          <w:numId w:val="136"/>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8D1AB8" w:rsidP="006F7931">
      <w:pPr>
        <w:pStyle w:val="ListParagraph"/>
        <w:numPr>
          <w:ilvl w:val="1"/>
          <w:numId w:val="136"/>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8D1AB8" w:rsidP="006F7931">
      <w:pPr>
        <w:pStyle w:val="ListParagraph"/>
        <w:numPr>
          <w:ilvl w:val="1"/>
          <w:numId w:val="136"/>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4" w:name="_bookmark15"/>
      <w:bookmarkEnd w:id="24"/>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rsidP="006F7931">
      <w:pPr>
        <w:pStyle w:val="ListParagraph"/>
        <w:numPr>
          <w:ilvl w:val="1"/>
          <w:numId w:val="136"/>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rsidP="006F7931">
      <w:pPr>
        <w:pStyle w:val="ListParagraph"/>
        <w:numPr>
          <w:ilvl w:val="1"/>
          <w:numId w:val="136"/>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5" w:name="_bookmark16"/>
      <w:bookmarkEnd w:id="25"/>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6" w:name="_bookmark17"/>
      <w:bookmarkEnd w:id="26"/>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7" w:name="_bookmark18"/>
      <w:bookmarkEnd w:id="27"/>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8D1AB8" w:rsidP="006F7931">
      <w:pPr>
        <w:pStyle w:val="ListParagraph"/>
        <w:numPr>
          <w:ilvl w:val="1"/>
          <w:numId w:val="136"/>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8D1AB8" w:rsidP="006F7931">
      <w:pPr>
        <w:pStyle w:val="ListParagraph"/>
        <w:numPr>
          <w:ilvl w:val="1"/>
          <w:numId w:val="137"/>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8" w:name="_bookmark19"/>
      <w:bookmarkEnd w:id="28"/>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rsidP="006F7931">
      <w:pPr>
        <w:pStyle w:val="ListParagraph"/>
        <w:numPr>
          <w:ilvl w:val="1"/>
          <w:numId w:val="137"/>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8D1AB8" w:rsidP="006F7931">
      <w:pPr>
        <w:pStyle w:val="ListParagraph"/>
        <w:numPr>
          <w:ilvl w:val="1"/>
          <w:numId w:val="137"/>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8D1AB8" w:rsidP="006F7931">
      <w:pPr>
        <w:pStyle w:val="ListParagraph"/>
        <w:numPr>
          <w:ilvl w:val="1"/>
          <w:numId w:val="137"/>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rsidP="006F7931">
      <w:pPr>
        <w:pStyle w:val="ListParagraph"/>
        <w:numPr>
          <w:ilvl w:val="1"/>
          <w:numId w:val="137"/>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29" w:name="_bookmark20"/>
      <w:bookmarkEnd w:id="29"/>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0" w:name="_bookmark21"/>
      <w:bookmarkEnd w:id="30"/>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1" w:name="_bookmark22"/>
      <w:bookmarkEnd w:id="31"/>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2" w:name="_bookmark23"/>
      <w:bookmarkEnd w:id="32"/>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7"/>
          <w:footerReference w:type="default" r:id="rId28"/>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3" w:name="_bookmark24"/>
      <w:bookmarkEnd w:id="33"/>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4" w:name="_bookmark25"/>
      <w:bookmarkEnd w:id="34"/>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5" w:name="_bookmark26"/>
      <w:bookmarkEnd w:id="35"/>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rsidP="006F7931">
      <w:pPr>
        <w:pStyle w:val="ListParagraph"/>
        <w:numPr>
          <w:ilvl w:val="2"/>
          <w:numId w:val="137"/>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rsidP="006F7931">
      <w:pPr>
        <w:pStyle w:val="ListParagraph"/>
        <w:numPr>
          <w:ilvl w:val="2"/>
          <w:numId w:val="137"/>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8D1AB8" w:rsidP="006F7931">
      <w:pPr>
        <w:pStyle w:val="ListParagraph"/>
        <w:numPr>
          <w:ilvl w:val="3"/>
          <w:numId w:val="137"/>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8D1AB8" w:rsidP="006F7931">
      <w:pPr>
        <w:pStyle w:val="ListParagraph"/>
        <w:numPr>
          <w:ilvl w:val="3"/>
          <w:numId w:val="137"/>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rsidP="006F7931">
      <w:pPr>
        <w:pStyle w:val="ListParagraph"/>
        <w:numPr>
          <w:ilvl w:val="2"/>
          <w:numId w:val="137"/>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rsidP="006F7931">
      <w:pPr>
        <w:pStyle w:val="ListParagraph"/>
        <w:numPr>
          <w:ilvl w:val="2"/>
          <w:numId w:val="137"/>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rsidP="006F7931">
      <w:pPr>
        <w:pStyle w:val="ListParagraph"/>
        <w:numPr>
          <w:ilvl w:val="1"/>
          <w:numId w:val="137"/>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8D1AB8" w:rsidP="006F7931">
      <w:pPr>
        <w:pStyle w:val="ListParagraph"/>
        <w:numPr>
          <w:ilvl w:val="0"/>
          <w:numId w:val="135"/>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8D1AB8" w:rsidP="006F7931">
      <w:pPr>
        <w:pStyle w:val="ListParagraph"/>
        <w:numPr>
          <w:ilvl w:val="0"/>
          <w:numId w:val="135"/>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6" w:name="_bookmark27"/>
      <w:bookmarkEnd w:id="36"/>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7" w:name="_bookmark28"/>
      <w:bookmarkEnd w:id="37"/>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8" w:name="_bookmark29"/>
      <w:bookmarkEnd w:id="38"/>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39" w:name="_bookmark30"/>
      <w:bookmarkEnd w:id="39"/>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8D1AB8" w:rsidP="006F7931">
      <w:pPr>
        <w:pStyle w:val="ListParagraph"/>
        <w:numPr>
          <w:ilvl w:val="1"/>
          <w:numId w:val="137"/>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0" w:name="_bookmark31"/>
      <w:bookmarkEnd w:id="40"/>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29"/>
          <w:footerReference w:type="default" r:id="rId30"/>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1" w:name="_bookmark32"/>
      <w:bookmarkEnd w:id="41"/>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2" w:name="Oracle_Database_11g_Release_1_(11.1)_New"/>
      <w:bookmarkStart w:id="43" w:name="_bookmark33"/>
      <w:bookmarkEnd w:id="42"/>
      <w:bookmarkEnd w:id="43"/>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4" w:name="_bookmark34"/>
      <w:bookmarkEnd w:id="44"/>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rsidP="006F7931">
      <w:pPr>
        <w:pStyle w:val="ListParagraph"/>
        <w:numPr>
          <w:ilvl w:val="2"/>
          <w:numId w:val="137"/>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rsidP="006F7931">
      <w:pPr>
        <w:pStyle w:val="ListParagraph"/>
        <w:numPr>
          <w:ilvl w:val="2"/>
          <w:numId w:val="137"/>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5" w:name="_bookmark35"/>
      <w:bookmarkEnd w:id="45"/>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rsidP="006F7931">
      <w:pPr>
        <w:pStyle w:val="ListParagraph"/>
        <w:numPr>
          <w:ilvl w:val="2"/>
          <w:numId w:val="137"/>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rsidP="006F7931">
      <w:pPr>
        <w:pStyle w:val="ListParagraph"/>
        <w:numPr>
          <w:ilvl w:val="2"/>
          <w:numId w:val="137"/>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8D1AB8">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rsidP="006F7931">
      <w:pPr>
        <w:pStyle w:val="ListParagraph"/>
        <w:numPr>
          <w:ilvl w:val="1"/>
          <w:numId w:val="137"/>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rsidP="006F7931">
      <w:pPr>
        <w:pStyle w:val="ListParagraph"/>
        <w:numPr>
          <w:ilvl w:val="1"/>
          <w:numId w:val="137"/>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6" w:name="_bookmark36"/>
      <w:bookmarkEnd w:id="46"/>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7" w:name="_bookmark37"/>
      <w:bookmarkEnd w:id="47"/>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8" w:name="_bookmark38"/>
      <w:bookmarkEnd w:id="48"/>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49" w:name="_bookmark39"/>
      <w:bookmarkEnd w:id="49"/>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0" w:name="_bookmark40"/>
      <w:bookmarkEnd w:id="50"/>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1" w:name="_bookmark41"/>
      <w:bookmarkEnd w:id="51"/>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1"/>
          <w:footerReference w:type="default" r:id="rId32"/>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2" w:name="_bookmark42"/>
      <w:bookmarkEnd w:id="52"/>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3" w:name="_bookmark43"/>
      <w:bookmarkEnd w:id="53"/>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4" w:name="_bookmark44"/>
      <w:bookmarkEnd w:id="54"/>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5" w:name="_bookmark45"/>
      <w:bookmarkEnd w:id="55"/>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6" w:name="_bookmark46"/>
      <w:bookmarkEnd w:id="56"/>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7" w:name="_bookmark47"/>
      <w:bookmarkEnd w:id="57"/>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8" w:name="_bookmark48"/>
      <w:bookmarkEnd w:id="58"/>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3"/>
          <w:footerReference w:type="default" r:id="rId34"/>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59" w:name="_bookmark49"/>
      <w:bookmarkEnd w:id="59"/>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rsidP="006F7931">
      <w:pPr>
        <w:pStyle w:val="ListParagraph"/>
        <w:numPr>
          <w:ilvl w:val="2"/>
          <w:numId w:val="137"/>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rsidP="006F7931">
      <w:pPr>
        <w:pStyle w:val="ListParagraph"/>
        <w:numPr>
          <w:ilvl w:val="2"/>
          <w:numId w:val="137"/>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5"/>
          <w:footerReference w:type="default" r:id="rId36"/>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09309A6C"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7B2E8F9D">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16936mm"/>
            <w10:anchorlock/>
          </v:group>
        </w:pict>
      </w:r>
    </w:p>
    <w:p w14:paraId="3B25C04B" w14:textId="0E2C2D91" w:rsidR="008C539B" w:rsidRPr="001058B5" w:rsidRDefault="00EB333E">
      <w:pPr>
        <w:pStyle w:val="Heading2"/>
        <w:ind w:left="2586"/>
      </w:pPr>
      <w:bookmarkStart w:id="60" w:name="1_Introducing_Oracle_Database_Security"/>
      <w:bookmarkStart w:id="61" w:name="_bookmark50"/>
      <w:bookmarkEnd w:id="60"/>
      <w:bookmarkEnd w:id="61"/>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8D1AB8" w:rsidP="006F7931">
      <w:pPr>
        <w:pStyle w:val="ListParagraph"/>
        <w:numPr>
          <w:ilvl w:val="2"/>
          <w:numId w:val="137"/>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2" w:name="About_Oracle_Database_Security"/>
      <w:bookmarkStart w:id="63" w:name="_bookmark51"/>
      <w:bookmarkEnd w:id="62"/>
      <w:bookmarkEnd w:id="63"/>
      <w:r>
        <w:rPr>
          <w:spacing w:val="-30"/>
        </w:rPr>
        <w:t>Thông tin về</w:t>
      </w:r>
      <w:r w:rsidR="00C12992" w:rsidRPr="001058B5">
        <w:rPr>
          <w:spacing w:val="-30"/>
        </w:rPr>
        <w:t xml:space="preserve"> </w:t>
      </w:r>
      <w:r w:rsidR="00C12992" w:rsidRPr="001058B5">
        <w:rPr>
          <w:spacing w:val="-26"/>
        </w:rPr>
        <w:t>Oracl</w:t>
      </w:r>
      <w:bookmarkStart w:id="64" w:name="_bookmark52"/>
      <w:bookmarkEnd w:id="64"/>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rsidP="006F7931">
      <w:pPr>
        <w:pStyle w:val="ListParagraph"/>
        <w:numPr>
          <w:ilvl w:val="2"/>
          <w:numId w:val="137"/>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rsidP="006F7931">
      <w:pPr>
        <w:pStyle w:val="ListParagraph"/>
        <w:numPr>
          <w:ilvl w:val="2"/>
          <w:numId w:val="137"/>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rsidP="006F7931">
      <w:pPr>
        <w:pStyle w:val="ListParagraph"/>
        <w:numPr>
          <w:ilvl w:val="2"/>
          <w:numId w:val="137"/>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rsidP="006F7931">
      <w:pPr>
        <w:pStyle w:val="ListParagraph"/>
        <w:numPr>
          <w:ilvl w:val="2"/>
          <w:numId w:val="137"/>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rsidP="006F7931">
      <w:pPr>
        <w:pStyle w:val="ListParagraph"/>
        <w:numPr>
          <w:ilvl w:val="2"/>
          <w:numId w:val="137"/>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6F7931">
      <w:pPr>
        <w:pStyle w:val="ListParagraph"/>
        <w:numPr>
          <w:ilvl w:val="2"/>
          <w:numId w:val="137"/>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7"/>
          <w:headerReference w:type="default" r:id="rId38"/>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rsidP="006F7931">
      <w:pPr>
        <w:pStyle w:val="ListParagraph"/>
        <w:numPr>
          <w:ilvl w:val="1"/>
          <w:numId w:val="137"/>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rsidP="006F7931">
      <w:pPr>
        <w:pStyle w:val="ListParagraph"/>
        <w:numPr>
          <w:ilvl w:val="1"/>
          <w:numId w:val="137"/>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5" w:name="Additional_Database_Security_Resources"/>
      <w:bookmarkStart w:id="66" w:name="_bookmark53"/>
      <w:bookmarkEnd w:id="65"/>
      <w:bookmarkEnd w:id="66"/>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rsidP="006F7931">
      <w:pPr>
        <w:pStyle w:val="ListParagraph"/>
        <w:numPr>
          <w:ilvl w:val="1"/>
          <w:numId w:val="137"/>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rsidP="006F7931">
      <w:pPr>
        <w:pStyle w:val="ListParagraph"/>
        <w:numPr>
          <w:ilvl w:val="1"/>
          <w:numId w:val="137"/>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rsidP="006F7931">
      <w:pPr>
        <w:pStyle w:val="ListParagraph"/>
        <w:numPr>
          <w:ilvl w:val="1"/>
          <w:numId w:val="137"/>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rsidP="006F7931">
      <w:pPr>
        <w:pStyle w:val="ListParagraph"/>
        <w:numPr>
          <w:ilvl w:val="1"/>
          <w:numId w:val="137"/>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rsidP="006F7931">
      <w:pPr>
        <w:pStyle w:val="ListParagraph"/>
        <w:numPr>
          <w:ilvl w:val="1"/>
          <w:numId w:val="137"/>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8D1AB8">
      <w:pPr>
        <w:pStyle w:val="BodyText"/>
        <w:spacing w:before="135"/>
        <w:ind w:left="1660"/>
        <w:rPr>
          <w:rFonts w:ascii="Arial" w:hAnsi="Arial" w:cs="Arial"/>
        </w:rPr>
      </w:pPr>
      <w:hyperlink r:id="rId39">
        <w:r w:rsidR="00C12992" w:rsidRPr="001058B5">
          <w:rPr>
            <w:rFonts w:ascii="Arial" w:hAnsi="Arial" w:cs="Arial"/>
            <w:color w:val="0000CC"/>
            <w:w w:val="95"/>
          </w:rPr>
          <w:t>http</w:t>
        </w:r>
      </w:hyperlink>
      <w:hyperlink r:id="rId40">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1"/>
          <w:footerReference w:type="default" r:id="rId42"/>
          <w:pgSz w:w="12240" w:h="15840"/>
          <w:pgMar w:top="840" w:right="1060" w:bottom="860" w:left="1100" w:header="549" w:footer="663" w:gutter="0"/>
          <w:cols w:space="720"/>
        </w:sectPr>
      </w:pPr>
    </w:p>
    <w:p w14:paraId="7824C64D" w14:textId="7F525076" w:rsidR="008C539B" w:rsidRPr="001058B5" w:rsidRDefault="008D1AB8">
      <w:pPr>
        <w:pStyle w:val="BodyText"/>
        <w:spacing w:before="6"/>
        <w:rPr>
          <w:rFonts w:ascii="Arial" w:hAnsi="Arial" w:cs="Arial"/>
          <w:sz w:val="6"/>
        </w:rPr>
      </w:pPr>
      <w:r>
        <w:rPr>
          <w:rFonts w:ascii="Arial" w:hAnsi="Arial" w:cs="Arial"/>
          <w:noProof/>
          <w:sz w:val="6"/>
        </w:rPr>
        <w:lastRenderedPageBreak/>
        <w:pict w14:anchorId="442408A2">
          <v:shapetype id="_x0000_t202" coordsize="21600,21600" o:spt="202" path="m,l,21600r21600,l21600,xe">
            <v:stroke joinstyle="miter"/>
            <v:path gradientshapeok="t" o:connecttype="rect"/>
          </v:shapetype>
          <v:shape id="_x0000_s1663" type="#_x0000_t202" style="position:absolute;margin-left:87.5pt;margin-top:106.55pt;width:465.55pt;height:52pt;z-index:-692496;mso-position-horizontal-relative:page;mso-position-vertical-relative:page" filled="f" stroked="f">
            <v:textbox style="mso-next-textbox:#_x0000_s1663" inset="0,0,0,0">
              <w:txbxContent>
                <w:p w14:paraId="741D2B9E" w14:textId="77777777" w:rsidR="002F0363" w:rsidRDefault="002F0363"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p w14:paraId="35D87C12" w14:textId="3D12DB88"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2BDF63F9">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anchorlock/>
          </v:group>
        </w:pict>
      </w:r>
    </w:p>
    <w:p w14:paraId="4D1CA15E" w14:textId="7938917D" w:rsidR="008C539B" w:rsidRPr="001058B5" w:rsidRDefault="00847464">
      <w:pPr>
        <w:pStyle w:val="Heading2"/>
        <w:ind w:left="1008"/>
      </w:pPr>
      <w:bookmarkStart w:id="67" w:name="2_Managing_Security_for_Oracle_Database_"/>
      <w:bookmarkStart w:id="68" w:name="_bookmark55"/>
      <w:bookmarkStart w:id="69" w:name="_bookmark56"/>
      <w:bookmarkEnd w:id="67"/>
      <w:bookmarkEnd w:id="68"/>
      <w:bookmarkEnd w:id="69"/>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0" w:name="About_User_Security"/>
      <w:bookmarkStart w:id="71" w:name="_bookmark57"/>
      <w:bookmarkEnd w:id="70"/>
      <w:bookmarkEnd w:id="71"/>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2" w:name="Creating_User_Accounts"/>
      <w:bookmarkStart w:id="73" w:name="_bookmark59"/>
      <w:bookmarkStart w:id="74" w:name="_bookmark60"/>
      <w:bookmarkEnd w:id="72"/>
      <w:bookmarkEnd w:id="73"/>
      <w:bookmarkEnd w:id="74"/>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6F7931">
      <w:pPr>
        <w:pStyle w:val="ListParagraph"/>
        <w:numPr>
          <w:ilvl w:val="2"/>
          <w:numId w:val="137"/>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3"/>
          <w:headerReference w:type="default" r:id="rId44"/>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5" w:name="Creating_a_New_User_Account"/>
      <w:bookmarkStart w:id="76" w:name="_bookmark61"/>
      <w:bookmarkEnd w:id="75"/>
      <w:bookmarkEnd w:id="76"/>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8D1AB8">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77777777" w:rsidR="008C539B" w:rsidRPr="001058B5" w:rsidRDefault="008D1AB8">
      <w:pPr>
        <w:pStyle w:val="BodyText"/>
        <w:spacing w:before="8"/>
        <w:rPr>
          <w:rFonts w:ascii="Arial" w:hAnsi="Arial" w:cs="Arial"/>
          <w:sz w:val="17"/>
        </w:rPr>
      </w:pPr>
      <w:r>
        <w:rPr>
          <w:rFonts w:ascii="Arial" w:hAnsi="Arial" w:cs="Arial"/>
        </w:rPr>
        <w:pict w14:anchorId="340B221F">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7"/>
      <w:r>
        <w:rPr>
          <w:rFonts w:ascii="Arial" w:hAnsi="Arial" w:cs="Arial"/>
        </w:rPr>
        <w:t xml:space="preserve">Tạo ra các vai trò dựa trên nghiệp vụ </w:t>
      </w:r>
      <w:commentRangeStart w:id="78"/>
      <w:r>
        <w:rPr>
          <w:rFonts w:ascii="Arial" w:hAnsi="Arial" w:cs="Arial"/>
        </w:rPr>
        <w:t>của</w:t>
      </w:r>
      <w:commentRangeEnd w:id="78"/>
      <w:r w:rsidR="00A95005">
        <w:rPr>
          <w:rStyle w:val="CommentReference"/>
        </w:rPr>
        <w:commentReference w:id="78"/>
      </w:r>
      <w:r>
        <w:rPr>
          <w:rFonts w:ascii="Arial" w:hAnsi="Arial" w:cs="Arial"/>
        </w:rPr>
        <w:t xml:space="preserve"> tổ chức cho phép tổ chức đó quyền điều khiển chi tiết mà đã được gán.</w:t>
      </w:r>
      <w:commentRangeEnd w:id="77"/>
      <w:r>
        <w:rPr>
          <w:rStyle w:val="CommentReference"/>
        </w:rPr>
        <w:commentReference w:id="77"/>
      </w:r>
    </w:p>
    <w:p w14:paraId="43180294" w14:textId="72CF84EC" w:rsidR="008C539B" w:rsidRPr="001058B5" w:rsidRDefault="008D1AB8">
      <w:pPr>
        <w:pStyle w:val="BodyText"/>
        <w:spacing w:line="232" w:lineRule="auto"/>
        <w:ind w:left="2380" w:right="2495"/>
        <w:rPr>
          <w:rFonts w:ascii="Arial" w:hAnsi="Arial" w:cs="Arial"/>
        </w:rPr>
      </w:pPr>
      <w:r>
        <w:rPr>
          <w:rFonts w:ascii="Arial" w:hAnsi="Arial" w:cs="Arial"/>
        </w:rPr>
        <w:pict w14:anchorId="2A28D0DC">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79" w:name="Specifying_a_User_Name"/>
      <w:bookmarkStart w:id="80" w:name="_bookmark65"/>
      <w:bookmarkEnd w:id="79"/>
      <w:bookmarkEnd w:id="80"/>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1" w:author="mine" w:date="2018-10-29T22:46:00Z">
        <w:r>
          <w:rPr>
            <w:rFonts w:ascii="Arial" w:hAnsi="Arial" w:cs="Arial"/>
          </w:rPr>
          <w:delText>Tuy</w:delText>
        </w:r>
      </w:del>
      <w:ins w:id="82" w:author="mine" w:date="2018-10-29T22:46:00Z">
        <w:r>
          <w:rPr>
            <w:rFonts w:ascii="Arial" w:hAnsi="Arial" w:cs="Arial"/>
          </w:rPr>
          <w:t>Tuy</w:t>
        </w:r>
      </w:ins>
      <w:r>
        <w:rPr>
          <w:rFonts w:ascii="Arial" w:hAnsi="Arial" w:cs="Arial"/>
        </w:rPr>
        <w:t xml:space="preserve"> nhiên</w:t>
      </w:r>
      <w:ins w:id="83"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4" w:name="Assigning_the_User_a_Password"/>
      <w:bookmarkStart w:id="85" w:name="_bookmark68"/>
      <w:bookmarkEnd w:id="84"/>
      <w:bookmarkEnd w:id="85"/>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7"/>
          <w:headerReference w:type="default" r:id="rId48"/>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8D1AB8" w:rsidP="006F7931">
      <w:pPr>
        <w:pStyle w:val="ListParagraph"/>
        <w:numPr>
          <w:ilvl w:val="2"/>
          <w:numId w:val="137"/>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8D1AB8" w:rsidP="006F7931">
      <w:pPr>
        <w:pStyle w:val="ListParagraph"/>
        <w:numPr>
          <w:ilvl w:val="2"/>
          <w:numId w:val="137"/>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8D1AB8" w:rsidP="006F7931">
      <w:pPr>
        <w:pStyle w:val="ListParagraph"/>
        <w:numPr>
          <w:ilvl w:val="2"/>
          <w:numId w:val="137"/>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6" w:name="Assigning_a_Default_Tablespace_for_the_U"/>
      <w:bookmarkStart w:id="87" w:name="_bookmark71"/>
      <w:bookmarkEnd w:id="86"/>
      <w:bookmarkEnd w:id="87"/>
      <w:r>
        <w:t>Gán một</w:t>
      </w:r>
      <w:r w:rsidR="00C12992" w:rsidRPr="001058B5">
        <w:t xml:space="preserve"> Default </w:t>
      </w:r>
      <w:commentRangeStart w:id="88"/>
      <w:r w:rsidR="00C12992" w:rsidRPr="001058B5">
        <w:t xml:space="preserve">Tablespace </w:t>
      </w:r>
      <w:commentRangeEnd w:id="88"/>
      <w:r>
        <w:rPr>
          <w:rStyle w:val="CommentReference"/>
          <w:rFonts w:ascii="Book Antiqua" w:eastAsia="Book Antiqua" w:hAnsi="Book Antiqua" w:cs="Book Antiqua"/>
          <w:b w:val="0"/>
          <w:bCs w:val="0"/>
        </w:rPr>
        <w:commentReference w:id="88"/>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89" w:name="_bookmark73"/>
      <w:bookmarkEnd w:id="89"/>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0"/>
      <w:r>
        <w:rPr>
          <w:rFonts w:ascii="Arial" w:hAnsi="Arial" w:cs="Arial"/>
        </w:rPr>
        <w:t xml:space="preserve">quota </w:t>
      </w:r>
      <w:commentRangeEnd w:id="90"/>
      <w:r w:rsidR="00EF706C">
        <w:rPr>
          <w:rStyle w:val="CommentReference"/>
        </w:rPr>
        <w:commentReference w:id="90"/>
      </w:r>
      <w:r>
        <w:rPr>
          <w:rFonts w:ascii="Arial" w:hAnsi="Arial" w:cs="Arial"/>
        </w:rPr>
        <w:t>trên tablspace đó</w:t>
      </w:r>
      <w:bookmarkStart w:id="91" w:name="_bookmark74"/>
      <w:bookmarkEnd w:id="91"/>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2" w:name="Assigning_a_Tablespace_Quota_for_the_Use"/>
      <w:bookmarkStart w:id="93" w:name="_bookmark75"/>
      <w:bookmarkEnd w:id="92"/>
      <w:bookmarkEnd w:id="93"/>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rsidP="006F7931">
      <w:pPr>
        <w:pStyle w:val="ListParagraph"/>
        <w:numPr>
          <w:ilvl w:val="0"/>
          <w:numId w:val="134"/>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6F7931">
      <w:pPr>
        <w:pStyle w:val="ListParagraph"/>
        <w:numPr>
          <w:ilvl w:val="0"/>
          <w:numId w:val="134"/>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4" w:name="_bookmark78"/>
      <w:bookmarkEnd w:id="94"/>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5" w:name="_bookmark80"/>
      <w:bookmarkEnd w:id="95"/>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6" w:name="_bookmark79"/>
      <w:bookmarkEnd w:id="96"/>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rsidP="006F7931">
      <w:pPr>
        <w:pStyle w:val="ListParagraph"/>
        <w:numPr>
          <w:ilvl w:val="0"/>
          <w:numId w:val="134"/>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rsidP="006F7931">
      <w:pPr>
        <w:pStyle w:val="ListParagraph"/>
        <w:numPr>
          <w:ilvl w:val="0"/>
          <w:numId w:val="134"/>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7" w:name="Restricting_the_Quota_Limits_for_User_Ob"/>
      <w:bookmarkStart w:id="98" w:name="_bookmark81"/>
      <w:bookmarkEnd w:id="97"/>
      <w:bookmarkEnd w:id="98"/>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99" w:name="Granting_Users_the_UNLIMITED_TABLESPACE_"/>
      <w:bookmarkStart w:id="100" w:name="_bookmark84"/>
      <w:bookmarkStart w:id="101" w:name="_bookmark85"/>
      <w:bookmarkEnd w:id="99"/>
      <w:bookmarkEnd w:id="100"/>
      <w:bookmarkEnd w:id="101"/>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2" w:name="_bookmark88"/>
      <w:bookmarkEnd w:id="102"/>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rsidP="006F7931">
      <w:pPr>
        <w:pStyle w:val="ListParagraph"/>
        <w:numPr>
          <w:ilvl w:val="1"/>
          <w:numId w:val="137"/>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6F7931">
      <w:pPr>
        <w:pStyle w:val="ListParagraph"/>
        <w:numPr>
          <w:ilvl w:val="1"/>
          <w:numId w:val="137"/>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3" w:name="Assigning_a_Temporary_Tablespace_for_the"/>
      <w:bookmarkStart w:id="104" w:name="_bookmark89"/>
      <w:bookmarkEnd w:id="103"/>
      <w:bookmarkEnd w:id="104"/>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5" w:name="_bookmark91"/>
      <w:bookmarkEnd w:id="105"/>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0CF1F8D8"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8D1AB8">
        <w:rPr>
          <w:rFonts w:ascii="Arial" w:hAnsi="Arial" w:cs="Arial"/>
        </w:rPr>
        <w:pict w14:anchorId="7AE15A57">
          <v:group id="_x0000_s1625" style="position:absolute;left:0;text-align:left;margin-left:174pt;margin-top:13.4pt;width:300pt;height:2.5pt;z-index:1360;mso-wrap-distance-left:0;mso-wrap-distance-right:0;mso-position-horizontal-relative:page;mso-position-vertical-relative:text" coordorigin="3480,268" coordsize="6000,50">
            <v:line id="_x0000_s1627" style="position:absolute" from="3480,271" to="9480,271" strokeweight=".24pt"/>
            <v:line id="_x0000_s1626" style="position:absolute" from="3480,315" to="9480,315" strokeweight=".24pt"/>
            <w10:wrap type="topAndBottom" anchorx="page"/>
          </v:group>
        </w:pict>
      </w:r>
    </w:p>
    <w:p w14:paraId="7686CE81" w14:textId="314FA785"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8D1AB8">
        <w:rPr>
          <w:rFonts w:ascii="Arial" w:hAnsi="Arial" w:cs="Arial"/>
          <w:sz w:val="5"/>
        </w:rPr>
      </w:r>
      <w:r w:rsidR="008D1AB8">
        <w:rPr>
          <w:rFonts w:ascii="Arial" w:hAnsi="Arial" w:cs="Arial"/>
          <w:sz w:val="5"/>
        </w:rPr>
        <w:pict w14:anchorId="503952E1">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anchorlock/>
          </v:group>
        </w:pic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rsidP="006F7931">
      <w:pPr>
        <w:pStyle w:val="ListParagraph"/>
        <w:numPr>
          <w:ilvl w:val="2"/>
          <w:numId w:val="137"/>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rsidP="006F7931">
      <w:pPr>
        <w:pStyle w:val="ListParagraph"/>
        <w:numPr>
          <w:ilvl w:val="2"/>
          <w:numId w:val="137"/>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6" w:name="Specifying_a_Profile_for_the_User"/>
      <w:bookmarkStart w:id="107" w:name="_bookmark92"/>
      <w:bookmarkEnd w:id="106"/>
      <w:bookmarkEnd w:id="107"/>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8" w:name="Setting_a_Default_Role_for_the_User"/>
      <w:bookmarkStart w:id="109" w:name="_bookmark95"/>
      <w:bookmarkEnd w:id="108"/>
      <w:bookmarkEnd w:id="109"/>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0" w:name="Altering_User_Accounts"/>
      <w:bookmarkStart w:id="111" w:name="_bookmark97"/>
      <w:bookmarkEnd w:id="110"/>
      <w:bookmarkEnd w:id="111"/>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8D1AB8" w:rsidP="006F7931">
      <w:pPr>
        <w:pStyle w:val="ListParagraph"/>
        <w:numPr>
          <w:ilvl w:val="0"/>
          <w:numId w:val="133"/>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8D1AB8" w:rsidP="006F7931">
      <w:pPr>
        <w:pStyle w:val="ListParagraph"/>
        <w:numPr>
          <w:ilvl w:val="0"/>
          <w:numId w:val="133"/>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rsidP="006F7931">
      <w:pPr>
        <w:pStyle w:val="ListParagraph"/>
        <w:numPr>
          <w:ilvl w:val="0"/>
          <w:numId w:val="133"/>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8D1AB8" w:rsidP="006F7931">
      <w:pPr>
        <w:pStyle w:val="ListParagraph"/>
        <w:numPr>
          <w:ilvl w:val="0"/>
          <w:numId w:val="133"/>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2" w:name="About_Altering_User_Accounts"/>
      <w:bookmarkStart w:id="113" w:name="_bookmark98"/>
      <w:bookmarkEnd w:id="112"/>
      <w:bookmarkEnd w:id="113"/>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49"/>
          <w:headerReference w:type="default" r:id="rId50"/>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4" w:name="Using_the_ALTER_USER_Statement_to_Alter_"/>
      <w:bookmarkStart w:id="115" w:name="_bookmark100"/>
      <w:bookmarkEnd w:id="114"/>
      <w:bookmarkEnd w:id="115"/>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8D1AB8">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6" w:name="_bookmark102"/>
      <w:bookmarkEnd w:id="116"/>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6F7931">
      <w:pPr>
        <w:pStyle w:val="ListParagraph"/>
        <w:numPr>
          <w:ilvl w:val="1"/>
          <w:numId w:val="137"/>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rsidP="006F7931">
      <w:pPr>
        <w:pStyle w:val="ListParagraph"/>
        <w:numPr>
          <w:ilvl w:val="1"/>
          <w:numId w:val="137"/>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7" w:name="Changing_Non-SYS_User_Passwords"/>
      <w:bookmarkStart w:id="118" w:name="_bookmark103"/>
      <w:bookmarkEnd w:id="117"/>
      <w:bookmarkEnd w:id="118"/>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19" w:name="_bookmark106"/>
      <w:bookmarkEnd w:id="119"/>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8D1AB8" w:rsidP="006F7931">
      <w:pPr>
        <w:pStyle w:val="ListParagraph"/>
        <w:numPr>
          <w:ilvl w:val="2"/>
          <w:numId w:val="137"/>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8D1AB8" w:rsidP="006F7931">
      <w:pPr>
        <w:pStyle w:val="ListParagraph"/>
        <w:numPr>
          <w:ilvl w:val="2"/>
          <w:numId w:val="137"/>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8D1AB8" w:rsidP="006F7931">
      <w:pPr>
        <w:pStyle w:val="ListParagraph"/>
        <w:numPr>
          <w:ilvl w:val="2"/>
          <w:numId w:val="137"/>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0" w:name="Changing_the_SYS_User_Password"/>
      <w:bookmarkStart w:id="121" w:name="_bookmark107"/>
      <w:bookmarkEnd w:id="120"/>
      <w:bookmarkEnd w:id="121"/>
      <w:r w:rsidRPr="001058B5">
        <w:t xml:space="preserve">Changing the </w:t>
      </w:r>
      <w:bookmarkStart w:id="122" w:name="_bookmark108"/>
      <w:bookmarkEnd w:id="122"/>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rsidP="006F7931">
      <w:pPr>
        <w:pStyle w:val="ListParagraph"/>
        <w:numPr>
          <w:ilvl w:val="0"/>
          <w:numId w:val="132"/>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rsidP="006F7931">
      <w:pPr>
        <w:pStyle w:val="ListParagraph"/>
        <w:numPr>
          <w:ilvl w:val="0"/>
          <w:numId w:val="132"/>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8D1AB8">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3" w:name="_bookmark111"/>
      <w:bookmarkEnd w:id="123"/>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4" w:name="_bookmark112"/>
      <w:bookmarkEnd w:id="124"/>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5" w:name="Configuring_User_Resource_Limits"/>
      <w:bookmarkStart w:id="126" w:name="_bookmark113"/>
      <w:bookmarkEnd w:id="125"/>
      <w:bookmarkEnd w:id="126"/>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8D1AB8" w:rsidP="006F7931">
      <w:pPr>
        <w:pStyle w:val="ListParagraph"/>
        <w:numPr>
          <w:ilvl w:val="0"/>
          <w:numId w:val="132"/>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8D1AB8" w:rsidP="006F7931">
      <w:pPr>
        <w:pStyle w:val="ListParagraph"/>
        <w:numPr>
          <w:ilvl w:val="0"/>
          <w:numId w:val="132"/>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8D1AB8" w:rsidP="006F7931">
      <w:pPr>
        <w:pStyle w:val="ListParagraph"/>
        <w:numPr>
          <w:ilvl w:val="0"/>
          <w:numId w:val="132"/>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8D1AB8" w:rsidP="006F7931">
      <w:pPr>
        <w:pStyle w:val="ListParagraph"/>
        <w:numPr>
          <w:ilvl w:val="0"/>
          <w:numId w:val="132"/>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1"/>
          <w:headerReference w:type="default" r:id="rId52"/>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7" w:name="About_User_Resource_Limits"/>
      <w:bookmarkStart w:id="128" w:name="_bookmark114"/>
      <w:bookmarkEnd w:id="127"/>
      <w:bookmarkEnd w:id="128"/>
      <w:r w:rsidRPr="001058B5">
        <w:t>About User R</w:t>
      </w:r>
      <w:bookmarkStart w:id="129" w:name="_bookmark115"/>
      <w:bookmarkEnd w:id="129"/>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0" w:name="Types_of_System_Resources_and_Limits"/>
      <w:bookmarkStart w:id="131" w:name="_bookmark117"/>
      <w:bookmarkEnd w:id="130"/>
      <w:bookmarkEnd w:id="131"/>
      <w:r w:rsidRPr="001058B5">
        <w:t>Types of Syste</w:t>
      </w:r>
      <w:bookmarkStart w:id="132" w:name="_bookmark118"/>
      <w:bookmarkEnd w:id="132"/>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3" w:name="Limiting_the_User_Session_Level"/>
      <w:bookmarkStart w:id="134" w:name="_bookmark119"/>
      <w:bookmarkStart w:id="135" w:name="_bookmark120"/>
      <w:bookmarkEnd w:id="133"/>
      <w:bookmarkEnd w:id="134"/>
      <w:bookmarkEnd w:id="135"/>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6" w:name="Limiting_Database_Call_Levels"/>
      <w:bookmarkStart w:id="137" w:name="_bookmark121"/>
      <w:bookmarkStart w:id="138" w:name="_bookmark122"/>
      <w:bookmarkEnd w:id="136"/>
      <w:bookmarkEnd w:id="137"/>
      <w:bookmarkEnd w:id="138"/>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39" w:name="Limiting_CPU_Time"/>
      <w:bookmarkStart w:id="140" w:name="_bookmark123"/>
      <w:bookmarkStart w:id="141" w:name="_bookmark124"/>
      <w:bookmarkEnd w:id="139"/>
      <w:bookmarkEnd w:id="140"/>
      <w:bookmarkEnd w:id="141"/>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2" w:name="Limiting_Logical_Reads"/>
      <w:bookmarkStart w:id="143" w:name="_bookmark125"/>
      <w:bookmarkStart w:id="144" w:name="_bookmark126"/>
      <w:bookmarkEnd w:id="142"/>
      <w:bookmarkEnd w:id="143"/>
      <w:bookmarkEnd w:id="144"/>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5" w:name="Limiting_Other_Resources"/>
      <w:bookmarkStart w:id="146" w:name="_bookmark127"/>
      <w:bookmarkEnd w:id="145"/>
      <w:bookmarkEnd w:id="146"/>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6F7931">
      <w:pPr>
        <w:pStyle w:val="ListParagraph"/>
        <w:numPr>
          <w:ilvl w:val="2"/>
          <w:numId w:val="137"/>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6F7931">
      <w:pPr>
        <w:pStyle w:val="ListParagraph"/>
        <w:numPr>
          <w:ilvl w:val="2"/>
          <w:numId w:val="137"/>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77777777" w:rsidR="008C539B" w:rsidRPr="001058B5" w:rsidRDefault="008D1AB8">
      <w:pPr>
        <w:pStyle w:val="BodyText"/>
        <w:spacing w:before="11"/>
        <w:rPr>
          <w:rFonts w:ascii="Arial" w:hAnsi="Arial" w:cs="Arial"/>
          <w:sz w:val="17"/>
        </w:rPr>
      </w:pPr>
      <w:r>
        <w:rPr>
          <w:rFonts w:ascii="Arial" w:hAnsi="Arial" w:cs="Arial"/>
        </w:rPr>
        <w:pict w14:anchorId="422D5835">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7" w:name="_bookmark131"/>
      <w:bookmarkEnd w:id="147"/>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70F70F4F" w:rsidR="008C539B" w:rsidRPr="001058B5"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D191B00">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anchorlock/>
          </v:group>
        </w:pic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6F7931">
      <w:pPr>
        <w:pStyle w:val="ListParagraph"/>
        <w:numPr>
          <w:ilvl w:val="2"/>
          <w:numId w:val="137"/>
        </w:numPr>
        <w:tabs>
          <w:tab w:val="left" w:pos="2620"/>
        </w:tabs>
        <w:spacing w:before="98" w:line="232" w:lineRule="auto"/>
        <w:ind w:right="195"/>
        <w:rPr>
          <w:rFonts w:ascii="Arial" w:hAnsi="Arial" w:cs="Arial"/>
          <w:sz w:val="20"/>
        </w:rPr>
      </w:pPr>
      <w:bookmarkStart w:id="148" w:name="_bookmark132"/>
      <w:bookmarkEnd w:id="148"/>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49" w:name="_bookmark133"/>
      <w:bookmarkEnd w:id="149"/>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3"/>
          <w:footerReference w:type="default" r:id="rId54"/>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67E52441"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96EC2EB">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anchorlock/>
          </v:group>
        </w:pict>
      </w:r>
    </w:p>
    <w:p w14:paraId="6BA92626" w14:textId="57244066" w:rsidR="008C539B" w:rsidRPr="001058B5" w:rsidRDefault="008D1AB8" w:rsidP="00991F7F">
      <w:pPr>
        <w:pStyle w:val="BodyText"/>
        <w:spacing w:before="56" w:line="232" w:lineRule="auto"/>
        <w:ind w:left="2380" w:right="1960" w:hanging="1"/>
        <w:rPr>
          <w:rFonts w:ascii="Arial" w:hAnsi="Arial" w:cs="Arial"/>
          <w:sz w:val="9"/>
        </w:rPr>
      </w:pPr>
      <w:r>
        <w:rPr>
          <w:rFonts w:ascii="Arial" w:hAnsi="Arial" w:cs="Arial"/>
        </w:rPr>
        <w:pict w14:anchorId="0938AA3C">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6F7931">
      <w:pPr>
        <w:pStyle w:val="ListParagraph"/>
        <w:numPr>
          <w:ilvl w:val="1"/>
          <w:numId w:val="137"/>
        </w:numPr>
        <w:tabs>
          <w:tab w:val="left" w:pos="2020"/>
        </w:tabs>
        <w:spacing w:before="102" w:line="232" w:lineRule="auto"/>
        <w:ind w:right="905"/>
        <w:rPr>
          <w:rFonts w:ascii="Arial" w:hAnsi="Arial" w:cs="Arial"/>
          <w:sz w:val="20"/>
        </w:rPr>
      </w:pPr>
      <w:bookmarkStart w:id="150" w:name="_bookmark134"/>
      <w:bookmarkEnd w:id="150"/>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8D1AB8" w:rsidP="006F7931">
      <w:pPr>
        <w:pStyle w:val="ListParagraph"/>
        <w:numPr>
          <w:ilvl w:val="2"/>
          <w:numId w:val="137"/>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8D1AB8" w:rsidP="006F7931">
      <w:pPr>
        <w:pStyle w:val="ListParagraph"/>
        <w:numPr>
          <w:ilvl w:val="2"/>
          <w:numId w:val="137"/>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rsidP="006F7931">
      <w:pPr>
        <w:pStyle w:val="ListParagraph"/>
        <w:numPr>
          <w:ilvl w:val="2"/>
          <w:numId w:val="137"/>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1" w:name="Determining_Values_for_Resource_Limits_o"/>
      <w:bookmarkStart w:id="152" w:name="_bookmark136"/>
      <w:bookmarkEnd w:id="151"/>
      <w:bookmarkEnd w:id="152"/>
      <w:r w:rsidRPr="001058B5">
        <w:t>Determining V</w:t>
      </w:r>
      <w:bookmarkStart w:id="153" w:name="_bookmark137"/>
      <w:bookmarkEnd w:id="153"/>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8D1AB8" w:rsidP="006F7931">
      <w:pPr>
        <w:pStyle w:val="ListParagraph"/>
        <w:numPr>
          <w:ilvl w:val="2"/>
          <w:numId w:val="137"/>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8D1AB8" w:rsidP="006F7931">
      <w:pPr>
        <w:pStyle w:val="ListParagraph"/>
        <w:numPr>
          <w:ilvl w:val="2"/>
          <w:numId w:val="137"/>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rsidP="006F7931">
      <w:pPr>
        <w:pStyle w:val="ListParagraph"/>
        <w:numPr>
          <w:ilvl w:val="2"/>
          <w:numId w:val="137"/>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rsidP="006F7931">
      <w:pPr>
        <w:pStyle w:val="ListParagraph"/>
        <w:numPr>
          <w:ilvl w:val="2"/>
          <w:numId w:val="137"/>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4" w:name="Managing_Resources_with_Profiles"/>
      <w:bookmarkStart w:id="155" w:name="_bookmark139"/>
      <w:bookmarkStart w:id="156" w:name="_bookmark140"/>
      <w:bookmarkEnd w:id="154"/>
      <w:bookmarkEnd w:id="155"/>
      <w:bookmarkEnd w:id="156"/>
      <w:r w:rsidRPr="001058B5">
        <w:t>Managing Res</w:t>
      </w:r>
      <w:bookmarkStart w:id="157" w:name="_bookmark141"/>
      <w:bookmarkEnd w:id="157"/>
      <w:r w:rsidRPr="001058B5">
        <w:t xml:space="preserve">ources </w:t>
      </w:r>
      <w:bookmarkStart w:id="158" w:name="_bookmark142"/>
      <w:bookmarkEnd w:id="158"/>
      <w:r w:rsidRPr="001058B5">
        <w:t xml:space="preserve">with </w:t>
      </w:r>
      <w:commentRangeStart w:id="159"/>
      <w:r w:rsidRPr="001058B5">
        <w:t>Profiles</w:t>
      </w:r>
      <w:commentRangeEnd w:id="159"/>
      <w:r w:rsidR="001A78C8">
        <w:rPr>
          <w:rStyle w:val="CommentReference"/>
          <w:rFonts w:ascii="Book Antiqua" w:eastAsia="Book Antiqua" w:hAnsi="Book Antiqua" w:cs="Book Antiqua"/>
          <w:b w:val="0"/>
          <w:bCs w:val="0"/>
        </w:rPr>
        <w:commentReference w:id="159"/>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rsidP="006F7931">
      <w:pPr>
        <w:pStyle w:val="ListParagraph"/>
        <w:numPr>
          <w:ilvl w:val="0"/>
          <w:numId w:val="131"/>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8D1AB8" w:rsidP="006F7931">
      <w:pPr>
        <w:pStyle w:val="ListParagraph"/>
        <w:numPr>
          <w:ilvl w:val="0"/>
          <w:numId w:val="131"/>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rsidP="006F7931">
      <w:pPr>
        <w:pStyle w:val="ListParagraph"/>
        <w:numPr>
          <w:ilvl w:val="0"/>
          <w:numId w:val="131"/>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0" w:name="Creating_Profiles"/>
      <w:bookmarkStart w:id="161" w:name="_bookmark144"/>
      <w:bookmarkStart w:id="162" w:name="_bookmark145"/>
      <w:bookmarkEnd w:id="160"/>
      <w:bookmarkEnd w:id="161"/>
      <w:bookmarkEnd w:id="162"/>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rsidP="006F7931">
      <w:pPr>
        <w:pStyle w:val="ListParagraph"/>
        <w:numPr>
          <w:ilvl w:val="0"/>
          <w:numId w:val="131"/>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rsidP="006F7931">
      <w:pPr>
        <w:pStyle w:val="ListParagraph"/>
        <w:numPr>
          <w:ilvl w:val="0"/>
          <w:numId w:val="131"/>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8D1AB8" w:rsidP="006F7931">
      <w:pPr>
        <w:pStyle w:val="ListParagraph"/>
        <w:numPr>
          <w:ilvl w:val="0"/>
          <w:numId w:val="131"/>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8D1AB8" w:rsidP="006F7931">
      <w:pPr>
        <w:pStyle w:val="ListParagraph"/>
        <w:numPr>
          <w:ilvl w:val="0"/>
          <w:numId w:val="131"/>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3" w:name="Dropping_Profiles"/>
      <w:bookmarkStart w:id="164" w:name="_bookmark148"/>
      <w:bookmarkStart w:id="165" w:name="_bookmark149"/>
      <w:bookmarkStart w:id="166" w:name="_bookmark150"/>
      <w:bookmarkEnd w:id="163"/>
      <w:bookmarkEnd w:id="164"/>
      <w:bookmarkEnd w:id="165"/>
      <w:bookmarkEnd w:id="166"/>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7" w:name="_bookmark151"/>
      <w:bookmarkEnd w:id="167"/>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8" w:name="Deleting_User_Accounts"/>
      <w:bookmarkStart w:id="169" w:name="_bookmark152"/>
      <w:bookmarkEnd w:id="168"/>
      <w:bookmarkEnd w:id="169"/>
      <w:r w:rsidRPr="001058B5">
        <w:t>Deleting U</w:t>
      </w:r>
      <w:bookmarkStart w:id="170" w:name="_bookmark153"/>
      <w:bookmarkEnd w:id="170"/>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77777777" w:rsidR="008C539B" w:rsidRPr="001058B5" w:rsidRDefault="008D1AB8">
      <w:pPr>
        <w:pStyle w:val="BodyText"/>
        <w:spacing w:before="2"/>
        <w:rPr>
          <w:rFonts w:ascii="Arial" w:hAnsi="Arial" w:cs="Arial"/>
          <w:sz w:val="18"/>
        </w:rPr>
      </w:pPr>
      <w:r>
        <w:rPr>
          <w:rFonts w:ascii="Arial" w:hAnsi="Arial" w:cs="Arial"/>
        </w:rPr>
        <w:pict w14:anchorId="5DE772BF">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6F7931">
      <w:pPr>
        <w:pStyle w:val="ListParagraph"/>
        <w:numPr>
          <w:ilvl w:val="2"/>
          <w:numId w:val="137"/>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B9107E8" w:rsidR="008C539B" w:rsidRPr="001058B5" w:rsidRDefault="008D1AB8" w:rsidP="006F7931">
      <w:pPr>
        <w:pStyle w:val="ListParagraph"/>
        <w:numPr>
          <w:ilvl w:val="2"/>
          <w:numId w:val="137"/>
        </w:numPr>
        <w:tabs>
          <w:tab w:val="left" w:pos="2740"/>
        </w:tabs>
        <w:spacing w:before="117" w:line="228" w:lineRule="auto"/>
        <w:ind w:right="2392"/>
        <w:rPr>
          <w:rFonts w:ascii="Arial" w:hAnsi="Arial" w:cs="Arial"/>
          <w:sz w:val="20"/>
        </w:rPr>
      </w:pPr>
      <w:r>
        <w:rPr>
          <w:rFonts w:ascii="Arial" w:hAnsi="Arial" w:cs="Arial"/>
        </w:rPr>
        <w:pict w14:anchorId="1329F703">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8D1AB8">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1" w:name="_bookmark156"/>
      <w:bookmarkEnd w:id="171"/>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8D1AB8">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2" w:name="_bookmark157"/>
        <w:bookmarkEnd w:id="172"/>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3" w:name="_bookmark158"/>
      <w:bookmarkEnd w:id="173"/>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5"/>
          <w:headerReference w:type="default" r:id="rId56"/>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8D1AB8">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4" w:name="_bookmark160"/>
      <w:bookmarkEnd w:id="174"/>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8D1AB8">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5" w:name="_bookmark163"/>
      <w:bookmarkEnd w:id="175"/>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77777777" w:rsidR="008C539B" w:rsidRPr="001058B5" w:rsidRDefault="00C12992">
      <w:pPr>
        <w:pStyle w:val="Heading3"/>
      </w:pPr>
      <w:bookmarkStart w:id="176" w:name="Finding_Information_About_Database_Users"/>
      <w:bookmarkStart w:id="177" w:name="_bookmark164"/>
      <w:bookmarkEnd w:id="176"/>
      <w:bookmarkEnd w:id="177"/>
      <w:r w:rsidRPr="001058B5">
        <w:t>Finding Info</w:t>
      </w:r>
      <w:bookmarkStart w:id="178" w:name="_bookmark165"/>
      <w:bookmarkEnd w:id="178"/>
      <w:r w:rsidRPr="001058B5">
        <w:t>rmation About Database Users and Profiles</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7777777" w:rsidR="008C539B" w:rsidRPr="001058B5" w:rsidRDefault="008D1AB8" w:rsidP="006F7931">
      <w:pPr>
        <w:pStyle w:val="ListParagraph"/>
        <w:numPr>
          <w:ilvl w:val="0"/>
          <w:numId w:val="130"/>
        </w:numPr>
        <w:tabs>
          <w:tab w:val="left" w:pos="2620"/>
        </w:tabs>
        <w:spacing w:before="112"/>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Users 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Profiles</w:t>
        </w:r>
      </w:hyperlink>
    </w:p>
    <w:p w14:paraId="3DE4BF15" w14:textId="77777777" w:rsidR="008C539B" w:rsidRPr="001058B5" w:rsidRDefault="008D1AB8" w:rsidP="006F7931">
      <w:pPr>
        <w:pStyle w:val="ListParagraph"/>
        <w:numPr>
          <w:ilvl w:val="0"/>
          <w:numId w:val="130"/>
        </w:numPr>
        <w:tabs>
          <w:tab w:val="left" w:pos="2620"/>
        </w:tabs>
        <w:rPr>
          <w:rFonts w:ascii="Arial" w:hAnsi="Arial" w:cs="Arial"/>
          <w:sz w:val="20"/>
        </w:rPr>
      </w:pPr>
      <w:hyperlink w:anchor="_bookmark171" w:history="1">
        <w:r w:rsidR="00C12992" w:rsidRPr="001058B5">
          <w:rPr>
            <w:rFonts w:ascii="Arial" w:hAnsi="Arial" w:cs="Arial"/>
            <w:color w:val="0000CC"/>
            <w:sz w:val="20"/>
          </w:rPr>
          <w:t>Listing All Users and Associated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B836B63" w14:textId="77777777" w:rsidR="008C539B" w:rsidRPr="001058B5" w:rsidRDefault="008D1AB8" w:rsidP="006F7931">
      <w:pPr>
        <w:pStyle w:val="ListParagraph"/>
        <w:numPr>
          <w:ilvl w:val="0"/>
          <w:numId w:val="130"/>
        </w:numPr>
        <w:tabs>
          <w:tab w:val="left" w:pos="2620"/>
        </w:tabs>
        <w:spacing w:before="112"/>
        <w:rPr>
          <w:rFonts w:ascii="Arial" w:hAnsi="Arial" w:cs="Arial"/>
          <w:sz w:val="20"/>
        </w:rPr>
      </w:pPr>
      <w:hyperlink w:anchor="_bookmark173" w:history="1">
        <w:r w:rsidR="00C12992" w:rsidRPr="001058B5">
          <w:rPr>
            <w:rFonts w:ascii="Arial" w:hAnsi="Arial" w:cs="Arial"/>
            <w:color w:val="0000CC"/>
            <w:sz w:val="20"/>
          </w:rPr>
          <w:t>Listing All Tablespace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Quotas</w:t>
        </w:r>
      </w:hyperlink>
    </w:p>
    <w:p w14:paraId="4BBB77E0" w14:textId="77777777" w:rsidR="008C539B" w:rsidRPr="001058B5" w:rsidRDefault="008D1AB8" w:rsidP="006F7931">
      <w:pPr>
        <w:pStyle w:val="ListParagraph"/>
        <w:numPr>
          <w:ilvl w:val="0"/>
          <w:numId w:val="130"/>
        </w:numPr>
        <w:tabs>
          <w:tab w:val="left" w:pos="2620"/>
        </w:tabs>
        <w:rPr>
          <w:rFonts w:ascii="Arial" w:hAnsi="Arial" w:cs="Arial"/>
          <w:sz w:val="20"/>
        </w:rPr>
      </w:pPr>
      <w:hyperlink w:anchor="_bookmark175" w:history="1">
        <w:r w:rsidR="00C12992" w:rsidRPr="001058B5">
          <w:rPr>
            <w:rFonts w:ascii="Arial" w:hAnsi="Arial" w:cs="Arial"/>
            <w:color w:val="0000CC"/>
            <w:sz w:val="20"/>
          </w:rPr>
          <w:t>Listing All Profiles and Assigned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71F2AE14" w14:textId="77777777" w:rsidR="008C539B" w:rsidRPr="001058B5" w:rsidRDefault="008D1AB8" w:rsidP="006F7931">
      <w:pPr>
        <w:pStyle w:val="ListParagraph"/>
        <w:numPr>
          <w:ilvl w:val="0"/>
          <w:numId w:val="130"/>
        </w:numPr>
        <w:tabs>
          <w:tab w:val="left" w:pos="2620"/>
        </w:tabs>
        <w:spacing w:before="112"/>
        <w:rPr>
          <w:rFonts w:ascii="Arial" w:hAnsi="Arial" w:cs="Arial"/>
          <w:sz w:val="20"/>
        </w:rPr>
      </w:pPr>
      <w:hyperlink w:anchor="_bookmark178" w:history="1">
        <w:r w:rsidR="00C12992" w:rsidRPr="001058B5">
          <w:rPr>
            <w:rFonts w:ascii="Arial" w:hAnsi="Arial" w:cs="Arial"/>
            <w:color w:val="0000CC"/>
            <w:sz w:val="20"/>
          </w:rPr>
          <w:t>Viewing Memory Use for Each User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Session</w:t>
        </w:r>
      </w:hyperlink>
    </w:p>
    <w:p w14:paraId="060D3014" w14:textId="77777777" w:rsidR="008C539B" w:rsidRPr="001058B5" w:rsidRDefault="008C539B">
      <w:pPr>
        <w:pStyle w:val="BodyText"/>
        <w:spacing w:before="6"/>
        <w:rPr>
          <w:rFonts w:ascii="Arial" w:hAnsi="Arial" w:cs="Arial"/>
          <w:sz w:val="25"/>
        </w:rPr>
      </w:pPr>
    </w:p>
    <w:p w14:paraId="42FA17A7" w14:textId="77777777" w:rsidR="008C539B" w:rsidRPr="001058B5" w:rsidRDefault="00C12992">
      <w:pPr>
        <w:pStyle w:val="Heading4"/>
      </w:pPr>
      <w:bookmarkStart w:id="179" w:name="_bookmark166"/>
      <w:bookmarkEnd w:id="179"/>
      <w:r w:rsidRPr="001058B5">
        <w:rPr>
          <w:spacing w:val="-22"/>
        </w:rPr>
        <w:t xml:space="preserve">Using </w:t>
      </w:r>
      <w:r w:rsidRPr="001058B5">
        <w:rPr>
          <w:spacing w:val="-20"/>
        </w:rPr>
        <w:t xml:space="preserve">Data </w:t>
      </w:r>
      <w:r w:rsidRPr="001058B5">
        <w:rPr>
          <w:spacing w:val="-22"/>
        </w:rPr>
        <w:t xml:space="preserve">Dictionary </w:t>
      </w:r>
      <w:bookmarkStart w:id="180" w:name="_bookmark168"/>
      <w:bookmarkEnd w:id="180"/>
      <w:r w:rsidRPr="001058B5">
        <w:rPr>
          <w:spacing w:val="-24"/>
        </w:rPr>
        <w:t>Vie</w:t>
      </w:r>
      <w:bookmarkStart w:id="181" w:name="_bookmark167"/>
      <w:bookmarkEnd w:id="181"/>
      <w:r w:rsidRPr="001058B5">
        <w:rPr>
          <w:spacing w:val="-24"/>
        </w:rPr>
        <w:t xml:space="preserve">ws </w:t>
      </w:r>
      <w:r w:rsidRPr="001058B5">
        <w:rPr>
          <w:spacing w:val="-9"/>
        </w:rPr>
        <w:t xml:space="preserve">to </w:t>
      </w:r>
      <w:r w:rsidRPr="001058B5">
        <w:rPr>
          <w:spacing w:val="-19"/>
        </w:rPr>
        <w:t xml:space="preserve">Find </w:t>
      </w:r>
      <w:r w:rsidRPr="001058B5">
        <w:rPr>
          <w:spacing w:val="-23"/>
        </w:rPr>
        <w:t xml:space="preserve">Information </w:t>
      </w:r>
      <w:r w:rsidRPr="001058B5">
        <w:rPr>
          <w:spacing w:val="-26"/>
        </w:rPr>
        <w:t xml:space="preserve">About </w:t>
      </w:r>
      <w:r w:rsidRPr="001058B5">
        <w:rPr>
          <w:spacing w:val="-23"/>
        </w:rPr>
        <w:t xml:space="preserve">Users </w:t>
      </w:r>
      <w:r w:rsidRPr="001058B5">
        <w:rPr>
          <w:spacing w:val="-20"/>
        </w:rPr>
        <w:t xml:space="preserve">and </w:t>
      </w:r>
      <w:r w:rsidRPr="001058B5">
        <w:rPr>
          <w:spacing w:val="-24"/>
        </w:rPr>
        <w:t>Profiles</w:t>
      </w:r>
    </w:p>
    <w:p w14:paraId="0F6A37D7" w14:textId="05C6E7AE" w:rsidR="008C539B" w:rsidRPr="001058B5" w:rsidRDefault="008D1AB8">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4003F4F3" w:rsidR="008C539B" w:rsidRPr="001058B5" w:rsidRDefault="008D1AB8">
      <w:pPr>
        <w:tabs>
          <w:tab w:val="left" w:pos="3293"/>
        </w:tabs>
        <w:spacing w:before="104"/>
        <w:ind w:left="2260"/>
        <w:rPr>
          <w:rFonts w:ascii="Arial" w:hAnsi="Arial" w:cs="Arial"/>
          <w:b/>
          <w:i/>
          <w:sz w:val="18"/>
        </w:rPr>
      </w:pPr>
      <w:r>
        <w:rPr>
          <w:rFonts w:ascii="Arial" w:hAnsi="Arial" w:cs="Arial"/>
        </w:rPr>
        <w:pict w14:anchorId="4BF5D79A">
          <v:line id="_x0000_s1603" style="position:absolute;left:0;text-align:left;z-index:1552;mso-wrap-distance-left:0;mso-wrap-distance-right:0;mso-position-horizontal-relative:page" from="168pt,19.65pt" to="552pt,19.65pt" strokeweight="1.98pt">
            <w10:wrap type="topAndBottom" anchorx="page"/>
          </v:line>
        </w:pict>
      </w:r>
      <w:bookmarkStart w:id="182" w:name="_bookmark169"/>
      <w:bookmarkStart w:id="183" w:name="_bookmark170"/>
      <w:bookmarkEnd w:id="182"/>
      <w:bookmarkEnd w:id="183"/>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6B424462" w:rsidR="008C539B" w:rsidRPr="001058B5" w:rsidRDefault="008D1AB8">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5704B143">
          <v:group id="_x0000_s1601" style="width:384pt;height:.5pt;mso-position-horizontal-relative:char;mso-position-vertical-relative:line" coordsize="7680,10">
            <v:line id="_x0000_s1602" style="position:absolute" from="0,5" to="7680,5" strokeweight=".48pt"/>
            <w10:anchorlock/>
          </v:group>
        </w:pict>
      </w:r>
    </w:p>
    <w:p w14:paraId="3F31B5F1" w14:textId="6DCF3401" w:rsidR="008C539B" w:rsidRPr="001058B5" w:rsidRDefault="008D1AB8">
      <w:pPr>
        <w:tabs>
          <w:tab w:val="left" w:pos="4659"/>
        </w:tabs>
        <w:spacing w:before="31"/>
        <w:ind w:left="2260"/>
        <w:rPr>
          <w:rFonts w:ascii="Arial" w:hAnsi="Arial" w:cs="Arial"/>
          <w:sz w:val="18"/>
        </w:rPr>
      </w:pPr>
      <w:r>
        <w:rPr>
          <w:rFonts w:ascii="Courier New" w:hAnsi="Courier New" w:cs="Arial"/>
        </w:rPr>
        <w:pict w14:anchorId="6A114076">
          <v:line id="_x0000_s1600" style="position:absolute;left:0;text-align:left;z-index:1600;mso-wrap-distance-left:0;mso-wrap-distance-right:0;mso-position-horizontal-relative:page" from="168pt,16.2pt" to="552pt,16.2pt" strokeweight=".24pt">
            <w10:wrap type="topAndBottom" anchorx="page"/>
          </v:line>
        </w:pic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C1FADA8" w:rsidR="008C539B" w:rsidRPr="001058B5" w:rsidRDefault="008D1AB8">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461181B0">
          <v:group id="_x0000_s1598" style="width:384pt;height:.25pt;mso-position-horizontal-relative:char;mso-position-vertical-relative:line" coordsize="7680,5">
            <v:line id="_x0000_s1599" style="position:absolute" from="0,2" to="7680,2" strokeweight=".24pt"/>
            <w10:anchorlock/>
          </v:group>
        </w:pict>
      </w:r>
    </w:p>
    <w:p w14:paraId="0679E52B" w14:textId="66C9C5CD" w:rsidR="008C539B" w:rsidRPr="001058B5" w:rsidRDefault="008D1AB8">
      <w:pPr>
        <w:tabs>
          <w:tab w:val="left" w:pos="4659"/>
        </w:tabs>
        <w:spacing w:before="31"/>
        <w:ind w:left="2260"/>
        <w:rPr>
          <w:rFonts w:ascii="Arial" w:hAnsi="Arial" w:cs="Arial"/>
          <w:sz w:val="18"/>
        </w:rPr>
      </w:pPr>
      <w:r>
        <w:rPr>
          <w:rFonts w:ascii="Courier New" w:hAnsi="Courier New" w:cs="Courier New"/>
        </w:rPr>
        <w:pict w14:anchorId="28A90ADD">
          <v:line id="_x0000_s1597" style="position:absolute;left:0;text-align:left;z-index:1648;mso-wrap-distance-left:0;mso-wrap-distance-right:0;mso-position-horizontal-relative:page" from="168pt,16.2pt" to="552pt,16.2pt" strokeweight=".24pt">
            <w10:wrap type="topAndBottom" anchorx="page"/>
          </v:line>
        </w:pic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7B5FB2F4" w:rsidR="008C539B" w:rsidRPr="001058B5" w:rsidRDefault="008D1AB8">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7C259580">
          <v:group id="_x0000_s1595" style="width:384pt;height:.25pt;mso-position-horizontal-relative:char;mso-position-vertical-relative:line" coordsize="7680,5">
            <v:line id="_x0000_s1596" style="position:absolute" from="0,2" to="7680,2" strokeweight=".24pt"/>
            <w10:anchorlock/>
          </v:group>
        </w:pict>
      </w:r>
    </w:p>
    <w:p w14:paraId="61CF72CB" w14:textId="7B938430" w:rsidR="008C539B" w:rsidRPr="001058B5" w:rsidRDefault="008D1AB8">
      <w:pPr>
        <w:tabs>
          <w:tab w:val="left" w:pos="4659"/>
        </w:tabs>
        <w:spacing w:before="29"/>
        <w:ind w:left="2260"/>
        <w:rPr>
          <w:rFonts w:ascii="Arial" w:hAnsi="Arial" w:cs="Arial"/>
          <w:sz w:val="18"/>
        </w:rPr>
      </w:pPr>
      <w:r>
        <w:rPr>
          <w:rFonts w:ascii="Courier New" w:hAnsi="Courier New" w:cs="Courier New"/>
        </w:rPr>
        <w:pict w14:anchorId="48E55566">
          <v:line id="_x0000_s1594" style="position:absolute;left:0;text-align:left;z-index:1696;mso-wrap-distance-left:0;mso-wrap-distance-right:0;mso-position-horizontal-relative:page" from="168pt,16.1pt" to="552pt,16.1pt" strokeweight=".24pt">
            <w10:wrap type="topAndBottom" anchorx="page"/>
          </v:line>
        </w:pic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2A8B5D40" w:rsidR="008C539B" w:rsidRPr="001058B5" w:rsidRDefault="008D1AB8">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15EE54C4">
          <v:group id="_x0000_s1592" style="width:384pt;height:.5pt;mso-position-horizontal-relative:char;mso-position-vertical-relative:line" coordsize="7680,10">
            <v:line id="_x0000_s1593" style="position:absolute" from="0,5" to="7680,5" strokeweight=".48pt"/>
            <w10:anchorlock/>
          </v:group>
        </w:pic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B3AD496" w:rsidR="008C539B" w:rsidRPr="001058B5" w:rsidRDefault="008D1AB8">
      <w:pPr>
        <w:spacing w:before="104"/>
        <w:ind w:left="1660"/>
        <w:rPr>
          <w:rFonts w:ascii="Arial" w:hAnsi="Arial" w:cs="Arial"/>
          <w:b/>
          <w:i/>
          <w:sz w:val="18"/>
        </w:rPr>
      </w:pPr>
      <w:r>
        <w:rPr>
          <w:rFonts w:ascii="Arial" w:hAnsi="Arial" w:cs="Arial"/>
        </w:rPr>
        <w:pict w14:anchorId="7336A36A">
          <v:line id="_x0000_s1591" style="position:absolute;left:0;text-align:left;z-index:1744;mso-wrap-distance-left:0;mso-wrap-distance-right:0;mso-position-horizontal-relative:page" from="138pt,19.65pt" to="522pt,19.65pt" strokeweight="1.98pt">
            <w10:wrap type="topAndBottom" anchorx="page"/>
          </v:line>
        </w:pic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70412D81" w:rsidR="008C539B" w:rsidRPr="001058B5" w:rsidRDefault="008D1AB8">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2583A2E8">
          <v:group id="_x0000_s1589" style="width:384pt;height:.5pt;mso-position-horizontal-relative:char;mso-position-vertical-relative:line" coordsize="7680,10">
            <v:line id="_x0000_s1590" style="position:absolute" from="0,5" to="7680,5" strokeweight=".48pt"/>
            <w10:anchorlock/>
          </v:group>
        </w:pict>
      </w:r>
    </w:p>
    <w:p w14:paraId="343A3CBF" w14:textId="0F6AB74D" w:rsidR="008C539B" w:rsidRPr="001058B5" w:rsidRDefault="008D1AB8">
      <w:pPr>
        <w:tabs>
          <w:tab w:val="left" w:pos="4059"/>
        </w:tabs>
        <w:spacing w:before="31"/>
        <w:ind w:left="1660"/>
        <w:rPr>
          <w:rFonts w:ascii="Arial" w:hAnsi="Arial" w:cs="Arial"/>
          <w:sz w:val="18"/>
        </w:rPr>
      </w:pPr>
      <w:r>
        <w:rPr>
          <w:rFonts w:ascii="Courier New" w:hAnsi="Courier New" w:cs="Courier New"/>
        </w:rPr>
        <w:pict w14:anchorId="460D5F78">
          <v:line id="_x0000_s1588" style="position:absolute;left:0;text-align:left;z-index:1792;mso-wrap-distance-left:0;mso-wrap-distance-right:0;mso-position-horizontal-relative:page" from="138pt,16.2pt" to="522pt,16.2pt" strokeweight=".24pt">
            <w10:wrap type="topAndBottom" anchorx="page"/>
          </v:line>
        </w:pic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173BEF11" w:rsidR="008C539B" w:rsidRPr="001058B5" w:rsidRDefault="008D1AB8">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49B9AA2F">
          <v:group id="_x0000_s1586" style="width:384pt;height:.25pt;mso-position-horizontal-relative:char;mso-position-vertical-relative:line" coordsize="7680,5">
            <v:line id="_x0000_s1587" style="position:absolute" from="0,2" to="7680,2" strokeweight=".24pt"/>
            <w10:anchorlock/>
          </v:group>
        </w:pic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5743B2D3" w:rsidR="00A8187F" w:rsidRPr="001058B5" w:rsidRDefault="008D1AB8" w:rsidP="00A8187F">
      <w:pPr>
        <w:tabs>
          <w:tab w:val="left" w:pos="4059"/>
        </w:tabs>
        <w:spacing w:before="29" w:line="214" w:lineRule="exact"/>
        <w:ind w:left="1660" w:firstLine="2399"/>
        <w:rPr>
          <w:rFonts w:ascii="Arial" w:hAnsi="Arial" w:cs="Arial"/>
          <w:sz w:val="18"/>
        </w:rPr>
      </w:pPr>
      <w:r>
        <w:rPr>
          <w:rFonts w:ascii="Arial" w:hAnsi="Arial" w:cs="Arial"/>
        </w:rPr>
        <w:pict w14:anchorId="72C2B97E">
          <v:line id="_x0000_s1585" style="position:absolute;left:0;text-align:left;z-index:1840;mso-wrap-distance-left:0;mso-wrap-distance-right:0;mso-position-horizontal-relative:page" from="138pt,14pt" to="522pt,14pt" strokeweight=".24pt">
            <w10:wrap type="topAndBottom" anchorx="page"/>
          </v:line>
        </w:pic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70124654" w:rsidR="008C539B" w:rsidRPr="001058B5" w:rsidRDefault="008D1AB8" w:rsidP="00A8187F">
      <w:pPr>
        <w:spacing w:line="210" w:lineRule="exact"/>
        <w:ind w:right="1492"/>
        <w:rPr>
          <w:rFonts w:ascii="Arial" w:hAnsi="Arial" w:cs="Arial"/>
          <w:sz w:val="18"/>
        </w:rPr>
      </w:pPr>
      <w:r>
        <w:rPr>
          <w:rFonts w:ascii="Arial" w:hAnsi="Arial" w:cs="Arial"/>
        </w:rPr>
        <w:pict w14:anchorId="3353109C">
          <v:line id="_x0000_s1584" style="position:absolute;z-index:1864;mso-wrap-distance-left:0;mso-wrap-distance-right:0;mso-position-horizontal-relative:page" from="138pt,14pt" to="522pt,14pt" strokeweight=".24pt">
            <w10:wrap type="topAndBottom" anchorx="page"/>
          </v:line>
        </w:pic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019F8170" w:rsidR="008C539B" w:rsidRPr="001058B5" w:rsidRDefault="008D1AB8">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6332C032">
          <v:group id="_x0000_s1582" style="width:384pt;height:.25pt;mso-position-horizontal-relative:char;mso-position-vertical-relative:line" coordsize="7680,5">
            <v:line id="_x0000_s1583" style="position:absolute" from="0,2" to="7680,2" strokeweight=".24pt"/>
            <w10:anchorlock/>
          </v:group>
        </w:pict>
      </w:r>
    </w:p>
    <w:p w14:paraId="3B65EC88" w14:textId="23D9B1B2" w:rsidR="008C539B" w:rsidRPr="001058B5" w:rsidRDefault="008D1AB8">
      <w:pPr>
        <w:tabs>
          <w:tab w:val="left" w:pos="4059"/>
        </w:tabs>
        <w:spacing w:before="31"/>
        <w:ind w:left="1660"/>
        <w:rPr>
          <w:rFonts w:ascii="Arial" w:hAnsi="Arial" w:cs="Arial"/>
          <w:sz w:val="18"/>
        </w:rPr>
      </w:pPr>
      <w:r>
        <w:rPr>
          <w:rFonts w:ascii="Courier New" w:hAnsi="Courier New" w:cs="Courier New"/>
        </w:rPr>
        <w:pict w14:anchorId="2D043108">
          <v:line id="_x0000_s1581" style="position:absolute;left:0;text-align:left;z-index:1912;mso-wrap-distance-left:0;mso-wrap-distance-right:0;mso-position-horizontal-relative:page" from="138pt,16.2pt" to="522pt,16.2pt" strokeweight=".08469mm">
            <w10:wrap type="topAndBottom" anchorx="page"/>
          </v:line>
        </w:pic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1E092228" w:rsidR="008C539B" w:rsidRPr="001058B5" w:rsidRDefault="008D1AB8">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01614A25">
          <v:group id="_x0000_s1579" style="width:384pt;height:.25pt;mso-position-horizontal-relative:char;mso-position-vertical-relative:line" coordsize="7680,5">
            <v:line id="_x0000_s1580" style="position:absolute" from="0,2" to="7680,2" strokeweight=".24pt"/>
            <w10:anchorlock/>
          </v:group>
        </w:pict>
      </w:r>
    </w:p>
    <w:p w14:paraId="7BE6E4B9" w14:textId="18946D86" w:rsidR="008C539B" w:rsidRPr="001058B5" w:rsidRDefault="008D1AB8">
      <w:pPr>
        <w:tabs>
          <w:tab w:val="left" w:pos="4059"/>
        </w:tabs>
        <w:spacing w:before="29"/>
        <w:ind w:left="1660"/>
        <w:rPr>
          <w:rFonts w:ascii="Arial" w:hAnsi="Arial" w:cs="Arial"/>
          <w:sz w:val="18"/>
        </w:rPr>
      </w:pPr>
      <w:r>
        <w:rPr>
          <w:rFonts w:ascii="Courier New" w:hAnsi="Courier New" w:cs="Courier New"/>
        </w:rPr>
        <w:pict w14:anchorId="0C661F59">
          <v:line id="_x0000_s1578" style="position:absolute;left:0;text-align:left;z-index:1960;mso-wrap-distance-left:0;mso-wrap-distance-right:0;mso-position-horizontal-relative:page" from="138pt,16.1pt" to="522pt,16.1pt" strokeweight=".24pt">
            <w10:wrap type="topAndBottom" anchorx="page"/>
          </v:line>
        </w:pic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6994CE5E" w:rsidR="008C539B" w:rsidRPr="001058B5" w:rsidRDefault="008D1AB8">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12E04030">
          <v:group id="_x0000_s1576" style="width:384pt;height:.25pt;mso-position-horizontal-relative:char;mso-position-vertical-relative:line" coordsize="7680,5">
            <v:line id="_x0000_s1577" style="position:absolute" from="0,2" to="7680,2" strokeweight=".24pt"/>
            <w10:anchorlock/>
          </v:group>
        </w:pict>
      </w:r>
    </w:p>
    <w:p w14:paraId="01382A18" w14:textId="41401193" w:rsidR="008C539B" w:rsidRPr="001058B5" w:rsidRDefault="008D1AB8">
      <w:pPr>
        <w:tabs>
          <w:tab w:val="left" w:pos="4059"/>
        </w:tabs>
        <w:spacing w:before="31"/>
        <w:ind w:left="1660"/>
        <w:rPr>
          <w:rFonts w:ascii="Arial" w:hAnsi="Arial" w:cs="Arial"/>
          <w:sz w:val="18"/>
        </w:rPr>
      </w:pPr>
      <w:r>
        <w:rPr>
          <w:rFonts w:ascii="Courier New" w:hAnsi="Courier New" w:cs="Courier New"/>
        </w:rPr>
        <w:pict w14:anchorId="400B200B">
          <v:line id="_x0000_s1575" style="position:absolute;left:0;text-align:left;z-index:2008;mso-wrap-distance-left:0;mso-wrap-distance-right:0;mso-position-horizontal-relative:page" from="138pt,16.2pt" to="522pt,16.2pt" strokeweight=".24pt">
            <w10:wrap type="topAndBottom" anchorx="page"/>
          </v:line>
        </w:pic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1DE300E9" w:rsidR="008C539B" w:rsidRPr="001058B5" w:rsidRDefault="008D1AB8" w:rsidP="006E7D0D">
      <w:pPr>
        <w:spacing w:line="214" w:lineRule="exact"/>
        <w:ind w:left="802" w:right="1492"/>
        <w:jc w:val="center"/>
        <w:rPr>
          <w:rFonts w:ascii="Arial" w:hAnsi="Arial" w:cs="Arial"/>
          <w:sz w:val="18"/>
        </w:rPr>
      </w:pPr>
      <w:r>
        <w:rPr>
          <w:rFonts w:ascii="Arial" w:hAnsi="Arial" w:cs="Arial"/>
        </w:rPr>
        <w:pict w14:anchorId="05D91F17">
          <v:line id="_x0000_s1574" style="position:absolute;left:0;text-align:left;z-index:2032;mso-wrap-distance-left:0;mso-wrap-distance-right:0;mso-position-horizontal-relative:page" from="138pt,14pt" to="522pt,14pt" strokeweight=".48pt">
            <w10:wrap type="topAndBottom" anchorx="page"/>
          </v:line>
        </w:pic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4" w:name="Listing_All_Users_and_Associated_Informa"/>
      <w:bookmarkStart w:id="185" w:name="_bookmark171"/>
      <w:bookmarkEnd w:id="184"/>
      <w:bookmarkEnd w:id="185"/>
      <w:r w:rsidRPr="001058B5">
        <w:t>Listing All Use</w:t>
      </w:r>
      <w:bookmarkStart w:id="186" w:name="_bookmark172"/>
      <w:bookmarkEnd w:id="186"/>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7"/>
          <w:headerReference w:type="default" r:id="rId58"/>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7" w:name="Listing_All_Tablespace_Quotas"/>
      <w:bookmarkStart w:id="188" w:name="_bookmark173"/>
      <w:bookmarkEnd w:id="187"/>
      <w:bookmarkEnd w:id="188"/>
      <w:r w:rsidRPr="001058B5">
        <w:t>Listing All Tab</w:t>
      </w:r>
      <w:bookmarkStart w:id="189" w:name="_bookmark174"/>
      <w:bookmarkEnd w:id="189"/>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90" w:name="Listing_All_Profiles_and_Assigned_Limits"/>
      <w:bookmarkStart w:id="191" w:name="_bookmark175"/>
      <w:bookmarkEnd w:id="190"/>
      <w:bookmarkEnd w:id="191"/>
      <w:r w:rsidRPr="001058B5">
        <w:t xml:space="preserve">Listing All Profiles and Assigned </w:t>
      </w:r>
      <w:bookmarkStart w:id="192" w:name="_bookmark176"/>
      <w:bookmarkEnd w:id="192"/>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3" w:name="Viewing_Memory_Use_for_Each_User_Session"/>
      <w:bookmarkStart w:id="194" w:name="_bookmark178"/>
      <w:bookmarkEnd w:id="193"/>
      <w:bookmarkEnd w:id="194"/>
      <w:r w:rsidRPr="001058B5">
        <w:t>Viewing Memo</w:t>
      </w:r>
      <w:bookmarkStart w:id="195" w:name="_bookmark179"/>
      <w:bookmarkEnd w:id="195"/>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77777777" w:rsidR="008C539B" w:rsidRPr="001058B5" w:rsidRDefault="008D1AB8">
      <w:pPr>
        <w:pStyle w:val="Heading1"/>
        <w:tabs>
          <w:tab w:val="left" w:pos="9473"/>
        </w:tabs>
        <w:rPr>
          <w:u w:val="none"/>
        </w:rPr>
      </w:pPr>
      <w:r>
        <w:pict w14:anchorId="758A67B4">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196" w:name="_bookmark180"/>
      <w:bookmarkEnd w:id="196"/>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7" w:name="3_Configuring_Authentication"/>
      <w:bookmarkStart w:id="198" w:name="_bookmark181"/>
      <w:bookmarkEnd w:id="197"/>
      <w:bookmarkEnd w:id="198"/>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8D1AB8" w:rsidP="006F7931">
      <w:pPr>
        <w:pStyle w:val="ListParagraph"/>
        <w:numPr>
          <w:ilvl w:val="1"/>
          <w:numId w:val="138"/>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8D1AB8" w:rsidP="006F7931">
      <w:pPr>
        <w:pStyle w:val="ListParagraph"/>
        <w:numPr>
          <w:ilvl w:val="1"/>
          <w:numId w:val="138"/>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8D1AB8" w:rsidP="006F7931">
      <w:pPr>
        <w:pStyle w:val="ListParagraph"/>
        <w:numPr>
          <w:ilvl w:val="1"/>
          <w:numId w:val="138"/>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8D1AB8" w:rsidP="006F7931">
      <w:pPr>
        <w:pStyle w:val="ListParagraph"/>
        <w:numPr>
          <w:ilvl w:val="1"/>
          <w:numId w:val="138"/>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8D1AB8" w:rsidP="006F7931">
      <w:pPr>
        <w:pStyle w:val="ListParagraph"/>
        <w:numPr>
          <w:ilvl w:val="1"/>
          <w:numId w:val="138"/>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8D1AB8" w:rsidP="006F7931">
      <w:pPr>
        <w:pStyle w:val="ListParagraph"/>
        <w:numPr>
          <w:ilvl w:val="1"/>
          <w:numId w:val="138"/>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8D1AB8" w:rsidP="006F7931">
      <w:pPr>
        <w:pStyle w:val="ListParagraph"/>
        <w:numPr>
          <w:ilvl w:val="1"/>
          <w:numId w:val="138"/>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8D1AB8" w:rsidP="006F7931">
      <w:pPr>
        <w:pStyle w:val="ListParagraph"/>
        <w:numPr>
          <w:ilvl w:val="1"/>
          <w:numId w:val="138"/>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8D1AB8" w:rsidP="006F7931">
      <w:pPr>
        <w:pStyle w:val="ListParagraph"/>
        <w:numPr>
          <w:ilvl w:val="1"/>
          <w:numId w:val="138"/>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8D1AB8" w:rsidP="006F7931">
      <w:pPr>
        <w:pStyle w:val="ListParagraph"/>
        <w:numPr>
          <w:ilvl w:val="1"/>
          <w:numId w:val="138"/>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8D1AB8" w:rsidP="006F7931">
      <w:pPr>
        <w:pStyle w:val="ListParagraph"/>
        <w:numPr>
          <w:ilvl w:val="1"/>
          <w:numId w:val="138"/>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9" w:name="About_Authentication"/>
      <w:bookmarkStart w:id="200" w:name="_bookmark182"/>
      <w:bookmarkEnd w:id="199"/>
      <w:bookmarkEnd w:id="200"/>
      <w:r w:rsidRPr="00A27FCD">
        <w:t>About Auth</w:t>
      </w:r>
      <w:bookmarkStart w:id="201" w:name="_bookmark183"/>
      <w:bookmarkEnd w:id="201"/>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2" w:name="Configuring_Password_Protection"/>
      <w:bookmarkStart w:id="203" w:name="_bookmark184"/>
      <w:bookmarkStart w:id="204" w:name="_bookmark185"/>
      <w:bookmarkEnd w:id="202"/>
      <w:bookmarkEnd w:id="203"/>
      <w:bookmarkEnd w:id="204"/>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59"/>
          <w:footerReference w:type="even" r:id="rId60"/>
          <w:footerReference w:type="default" r:id="rId61"/>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5" w:name="What_Are_the_Oracle_Database_Built-in_Pa"/>
      <w:bookmarkStart w:id="206" w:name="_bookmark186"/>
      <w:bookmarkEnd w:id="205"/>
      <w:bookmarkEnd w:id="206"/>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7" w:name="_bookmark192"/>
      <w:bookmarkEnd w:id="207"/>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2"/>
          <w:headerReference w:type="default" r:id="rId63"/>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8" w:name="Minimum_Requirements_for_Passwords"/>
      <w:bookmarkStart w:id="209" w:name="_bookmark196"/>
      <w:bookmarkStart w:id="210" w:name="_bookmark197"/>
      <w:bookmarkEnd w:id="208"/>
      <w:bookmarkEnd w:id="209"/>
      <w:bookmarkEnd w:id="210"/>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11" w:name="_bookmark199"/>
      <w:bookmarkEnd w:id="211"/>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2" w:name="Using_a_Password_Management_Policy"/>
      <w:bookmarkStart w:id="213" w:name="_bookmark200"/>
      <w:bookmarkEnd w:id="212"/>
      <w:bookmarkEnd w:id="213"/>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8D1AB8" w:rsidP="006F7931">
      <w:pPr>
        <w:pStyle w:val="ListParagraph"/>
        <w:numPr>
          <w:ilvl w:val="0"/>
          <w:numId w:val="129"/>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8D1AB8" w:rsidP="006F7931">
      <w:pPr>
        <w:pStyle w:val="ListParagraph"/>
        <w:numPr>
          <w:ilvl w:val="0"/>
          <w:numId w:val="129"/>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8D1AB8" w:rsidP="006F7931">
      <w:pPr>
        <w:pStyle w:val="ListParagraph"/>
        <w:numPr>
          <w:ilvl w:val="0"/>
          <w:numId w:val="129"/>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8D1AB8" w:rsidP="006F7931">
      <w:pPr>
        <w:pStyle w:val="ListParagraph"/>
        <w:numPr>
          <w:ilvl w:val="0"/>
          <w:numId w:val="129"/>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8D1AB8" w:rsidP="006F7931">
      <w:pPr>
        <w:pStyle w:val="ListParagraph"/>
        <w:numPr>
          <w:ilvl w:val="0"/>
          <w:numId w:val="129"/>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8D1AB8" w:rsidP="006F7931">
      <w:pPr>
        <w:pStyle w:val="ListParagraph"/>
        <w:numPr>
          <w:ilvl w:val="0"/>
          <w:numId w:val="129"/>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8D1AB8" w:rsidP="006F7931">
      <w:pPr>
        <w:pStyle w:val="ListParagraph"/>
        <w:numPr>
          <w:ilvl w:val="0"/>
          <w:numId w:val="129"/>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8D1AB8" w:rsidP="006F7931">
      <w:pPr>
        <w:pStyle w:val="ListParagraph"/>
        <w:numPr>
          <w:ilvl w:val="0"/>
          <w:numId w:val="129"/>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8D1AB8" w:rsidP="006F7931">
      <w:pPr>
        <w:pStyle w:val="ListParagraph"/>
        <w:numPr>
          <w:ilvl w:val="0"/>
          <w:numId w:val="129"/>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8D1AB8" w:rsidP="006F7931">
      <w:pPr>
        <w:pStyle w:val="ListParagraph"/>
        <w:numPr>
          <w:ilvl w:val="0"/>
          <w:numId w:val="129"/>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8D1AB8" w:rsidP="006F7931">
      <w:pPr>
        <w:pStyle w:val="ListParagraph"/>
        <w:numPr>
          <w:ilvl w:val="0"/>
          <w:numId w:val="129"/>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8D1AB8" w:rsidP="006F7931">
      <w:pPr>
        <w:pStyle w:val="ListParagraph"/>
        <w:numPr>
          <w:ilvl w:val="1"/>
          <w:numId w:val="129"/>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rsidP="006F7931">
      <w:pPr>
        <w:pStyle w:val="ListParagraph"/>
        <w:numPr>
          <w:ilvl w:val="1"/>
          <w:numId w:val="129"/>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4" w:name="About_Managing_Passwords"/>
      <w:bookmarkStart w:id="215" w:name="_bookmark202"/>
      <w:bookmarkStart w:id="216" w:name="_bookmark203"/>
      <w:bookmarkEnd w:id="214"/>
      <w:bookmarkEnd w:id="215"/>
      <w:bookmarkEnd w:id="216"/>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7" w:name="Finding_User_Accounts_That_Have_Default_"/>
      <w:bookmarkStart w:id="218" w:name="_bookmark206"/>
      <w:bookmarkStart w:id="219" w:name="_bookmark207"/>
      <w:bookmarkEnd w:id="217"/>
      <w:bookmarkEnd w:id="218"/>
      <w:bookmarkEnd w:id="219"/>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20" w:name="Configuring_Password_Settings_in_the_Def"/>
      <w:bookmarkStart w:id="221" w:name="_bookmark209"/>
      <w:bookmarkStart w:id="222" w:name="_bookmark210"/>
      <w:bookmarkStart w:id="223" w:name="_bookmark211"/>
      <w:bookmarkEnd w:id="220"/>
      <w:bookmarkEnd w:id="221"/>
      <w:bookmarkEnd w:id="222"/>
      <w:bookmarkEnd w:id="223"/>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8D1AB8">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4" w:name="_bookmark212"/>
      <w:bookmarkStart w:id="225" w:name="_bookmark213"/>
      <w:bookmarkEnd w:id="224"/>
      <w:bookmarkEnd w:id="225"/>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6" w:name="_bookmark214"/>
            <w:bookmarkEnd w:id="226"/>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6F7931">
            <w:pPr>
              <w:pStyle w:val="TableParagraph"/>
              <w:numPr>
                <w:ilvl w:val="0"/>
                <w:numId w:val="128"/>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6F7931">
            <w:pPr>
              <w:pStyle w:val="TableParagraph"/>
              <w:numPr>
                <w:ilvl w:val="0"/>
                <w:numId w:val="127"/>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7" w:name="_bookmark216"/>
            <w:bookmarkEnd w:id="227"/>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8" w:name="_bookmark220"/>
            <w:bookmarkEnd w:id="228"/>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9" w:name="Disabling_and_Enabling_the_Default_Passw"/>
      <w:bookmarkStart w:id="230" w:name="_bookmark221"/>
      <w:bookmarkEnd w:id="229"/>
      <w:bookmarkEnd w:id="230"/>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31" w:name="Automatically_Locking_a_User_Account_Aft"/>
      <w:bookmarkStart w:id="232" w:name="_bookmark227"/>
      <w:bookmarkStart w:id="233" w:name="_bookmark230"/>
      <w:bookmarkEnd w:id="231"/>
      <w:bookmarkEnd w:id="232"/>
      <w:bookmarkEnd w:id="233"/>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8D1AB8">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4" w:name="_bookmark233"/>
        <w:bookmarkEnd w:id="234"/>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5" w:name="_bookmark234"/>
      <w:bookmarkEnd w:id="235"/>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6" w:name="_bookmark238"/>
      <w:bookmarkEnd w:id="236"/>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7" w:name="Controlling_User_Ability_to_Reuse_Previo"/>
      <w:bookmarkStart w:id="238" w:name="_bookmark239"/>
      <w:bookmarkStart w:id="239" w:name="_bookmark240"/>
      <w:bookmarkStart w:id="240" w:name="_bookmark242"/>
      <w:bookmarkEnd w:id="237"/>
      <w:bookmarkEnd w:id="238"/>
      <w:bookmarkEnd w:id="239"/>
      <w:bookmarkEnd w:id="240"/>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8D1AB8">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41" w:name="_bookmark243"/>
      <w:bookmarkStart w:id="242" w:name="_bookmark244"/>
      <w:bookmarkEnd w:id="241"/>
      <w:bookmarkEnd w:id="242"/>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3" w:name="_bookmark245"/>
            <w:bookmarkEnd w:id="243"/>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6F7931">
            <w:pPr>
              <w:pStyle w:val="TableParagraph"/>
              <w:numPr>
                <w:ilvl w:val="0"/>
                <w:numId w:val="126"/>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rsidP="006F7931">
            <w:pPr>
              <w:pStyle w:val="TableParagraph"/>
              <w:numPr>
                <w:ilvl w:val="0"/>
                <w:numId w:val="126"/>
              </w:numPr>
              <w:tabs>
                <w:tab w:val="left" w:pos="795"/>
              </w:tabs>
              <w:spacing w:before="81"/>
              <w:rPr>
                <w:rFonts w:ascii="Arial" w:hAnsi="Arial" w:cs="Arial"/>
                <w:sz w:val="18"/>
              </w:rPr>
            </w:pPr>
            <w:bookmarkStart w:id="244" w:name="_bookmark247"/>
            <w:bookmarkEnd w:id="244"/>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6F7931">
            <w:pPr>
              <w:pStyle w:val="TableParagraph"/>
              <w:numPr>
                <w:ilvl w:val="0"/>
                <w:numId w:val="125"/>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rsidP="006F7931">
            <w:pPr>
              <w:pStyle w:val="TableParagraph"/>
              <w:numPr>
                <w:ilvl w:val="0"/>
                <w:numId w:val="125"/>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777777" w:rsidR="008C539B" w:rsidRPr="00A27FCD" w:rsidRDefault="008D1AB8">
      <w:pPr>
        <w:pStyle w:val="BodyText"/>
        <w:spacing w:before="5"/>
        <w:rPr>
          <w:rFonts w:ascii="Arial" w:hAnsi="Arial" w:cs="Arial"/>
          <w:sz w:val="18"/>
        </w:rPr>
      </w:pPr>
      <w:r>
        <w:rPr>
          <w:rFonts w:ascii="Arial" w:hAnsi="Arial" w:cs="Arial"/>
        </w:rPr>
        <w:pict w14:anchorId="59B966FD">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6D1E2A7E" w:rsidR="008C539B" w:rsidRPr="00A27FCD"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5E0DC96">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anchorlock/>
          </v:group>
        </w:pic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5" w:name="Controlling_Password_Aging_and_Expiratio"/>
      <w:bookmarkStart w:id="246" w:name="_bookmark249"/>
      <w:bookmarkStart w:id="247" w:name="_bookmark250"/>
      <w:bookmarkEnd w:id="245"/>
      <w:bookmarkEnd w:id="246"/>
      <w:bookmarkEnd w:id="247"/>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8" w:name="_bookmark253"/>
        <w:bookmarkEnd w:id="248"/>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8D1AB8">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9" w:name="_bookmark254"/>
        <w:bookmarkEnd w:id="249"/>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50" w:name="_bookmark255"/>
      <w:bookmarkEnd w:id="250"/>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51" w:name="Password_Change_Life_Cycle"/>
      <w:bookmarkStart w:id="252" w:name="_bookmark256"/>
      <w:bookmarkEnd w:id="251"/>
      <w:bookmarkEnd w:id="252"/>
      <w:r w:rsidRPr="00A27FCD">
        <w:t>Vòng đời thay đổi mật khẩu</w:t>
      </w:r>
    </w:p>
    <w:p w14:paraId="14C0E163" w14:textId="0C8F16E1" w:rsidR="008C539B" w:rsidRPr="00A27FCD" w:rsidRDefault="008D1AB8">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6F7931">
      <w:pPr>
        <w:pStyle w:val="ListParagraph"/>
        <w:numPr>
          <w:ilvl w:val="0"/>
          <w:numId w:val="129"/>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6F7931">
      <w:pPr>
        <w:pStyle w:val="ListParagraph"/>
        <w:numPr>
          <w:ilvl w:val="0"/>
          <w:numId w:val="129"/>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6F7931">
      <w:pPr>
        <w:pStyle w:val="ListParagraph"/>
        <w:numPr>
          <w:ilvl w:val="0"/>
          <w:numId w:val="129"/>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6F7931">
      <w:pPr>
        <w:pStyle w:val="ListParagraph"/>
        <w:numPr>
          <w:ilvl w:val="0"/>
          <w:numId w:val="129"/>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3" w:name="_bookmark258"/>
      <w:bookmarkEnd w:id="253"/>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4" w:name="_bookmark260"/>
      <w:bookmarkEnd w:id="254"/>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5" w:name="_bookmark262"/>
      <w:bookmarkEnd w:id="255"/>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6" w:name="_bookmark264"/>
      <w:bookmarkEnd w:id="256"/>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7" w:name="Setting_the_PASSWORD_LIFE_TIME_Profile_P"/>
      <w:bookmarkStart w:id="258" w:name="_bookmark265"/>
      <w:bookmarkEnd w:id="257"/>
      <w:bookmarkEnd w:id="258"/>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6F7931">
      <w:pPr>
        <w:pStyle w:val="ListParagraph"/>
        <w:numPr>
          <w:ilvl w:val="0"/>
          <w:numId w:val="129"/>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6F7931">
      <w:pPr>
        <w:pStyle w:val="ListParagraph"/>
        <w:numPr>
          <w:ilvl w:val="0"/>
          <w:numId w:val="129"/>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9" w:name="Enforcing_Password_Complexity_Verificati"/>
      <w:bookmarkStart w:id="260" w:name="_bookmark268"/>
      <w:bookmarkStart w:id="261" w:name="_bookmark269"/>
      <w:bookmarkEnd w:id="259"/>
      <w:bookmarkEnd w:id="260"/>
      <w:bookmarkEnd w:id="261"/>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5"/>
          <w:footerReference w:type="default" r:id="rId66"/>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2" w:name="_bookmark272"/>
      <w:bookmarkStart w:id="263" w:name="_bookmark273"/>
      <w:bookmarkEnd w:id="262"/>
      <w:bookmarkEnd w:id="263"/>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6F7931">
      <w:pPr>
        <w:pStyle w:val="ListParagraph"/>
        <w:numPr>
          <w:ilvl w:val="0"/>
          <w:numId w:val="124"/>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6F7931">
      <w:pPr>
        <w:pStyle w:val="ListParagraph"/>
        <w:numPr>
          <w:ilvl w:val="0"/>
          <w:numId w:val="124"/>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6F7931">
      <w:pPr>
        <w:pStyle w:val="ListParagraph"/>
        <w:numPr>
          <w:ilvl w:val="0"/>
          <w:numId w:val="124"/>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6F7931">
      <w:pPr>
        <w:pStyle w:val="ListParagraph"/>
        <w:numPr>
          <w:ilvl w:val="0"/>
          <w:numId w:val="124"/>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6F7931">
      <w:pPr>
        <w:pStyle w:val="ListParagraph"/>
        <w:numPr>
          <w:ilvl w:val="1"/>
          <w:numId w:val="124"/>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6F7931">
      <w:pPr>
        <w:pStyle w:val="ListParagraph"/>
        <w:numPr>
          <w:ilvl w:val="2"/>
          <w:numId w:val="124"/>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77777777" w:rsidR="008C539B" w:rsidRPr="00A27FCD" w:rsidRDefault="008D1AB8">
      <w:pPr>
        <w:pStyle w:val="BodyText"/>
        <w:spacing w:before="2"/>
        <w:rPr>
          <w:rFonts w:ascii="Arial" w:hAnsi="Arial" w:cs="Arial"/>
          <w:sz w:val="18"/>
        </w:rPr>
      </w:pPr>
      <w:r>
        <w:rPr>
          <w:rFonts w:ascii="Arial" w:hAnsi="Arial" w:cs="Arial"/>
        </w:rPr>
        <w:pict w14:anchorId="1E99C9F9">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4CD9DE62" w:rsidR="008C539B" w:rsidRPr="00A27FCD" w:rsidRDefault="008D1AB8">
      <w:pPr>
        <w:pStyle w:val="BodyText"/>
        <w:spacing w:before="121" w:line="230" w:lineRule="auto"/>
        <w:ind w:left="2979" w:right="1456"/>
        <w:rPr>
          <w:rFonts w:ascii="Arial" w:hAnsi="Arial" w:cs="Arial"/>
        </w:rPr>
      </w:pPr>
      <w:r>
        <w:rPr>
          <w:rFonts w:ascii="Arial" w:hAnsi="Arial" w:cs="Arial"/>
        </w:rPr>
        <w:pict w14:anchorId="0CE60CD5">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4" w:name="Enabling_or_Disabling_Password_Case_Sens"/>
      <w:bookmarkStart w:id="265" w:name="_bookmark274"/>
      <w:bookmarkStart w:id="266" w:name="_bookmark275"/>
      <w:bookmarkEnd w:id="264"/>
      <w:bookmarkEnd w:id="265"/>
      <w:bookmarkEnd w:id="266"/>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8D1AB8" w:rsidP="006F7931">
      <w:pPr>
        <w:pStyle w:val="ListParagraph"/>
        <w:numPr>
          <w:ilvl w:val="0"/>
          <w:numId w:val="123"/>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8D1AB8" w:rsidP="006F7931">
      <w:pPr>
        <w:pStyle w:val="ListParagraph"/>
        <w:numPr>
          <w:ilvl w:val="0"/>
          <w:numId w:val="123"/>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8D1AB8" w:rsidP="006F7931">
      <w:pPr>
        <w:pStyle w:val="ListParagraph"/>
        <w:numPr>
          <w:ilvl w:val="0"/>
          <w:numId w:val="123"/>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8D1AB8" w:rsidP="006F7931">
      <w:pPr>
        <w:pStyle w:val="ListParagraph"/>
        <w:numPr>
          <w:ilvl w:val="0"/>
          <w:numId w:val="123"/>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8D1AB8" w:rsidP="006F7931">
      <w:pPr>
        <w:pStyle w:val="ListParagraph"/>
        <w:numPr>
          <w:ilvl w:val="0"/>
          <w:numId w:val="123"/>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7" w:name="_bookmark276"/>
      <w:bookmarkEnd w:id="267"/>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8" w:name="_bookmark281"/>
      <w:bookmarkEnd w:id="268"/>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6F7931">
      <w:pPr>
        <w:pStyle w:val="ListParagraph"/>
        <w:numPr>
          <w:ilvl w:val="0"/>
          <w:numId w:val="122"/>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6F7931">
      <w:pPr>
        <w:pStyle w:val="ListParagraph"/>
        <w:numPr>
          <w:ilvl w:val="0"/>
          <w:numId w:val="122"/>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9" w:name="_bookmark283"/>
      <w:bookmarkStart w:id="270" w:name="_bookmark284"/>
      <w:bookmarkEnd w:id="269"/>
      <w:bookmarkEnd w:id="270"/>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71" w:name="_bookmark285"/>
      <w:bookmarkEnd w:id="271"/>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8D1AB8">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2" w:name="_bookmark287"/>
      <w:bookmarkEnd w:id="272"/>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3" w:name="_bookmark288"/>
      <w:bookmarkEnd w:id="273"/>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6F7931">
      <w:pPr>
        <w:pStyle w:val="ListParagraph"/>
        <w:numPr>
          <w:ilvl w:val="1"/>
          <w:numId w:val="122"/>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6F7931">
      <w:pPr>
        <w:pStyle w:val="ListParagraph"/>
        <w:numPr>
          <w:ilvl w:val="1"/>
          <w:numId w:val="122"/>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4" w:name="Ensuring_Against_Password_Security_Threa"/>
      <w:bookmarkStart w:id="275" w:name="_bookmark289"/>
      <w:bookmarkStart w:id="276" w:name="_bookmark290"/>
      <w:bookmarkEnd w:id="274"/>
      <w:bookmarkEnd w:id="275"/>
      <w:bookmarkEnd w:id="276"/>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6F7931">
      <w:pPr>
        <w:pStyle w:val="ListParagraph"/>
        <w:numPr>
          <w:ilvl w:val="0"/>
          <w:numId w:val="121"/>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6F7931">
      <w:pPr>
        <w:pStyle w:val="ListParagraph"/>
        <w:numPr>
          <w:ilvl w:val="1"/>
          <w:numId w:val="121"/>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6F7931">
      <w:pPr>
        <w:pStyle w:val="ListParagraph"/>
        <w:numPr>
          <w:ilvl w:val="1"/>
          <w:numId w:val="121"/>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6F7931">
      <w:pPr>
        <w:pStyle w:val="ListParagraph"/>
        <w:numPr>
          <w:ilvl w:val="1"/>
          <w:numId w:val="121"/>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6F7931">
      <w:pPr>
        <w:pStyle w:val="ListParagraph"/>
        <w:numPr>
          <w:ilvl w:val="0"/>
          <w:numId w:val="121"/>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6F7931">
      <w:pPr>
        <w:pStyle w:val="ListParagraph"/>
        <w:numPr>
          <w:ilvl w:val="0"/>
          <w:numId w:val="121"/>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7" w:name="Managing_the_Secure_External_Password_St"/>
      <w:bookmarkStart w:id="278" w:name="_bookmark297"/>
      <w:bookmarkStart w:id="279" w:name="_bookmark298"/>
      <w:bookmarkEnd w:id="277"/>
      <w:bookmarkEnd w:id="278"/>
      <w:bookmarkEnd w:id="279"/>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80" w:name="About_the_Secure_External_Password_Store"/>
      <w:bookmarkStart w:id="281" w:name="_bookmark299"/>
      <w:bookmarkEnd w:id="280"/>
      <w:bookmarkEnd w:id="281"/>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77777777" w:rsidR="008C539B" w:rsidRPr="00A27FCD" w:rsidRDefault="008D1AB8">
      <w:pPr>
        <w:pStyle w:val="BodyText"/>
        <w:spacing w:before="5"/>
        <w:rPr>
          <w:rFonts w:ascii="Arial" w:hAnsi="Arial" w:cs="Arial"/>
          <w:sz w:val="26"/>
        </w:rPr>
      </w:pPr>
      <w:r>
        <w:rPr>
          <w:rFonts w:ascii="Arial" w:hAnsi="Arial" w:cs="Arial"/>
        </w:rPr>
        <w:pict w14:anchorId="708703C5">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36AE4852"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8D1AB8">
        <w:rPr>
          <w:rFonts w:ascii="Arial" w:hAnsi="Arial" w:cs="Arial"/>
        </w:rPr>
        <w:pict w14:anchorId="06A885D8">
          <v:group id="_x0000_s1553" style="position:absolute;left:0;text-align:left;margin-left:204pt;margin-top:41.4pt;width:312pt;height:2.55pt;z-index:2224;mso-wrap-distance-left:0;mso-wrap-distance-right:0;mso-position-horizontal-relative:page;mso-position-vertical-relative:text" coordorigin="4080,828" coordsize="6240,51">
            <v:line id="_x0000_s1555" style="position:absolute" from="4080,831" to="10320,831" strokeweight=".24pt"/>
            <v:line id="_x0000_s1554" style="position:absolute" from="4080,876" to="10320,876" strokeweight=".24pt"/>
            <w10:wrap type="topAndBottom" anchorx="page"/>
          </v:group>
        </w:pic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2" w:name="How_Does_the_External_Password_Store_Wor"/>
      <w:bookmarkStart w:id="283" w:name="_bookmark304"/>
      <w:bookmarkEnd w:id="282"/>
      <w:bookmarkEnd w:id="283"/>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4" w:name="Configuring_Clients_to_Use_the_External_"/>
      <w:bookmarkStart w:id="285" w:name="_bookmark307"/>
      <w:bookmarkEnd w:id="284"/>
      <w:bookmarkEnd w:id="285"/>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6F7931">
      <w:pPr>
        <w:pStyle w:val="ListParagraph"/>
        <w:numPr>
          <w:ilvl w:val="0"/>
          <w:numId w:val="120"/>
        </w:numPr>
        <w:tabs>
          <w:tab w:val="left" w:pos="2020"/>
        </w:tabs>
        <w:spacing w:before="139"/>
        <w:jc w:val="left"/>
        <w:rPr>
          <w:rFonts w:ascii="Arial" w:hAnsi="Arial" w:cs="Arial"/>
          <w:sz w:val="18"/>
        </w:rPr>
      </w:pPr>
      <w:bookmarkStart w:id="286" w:name="_bookmark309"/>
      <w:bookmarkEnd w:id="286"/>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6F7931">
      <w:pPr>
        <w:pStyle w:val="ListParagraph"/>
        <w:numPr>
          <w:ilvl w:val="0"/>
          <w:numId w:val="120"/>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6F7931">
      <w:pPr>
        <w:pStyle w:val="ListParagraph"/>
        <w:numPr>
          <w:ilvl w:val="1"/>
          <w:numId w:val="120"/>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6F7931">
      <w:pPr>
        <w:pStyle w:val="ListParagraph"/>
        <w:numPr>
          <w:ilvl w:val="1"/>
          <w:numId w:val="120"/>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6F7931">
      <w:pPr>
        <w:pStyle w:val="ListParagraph"/>
        <w:numPr>
          <w:ilvl w:val="1"/>
          <w:numId w:val="120"/>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77777777" w:rsidR="008C539B" w:rsidRPr="00A27FCD" w:rsidRDefault="008D1AB8">
      <w:pPr>
        <w:pStyle w:val="BodyText"/>
        <w:spacing w:before="1"/>
        <w:rPr>
          <w:rFonts w:ascii="Arial" w:hAnsi="Arial" w:cs="Arial"/>
          <w:sz w:val="18"/>
        </w:rPr>
      </w:pPr>
      <w:r>
        <w:rPr>
          <w:rFonts w:ascii="Arial" w:hAnsi="Arial" w:cs="Arial"/>
        </w:rPr>
        <w:pict w14:anchorId="0A236AE4">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96AD927" w:rsidR="008C539B" w:rsidRPr="00A27FCD"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15FBF4B">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anchorlock/>
          </v:group>
        </w:pic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rsidP="006F7931">
      <w:pPr>
        <w:pStyle w:val="ListParagraph"/>
        <w:numPr>
          <w:ilvl w:val="0"/>
          <w:numId w:val="120"/>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6F7931">
      <w:pPr>
        <w:pStyle w:val="ListParagraph"/>
        <w:numPr>
          <w:ilvl w:val="0"/>
          <w:numId w:val="120"/>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59879991" w:rsidR="008C539B" w:rsidRPr="00A27FCD"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E0A161">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anchorlock/>
          </v:group>
        </w:pict>
      </w:r>
    </w:p>
    <w:p w14:paraId="2E49F434" w14:textId="2F0F7E97" w:rsidR="008C539B" w:rsidRPr="00A27FCD" w:rsidRDefault="008D1AB8">
      <w:pPr>
        <w:pStyle w:val="BodyText"/>
        <w:spacing w:before="57" w:line="230" w:lineRule="auto"/>
        <w:ind w:left="2379" w:right="1456"/>
        <w:rPr>
          <w:rFonts w:ascii="Arial" w:hAnsi="Arial" w:cs="Arial"/>
        </w:rPr>
      </w:pPr>
      <w:r>
        <w:rPr>
          <w:rFonts w:ascii="Arial" w:hAnsi="Arial" w:cs="Arial"/>
        </w:rPr>
        <w:pict w14:anchorId="699BFB33">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8D1AB8"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7" w:name="_bookmark310"/>
      <w:bookmarkEnd w:id="287"/>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8" w:name="Managing_External_Password_Store_Credent"/>
      <w:bookmarkStart w:id="289" w:name="_bookmark311"/>
      <w:bookmarkEnd w:id="288"/>
      <w:bookmarkEnd w:id="289"/>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90" w:name="_bookmark312"/>
      <w:bookmarkEnd w:id="290"/>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91" w:name="_bookmark313"/>
      <w:bookmarkEnd w:id="291"/>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2" w:name="_bookmark314"/>
      <w:bookmarkEnd w:id="292"/>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3" w:name="_bookmark315"/>
      <w:bookmarkEnd w:id="293"/>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7"/>
          <w:footerReference w:type="default" r:id="rId68"/>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4" w:name="Authenticating_Database_Administrators"/>
      <w:bookmarkStart w:id="295" w:name="_bookmark316"/>
      <w:bookmarkEnd w:id="294"/>
      <w:bookmarkEnd w:id="295"/>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6" w:name="Strong_Authentication_and_Centralized_Ma"/>
      <w:bookmarkStart w:id="297" w:name="_bookmark318"/>
      <w:bookmarkStart w:id="298" w:name="_bookmark319"/>
      <w:bookmarkEnd w:id="296"/>
      <w:bookmarkEnd w:id="297"/>
      <w:bookmarkEnd w:id="298"/>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9" w:name="Configuring_Directory_Authentication_for"/>
      <w:bookmarkStart w:id="300" w:name="_bookmark323"/>
      <w:bookmarkEnd w:id="299"/>
      <w:bookmarkEnd w:id="300"/>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6F7931">
      <w:pPr>
        <w:pStyle w:val="ListParagraph"/>
        <w:numPr>
          <w:ilvl w:val="0"/>
          <w:numId w:val="119"/>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69"/>
          <w:headerReference w:type="default" r:id="rId70"/>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6F7931">
      <w:pPr>
        <w:pStyle w:val="ListParagraph"/>
        <w:numPr>
          <w:ilvl w:val="0"/>
          <w:numId w:val="119"/>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301" w:name="Configuring_Kerberos_Authentication_for_"/>
      <w:bookmarkStart w:id="302" w:name="_bookmark325"/>
      <w:bookmarkEnd w:id="301"/>
      <w:bookmarkEnd w:id="302"/>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6F7931">
      <w:pPr>
        <w:pStyle w:val="ListParagraph"/>
        <w:numPr>
          <w:ilvl w:val="0"/>
          <w:numId w:val="118"/>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6F7931">
      <w:pPr>
        <w:pStyle w:val="ListParagraph"/>
        <w:numPr>
          <w:ilvl w:val="0"/>
          <w:numId w:val="118"/>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6F7931">
      <w:pPr>
        <w:pStyle w:val="ListParagraph"/>
        <w:numPr>
          <w:ilvl w:val="0"/>
          <w:numId w:val="118"/>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6F7931">
      <w:pPr>
        <w:pStyle w:val="ListParagraph"/>
        <w:numPr>
          <w:ilvl w:val="0"/>
          <w:numId w:val="118"/>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6F7931">
      <w:pPr>
        <w:pStyle w:val="ListParagraph"/>
        <w:numPr>
          <w:ilvl w:val="0"/>
          <w:numId w:val="118"/>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3" w:name="Configuring_Secure_Sockets_Layer_Authent"/>
      <w:bookmarkStart w:id="304" w:name="_bookmark327"/>
      <w:bookmarkEnd w:id="303"/>
      <w:bookmarkEnd w:id="304"/>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6F7931">
      <w:pPr>
        <w:pStyle w:val="ListParagraph"/>
        <w:numPr>
          <w:ilvl w:val="0"/>
          <w:numId w:val="117"/>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6F7931">
      <w:pPr>
        <w:pStyle w:val="ListParagraph"/>
        <w:numPr>
          <w:ilvl w:val="1"/>
          <w:numId w:val="117"/>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6F7931">
      <w:pPr>
        <w:pStyle w:val="ListParagraph"/>
        <w:numPr>
          <w:ilvl w:val="1"/>
          <w:numId w:val="117"/>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6F7931">
      <w:pPr>
        <w:pStyle w:val="ListParagraph"/>
        <w:numPr>
          <w:ilvl w:val="1"/>
          <w:numId w:val="117"/>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6F7931">
      <w:pPr>
        <w:pStyle w:val="ListParagraph"/>
        <w:numPr>
          <w:ilvl w:val="1"/>
          <w:numId w:val="117"/>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6F7931">
      <w:pPr>
        <w:pStyle w:val="ListParagraph"/>
        <w:numPr>
          <w:ilvl w:val="0"/>
          <w:numId w:val="117"/>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6F7931">
      <w:pPr>
        <w:pStyle w:val="ListParagraph"/>
        <w:numPr>
          <w:ilvl w:val="1"/>
          <w:numId w:val="117"/>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6F7931">
      <w:pPr>
        <w:pStyle w:val="ListParagraph"/>
        <w:numPr>
          <w:ilvl w:val="1"/>
          <w:numId w:val="117"/>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6F7931">
      <w:pPr>
        <w:pStyle w:val="ListParagraph"/>
        <w:numPr>
          <w:ilvl w:val="1"/>
          <w:numId w:val="117"/>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6F7931">
      <w:pPr>
        <w:pStyle w:val="ListParagraph"/>
        <w:numPr>
          <w:ilvl w:val="0"/>
          <w:numId w:val="117"/>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6F7931">
      <w:pPr>
        <w:pStyle w:val="ListParagraph"/>
        <w:numPr>
          <w:ilvl w:val="0"/>
          <w:numId w:val="117"/>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6F7931">
      <w:pPr>
        <w:pStyle w:val="ListParagraph"/>
        <w:numPr>
          <w:ilvl w:val="0"/>
          <w:numId w:val="117"/>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5" w:name="_bookmark329"/>
      <w:bookmarkEnd w:id="305"/>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6" w:name="Authenticating_Database_Administrators_b"/>
      <w:bookmarkStart w:id="307" w:name="_bookmark332"/>
      <w:bookmarkEnd w:id="306"/>
      <w:bookmarkEnd w:id="307"/>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6F7931">
      <w:pPr>
        <w:pStyle w:val="ListParagraph"/>
        <w:numPr>
          <w:ilvl w:val="0"/>
          <w:numId w:val="116"/>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8" w:name="_bookmark338"/>
        <w:bookmarkEnd w:id="308"/>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6F7931">
      <w:pPr>
        <w:pStyle w:val="ListParagraph"/>
        <w:numPr>
          <w:ilvl w:val="0"/>
          <w:numId w:val="116"/>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6F7931">
      <w:pPr>
        <w:pStyle w:val="ListParagraph"/>
        <w:numPr>
          <w:ilvl w:val="0"/>
          <w:numId w:val="116"/>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2BDDD51F"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8D1AB8">
        <w:rPr>
          <w:rFonts w:ascii="Arial" w:hAnsi="Arial" w:cs="Arial"/>
        </w:rPr>
        <w:pict w14:anchorId="2000C220">
          <v:group id="_x0000_s1538" style="position:absolute;left:0;text-align:left;margin-left:174pt;margin-top:13.3pt;width:300pt;height:2.55pt;z-index:2344;mso-wrap-distance-left:0;mso-wrap-distance-right:0;mso-position-horizontal-relative:page;mso-position-vertical-relative:text" coordorigin="3480,266" coordsize="6000,51">
            <v:line id="_x0000_s1540" style="position:absolute" from="3480,268" to="9480,268" strokeweight=".24pt"/>
            <v:line id="_x0000_s1539" style="position:absolute" from="3480,314" to="9480,314" strokeweight=".24pt"/>
            <w10:wrap type="topAndBottom" anchorx="page"/>
          </v:group>
        </w:pic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29F17DA6" w:rsidR="008C539B" w:rsidRPr="00A27FCD"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7ADA564">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anchorlock/>
          </v:group>
        </w:pic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9" w:name="Using_the_Database_to_Authenticate_Users"/>
      <w:bookmarkStart w:id="310" w:name="_bookmark339"/>
      <w:bookmarkEnd w:id="309"/>
      <w:bookmarkEnd w:id="310"/>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11" w:name="About_Database_Authentication"/>
      <w:bookmarkStart w:id="312" w:name="_bookmark341"/>
      <w:bookmarkEnd w:id="311"/>
      <w:bookmarkEnd w:id="312"/>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3" w:name="Advantages_of_Database_Authentication"/>
      <w:bookmarkStart w:id="314" w:name="_bookmark345"/>
      <w:bookmarkEnd w:id="313"/>
      <w:bookmarkEnd w:id="314"/>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1"/>
          <w:headerReference w:type="default" r:id="rId72"/>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5" w:name="Creating_a_User_Who_Is_Authenticated_by_"/>
      <w:bookmarkStart w:id="316" w:name="_bookmark347"/>
      <w:bookmarkEnd w:id="315"/>
      <w:bookmarkEnd w:id="316"/>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7" w:name="Using_the_Operating_System_to_Authentica"/>
      <w:bookmarkStart w:id="318" w:name="_bookmark349"/>
      <w:bookmarkEnd w:id="317"/>
      <w:bookmarkEnd w:id="318"/>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9" w:name="Using_the_Network_to_Authenticate_Users"/>
      <w:bookmarkStart w:id="320" w:name="_bookmark356"/>
      <w:bookmarkEnd w:id="319"/>
      <w:bookmarkEnd w:id="320"/>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21" w:name="Authentication_Using_Secure_Sockets_Laye"/>
      <w:bookmarkStart w:id="322" w:name="_bookmark357"/>
      <w:bookmarkEnd w:id="321"/>
      <w:bookmarkEnd w:id="322"/>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3" w:name="Authentication_Using_Third-Party_Service"/>
      <w:bookmarkStart w:id="324" w:name="_bookmark361"/>
      <w:bookmarkEnd w:id="323"/>
      <w:bookmarkEnd w:id="324"/>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77777777" w:rsidR="008C539B" w:rsidRPr="00A27FCD" w:rsidRDefault="008D1AB8">
      <w:pPr>
        <w:pStyle w:val="BodyText"/>
        <w:spacing w:before="1"/>
        <w:rPr>
          <w:rFonts w:ascii="Arial" w:hAnsi="Arial" w:cs="Arial"/>
          <w:sz w:val="18"/>
        </w:rPr>
      </w:pPr>
      <w:r>
        <w:rPr>
          <w:rFonts w:ascii="Arial" w:hAnsi="Arial" w:cs="Arial"/>
        </w:rPr>
        <w:pict w14:anchorId="5BAED69A">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09F40EE3" w:rsidR="008C539B" w:rsidRPr="00A27FCD"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07DAC1FD">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anchorlock/>
          </v:group>
        </w:pic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3"/>
          <w:headerReference w:type="default" r:id="rId74"/>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5" w:name="_bookmark365"/>
      <w:bookmarkEnd w:id="325"/>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6" w:name="_bookmark366"/>
      <w:bookmarkEnd w:id="326"/>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6F7931">
      <w:pPr>
        <w:pStyle w:val="ListParagraph"/>
        <w:numPr>
          <w:ilvl w:val="0"/>
          <w:numId w:val="115"/>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7" w:name="_bookmark368"/>
      <w:bookmarkEnd w:id="327"/>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6F7931">
      <w:pPr>
        <w:pStyle w:val="ListParagraph"/>
        <w:numPr>
          <w:ilvl w:val="0"/>
          <w:numId w:val="115"/>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8" w:name="_bookmark369"/>
      <w:bookmarkEnd w:id="328"/>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6F7931">
      <w:pPr>
        <w:pStyle w:val="ListParagraph"/>
        <w:numPr>
          <w:ilvl w:val="0"/>
          <w:numId w:val="115"/>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6F7931">
      <w:pPr>
        <w:pStyle w:val="ListParagraph"/>
        <w:numPr>
          <w:ilvl w:val="0"/>
          <w:numId w:val="115"/>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6F7931">
      <w:pPr>
        <w:pStyle w:val="ListParagraph"/>
        <w:numPr>
          <w:ilvl w:val="0"/>
          <w:numId w:val="114"/>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9" w:name="Configuring_Global_User_Authentication_a"/>
      <w:bookmarkStart w:id="330" w:name="_bookmark374"/>
      <w:bookmarkStart w:id="331" w:name="_bookmark375"/>
      <w:bookmarkEnd w:id="329"/>
      <w:bookmarkEnd w:id="330"/>
      <w:bookmarkEnd w:id="331"/>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7777777" w:rsidR="008C539B" w:rsidRPr="00A27FCD" w:rsidRDefault="008D1AB8">
      <w:pPr>
        <w:pStyle w:val="BodyText"/>
        <w:spacing w:before="9"/>
        <w:rPr>
          <w:rFonts w:ascii="Arial" w:hAnsi="Arial" w:cs="Arial"/>
          <w:sz w:val="17"/>
        </w:rPr>
      </w:pPr>
      <w:r>
        <w:rPr>
          <w:rFonts w:ascii="Arial" w:hAnsi="Arial" w:cs="Arial"/>
        </w:rPr>
        <w:pict w14:anchorId="6E50AB19">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5C92F959" w:rsidR="008C539B" w:rsidRPr="00A27FCD"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B929A0F">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anchorlock/>
          </v:group>
        </w:pic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5"/>
          <w:headerReference w:type="default" r:id="rId76"/>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2" w:name="Creating_a_User_Who_Is_Authorized_by_a_D"/>
      <w:bookmarkStart w:id="333" w:name="_bookmark381"/>
      <w:bookmarkEnd w:id="332"/>
      <w:bookmarkEnd w:id="333"/>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4" w:name="Creating_a_Global_User_Who_Has_a_Private"/>
      <w:bookmarkStart w:id="335" w:name="_bookmark383"/>
      <w:bookmarkStart w:id="336" w:name="_bookmark384"/>
      <w:bookmarkEnd w:id="334"/>
      <w:bookmarkEnd w:id="335"/>
      <w:bookmarkEnd w:id="336"/>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7" w:name="Creating_Multiple_Enterprise_Users_Who_S"/>
      <w:bookmarkStart w:id="338" w:name="_bookmark387"/>
      <w:bookmarkStart w:id="339" w:name="_bookmark388"/>
      <w:bookmarkEnd w:id="337"/>
      <w:bookmarkEnd w:id="338"/>
      <w:bookmarkEnd w:id="339"/>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6F7931">
      <w:pPr>
        <w:pStyle w:val="ListParagraph"/>
        <w:numPr>
          <w:ilvl w:val="0"/>
          <w:numId w:val="113"/>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6F7931">
      <w:pPr>
        <w:pStyle w:val="ListParagraph"/>
        <w:numPr>
          <w:ilvl w:val="0"/>
          <w:numId w:val="113"/>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40" w:name="Advantages_of_Global_Authentication_and_"/>
      <w:bookmarkStart w:id="341" w:name="_bookmark390"/>
      <w:bookmarkEnd w:id="340"/>
      <w:bookmarkEnd w:id="341"/>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7"/>
          <w:footerReference w:type="default" r:id="rId78"/>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2" w:name="Configuring_an_External_Service_to_Authe"/>
      <w:bookmarkStart w:id="343" w:name="_bookmark393"/>
      <w:bookmarkEnd w:id="342"/>
      <w:bookmarkEnd w:id="343"/>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4" w:name="About_External_Authentication"/>
      <w:bookmarkStart w:id="345" w:name="_bookmark394"/>
      <w:bookmarkEnd w:id="344"/>
      <w:bookmarkEnd w:id="345"/>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79"/>
          <w:headerReference w:type="default" r:id="rId80"/>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77777777" w:rsidR="008C539B" w:rsidRPr="00A27FCD" w:rsidRDefault="008D1AB8">
      <w:pPr>
        <w:pStyle w:val="BodyText"/>
        <w:spacing w:before="5"/>
        <w:rPr>
          <w:rFonts w:ascii="Arial" w:hAnsi="Arial" w:cs="Arial"/>
          <w:sz w:val="19"/>
        </w:rPr>
      </w:pPr>
      <w:r>
        <w:rPr>
          <w:rFonts w:ascii="Arial" w:hAnsi="Arial" w:cs="Arial"/>
        </w:rPr>
        <w:pict w14:anchorId="322D0DE9">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529A707F" w:rsidR="008C539B" w:rsidRPr="00A27FCD"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E5E8625">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anchorlock/>
          </v:group>
        </w:pic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6" w:name="Advantages_of_External_Authentication"/>
      <w:bookmarkStart w:id="347" w:name="_bookmark397"/>
      <w:bookmarkEnd w:id="346"/>
      <w:bookmarkEnd w:id="347"/>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8" w:name="Creating_a_User_Who_Is_Authenticated_Ext"/>
      <w:bookmarkStart w:id="349" w:name="_bookmark399"/>
      <w:bookmarkEnd w:id="348"/>
      <w:bookmarkEnd w:id="349"/>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50" w:name="Authenticating_User_Logins_Using_the_Ope"/>
      <w:bookmarkStart w:id="351" w:name="_bookmark401"/>
      <w:bookmarkEnd w:id="350"/>
      <w:bookmarkEnd w:id="351"/>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2" w:name="Authentication_User_Logins_Using_Network"/>
      <w:bookmarkStart w:id="353" w:name="_bookmark405"/>
      <w:bookmarkEnd w:id="352"/>
      <w:bookmarkEnd w:id="353"/>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4" w:name="Using_Multitier_Authentication_and_Autho"/>
      <w:bookmarkStart w:id="355" w:name="_bookmark407"/>
      <w:bookmarkEnd w:id="354"/>
      <w:bookmarkEnd w:id="355"/>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1"/>
          <w:headerReference w:type="default" r:id="rId82"/>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6" w:name="Administration_and_Security_in_Clients,_"/>
      <w:bookmarkStart w:id="357" w:name="_bookmark410"/>
      <w:bookmarkEnd w:id="356"/>
      <w:bookmarkEnd w:id="357"/>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8D1AB8">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8" w:name="_bookmark412"/>
      <w:bookmarkEnd w:id="358"/>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3"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6F7931">
      <w:pPr>
        <w:pStyle w:val="ListParagraph"/>
        <w:numPr>
          <w:ilvl w:val="0"/>
          <w:numId w:val="112"/>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6F7931">
      <w:pPr>
        <w:pStyle w:val="ListParagraph"/>
        <w:numPr>
          <w:ilvl w:val="0"/>
          <w:numId w:val="112"/>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6F7931">
      <w:pPr>
        <w:pStyle w:val="ListParagraph"/>
        <w:numPr>
          <w:ilvl w:val="0"/>
          <w:numId w:val="112"/>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9" w:name="Preserving_User_Identity_in_Multitiered_"/>
      <w:bookmarkStart w:id="360" w:name="_bookmark413"/>
      <w:bookmarkStart w:id="361" w:name="_bookmark414"/>
      <w:bookmarkEnd w:id="359"/>
      <w:bookmarkEnd w:id="360"/>
      <w:bookmarkEnd w:id="361"/>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2" w:name="Using_a_Middle_Tier_Server_for_Proxy_Aut"/>
      <w:bookmarkStart w:id="363" w:name="_bookmark415"/>
      <w:bookmarkStart w:id="364" w:name="_bookmark416"/>
      <w:bookmarkEnd w:id="362"/>
      <w:bookmarkEnd w:id="363"/>
      <w:bookmarkEnd w:id="364"/>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5" w:name="About_Proxy_Authentication"/>
      <w:bookmarkStart w:id="366" w:name="_bookmark417"/>
      <w:bookmarkEnd w:id="365"/>
      <w:bookmarkEnd w:id="366"/>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4"/>
          <w:headerReference w:type="default" r:id="rId85"/>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77777777" w:rsidR="008C539B" w:rsidRPr="00A27FCD" w:rsidRDefault="008D1AB8">
      <w:pPr>
        <w:pStyle w:val="BodyText"/>
        <w:spacing w:before="2"/>
        <w:rPr>
          <w:rFonts w:ascii="Arial" w:hAnsi="Arial" w:cs="Arial"/>
          <w:sz w:val="18"/>
        </w:rPr>
      </w:pPr>
      <w:r>
        <w:rPr>
          <w:rFonts w:ascii="Arial" w:hAnsi="Arial" w:cs="Arial"/>
        </w:rPr>
        <w:pict w14:anchorId="41A3C61C">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20F0F790" w:rsidR="008C539B" w:rsidRPr="00A27FCD"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38EE4FD">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anchorlock/>
          </v:group>
        </w:pic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7" w:name="Advantages_of_Proxy_Authentication"/>
      <w:bookmarkStart w:id="368" w:name="_bookmark423"/>
      <w:bookmarkStart w:id="369" w:name="_bookmark424"/>
      <w:bookmarkEnd w:id="367"/>
      <w:bookmarkEnd w:id="368"/>
      <w:bookmarkEnd w:id="369"/>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77777777" w:rsidR="008C539B" w:rsidRPr="00A27FCD" w:rsidRDefault="008D1AB8">
      <w:pPr>
        <w:pStyle w:val="BodyText"/>
        <w:spacing w:before="1"/>
        <w:rPr>
          <w:rFonts w:ascii="Arial" w:hAnsi="Arial" w:cs="Arial"/>
          <w:sz w:val="18"/>
        </w:rPr>
      </w:pPr>
      <w:r>
        <w:rPr>
          <w:rFonts w:ascii="Arial" w:hAnsi="Arial" w:cs="Arial"/>
        </w:rPr>
        <w:pict w14:anchorId="3BF39042">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1DC6623E" w:rsidR="008C539B" w:rsidRPr="00A27FCD"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3DE158F">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anchorlock/>
          </v:group>
        </w:pic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70" w:name="Who_Can_Create_Proxy_User_Accounts?"/>
      <w:bookmarkStart w:id="371" w:name="_bookmark426"/>
      <w:bookmarkEnd w:id="370"/>
      <w:bookmarkEnd w:id="371"/>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2" w:name="Creating_Proxy_User_Accounts_and_Authori"/>
      <w:bookmarkStart w:id="373" w:name="_bookmark430"/>
      <w:bookmarkStart w:id="374" w:name="_bookmark431"/>
      <w:bookmarkEnd w:id="372"/>
      <w:bookmarkEnd w:id="373"/>
      <w:bookmarkEnd w:id="374"/>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6F7931">
      <w:pPr>
        <w:pStyle w:val="ListParagraph"/>
        <w:numPr>
          <w:ilvl w:val="1"/>
          <w:numId w:val="112"/>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6F7931">
      <w:pPr>
        <w:pStyle w:val="ListParagraph"/>
        <w:numPr>
          <w:ilvl w:val="1"/>
          <w:numId w:val="112"/>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rsidP="006F7931">
      <w:pPr>
        <w:pStyle w:val="ListParagraph"/>
        <w:numPr>
          <w:ilvl w:val="0"/>
          <w:numId w:val="111"/>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rsidP="006F7931">
      <w:pPr>
        <w:pStyle w:val="ListParagraph"/>
        <w:numPr>
          <w:ilvl w:val="0"/>
          <w:numId w:val="111"/>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rsidP="006F7931">
      <w:pPr>
        <w:pStyle w:val="ListParagraph"/>
        <w:numPr>
          <w:ilvl w:val="0"/>
          <w:numId w:val="111"/>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rsidP="006F7931">
      <w:pPr>
        <w:pStyle w:val="ListParagraph"/>
        <w:numPr>
          <w:ilvl w:val="0"/>
          <w:numId w:val="111"/>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8D1AB8" w:rsidP="006F7931">
      <w:pPr>
        <w:pStyle w:val="ListParagraph"/>
        <w:numPr>
          <w:ilvl w:val="0"/>
          <w:numId w:val="111"/>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5" w:name="Using_Proxy_Authentication_with_the_Secu"/>
      <w:bookmarkStart w:id="376" w:name="_bookmark440"/>
      <w:bookmarkEnd w:id="375"/>
      <w:bookmarkEnd w:id="376"/>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rsidP="006F7931">
      <w:pPr>
        <w:pStyle w:val="ListParagraph"/>
        <w:numPr>
          <w:ilvl w:val="0"/>
          <w:numId w:val="110"/>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6F7931">
      <w:pPr>
        <w:pStyle w:val="ListParagraph"/>
        <w:numPr>
          <w:ilvl w:val="0"/>
          <w:numId w:val="110"/>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7" w:name="Passing_Through_the_Identity_of_the_Real"/>
      <w:bookmarkStart w:id="378" w:name="_bookmark445"/>
      <w:bookmarkEnd w:id="377"/>
      <w:bookmarkEnd w:id="378"/>
      <w:r w:rsidRPr="00A27FCD">
        <w:t>Thông qua nhận dạng của người dùng thực bằng cách sử dụng xác thực proxy</w:t>
      </w:r>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79" w:name="_bookmark449"/>
      <w:bookmarkEnd w:id="379"/>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80" w:name="_bookmark450"/>
      <w:bookmarkEnd w:id="380"/>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6F7931">
      <w:pPr>
        <w:pStyle w:val="ListParagraph"/>
        <w:numPr>
          <w:ilvl w:val="0"/>
          <w:numId w:val="109"/>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30FA2C" w:rsidR="008C539B" w:rsidRPr="001058B5" w:rsidRDefault="00596DD0" w:rsidP="008D1AB8">
      <w:pPr>
        <w:pStyle w:val="BodyText"/>
        <w:spacing w:before="99" w:line="232" w:lineRule="auto"/>
        <w:ind w:left="1980"/>
        <w:rPr>
          <w:rFonts w:ascii="Arial" w:hAnsi="Arial" w:cs="Arial"/>
        </w:rPr>
      </w:pPr>
      <w:r w:rsidRPr="00596DD0">
        <w:rPr>
          <w:rFonts w:ascii="Arial" w:hAnsi="Arial" w:cs="Arial"/>
        </w:rPr>
        <w:t>tầng giữa bằng cách sử dụng tên người dùng và mật khẩu hoặc chứng chỉ X.509 bằng phương tiện SSL.</w:t>
      </w:r>
      <w:r>
        <w:rPr>
          <w:rFonts w:ascii="Arial" w:hAnsi="Arial" w:cs="Arial"/>
        </w:rPr>
        <w:t xml:space="preserve"> </w:t>
      </w:r>
    </w:p>
    <w:p w14:paraId="1614AA19" w14:textId="16285BCD" w:rsidR="008C539B" w:rsidRPr="001058B5" w:rsidRDefault="008D1AB8" w:rsidP="008D1AB8">
      <w:pPr>
        <w:pStyle w:val="ListParagraph"/>
        <w:numPr>
          <w:ilvl w:val="0"/>
          <w:numId w:val="109"/>
        </w:numPr>
        <w:tabs>
          <w:tab w:val="left" w:pos="2620"/>
        </w:tabs>
        <w:spacing w:before="118" w:line="232" w:lineRule="auto"/>
        <w:ind w:right="185"/>
        <w:jc w:val="left"/>
        <w:rPr>
          <w:rFonts w:ascii="Arial" w:hAnsi="Arial" w:cs="Arial"/>
          <w:sz w:val="20"/>
        </w:rPr>
      </w:pPr>
      <w:r w:rsidRPr="008D1AB8">
        <w:rPr>
          <w:rFonts w:ascii="Arial" w:hAnsi="Arial" w:cs="Arial"/>
          <w:sz w:val="20"/>
        </w:rPr>
        <w:t>Tầng giữa xác thực chính nó với cơ sở dữ liệu bằng cách sử dụng bất kỳ hình thức xác thực nào mà cơ sở dữ liệu chấp nhận. Đây có thể là mật khẩu hoặc cơ chế xác thực được Oracle Advanced Security hỗ trợ, chẳng hạn như vé Kerberos hoặc chứng chỉ</w:t>
      </w:r>
      <w:r>
        <w:rPr>
          <w:rFonts w:ascii="Arial" w:hAnsi="Arial" w:cs="Arial"/>
          <w:sz w:val="20"/>
        </w:rPr>
        <w:t xml:space="preserve"> </w:t>
      </w:r>
      <w:r w:rsidRPr="008D1AB8">
        <w:rPr>
          <w:rFonts w:ascii="Arial" w:hAnsi="Arial" w:cs="Arial"/>
          <w:sz w:val="20"/>
        </w:rPr>
        <w:t>X.509 (SSL).</w:t>
      </w:r>
    </w:p>
    <w:p w14:paraId="31CE38E8" w14:textId="1747C1A2" w:rsidR="008C539B" w:rsidRPr="001058B5" w:rsidRDefault="001B1A81" w:rsidP="001B1A81">
      <w:pPr>
        <w:pStyle w:val="ListParagraph"/>
        <w:numPr>
          <w:ilvl w:val="0"/>
          <w:numId w:val="109"/>
        </w:numPr>
        <w:tabs>
          <w:tab w:val="left" w:pos="2620"/>
        </w:tabs>
        <w:spacing w:before="115" w:line="232" w:lineRule="auto"/>
        <w:ind w:right="207"/>
        <w:jc w:val="left"/>
        <w:rPr>
          <w:rFonts w:ascii="Arial" w:hAnsi="Arial" w:cs="Arial"/>
          <w:sz w:val="20"/>
        </w:rPr>
      </w:pPr>
      <w:r>
        <w:rPr>
          <w:rFonts w:ascii="Arial" w:hAnsi="Arial" w:cs="Arial"/>
          <w:sz w:val="20"/>
        </w:rPr>
        <w:t>S</w:t>
      </w:r>
      <w:r w:rsidRPr="008D1AB8">
        <w:rPr>
          <w:rFonts w:ascii="Arial" w:hAnsi="Arial" w:cs="Arial"/>
          <w:sz w:val="20"/>
        </w:rPr>
        <w:t xml:space="preserve">au đó </w:t>
      </w:r>
      <w:r>
        <w:rPr>
          <w:rFonts w:ascii="Arial" w:hAnsi="Arial" w:cs="Arial"/>
          <w:sz w:val="20"/>
        </w:rPr>
        <w:t>t</w:t>
      </w:r>
      <w:r w:rsidR="008D1AB8" w:rsidRPr="008D1AB8">
        <w:rPr>
          <w:rFonts w:ascii="Arial" w:hAnsi="Arial" w:cs="Arial"/>
          <w:sz w:val="20"/>
        </w:rPr>
        <w:t xml:space="preserve">ầng giữa tạo một hoặc nhiều phiên </w:t>
      </w:r>
      <w:r>
        <w:rPr>
          <w:rFonts w:ascii="Arial" w:hAnsi="Arial" w:cs="Arial"/>
          <w:sz w:val="20"/>
        </w:rPr>
        <w:t xml:space="preserve">bản </w:t>
      </w:r>
      <w:r w:rsidR="008D1AB8" w:rsidRPr="008D1AB8">
        <w:rPr>
          <w:rFonts w:ascii="Arial" w:hAnsi="Arial" w:cs="Arial"/>
          <w:sz w:val="20"/>
        </w:rPr>
        <w:t>cho người dùng sử dụng trình điều khiển OCI, JDBC / OCI hoặc Thin</w:t>
      </w:r>
      <w:r w:rsidR="00C12992" w:rsidRPr="001058B5">
        <w:rPr>
          <w:rFonts w:ascii="Arial" w:hAnsi="Arial" w:cs="Arial"/>
          <w:spacing w:val="-3"/>
          <w:sz w:val="20"/>
        </w:rPr>
        <w:t>.</w:t>
      </w:r>
    </w:p>
    <w:p w14:paraId="132EF459" w14:textId="439DF399" w:rsidR="001B1A81"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cơ sở dữ liệu, thì phiên phả</w:t>
      </w:r>
      <w:r>
        <w:rPr>
          <w:rFonts w:ascii="Arial" w:hAnsi="Arial" w:cs="Arial"/>
          <w:sz w:val="20"/>
        </w:rPr>
        <w:t xml:space="preserve">i </w:t>
      </w:r>
      <w:r w:rsidRPr="001B1A81">
        <w:rPr>
          <w:rFonts w:ascii="Arial" w:hAnsi="Arial" w:cs="Arial"/>
          <w:sz w:val="20"/>
        </w:rPr>
        <w:t>tối thiểu, bao gồm tên người dùng cơ sở dữ liệu. Nếu cơ sở dữ liệu yêu cầu nó, thì phiên có thể bao gồm một mật khẩ</w:t>
      </w:r>
      <w:r>
        <w:rPr>
          <w:rFonts w:ascii="Arial" w:hAnsi="Arial" w:cs="Arial"/>
          <w:sz w:val="20"/>
        </w:rPr>
        <w:t>u (</w:t>
      </w:r>
      <w:r w:rsidRPr="001B1A81">
        <w:rPr>
          <w:rFonts w:ascii="Arial" w:hAnsi="Arial" w:cs="Arial"/>
          <w:sz w:val="20"/>
        </w:rPr>
        <w:t>cơ sở dữ liệu xác minh dựa vào lưu trữ mật khẩu trong cơ sở dữ liệu). Phiên này cũng có thể bao gồm một danh sách các vai trò cơ sở dữ liệu cho người dùng.</w:t>
      </w:r>
    </w:p>
    <w:p w14:paraId="2B2E61D0" w14:textId="200219C4" w:rsidR="008C539B" w:rsidRPr="001058B5"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doanh nghiệp, thì phiên có thể cung cấp thông tin khác nhau tùy thuộc vào cách người dùng được xác thực.</w:t>
      </w:r>
    </w:p>
    <w:p w14:paraId="2D6B2628" w14:textId="73799764" w:rsidR="008C539B" w:rsidRPr="001E01E2" w:rsidRDefault="001E01E2">
      <w:pPr>
        <w:pStyle w:val="BodyText"/>
        <w:spacing w:before="118" w:line="232" w:lineRule="auto"/>
        <w:ind w:left="2980" w:right="170"/>
        <w:rPr>
          <w:rFonts w:ascii="Arial" w:hAnsi="Arial" w:cs="Arial"/>
        </w:rPr>
      </w:pPr>
      <w:r w:rsidRPr="001E01E2">
        <w:rPr>
          <w:rFonts w:ascii="Arial" w:hAnsi="Arial" w:cs="Arial"/>
          <w:b/>
        </w:rPr>
        <w:t xml:space="preserve">Ví dụ 1: </w:t>
      </w:r>
      <w:r w:rsidRPr="001E01E2">
        <w:rPr>
          <w:rFonts w:ascii="Arial" w:hAnsi="Arial" w:cs="Arial"/>
        </w:rPr>
        <w:t>Nếu người dùng xác thực với tầng giữa bằng SSL, thì tầng giữa có thể cung cấp DN từ chứng chỉ X.509 của người dùng hoặc bản thân chứng chỉ trong phiên</w:t>
      </w:r>
      <w:r>
        <w:rPr>
          <w:rFonts w:ascii="Arial" w:hAnsi="Arial" w:cs="Arial"/>
        </w:rPr>
        <w:t xml:space="preserve"> bản</w:t>
      </w:r>
      <w:r w:rsidRPr="001E01E2">
        <w:rPr>
          <w:rFonts w:ascii="Arial" w:hAnsi="Arial" w:cs="Arial"/>
        </w:rPr>
        <w:t>. Cơ sở dữ liệu sử dụng DN để tra cứu người dùng trong Oracle Internet Directory.</w:t>
      </w:r>
    </w:p>
    <w:p w14:paraId="02A38BDA" w14:textId="1A1434D5" w:rsidR="008C539B" w:rsidRPr="001058B5" w:rsidRDefault="001E01E2">
      <w:pPr>
        <w:pStyle w:val="BodyText"/>
        <w:spacing w:before="115" w:line="232" w:lineRule="auto"/>
        <w:ind w:left="2980"/>
        <w:rPr>
          <w:rFonts w:ascii="Arial" w:hAnsi="Arial" w:cs="Arial"/>
        </w:rPr>
      </w:pPr>
      <w:r>
        <w:rPr>
          <w:rFonts w:ascii="Arial" w:hAnsi="Arial" w:cs="Arial"/>
          <w:b/>
        </w:rPr>
        <w:t>Ví dụ</w:t>
      </w:r>
      <w:r w:rsidR="00C12992" w:rsidRPr="001058B5">
        <w:rPr>
          <w:rFonts w:ascii="Arial" w:hAnsi="Arial" w:cs="Arial"/>
          <w:b/>
        </w:rPr>
        <w:t xml:space="preserve"> 2: </w:t>
      </w:r>
      <w:r w:rsidRPr="001E01E2">
        <w:rPr>
          <w:rFonts w:ascii="Arial" w:hAnsi="Arial" w:cs="Arial"/>
        </w:rPr>
        <w:t>Nếu người dùng là người dùng doanh nghiệp đã được xác thực mật khẩu, thì tầng giữa phải cung cấp, ở mức tối thiểu, một tên duy nhất</w:t>
      </w:r>
      <w:r>
        <w:rPr>
          <w:rFonts w:ascii="Arial" w:hAnsi="Arial" w:cs="Arial"/>
        </w:rPr>
        <w:t xml:space="preserve"> trên</w:t>
      </w:r>
      <w:r w:rsidRPr="001E01E2">
        <w:rPr>
          <w:rFonts w:ascii="Arial" w:hAnsi="Arial" w:cs="Arial"/>
        </w:rPr>
        <w:t xml:space="preserve"> toàn cầu cho người dùng. Cơ sở dữ liệu sử dụng tên này để tra cứu người dùng trong Oracle Internet Directory. Nếu phiên làm việc cũng cung cấp mật khẩu cho người dùng, thì cơ sở dữ liệu sẽ kiểm tra mật khẩu đối với Oracle Internet Directory. Các vai trò người dùng được tự động truy xuất từ Oracle Internet Directory sau khi phiên được thiết lập.</w:t>
      </w:r>
    </w:p>
    <w:p w14:paraId="5738C9F7" w14:textId="72022AAE" w:rsidR="008C539B" w:rsidRPr="001058B5" w:rsidRDefault="001E01E2" w:rsidP="001E01E2">
      <w:pPr>
        <w:pStyle w:val="ListParagraph"/>
        <w:numPr>
          <w:ilvl w:val="1"/>
          <w:numId w:val="109"/>
        </w:numPr>
        <w:tabs>
          <w:tab w:val="left" w:pos="2980"/>
        </w:tabs>
        <w:spacing w:before="114" w:line="232" w:lineRule="auto"/>
        <w:ind w:right="285"/>
        <w:rPr>
          <w:rFonts w:ascii="Arial" w:hAnsi="Arial" w:cs="Arial"/>
          <w:sz w:val="20"/>
        </w:rPr>
      </w:pPr>
      <w:r w:rsidRPr="001E01E2">
        <w:rPr>
          <w:rFonts w:ascii="Arial" w:hAnsi="Arial" w:cs="Arial"/>
          <w:sz w:val="20"/>
        </w:rPr>
        <w:t>Tầng giữa có thể tùy chọn cung cấp danh sách các vai trò cơ sở dữ liệu cho máy khách. Các vai trò này được bật nếu</w:t>
      </w:r>
      <w:r>
        <w:rPr>
          <w:rFonts w:ascii="Arial" w:hAnsi="Arial" w:cs="Arial"/>
          <w:sz w:val="20"/>
        </w:rPr>
        <w:t xml:space="preserve"> người đại diện</w:t>
      </w:r>
      <w:r w:rsidRPr="001E01E2">
        <w:rPr>
          <w:rFonts w:ascii="Arial" w:hAnsi="Arial" w:cs="Arial"/>
          <w:sz w:val="20"/>
        </w:rPr>
        <w:t xml:space="preserve"> được ủy quyền sử dụng vai trò thay mặt cho máy khách.</w:t>
      </w:r>
    </w:p>
    <w:p w14:paraId="38A8E32C" w14:textId="4BE3E67A" w:rsidR="008C539B" w:rsidRPr="001058B5" w:rsidRDefault="001E01E2" w:rsidP="001E01E2">
      <w:pPr>
        <w:pStyle w:val="ListParagraph"/>
        <w:numPr>
          <w:ilvl w:val="0"/>
          <w:numId w:val="109"/>
        </w:numPr>
        <w:tabs>
          <w:tab w:val="left" w:pos="2620"/>
        </w:tabs>
        <w:spacing w:before="117" w:line="232" w:lineRule="auto"/>
        <w:ind w:right="482"/>
        <w:jc w:val="left"/>
        <w:rPr>
          <w:rFonts w:ascii="Arial" w:hAnsi="Arial" w:cs="Arial"/>
          <w:sz w:val="20"/>
        </w:rPr>
      </w:pPr>
      <w:r w:rsidRPr="001E01E2">
        <w:rPr>
          <w:rFonts w:ascii="Arial" w:hAnsi="Arial" w:cs="Arial"/>
          <w:sz w:val="20"/>
        </w:rPr>
        <w:t>Cơ sở dữ liệu xác minh rằng tầng giữa có đặc quyền tạo các phiên thay mặt cho người dùng.</w:t>
      </w:r>
    </w:p>
    <w:p w14:paraId="5C4802ED" w14:textId="612632C2" w:rsidR="008C539B" w:rsidRPr="001058B5" w:rsidRDefault="00626432" w:rsidP="00626432">
      <w:pPr>
        <w:pStyle w:val="BodyText"/>
        <w:spacing w:before="4"/>
        <w:ind w:left="2610"/>
        <w:rPr>
          <w:rFonts w:ascii="Arial" w:hAnsi="Arial" w:cs="Arial"/>
          <w:sz w:val="23"/>
        </w:rPr>
      </w:pPr>
      <w:r w:rsidRPr="00626432">
        <w:rPr>
          <w:rFonts w:ascii="Arial" w:hAnsi="Arial" w:cs="Arial"/>
        </w:rPr>
        <w:t>Cuộc gọi OCISessionBegin không thành công nếu máy chủ ứng dụng không thể thực hiện xác thực proxy thay mặt cho máy khách bởi người quản trị, hoặc nếu máy chủ ứng dụng không được phép kích hoạt các vai trò được chỉ định.</w:t>
      </w:r>
    </w:p>
    <w:p w14:paraId="12DA6C22" w14:textId="77777777" w:rsidR="00626432" w:rsidRDefault="00626432" w:rsidP="00D871BA">
      <w:pPr>
        <w:pStyle w:val="BodyText"/>
        <w:spacing w:before="58" w:line="230" w:lineRule="auto"/>
        <w:ind w:left="1710" w:right="182"/>
        <w:rPr>
          <w:rFonts w:ascii="Arial" w:eastAsia="Arial" w:hAnsi="Arial" w:cs="Arial"/>
          <w:b/>
          <w:bCs/>
          <w:sz w:val="23"/>
          <w:szCs w:val="23"/>
        </w:rPr>
      </w:pPr>
      <w:bookmarkStart w:id="381" w:name="Limiting_the_Privilege_of_the_Middle_Tie"/>
      <w:bookmarkStart w:id="382" w:name="_bookmark452"/>
      <w:bookmarkEnd w:id="381"/>
      <w:bookmarkEnd w:id="382"/>
      <w:r w:rsidRPr="00626432">
        <w:rPr>
          <w:rFonts w:ascii="Arial" w:eastAsia="Arial" w:hAnsi="Arial" w:cs="Arial"/>
          <w:b/>
          <w:bCs/>
          <w:sz w:val="23"/>
          <w:szCs w:val="23"/>
        </w:rPr>
        <w:t>Hạn chế đặc quyền của tầng giữa</w:t>
      </w:r>
    </w:p>
    <w:p w14:paraId="57AAEB9A" w14:textId="77777777" w:rsidR="007B1013" w:rsidRDefault="00626432" w:rsidP="007B1013">
      <w:pPr>
        <w:pStyle w:val="BodyText"/>
        <w:spacing w:before="126" w:line="230" w:lineRule="auto"/>
        <w:ind w:left="1710" w:right="185"/>
        <w:rPr>
          <w:rFonts w:ascii="Arial" w:hAnsi="Arial" w:cs="Arial"/>
        </w:rPr>
      </w:pPr>
      <w:r w:rsidRPr="00626432">
        <w:rPr>
          <w:rFonts w:ascii="Arial" w:hAnsi="Arial" w:cs="Arial"/>
        </w:rPr>
        <w:t>Đặc quyền tối thiểu là nguyên tắc mà người dùng nên có những đặc quyền ít nhất cần thiết để thực hiện nhiệm vụ của mình và không còn nữa. Khi áp dụng cho các ứng dụng tầng giữa, điều này có nghĩa là tầng giữa không nên có nhiều đặc quyền hơn mức cần thiết. Cơ sở dữ liệu Oracle cho phép bạn giới hạn tầng giữa sao cho nó chỉ có thể kết nối thay mặt cho một số người dùng cơ sở dữ liệu nhất định, chỉ sử dụng các vai trò cơ sở dữ liệu cụ thể. Bạn có thể giới hạn đặc quyền của tầng giữa để kết nối thay mặt cho một người dùng doanh nghiệp, được lưu trữ trong một thư mục LDAP, bằng cách cấp cho tầng giữa đặc quyền để kết nối với tư cách người dùng cơ sở dữ liệu được ánh xạ. Ví dụ, nếu người dùng doanh nghiệp được ánh xạ tới lược đồ APPUSER, thì ít nhất bạn phải cấp cho tầng giữa khả năng kết nối thay mặt cho APPUSER. Nếu không, các nỗ lực tạo phiên cho người dùng doanh nghiệp sẽ không thành công.</w:t>
      </w:r>
    </w:p>
    <w:p w14:paraId="275B6BA9" w14:textId="77777777" w:rsidR="007B1013" w:rsidRDefault="007B1013" w:rsidP="007B1013">
      <w:pPr>
        <w:pStyle w:val="BodyText"/>
        <w:spacing w:before="126" w:line="230" w:lineRule="auto"/>
        <w:ind w:left="1710" w:right="185"/>
        <w:rPr>
          <w:rFonts w:ascii="Arial" w:hAnsi="Arial" w:cs="Arial"/>
        </w:rPr>
      </w:pPr>
    </w:p>
    <w:p w14:paraId="258A0605" w14:textId="7E554461" w:rsidR="008C539B" w:rsidRPr="001058B5" w:rsidRDefault="007B1013" w:rsidP="007B1013">
      <w:pPr>
        <w:spacing w:line="230" w:lineRule="auto"/>
        <w:ind w:left="1710"/>
        <w:rPr>
          <w:rFonts w:ascii="Arial" w:hAnsi="Arial" w:cs="Arial"/>
        </w:rPr>
        <w:sectPr w:rsidR="008C539B" w:rsidRPr="001058B5">
          <w:footerReference w:type="even" r:id="rId86"/>
          <w:footerReference w:type="default" r:id="rId87"/>
          <w:pgSz w:w="12240" w:h="15840"/>
          <w:pgMar w:top="840" w:right="1060" w:bottom="860" w:left="1100" w:header="549" w:footer="663" w:gutter="0"/>
          <w:pgNumType w:start="41"/>
          <w:cols w:space="720"/>
        </w:sectPr>
      </w:pPr>
      <w:r w:rsidRPr="007B1013">
        <w:rPr>
          <w:rFonts w:ascii="Arial" w:hAnsi="Arial" w:cs="Arial"/>
          <w:sz w:val="20"/>
          <w:szCs w:val="20"/>
        </w:rPr>
        <w:t>Tuy nhiên, bạn không thể giới hạn khả năng của tầng giữa để kết nối thay mặt cho người dùng doanh nghiệp. Ví dụ: giả sử rằng người dùng Sarah muốn kết nối với cơ sở dữ liệu thông qua tầng trung gian, appsrv (cũng là người dùng cơ sở dữ liệu). Sarah có nhiều vai trò, nhưng mong muốn hạn chế tầng giữa chỉ sử dụng vai trò thư ký thay cho cô ấy.</w:t>
      </w:r>
    </w:p>
    <w:p w14:paraId="3B15A830" w14:textId="77777777" w:rsidR="008C539B" w:rsidRPr="001058B5" w:rsidRDefault="008C539B">
      <w:pPr>
        <w:pStyle w:val="BodyText"/>
        <w:spacing w:before="5"/>
        <w:rPr>
          <w:rFonts w:ascii="Arial" w:hAnsi="Arial" w:cs="Arial"/>
          <w:sz w:val="25"/>
        </w:rPr>
      </w:pPr>
    </w:p>
    <w:p w14:paraId="48E20005" w14:textId="7EDFBD27" w:rsidR="008C539B" w:rsidRPr="001058B5" w:rsidRDefault="007B1013">
      <w:pPr>
        <w:pStyle w:val="BodyText"/>
        <w:spacing w:before="103" w:line="228" w:lineRule="auto"/>
        <w:ind w:left="1660" w:right="848"/>
        <w:rPr>
          <w:rFonts w:ascii="Arial" w:hAnsi="Arial" w:cs="Arial"/>
        </w:rPr>
      </w:pPr>
      <w:r w:rsidRPr="007B1013">
        <w:rPr>
          <w:rFonts w:ascii="Arial" w:hAnsi="Arial" w:cs="Arial"/>
        </w:rPr>
        <w:t>Quản trị viên có thể cấp quyền hiệu quả cho ứng dụng để bắt đầu các kết nối thay mặt cho Sarah bằng cách sử dụng vai trò thư ký của cô ấy, bằng cách sử dụng cú pháp sau</w:t>
      </w:r>
      <w:r w:rsidR="00C12992" w:rsidRPr="001058B5">
        <w:rPr>
          <w:rFonts w:ascii="Arial" w:hAnsi="Arial" w:cs="Arial"/>
        </w:rPr>
        <w:t>:</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04D66C66" w14:textId="77777777" w:rsidR="007B1013" w:rsidRDefault="007B1013">
      <w:pPr>
        <w:pStyle w:val="BodyText"/>
        <w:spacing w:before="122" w:line="228" w:lineRule="auto"/>
        <w:ind w:left="1660" w:right="1369"/>
        <w:rPr>
          <w:rFonts w:ascii="Arial" w:hAnsi="Arial" w:cs="Arial"/>
        </w:rPr>
      </w:pPr>
      <w:r w:rsidRPr="007B1013">
        <w:rPr>
          <w:rFonts w:ascii="Arial" w:hAnsi="Arial" w:cs="Arial"/>
        </w:rPr>
        <w:t>Theo mặc định, tầng giữa không thể tạo kết nối cho bất kỳ máy khách nào. Sự cho phép phải được cấp cho mỗi người dùng.</w:t>
      </w:r>
    </w:p>
    <w:p w14:paraId="382F4E7D" w14:textId="0CECB0B0" w:rsidR="007B1013" w:rsidRDefault="007B1013">
      <w:pPr>
        <w:spacing w:before="143"/>
        <w:ind w:left="1660"/>
        <w:rPr>
          <w:rFonts w:ascii="Arial" w:hAnsi="Arial" w:cs="Arial"/>
          <w:spacing w:val="-9"/>
          <w:sz w:val="20"/>
          <w:szCs w:val="20"/>
        </w:rPr>
      </w:pPr>
      <w:r w:rsidRPr="007B1013">
        <w:rPr>
          <w:rFonts w:ascii="Arial" w:hAnsi="Arial" w:cs="Arial"/>
          <w:spacing w:val="-9"/>
          <w:sz w:val="20"/>
          <w:szCs w:val="20"/>
        </w:rPr>
        <w:t xml:space="preserve">Để cho phép ứng dụng sử dụng tất cả các vai trò được cấp cho khách hàng Sarah, </w:t>
      </w:r>
      <w:r>
        <w:rPr>
          <w:rFonts w:ascii="Arial" w:hAnsi="Arial" w:cs="Arial"/>
          <w:spacing w:val="-9"/>
          <w:sz w:val="20"/>
          <w:szCs w:val="20"/>
        </w:rPr>
        <w:t>sử dụng câu lệnh sau</w:t>
      </w:r>
      <w:r w:rsidRPr="007B1013">
        <w:rPr>
          <w:rFonts w:ascii="Arial" w:hAnsi="Arial" w:cs="Arial"/>
          <w:spacing w:val="-9"/>
          <w:sz w:val="20"/>
          <w:szCs w:val="20"/>
        </w:rPr>
        <w:t>:</w:t>
      </w:r>
    </w:p>
    <w:p w14:paraId="4F68C6C7" w14:textId="09E2E6C2"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E625D81" w:rsidR="008C539B" w:rsidRPr="001058B5" w:rsidRDefault="007B1013">
      <w:pPr>
        <w:pStyle w:val="BodyText"/>
        <w:spacing w:line="232" w:lineRule="auto"/>
        <w:ind w:left="1659" w:right="769"/>
        <w:rPr>
          <w:rFonts w:ascii="Arial" w:hAnsi="Arial" w:cs="Arial"/>
        </w:rPr>
      </w:pPr>
      <w:r w:rsidRPr="007B1013">
        <w:rPr>
          <w:rFonts w:ascii="Arial" w:hAnsi="Arial" w:cs="Arial"/>
        </w:rPr>
        <w:t>Mỗ</w:t>
      </w:r>
      <w:r>
        <w:rPr>
          <w:rFonts w:ascii="Arial" w:hAnsi="Arial" w:cs="Arial"/>
        </w:rPr>
        <w:t>i khi</w:t>
      </w:r>
      <w:r w:rsidRPr="007B1013">
        <w:rPr>
          <w:rFonts w:ascii="Arial" w:hAnsi="Arial" w:cs="Arial"/>
        </w:rPr>
        <w:t xml:space="preserve"> tầng giữa khởi tạo một phiên trình điều khiển OCI, JDBC / OCI hoặc Thin cho một người dùng cơ sở dữ liệu khác, cơ sở dữ liệu xác minh rằng tầng giữa được ủy quyền kết nối cho người dùng đó bằng cách sử dụng vai trò được chỉ đị</w:t>
      </w:r>
      <w:r>
        <w:rPr>
          <w:rFonts w:ascii="Arial" w:hAnsi="Arial" w:cs="Arial"/>
        </w:rPr>
        <w:t>nh</w:t>
      </w:r>
      <w:r w:rsidR="00C12992" w:rsidRPr="001058B5">
        <w:rPr>
          <w:rFonts w:ascii="Arial" w:hAnsi="Arial" w:cs="Arial"/>
        </w:rPr>
        <w:t>.</w:t>
      </w:r>
    </w:p>
    <w:p w14:paraId="5BE91A09" w14:textId="77777777" w:rsidR="008C539B" w:rsidRPr="001058B5" w:rsidRDefault="008D1AB8">
      <w:pPr>
        <w:pStyle w:val="BodyText"/>
        <w:spacing w:before="2"/>
        <w:rPr>
          <w:rFonts w:ascii="Arial" w:hAnsi="Arial" w:cs="Arial"/>
          <w:sz w:val="18"/>
        </w:rPr>
      </w:pPr>
      <w:r>
        <w:rPr>
          <w:rFonts w:ascii="Arial" w:hAnsi="Arial" w:cs="Arial"/>
        </w:rPr>
        <w:pict w14:anchorId="19EDDE13">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14:paraId="231F78EA" w14:textId="6123FDB6" w:rsidR="007B1013" w:rsidRDefault="007B1013" w:rsidP="007B1013">
      <w:pPr>
        <w:pStyle w:val="BodyText"/>
        <w:spacing w:before="27" w:line="230" w:lineRule="auto"/>
        <w:ind w:left="2380" w:right="1745"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7B1013">
        <w:rPr>
          <w:rFonts w:ascii="Arial" w:hAnsi="Arial" w:cs="Arial"/>
        </w:rPr>
        <w:t xml:space="preserve">Thay vì sử dụng các vai trò mặc định, hãy tạo vai trò của riêng bạn và chỉ gán các đặc quyền cần thiết cho chúng. Tạo vai trò của riêng bạn cho phép bạn kiểm soát các đặc quyền do chúng cấp và bảo vệ bạn nếu Cơ sở dữ liệu Oracle thay đổi hoặc xóa vai trò mặc định. Ví dụ, vai trò </w:t>
      </w:r>
      <w:r w:rsidR="00D871BA" w:rsidRPr="001058B5">
        <w:rPr>
          <w:rFonts w:ascii="Arial" w:hAnsi="Arial" w:cs="Arial"/>
        </w:rPr>
        <w:t>CONNECT</w:t>
      </w:r>
      <w:r w:rsidR="00D871BA" w:rsidRPr="007B1013">
        <w:rPr>
          <w:rFonts w:ascii="Arial" w:hAnsi="Arial" w:cs="Arial"/>
        </w:rPr>
        <w:t xml:space="preserve"> </w:t>
      </w:r>
      <w:r w:rsidRPr="007B1013">
        <w:rPr>
          <w:rFonts w:ascii="Arial" w:hAnsi="Arial" w:cs="Arial"/>
        </w:rPr>
        <w:t>bây giờ chỉ có đặc quyền CREATE SESSION, một đặc quyền cần thiết nhất khi kết nối với cơ sở dữ liệu.</w:t>
      </w:r>
    </w:p>
    <w:p w14:paraId="33FD0998" w14:textId="1BC1CECB" w:rsidR="008C539B" w:rsidRPr="001058B5" w:rsidRDefault="00D871BA" w:rsidP="007B1013">
      <w:pPr>
        <w:pStyle w:val="BodyText"/>
        <w:spacing w:before="27" w:line="230" w:lineRule="auto"/>
        <w:ind w:left="2380" w:right="1745" w:hanging="1"/>
        <w:rPr>
          <w:rFonts w:ascii="Arial" w:hAnsi="Arial" w:cs="Arial"/>
        </w:rPr>
      </w:pPr>
      <w:r w:rsidRPr="00D871BA">
        <w:rPr>
          <w:rFonts w:ascii="Arial" w:hAnsi="Arial" w:cs="Arial"/>
        </w:rPr>
        <w:t xml:space="preserve">Tuy nhiên, CONNECT trước đây cung cấp một số đặc quyền bổ sung, thường không cần thiết hoặc thích hợp cho hầu hết người dùng. Các đặc quyền bổ sung có thể gây nguy hiểm cho bảo mật của cơ sở dữ liệu và các ứng dụng của bạn. Những mục này hiện đã bị xóa khỏi CONNECT. </w:t>
      </w:r>
    </w:p>
    <w:p w14:paraId="172996CA" w14:textId="5AA20975" w:rsidR="008C539B" w:rsidRPr="001058B5" w:rsidRDefault="008D1AB8" w:rsidP="00D871BA">
      <w:pPr>
        <w:pStyle w:val="BodyText"/>
        <w:spacing w:before="117" w:line="232" w:lineRule="auto"/>
        <w:ind w:left="2380" w:right="1844"/>
        <w:rPr>
          <w:rFonts w:ascii="Arial" w:hAnsi="Arial" w:cs="Arial"/>
          <w:sz w:val="8"/>
        </w:rPr>
      </w:pPr>
      <w:r>
        <w:rPr>
          <w:rFonts w:ascii="Arial" w:hAnsi="Arial" w:cs="Arial"/>
        </w:rPr>
        <w:pict w14:anchorId="556D518C">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rsidR="00D871BA">
        <w:rPr>
          <w:rFonts w:ascii="Arial" w:hAnsi="Arial" w:cs="Arial"/>
        </w:rPr>
        <w:t>Xem</w:t>
      </w:r>
      <w:r w:rsidR="00C12992" w:rsidRPr="001058B5">
        <w:rPr>
          <w:rFonts w:ascii="Arial" w:hAnsi="Arial" w:cs="Arial"/>
        </w:rPr>
        <w:t xml:space="preserve"> </w:t>
      </w:r>
      <w:hyperlink w:anchor="_bookmark493" w:history="1">
        <w:r w:rsidR="00C12992" w:rsidRPr="001058B5">
          <w:rPr>
            <w:rFonts w:ascii="Arial" w:hAnsi="Arial" w:cs="Arial"/>
            <w:color w:val="0000CC"/>
          </w:rPr>
          <w:t xml:space="preserve">Chapter 4, "Configuring Privilege and Role Authorization" </w:t>
        </w:r>
      </w:hyperlink>
      <w:r w:rsidR="00D871BA" w:rsidRPr="00D871BA">
        <w:t xml:space="preserve"> </w:t>
      </w:r>
      <w:r w:rsidR="00D871BA" w:rsidRPr="00D871BA">
        <w:rPr>
          <w:rFonts w:ascii="Arial" w:hAnsi="Arial" w:cs="Arial"/>
        </w:rPr>
        <w:t>để biết thêm thông tin về vai trò.</w:t>
      </w:r>
    </w:p>
    <w:p w14:paraId="30C56F34" w14:textId="77777777" w:rsidR="00D871BA" w:rsidRDefault="00D871BA">
      <w:pPr>
        <w:pStyle w:val="BodyText"/>
        <w:spacing w:before="59" w:line="228" w:lineRule="auto"/>
        <w:ind w:left="1659" w:right="819"/>
        <w:jc w:val="both"/>
        <w:rPr>
          <w:rFonts w:ascii="Arial" w:eastAsia="Arial" w:hAnsi="Arial" w:cs="Arial"/>
          <w:b/>
          <w:bCs/>
          <w:sz w:val="23"/>
          <w:szCs w:val="23"/>
        </w:rPr>
      </w:pPr>
      <w:bookmarkStart w:id="383" w:name="Authorizing_a_Middle_Tier_to_Proxy_and_A"/>
      <w:bookmarkStart w:id="384" w:name="_bookmark455"/>
      <w:bookmarkStart w:id="385" w:name="_bookmark456"/>
      <w:bookmarkEnd w:id="383"/>
      <w:bookmarkEnd w:id="384"/>
      <w:bookmarkEnd w:id="385"/>
      <w:r w:rsidRPr="00D871BA">
        <w:rPr>
          <w:rFonts w:ascii="Arial" w:eastAsia="Arial" w:hAnsi="Arial" w:cs="Arial"/>
          <w:b/>
          <w:bCs/>
          <w:sz w:val="23"/>
          <w:szCs w:val="23"/>
        </w:rPr>
        <w:t>Ủy quyền một cấp trung gian để ủy quyền và xác thực người dùng</w:t>
      </w:r>
    </w:p>
    <w:p w14:paraId="35D491C5" w14:textId="77777777" w:rsidR="00D871BA" w:rsidRDefault="00D871BA">
      <w:pPr>
        <w:spacing w:before="140"/>
        <w:ind w:left="1660"/>
        <w:rPr>
          <w:rFonts w:ascii="Arial" w:hAnsi="Arial" w:cs="Arial"/>
          <w:sz w:val="20"/>
          <w:szCs w:val="20"/>
        </w:rPr>
      </w:pPr>
      <w:r w:rsidRPr="00D871BA">
        <w:rPr>
          <w:rFonts w:ascii="Arial" w:hAnsi="Arial" w:cs="Arial"/>
          <w:sz w:val="20"/>
          <w:szCs w:val="20"/>
        </w:rPr>
        <w:t>Tuyên bố sau cho phép các ứng dụng máy chủ tầng trung bình kết nối dưới dạng hóa đơn người dùng. Nó sử dụng mệnh đề WITH ROLE để xác định rằng các ứng dụng kích hoạt tất cả các vai trò liên kết với hóa đơn, trừ biên chế.</w:t>
      </w:r>
    </w:p>
    <w:p w14:paraId="047B356C" w14:textId="36E90EBB"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734AEB88" w14:textId="2BC06B6E" w:rsidR="00D871BA" w:rsidRDefault="00D871BA">
      <w:pPr>
        <w:spacing w:before="144"/>
        <w:ind w:left="1660"/>
        <w:rPr>
          <w:rFonts w:ascii="Arial" w:hAnsi="Arial" w:cs="Arial"/>
          <w:spacing w:val="-9"/>
          <w:sz w:val="20"/>
          <w:szCs w:val="20"/>
        </w:rPr>
      </w:pPr>
      <w:r w:rsidRPr="00D871BA">
        <w:rPr>
          <w:rFonts w:ascii="Arial" w:hAnsi="Arial" w:cs="Arial"/>
          <w:spacing w:val="-9"/>
          <w:sz w:val="20"/>
          <w:szCs w:val="20"/>
        </w:rPr>
        <w:t>Để thu hồi ủy quyền máy chủ cấp trung (appserve) để kết nối như hóa đơn người dùng, sử dụng câu lệ</w:t>
      </w:r>
      <w:r>
        <w:rPr>
          <w:rFonts w:ascii="Arial" w:hAnsi="Arial" w:cs="Arial"/>
          <w:spacing w:val="-9"/>
          <w:sz w:val="20"/>
          <w:szCs w:val="20"/>
        </w:rPr>
        <w:t>nh sau</w:t>
      </w:r>
      <w:r w:rsidRPr="00D871BA">
        <w:rPr>
          <w:rFonts w:ascii="Arial" w:hAnsi="Arial" w:cs="Arial"/>
          <w:spacing w:val="-9"/>
          <w:sz w:val="20"/>
          <w:szCs w:val="20"/>
        </w:rPr>
        <w:t>:</w:t>
      </w:r>
    </w:p>
    <w:p w14:paraId="370BD6DB" w14:textId="1C3AC2EF"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536BBF2F" w14:textId="77777777" w:rsidR="00D871BA" w:rsidRDefault="00D871BA">
      <w:pPr>
        <w:pStyle w:val="BodyText"/>
        <w:spacing w:before="50" w:line="246" w:lineRule="exact"/>
        <w:ind w:left="1660"/>
        <w:rPr>
          <w:rFonts w:ascii="Arial" w:eastAsia="Arial" w:hAnsi="Arial" w:cs="Arial"/>
          <w:b/>
          <w:bCs/>
          <w:sz w:val="23"/>
          <w:szCs w:val="23"/>
        </w:rPr>
      </w:pPr>
      <w:bookmarkStart w:id="386" w:name="Authorizing_a_Middle_Tier_to_Proxy_a_Use"/>
      <w:bookmarkStart w:id="387" w:name="_bookmark458"/>
      <w:bookmarkEnd w:id="386"/>
      <w:bookmarkEnd w:id="387"/>
      <w:r w:rsidRPr="00D871BA">
        <w:rPr>
          <w:rFonts w:ascii="Arial" w:eastAsia="Arial" w:hAnsi="Arial" w:cs="Arial"/>
          <w:b/>
          <w:bCs/>
          <w:sz w:val="23"/>
          <w:szCs w:val="23"/>
        </w:rPr>
        <w:t>Ủy quyền một tầng giữa để ủy quyền một người dùng được xác thực bởi các phương tiện khác</w:t>
      </w:r>
    </w:p>
    <w:p w14:paraId="19FF259C" w14:textId="77777777" w:rsidR="00D871BA" w:rsidRPr="00D871BA" w:rsidRDefault="00D871BA" w:rsidP="00D871BA">
      <w:pPr>
        <w:pStyle w:val="BodyText"/>
        <w:spacing w:before="111"/>
        <w:ind w:left="1660"/>
        <w:rPr>
          <w:rFonts w:ascii="Arial" w:hAnsi="Arial" w:cs="Arial"/>
        </w:rPr>
      </w:pPr>
      <w:r w:rsidRPr="00D871BA">
        <w:rPr>
          <w:rFonts w:ascii="Arial" w:hAnsi="Arial" w:cs="Arial"/>
        </w:rPr>
        <w:t>Sử dụng mệnh đề AUTHENTICATION REQURED của ALTER USER ... GRANT CONNECT</w:t>
      </w:r>
    </w:p>
    <w:p w14:paraId="36EA1C09" w14:textId="77777777" w:rsidR="00D871BA" w:rsidRDefault="00D871BA" w:rsidP="00D871BA">
      <w:pPr>
        <w:pStyle w:val="BodyText"/>
        <w:spacing w:before="111"/>
        <w:ind w:left="1660"/>
        <w:rPr>
          <w:rFonts w:ascii="Arial" w:hAnsi="Arial" w:cs="Arial"/>
        </w:rPr>
      </w:pPr>
      <w:r w:rsidRPr="00D871BA">
        <w:rPr>
          <w:rFonts w:ascii="Arial" w:hAnsi="Arial" w:cs="Arial"/>
        </w:rPr>
        <w:t>Tuyên bố THROUGH để ủy quyền cho người dùng được ủy quyền, nhưng không được xác thực, bởi một tầng giữa. Hiện tại, PASSWORD là phương tiện duy nhất được hỗ trợ.</w:t>
      </w:r>
    </w:p>
    <w:p w14:paraId="0FC4C0E6" w14:textId="77777777" w:rsidR="00D871BA" w:rsidRDefault="00D871BA">
      <w:pPr>
        <w:spacing w:before="141"/>
        <w:ind w:left="1660"/>
        <w:rPr>
          <w:rFonts w:ascii="Arial" w:hAnsi="Arial" w:cs="Arial"/>
          <w:sz w:val="20"/>
          <w:szCs w:val="20"/>
        </w:rPr>
      </w:pPr>
      <w:r w:rsidRPr="00D871BA">
        <w:rPr>
          <w:rFonts w:ascii="Arial" w:hAnsi="Arial" w:cs="Arial"/>
          <w:sz w:val="20"/>
          <w:szCs w:val="20"/>
        </w:rPr>
        <w:t>Câu lệnh sau minh họa hình thức xác thực này:</w:t>
      </w:r>
    </w:p>
    <w:p w14:paraId="1516136E" w14:textId="0A28F945"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086D377B" w14:textId="29EA7FF1" w:rsidR="008C539B" w:rsidRPr="001058B5" w:rsidRDefault="005032A6" w:rsidP="005032A6">
      <w:pPr>
        <w:pStyle w:val="BodyText"/>
        <w:spacing w:before="6"/>
        <w:ind w:left="1710"/>
        <w:rPr>
          <w:rFonts w:ascii="Arial" w:hAnsi="Arial" w:cs="Arial"/>
          <w:sz w:val="23"/>
        </w:rPr>
      </w:pPr>
      <w:r w:rsidRPr="005032A6">
        <w:rPr>
          <w:rFonts w:ascii="Arial" w:hAnsi="Arial" w:cs="Arial"/>
        </w:rPr>
        <w:t>Trong tuyên bố trước, máy chủ trung gian được phép kết nối như người dùng mary, và midtier cũng phải vượt qua mật khẩu người dùng đến máy chủ cơ sở dữ liệu cho phép.</w:t>
      </w:r>
    </w:p>
    <w:p w14:paraId="21D929CB" w14:textId="77777777" w:rsidR="005032A6" w:rsidRDefault="005032A6" w:rsidP="005032A6">
      <w:pPr>
        <w:pStyle w:val="BodyText"/>
        <w:spacing w:before="56" w:line="230" w:lineRule="auto"/>
        <w:ind w:left="1710" w:right="102"/>
        <w:rPr>
          <w:rFonts w:ascii="Arial" w:eastAsia="Arial" w:hAnsi="Arial" w:cs="Arial"/>
          <w:b/>
          <w:bCs/>
          <w:sz w:val="23"/>
          <w:szCs w:val="23"/>
        </w:rPr>
      </w:pPr>
      <w:bookmarkStart w:id="388" w:name="Reauthenticating_the_User_Through_the_Mi"/>
      <w:bookmarkStart w:id="389" w:name="_bookmark461"/>
      <w:bookmarkStart w:id="390" w:name="_bookmark462"/>
      <w:bookmarkEnd w:id="388"/>
      <w:bookmarkEnd w:id="389"/>
      <w:bookmarkEnd w:id="390"/>
      <w:r w:rsidRPr="005032A6">
        <w:rPr>
          <w:rFonts w:ascii="Arial" w:eastAsia="Arial" w:hAnsi="Arial" w:cs="Arial"/>
          <w:b/>
          <w:bCs/>
          <w:sz w:val="23"/>
          <w:szCs w:val="23"/>
        </w:rPr>
        <w:t>Đánh giá lại người dùng thông qua tầng giữa đến cơ sở dữ liệu</w:t>
      </w:r>
    </w:p>
    <w:p w14:paraId="150188BA" w14:textId="77777777" w:rsidR="005032A6" w:rsidRDefault="005032A6" w:rsidP="005032A6">
      <w:pPr>
        <w:pStyle w:val="BodyText"/>
        <w:spacing w:before="121" w:line="230" w:lineRule="auto"/>
        <w:ind w:left="1710" w:right="102"/>
        <w:rPr>
          <w:rFonts w:ascii="Arial" w:hAnsi="Arial" w:cs="Arial"/>
        </w:rPr>
      </w:pPr>
      <w:r w:rsidRPr="005032A6">
        <w:rPr>
          <w:rFonts w:ascii="Arial" w:hAnsi="Arial" w:cs="Arial"/>
        </w:rPr>
        <w:t>Quản trị viên có thể xác định rằng xác thực được yêu cầu bằng cách sử dụng mệnh đề proxy AUTHENTICATION REQUIRED với câu lệnh SQL ALTER USER. Trong trường hợp này, tầng giữa phải cung cấp thông tin xác thực người dùng.</w:t>
      </w:r>
    </w:p>
    <w:p w14:paraId="0CA6A71A" w14:textId="77777777" w:rsidR="005032A6" w:rsidRDefault="005032A6" w:rsidP="005032A6">
      <w:pPr>
        <w:spacing w:before="142"/>
        <w:ind w:left="1710"/>
        <w:rPr>
          <w:rFonts w:ascii="Arial" w:hAnsi="Arial" w:cs="Arial"/>
          <w:sz w:val="20"/>
          <w:szCs w:val="20"/>
        </w:rPr>
      </w:pPr>
      <w:r w:rsidRPr="005032A6">
        <w:rPr>
          <w:rFonts w:ascii="Arial" w:hAnsi="Arial" w:cs="Arial"/>
          <w:sz w:val="20"/>
          <w:szCs w:val="20"/>
        </w:rPr>
        <w:t>Ví dụ: giả sử rằng người dùng Sarah muốn kết nối với cơ sở dữ liệu thông qua tầng trung gian, appsrv. Quản trị viên có thể yêu cầu ứng dụng cung cấp thông tin đăng nhập xác thực cho Sarah bằng cách sử dụng cú pháp sau:</w:t>
      </w:r>
    </w:p>
    <w:p w14:paraId="64D0D492" w14:textId="70654EB5" w:rsidR="008C539B" w:rsidRPr="001058B5" w:rsidRDefault="00C12992" w:rsidP="005032A6">
      <w:pPr>
        <w:spacing w:before="142"/>
        <w:ind w:left="171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rsidP="005032A6">
      <w:pPr>
        <w:pStyle w:val="BodyText"/>
        <w:spacing w:before="1"/>
        <w:ind w:left="1710"/>
        <w:rPr>
          <w:rFonts w:ascii="Arial" w:hAnsi="Arial" w:cs="Arial"/>
          <w:sz w:val="19"/>
        </w:rPr>
      </w:pPr>
    </w:p>
    <w:p w14:paraId="0DC9D351" w14:textId="77777777" w:rsidR="005032A6" w:rsidRDefault="005032A6" w:rsidP="005032A6">
      <w:pPr>
        <w:pStyle w:val="BodyText"/>
        <w:spacing w:before="1" w:line="228" w:lineRule="auto"/>
        <w:ind w:left="1710" w:right="102"/>
        <w:rPr>
          <w:rFonts w:ascii="Arial" w:hAnsi="Arial" w:cs="Arial"/>
          <w:w w:val="95"/>
        </w:rPr>
      </w:pPr>
      <w:r w:rsidRPr="005032A6">
        <w:rPr>
          <w:rFonts w:ascii="Arial" w:hAnsi="Arial" w:cs="Arial"/>
          <w:w w:val="95"/>
        </w:rPr>
        <w:t>Mệnh đề AUTHENTICATION REQUIRED đảm bảo rằng các thông tin xác thực cho người dùng phải được trình bày khi người dùng được xác thực thông qua proxy được chỉ định.</w:t>
      </w:r>
    </w:p>
    <w:p w14:paraId="74664E51" w14:textId="12BC7F7A" w:rsidR="008C539B" w:rsidRPr="005032A6" w:rsidRDefault="008D1AB8" w:rsidP="005032A6">
      <w:pPr>
        <w:pStyle w:val="BodyText"/>
        <w:spacing w:before="1" w:line="228" w:lineRule="auto"/>
        <w:ind w:left="1710" w:right="102"/>
        <w:rPr>
          <w:rFonts w:ascii="Arial" w:hAnsi="Arial" w:cs="Arial"/>
        </w:rPr>
      </w:pPr>
      <w:r>
        <w:rPr>
          <w:rFonts w:ascii="Arial" w:hAnsi="Arial" w:cs="Arial"/>
        </w:rPr>
        <w:pict w14:anchorId="5DDE4F1C">
          <v:group id="_x0000_s1496" style="position:absolute;left:0;text-align:left;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14:paraId="13D7785B" w14:textId="382ECA51" w:rsidR="008C539B" w:rsidRPr="001058B5" w:rsidRDefault="005032A6" w:rsidP="005032A6">
      <w:pPr>
        <w:pStyle w:val="BodyText"/>
        <w:spacing w:before="29" w:after="105" w:line="228" w:lineRule="auto"/>
        <w:ind w:left="2340" w:right="1258"/>
        <w:jc w:val="both"/>
        <w:rPr>
          <w:rFonts w:ascii="Arial" w:hAnsi="Arial" w:cs="Arial"/>
        </w:rPr>
      </w:pPr>
      <w:r>
        <w:rPr>
          <w:rFonts w:ascii="Arial" w:hAnsi="Arial" w:cs="Arial"/>
          <w:b/>
          <w:sz w:val="19"/>
        </w:rPr>
        <w:t>Chú ý</w:t>
      </w:r>
      <w:r w:rsidR="00C12992" w:rsidRPr="001058B5">
        <w:rPr>
          <w:rFonts w:ascii="Arial" w:hAnsi="Arial" w:cs="Arial"/>
          <w:b/>
          <w:sz w:val="19"/>
        </w:rPr>
        <w:t>:</w:t>
      </w:r>
      <w:r w:rsidR="00C12992" w:rsidRPr="001058B5">
        <w:rPr>
          <w:rFonts w:ascii="Arial" w:hAnsi="Arial" w:cs="Arial"/>
          <w:b/>
          <w:spacing w:val="22"/>
          <w:sz w:val="19"/>
        </w:rPr>
        <w:t xml:space="preserve"> </w:t>
      </w:r>
      <w:r w:rsidRPr="005032A6">
        <w:rPr>
          <w:rFonts w:ascii="Arial" w:hAnsi="Arial" w:cs="Arial"/>
        </w:rPr>
        <w:t>Đối với khả năng tương thích ngược, nếu bạn sử dụng mệnh đề proxy AUTHENTICATED USING PASSWORD, thì Cơ sở dữ liệu Oracle sẽ chuyển đổi nó thành AUTHENTICATION REQUIRED</w:t>
      </w:r>
      <w:r w:rsidR="00C12992" w:rsidRPr="001058B5">
        <w:rPr>
          <w:rFonts w:ascii="Arial" w:hAnsi="Arial" w:cs="Arial"/>
        </w:rPr>
        <w:t>.</w:t>
      </w:r>
    </w:p>
    <w:p w14:paraId="4C310982" w14:textId="2B7082F3" w:rsidR="008C539B" w:rsidRPr="001058B5" w:rsidRDefault="008D1AB8" w:rsidP="005032A6">
      <w:pPr>
        <w:pStyle w:val="BodyText"/>
        <w:spacing w:line="50" w:lineRule="exact"/>
        <w:ind w:left="2340"/>
        <w:rPr>
          <w:rFonts w:ascii="Arial" w:hAnsi="Arial" w:cs="Arial"/>
          <w:sz w:val="5"/>
        </w:rPr>
      </w:pPr>
      <w:r>
        <w:rPr>
          <w:rFonts w:ascii="Arial" w:hAnsi="Arial" w:cs="Arial"/>
          <w:sz w:val="5"/>
        </w:rPr>
      </w:r>
      <w:r>
        <w:rPr>
          <w:rFonts w:ascii="Arial" w:hAnsi="Arial" w:cs="Arial"/>
          <w:sz w:val="5"/>
        </w:rPr>
        <w:pict w14:anchorId="3EA053D9">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anchorlock/>
          </v:group>
        </w:pict>
      </w:r>
    </w:p>
    <w:p w14:paraId="1046A0E3" w14:textId="77777777" w:rsidR="008C539B" w:rsidRPr="001058B5" w:rsidRDefault="008C539B" w:rsidP="005032A6">
      <w:pPr>
        <w:pStyle w:val="BodyText"/>
        <w:spacing w:before="2"/>
        <w:ind w:left="2340"/>
        <w:rPr>
          <w:rFonts w:ascii="Arial" w:hAnsi="Arial" w:cs="Arial"/>
          <w:sz w:val="11"/>
        </w:rPr>
      </w:pPr>
    </w:p>
    <w:p w14:paraId="761451ED" w14:textId="3559E3A0" w:rsidR="005032A6" w:rsidRDefault="005032A6" w:rsidP="005032A6">
      <w:pPr>
        <w:pStyle w:val="BodyText"/>
        <w:spacing w:before="105" w:line="232" w:lineRule="auto"/>
        <w:ind w:left="1710" w:right="102" w:hanging="1"/>
        <w:rPr>
          <w:rFonts w:ascii="Arial" w:hAnsi="Arial" w:cs="Arial"/>
          <w:b/>
          <w:spacing w:val="-17"/>
        </w:rPr>
      </w:pPr>
      <w:r>
        <w:rPr>
          <w:rFonts w:ascii="Arial" w:hAnsi="Arial" w:cs="Arial"/>
          <w:b/>
          <w:spacing w:val="-16"/>
        </w:rPr>
        <w:t>Sử dụng xác thực dựa trên mật khẩu</w:t>
      </w:r>
      <w:r w:rsidR="00C12992" w:rsidRPr="001058B5">
        <w:rPr>
          <w:rFonts w:ascii="Arial" w:hAnsi="Arial" w:cs="Arial"/>
          <w:b/>
          <w:spacing w:val="-17"/>
        </w:rPr>
        <w:t xml:space="preserve"> </w:t>
      </w:r>
    </w:p>
    <w:p w14:paraId="4967E5C8" w14:textId="77777777" w:rsidR="00E002DE" w:rsidRDefault="00E002DE" w:rsidP="005032A6">
      <w:pPr>
        <w:pStyle w:val="BodyText"/>
        <w:spacing w:before="109" w:line="246" w:lineRule="exact"/>
        <w:ind w:left="1710"/>
        <w:rPr>
          <w:rFonts w:ascii="Arial" w:hAnsi="Arial" w:cs="Arial"/>
        </w:rPr>
      </w:pPr>
      <w:r w:rsidRPr="00E002DE">
        <w:rPr>
          <w:rFonts w:ascii="Arial" w:hAnsi="Arial" w:cs="Arial"/>
        </w:rPr>
        <w:t>Khi bạn sử dụng xác thực proxy dựa trên mật khẩu, Cơ sở dữ liệu Oracle chuyển mật khẩu của máy khách đến máy chủ tầng giữa. Máy chủ cấp trung bình sau đó chuyển mật khẩu làm thuộc tính cho máy chủ dữ liệu để xác minh. Ưu điểm chính của việc này là máy tính khách không cần phải cài đặt phần mềm Oracle để thực hiện các hoạt động cơ sở dữ liệu.</w:t>
      </w:r>
    </w:p>
    <w:p w14:paraId="32AD7772" w14:textId="52B8810E" w:rsidR="00E002DE" w:rsidRDefault="00E002DE" w:rsidP="00E002DE">
      <w:pPr>
        <w:spacing w:before="137"/>
        <w:ind w:left="1710"/>
        <w:rPr>
          <w:rFonts w:ascii="Arial" w:hAnsi="Arial" w:cs="Arial"/>
          <w:sz w:val="20"/>
          <w:szCs w:val="20"/>
        </w:rPr>
      </w:pPr>
      <w:r w:rsidRPr="00E002DE">
        <w:rPr>
          <w:rFonts w:ascii="Arial" w:hAnsi="Arial" w:cs="Arial"/>
          <w:sz w:val="20"/>
          <w:szCs w:val="20"/>
        </w:rPr>
        <w:t xml:space="preserve">Để truyền mật khẩu của máy khách, máy chủ tầng trung gọi </w:t>
      </w:r>
      <w:r>
        <w:rPr>
          <w:rFonts w:ascii="Arial" w:hAnsi="Arial" w:cs="Arial"/>
          <w:sz w:val="20"/>
          <w:szCs w:val="20"/>
        </w:rPr>
        <w:t xml:space="preserve">chức năng </w:t>
      </w:r>
      <w:r w:rsidRPr="00E002DE">
        <w:rPr>
          <w:rFonts w:ascii="Arial" w:hAnsi="Arial" w:cs="Arial"/>
          <w:sz w:val="20"/>
          <w:szCs w:val="20"/>
        </w:rPr>
        <w:t>OCIAttrSet ()</w:t>
      </w:r>
      <w:r>
        <w:rPr>
          <w:rFonts w:ascii="Arial" w:hAnsi="Arial" w:cs="Arial"/>
          <w:sz w:val="20"/>
          <w:szCs w:val="20"/>
        </w:rPr>
        <w:t xml:space="preserve"> </w:t>
      </w:r>
      <w:r w:rsidRPr="00E002DE">
        <w:rPr>
          <w:rFonts w:ascii="Arial" w:hAnsi="Arial" w:cs="Arial"/>
          <w:sz w:val="20"/>
          <w:szCs w:val="20"/>
        </w:rPr>
        <w:t>như sau, chuyển OCI_ATTR_PASSWORD làm kiểu thuộc tính đang được thiết lập.</w:t>
      </w:r>
    </w:p>
    <w:p w14:paraId="0FC1879F" w14:textId="43CC2888" w:rsidR="008C539B" w:rsidRPr="00A922BF" w:rsidRDefault="00C12992" w:rsidP="00E002DE">
      <w:pPr>
        <w:spacing w:before="137"/>
        <w:ind w:left="2260"/>
        <w:rPr>
          <w:rFonts w:ascii="Courier New" w:hAnsi="Courier New" w:cs="Courier New"/>
          <w:sz w:val="18"/>
        </w:rPr>
      </w:pPr>
      <w:r w:rsidRPr="00A922BF">
        <w:rPr>
          <w:rFonts w:ascii="Courier New" w:hAnsi="Courier New" w:cs="Courier New"/>
          <w:w w:val="95"/>
          <w:sz w:val="18"/>
        </w:rPr>
        <w:t>OCIAttrSet(</w:t>
      </w:r>
    </w:p>
    <w:p w14:paraId="33B36293" w14:textId="458E36E8" w:rsidR="00E002DE" w:rsidRDefault="00C12992">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00E002DE" w:rsidRPr="00E002DE">
        <w:rPr>
          <w:rFonts w:ascii="Courier New" w:hAnsi="Courier New" w:cs="Courier New"/>
          <w:w w:val="95"/>
          <w:sz w:val="18"/>
        </w:rPr>
        <w:t>Con trỏ đến tay có thuộc tính được sửa đổi</w:t>
      </w:r>
      <w:r w:rsidRPr="00A922BF">
        <w:rPr>
          <w:rFonts w:ascii="Courier New" w:hAnsi="Courier New" w:cs="Courier New"/>
          <w:w w:val="95"/>
          <w:sz w:val="18"/>
        </w:rPr>
        <w:t>.</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w:t>
      </w:r>
    </w:p>
    <w:p w14:paraId="1E92661E" w14:textId="77777777" w:rsidR="00E002DE" w:rsidRPr="00E002DE" w:rsidRDefault="00C12992" w:rsidP="00E002DE">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95"/>
          <w:sz w:val="18"/>
        </w:rPr>
        <w:t xml:space="preserve">OCI_HTYPE_SESSION, /* </w:t>
      </w:r>
      <w:r w:rsidR="00E002DE" w:rsidRPr="00E002DE">
        <w:rPr>
          <w:rFonts w:ascii="Courier New" w:hAnsi="Courier New" w:cs="Courier New"/>
          <w:w w:val="95"/>
          <w:sz w:val="18"/>
        </w:rPr>
        <w:t>Xử lý loại: xử lý phiên người dùng OCI</w:t>
      </w:r>
      <w:r w:rsidRPr="00A922BF">
        <w:rPr>
          <w:rFonts w:ascii="Courier New" w:hAnsi="Courier New" w:cs="Courier New"/>
          <w:w w:val="95"/>
          <w:sz w:val="18"/>
        </w:rPr>
        <w:t xml:space="preserv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00E002DE" w:rsidRPr="00E002DE">
        <w:rPr>
          <w:rFonts w:ascii="Courier New" w:hAnsi="Courier New" w:cs="Courier New"/>
          <w:w w:val="95"/>
          <w:sz w:val="18"/>
        </w:rPr>
        <w:t>Con trỏ đến giá trị của thuộc tính mật khẩu</w:t>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00E002DE" w:rsidRPr="00E002DE">
        <w:rPr>
          <w:rFonts w:ascii="Courier New" w:hAnsi="Courier New" w:cs="Courier New"/>
          <w:w w:val="95"/>
          <w:sz w:val="18"/>
        </w:rPr>
        <w:t>Kích thước của giá trị thuộc tính mật khẩu đã</w:t>
      </w:r>
    </w:p>
    <w:p w14:paraId="32F17BE7" w14:textId="131EB64A" w:rsidR="00E002DE" w:rsidRDefault="00E002DE" w:rsidP="00E002DE">
      <w:pPr>
        <w:tabs>
          <w:tab w:val="left" w:pos="4205"/>
        </w:tabs>
        <w:spacing w:before="16" w:line="259" w:lineRule="auto"/>
        <w:ind w:left="2444" w:right="684"/>
        <w:rPr>
          <w:rFonts w:ascii="Courier New" w:hAnsi="Courier New" w:cs="Courier New"/>
          <w:w w:val="95"/>
          <w:sz w:val="18"/>
        </w:rPr>
      </w:pPr>
      <w:r>
        <w:rPr>
          <w:rFonts w:ascii="Courier New" w:hAnsi="Courier New" w:cs="Courier New"/>
          <w:w w:val="95"/>
          <w:sz w:val="18"/>
        </w:rPr>
        <w:tab/>
      </w:r>
      <w:r w:rsidRPr="00E002DE">
        <w:rPr>
          <w:rFonts w:ascii="Courier New" w:hAnsi="Courier New" w:cs="Courier New"/>
          <w:w w:val="95"/>
          <w:sz w:val="18"/>
        </w:rPr>
        <w:t>được biết đến bởi thư viện OCI</w:t>
      </w:r>
      <w:r w:rsidR="00C12992" w:rsidRPr="00A922BF">
        <w:rPr>
          <w:rFonts w:ascii="Courier New" w:hAnsi="Courier New" w:cs="Courier New"/>
          <w:w w:val="95"/>
          <w:sz w:val="18"/>
        </w:rPr>
        <w:t>.</w:t>
      </w:r>
      <w:r w:rsidR="00C12992" w:rsidRPr="00A922BF">
        <w:rPr>
          <w:rFonts w:ascii="Courier New" w:hAnsi="Courier New" w:cs="Courier New"/>
          <w:spacing w:val="-57"/>
          <w:w w:val="95"/>
          <w:sz w:val="18"/>
        </w:rPr>
        <w:t xml:space="preserve"> </w:t>
      </w:r>
      <w:r w:rsidR="00C12992" w:rsidRPr="00A922BF">
        <w:rPr>
          <w:rFonts w:ascii="Courier New" w:hAnsi="Courier New" w:cs="Courier New"/>
          <w:w w:val="95"/>
          <w:sz w:val="18"/>
        </w:rPr>
        <w:t>*/</w:t>
      </w:r>
    </w:p>
    <w:p w14:paraId="5F307B3B" w14:textId="6C2CEB69" w:rsidR="008C539B" w:rsidRPr="00A922BF" w:rsidRDefault="00C12992" w:rsidP="00E002DE">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95"/>
          <w:sz w:val="18"/>
        </w:rPr>
        <w:t xml:space="preserve">OCI_ATTR_PASSWORD, /* </w:t>
      </w:r>
      <w:r w:rsidR="00E002DE" w:rsidRPr="00E002DE">
        <w:rPr>
          <w:rFonts w:ascii="Courier New" w:hAnsi="Courier New" w:cs="Courier New"/>
          <w:w w:val="95"/>
          <w:sz w:val="18"/>
        </w:rPr>
        <w:t>Kiểu thuộc tính</w:t>
      </w:r>
      <w:r w:rsidRPr="00A922BF">
        <w:rPr>
          <w:rFonts w:ascii="Courier New" w:hAnsi="Courier New" w:cs="Courier New"/>
          <w:w w:val="95"/>
          <w:sz w:val="18"/>
        </w:rPr>
        <w:t>. */</w:t>
      </w:r>
    </w:p>
    <w:p w14:paraId="670A2003" w14:textId="77777777" w:rsidR="00E002DE" w:rsidRPr="00E002DE" w:rsidRDefault="00C12992" w:rsidP="00E002DE">
      <w:pPr>
        <w:tabs>
          <w:tab w:val="left" w:pos="4205"/>
        </w:tabs>
        <w:ind w:left="2444"/>
        <w:rPr>
          <w:rFonts w:ascii="Courier New" w:hAnsi="Courier New" w:cs="Courier New"/>
          <w:w w:val="95"/>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00E002DE" w:rsidRPr="00E002DE">
        <w:rPr>
          <w:rFonts w:ascii="Courier New" w:hAnsi="Courier New" w:cs="Courier New"/>
          <w:w w:val="95"/>
          <w:sz w:val="18"/>
        </w:rPr>
        <w:t>Một xử lý lỗi được sử dụng để truy xuất chẩn đoán</w:t>
      </w:r>
    </w:p>
    <w:p w14:paraId="7A7F682C" w14:textId="7B30E031" w:rsidR="008C539B" w:rsidRPr="00A922BF" w:rsidRDefault="00377208" w:rsidP="00E002DE">
      <w:pPr>
        <w:tabs>
          <w:tab w:val="left" w:pos="4205"/>
        </w:tabs>
        <w:ind w:left="2444"/>
        <w:rPr>
          <w:rFonts w:ascii="Courier New" w:hAnsi="Courier New" w:cs="Courier New"/>
          <w:sz w:val="18"/>
        </w:rPr>
      </w:pPr>
      <w:r>
        <w:rPr>
          <w:rFonts w:ascii="Courier New" w:hAnsi="Courier New" w:cs="Courier New"/>
          <w:w w:val="95"/>
          <w:sz w:val="18"/>
        </w:rPr>
        <w:tab/>
      </w:r>
      <w:r w:rsidR="00E002DE" w:rsidRPr="00E002DE">
        <w:rPr>
          <w:rFonts w:ascii="Courier New" w:hAnsi="Courier New" w:cs="Courier New"/>
          <w:w w:val="95"/>
          <w:sz w:val="18"/>
        </w:rPr>
        <w:t>thông tin trong trường hợp có lỗi</w:t>
      </w:r>
      <w:r w:rsidR="00C12992" w:rsidRPr="00A922BF">
        <w:rPr>
          <w:rFonts w:ascii="Courier New" w:hAnsi="Courier New" w:cs="Courier New"/>
          <w:w w:val="95"/>
          <w:sz w:val="18"/>
        </w:rPr>
        <w:t>. */</w:t>
      </w:r>
    </w:p>
    <w:p w14:paraId="04CC52EE" w14:textId="77777777" w:rsidR="008C539B" w:rsidRPr="001058B5" w:rsidRDefault="008C539B">
      <w:pPr>
        <w:pStyle w:val="BodyText"/>
        <w:spacing w:before="6"/>
        <w:rPr>
          <w:rFonts w:ascii="Arial" w:hAnsi="Arial" w:cs="Arial"/>
        </w:rPr>
      </w:pPr>
    </w:p>
    <w:p w14:paraId="27135368" w14:textId="77777777" w:rsidR="00377208" w:rsidRDefault="00377208" w:rsidP="005032A6">
      <w:pPr>
        <w:pStyle w:val="BodyText"/>
        <w:spacing w:line="232" w:lineRule="auto"/>
        <w:ind w:left="1710" w:right="106"/>
        <w:rPr>
          <w:rFonts w:ascii="Arial" w:hAnsi="Arial" w:cs="Arial"/>
          <w:b/>
          <w:spacing w:val="-16"/>
        </w:rPr>
      </w:pPr>
      <w:r w:rsidRPr="00377208">
        <w:rPr>
          <w:rFonts w:ascii="Arial" w:hAnsi="Arial" w:cs="Arial"/>
          <w:b/>
          <w:spacing w:val="-16"/>
        </w:rPr>
        <w:t>Sử dụng xác thực proxy với người dùng doanh nghiệp</w:t>
      </w:r>
    </w:p>
    <w:p w14:paraId="5B9740FB" w14:textId="77777777" w:rsidR="00377208" w:rsidRDefault="00377208" w:rsidP="005032A6">
      <w:pPr>
        <w:pStyle w:val="BodyText"/>
        <w:spacing w:before="116" w:line="230" w:lineRule="auto"/>
        <w:ind w:left="1710"/>
        <w:rPr>
          <w:rFonts w:ascii="Arial" w:hAnsi="Arial" w:cs="Arial"/>
        </w:rPr>
      </w:pPr>
      <w:r w:rsidRPr="00377208">
        <w:rPr>
          <w:rFonts w:ascii="Arial" w:hAnsi="Arial" w:cs="Arial"/>
        </w:rPr>
        <w:t>Nếu tầng giữa kết nối với cơ sở dữ liệu như một khách hàng là người dùng doanh nghiệp, thì tên phân biệt hoặc chứng chỉ X.509 chứa tên phân biệt được chuyển qua thay vì tên người dùng cơ sở dữ liệu. Nếu người dùng là người dùng doanh nghiệp đã được xác thực mật khẩu, thì tầng giữa phải cung cấp, ở mức tối thiểu, một tên duy nhất toàn cầu cho người dùng. Cơ sở dữ liệu sử dụng tên này để tra cứu người dùng trong Oracle Internet Directory.</w:t>
      </w:r>
    </w:p>
    <w:p w14:paraId="4D8B5C26" w14:textId="77777777" w:rsidR="00377208" w:rsidRDefault="00377208" w:rsidP="00377208">
      <w:pPr>
        <w:spacing w:before="142"/>
        <w:ind w:left="1710"/>
        <w:rPr>
          <w:rFonts w:ascii="Arial" w:hAnsi="Arial" w:cs="Arial"/>
          <w:spacing w:val="-9"/>
          <w:sz w:val="20"/>
          <w:szCs w:val="20"/>
        </w:rPr>
      </w:pPr>
      <w:r w:rsidRPr="00377208">
        <w:rPr>
          <w:rFonts w:ascii="Arial" w:hAnsi="Arial" w:cs="Arial"/>
          <w:spacing w:val="-9"/>
          <w:sz w:val="20"/>
          <w:szCs w:val="20"/>
        </w:rPr>
        <w:t>Để truyền tên phân biệt của máy khách, máy chủ ứng dụng sẽ gọi phương thức Giao diện cuộc gọi Oracle OCIAttrSet () với OCI_ATTR_DISTINGUISHED_NAME làm kiểu thuộc tính, như sau:</w:t>
      </w:r>
    </w:p>
    <w:p w14:paraId="35A9FC6E" w14:textId="765B0534"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D2F3193" w14:textId="77777777" w:rsidR="00377208" w:rsidRDefault="00377208">
      <w:pPr>
        <w:spacing w:before="141"/>
        <w:ind w:left="1660"/>
        <w:rPr>
          <w:rFonts w:ascii="Arial" w:hAnsi="Arial" w:cs="Arial"/>
          <w:spacing w:val="-9"/>
          <w:sz w:val="20"/>
          <w:szCs w:val="20"/>
        </w:rPr>
      </w:pPr>
      <w:r w:rsidRPr="00377208">
        <w:rPr>
          <w:rFonts w:ascii="Arial" w:hAnsi="Arial" w:cs="Arial"/>
          <w:spacing w:val="-9"/>
          <w:sz w:val="20"/>
          <w:szCs w:val="20"/>
        </w:rPr>
        <w:t>Để vượt qua toàn bộ chứng chỉ, tầng giữa sẽ gọi OCIAttrSet () với OCI_ ATTR_CERTIFICATE làm kiểu thuộc tính, như sau.</w:t>
      </w:r>
    </w:p>
    <w:p w14:paraId="5F091F70" w14:textId="668D98E3"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2161EEB" w14:textId="77777777" w:rsidR="00377208" w:rsidRDefault="00377208" w:rsidP="00377208">
      <w:pPr>
        <w:pStyle w:val="BodyText"/>
        <w:spacing w:before="1"/>
        <w:ind w:left="1710"/>
        <w:rPr>
          <w:rFonts w:ascii="Arial" w:hAnsi="Arial" w:cs="Arial"/>
        </w:rPr>
      </w:pPr>
      <w:r w:rsidRPr="00377208">
        <w:rPr>
          <w:rFonts w:ascii="Arial" w:hAnsi="Arial" w:cs="Arial"/>
        </w:rPr>
        <w:t xml:space="preserve">Nếu loại không được chỉ định, thì cơ sở dữ liệu sử dụng loại chứng chỉ mặc định X.509 của </w:t>
      </w:r>
    </w:p>
    <w:p w14:paraId="337E53AD" w14:textId="75ACD0C5" w:rsidR="008C539B" w:rsidRPr="001058B5" w:rsidRDefault="00377208" w:rsidP="00377208">
      <w:pPr>
        <w:pStyle w:val="BodyText"/>
        <w:spacing w:before="1"/>
        <w:ind w:left="1710"/>
        <w:rPr>
          <w:rFonts w:ascii="Arial" w:hAnsi="Arial" w:cs="Arial"/>
          <w:sz w:val="18"/>
        </w:rPr>
      </w:pPr>
      <w:r w:rsidRPr="00377208">
        <w:rPr>
          <w:rFonts w:ascii="Arial" w:hAnsi="Arial" w:cs="Arial"/>
        </w:rPr>
        <w:t>nó.</w:t>
      </w:r>
      <w:r w:rsidR="008D1AB8">
        <w:rPr>
          <w:rFonts w:ascii="Arial" w:hAnsi="Arial" w:cs="Arial"/>
        </w:rPr>
        <w:pict w14:anchorId="27BD7065">
          <v:group id="_x0000_s1490" style="position:absolute;left:0;text-align:left;margin-left:174pt;margin-top:13.25pt;width:300pt;height:2.5pt;z-index:2752;mso-wrap-distance-left:0;mso-wrap-distance-right:0;mso-position-horizontal-relative:page;mso-position-vertical-relative:text" coordorigin="3480,265" coordsize="6000,50">
            <v:line id="_x0000_s1492" style="position:absolute" from="3480,268" to="9480,268" strokeweight=".24pt"/>
            <v:line id="_x0000_s1491" style="position:absolute" from="3480,312" to="9480,312" strokeweight=".24pt"/>
            <w10:wrap type="topAndBottom" anchorx="page"/>
          </v:group>
        </w:pict>
      </w:r>
    </w:p>
    <w:p w14:paraId="105CD138" w14:textId="7155526F" w:rsidR="008C539B" w:rsidRPr="001058B5" w:rsidRDefault="00377208">
      <w:pPr>
        <w:spacing w:before="34"/>
        <w:ind w:left="2380"/>
        <w:rPr>
          <w:rFonts w:ascii="Arial" w:hAnsi="Arial" w:cs="Arial"/>
          <w:b/>
          <w:sz w:val="19"/>
        </w:rPr>
      </w:pPr>
      <w:r>
        <w:rPr>
          <w:rFonts w:ascii="Arial" w:hAnsi="Arial" w:cs="Arial"/>
          <w:b/>
          <w:sz w:val="19"/>
        </w:rPr>
        <w:t>Chú ý</w:t>
      </w:r>
      <w:r w:rsidR="00C12992" w:rsidRPr="001058B5">
        <w:rPr>
          <w:rFonts w:ascii="Arial" w:hAnsi="Arial" w:cs="Arial"/>
          <w:b/>
          <w:sz w:val="19"/>
        </w:rPr>
        <w:t>:</w:t>
      </w:r>
    </w:p>
    <w:p w14:paraId="53D2FBC1" w14:textId="584B32CC" w:rsidR="008C539B" w:rsidRPr="001058B5" w:rsidRDefault="00C12992" w:rsidP="00377208">
      <w:pPr>
        <w:pStyle w:val="ListParagraph"/>
        <w:numPr>
          <w:ilvl w:val="1"/>
          <w:numId w:val="109"/>
        </w:numPr>
        <w:spacing w:before="137" w:line="228" w:lineRule="auto"/>
        <w:ind w:left="2700" w:right="1755" w:firstLine="0"/>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00377208">
        <w:rPr>
          <w:rFonts w:ascii="Arial" w:hAnsi="Arial" w:cs="Arial"/>
          <w:w w:val="95"/>
          <w:sz w:val="20"/>
        </w:rPr>
        <w:t xml:space="preserve"> là </w:t>
      </w:r>
      <w:r w:rsidR="00377208" w:rsidRPr="00377208">
        <w:rPr>
          <w:rFonts w:ascii="Arial" w:hAnsi="Arial" w:cs="Arial"/>
          <w:w w:val="95"/>
          <w:sz w:val="20"/>
        </w:rPr>
        <w:t>Quy tắc mã hóa phân biệt (DER) được mã hóa.</w:t>
      </w:r>
    </w:p>
    <w:p w14:paraId="6010ED9C" w14:textId="68F6EE53" w:rsidR="008C539B" w:rsidRDefault="00377208" w:rsidP="00377208">
      <w:pPr>
        <w:pStyle w:val="ListParagraph"/>
        <w:numPr>
          <w:ilvl w:val="1"/>
          <w:numId w:val="109"/>
        </w:numPr>
        <w:tabs>
          <w:tab w:val="left" w:pos="2740"/>
        </w:tabs>
        <w:spacing w:before="125" w:line="228" w:lineRule="auto"/>
        <w:ind w:left="2790" w:right="1834"/>
        <w:rPr>
          <w:rFonts w:ascii="Arial" w:hAnsi="Arial" w:cs="Arial"/>
          <w:sz w:val="20"/>
        </w:rPr>
      </w:pPr>
      <w:r>
        <w:rPr>
          <w:rFonts w:ascii="Arial" w:hAnsi="Arial" w:cs="Arial"/>
        </w:rPr>
        <w:pict w14:anchorId="298D8DE3">
          <v:group id="_x0000_s1487" style="position:absolute;left:0;text-align:left;margin-left:170.4pt;margin-top:66.6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sidRPr="00377208">
        <w:t xml:space="preserve"> </w:t>
      </w:r>
      <w:r w:rsidRPr="00377208">
        <w:rPr>
          <w:rFonts w:ascii="Arial" w:hAnsi="Arial" w:cs="Arial"/>
          <w:w w:val="90"/>
          <w:sz w:val="20"/>
        </w:rPr>
        <w:t xml:space="preserve">Chứng thực proxy dựa trên chứng chỉ bằng cách sử dụng OCI_ATTR_ CERTIFICATE sẽ không được hỗ trợ trong các bản phát hành Cơ sở dữ liệu Oracle trong tương lai. Sử dụng thuộc tính OCI_ATTR_DISTINGUISHED_NAME hoặc OCI_ATTR_ </w:t>
      </w:r>
      <w:r w:rsidR="00C12992" w:rsidRPr="001058B5">
        <w:rPr>
          <w:rFonts w:ascii="Arial" w:hAnsi="Arial" w:cs="Arial"/>
          <w:w w:val="90"/>
          <w:sz w:val="20"/>
        </w:rPr>
        <w:t>NAME</w:t>
      </w:r>
      <w:r w:rsidR="00C12992" w:rsidRPr="001058B5">
        <w:rPr>
          <w:rFonts w:ascii="Arial" w:hAnsi="Arial" w:cs="Arial"/>
          <w:spacing w:val="-81"/>
          <w:w w:val="90"/>
          <w:sz w:val="20"/>
        </w:rPr>
        <w:t xml:space="preserve"> </w:t>
      </w:r>
      <w:r>
        <w:rPr>
          <w:rFonts w:ascii="Arial" w:hAnsi="Arial" w:cs="Arial"/>
          <w:w w:val="90"/>
          <w:sz w:val="20"/>
        </w:rPr>
        <w:t xml:space="preserve"> để thay thế</w:t>
      </w:r>
    </w:p>
    <w:p w14:paraId="1C5CB146" w14:textId="1F78663D" w:rsidR="00377208" w:rsidRPr="001058B5" w:rsidRDefault="00377208" w:rsidP="00377208">
      <w:pPr>
        <w:pStyle w:val="ListParagraph"/>
        <w:tabs>
          <w:tab w:val="left" w:pos="2740"/>
        </w:tabs>
        <w:spacing w:before="125" w:line="228" w:lineRule="auto"/>
        <w:ind w:left="2740" w:right="1834" w:firstLine="0"/>
        <w:jc w:val="right"/>
        <w:rPr>
          <w:rFonts w:ascii="Arial" w:hAnsi="Arial" w:cs="Arial"/>
          <w:sz w:val="20"/>
        </w:rPr>
      </w:pPr>
    </w:p>
    <w:p w14:paraId="047852FE" w14:textId="77777777" w:rsidR="008C539B" w:rsidRPr="001058B5" w:rsidRDefault="008C539B">
      <w:pPr>
        <w:pStyle w:val="BodyText"/>
        <w:spacing w:before="4"/>
        <w:rPr>
          <w:rFonts w:ascii="Arial" w:hAnsi="Arial" w:cs="Arial"/>
          <w:sz w:val="9"/>
        </w:rPr>
      </w:pPr>
    </w:p>
    <w:p w14:paraId="17147B2B" w14:textId="42A070A0" w:rsidR="008C539B" w:rsidRPr="001058B5" w:rsidRDefault="00377208">
      <w:pPr>
        <w:pStyle w:val="BodyText"/>
        <w:spacing w:before="101" w:line="230" w:lineRule="auto"/>
        <w:ind w:left="1660" w:right="778"/>
        <w:rPr>
          <w:rFonts w:ascii="Arial" w:hAnsi="Arial" w:cs="Arial"/>
        </w:rPr>
      </w:pPr>
      <w:r w:rsidRPr="00377208">
        <w:rPr>
          <w:rFonts w:ascii="Arial" w:hAnsi="Arial" w:cs="Arial"/>
        </w:rPr>
        <w:t>Nếu bạn đang sử dụng xác thực proxy cho người dùng doanh nghiệp đã được xác thực mật khẩu, thì hãy sử dụng cùng thuộc tính OCI như đối với người dùng cơ sở dữ liệu được xác thực bằng mật khẩu (OCI_ATTR_USERNAME). Cơ sở dữ liệu Oracle đầu tiên kiểm tra tên người dùng dựa vào cơ sở dữ liệu. Nếu nó không tìm thấy người dùng, thì cơ sở dữ liệu sẽ kiểm tra tên người dùng trong thư mục. Tên người dùng này phải là duy nhất</w:t>
      </w:r>
      <w:r>
        <w:rPr>
          <w:rFonts w:ascii="Arial" w:hAnsi="Arial" w:cs="Arial"/>
        </w:rPr>
        <w:t xml:space="preserve"> trên</w:t>
      </w:r>
      <w:r w:rsidRPr="00377208">
        <w:rPr>
          <w:rFonts w:ascii="Arial" w:hAnsi="Arial" w:cs="Arial"/>
        </w:rPr>
        <w:t xml:space="preserve"> toàn cầu</w:t>
      </w:r>
      <w:r w:rsidR="00C12992" w:rsidRPr="001058B5">
        <w:rPr>
          <w:rFonts w:ascii="Arial" w:hAnsi="Arial" w:cs="Arial"/>
        </w:rPr>
        <w:t>.</w:t>
      </w:r>
    </w:p>
    <w:p w14:paraId="07C5F080" w14:textId="77777777" w:rsidR="008C539B" w:rsidRPr="001058B5" w:rsidRDefault="008C539B">
      <w:pPr>
        <w:pStyle w:val="BodyText"/>
        <w:spacing w:before="10"/>
        <w:rPr>
          <w:rFonts w:ascii="Arial" w:hAnsi="Arial" w:cs="Arial"/>
          <w:sz w:val="25"/>
        </w:rPr>
      </w:pPr>
    </w:p>
    <w:p w14:paraId="31F05829" w14:textId="77777777" w:rsidR="00377208" w:rsidRDefault="00377208" w:rsidP="00377208">
      <w:pPr>
        <w:pStyle w:val="BodyText"/>
        <w:spacing w:before="75"/>
        <w:ind w:left="990"/>
        <w:rPr>
          <w:rFonts w:ascii="Arial" w:eastAsia="Arial" w:hAnsi="Arial" w:cs="Arial"/>
          <w:b/>
          <w:bCs/>
          <w:spacing w:val="-22"/>
          <w:sz w:val="27"/>
          <w:szCs w:val="27"/>
        </w:rPr>
      </w:pPr>
      <w:bookmarkStart w:id="391" w:name="Using_Client_Identifiers_to_Identify_App"/>
      <w:bookmarkStart w:id="392" w:name="_bookmark466"/>
      <w:bookmarkStart w:id="393" w:name="_bookmark467"/>
      <w:bookmarkEnd w:id="391"/>
      <w:bookmarkEnd w:id="392"/>
      <w:bookmarkEnd w:id="393"/>
      <w:r w:rsidRPr="00377208">
        <w:rPr>
          <w:rFonts w:ascii="Arial" w:eastAsia="Arial" w:hAnsi="Arial" w:cs="Arial"/>
          <w:b/>
          <w:bCs/>
          <w:spacing w:val="-22"/>
          <w:sz w:val="27"/>
          <w:szCs w:val="27"/>
        </w:rPr>
        <w:t>Sử dụng Mã định danh Khách hàng để Xác định Người dùng Ứng dụng Không được biết Cơ sở dữ liệu</w:t>
      </w:r>
    </w:p>
    <w:p w14:paraId="46B2D15B" w14:textId="77777777" w:rsidR="00377208" w:rsidRDefault="00377208">
      <w:pPr>
        <w:pStyle w:val="BodyText"/>
        <w:spacing w:before="111"/>
        <w:ind w:left="1660"/>
        <w:rPr>
          <w:rFonts w:ascii="Arial" w:hAnsi="Arial" w:cs="Arial"/>
        </w:rPr>
      </w:pPr>
      <w:r w:rsidRPr="00377208">
        <w:rPr>
          <w:rFonts w:ascii="Arial" w:hAnsi="Arial" w:cs="Arial"/>
        </w:rPr>
        <w:t>Các phần sau giải thích cách sử dụng số nhận dạng khách hàng:</w:t>
      </w:r>
    </w:p>
    <w:p w14:paraId="2301900F" w14:textId="77777777" w:rsidR="00377208" w:rsidRDefault="00C12992" w:rsidP="00377208">
      <w:pPr>
        <w:pStyle w:val="BodyText"/>
        <w:spacing w:before="111"/>
        <w:ind w:left="1660"/>
        <w:rPr>
          <w:rFonts w:ascii="Arial" w:hAnsi="Arial" w:cs="Arial"/>
          <w:color w:val="0000CC"/>
        </w:rPr>
      </w:pPr>
      <w:r w:rsidRPr="001058B5">
        <w:rPr>
          <w:rFonts w:ascii="Arial" w:hAnsi="Arial" w:cs="Arial"/>
          <w:sz w:val="10"/>
        </w:rPr>
        <w:t xml:space="preserve">■ </w:t>
      </w:r>
      <w:r w:rsidR="00377208" w:rsidRPr="00377208">
        <w:rPr>
          <w:rFonts w:ascii="Arial" w:hAnsi="Arial" w:cs="Arial"/>
          <w:color w:val="0000CC"/>
        </w:rPr>
        <w:t>Giới thiệu về số nhận dạng khách hàng</w:t>
      </w:r>
    </w:p>
    <w:p w14:paraId="48EB5F08" w14:textId="478DF1C4" w:rsidR="008C539B" w:rsidRPr="001058B5" w:rsidRDefault="00C12992" w:rsidP="00377208">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Cách nhận dạng khách hàng hoạt động trong các hệ thống cấp trung học</w:t>
      </w:r>
    </w:p>
    <w:p w14:paraId="08A99991" w14:textId="6917E3E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Sử dụng thuộc tính CLIENT_IDENTIFIER để bảo tồn danh tính người dùng</w:t>
      </w:r>
    </w:p>
    <w:p w14:paraId="6D74F31D" w14:textId="52FE6A9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 xml:space="preserve"> </w:t>
        </w:r>
        <w:r w:rsidR="00FB5570" w:rsidRPr="00FB5570">
          <w:rPr>
            <w:rFonts w:ascii="Arial" w:hAnsi="Arial" w:cs="Arial"/>
            <w:color w:val="0000CC"/>
          </w:rPr>
          <w:t>Sử dụng CLIENT_IDENTIFIER độc lập với n</w:t>
        </w:r>
        <w:r w:rsidR="00FB5570" w:rsidRPr="00FB5570">
          <w:rPr>
            <w:rFonts w:ascii="Arial" w:hAnsi="Arial" w:cs="Arial"/>
            <w:color w:val="0000CC"/>
          </w:rPr>
          <w:t>g</w:t>
        </w:r>
        <w:r w:rsidR="00FB5570" w:rsidRPr="00FB5570">
          <w:rPr>
            <w:rFonts w:ascii="Arial" w:hAnsi="Arial" w:cs="Arial"/>
            <w:color w:val="0000CC"/>
          </w:rPr>
          <w:t>ữ cảnh ứng dụng toàn cầu</w:t>
        </w:r>
      </w:hyperlink>
    </w:p>
    <w:p w14:paraId="3A9F9C84" w14:textId="3AC5DD92" w:rsidR="008C539B" w:rsidRDefault="00C12992">
      <w:pPr>
        <w:pStyle w:val="BodyText"/>
        <w:spacing w:before="111"/>
        <w:ind w:left="1660"/>
        <w:rPr>
          <w:rFonts w:ascii="Arial" w:hAnsi="Arial" w:cs="Arial"/>
          <w:color w:val="0000CC"/>
        </w:rPr>
      </w:pPr>
      <w:r w:rsidRPr="001058B5">
        <w:rPr>
          <w:rFonts w:ascii="Arial" w:hAnsi="Arial" w:cs="Arial"/>
          <w:sz w:val="10"/>
        </w:rPr>
        <w:t xml:space="preserve">■ </w:t>
      </w:r>
      <w:hyperlink w:anchor="_bookmark481" w:history="1">
        <w:r w:rsidR="00FB5570" w:rsidRPr="00FB5570">
          <w:rPr>
            <w:rFonts w:ascii="Arial" w:hAnsi="Arial" w:cs="Arial"/>
            <w:color w:val="0000CC"/>
          </w:rPr>
          <w:t>Sử dụng gói PL / SQL DBMS_SESSION để thiết lập và xóa bộ định danh ứng dụng khách</w:t>
        </w:r>
      </w:hyperlink>
    </w:p>
    <w:p w14:paraId="229D4F64" w14:textId="77777777" w:rsidR="00377208" w:rsidRPr="001058B5" w:rsidRDefault="00377208">
      <w:pPr>
        <w:pStyle w:val="BodyText"/>
        <w:spacing w:before="111"/>
        <w:ind w:left="1660"/>
        <w:rPr>
          <w:rFonts w:ascii="Arial" w:hAnsi="Arial" w:cs="Arial"/>
        </w:rPr>
      </w:pPr>
    </w:p>
    <w:p w14:paraId="7373D883" w14:textId="77777777" w:rsidR="00377208" w:rsidRPr="00377208" w:rsidRDefault="00377208">
      <w:pPr>
        <w:pStyle w:val="BodyText"/>
        <w:spacing w:before="57" w:line="230" w:lineRule="auto"/>
        <w:ind w:left="1659" w:right="848"/>
        <w:rPr>
          <w:rFonts w:ascii="Arial" w:hAnsi="Arial" w:cs="Arial"/>
          <w:b/>
          <w:sz w:val="23"/>
        </w:rPr>
      </w:pPr>
      <w:r w:rsidRPr="00377208">
        <w:rPr>
          <w:rFonts w:ascii="Arial" w:hAnsi="Arial" w:cs="Arial"/>
          <w:b/>
          <w:sz w:val="23"/>
        </w:rPr>
        <w:t>Giới thiệu về số nhận dạng khách hàng</w:t>
      </w:r>
    </w:p>
    <w:p w14:paraId="270C8993" w14:textId="36B48C17" w:rsidR="008C539B" w:rsidRPr="001058B5" w:rsidRDefault="00FB5570">
      <w:pPr>
        <w:pStyle w:val="BodyText"/>
        <w:spacing w:before="57" w:line="230" w:lineRule="auto"/>
        <w:ind w:left="1659" w:right="848"/>
        <w:rPr>
          <w:rFonts w:ascii="Arial" w:hAnsi="Arial" w:cs="Arial"/>
        </w:rPr>
      </w:pPr>
      <w:r w:rsidRPr="00FB5570">
        <w:rPr>
          <w:rFonts w:ascii="Arial" w:hAnsi="Arial" w:cs="Arial"/>
          <w:w w:val="95"/>
        </w:rPr>
        <w:t>Cơ sở dữ liệu Oracle cung cấp thuộc tính CLIENT_IDENTIFIER của không gian tên ngữ cảnh ứng dụng USERENV dựng sẵn cho người dùng ứng dụng. Những người dùng này được biết đến với một ứng dụng nhưng không được biết đến cơ sở dữ liệu. Thuộc tính CLIENT_IDENTIFIER có thể nắm bắt bất kỳ giá trị nào mà ứng dụng sử dụng để nhận dạng hoặc kiểm soát truy cập và chuyển nó tới cơ sở dữ liệu. Thuộc tính CLIENT_IDENTIFIER được hỗ trợ trong trình điều khiển OCI, JDBC / OCI hoặc Thin</w:t>
      </w:r>
      <w:r w:rsidR="00C12992" w:rsidRPr="001058B5">
        <w:rPr>
          <w:rFonts w:ascii="Arial" w:hAnsi="Arial" w:cs="Arial"/>
        </w:rPr>
        <w:t>.</w:t>
      </w:r>
    </w:p>
    <w:p w14:paraId="27069622" w14:textId="77777777" w:rsidR="008C539B" w:rsidRPr="001058B5" w:rsidRDefault="008C539B">
      <w:pPr>
        <w:pStyle w:val="BodyText"/>
        <w:spacing w:before="1"/>
        <w:rPr>
          <w:rFonts w:ascii="Arial" w:hAnsi="Arial" w:cs="Arial"/>
          <w:sz w:val="23"/>
        </w:rPr>
      </w:pPr>
    </w:p>
    <w:p w14:paraId="591735ED" w14:textId="77777777" w:rsidR="00FB5570" w:rsidRDefault="00FB5570">
      <w:pPr>
        <w:pStyle w:val="BodyText"/>
        <w:spacing w:before="54" w:line="232" w:lineRule="auto"/>
        <w:ind w:left="1660" w:right="700"/>
        <w:rPr>
          <w:rFonts w:ascii="Arial" w:eastAsia="Arial" w:hAnsi="Arial" w:cs="Arial"/>
          <w:b/>
          <w:bCs/>
          <w:sz w:val="23"/>
          <w:szCs w:val="23"/>
        </w:rPr>
      </w:pPr>
      <w:bookmarkStart w:id="394" w:name="How_Client_Identifiers_Work_in_Middle_Ti"/>
      <w:bookmarkStart w:id="395" w:name="_bookmark471"/>
      <w:bookmarkStart w:id="396" w:name="_bookmark472"/>
      <w:bookmarkEnd w:id="394"/>
      <w:bookmarkEnd w:id="395"/>
      <w:bookmarkEnd w:id="396"/>
      <w:r w:rsidRPr="00FB5570">
        <w:rPr>
          <w:rFonts w:ascii="Arial" w:eastAsia="Arial" w:hAnsi="Arial" w:cs="Arial"/>
          <w:b/>
          <w:bCs/>
          <w:sz w:val="23"/>
          <w:szCs w:val="23"/>
        </w:rPr>
        <w:t>Cách nhận dạng khách hàng hoạt động trong các hệ thống cấp trung học</w:t>
      </w:r>
    </w:p>
    <w:p w14:paraId="03E7EB11" w14:textId="29CA2EE8" w:rsidR="008C539B" w:rsidRPr="001058B5" w:rsidRDefault="00FB5570">
      <w:pPr>
        <w:pStyle w:val="BodyText"/>
        <w:spacing w:before="54" w:line="232" w:lineRule="auto"/>
        <w:ind w:left="1660" w:right="700"/>
        <w:rPr>
          <w:rFonts w:ascii="Arial" w:hAnsi="Arial" w:cs="Arial"/>
        </w:rPr>
      </w:pPr>
      <w:r w:rsidRPr="00FB5570">
        <w:rPr>
          <w:rFonts w:ascii="Arial" w:hAnsi="Arial" w:cs="Arial"/>
        </w:rPr>
        <w:t xml:space="preserve">Nhiều ứng dụng sử dụng tính năng tổng hợp phiên </w:t>
      </w:r>
      <w:r>
        <w:rPr>
          <w:rFonts w:ascii="Arial" w:hAnsi="Arial" w:cs="Arial"/>
        </w:rPr>
        <w:t xml:space="preserve">bản </w:t>
      </w:r>
      <w:r w:rsidRPr="00FB5570">
        <w:rPr>
          <w:rFonts w:ascii="Arial" w:hAnsi="Arial" w:cs="Arial"/>
        </w:rPr>
        <w:t>để thiết lập một số phiên</w:t>
      </w:r>
      <w:r>
        <w:rPr>
          <w:rFonts w:ascii="Arial" w:hAnsi="Arial" w:cs="Arial"/>
        </w:rPr>
        <w:t xml:space="preserve"> bản</w:t>
      </w:r>
      <w:r w:rsidRPr="00FB5570">
        <w:rPr>
          <w:rFonts w:ascii="Arial" w:hAnsi="Arial" w:cs="Arial"/>
        </w:rPr>
        <w:t xml:space="preserve"> để được nhiều người dùng ứng dụng sử dụng lại. Người dùng xác thực mình với một ứng dụng tầng giữa, sử dụng một danh tính duy nhất để đăng nhập vào cơ sở dữ liệu </w:t>
      </w:r>
      <w:r w:rsidRPr="00FB5570">
        <w:rPr>
          <w:rFonts w:ascii="Arial" w:hAnsi="Arial" w:cs="Arial"/>
        </w:rPr>
        <w:lastRenderedPageBreak/>
        <w:t>và duy trì tất cả các kết nối người dùng</w:t>
      </w:r>
      <w:r>
        <w:rPr>
          <w:rFonts w:ascii="Arial" w:hAnsi="Arial" w:cs="Arial"/>
        </w:rPr>
        <w:t>.</w:t>
      </w:r>
      <w:r w:rsidRPr="00FB5570">
        <w:rPr>
          <w:rFonts w:ascii="Arial" w:hAnsi="Arial" w:cs="Arial"/>
        </w:rPr>
        <w:t>Trong mô hình này, người dùng ứng dụng là những người dùng được xác thực đến tầng giữa của một ứng dụng, nhưng những người không biết đến cơ sở dữ liệu.</w:t>
      </w:r>
      <w:r w:rsidR="00C12992" w:rsidRPr="001058B5">
        <w:rPr>
          <w:rFonts w:ascii="Arial" w:hAnsi="Arial" w:cs="Arial"/>
        </w:rPr>
        <w:t xml:space="preserve"> </w:t>
      </w:r>
      <w:r>
        <w:rPr>
          <w:rFonts w:ascii="Arial" w:hAnsi="Arial" w:cs="Arial"/>
        </w:rPr>
        <w:t>Bạn có thể sử dụng</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18A72290" w:rsidR="008C539B" w:rsidRPr="001058B5" w:rsidRDefault="00C12992" w:rsidP="00FB5570">
      <w:pPr>
        <w:pStyle w:val="BodyText"/>
        <w:spacing w:before="103" w:line="228" w:lineRule="auto"/>
        <w:ind w:left="720" w:right="102" w:firstLine="720"/>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00FB5570" w:rsidRPr="00FB5570">
        <w:rPr>
          <w:rFonts w:ascii="Arial" w:hAnsi="Arial" w:cs="Arial"/>
        </w:rPr>
        <w:t>hoạt động như một proxy người dùng ứng dụng cho các loại ứng dụng này</w:t>
      </w:r>
      <w:r w:rsidRPr="001058B5">
        <w:rPr>
          <w:rFonts w:ascii="Arial" w:hAnsi="Arial" w:cs="Arial"/>
        </w:rPr>
        <w:t>.</w:t>
      </w:r>
    </w:p>
    <w:p w14:paraId="1D9EB807" w14:textId="10BF978C" w:rsidR="008C539B" w:rsidRDefault="00FB5570" w:rsidP="00FB5570">
      <w:pPr>
        <w:pStyle w:val="BodyText"/>
        <w:spacing w:before="11"/>
        <w:ind w:left="1440"/>
        <w:rPr>
          <w:rFonts w:ascii="Arial" w:hAnsi="Arial" w:cs="Arial"/>
        </w:rPr>
      </w:pPr>
      <w:r w:rsidRPr="00FB5570">
        <w:rPr>
          <w:rFonts w:ascii="Arial" w:hAnsi="Arial" w:cs="Arial"/>
        </w:rPr>
        <w:t>Trong mô hình này, tầng giữa chuyển một mã định danh khách hàng tới cơ sở dữ liệu khi thiết lập phiên</w:t>
      </w:r>
      <w:r>
        <w:rPr>
          <w:rFonts w:ascii="Arial" w:hAnsi="Arial" w:cs="Arial"/>
        </w:rPr>
        <w:t xml:space="preserve"> bản</w:t>
      </w:r>
      <w:r w:rsidRPr="00FB5570">
        <w:rPr>
          <w:rFonts w:ascii="Arial" w:hAnsi="Arial" w:cs="Arial"/>
        </w:rPr>
        <w:t xml:space="preserve">. Mã định danh khách hàng thực sự có thể là bất kỳ thứ gì đại diện cho một khách hàng kết nối với tầng giữa, ví dụ như một cookie hoặc một địa chỉ IP. Trình nhận dạng ứng dụng khách, đại diện cho người dùng ứng dụng, có sẵn trong thông tin phiên </w:t>
      </w:r>
      <w:r>
        <w:rPr>
          <w:rFonts w:ascii="Arial" w:hAnsi="Arial" w:cs="Arial"/>
        </w:rPr>
        <w:t xml:space="preserve">bản </w:t>
      </w:r>
      <w:r w:rsidRPr="00FB5570">
        <w:rPr>
          <w:rFonts w:ascii="Arial" w:hAnsi="Arial" w:cs="Arial"/>
        </w:rPr>
        <w:t>người dùng và cũng có thể được truy cập bằng ngữ cảnh ứng dụng (bằng cách sử dụng ngữ cảnh đặt tên USERENV). Bằng cách này, các ứng dụng có thể thiết lập và sử dụng lại các phiên</w:t>
      </w:r>
      <w:r>
        <w:rPr>
          <w:rFonts w:ascii="Arial" w:hAnsi="Arial" w:cs="Arial"/>
        </w:rPr>
        <w:t xml:space="preserve"> bản</w:t>
      </w:r>
      <w:r w:rsidRPr="00FB5570">
        <w:rPr>
          <w:rFonts w:ascii="Arial" w:hAnsi="Arial" w:cs="Arial"/>
        </w:rPr>
        <w:t>, trong khi vẫn có thể theo dõi người dùng ứng dụng trong phiên. Ứng dụng có thể đặt lại số nhận dạng ứng dụng khách và do đó sử dụng lại phiên</w:t>
      </w:r>
      <w:r>
        <w:rPr>
          <w:rFonts w:ascii="Arial" w:hAnsi="Arial" w:cs="Arial"/>
        </w:rPr>
        <w:t xml:space="preserve"> bản</w:t>
      </w:r>
      <w:r w:rsidRPr="00FB5570">
        <w:rPr>
          <w:rFonts w:ascii="Arial" w:hAnsi="Arial" w:cs="Arial"/>
        </w:rPr>
        <w:t xml:space="preserve"> cho một người dùng khác, cho phép hiệu suất cao.</w:t>
      </w:r>
    </w:p>
    <w:p w14:paraId="66707CF8" w14:textId="77777777" w:rsidR="00FB5570" w:rsidRPr="001058B5" w:rsidRDefault="00FB5570" w:rsidP="00FB5570">
      <w:pPr>
        <w:pStyle w:val="BodyText"/>
        <w:spacing w:before="11"/>
        <w:ind w:left="1440"/>
        <w:rPr>
          <w:rFonts w:ascii="Arial" w:hAnsi="Arial" w:cs="Arial"/>
          <w:sz w:val="23"/>
        </w:rPr>
      </w:pPr>
    </w:p>
    <w:p w14:paraId="3360C1F7" w14:textId="77777777" w:rsidR="00FB5570" w:rsidRDefault="00FB5570" w:rsidP="00FB5570">
      <w:pPr>
        <w:pStyle w:val="BodyText"/>
        <w:spacing w:before="58" w:line="228" w:lineRule="auto"/>
        <w:ind w:left="1440" w:right="102"/>
        <w:rPr>
          <w:rFonts w:ascii="Arial" w:eastAsia="Arial" w:hAnsi="Arial" w:cs="Arial"/>
          <w:b/>
          <w:bCs/>
          <w:sz w:val="23"/>
          <w:szCs w:val="23"/>
        </w:rPr>
      </w:pPr>
      <w:bookmarkStart w:id="397" w:name="Using_the_CLIENT_IDENTIFIER_Attribute_to"/>
      <w:bookmarkStart w:id="398" w:name="_bookmark473"/>
      <w:bookmarkStart w:id="399" w:name="_bookmark474"/>
      <w:bookmarkEnd w:id="397"/>
      <w:bookmarkEnd w:id="398"/>
      <w:bookmarkEnd w:id="399"/>
      <w:r w:rsidRPr="00FB5570">
        <w:rPr>
          <w:rFonts w:ascii="Arial" w:eastAsia="Arial" w:hAnsi="Arial" w:cs="Arial"/>
          <w:b/>
          <w:bCs/>
          <w:sz w:val="23"/>
          <w:szCs w:val="23"/>
        </w:rPr>
        <w:t>Sử dụng thuộc tính CLIENT_IDENTIFIER để bảo tồn danh tính người dùng</w:t>
      </w:r>
    </w:p>
    <w:p w14:paraId="08A9467E" w14:textId="77777777" w:rsidR="00FB5570" w:rsidRDefault="00FB5570" w:rsidP="00FB5570">
      <w:pPr>
        <w:pStyle w:val="BodyText"/>
        <w:spacing w:before="123" w:line="230" w:lineRule="auto"/>
        <w:ind w:left="1440" w:right="102"/>
        <w:rPr>
          <w:rFonts w:ascii="Arial" w:hAnsi="Arial" w:cs="Arial"/>
          <w:spacing w:val="-6"/>
        </w:rPr>
      </w:pPr>
      <w:r w:rsidRPr="00FB5570">
        <w:rPr>
          <w:rFonts w:ascii="Arial" w:hAnsi="Arial" w:cs="Arial"/>
          <w:spacing w:val="-6"/>
        </w:rPr>
        <w:t>Bạn có thể sử dụng thuộc tính được xác định trước CLIENT_IDENTIFIER của không gian tên ngữ cảnh ứng dụng dựng sẵn, USERENV, để nắm bắt tên người dùng ứng dụng để sử dụng với ngữ cảnh ứng dụng toàn cầu. Bạn cũng có thể sử dụng thuộc tính CLIENT_IDENTIFIER một cách độc lập. Khi bạn sử dụng thuộc tính CLIENT_IDENTIFIER độc lập với ngữ cảnh ứng dụng toàn cục, bạn có thể đặt CLIENT_IDENTIFIER bằng giao diện DBMS_SESSION. Khả năng truyền một CLIENT_IDENTIFIER tới cơ sở dữ liệu được hỗ trợ trong trình điều khiển Oracle Call Interface (OCI), JDBC / OCI hoặc Thin.</w:t>
      </w:r>
    </w:p>
    <w:p w14:paraId="18A591A9" w14:textId="77777777" w:rsidR="00FB5570" w:rsidRDefault="00FB5570" w:rsidP="00FB5570">
      <w:pPr>
        <w:pStyle w:val="BodyText"/>
        <w:spacing w:before="123" w:line="230" w:lineRule="auto"/>
        <w:ind w:left="1440" w:right="102"/>
        <w:rPr>
          <w:rFonts w:ascii="Arial" w:hAnsi="Arial" w:cs="Arial"/>
          <w:spacing w:val="-6"/>
        </w:rPr>
      </w:pPr>
    </w:p>
    <w:p w14:paraId="44C6B87D" w14:textId="77777777" w:rsidR="00FB5570" w:rsidRDefault="00FB5570" w:rsidP="00FB5570">
      <w:pPr>
        <w:ind w:left="1440"/>
        <w:rPr>
          <w:rFonts w:ascii="Arial" w:hAnsi="Arial" w:cs="Arial"/>
          <w:sz w:val="20"/>
          <w:szCs w:val="20"/>
        </w:rPr>
      </w:pPr>
      <w:r w:rsidRPr="00FB5570">
        <w:rPr>
          <w:rFonts w:ascii="Arial" w:hAnsi="Arial" w:cs="Arial"/>
          <w:sz w:val="20"/>
          <w:szCs w:val="20"/>
        </w:rPr>
        <w:t>Khi bạn sử dụng thuộc tính CLIENT_IDENTIFIER với ngữ cảnh ứng dụng toàn cục, nó cung cấp tính linh hoạt và hiệu suất cao để xây dựng các ứng dụng. Ví dụ: giả sử ứng dụng dựa trên web cung cấp thông tin cho đối tác kinh doanh có ba loại người dùng: đối tác vàng, đối tác bạc và đối tác đồng, đại diện cho các cấp thông tin khác nhau có sẵn. Thay vì mỗi người dùng có phiên riêng của họ được thiết lập với các bối cảnh ứng dụng riêng lẻ, ứng dụng có thể thiết lập bối cảnh ứng dụng toàn cầu cho các đối tác vàng, đối tác bạc và đối tác đồng. Sau đó, sử dụng CLIENT_IDENTIFIER để trỏ phiên vào đúng ngữ cảnh để truy lục loại dữ liệu thích hợp. Ứng dụng này chỉ cần khởi tạo ba ngữ cảnh toàn cục một lần và sử dụng CLIENT_IDENTIFIER để truy cập ngữ cảnh ứng dụng chính xác để hạn chế truy cập dữ liệu. Điều này mang lại lợi ích hiệu suất thông qua việc sử dụng lại phiên và thông qua việc truy cập các ngữ cảnh ứng dụng toàn cầu được thiết lập một lần, thay vì phải khởi tạo ngữ cảnh ứng dụng cho từng phiên riêng lẻ.</w:t>
      </w:r>
    </w:p>
    <w:p w14:paraId="7460D42C" w14:textId="6392BF78" w:rsidR="008C539B" w:rsidRPr="001058B5" w:rsidRDefault="004B7379">
      <w:pPr>
        <w:ind w:left="29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41B89345" w14:textId="5835C5FF"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4B7379" w:rsidRPr="004B7379">
        <w:rPr>
          <w:rFonts w:ascii="Arial" w:hAnsi="Arial" w:cs="Arial"/>
        </w:rPr>
        <w:t>ttrang 6-22 để biết cách triển khai ngữ cảnh ứng dụng toàn cầu</w:t>
      </w:r>
    </w:p>
    <w:p w14:paraId="60F69E7F" w14:textId="022A462F"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004B7379">
          <w:rPr>
            <w:rFonts w:ascii="Arial" w:hAnsi="Arial" w:cs="Arial"/>
          </w:rPr>
          <w:t>trang</w:t>
        </w:r>
        <w:r w:rsidRPr="001058B5">
          <w:rPr>
            <w:rFonts w:ascii="Arial" w:hAnsi="Arial" w:cs="Arial"/>
          </w:rPr>
          <w:t xml:space="preserve"> 6-35</w:t>
        </w:r>
      </w:hyperlink>
    </w:p>
    <w:p w14:paraId="168FDE23" w14:textId="77777777" w:rsidR="00FB5570" w:rsidRPr="00FB5570" w:rsidRDefault="00FB5570" w:rsidP="004B7379">
      <w:pPr>
        <w:pStyle w:val="BodyText"/>
        <w:spacing w:before="57" w:line="230" w:lineRule="auto"/>
        <w:ind w:left="1440" w:hanging="1"/>
        <w:rPr>
          <w:rFonts w:ascii="Arial" w:hAnsi="Arial" w:cs="Arial"/>
          <w:b/>
        </w:rPr>
      </w:pPr>
      <w:r w:rsidRPr="00FB5570">
        <w:rPr>
          <w:rFonts w:ascii="Arial" w:hAnsi="Arial" w:cs="Arial"/>
          <w:b/>
        </w:rPr>
        <w:t>Sử dụng CLIENT_IDENTIFIER độc lập với ngữ cảnh ứng dụng toàn cầu</w:t>
      </w:r>
    </w:p>
    <w:p w14:paraId="6F02C164" w14:textId="77777777" w:rsidR="004B7379" w:rsidRPr="004B7379" w:rsidRDefault="004B7379" w:rsidP="004B7379">
      <w:pPr>
        <w:pStyle w:val="BodyText"/>
        <w:spacing w:before="1" w:line="230" w:lineRule="auto"/>
        <w:ind w:left="1440" w:right="307"/>
        <w:rPr>
          <w:rFonts w:ascii="Arial" w:hAnsi="Arial" w:cs="Arial"/>
        </w:rPr>
      </w:pPr>
      <w:r w:rsidRPr="004B7379">
        <w:rPr>
          <w:rFonts w:ascii="Arial" w:hAnsi="Arial" w:cs="Arial"/>
        </w:rPr>
        <w:t>Sử dụng thuộc tính CLIENT_IDENTIFIER đặc biệt hữu ích cho những ứng dụng mà người dùng không biết đến cơ sở dữ liệu. Trong những tình huống này, ứng dụng thường kết nối như một người dùng cơ sở dữ liệu duy nhất và tất cả các hành động được thực hiện như người dùng đó.</w:t>
      </w:r>
    </w:p>
    <w:p w14:paraId="79119371" w14:textId="47FC1A89" w:rsidR="008C539B" w:rsidRPr="001058B5" w:rsidRDefault="004B7379" w:rsidP="004B7379">
      <w:pPr>
        <w:pStyle w:val="BodyText"/>
        <w:spacing w:before="1" w:line="230" w:lineRule="auto"/>
        <w:ind w:left="1440" w:right="307"/>
        <w:rPr>
          <w:rFonts w:ascii="Arial" w:hAnsi="Arial" w:cs="Arial"/>
        </w:rPr>
      </w:pPr>
      <w:r w:rsidRPr="004B7379">
        <w:rPr>
          <w:rFonts w:ascii="Arial" w:hAnsi="Arial" w:cs="Arial"/>
        </w:rPr>
        <w:t xml:space="preserve">Bởi vì tất cả các phiên </w:t>
      </w:r>
      <w:r>
        <w:rPr>
          <w:rFonts w:ascii="Arial" w:hAnsi="Arial" w:cs="Arial"/>
        </w:rPr>
        <w:t xml:space="preserve">bản </w:t>
      </w:r>
      <w:r w:rsidRPr="004B7379">
        <w:rPr>
          <w:rFonts w:ascii="Arial" w:hAnsi="Arial" w:cs="Arial"/>
        </w:rPr>
        <w:t>người dùng được tạo ra như cùng một người dùng, mô hình bảo mật này làm cho việc chia tách dữ liệu cho mỗi người dùng trở nên khó khăn. Các ứng dụng này có thể sử dụng thuộc tính CLIENT_IDENTIFIER để bảo vệ danh tính người dùng ứng dụng thực thông qua cơ sở dữ liệu</w:t>
      </w:r>
      <w:r w:rsidR="00C12992" w:rsidRPr="001058B5">
        <w:rPr>
          <w:rFonts w:ascii="Arial" w:hAnsi="Arial" w:cs="Arial"/>
        </w:rPr>
        <w:t>.</w:t>
      </w:r>
    </w:p>
    <w:p w14:paraId="778FB855" w14:textId="4332A1DD" w:rsidR="008C539B" w:rsidRDefault="004B7379" w:rsidP="004B7379">
      <w:pPr>
        <w:pStyle w:val="BodyText"/>
        <w:spacing w:before="10"/>
        <w:ind w:left="1440"/>
        <w:rPr>
          <w:rFonts w:ascii="Arial" w:hAnsi="Arial" w:cs="Arial"/>
        </w:rPr>
      </w:pPr>
      <w:r w:rsidRPr="004B7379">
        <w:rPr>
          <w:rFonts w:ascii="Arial" w:hAnsi="Arial" w:cs="Arial"/>
          <w:spacing w:val="-3"/>
        </w:rPr>
        <w:t>Với cách tiếp cận này, các phiên có thể được nhiều người dùng sử dụng lại bằng cách thay đổi giá trị của thuộc tính CLIENT_IDENTIFIER, nó sẽ ghi lại tên của người dùng ứng dụng thực. Điều này tránh được chi phí của việc thiết lập một phiên</w:t>
      </w:r>
      <w:r>
        <w:rPr>
          <w:rFonts w:ascii="Arial" w:hAnsi="Arial" w:cs="Arial"/>
          <w:spacing w:val="-3"/>
        </w:rPr>
        <w:t xml:space="preserve"> bản</w:t>
      </w:r>
      <w:r w:rsidRPr="004B7379">
        <w:rPr>
          <w:rFonts w:ascii="Arial" w:hAnsi="Arial" w:cs="Arial"/>
          <w:spacing w:val="-3"/>
        </w:rPr>
        <w:t xml:space="preserve"> riêng biệt và các thuộc tính riêng biệt cho mỗi người dùng và cho phép ứng dụng sử dụng lại các phiên. Khi CLIENT_</w:t>
      </w:r>
      <w:r w:rsidR="00C12992" w:rsidRPr="001058B5">
        <w:rPr>
          <w:rFonts w:ascii="Arial" w:hAnsi="Arial" w:cs="Arial"/>
        </w:rPr>
        <w:t>IDENTIFIER</w:t>
      </w:r>
      <w:r w:rsidR="00C12992" w:rsidRPr="001058B5">
        <w:rPr>
          <w:rFonts w:ascii="Arial" w:hAnsi="Arial" w:cs="Arial"/>
          <w:spacing w:val="-91"/>
        </w:rPr>
        <w:t xml:space="preserve"> </w:t>
      </w:r>
      <w:r w:rsidR="00C12992" w:rsidRPr="001058B5">
        <w:rPr>
          <w:rFonts w:ascii="Arial" w:hAnsi="Arial" w:cs="Arial"/>
        </w:rPr>
        <w:t>attribute</w:t>
      </w:r>
      <w:r w:rsidR="00C12992" w:rsidRPr="001058B5">
        <w:rPr>
          <w:rFonts w:ascii="Arial" w:hAnsi="Arial" w:cs="Arial"/>
          <w:spacing w:val="-17"/>
        </w:rPr>
        <w:t xml:space="preserve"> </w:t>
      </w:r>
      <w:r w:rsidRPr="004B7379">
        <w:rPr>
          <w:rFonts w:ascii="Arial" w:hAnsi="Arial" w:cs="Arial"/>
        </w:rPr>
        <w:t>thay đổi giá trị, thay đổi được thêm vào cuộc gọi trình điều khiển OCI, JDBC / OCI hoặc Thin driver tiếp theo cho các lợi ích hiệu suất bổ sung</w:t>
      </w:r>
    </w:p>
    <w:p w14:paraId="2B81D79B" w14:textId="77777777" w:rsidR="004B7379" w:rsidRPr="004B7379" w:rsidRDefault="004B7379" w:rsidP="004B7379">
      <w:pPr>
        <w:pStyle w:val="BodyText"/>
        <w:spacing w:before="10"/>
        <w:ind w:left="1440"/>
        <w:rPr>
          <w:rFonts w:ascii="Arial" w:hAnsi="Arial" w:cs="Arial"/>
          <w:sz w:val="27"/>
        </w:rPr>
      </w:pPr>
    </w:p>
    <w:p w14:paraId="6B2C89EE" w14:textId="77777777" w:rsidR="001577DB" w:rsidRDefault="004B7379" w:rsidP="001577DB">
      <w:pPr>
        <w:pStyle w:val="BodyText"/>
        <w:spacing w:before="2" w:line="230" w:lineRule="auto"/>
        <w:ind w:left="1440" w:right="848"/>
        <w:rPr>
          <w:rFonts w:ascii="Arial" w:hAnsi="Arial" w:cs="Arial"/>
        </w:rPr>
      </w:pPr>
      <w:r w:rsidRPr="004B7379">
        <w:rPr>
          <w:rFonts w:ascii="Arial" w:hAnsi="Arial" w:cs="Arial"/>
        </w:rPr>
        <w:t xml:space="preserve">Ví dụ, người dùng Daniel kết nối với một ứng dụng Web Expense. Daniel không phải là người dùng cơ sở dữ liệu; anh ta là người dùng ứng dụng Web Expense điển hình. Ứng dụng truy cập không gian tên ngữ cảnh ứng dụng dựng sẵn và đặt DANIEL làm giá trị thuộc tính CLIENT_IDENTIFIER. Daniel hoàn thành biểu mẫu Chi phí trên web </w:t>
      </w:r>
      <w:r w:rsidRPr="004B7379">
        <w:rPr>
          <w:rFonts w:ascii="Arial" w:hAnsi="Arial" w:cs="Arial"/>
        </w:rPr>
        <w:lastRenderedPageBreak/>
        <w:t>và thoát khỏi ứng dụng.</w:t>
      </w:r>
      <w:r w:rsidR="001577DB" w:rsidRPr="001577DB">
        <w:t xml:space="preserve"> </w:t>
      </w:r>
      <w:r w:rsidR="001577DB" w:rsidRPr="001577DB">
        <w:rPr>
          <w:rFonts w:ascii="Arial" w:hAnsi="Arial" w:cs="Arial"/>
        </w:rPr>
        <w:t>Sau đó, Ajit kết nối với ứng dụng Web Expense. Thay vì thiết lập một phiên mới cho Ajit, ứng dụng sẽ sử dụng lại phiên hiện đang tồn tại cho Daniel, bằng cách thay đổi CLIENT_IDENTIFIER thành AJIT. Điều này tránh được chi phí của việc thiết lập một kết nối mới đến cơ sở dữ liệu và phí trên của việc thiết lập một bối cảnh ứng dụng toàn cầu. Thuộc tính CLIENT_IDENTIFIER có thể được đặt thành bất kỳ giá trị nào mà ứng dụng căn cứ vào điều khiển truy cập. Nó không phải là tên người dùng ứng dụng.</w:t>
      </w:r>
    </w:p>
    <w:p w14:paraId="739419D9" w14:textId="77777777" w:rsidR="001577DB" w:rsidRDefault="001577DB" w:rsidP="001577DB">
      <w:pPr>
        <w:pStyle w:val="BodyText"/>
        <w:spacing w:before="2" w:line="230" w:lineRule="auto"/>
        <w:ind w:left="1440" w:right="848"/>
        <w:rPr>
          <w:rFonts w:ascii="Arial" w:hAnsi="Arial" w:cs="Arial"/>
        </w:rPr>
      </w:pPr>
    </w:p>
    <w:p w14:paraId="3947C464" w14:textId="77777777" w:rsidR="00046863" w:rsidRDefault="00046863" w:rsidP="00046863">
      <w:pPr>
        <w:spacing w:before="144" w:line="259" w:lineRule="auto"/>
        <w:ind w:left="1440" w:right="900"/>
        <w:rPr>
          <w:rFonts w:ascii="Arial" w:hAnsi="Arial" w:cs="Arial"/>
          <w:spacing w:val="-9"/>
          <w:sz w:val="20"/>
          <w:szCs w:val="20"/>
        </w:rPr>
      </w:pPr>
      <w:r w:rsidRPr="00046863">
        <w:rPr>
          <w:rFonts w:ascii="Arial" w:hAnsi="Arial" w:cs="Arial"/>
          <w:spacing w:val="-9"/>
          <w:sz w:val="20"/>
          <w:szCs w:val="20"/>
        </w:rPr>
        <w:t>Để đặt thuộc tính CLIENT_IDENTIFIER với OCI, hãy sử dụng thuộc tính OCI_ATTR_CLIENT_ IDENTIFIER trong lệnh gọi đến OCIAttrSet (). Sau đó, trên yêu cầu tiếp theo tới máy chủ, thông tin được truyền và lưu trữ trong các phiên máy chủ. Ví dụ:</w:t>
      </w:r>
    </w:p>
    <w:p w14:paraId="4837ED6F" w14:textId="1145FC4F" w:rsidR="008C539B" w:rsidRPr="001058B5" w:rsidRDefault="00C12992" w:rsidP="00046863">
      <w:pPr>
        <w:spacing w:before="144" w:line="259" w:lineRule="auto"/>
        <w:ind w:left="1440" w:right="900"/>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rsidP="00046863">
      <w:pPr>
        <w:spacing w:line="259" w:lineRule="auto"/>
        <w:ind w:left="144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rsidP="00046863">
      <w:pPr>
        <w:spacing w:line="203" w:lineRule="exact"/>
        <w:ind w:left="1440"/>
        <w:rPr>
          <w:rFonts w:ascii="Arial" w:hAnsi="Arial" w:cs="Arial"/>
          <w:sz w:val="18"/>
        </w:rPr>
      </w:pPr>
      <w:r w:rsidRPr="001058B5">
        <w:rPr>
          <w:rFonts w:ascii="Arial" w:hAnsi="Arial" w:cs="Arial"/>
          <w:w w:val="95"/>
          <w:sz w:val="18"/>
        </w:rPr>
        <w:t>*error_handle);</w:t>
      </w:r>
    </w:p>
    <w:p w14:paraId="4D0373CF" w14:textId="77777777" w:rsidR="008C539B" w:rsidRPr="001058B5" w:rsidRDefault="008C539B" w:rsidP="00046863">
      <w:pPr>
        <w:pStyle w:val="BodyText"/>
        <w:spacing w:before="8"/>
        <w:ind w:left="1440"/>
        <w:rPr>
          <w:rFonts w:ascii="Arial" w:hAnsi="Arial" w:cs="Arial"/>
          <w:sz w:val="18"/>
        </w:rPr>
      </w:pPr>
    </w:p>
    <w:p w14:paraId="7D21A9E6" w14:textId="77777777" w:rsidR="00046863" w:rsidRDefault="00046863" w:rsidP="00046863">
      <w:pPr>
        <w:spacing w:before="135"/>
        <w:ind w:left="1440"/>
        <w:rPr>
          <w:rFonts w:ascii="Arial" w:hAnsi="Arial" w:cs="Arial"/>
          <w:sz w:val="20"/>
          <w:szCs w:val="20"/>
        </w:rPr>
      </w:pPr>
      <w:r w:rsidRPr="00046863">
        <w:rPr>
          <w:rFonts w:ascii="Arial" w:hAnsi="Arial" w:cs="Arial"/>
          <w:sz w:val="20"/>
          <w:szCs w:val="20"/>
        </w:rPr>
        <w:t>Đối với các ứng dụng sử dụng JDBC, hãy lưu ý rằng JDBC không thiết lập mã định danh ứng dụng khách. Để đặt định danh ứng dụng khách trong môi trường tổng hợp kết nối, hãy sử dụng chỉ số Dịch vụ giám sát động (DMS). Nếu DMS không có sẵn, sau đó sử dụng phương thức connection.setClientInfo. Ví dụ:</w:t>
      </w:r>
    </w:p>
    <w:p w14:paraId="4BE2F441" w14:textId="0F7FD5A4" w:rsidR="008C539B" w:rsidRPr="001058B5" w:rsidRDefault="00C12992" w:rsidP="00046863">
      <w:pPr>
        <w:spacing w:before="135"/>
        <w:ind w:left="144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9D0CF94" w:rsidR="008C539B" w:rsidRPr="001058B5" w:rsidRDefault="00046863">
      <w:pPr>
        <w:ind w:left="23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7D4A4A4A" w14:textId="77777777" w:rsidR="00046863" w:rsidRDefault="00C12992" w:rsidP="00046863">
      <w:pPr>
        <w:pStyle w:val="ListParagraph"/>
        <w:numPr>
          <w:ilvl w:val="0"/>
          <w:numId w:val="108"/>
        </w:numPr>
        <w:tabs>
          <w:tab w:val="left" w:pos="2740"/>
        </w:tabs>
        <w:spacing w:before="121" w:line="232" w:lineRule="auto"/>
        <w:ind w:right="2028"/>
        <w:rPr>
          <w:rFonts w:ascii="Arial" w:hAnsi="Arial" w:cs="Arial"/>
          <w:sz w:val="20"/>
        </w:rPr>
      </w:pPr>
      <w:r w:rsidRPr="00046863">
        <w:rPr>
          <w:rFonts w:ascii="Arial" w:hAnsi="Arial" w:cs="Arial"/>
          <w:i/>
          <w:sz w:val="20"/>
        </w:rPr>
        <w:t xml:space="preserve">Oracle Call Interface Programmer's Guide </w:t>
      </w:r>
      <w:r w:rsidR="00046863" w:rsidRPr="00046863">
        <w:rPr>
          <w:rFonts w:ascii="Arial" w:hAnsi="Arial" w:cs="Arial"/>
          <w:sz w:val="20"/>
        </w:rPr>
        <w:t>về cách sử dụng thuộc tính xử lý phiên người dùng OCI_ ATTR_CLIENT_IDENTIFIER trong các ứng dụng tầng giữa</w:t>
      </w:r>
    </w:p>
    <w:p w14:paraId="4F2CA612" w14:textId="180CA0D9" w:rsidR="008C539B" w:rsidRPr="00046863" w:rsidRDefault="00C12992" w:rsidP="00046863">
      <w:pPr>
        <w:pStyle w:val="ListParagraph"/>
        <w:numPr>
          <w:ilvl w:val="0"/>
          <w:numId w:val="108"/>
        </w:numPr>
        <w:tabs>
          <w:tab w:val="left" w:pos="2740"/>
        </w:tabs>
        <w:spacing w:before="2" w:line="232" w:lineRule="auto"/>
        <w:ind w:right="2028"/>
        <w:rPr>
          <w:rFonts w:ascii="Arial" w:hAnsi="Arial" w:cs="Arial"/>
        </w:rPr>
      </w:pPr>
      <w:r w:rsidRPr="00046863">
        <w:rPr>
          <w:rFonts w:ascii="Arial" w:hAnsi="Arial" w:cs="Arial"/>
          <w:i/>
          <w:sz w:val="20"/>
        </w:rPr>
        <w:t xml:space="preserve">Oracle Database JDBC Developer's Guide </w:t>
      </w:r>
      <w:r w:rsidR="00046863" w:rsidRPr="00046863">
        <w:rPr>
          <w:rFonts w:ascii="Arial" w:hAnsi="Arial" w:cs="Arial"/>
          <w:sz w:val="20"/>
        </w:rPr>
        <w:t>để biết thêm thông tin về định cấu hình kết nối máy khách bằng JDBC</w:t>
      </w:r>
    </w:p>
    <w:p w14:paraId="3D90D62F" w14:textId="77777777" w:rsidR="00FB5570" w:rsidRDefault="00FB5570">
      <w:pPr>
        <w:pStyle w:val="BodyText"/>
        <w:spacing w:before="58" w:line="228" w:lineRule="auto"/>
        <w:ind w:left="1660" w:right="743"/>
        <w:rPr>
          <w:rFonts w:ascii="Arial" w:eastAsia="Arial" w:hAnsi="Arial" w:cs="Arial"/>
          <w:b/>
          <w:bCs/>
          <w:spacing w:val="-17"/>
          <w:sz w:val="23"/>
          <w:szCs w:val="23"/>
        </w:rPr>
      </w:pPr>
      <w:bookmarkStart w:id="400" w:name="Using_the_DBMS_SESSION_PL/SQL_Package_to"/>
      <w:bookmarkStart w:id="401" w:name="_bookmark481"/>
      <w:bookmarkStart w:id="402" w:name="_bookmark482"/>
      <w:bookmarkEnd w:id="400"/>
      <w:bookmarkEnd w:id="401"/>
      <w:bookmarkEnd w:id="402"/>
      <w:r w:rsidRPr="00FB5570">
        <w:rPr>
          <w:rFonts w:ascii="Arial" w:eastAsia="Arial" w:hAnsi="Arial" w:cs="Arial"/>
          <w:b/>
          <w:bCs/>
          <w:spacing w:val="-17"/>
          <w:sz w:val="23"/>
          <w:szCs w:val="23"/>
        </w:rPr>
        <w:t>Sử dụng gói PL / SQL DBMS_SESSION để thiết lập và xóa bộ định danh ứng dụng khách</w:t>
      </w:r>
    </w:p>
    <w:p w14:paraId="60C3064C" w14:textId="77777777" w:rsidR="00046863" w:rsidRDefault="00046863">
      <w:pPr>
        <w:pStyle w:val="BodyText"/>
        <w:spacing w:before="140"/>
        <w:ind w:left="1660"/>
        <w:rPr>
          <w:rFonts w:ascii="Arial" w:hAnsi="Arial" w:cs="Arial"/>
          <w:spacing w:val="-9"/>
          <w:w w:val="95"/>
        </w:rPr>
      </w:pPr>
      <w:r>
        <w:rPr>
          <w:rFonts w:ascii="Arial" w:hAnsi="Arial" w:cs="Arial"/>
          <w:spacing w:val="-9"/>
          <w:w w:val="95"/>
        </w:rPr>
        <w:t>Sử</w:t>
      </w:r>
      <w:r w:rsidRPr="00046863">
        <w:rPr>
          <w:rFonts w:ascii="Arial" w:hAnsi="Arial" w:cs="Arial"/>
          <w:spacing w:val="-9"/>
          <w:w w:val="95"/>
        </w:rPr>
        <w:t xml:space="preserve"> dụng gói DBMS_SESSION để thiết lập và xóa giá trị CLIENT_IDENTIFIER trên tầng giữa, hãy sử dụng các giao diện sau:</w:t>
      </w:r>
    </w:p>
    <w:p w14:paraId="1002CA10" w14:textId="34D571D1"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2383ED4D" w14:textId="77777777" w:rsidR="00046863" w:rsidRDefault="00046863">
      <w:pPr>
        <w:pStyle w:val="BodyText"/>
        <w:spacing w:before="124" w:line="228" w:lineRule="auto"/>
        <w:ind w:left="1659" w:right="848"/>
        <w:rPr>
          <w:rFonts w:ascii="Arial" w:hAnsi="Arial" w:cs="Arial"/>
        </w:rPr>
      </w:pPr>
      <w:bookmarkStart w:id="403" w:name="_bookmark487"/>
      <w:bookmarkEnd w:id="403"/>
      <w:r w:rsidRPr="00046863">
        <w:rPr>
          <w:rFonts w:ascii="Arial" w:hAnsi="Arial" w:cs="Arial"/>
        </w:rPr>
        <w:t>Tầng giữa sử dụng SET_IDENTIFIER để kết hợp phiên cơ sở dữ liệu với một người dùng hoặc nhóm cụ thể. Sau đó, CLIENT_IDENTIFIER là một thuộc tính của phiên và có thể được xem trong thông tin phiên.</w:t>
      </w:r>
    </w:p>
    <w:p w14:paraId="0AEEA429" w14:textId="77777777" w:rsidR="00046863" w:rsidRDefault="00046863">
      <w:pPr>
        <w:pStyle w:val="BodyText"/>
        <w:spacing w:before="124" w:line="228" w:lineRule="auto"/>
        <w:ind w:left="1659" w:right="848"/>
        <w:rPr>
          <w:rFonts w:ascii="Arial" w:hAnsi="Arial" w:cs="Arial"/>
        </w:rPr>
      </w:pPr>
    </w:p>
    <w:p w14:paraId="6C7AE31A" w14:textId="4F6904EC" w:rsidR="008C539B" w:rsidRPr="001058B5" w:rsidRDefault="00046863" w:rsidP="00046863">
      <w:pPr>
        <w:spacing w:line="228" w:lineRule="auto"/>
        <w:ind w:left="1710"/>
        <w:rPr>
          <w:rFonts w:ascii="Arial" w:hAnsi="Arial" w:cs="Arial"/>
        </w:rPr>
        <w:sectPr w:rsidR="008C539B" w:rsidRPr="001058B5">
          <w:pgSz w:w="12240" w:h="15840"/>
          <w:pgMar w:top="840" w:right="1060" w:bottom="860" w:left="1100" w:header="549" w:footer="663" w:gutter="0"/>
          <w:cols w:space="720"/>
        </w:sectPr>
      </w:pPr>
      <w:r w:rsidRPr="00046863">
        <w:rPr>
          <w:rFonts w:ascii="Arial" w:hAnsi="Arial" w:cs="Arial"/>
          <w:sz w:val="20"/>
          <w:szCs w:val="20"/>
        </w:rPr>
        <w:t xml:space="preserve">Nếu bạn có kế hoạch sử dụng thủ tục DBMS_SESSION.SET_IDENTIFIER, hãy lưu ý rằng thủ tục DBMS_APPLICATION_INFO.SET_CLIENT_INFO có thể ghi đè lên giá trị của mã định danh ứng dụng khách. Thông thường, các giá trị này phải giống nhau, vì vậy nếu SET_CLIENT_INFO được đặt, giá trị của nó có thể được tự động truyền đến giá trị được SET_IDENTIFIER đặt nếu sự kiện CLIENTID_OVERWRITE được đặt thành </w:t>
      </w:r>
      <w:r>
        <w:rPr>
          <w:rFonts w:ascii="Arial" w:hAnsi="Arial" w:cs="Arial"/>
          <w:sz w:val="20"/>
          <w:szCs w:val="20"/>
        </w:rPr>
        <w:t>ON</w:t>
      </w:r>
      <w:r w:rsidRPr="00046863">
        <w:rPr>
          <w:rFonts w:ascii="Arial" w:hAnsi="Arial" w:cs="Arial"/>
          <w:sz w:val="20"/>
          <w:szCs w:val="20"/>
        </w:rPr>
        <w:t>.</w:t>
      </w:r>
    </w:p>
    <w:p w14:paraId="41675FF2" w14:textId="77777777" w:rsidR="008C539B" w:rsidRPr="001058B5" w:rsidRDefault="008C539B">
      <w:pPr>
        <w:pStyle w:val="BodyText"/>
        <w:spacing w:before="5"/>
        <w:rPr>
          <w:rFonts w:ascii="Arial" w:hAnsi="Arial" w:cs="Arial"/>
          <w:sz w:val="25"/>
        </w:rPr>
      </w:pPr>
    </w:p>
    <w:p w14:paraId="41EC4592" w14:textId="77777777" w:rsidR="00046863" w:rsidRDefault="00046863">
      <w:pPr>
        <w:spacing w:before="144"/>
        <w:ind w:left="2260"/>
        <w:rPr>
          <w:rFonts w:ascii="Arial" w:hAnsi="Arial" w:cs="Arial"/>
          <w:spacing w:val="-9"/>
          <w:sz w:val="20"/>
          <w:szCs w:val="20"/>
        </w:rPr>
      </w:pPr>
      <w:r w:rsidRPr="00046863">
        <w:rPr>
          <w:rFonts w:ascii="Arial" w:hAnsi="Arial" w:cs="Arial"/>
          <w:spacing w:val="-9"/>
          <w:sz w:val="20"/>
          <w:szCs w:val="20"/>
        </w:rPr>
        <w:t>Để kiểm tra trạng thái của sự kiện CLIENTID_OVERWRITE, hãy đăng nhập vào SQL * Plus và sau đó nhập lệnh SHOW PARAMETER. Ví dụ: giả sử CLIENTID_OVERWRITE được bật:</w:t>
      </w:r>
    </w:p>
    <w:p w14:paraId="5159EC45" w14:textId="2035D971"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151E3E60" w14:textId="77777777" w:rsidR="00046863" w:rsidRDefault="00046863">
      <w:pPr>
        <w:pStyle w:val="BodyText"/>
        <w:spacing w:line="246" w:lineRule="exact"/>
        <w:ind w:left="2259"/>
        <w:rPr>
          <w:rFonts w:ascii="Arial" w:hAnsi="Arial" w:cs="Arial"/>
          <w:spacing w:val="-9"/>
        </w:rPr>
      </w:pPr>
      <w:r w:rsidRPr="00046863">
        <w:rPr>
          <w:rFonts w:ascii="Arial" w:hAnsi="Arial" w:cs="Arial"/>
          <w:spacing w:val="-9"/>
        </w:rPr>
        <w:t>Để kích hoạt sự kiện CLIENTID_OVERWRITE trên toàn hệ thống, hãy kết nối với SQL * Plus dưới dạng SYS</w:t>
      </w:r>
    </w:p>
    <w:p w14:paraId="59C18C3D" w14:textId="77777777" w:rsidR="00046863" w:rsidRDefault="00046863">
      <w:pPr>
        <w:spacing w:before="137"/>
        <w:ind w:left="2260"/>
        <w:rPr>
          <w:rFonts w:ascii="Arial" w:hAnsi="Arial" w:cs="Arial"/>
          <w:sz w:val="20"/>
          <w:szCs w:val="20"/>
        </w:rPr>
      </w:pPr>
      <w:r w:rsidRPr="00046863">
        <w:rPr>
          <w:rFonts w:ascii="Arial" w:hAnsi="Arial" w:cs="Arial"/>
          <w:sz w:val="20"/>
          <w:szCs w:val="20"/>
        </w:rPr>
        <w:t>bằng cách sử dụng đặc quyền SYSDBA, và sau đó nhập câu lệnh ALTER SYSTEM sau đây:</w:t>
      </w:r>
    </w:p>
    <w:p w14:paraId="4D1E1BD2" w14:textId="712DF87E"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1AC77622" w14:textId="77777777" w:rsidR="00046863" w:rsidRDefault="00046863">
      <w:pPr>
        <w:spacing w:before="137"/>
        <w:ind w:left="2260"/>
        <w:rPr>
          <w:rFonts w:ascii="Arial" w:hAnsi="Arial" w:cs="Arial"/>
          <w:spacing w:val="-6"/>
          <w:sz w:val="20"/>
          <w:szCs w:val="20"/>
        </w:rPr>
      </w:pPr>
      <w:r w:rsidRPr="00046863">
        <w:rPr>
          <w:rFonts w:ascii="Arial" w:hAnsi="Arial" w:cs="Arial"/>
          <w:spacing w:val="-6"/>
          <w:sz w:val="20"/>
          <w:szCs w:val="20"/>
        </w:rPr>
        <w:t>Hoặc, nhập dòng sau vào tệp init.ora của bạn:</w:t>
      </w:r>
    </w:p>
    <w:p w14:paraId="58845ED1" w14:textId="710BA87A"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40C729F4" w14:textId="77777777" w:rsidR="00046863" w:rsidRDefault="00046863">
      <w:pPr>
        <w:spacing w:before="144"/>
        <w:ind w:left="2260"/>
        <w:rPr>
          <w:rFonts w:ascii="Arial" w:hAnsi="Arial" w:cs="Arial"/>
          <w:sz w:val="20"/>
          <w:szCs w:val="20"/>
        </w:rPr>
      </w:pPr>
      <w:r w:rsidRPr="00046863">
        <w:rPr>
          <w:rFonts w:ascii="Arial" w:hAnsi="Arial" w:cs="Arial"/>
          <w:sz w:val="20"/>
          <w:szCs w:val="20"/>
        </w:rPr>
        <w:t>Sau đó khởi động lại cơ sở dữ liệu. Để vô hiệu hóa sự kiện CLIENTID_OVERWRITE, hãy đăng nhập vào SQL * Plus dưới dạng SYS với đặc quyền SYSDBA, và sau đó chạy câu lệnh ALTER SYSTEM sau đây:</w:t>
      </w:r>
    </w:p>
    <w:p w14:paraId="4F79FAC3" w14:textId="33A15B2B"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16B3D381" w:rsidR="008C539B" w:rsidRPr="001058B5" w:rsidRDefault="00046863">
      <w:pPr>
        <w:pStyle w:val="BodyText"/>
        <w:spacing w:line="228" w:lineRule="auto"/>
        <w:ind w:left="2259" w:right="295"/>
        <w:rPr>
          <w:rFonts w:ascii="Arial" w:hAnsi="Arial" w:cs="Arial"/>
        </w:rPr>
      </w:pPr>
      <w:r w:rsidRPr="00046863">
        <w:rPr>
          <w:rFonts w:ascii="Arial" w:hAnsi="Arial" w:cs="Arial"/>
        </w:rPr>
        <w:t>Nếu bạn muốn thay đổi giá trị CLIENTID_OVERWRITE chỉ cho phiên, sau đó sử dụng câu lệnh ALTER SESSION.</w:t>
      </w:r>
    </w:p>
    <w:p w14:paraId="7A343A7F" w14:textId="3A1EE12F" w:rsidR="008C539B" w:rsidRPr="001058B5" w:rsidRDefault="00046863" w:rsidP="00046863">
      <w:pPr>
        <w:pStyle w:val="BodyText"/>
        <w:spacing w:before="11"/>
        <w:ind w:left="2250"/>
        <w:rPr>
          <w:rFonts w:ascii="Arial" w:hAnsi="Arial" w:cs="Arial"/>
          <w:sz w:val="17"/>
        </w:rPr>
      </w:pPr>
      <w:r w:rsidRPr="00046863">
        <w:rPr>
          <w:rFonts w:ascii="Arial" w:hAnsi="Arial" w:cs="Arial"/>
        </w:rPr>
        <w:t>Sau đó, nếu bạn đặt trình nhận dạng ứng dụng khách bằng quy trình DBMS_APPLICATION_INFO.SET_ CLIENT_INFO, thì bạn phải chạy DBMS_SESSION.SET_IDENTIFIER để các thiết lập nhận dạng ứng dụng khách giống nhau.</w:t>
      </w:r>
    </w:p>
    <w:p w14:paraId="40B52368" w14:textId="0E281761" w:rsidR="008C539B" w:rsidRPr="001058B5" w:rsidRDefault="00046863">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001C1DA2" w14:textId="123A2CD4"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046863" w:rsidRPr="00046863">
        <w:rPr>
          <w:rFonts w:ascii="Arial" w:hAnsi="Arial" w:cs="Arial"/>
        </w:rPr>
        <w:t xml:space="preserve"> trang 6-22 để biết thông tin về cách sử dụng mã định danh ứng dụng khách trong ngữ cảnh ứng dụng toàn cục</w:t>
      </w:r>
    </w:p>
    <w:p w14:paraId="6F119FD5" w14:textId="77641E98" w:rsidR="008C539B" w:rsidRPr="001058B5" w:rsidRDefault="00C12992" w:rsidP="00046863">
      <w:pPr>
        <w:spacing w:before="118" w:line="232" w:lineRule="auto"/>
        <w:ind w:left="3340" w:right="848"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00046863" w:rsidRPr="00046863">
        <w:rPr>
          <w:rFonts w:ascii="Arial" w:hAnsi="Arial" w:cs="Arial"/>
          <w:sz w:val="20"/>
        </w:rPr>
        <w:t>để biết thêm thông tin về gói DBMS_SESSION</w:t>
      </w:r>
    </w:p>
    <w:p w14:paraId="6FD44430" w14:textId="77777777" w:rsidR="00046863" w:rsidRDefault="00046863">
      <w:pPr>
        <w:pStyle w:val="BodyText"/>
        <w:spacing w:before="86" w:line="232" w:lineRule="auto"/>
        <w:ind w:left="2260" w:right="848"/>
        <w:rPr>
          <w:rFonts w:ascii="Arial" w:eastAsia="Arial" w:hAnsi="Arial" w:cs="Arial"/>
          <w:b/>
          <w:bCs/>
          <w:sz w:val="32"/>
          <w:szCs w:val="32"/>
        </w:rPr>
      </w:pPr>
      <w:bookmarkStart w:id="404" w:name="Finding_Information_About_User_Authentic"/>
      <w:bookmarkStart w:id="405" w:name="_bookmark488"/>
      <w:bookmarkEnd w:id="404"/>
      <w:bookmarkEnd w:id="405"/>
      <w:r w:rsidRPr="00046863">
        <w:rPr>
          <w:rFonts w:ascii="Arial" w:eastAsia="Arial" w:hAnsi="Arial" w:cs="Arial"/>
          <w:b/>
          <w:bCs/>
          <w:sz w:val="32"/>
          <w:szCs w:val="32"/>
        </w:rPr>
        <w:t>Tìm thông tin về xác thực người dùng</w:t>
      </w:r>
    </w:p>
    <w:p w14:paraId="07BA8871" w14:textId="2AC55BB1" w:rsidR="008C539B" w:rsidRPr="001058B5" w:rsidRDefault="00046863" w:rsidP="00046863">
      <w:pPr>
        <w:pStyle w:val="BodyText"/>
        <w:spacing w:before="86" w:line="232" w:lineRule="auto"/>
        <w:ind w:left="2260" w:right="848"/>
        <w:rPr>
          <w:rFonts w:ascii="Arial" w:hAnsi="Arial" w:cs="Arial"/>
          <w:sz w:val="10"/>
        </w:rPr>
      </w:pPr>
      <w:r w:rsidRPr="00046863">
        <w:rPr>
          <w:rFonts w:ascii="Arial" w:hAnsi="Arial" w:cs="Arial"/>
        </w:rPr>
        <w:t>Bảng 3–3 liệt kê các khung nhìn từ điển dữ liệu có chứa thông tin về xác thực người dùng. Để biết thông tin chi tiết về các khung nhìn này, xem Tham khảo cơ sở dữ liệu Oracle.</w:t>
      </w:r>
    </w:p>
    <w:p w14:paraId="1A111252" w14:textId="77777777" w:rsidR="008C539B" w:rsidRPr="001058B5" w:rsidRDefault="00C12992">
      <w:pPr>
        <w:tabs>
          <w:tab w:val="left" w:pos="3293"/>
        </w:tabs>
        <w:spacing w:before="104"/>
        <w:ind w:left="2260"/>
        <w:rPr>
          <w:rFonts w:ascii="Arial" w:hAnsi="Arial" w:cs="Arial"/>
          <w:b/>
          <w:i/>
          <w:sz w:val="18"/>
        </w:rPr>
      </w:pPr>
      <w:bookmarkStart w:id="406" w:name="_bookmark491"/>
      <w:bookmarkStart w:id="407" w:name="_bookmark492"/>
      <w:bookmarkEnd w:id="406"/>
      <w:bookmarkEnd w:id="40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2B38F34E" w:rsidR="008C539B" w:rsidRPr="001058B5" w:rsidRDefault="005A7C05">
            <w:pPr>
              <w:pStyle w:val="TableParagraph"/>
              <w:spacing w:before="59" w:line="216" w:lineRule="auto"/>
              <w:ind w:left="666"/>
              <w:rPr>
                <w:rFonts w:ascii="Arial" w:hAnsi="Arial" w:cs="Arial"/>
                <w:sz w:val="18"/>
              </w:rPr>
            </w:pPr>
            <w:r w:rsidRPr="005A7C05">
              <w:rPr>
                <w:rFonts w:ascii="Arial" w:hAnsi="Arial" w:cs="Arial"/>
                <w:sz w:val="18"/>
              </w:rPr>
              <w:t>Hiển thị thông tin về hồ sơ, bao gồm cài đặt và giới hạn của chúng.</w:t>
            </w:r>
          </w:p>
        </w:tc>
      </w:tr>
      <w:tr w:rsidR="008C539B" w:rsidRPr="001058B5" w14:paraId="23BA3517" w14:textId="77777777" w:rsidTr="005A7C05">
        <w:trPr>
          <w:trHeight w:val="757"/>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1D9A12B6" w14:textId="77777777" w:rsidR="005A7C05" w:rsidRDefault="005A7C05">
            <w:pPr>
              <w:pStyle w:val="TableParagraph"/>
              <w:spacing w:before="63" w:line="213" w:lineRule="auto"/>
              <w:ind w:left="666" w:right="101"/>
              <w:rPr>
                <w:rFonts w:ascii="Arial" w:hAnsi="Arial" w:cs="Arial"/>
                <w:sz w:val="18"/>
              </w:rPr>
            </w:pPr>
            <w:r w:rsidRPr="005A7C05">
              <w:rPr>
                <w:rFonts w:ascii="Arial" w:hAnsi="Arial" w:cs="Arial"/>
                <w:sz w:val="18"/>
              </w:rPr>
              <w:t xml:space="preserve">Hiển thị loại xác thực được sử dụng cho vai trò cơ sở dữ liệu để đăng nhập vào cơ sở dữ liệu, chẳng hạn như KHÔNG hoặc </w:t>
            </w:r>
          </w:p>
          <w:p w14:paraId="716DFE1B" w14:textId="3ACC8817" w:rsidR="008C539B" w:rsidRPr="001058B5" w:rsidRDefault="005A7C05">
            <w:pPr>
              <w:pStyle w:val="TableParagraph"/>
              <w:spacing w:before="63" w:line="213" w:lineRule="auto"/>
              <w:ind w:left="666" w:right="101"/>
              <w:rPr>
                <w:rFonts w:ascii="Arial" w:hAnsi="Arial" w:cs="Arial"/>
                <w:sz w:val="18"/>
              </w:rPr>
            </w:pPr>
            <w:r w:rsidRPr="005A7C05">
              <w:rPr>
                <w:rFonts w:ascii="Arial" w:hAnsi="Arial" w:cs="Arial"/>
                <w:sz w:val="18"/>
              </w:rPr>
              <w:t>GLOBAL (truy vấn cột AUTHENTICATION_TYPE)</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8"/>
          <w:headerReference w:type="default" r:id="rId89"/>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42013F99" w:rsidR="008C539B" w:rsidRPr="001058B5" w:rsidRDefault="005A7C05">
            <w:pPr>
              <w:pStyle w:val="TableParagraph"/>
              <w:spacing w:before="41"/>
              <w:ind w:left="249"/>
              <w:rPr>
                <w:rFonts w:ascii="Arial" w:hAnsi="Arial" w:cs="Arial"/>
                <w:sz w:val="18"/>
              </w:rPr>
            </w:pPr>
            <w:r w:rsidRPr="005A7C05">
              <w:rPr>
                <w:rFonts w:ascii="Arial" w:hAnsi="Arial" w:cs="Arial"/>
                <w:sz w:val="18"/>
              </w:rPr>
              <w:t>Trong số các thông tin người dùng khác, hiển thị như sau:</w:t>
            </w:r>
          </w:p>
          <w:p w14:paraId="48B1E4DF" w14:textId="5C0083CB" w:rsidR="005A7C0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Kiểu xác thực mà người dùng đã sử dụng để đăng nhập vào cơ sở dữ liệu, chẳng hạn như cột PASSWORD hoặc EXTERNAL (AUTHENTICATION_ TYPE)</w:t>
            </w:r>
          </w:p>
          <w:p w14:paraId="3192F353" w14:textId="38ECA452" w:rsidR="008C539B" w:rsidRPr="001058B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Bản phát hành mà người dùng đã tạo mật khẩu của họ (cột PASSWORD_VERSIONS)</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6C57307E"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xem mật khẩu tài khoản người dùng có phải là mật khẩu mặc định hay không</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2630FA6D"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những người dùng hiện được ủy quyền kết nối thông qua một tầng giữa</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17EC06C4" w14:textId="60074212" w:rsidR="008C539B" w:rsidRPr="001058B5" w:rsidRDefault="005A7C05" w:rsidP="005A7C05">
            <w:pPr>
              <w:pStyle w:val="TableParagraph"/>
              <w:spacing w:before="44" w:line="214" w:lineRule="exact"/>
              <w:ind w:left="249"/>
              <w:rPr>
                <w:rFonts w:ascii="Arial" w:hAnsi="Arial" w:cs="Arial"/>
                <w:sz w:val="18"/>
              </w:rPr>
            </w:pPr>
            <w:r w:rsidRPr="005A7C05">
              <w:rPr>
                <w:rFonts w:ascii="Arial" w:hAnsi="Arial" w:cs="Arial"/>
                <w:sz w:val="18"/>
              </w:rPr>
              <w:t>Hiển thị tài khoản người dùng cho các liên kết cơ sở dữ liệu hiệ</w:t>
            </w:r>
            <w:r>
              <w:rPr>
                <w:rFonts w:ascii="Arial" w:hAnsi="Arial" w:cs="Arial"/>
                <w:sz w:val="18"/>
              </w:rPr>
              <w:t>n có (DB_LINK,</w:t>
            </w:r>
            <w:r w:rsidRPr="005A7C05">
              <w:rPr>
                <w:rFonts w:ascii="Arial" w:hAnsi="Arial" w:cs="Arial"/>
                <w:sz w:val="18"/>
              </w:rPr>
              <w:t>OWNER_ID cột)</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30455C0E" w:rsidR="008C539B" w:rsidRPr="001058B5" w:rsidRDefault="005A7C05">
            <w:pPr>
              <w:pStyle w:val="TableParagraph"/>
              <w:spacing w:before="64" w:line="211" w:lineRule="auto"/>
              <w:ind w:left="249" w:right="153"/>
              <w:rPr>
                <w:rFonts w:ascii="Arial" w:hAnsi="Arial" w:cs="Arial"/>
                <w:sz w:val="18"/>
              </w:rPr>
            </w:pPr>
            <w:r w:rsidRPr="005A7C05">
              <w:rPr>
                <w:rFonts w:ascii="Arial" w:hAnsi="Arial" w:cs="Arial"/>
                <w:sz w:val="18"/>
              </w:rPr>
              <w:t>Truy vấn cột USERNAME hiển thị người dùng đã đăng nhập đồng thời</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77777777" w:rsidR="008C539B" w:rsidRPr="001058B5" w:rsidRDefault="008D1AB8">
      <w:pPr>
        <w:pStyle w:val="Heading1"/>
        <w:tabs>
          <w:tab w:val="left" w:pos="9473"/>
        </w:tabs>
        <w:rPr>
          <w:u w:val="none"/>
        </w:rPr>
      </w:pPr>
      <w:r>
        <w:pict w14:anchorId="368903F9">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408" w:name="_bookmark493"/>
      <w:bookmarkEnd w:id="408"/>
      <w:r w:rsidR="00C12992" w:rsidRPr="001058B5">
        <w:rPr>
          <w:u w:val="thick"/>
        </w:rPr>
        <w:t xml:space="preserve"> </w:t>
      </w:r>
      <w:r w:rsidR="00C12992" w:rsidRPr="001058B5">
        <w:rPr>
          <w:u w:val="thick"/>
        </w:rPr>
        <w:tab/>
        <w:t>4</w:t>
      </w:r>
    </w:p>
    <w:p w14:paraId="05FAA716" w14:textId="5481425D" w:rsidR="008C539B" w:rsidRPr="001058B5" w:rsidRDefault="005A7C05">
      <w:pPr>
        <w:pStyle w:val="Heading2"/>
        <w:ind w:left="1136"/>
      </w:pPr>
      <w:bookmarkStart w:id="409" w:name="4_Configuring_Privilege_and_Role_Authori"/>
      <w:bookmarkStart w:id="410" w:name="_bookmark494"/>
      <w:bookmarkEnd w:id="409"/>
      <w:bookmarkEnd w:id="410"/>
      <w:r w:rsidRPr="005A7C05">
        <w:rPr>
          <w:spacing w:val="-5"/>
          <w:w w:val="95"/>
        </w:rPr>
        <w:t xml:space="preserve">Định cấu hình đặc quyền và vai trò ủy </w:t>
      </w:r>
      <w:r>
        <w:rPr>
          <w:spacing w:val="-5"/>
          <w:w w:val="95"/>
        </w:rPr>
        <w:t>quyền</w:t>
      </w:r>
    </w:p>
    <w:p w14:paraId="7BE89B7B" w14:textId="77777777" w:rsidR="008C539B" w:rsidRPr="001058B5" w:rsidRDefault="008C539B">
      <w:pPr>
        <w:pStyle w:val="BodyText"/>
        <w:spacing w:before="5"/>
        <w:rPr>
          <w:rFonts w:ascii="Arial" w:hAnsi="Arial" w:cs="Arial"/>
          <w:b/>
          <w:sz w:val="67"/>
        </w:rPr>
      </w:pPr>
    </w:p>
    <w:p w14:paraId="668735A0" w14:textId="77777777" w:rsidR="005A7C05" w:rsidRPr="005A7C05" w:rsidRDefault="005A7C05" w:rsidP="005A7C05">
      <w:pPr>
        <w:pStyle w:val="ListParagraph"/>
        <w:tabs>
          <w:tab w:val="left" w:pos="2620"/>
        </w:tabs>
        <w:ind w:firstLine="0"/>
        <w:rPr>
          <w:rFonts w:ascii="Arial" w:hAnsi="Arial" w:cs="Arial"/>
          <w:sz w:val="20"/>
        </w:rPr>
      </w:pPr>
      <w:bookmarkStart w:id="411" w:name="_bookmark495"/>
      <w:bookmarkEnd w:id="411"/>
      <w:r w:rsidRPr="005A7C05">
        <w:rPr>
          <w:rFonts w:ascii="Arial" w:hAnsi="Arial" w:cs="Arial"/>
          <w:sz w:val="20"/>
          <w:szCs w:val="20"/>
        </w:rPr>
        <w:t>Chương này bao gồm:</w:t>
      </w:r>
    </w:p>
    <w:p w14:paraId="45E2431C" w14:textId="364FA19C" w:rsidR="008C539B" w:rsidRPr="001058B5" w:rsidRDefault="008D1AB8" w:rsidP="0097640E">
      <w:pPr>
        <w:pStyle w:val="ListParagraph"/>
        <w:numPr>
          <w:ilvl w:val="0"/>
          <w:numId w:val="106"/>
        </w:numPr>
        <w:tabs>
          <w:tab w:val="left" w:pos="2620"/>
        </w:tabs>
        <w:rPr>
          <w:rFonts w:ascii="Arial" w:hAnsi="Arial" w:cs="Arial"/>
          <w:sz w:val="20"/>
        </w:rPr>
      </w:pPr>
      <w:hyperlink w:anchor="_bookmark496" w:history="1">
        <w:r w:rsidR="00C12992" w:rsidRPr="001058B5">
          <w:rPr>
            <w:rFonts w:ascii="Arial" w:hAnsi="Arial" w:cs="Arial"/>
            <w:color w:val="0000CC"/>
            <w:spacing w:val="-3"/>
            <w:sz w:val="20"/>
          </w:rPr>
          <w:t xml:space="preserve"> </w:t>
        </w:r>
        <w:r w:rsidR="0097640E" w:rsidRPr="0097640E">
          <w:rPr>
            <w:rFonts w:ascii="Arial" w:hAnsi="Arial" w:cs="Arial"/>
            <w:color w:val="0000CC"/>
            <w:spacing w:val="-3"/>
            <w:sz w:val="20"/>
          </w:rPr>
          <w:t>Về đặc quyền và vai trò</w:t>
        </w:r>
      </w:hyperlink>
    </w:p>
    <w:p w14:paraId="29D2BF13" w14:textId="32708F72" w:rsidR="0097640E" w:rsidRPr="0097640E" w:rsidRDefault="008D1AB8" w:rsidP="00C57668">
      <w:pPr>
        <w:pStyle w:val="ListParagraph"/>
        <w:numPr>
          <w:ilvl w:val="0"/>
          <w:numId w:val="106"/>
        </w:numPr>
        <w:tabs>
          <w:tab w:val="left" w:pos="2620"/>
        </w:tabs>
        <w:spacing w:before="112"/>
        <w:rPr>
          <w:rFonts w:ascii="Arial" w:hAnsi="Arial" w:cs="Arial"/>
          <w:sz w:val="20"/>
        </w:rPr>
      </w:pPr>
      <w:hyperlink w:anchor="_bookmark500" w:history="1">
        <w:r w:rsidR="00C12992" w:rsidRPr="0097640E">
          <w:rPr>
            <w:rFonts w:ascii="Arial" w:hAnsi="Arial" w:cs="Arial"/>
            <w:color w:val="0000CC"/>
            <w:sz w:val="20"/>
          </w:rPr>
          <w:t xml:space="preserve"> </w:t>
        </w:r>
        <w:r w:rsidR="0097640E" w:rsidRPr="0097640E">
          <w:rPr>
            <w:rFonts w:ascii="Arial" w:hAnsi="Arial" w:cs="Arial"/>
            <w:color w:val="0000CC"/>
            <w:sz w:val="20"/>
          </w:rPr>
          <w:t>Ai nên</w:t>
        </w:r>
        <w:r w:rsidR="0097640E" w:rsidRPr="0097640E">
          <w:rPr>
            <w:rFonts w:ascii="Arial" w:hAnsi="Arial" w:cs="Arial"/>
            <w:color w:val="0000CC"/>
            <w:sz w:val="20"/>
          </w:rPr>
          <w:t xml:space="preserve"> </w:t>
        </w:r>
        <w:r w:rsidR="0097640E" w:rsidRPr="0097640E">
          <w:rPr>
            <w:rFonts w:ascii="Arial" w:hAnsi="Arial" w:cs="Arial"/>
            <w:color w:val="0000CC"/>
            <w:sz w:val="20"/>
          </w:rPr>
          <w:t>được cấp đặc quyền?</w:t>
        </w:r>
      </w:hyperlink>
    </w:p>
    <w:p w14:paraId="5FC254A6" w14:textId="01563EF0" w:rsidR="008C539B" w:rsidRPr="0097640E" w:rsidRDefault="008D1AB8" w:rsidP="0097640E">
      <w:pPr>
        <w:pStyle w:val="ListParagraph"/>
        <w:numPr>
          <w:ilvl w:val="0"/>
          <w:numId w:val="106"/>
        </w:numPr>
        <w:tabs>
          <w:tab w:val="left" w:pos="2620"/>
        </w:tabs>
        <w:spacing w:before="112"/>
        <w:rPr>
          <w:rFonts w:ascii="Arial" w:hAnsi="Arial" w:cs="Arial"/>
          <w:sz w:val="20"/>
        </w:rPr>
      </w:pPr>
      <w:hyperlink w:anchor="_bookmark504" w:history="1">
        <w:r w:rsidR="0097640E" w:rsidRPr="0097640E">
          <w:rPr>
            <w:rFonts w:ascii="Arial" w:hAnsi="Arial" w:cs="Arial"/>
            <w:color w:val="0000CC"/>
            <w:sz w:val="20"/>
          </w:rPr>
          <w:t>Cấp đặc qu</w:t>
        </w:r>
        <w:r w:rsidR="0097640E" w:rsidRPr="0097640E">
          <w:rPr>
            <w:rFonts w:ascii="Arial" w:hAnsi="Arial" w:cs="Arial"/>
            <w:color w:val="0000CC"/>
            <w:sz w:val="20"/>
          </w:rPr>
          <w:t>y</w:t>
        </w:r>
        <w:r w:rsidR="0097640E" w:rsidRPr="0097640E">
          <w:rPr>
            <w:rFonts w:ascii="Arial" w:hAnsi="Arial" w:cs="Arial"/>
            <w:color w:val="0000CC"/>
            <w:sz w:val="20"/>
          </w:rPr>
          <w:t>ền quản trị SYSDBA và SYSOPER cho người dùng</w:t>
        </w:r>
      </w:hyperlink>
    </w:p>
    <w:p w14:paraId="3D364137" w14:textId="4CD09EB3" w:rsidR="008C539B" w:rsidRPr="001058B5" w:rsidRDefault="008D1AB8" w:rsidP="0097640E">
      <w:pPr>
        <w:pStyle w:val="ListParagraph"/>
        <w:numPr>
          <w:ilvl w:val="0"/>
          <w:numId w:val="106"/>
        </w:numPr>
        <w:tabs>
          <w:tab w:val="left" w:pos="2620"/>
        </w:tabs>
        <w:spacing w:before="112"/>
        <w:rPr>
          <w:rFonts w:ascii="Arial" w:hAnsi="Arial" w:cs="Arial"/>
          <w:sz w:val="20"/>
        </w:rPr>
      </w:pPr>
      <w:hyperlink w:anchor="_bookmark506" w:history="1">
        <w:r w:rsidR="0097640E" w:rsidRPr="0097640E">
          <w:rPr>
            <w:rFonts w:ascii="Arial" w:hAnsi="Arial" w:cs="Arial"/>
            <w:color w:val="0000CC"/>
            <w:sz w:val="20"/>
          </w:rPr>
          <w:t xml:space="preserve">Quản lý đặc </w:t>
        </w:r>
        <w:r w:rsidR="0097640E" w:rsidRPr="0097640E">
          <w:rPr>
            <w:rFonts w:ascii="Arial" w:hAnsi="Arial" w:cs="Arial"/>
            <w:color w:val="0000CC"/>
            <w:sz w:val="20"/>
          </w:rPr>
          <w:t>q</w:t>
        </w:r>
        <w:r w:rsidR="0097640E" w:rsidRPr="0097640E">
          <w:rPr>
            <w:rFonts w:ascii="Arial" w:hAnsi="Arial" w:cs="Arial"/>
            <w:color w:val="0000CC"/>
            <w:sz w:val="20"/>
          </w:rPr>
          <w:t>uyền hệ thống</w:t>
        </w:r>
      </w:hyperlink>
    </w:p>
    <w:p w14:paraId="6570BDCF" w14:textId="0D58044A" w:rsidR="008C539B" w:rsidRPr="001058B5" w:rsidRDefault="008D1AB8" w:rsidP="0097640E">
      <w:pPr>
        <w:pStyle w:val="ListParagraph"/>
        <w:numPr>
          <w:ilvl w:val="0"/>
          <w:numId w:val="106"/>
        </w:numPr>
        <w:tabs>
          <w:tab w:val="left" w:pos="2620"/>
        </w:tabs>
        <w:rPr>
          <w:rFonts w:ascii="Arial" w:hAnsi="Arial" w:cs="Arial"/>
          <w:sz w:val="20"/>
        </w:rPr>
      </w:pPr>
      <w:hyperlink w:anchor="_bookmark539" w:history="1">
        <w:r w:rsidR="0097640E" w:rsidRPr="0097640E">
          <w:rPr>
            <w:rFonts w:ascii="Arial" w:hAnsi="Arial" w:cs="Arial"/>
            <w:color w:val="0000CC"/>
            <w:sz w:val="20"/>
          </w:rPr>
          <w:t>Quản lý vai trò n</w:t>
        </w:r>
        <w:r w:rsidR="0097640E" w:rsidRPr="0097640E">
          <w:rPr>
            <w:rFonts w:ascii="Arial" w:hAnsi="Arial" w:cs="Arial"/>
            <w:color w:val="0000CC"/>
            <w:sz w:val="20"/>
          </w:rPr>
          <w:t>g</w:t>
        </w:r>
        <w:r w:rsidR="0097640E" w:rsidRPr="0097640E">
          <w:rPr>
            <w:rFonts w:ascii="Arial" w:hAnsi="Arial" w:cs="Arial"/>
            <w:color w:val="0000CC"/>
            <w:sz w:val="20"/>
          </w:rPr>
          <w:t>ười dùng</w:t>
        </w:r>
      </w:hyperlink>
    </w:p>
    <w:p w14:paraId="312E9E71" w14:textId="624FB074" w:rsidR="008C539B" w:rsidRPr="001058B5" w:rsidRDefault="008D1AB8" w:rsidP="0097640E">
      <w:pPr>
        <w:pStyle w:val="ListParagraph"/>
        <w:numPr>
          <w:ilvl w:val="0"/>
          <w:numId w:val="106"/>
        </w:numPr>
        <w:tabs>
          <w:tab w:val="left" w:pos="2620"/>
        </w:tabs>
        <w:spacing w:before="112"/>
        <w:rPr>
          <w:rFonts w:ascii="Arial" w:hAnsi="Arial" w:cs="Arial"/>
          <w:sz w:val="20"/>
        </w:rPr>
      </w:pPr>
      <w:hyperlink w:anchor="_bookmark712" w:history="1">
        <w:r w:rsidR="0097640E" w:rsidRPr="0097640E">
          <w:rPr>
            <w:rFonts w:ascii="Arial" w:hAnsi="Arial" w:cs="Arial"/>
            <w:color w:val="0000CC"/>
            <w:sz w:val="20"/>
          </w:rPr>
          <w:t>Quản l</w:t>
        </w:r>
        <w:r w:rsidR="0097640E" w:rsidRPr="0097640E">
          <w:rPr>
            <w:rFonts w:ascii="Arial" w:hAnsi="Arial" w:cs="Arial"/>
            <w:color w:val="0000CC"/>
            <w:sz w:val="20"/>
          </w:rPr>
          <w:t>ý</w:t>
        </w:r>
        <w:r w:rsidR="0097640E" w:rsidRPr="0097640E">
          <w:rPr>
            <w:rFonts w:ascii="Arial" w:hAnsi="Arial" w:cs="Arial"/>
            <w:color w:val="0000CC"/>
            <w:sz w:val="20"/>
          </w:rPr>
          <w:t xml:space="preserve"> đặc quyền đối tượng</w:t>
        </w:r>
      </w:hyperlink>
    </w:p>
    <w:p w14:paraId="648132A2" w14:textId="1B59F885" w:rsidR="008C539B" w:rsidRPr="001058B5" w:rsidRDefault="008D1AB8" w:rsidP="006A45F8">
      <w:pPr>
        <w:pStyle w:val="ListParagraph"/>
        <w:numPr>
          <w:ilvl w:val="0"/>
          <w:numId w:val="106"/>
        </w:numPr>
        <w:tabs>
          <w:tab w:val="left" w:pos="2620"/>
        </w:tabs>
        <w:rPr>
          <w:rFonts w:ascii="Arial" w:hAnsi="Arial" w:cs="Arial"/>
          <w:sz w:val="20"/>
        </w:rPr>
      </w:pPr>
      <w:hyperlink w:anchor="_bookmark791" w:history="1">
        <w:r w:rsidR="006A45F8" w:rsidRPr="006A45F8">
          <w:rPr>
            <w:rFonts w:ascii="Arial" w:hAnsi="Arial" w:cs="Arial"/>
            <w:color w:val="0000CC"/>
            <w:sz w:val="20"/>
          </w:rPr>
          <w:t>Cấp đặc quyền và vai trò của người dùng</w:t>
        </w:r>
      </w:hyperlink>
    </w:p>
    <w:p w14:paraId="4B806C09" w14:textId="08EF8A06" w:rsidR="008C539B" w:rsidRPr="001058B5" w:rsidRDefault="008D1AB8" w:rsidP="002D3B5E">
      <w:pPr>
        <w:pStyle w:val="ListParagraph"/>
        <w:numPr>
          <w:ilvl w:val="0"/>
          <w:numId w:val="106"/>
        </w:numPr>
        <w:tabs>
          <w:tab w:val="left" w:pos="2620"/>
        </w:tabs>
        <w:rPr>
          <w:rFonts w:ascii="Arial" w:hAnsi="Arial" w:cs="Arial"/>
          <w:sz w:val="20"/>
        </w:rPr>
      </w:pPr>
      <w:hyperlink w:anchor="_bookmark822" w:history="1">
        <w:r w:rsidR="002D3B5E" w:rsidRPr="002D3B5E">
          <w:rPr>
            <w:rFonts w:ascii="Arial" w:hAnsi="Arial" w:cs="Arial"/>
            <w:color w:val="0000CC"/>
            <w:sz w:val="20"/>
          </w:rPr>
          <w:t xml:space="preserve">Thu hồi </w:t>
        </w:r>
        <w:r w:rsidR="002D3B5E" w:rsidRPr="002D3B5E">
          <w:rPr>
            <w:rFonts w:ascii="Arial" w:hAnsi="Arial" w:cs="Arial"/>
            <w:color w:val="0000CC"/>
            <w:sz w:val="20"/>
          </w:rPr>
          <w:t>đ</w:t>
        </w:r>
        <w:r w:rsidR="002D3B5E" w:rsidRPr="002D3B5E">
          <w:rPr>
            <w:rFonts w:ascii="Arial" w:hAnsi="Arial" w:cs="Arial"/>
            <w:color w:val="0000CC"/>
            <w:sz w:val="20"/>
          </w:rPr>
          <w:t>ặc quyền và vai trò của người dùng</w:t>
        </w:r>
      </w:hyperlink>
    </w:p>
    <w:p w14:paraId="18BD606D" w14:textId="2E7C9B2D" w:rsidR="008C539B" w:rsidRPr="001058B5" w:rsidRDefault="008D1AB8" w:rsidP="002D3B5E">
      <w:pPr>
        <w:pStyle w:val="ListParagraph"/>
        <w:numPr>
          <w:ilvl w:val="0"/>
          <w:numId w:val="106"/>
        </w:numPr>
        <w:tabs>
          <w:tab w:val="left" w:pos="2620"/>
        </w:tabs>
        <w:spacing w:before="112"/>
        <w:rPr>
          <w:rFonts w:ascii="Arial" w:hAnsi="Arial" w:cs="Arial"/>
          <w:sz w:val="20"/>
        </w:rPr>
      </w:pPr>
      <w:hyperlink w:anchor="_bookmark843" w:history="1">
        <w:r w:rsidR="002D3B5E" w:rsidRPr="002D3B5E">
          <w:rPr>
            <w:rFonts w:ascii="Arial" w:hAnsi="Arial" w:cs="Arial"/>
            <w:color w:val="0000CC"/>
            <w:sz w:val="20"/>
          </w:rPr>
          <w:t xml:space="preserve">Cấp </w:t>
        </w:r>
        <w:r w:rsidR="002D3B5E" w:rsidRPr="002D3B5E">
          <w:rPr>
            <w:rFonts w:ascii="Arial" w:hAnsi="Arial" w:cs="Arial"/>
            <w:color w:val="0000CC"/>
            <w:sz w:val="20"/>
          </w:rPr>
          <w:t>v</w:t>
        </w:r>
        <w:r w:rsidR="002D3B5E" w:rsidRPr="002D3B5E">
          <w:rPr>
            <w:rFonts w:ascii="Arial" w:hAnsi="Arial" w:cs="Arial"/>
            <w:color w:val="0000CC"/>
            <w:sz w:val="20"/>
          </w:rPr>
          <w:t>à thu hồi từ vai trò PUBLIC</w:t>
        </w:r>
      </w:hyperlink>
    </w:p>
    <w:p w14:paraId="3428F031" w14:textId="230B3EC5" w:rsidR="008C539B" w:rsidRPr="001058B5" w:rsidRDefault="008D1AB8" w:rsidP="002D3B5E">
      <w:pPr>
        <w:pStyle w:val="ListParagraph"/>
        <w:numPr>
          <w:ilvl w:val="0"/>
          <w:numId w:val="106"/>
        </w:numPr>
        <w:tabs>
          <w:tab w:val="left" w:pos="2620"/>
        </w:tabs>
        <w:rPr>
          <w:rFonts w:ascii="Arial" w:hAnsi="Arial" w:cs="Arial"/>
          <w:sz w:val="20"/>
        </w:rPr>
      </w:pPr>
      <w:hyperlink w:anchor="_bookmark846" w:history="1">
        <w:r w:rsidR="002D3B5E" w:rsidRPr="002D3B5E">
          <w:rPr>
            <w:rFonts w:ascii="Arial" w:hAnsi="Arial" w:cs="Arial"/>
            <w:color w:val="0000CC"/>
            <w:sz w:val="20"/>
          </w:rPr>
          <w:t>Cấp Vai trò Sử dụng Hệ điều hành hoặc Mạng</w:t>
        </w:r>
      </w:hyperlink>
    </w:p>
    <w:p w14:paraId="2193634A" w14:textId="77777777" w:rsidR="008C539B" w:rsidRPr="001058B5" w:rsidRDefault="008D1AB8" w:rsidP="006F7931">
      <w:pPr>
        <w:pStyle w:val="ListParagraph"/>
        <w:numPr>
          <w:ilvl w:val="0"/>
          <w:numId w:val="106"/>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w:t>
        </w:r>
        <w:r w:rsidR="00C12992" w:rsidRPr="001058B5">
          <w:rPr>
            <w:rFonts w:ascii="Arial" w:hAnsi="Arial" w:cs="Arial"/>
            <w:color w:val="0000CC"/>
            <w:sz w:val="20"/>
          </w:rPr>
          <w:t>a</w:t>
        </w:r>
        <w:r w:rsidR="00C12992" w:rsidRPr="001058B5">
          <w:rPr>
            <w:rFonts w:ascii="Arial" w:hAnsi="Arial" w:cs="Arial"/>
            <w:color w:val="0000CC"/>
            <w:sz w:val="20"/>
          </w:rPr>
          <w:t xml:space="preserve">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3673EF64" w:rsidR="008C539B" w:rsidRPr="001058B5" w:rsidRDefault="008D1AB8" w:rsidP="002D3B5E">
      <w:pPr>
        <w:pStyle w:val="ListParagraph"/>
        <w:numPr>
          <w:ilvl w:val="0"/>
          <w:numId w:val="106"/>
        </w:numPr>
        <w:tabs>
          <w:tab w:val="left" w:pos="2620"/>
        </w:tabs>
        <w:rPr>
          <w:rFonts w:ascii="Arial" w:hAnsi="Arial" w:cs="Arial"/>
          <w:sz w:val="20"/>
        </w:rPr>
      </w:pPr>
      <w:hyperlink w:anchor="_bookmark877" w:history="1">
        <w:r w:rsidR="002D3B5E" w:rsidRPr="002D3B5E">
          <w:rPr>
            <w:rFonts w:ascii="Arial" w:hAnsi="Arial" w:cs="Arial"/>
            <w:color w:val="0000CC"/>
            <w:sz w:val="20"/>
          </w:rPr>
          <w:t>Quản lý truy cập Fine-Grained trong các gói và kiểu PL / SQL</w:t>
        </w:r>
        <w:r w:rsidR="00C12992" w:rsidRPr="001058B5">
          <w:rPr>
            <w:rFonts w:ascii="Arial" w:hAnsi="Arial" w:cs="Arial"/>
            <w:color w:val="0000CC"/>
            <w:sz w:val="20"/>
          </w:rPr>
          <w:t xml:space="preserve"> </w:t>
        </w:r>
      </w:hyperlink>
    </w:p>
    <w:p w14:paraId="090B643D" w14:textId="6CF89D06" w:rsidR="008C539B" w:rsidRPr="001058B5" w:rsidRDefault="008D1AB8" w:rsidP="002D3B5E">
      <w:pPr>
        <w:pStyle w:val="ListParagraph"/>
        <w:numPr>
          <w:ilvl w:val="0"/>
          <w:numId w:val="106"/>
        </w:numPr>
        <w:tabs>
          <w:tab w:val="left" w:pos="2620"/>
        </w:tabs>
        <w:spacing w:before="112"/>
        <w:rPr>
          <w:rFonts w:ascii="Arial" w:hAnsi="Arial" w:cs="Arial"/>
          <w:sz w:val="20"/>
        </w:rPr>
      </w:pPr>
      <w:hyperlink w:anchor="_bookmark960" w:history="1">
        <w:r w:rsidR="002D3B5E" w:rsidRPr="002D3B5E">
          <w:rPr>
            <w:rFonts w:ascii="Arial" w:hAnsi="Arial" w:cs="Arial"/>
            <w:color w:val="0000CC"/>
            <w:sz w:val="20"/>
          </w:rPr>
          <w:t>Tìm thông tin về đặc quyền và vai trò của người dùng</w:t>
        </w:r>
      </w:hyperlink>
    </w:p>
    <w:p w14:paraId="15112844" w14:textId="77777777" w:rsidR="008C539B" w:rsidRPr="001058B5" w:rsidRDefault="008C539B">
      <w:pPr>
        <w:pStyle w:val="BodyText"/>
        <w:spacing w:before="7"/>
        <w:rPr>
          <w:rFonts w:ascii="Arial" w:hAnsi="Arial" w:cs="Arial"/>
          <w:sz w:val="27"/>
        </w:rPr>
      </w:pPr>
    </w:p>
    <w:p w14:paraId="51E13AD9" w14:textId="77777777" w:rsidR="0097640E" w:rsidRDefault="0097640E" w:rsidP="0097640E">
      <w:pPr>
        <w:pStyle w:val="BodyText"/>
        <w:spacing w:before="81"/>
        <w:ind w:left="1440"/>
        <w:rPr>
          <w:rFonts w:ascii="Arial" w:eastAsia="Arial" w:hAnsi="Arial" w:cs="Arial"/>
          <w:b/>
          <w:bCs/>
          <w:sz w:val="32"/>
          <w:szCs w:val="32"/>
        </w:rPr>
      </w:pPr>
      <w:bookmarkStart w:id="412" w:name="About_Privileges_and_Roles"/>
      <w:bookmarkStart w:id="413" w:name="_bookmark496"/>
      <w:bookmarkStart w:id="414" w:name="_bookmark497"/>
      <w:bookmarkEnd w:id="412"/>
      <w:bookmarkEnd w:id="413"/>
      <w:bookmarkEnd w:id="414"/>
      <w:r w:rsidRPr="0097640E">
        <w:rPr>
          <w:rFonts w:ascii="Arial" w:eastAsia="Arial" w:hAnsi="Arial" w:cs="Arial"/>
          <w:b/>
          <w:bCs/>
          <w:sz w:val="32"/>
          <w:szCs w:val="32"/>
        </w:rPr>
        <w:t>Về đặc quyền và vai trò</w:t>
      </w:r>
    </w:p>
    <w:p w14:paraId="68C389C6" w14:textId="489B6E46" w:rsidR="008C539B" w:rsidRPr="001058B5" w:rsidRDefault="0036700F" w:rsidP="0097640E">
      <w:pPr>
        <w:pStyle w:val="BodyText"/>
        <w:spacing w:before="81"/>
        <w:ind w:left="1440"/>
        <w:rPr>
          <w:rFonts w:ascii="Arial" w:hAnsi="Arial" w:cs="Arial"/>
        </w:rPr>
      </w:pPr>
      <w:r>
        <w:rPr>
          <w:rFonts w:ascii="Arial" w:hAnsi="Arial" w:cs="Arial"/>
        </w:rPr>
        <w:t>Xác thực bao gồm 2 quá trình chính sau:</w:t>
      </w:r>
    </w:p>
    <w:p w14:paraId="308954A9" w14:textId="5A0DD3E5" w:rsidR="008C539B" w:rsidRPr="001058B5" w:rsidRDefault="0036700F" w:rsidP="006F7931">
      <w:pPr>
        <w:pStyle w:val="ListParagraph"/>
        <w:numPr>
          <w:ilvl w:val="0"/>
          <w:numId w:val="106"/>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6F7931">
      <w:pPr>
        <w:pStyle w:val="ListParagraph"/>
        <w:numPr>
          <w:ilvl w:val="0"/>
          <w:numId w:val="106"/>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6F7931">
      <w:pPr>
        <w:pStyle w:val="ListParagraph"/>
        <w:numPr>
          <w:ilvl w:val="0"/>
          <w:numId w:val="106"/>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0"/>
          <w:footerReference w:type="even" r:id="rId91"/>
          <w:footerReference w:type="default" r:id="rId92"/>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057B099F" w14:textId="77777777" w:rsidR="0097640E" w:rsidRDefault="0097640E" w:rsidP="0097640E">
      <w:pPr>
        <w:pStyle w:val="BodyText"/>
        <w:spacing w:before="88" w:line="230" w:lineRule="auto"/>
        <w:ind w:left="1170" w:right="820"/>
        <w:rPr>
          <w:rFonts w:ascii="Arial" w:eastAsia="Arial" w:hAnsi="Arial" w:cs="Arial"/>
          <w:b/>
          <w:bCs/>
          <w:sz w:val="32"/>
          <w:szCs w:val="32"/>
        </w:rPr>
      </w:pPr>
      <w:bookmarkStart w:id="415" w:name="Who_Should_Be_Granted_Privileges?"/>
      <w:bookmarkStart w:id="416" w:name="_bookmark500"/>
      <w:bookmarkEnd w:id="415"/>
      <w:bookmarkEnd w:id="416"/>
      <w:r w:rsidRPr="0097640E">
        <w:rPr>
          <w:rFonts w:ascii="Arial" w:eastAsia="Arial" w:hAnsi="Arial" w:cs="Arial"/>
          <w:b/>
          <w:bCs/>
          <w:sz w:val="32"/>
          <w:szCs w:val="32"/>
        </w:rPr>
        <w:t>Ai nên được cấp đặc quyền?</w:t>
      </w:r>
    </w:p>
    <w:p w14:paraId="514B75A2" w14:textId="5C2CC352"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C3202C" w14:textId="77777777" w:rsidR="00C57668" w:rsidRDefault="00C12992" w:rsidP="00C57668">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r w:rsidR="00C57668" w:rsidRPr="00C57668">
        <w:rPr>
          <w:rFonts w:ascii="Arial" w:hAnsi="Arial" w:cs="Arial"/>
        </w:rPr>
        <w:t>trên trang 10-2 để biết các phương pháp hay nhất cần thực hiện khi cấp đặc quyền</w:t>
      </w:r>
    </w:p>
    <w:p w14:paraId="572F6DAA" w14:textId="67951C47" w:rsidR="008C539B" w:rsidRPr="001058B5" w:rsidRDefault="00C12992" w:rsidP="00C57668">
      <w:pPr>
        <w:pStyle w:val="BodyText"/>
        <w:spacing w:before="134" w:line="232" w:lineRule="auto"/>
        <w:ind w:left="2740" w:right="1836" w:hanging="360"/>
        <w:rPr>
          <w:rFonts w:ascii="Arial" w:hAnsi="Arial" w:cs="Arial"/>
          <w:sz w:val="23"/>
        </w:rPr>
      </w:pPr>
      <w:r w:rsidRPr="001058B5">
        <w:rPr>
          <w:rFonts w:ascii="Arial" w:hAnsi="Arial" w:cs="Arial"/>
          <w:sz w:val="10"/>
        </w:rPr>
        <w:t xml:space="preserve">■ </w:t>
      </w:r>
      <w:r w:rsidRPr="001058B5">
        <w:rPr>
          <w:rFonts w:ascii="Arial" w:hAnsi="Arial" w:cs="Arial"/>
          <w:i/>
        </w:rPr>
        <w:t xml:space="preserve">Oracle Database SQL Language Reference </w:t>
      </w:r>
      <w:r w:rsidR="00C57668" w:rsidRPr="00C57668">
        <w:rPr>
          <w:rFonts w:ascii="Arial" w:hAnsi="Arial" w:cs="Arial"/>
        </w:rPr>
        <w:t>để có danh sách đầy đủ các đặc quyền hệ thống và mô tả của chúng</w:t>
      </w:r>
    </w:p>
    <w:p w14:paraId="47D676DB" w14:textId="77777777" w:rsidR="0097640E" w:rsidRDefault="0097640E" w:rsidP="0097640E">
      <w:pPr>
        <w:pStyle w:val="BodyText"/>
        <w:spacing w:before="87" w:line="230" w:lineRule="auto"/>
        <w:ind w:left="720" w:right="770"/>
        <w:rPr>
          <w:rFonts w:ascii="Arial" w:eastAsia="Arial" w:hAnsi="Arial" w:cs="Arial"/>
          <w:b/>
          <w:bCs/>
          <w:spacing w:val="-26"/>
          <w:sz w:val="32"/>
          <w:szCs w:val="32"/>
        </w:rPr>
      </w:pPr>
      <w:bookmarkStart w:id="417" w:name="Granting_the_SYSDBA_and_SYSOPER_Administ"/>
      <w:bookmarkStart w:id="418" w:name="_bookmark504"/>
      <w:bookmarkEnd w:id="417"/>
      <w:bookmarkEnd w:id="418"/>
      <w:r w:rsidRPr="0097640E">
        <w:rPr>
          <w:rFonts w:ascii="Arial" w:eastAsia="Arial" w:hAnsi="Arial" w:cs="Arial"/>
          <w:b/>
          <w:bCs/>
          <w:spacing w:val="-26"/>
          <w:sz w:val="32"/>
          <w:szCs w:val="32"/>
        </w:rPr>
        <w:t>Cấp đặc quyền quản trị SYSDBA và SYSOPER cho người dùng</w:t>
      </w:r>
    </w:p>
    <w:p w14:paraId="74E3668F" w14:textId="099A97DD"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15C7B96A" w14:textId="77777777" w:rsidR="0097640E" w:rsidRDefault="0097640E" w:rsidP="0097640E">
      <w:pPr>
        <w:pStyle w:val="BodyText"/>
        <w:spacing w:before="81"/>
        <w:ind w:left="720"/>
        <w:rPr>
          <w:rFonts w:ascii="Arial" w:eastAsia="Arial" w:hAnsi="Arial" w:cs="Arial"/>
          <w:b/>
          <w:bCs/>
          <w:sz w:val="32"/>
          <w:szCs w:val="32"/>
        </w:rPr>
      </w:pPr>
      <w:bookmarkStart w:id="419" w:name="Managing_System_Privileges"/>
      <w:bookmarkStart w:id="420" w:name="_bookmark506"/>
      <w:bookmarkEnd w:id="419"/>
      <w:bookmarkEnd w:id="420"/>
      <w:r w:rsidRPr="0097640E">
        <w:rPr>
          <w:rFonts w:ascii="Arial" w:eastAsia="Arial" w:hAnsi="Arial" w:cs="Arial"/>
          <w:b/>
          <w:bCs/>
          <w:sz w:val="32"/>
          <w:szCs w:val="32"/>
        </w:rPr>
        <w:t>Quản lý đặc quyền hệ thống</w:t>
      </w:r>
    </w:p>
    <w:p w14:paraId="135E8185" w14:textId="2A20D4E0"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0E5CA6B9"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00C57668" w:rsidRPr="00C57668">
          <w:rPr>
            <w:rFonts w:ascii="Arial" w:hAnsi="Arial" w:cs="Arial"/>
            <w:color w:val="0000CC"/>
          </w:rPr>
          <w:t>Giới thiệu về đặc quyền hệ thống</w:t>
        </w:r>
      </w:hyperlink>
    </w:p>
    <w:p w14:paraId="0AC5DC1B" w14:textId="3633C75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00C57668" w:rsidRPr="00C57668">
          <w:rPr>
            <w:rFonts w:ascii="Arial" w:hAnsi="Arial" w:cs="Arial"/>
            <w:color w:val="0000CC"/>
          </w:rPr>
          <w:t>Tại sao</w:t>
        </w:r>
        <w:r w:rsidR="00C57668" w:rsidRPr="00C57668">
          <w:rPr>
            <w:rFonts w:ascii="Arial" w:hAnsi="Arial" w:cs="Arial"/>
            <w:color w:val="0000CC"/>
          </w:rPr>
          <w:t xml:space="preserve"> </w:t>
        </w:r>
        <w:r w:rsidR="00C57668" w:rsidRPr="00C57668">
          <w:rPr>
            <w:rFonts w:ascii="Arial" w:hAnsi="Arial" w:cs="Arial"/>
            <w:color w:val="0000CC"/>
          </w:rPr>
          <w:t>điều quan trọng là hạn chế đặc quyền hệ thống?</w:t>
        </w:r>
      </w:hyperlink>
    </w:p>
    <w:p w14:paraId="6399B805" w14:textId="38D1CFC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 xml:space="preserve"> </w:t>
        </w:r>
        <w:r w:rsidR="00C57668" w:rsidRPr="00C57668">
          <w:rPr>
            <w:rFonts w:ascii="Arial" w:hAnsi="Arial" w:cs="Arial"/>
            <w:color w:val="0000CC"/>
          </w:rPr>
          <w:t>Cấp và</w:t>
        </w:r>
        <w:r w:rsidR="00C57668" w:rsidRPr="00C57668">
          <w:rPr>
            <w:rFonts w:ascii="Arial" w:hAnsi="Arial" w:cs="Arial"/>
            <w:color w:val="0000CC"/>
          </w:rPr>
          <w:t xml:space="preserve"> </w:t>
        </w:r>
        <w:r w:rsidR="00C57668" w:rsidRPr="00C57668">
          <w:rPr>
            <w:rFonts w:ascii="Arial" w:hAnsi="Arial" w:cs="Arial"/>
            <w:color w:val="0000CC"/>
          </w:rPr>
          <w:t>thu hồi đặc quyền hệ thống</w:t>
        </w:r>
      </w:hyperlink>
    </w:p>
    <w:p w14:paraId="1B358B35" w14:textId="7D4B489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00C57668" w:rsidRPr="00C57668">
          <w:rPr>
            <w:rFonts w:ascii="Arial" w:hAnsi="Arial" w:cs="Arial"/>
            <w:color w:val="0000CC"/>
          </w:rPr>
          <w:t>Ai có thể cấp hoặc thu h</w:t>
        </w:r>
        <w:r w:rsidR="00C57668" w:rsidRPr="00C57668">
          <w:rPr>
            <w:rFonts w:ascii="Arial" w:hAnsi="Arial" w:cs="Arial"/>
            <w:color w:val="0000CC"/>
          </w:rPr>
          <w:t>ồ</w:t>
        </w:r>
        <w:r w:rsidR="00C57668" w:rsidRPr="00C57668">
          <w:rPr>
            <w:rFonts w:ascii="Arial" w:hAnsi="Arial" w:cs="Arial"/>
            <w:color w:val="0000CC"/>
          </w:rPr>
          <w:t>i đặc quyền hệ thống?</w:t>
        </w:r>
      </w:hyperlink>
    </w:p>
    <w:p w14:paraId="702A3F9A" w14:textId="4D109668"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 xml:space="preserve"> </w:t>
        </w:r>
        <w:r w:rsidR="00C57668" w:rsidRPr="00C57668">
          <w:rPr>
            <w:rFonts w:ascii="Arial" w:hAnsi="Arial" w:cs="Arial"/>
            <w:color w:val="0000CC"/>
          </w:rPr>
          <w:t xml:space="preserve">Giới thiệu về bất kỳ </w:t>
        </w:r>
        <w:r w:rsidR="00C57668" w:rsidRPr="00C57668">
          <w:rPr>
            <w:rFonts w:ascii="Arial" w:hAnsi="Arial" w:cs="Arial"/>
            <w:color w:val="0000CC"/>
          </w:rPr>
          <w:t>đ</w:t>
        </w:r>
        <w:r w:rsidR="00C57668" w:rsidRPr="00C57668">
          <w:rPr>
            <w:rFonts w:ascii="Arial" w:hAnsi="Arial" w:cs="Arial"/>
            <w:color w:val="0000CC"/>
          </w:rPr>
          <w:t>ặc quyền nào và vai trò công khai</w:t>
        </w:r>
      </w:hyperlink>
    </w:p>
    <w:p w14:paraId="1FD6DE80" w14:textId="77777777" w:rsidR="008C539B" w:rsidRPr="001058B5" w:rsidRDefault="008C539B">
      <w:pPr>
        <w:rPr>
          <w:rFonts w:ascii="Arial" w:hAnsi="Arial" w:cs="Arial"/>
        </w:rPr>
        <w:sectPr w:rsidR="008C539B" w:rsidRPr="001058B5">
          <w:headerReference w:type="even" r:id="rId93"/>
          <w:headerReference w:type="default" r:id="rId94"/>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311B0CFC" w14:textId="77777777" w:rsidR="00C57668" w:rsidRDefault="00C57668" w:rsidP="00C57668">
      <w:pPr>
        <w:pStyle w:val="BodyText"/>
        <w:spacing w:before="79" w:line="232" w:lineRule="auto"/>
        <w:ind w:left="1260" w:right="185"/>
        <w:rPr>
          <w:rFonts w:ascii="Arial" w:eastAsia="Arial" w:hAnsi="Arial" w:cs="Arial"/>
          <w:b/>
          <w:bCs/>
          <w:sz w:val="27"/>
          <w:szCs w:val="27"/>
        </w:rPr>
      </w:pPr>
      <w:bookmarkStart w:id="421" w:name="About_System_Privileges"/>
      <w:bookmarkStart w:id="422" w:name="_bookmark508"/>
      <w:bookmarkEnd w:id="421"/>
      <w:bookmarkEnd w:id="422"/>
      <w:r w:rsidRPr="00C57668">
        <w:rPr>
          <w:rFonts w:ascii="Arial" w:eastAsia="Arial" w:hAnsi="Arial" w:cs="Arial"/>
          <w:b/>
          <w:bCs/>
          <w:sz w:val="27"/>
          <w:szCs w:val="27"/>
        </w:rPr>
        <w:t>Giới thiệu về đặc quyền hệ thống</w:t>
      </w:r>
    </w:p>
    <w:p w14:paraId="0241806B" w14:textId="75CDF004"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07C2C3D6" w14:textId="77777777" w:rsidR="00C57668" w:rsidRDefault="00C57668" w:rsidP="00C57668">
      <w:pPr>
        <w:pStyle w:val="BodyText"/>
        <w:spacing w:before="82" w:line="230" w:lineRule="auto"/>
        <w:ind w:left="1260" w:right="102"/>
        <w:rPr>
          <w:rFonts w:ascii="Arial" w:eastAsia="Arial" w:hAnsi="Arial" w:cs="Arial"/>
          <w:b/>
          <w:bCs/>
          <w:sz w:val="27"/>
          <w:szCs w:val="27"/>
        </w:rPr>
      </w:pPr>
      <w:bookmarkStart w:id="423" w:name="Why_Is_It_Important_to_Restrict_System_P"/>
      <w:bookmarkStart w:id="424" w:name="_bookmark511"/>
      <w:bookmarkEnd w:id="423"/>
      <w:bookmarkEnd w:id="424"/>
      <w:r w:rsidRPr="00C57668">
        <w:rPr>
          <w:rFonts w:ascii="Arial" w:eastAsia="Arial" w:hAnsi="Arial" w:cs="Arial"/>
          <w:b/>
          <w:bCs/>
          <w:sz w:val="27"/>
          <w:szCs w:val="27"/>
        </w:rPr>
        <w:t>Tại sao điều quan trọng là hạn chế đặc quyền hệ thống?</w:t>
      </w:r>
    </w:p>
    <w:p w14:paraId="589FBD6B" w14:textId="77777777" w:rsidR="00C57668" w:rsidRDefault="00CB333D" w:rsidP="00C57668">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r w:rsidR="00C57668" w:rsidRPr="00C57668">
        <w:rPr>
          <w:rFonts w:ascii="Arial" w:hAnsi="Arial" w:cs="Arial"/>
        </w:rPr>
        <w:t>trên trang 10-2 để biết thêm hướng dẫn về hạn chế các đặc quyền hệ thống.</w:t>
      </w:r>
    </w:p>
    <w:p w14:paraId="66C81D8F" w14:textId="0332A1D1" w:rsidR="008C539B" w:rsidRPr="001058B5" w:rsidRDefault="00C12992" w:rsidP="00C57668">
      <w:pPr>
        <w:pStyle w:val="BodyText"/>
        <w:spacing w:before="82" w:line="230" w:lineRule="auto"/>
        <w:ind w:left="2260" w:right="102"/>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44228D5" w:rsidR="008C539B" w:rsidRPr="001058B5" w:rsidRDefault="00C57668">
      <w:pPr>
        <w:pStyle w:val="Heading6"/>
        <w:spacing w:before="1"/>
      </w:pPr>
      <w:bookmarkStart w:id="425" w:name="Restricting_System_Privileges_by_Securin"/>
      <w:bookmarkStart w:id="426" w:name="_bookmark514"/>
      <w:bookmarkEnd w:id="425"/>
      <w:bookmarkEnd w:id="426"/>
      <w:r w:rsidRPr="00C57668">
        <w:t>Hạn chế đặc quyền hệ thống bằng cách đảm bảo từ điển dữ liệu</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8D1AB8">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27" w:name="_bookmark519"/>
      <w:bookmarkEnd w:id="427"/>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7CF75880" w14:textId="77777777" w:rsidR="002518AB" w:rsidRDefault="002518AB">
      <w:pPr>
        <w:pStyle w:val="BodyText"/>
        <w:spacing w:before="54" w:line="232" w:lineRule="auto"/>
        <w:ind w:left="1660" w:right="848"/>
        <w:rPr>
          <w:rFonts w:ascii="Arial" w:eastAsia="Arial" w:hAnsi="Arial" w:cs="Arial"/>
          <w:b/>
          <w:bCs/>
          <w:sz w:val="23"/>
          <w:szCs w:val="23"/>
        </w:rPr>
      </w:pPr>
      <w:bookmarkStart w:id="428" w:name="Allowing_Access_to_Objects_in_the_SYS_Sc"/>
      <w:bookmarkStart w:id="429" w:name="_bookmark521"/>
      <w:bookmarkStart w:id="430" w:name="_bookmark522"/>
      <w:bookmarkEnd w:id="428"/>
      <w:bookmarkEnd w:id="429"/>
      <w:bookmarkEnd w:id="430"/>
      <w:r w:rsidRPr="002518AB">
        <w:rPr>
          <w:rFonts w:ascii="Arial" w:eastAsia="Arial" w:hAnsi="Arial" w:cs="Arial"/>
          <w:b/>
          <w:bCs/>
          <w:sz w:val="23"/>
          <w:szCs w:val="23"/>
        </w:rPr>
        <w:t>Cho phép truy cập vào các đối tượng trong lược đồ SYS</w:t>
      </w:r>
    </w:p>
    <w:p w14:paraId="6E7EDA20" w14:textId="380B3384"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8D1AB8"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31" w:name="_bookmark523"/>
      <w:bookmarkStart w:id="432" w:name="_bookmark524"/>
      <w:bookmarkEnd w:id="431"/>
      <w:bookmarkEnd w:id="43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33" w:name="_bookmark525"/>
            <w:bookmarkEnd w:id="433"/>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77777777" w:rsidR="008C539B" w:rsidRPr="001058B5" w:rsidRDefault="008D1AB8">
      <w:pPr>
        <w:pStyle w:val="BodyText"/>
        <w:spacing w:before="2"/>
        <w:rPr>
          <w:rFonts w:ascii="Arial" w:hAnsi="Arial" w:cs="Arial"/>
          <w:sz w:val="18"/>
        </w:rPr>
      </w:pPr>
      <w:r>
        <w:rPr>
          <w:rFonts w:ascii="Arial" w:hAnsi="Arial" w:cs="Arial"/>
        </w:rPr>
        <w:pict w14:anchorId="416A3E60">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71EF7E24"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B70CBD0">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anchorlock/>
          </v:group>
        </w:pict>
      </w:r>
    </w:p>
    <w:p w14:paraId="66330E76" w14:textId="77777777" w:rsidR="008C539B" w:rsidRPr="001058B5" w:rsidRDefault="008C539B">
      <w:pPr>
        <w:pStyle w:val="BodyText"/>
        <w:spacing w:before="4"/>
        <w:rPr>
          <w:rFonts w:ascii="Arial" w:hAnsi="Arial" w:cs="Arial"/>
          <w:sz w:val="9"/>
        </w:rPr>
      </w:pPr>
    </w:p>
    <w:p w14:paraId="5FA40172" w14:textId="77777777" w:rsidR="00C57668" w:rsidRDefault="00C57668" w:rsidP="00C57668">
      <w:pPr>
        <w:pStyle w:val="BodyText"/>
        <w:spacing w:before="80" w:line="232" w:lineRule="auto"/>
        <w:ind w:left="720" w:right="848"/>
        <w:rPr>
          <w:rFonts w:ascii="Arial" w:eastAsia="Arial" w:hAnsi="Arial" w:cs="Arial"/>
          <w:b/>
          <w:bCs/>
          <w:sz w:val="27"/>
          <w:szCs w:val="27"/>
        </w:rPr>
      </w:pPr>
      <w:bookmarkStart w:id="434" w:name="Granting_and_Revoking_System_Privileges"/>
      <w:bookmarkStart w:id="435" w:name="_bookmark528"/>
      <w:bookmarkEnd w:id="434"/>
      <w:bookmarkEnd w:id="435"/>
      <w:r w:rsidRPr="00C57668">
        <w:rPr>
          <w:rFonts w:ascii="Arial" w:eastAsia="Arial" w:hAnsi="Arial" w:cs="Arial"/>
          <w:b/>
          <w:bCs/>
          <w:sz w:val="27"/>
          <w:szCs w:val="27"/>
        </w:rPr>
        <w:t>Cấp và thu hồi đặc quyền hệ thống</w:t>
      </w:r>
    </w:p>
    <w:p w14:paraId="62BB0ACE" w14:textId="31D858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5"/>
          <w:headerReference w:type="default" r:id="rId96"/>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1F41FCF7" w:rsidR="008C539B" w:rsidRPr="001058B5" w:rsidRDefault="002518AB">
      <w:pPr>
        <w:spacing w:before="104"/>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57F3FC82" w14:textId="1F834F40"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2518AB">
          <w:rPr>
            <w:rFonts w:ascii="Arial" w:hAnsi="Arial" w:cs="Arial"/>
          </w:rPr>
          <w:t>trang</w:t>
        </w:r>
        <w:r w:rsidRPr="001058B5">
          <w:rPr>
            <w:rFonts w:ascii="Arial" w:hAnsi="Arial" w:cs="Arial"/>
          </w:rPr>
          <w:t xml:space="preserve"> 4-37</w:t>
        </w:r>
      </w:hyperlink>
    </w:p>
    <w:p w14:paraId="462ADB12" w14:textId="6289D02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2518AB">
          <w:rPr>
            <w:rFonts w:ascii="Arial" w:hAnsi="Arial" w:cs="Arial"/>
          </w:rPr>
          <w:t>trang</w:t>
        </w:r>
        <w:r w:rsidRPr="001058B5">
          <w:rPr>
            <w:rFonts w:ascii="Arial" w:hAnsi="Arial" w:cs="Arial"/>
          </w:rPr>
          <w:t xml:space="preserve"> 4-41</w:t>
        </w:r>
      </w:hyperlink>
    </w:p>
    <w:p w14:paraId="75232531" w14:textId="0788F00D"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2518AB">
          <w:rPr>
            <w:rFonts w:ascii="Arial" w:hAnsi="Arial" w:cs="Arial"/>
          </w:rPr>
          <w:t>trang</w:t>
        </w:r>
        <w:r w:rsidRPr="001058B5">
          <w:rPr>
            <w:rFonts w:ascii="Arial" w:hAnsi="Arial" w:cs="Arial"/>
          </w:rPr>
          <w:t xml:space="preserve"> 4-48</w:t>
        </w:r>
      </w:hyperlink>
    </w:p>
    <w:p w14:paraId="6056B8F7" w14:textId="33F2763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002518AB">
          <w:rPr>
            <w:rFonts w:ascii="Arial" w:hAnsi="Arial" w:cs="Arial"/>
          </w:rPr>
          <w:t>trang</w:t>
        </w:r>
        <w:r w:rsidRPr="001058B5">
          <w:rPr>
            <w:rFonts w:ascii="Arial" w:hAnsi="Arial" w:cs="Arial"/>
          </w:rPr>
          <w:t xml:space="preserve"> 4-71</w:t>
        </w:r>
      </w:hyperlink>
    </w:p>
    <w:p w14:paraId="5A4376ED" w14:textId="116580FE" w:rsidR="008C539B" w:rsidRPr="001058B5" w:rsidRDefault="00C12992" w:rsidP="002518AB">
      <w:pPr>
        <w:spacing w:before="118" w:line="232" w:lineRule="auto"/>
        <w:ind w:left="3340" w:right="1456"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2518AB" w:rsidRPr="002518AB">
        <w:rPr>
          <w:rFonts w:ascii="Arial" w:hAnsi="Arial" w:cs="Arial"/>
          <w:sz w:val="20"/>
        </w:rPr>
        <w:t>để biết thêm thông tin về Kiểm soát cơ sở dữ liệu</w:t>
      </w:r>
    </w:p>
    <w:p w14:paraId="69364F1E" w14:textId="61BE82A1" w:rsidR="008C539B" w:rsidRPr="001058B5" w:rsidRDefault="00C57668">
      <w:pPr>
        <w:pStyle w:val="Heading4"/>
      </w:pPr>
      <w:bookmarkStart w:id="436" w:name="Who_Can_Grant_or_Revoke_System_Privilege"/>
      <w:bookmarkStart w:id="437" w:name="_bookmark531"/>
      <w:bookmarkEnd w:id="436"/>
      <w:bookmarkEnd w:id="437"/>
      <w:r w:rsidRPr="00C57668">
        <w:t>Ai có thể cấp hoặc thu hồi đặc quyền hệ thống?</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6F7931">
      <w:pPr>
        <w:pStyle w:val="ListParagraph"/>
        <w:numPr>
          <w:ilvl w:val="0"/>
          <w:numId w:val="105"/>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6F7931">
      <w:pPr>
        <w:pStyle w:val="ListParagraph"/>
        <w:numPr>
          <w:ilvl w:val="0"/>
          <w:numId w:val="105"/>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23F5071" w14:textId="77777777" w:rsidR="00C57668" w:rsidRDefault="00C57668" w:rsidP="00C57668">
      <w:pPr>
        <w:pStyle w:val="BodyText"/>
        <w:spacing w:before="84" w:line="228" w:lineRule="auto"/>
        <w:ind w:left="720" w:right="102"/>
        <w:rPr>
          <w:rFonts w:ascii="Arial" w:eastAsia="Arial" w:hAnsi="Arial" w:cs="Arial"/>
          <w:b/>
          <w:bCs/>
          <w:sz w:val="27"/>
          <w:szCs w:val="27"/>
        </w:rPr>
      </w:pPr>
      <w:bookmarkStart w:id="438" w:name="About_ANY_Privileges_and_the_PUBLIC_Role"/>
      <w:bookmarkStart w:id="439" w:name="_bookmark533"/>
      <w:bookmarkEnd w:id="438"/>
      <w:bookmarkEnd w:id="439"/>
      <w:r w:rsidRPr="00C57668">
        <w:rPr>
          <w:rFonts w:ascii="Arial" w:eastAsia="Arial" w:hAnsi="Arial" w:cs="Arial"/>
          <w:b/>
          <w:bCs/>
          <w:sz w:val="27"/>
          <w:szCs w:val="27"/>
        </w:rPr>
        <w:t>Giới thiệu về bất kỳ đặc quyền nào và vai trò công khai</w:t>
      </w:r>
    </w:p>
    <w:p w14:paraId="2F94D427" w14:textId="01FDE987"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3866388C" w14:textId="0FC78A2C" w:rsidR="0087313E" w:rsidRDefault="00282DE3" w:rsidP="0087313E">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 xml:space="preserve"> trang</w:t>
        </w:r>
        <w:r w:rsidR="00C12992" w:rsidRPr="001058B5">
          <w:rPr>
            <w:rFonts w:ascii="Arial" w:hAnsi="Arial" w:cs="Arial"/>
          </w:rPr>
          <w:t xml:space="preserve"> 10-12</w:t>
        </w:r>
        <w:r w:rsidR="00C12992" w:rsidRPr="001058B5">
          <w:rPr>
            <w:rFonts w:ascii="Arial" w:hAnsi="Arial" w:cs="Arial"/>
            <w:spacing w:val="-30"/>
          </w:rPr>
          <w:t xml:space="preserve"> </w:t>
        </w:r>
      </w:hyperlink>
      <w:bookmarkStart w:id="440" w:name="Managing_User_Roles"/>
      <w:bookmarkStart w:id="441" w:name="_bookmark539"/>
      <w:bookmarkStart w:id="442" w:name="_bookmark540"/>
      <w:bookmarkEnd w:id="440"/>
      <w:bookmarkEnd w:id="441"/>
      <w:bookmarkEnd w:id="442"/>
      <w:r w:rsidR="0087313E" w:rsidRPr="0087313E">
        <w:t xml:space="preserve"> </w:t>
      </w:r>
      <w:r w:rsidR="0087313E" w:rsidRPr="0087313E">
        <w:rPr>
          <w:rFonts w:ascii="Arial" w:hAnsi="Arial" w:cs="Arial"/>
        </w:rPr>
        <w:t>để biết thêm hướng dẫn.</w:t>
      </w:r>
    </w:p>
    <w:p w14:paraId="14B8DED4" w14:textId="44941432" w:rsidR="0097640E" w:rsidRDefault="0097640E" w:rsidP="0087313E">
      <w:pPr>
        <w:pStyle w:val="BodyText"/>
        <w:spacing w:before="100" w:line="230" w:lineRule="auto"/>
        <w:ind w:left="1659" w:right="848"/>
        <w:rPr>
          <w:rFonts w:ascii="Arial" w:eastAsia="Arial" w:hAnsi="Arial" w:cs="Arial"/>
          <w:b/>
          <w:bCs/>
          <w:sz w:val="32"/>
          <w:szCs w:val="32"/>
        </w:rPr>
      </w:pPr>
      <w:r w:rsidRPr="0097640E">
        <w:rPr>
          <w:rFonts w:ascii="Arial" w:eastAsia="Arial" w:hAnsi="Arial" w:cs="Arial"/>
          <w:b/>
          <w:bCs/>
          <w:sz w:val="32"/>
          <w:szCs w:val="32"/>
        </w:rPr>
        <w:t>Quản lý vai trò người dùng</w:t>
      </w:r>
    </w:p>
    <w:p w14:paraId="3CF09CAC" w14:textId="13493858"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56E09CF4"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0087313E" w:rsidRPr="0087313E">
          <w:rPr>
            <w:rFonts w:ascii="Arial" w:hAnsi="Arial" w:cs="Arial"/>
            <w:color w:val="0000CC"/>
          </w:rPr>
          <w:t>Giới thiệu về vai trò người dùng</w:t>
        </w:r>
      </w:hyperlink>
    </w:p>
    <w:p w14:paraId="159E6AD1" w14:textId="4504462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002F0363" w:rsidRPr="002F0363">
          <w:rPr>
            <w:rFonts w:ascii="Arial" w:hAnsi="Arial" w:cs="Arial"/>
            <w:color w:val="0000CC"/>
          </w:rPr>
          <w:t>Các vai trò được xác định trước trong m</w:t>
        </w:r>
        <w:r w:rsidR="002F0363" w:rsidRPr="002F0363">
          <w:rPr>
            <w:rFonts w:ascii="Arial" w:hAnsi="Arial" w:cs="Arial"/>
            <w:color w:val="0000CC"/>
          </w:rPr>
          <w:t>ộ</w:t>
        </w:r>
        <w:r w:rsidR="002F0363" w:rsidRPr="002F0363">
          <w:rPr>
            <w:rFonts w:ascii="Arial" w:hAnsi="Arial" w:cs="Arial"/>
            <w:color w:val="0000CC"/>
          </w:rPr>
          <w:t>t cài đặt cơ sở dữ liệu Oracle</w:t>
        </w:r>
      </w:hyperlink>
    </w:p>
    <w:p w14:paraId="79748F0B" w14:textId="4DA09486"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002F0363" w:rsidRPr="002F0363">
          <w:rPr>
            <w:rFonts w:ascii="Arial" w:hAnsi="Arial" w:cs="Arial"/>
            <w:color w:val="0000CC"/>
          </w:rPr>
          <w:t>Tạo vai</w:t>
        </w:r>
        <w:r w:rsidR="002F0363" w:rsidRPr="002F0363">
          <w:rPr>
            <w:rFonts w:ascii="Arial" w:hAnsi="Arial" w:cs="Arial"/>
            <w:color w:val="0000CC"/>
          </w:rPr>
          <w:t xml:space="preserve"> </w:t>
        </w:r>
        <w:r w:rsidR="002F0363" w:rsidRPr="002F0363">
          <w:rPr>
            <w:rFonts w:ascii="Arial" w:hAnsi="Arial" w:cs="Arial"/>
            <w:color w:val="0000CC"/>
          </w:rPr>
          <w:t>trò</w:t>
        </w:r>
      </w:hyperlink>
    </w:p>
    <w:p w14:paraId="07A07EE7" w14:textId="18D134E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002F0363" w:rsidRPr="002F0363">
          <w:rPr>
            <w:rFonts w:ascii="Arial" w:hAnsi="Arial" w:cs="Arial"/>
            <w:color w:val="0000CC"/>
          </w:rPr>
          <w:t>Chỉ định loại ủy</w:t>
        </w:r>
        <w:r w:rsidR="002F0363" w:rsidRPr="002F0363">
          <w:rPr>
            <w:rFonts w:ascii="Arial" w:hAnsi="Arial" w:cs="Arial"/>
            <w:color w:val="0000CC"/>
          </w:rPr>
          <w:t xml:space="preserve"> </w:t>
        </w:r>
        <w:r w:rsidR="002F0363" w:rsidRPr="002F0363">
          <w:rPr>
            <w:rFonts w:ascii="Arial" w:hAnsi="Arial" w:cs="Arial"/>
            <w:color w:val="0000CC"/>
          </w:rPr>
          <w:t>quyền vai trò</w:t>
        </w:r>
      </w:hyperlink>
    </w:p>
    <w:p w14:paraId="33311898" w14:textId="29374283"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002F0363" w:rsidRPr="002F0363">
          <w:rPr>
            <w:rFonts w:ascii="Arial" w:hAnsi="Arial" w:cs="Arial"/>
            <w:color w:val="0000CC"/>
          </w:rPr>
          <w:t xml:space="preserve">Giảm </w:t>
        </w:r>
        <w:r w:rsidR="002F0363" w:rsidRPr="002F0363">
          <w:rPr>
            <w:rFonts w:ascii="Arial" w:hAnsi="Arial" w:cs="Arial"/>
            <w:color w:val="0000CC"/>
          </w:rPr>
          <w:t>v</w:t>
        </w:r>
        <w:r w:rsidR="002F0363" w:rsidRPr="002F0363">
          <w:rPr>
            <w:rFonts w:ascii="Arial" w:hAnsi="Arial" w:cs="Arial"/>
            <w:color w:val="0000CC"/>
          </w:rPr>
          <w:t>ai trò</w:t>
        </w:r>
      </w:hyperlink>
    </w:p>
    <w:p w14:paraId="3DA16358" w14:textId="30ED0DF1" w:rsidR="002F0363" w:rsidRDefault="00C12992" w:rsidP="002F0363">
      <w:pPr>
        <w:pStyle w:val="BodyText"/>
        <w:spacing w:before="112"/>
        <w:ind w:left="1660"/>
        <w:rPr>
          <w:rFonts w:ascii="Arial" w:hAnsi="Arial" w:cs="Arial"/>
          <w:color w:val="0000CC"/>
        </w:rPr>
      </w:pPr>
      <w:r w:rsidRPr="001058B5">
        <w:rPr>
          <w:rFonts w:ascii="Arial" w:hAnsi="Arial" w:cs="Arial"/>
          <w:sz w:val="10"/>
        </w:rPr>
        <w:t xml:space="preserve">■ </w:t>
      </w:r>
      <w:hyperlink w:anchor="_bookmark697" w:history="1">
        <w:r w:rsidR="002F0363" w:rsidRPr="002F0363">
          <w:rPr>
            <w:rFonts w:ascii="Arial" w:hAnsi="Arial" w:cs="Arial"/>
            <w:color w:val="0000CC"/>
          </w:rPr>
          <w:t>Hạn chế ngườ</w:t>
        </w:r>
        <w:r w:rsidR="002F0363" w:rsidRPr="002F0363">
          <w:rPr>
            <w:rFonts w:ascii="Arial" w:hAnsi="Arial" w:cs="Arial"/>
            <w:color w:val="0000CC"/>
          </w:rPr>
          <w:t>i</w:t>
        </w:r>
        <w:r w:rsidR="002F0363" w:rsidRPr="002F0363">
          <w:rPr>
            <w:rFonts w:ascii="Arial" w:hAnsi="Arial" w:cs="Arial"/>
            <w:color w:val="0000CC"/>
          </w:rPr>
          <w:t xml:space="preserve"> dùng SQL * Plus sử dụng các Role cơ sở dữ liệu</w:t>
        </w:r>
      </w:hyperlink>
    </w:p>
    <w:p w14:paraId="17671A6E" w14:textId="70E260DB" w:rsidR="008C539B" w:rsidRPr="001058B5" w:rsidRDefault="00C12992" w:rsidP="002F0363">
      <w:pPr>
        <w:pStyle w:val="BodyText"/>
        <w:spacing w:before="112"/>
        <w:ind w:left="1660"/>
        <w:rPr>
          <w:rFonts w:ascii="Arial" w:hAnsi="Arial" w:cs="Arial"/>
        </w:rPr>
      </w:pPr>
      <w:r w:rsidRPr="001058B5">
        <w:rPr>
          <w:rFonts w:ascii="Arial" w:hAnsi="Arial" w:cs="Arial"/>
          <w:sz w:val="10"/>
        </w:rPr>
        <w:t xml:space="preserve">■ </w:t>
      </w:r>
      <w:hyperlink w:anchor="_bookmark707" w:history="1">
        <w:r w:rsidR="002F0363" w:rsidRPr="002F0363">
          <w:rPr>
            <w:rFonts w:ascii="Arial" w:hAnsi="Arial" w:cs="Arial"/>
            <w:color w:val="0000CC"/>
          </w:rPr>
          <w:t xml:space="preserve">Đảm bảo đặc quyền vai trò bằng cách sử dụng </w:t>
        </w:r>
        <w:r w:rsidR="002F0363" w:rsidRPr="002F0363">
          <w:rPr>
            <w:rFonts w:ascii="Arial" w:hAnsi="Arial" w:cs="Arial"/>
            <w:color w:val="0000CC"/>
          </w:rPr>
          <w:t>V</w:t>
        </w:r>
        <w:r w:rsidR="002F0363" w:rsidRPr="002F0363">
          <w:rPr>
            <w:rFonts w:ascii="Arial" w:hAnsi="Arial" w:cs="Arial"/>
            <w:color w:val="0000CC"/>
          </w:rPr>
          <w:t>ai trò ứng dụng bảo mật</w:t>
        </w:r>
      </w:hyperlink>
    </w:p>
    <w:p w14:paraId="696D9BE4" w14:textId="77777777" w:rsidR="008C539B" w:rsidRPr="001058B5" w:rsidRDefault="008C539B">
      <w:pPr>
        <w:pStyle w:val="BodyText"/>
        <w:spacing w:before="6"/>
        <w:rPr>
          <w:rFonts w:ascii="Arial" w:hAnsi="Arial" w:cs="Arial"/>
          <w:sz w:val="25"/>
        </w:rPr>
      </w:pPr>
    </w:p>
    <w:p w14:paraId="17739FDB" w14:textId="77777777" w:rsidR="0087313E" w:rsidRDefault="0087313E" w:rsidP="0087313E">
      <w:pPr>
        <w:pStyle w:val="BodyText"/>
        <w:spacing w:before="80" w:line="232" w:lineRule="auto"/>
        <w:ind w:left="1660" w:right="700" w:firstLine="500"/>
        <w:rPr>
          <w:rFonts w:ascii="Arial" w:eastAsia="Arial" w:hAnsi="Arial" w:cs="Arial"/>
          <w:b/>
          <w:bCs/>
          <w:sz w:val="27"/>
          <w:szCs w:val="27"/>
        </w:rPr>
      </w:pPr>
      <w:bookmarkStart w:id="443" w:name="About_User_Roles"/>
      <w:bookmarkStart w:id="444" w:name="_bookmark542"/>
      <w:bookmarkEnd w:id="443"/>
      <w:bookmarkEnd w:id="444"/>
      <w:r w:rsidRPr="0087313E">
        <w:rPr>
          <w:rFonts w:ascii="Arial" w:eastAsia="Arial" w:hAnsi="Arial" w:cs="Arial"/>
          <w:b/>
          <w:bCs/>
          <w:sz w:val="27"/>
          <w:szCs w:val="27"/>
        </w:rPr>
        <w:t>Giới thiệu về vai trò người dùng</w:t>
      </w:r>
    </w:p>
    <w:p w14:paraId="4F4D61E7" w14:textId="49C8591E"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294149FC"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 xml:space="preserve"> </w:t>
        </w:r>
        <w:r w:rsidR="0087313E" w:rsidRPr="0087313E">
          <w:rPr>
            <w:rFonts w:ascii="Arial" w:hAnsi="Arial" w:cs="Arial"/>
            <w:color w:val="0000CC"/>
          </w:rPr>
          <w:t xml:space="preserve">Chức năng của vai </w:t>
        </w:r>
        <w:r w:rsidR="0087313E" w:rsidRPr="0087313E">
          <w:rPr>
            <w:rFonts w:ascii="Arial" w:hAnsi="Arial" w:cs="Arial"/>
            <w:color w:val="0000CC"/>
          </w:rPr>
          <w:t>t</w:t>
        </w:r>
        <w:r w:rsidR="0087313E" w:rsidRPr="0087313E">
          <w:rPr>
            <w:rFonts w:ascii="Arial" w:hAnsi="Arial" w:cs="Arial"/>
            <w:color w:val="0000CC"/>
          </w:rPr>
          <w:t>rò</w:t>
        </w:r>
      </w:hyperlink>
    </w:p>
    <w:p w14:paraId="36F9529E" w14:textId="1B5AC1A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0087313E" w:rsidRPr="0087313E">
          <w:rPr>
            <w:rFonts w:ascii="Arial" w:hAnsi="Arial" w:cs="Arial"/>
            <w:color w:val="0000CC"/>
          </w:rPr>
          <w:t>Thuộc tính của vai t</w:t>
        </w:r>
        <w:r w:rsidR="0087313E" w:rsidRPr="0087313E">
          <w:rPr>
            <w:rFonts w:ascii="Arial" w:hAnsi="Arial" w:cs="Arial"/>
            <w:color w:val="0000CC"/>
          </w:rPr>
          <w:t>r</w:t>
        </w:r>
        <w:r w:rsidR="0087313E" w:rsidRPr="0087313E">
          <w:rPr>
            <w:rFonts w:ascii="Arial" w:hAnsi="Arial" w:cs="Arial"/>
            <w:color w:val="0000CC"/>
          </w:rPr>
          <w:t>ò và lý do tại sao chúng có lợi</w:t>
        </w:r>
      </w:hyperlink>
    </w:p>
    <w:p w14:paraId="4596980E" w14:textId="69AF38D5" w:rsidR="0087313E" w:rsidRDefault="00C12992" w:rsidP="0087313E">
      <w:pPr>
        <w:pStyle w:val="BodyText"/>
        <w:spacing w:before="112"/>
        <w:ind w:left="1660"/>
        <w:rPr>
          <w:rFonts w:ascii="Arial" w:hAnsi="Arial" w:cs="Arial"/>
          <w:color w:val="0000CC"/>
        </w:rPr>
      </w:pPr>
      <w:r w:rsidRPr="001058B5">
        <w:rPr>
          <w:rFonts w:ascii="Arial" w:hAnsi="Arial" w:cs="Arial"/>
          <w:sz w:val="10"/>
        </w:rPr>
        <w:t xml:space="preserve">■ </w:t>
      </w:r>
      <w:hyperlink w:anchor="_bookmark559" w:history="1">
        <w:r w:rsidR="0087313E" w:rsidRPr="0087313E">
          <w:rPr>
            <w:rFonts w:ascii="Arial" w:hAnsi="Arial" w:cs="Arial"/>
            <w:color w:val="0000CC"/>
          </w:rPr>
          <w:t>Sử dụng p</w:t>
        </w:r>
        <w:r w:rsidR="0087313E" w:rsidRPr="0087313E">
          <w:rPr>
            <w:rFonts w:ascii="Arial" w:hAnsi="Arial" w:cs="Arial"/>
            <w:color w:val="0000CC"/>
          </w:rPr>
          <w:t>h</w:t>
        </w:r>
        <w:r w:rsidR="0087313E" w:rsidRPr="0087313E">
          <w:rPr>
            <w:rFonts w:ascii="Arial" w:hAnsi="Arial" w:cs="Arial"/>
            <w:color w:val="0000CC"/>
          </w:rPr>
          <w:t>ổ biến của vai trò</w:t>
        </w:r>
      </w:hyperlink>
    </w:p>
    <w:p w14:paraId="4A37FF49" w14:textId="6B71F5E4" w:rsidR="008C539B" w:rsidRPr="001058B5" w:rsidRDefault="00C12992" w:rsidP="0087313E">
      <w:pPr>
        <w:pStyle w:val="BodyText"/>
        <w:spacing w:before="112"/>
        <w:ind w:left="1660"/>
        <w:rPr>
          <w:rFonts w:ascii="Arial" w:hAnsi="Arial" w:cs="Arial"/>
        </w:rPr>
      </w:pPr>
      <w:r w:rsidRPr="001058B5">
        <w:rPr>
          <w:rFonts w:ascii="Arial" w:hAnsi="Arial" w:cs="Arial"/>
          <w:sz w:val="10"/>
        </w:rPr>
        <w:t xml:space="preserve">■ </w:t>
      </w:r>
      <w:hyperlink w:anchor="_bookmark566" w:history="1">
        <w:r w:rsidR="0087313E" w:rsidRPr="0087313E">
          <w:rPr>
            <w:rFonts w:ascii="Arial" w:hAnsi="Arial" w:cs="Arial"/>
            <w:color w:val="0000CC"/>
          </w:rPr>
          <w:t>Vai trò ảnh hưởng đ</w:t>
        </w:r>
        <w:r w:rsidR="0087313E" w:rsidRPr="0087313E">
          <w:rPr>
            <w:rFonts w:ascii="Arial" w:hAnsi="Arial" w:cs="Arial"/>
            <w:color w:val="0000CC"/>
          </w:rPr>
          <w:t>ế</w:t>
        </w:r>
        <w:r w:rsidR="0087313E" w:rsidRPr="0087313E">
          <w:rPr>
            <w:rFonts w:ascii="Arial" w:hAnsi="Arial" w:cs="Arial"/>
            <w:color w:val="0000CC"/>
          </w:rPr>
          <w:t>n Phạm vi đặc quyền của người dùng như thế nào</w:t>
        </w:r>
      </w:hyperlink>
    </w:p>
    <w:p w14:paraId="61495ED2" w14:textId="050543EF"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0087313E" w:rsidRPr="0087313E">
          <w:rPr>
            <w:rFonts w:ascii="Arial" w:hAnsi="Arial" w:cs="Arial"/>
            <w:color w:val="0000CC"/>
          </w:rPr>
          <w:t>Cách Vai trò hoạt</w:t>
        </w:r>
        <w:r w:rsidR="0087313E" w:rsidRPr="0087313E">
          <w:rPr>
            <w:rFonts w:ascii="Arial" w:hAnsi="Arial" w:cs="Arial"/>
            <w:color w:val="0000CC"/>
          </w:rPr>
          <w:t xml:space="preserve"> </w:t>
        </w:r>
        <w:r w:rsidR="0087313E" w:rsidRPr="0087313E">
          <w:rPr>
            <w:rFonts w:ascii="Arial" w:hAnsi="Arial" w:cs="Arial"/>
            <w:color w:val="0000CC"/>
          </w:rPr>
          <w:t>động trong các khối PL / SQL</w:t>
        </w:r>
      </w:hyperlink>
    </w:p>
    <w:p w14:paraId="56C78D2F" w14:textId="0F43428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0087313E" w:rsidRPr="0087313E">
          <w:rPr>
            <w:rFonts w:ascii="Arial" w:hAnsi="Arial" w:cs="Arial"/>
            <w:color w:val="0000CC"/>
          </w:rPr>
          <w:t>Cách Vai trò hỗ trợ hoặc hạn ch</w:t>
        </w:r>
        <w:r w:rsidR="0087313E" w:rsidRPr="0087313E">
          <w:rPr>
            <w:rFonts w:ascii="Arial" w:hAnsi="Arial" w:cs="Arial"/>
            <w:color w:val="0000CC"/>
          </w:rPr>
          <w:t>ế</w:t>
        </w:r>
        <w:r w:rsidR="0087313E" w:rsidRPr="0087313E">
          <w:rPr>
            <w:rFonts w:ascii="Arial" w:hAnsi="Arial" w:cs="Arial"/>
            <w:color w:val="0000CC"/>
          </w:rPr>
          <w:t xml:space="preserve"> sử dụng DDL</w:t>
        </w:r>
      </w:hyperlink>
    </w:p>
    <w:p w14:paraId="40801752" w14:textId="5CC7344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0087313E" w:rsidRPr="0087313E">
          <w:rPr>
            <w:rFonts w:ascii="Arial" w:hAnsi="Arial" w:cs="Arial"/>
            <w:color w:val="0000CC"/>
          </w:rPr>
          <w:t>Các hệ điều hành có thể hỗ</w:t>
        </w:r>
        <w:r w:rsidR="0087313E" w:rsidRPr="0087313E">
          <w:rPr>
            <w:rFonts w:ascii="Arial" w:hAnsi="Arial" w:cs="Arial"/>
            <w:color w:val="0000CC"/>
          </w:rPr>
          <w:t xml:space="preserve"> </w:t>
        </w:r>
        <w:r w:rsidR="0087313E" w:rsidRPr="0087313E">
          <w:rPr>
            <w:rFonts w:ascii="Arial" w:hAnsi="Arial" w:cs="Arial"/>
            <w:color w:val="0000CC"/>
          </w:rPr>
          <w:t>trợ vai trò như thế nào</w:t>
        </w:r>
      </w:hyperlink>
    </w:p>
    <w:p w14:paraId="0D0B7710" w14:textId="6789EE7D"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001436D3" w:rsidRPr="001436D3">
          <w:rPr>
            <w:rFonts w:ascii="Arial" w:hAnsi="Arial" w:cs="Arial"/>
            <w:color w:val="0000CC"/>
          </w:rPr>
          <w:t>Cách vai</w:t>
        </w:r>
        <w:r w:rsidR="001436D3" w:rsidRPr="001436D3">
          <w:rPr>
            <w:rFonts w:ascii="Arial" w:hAnsi="Arial" w:cs="Arial"/>
            <w:color w:val="0000CC"/>
          </w:rPr>
          <w:t xml:space="preserve"> </w:t>
        </w:r>
        <w:r w:rsidR="001436D3" w:rsidRPr="001436D3">
          <w:rPr>
            <w:rFonts w:ascii="Arial" w:hAnsi="Arial" w:cs="Arial"/>
            <w:color w:val="0000CC"/>
          </w:rPr>
          <w:t>trò hoạt động trong môi trường phân tán</w:t>
        </w:r>
      </w:hyperlink>
    </w:p>
    <w:p w14:paraId="0BE3653A" w14:textId="77777777" w:rsidR="008C539B" w:rsidRPr="001058B5" w:rsidRDefault="008C539B">
      <w:pPr>
        <w:pStyle w:val="BodyText"/>
        <w:spacing w:before="1"/>
        <w:rPr>
          <w:rFonts w:ascii="Arial" w:hAnsi="Arial" w:cs="Arial"/>
          <w:sz w:val="23"/>
        </w:rPr>
      </w:pPr>
    </w:p>
    <w:p w14:paraId="14185483" w14:textId="77777777" w:rsidR="0087313E" w:rsidRDefault="0087313E">
      <w:pPr>
        <w:pStyle w:val="BodyText"/>
        <w:spacing w:line="237" w:lineRule="exact"/>
        <w:ind w:left="1659"/>
        <w:rPr>
          <w:rFonts w:ascii="Arial" w:eastAsia="Arial" w:hAnsi="Arial" w:cs="Arial"/>
          <w:b/>
          <w:bCs/>
          <w:sz w:val="23"/>
          <w:szCs w:val="23"/>
        </w:rPr>
      </w:pPr>
      <w:bookmarkStart w:id="445" w:name="The_Functionality_of_Roles"/>
      <w:bookmarkStart w:id="446" w:name="_bookmark545"/>
      <w:bookmarkEnd w:id="445"/>
      <w:bookmarkEnd w:id="446"/>
      <w:r w:rsidRPr="0087313E">
        <w:rPr>
          <w:rFonts w:ascii="Arial" w:eastAsia="Arial" w:hAnsi="Arial" w:cs="Arial"/>
          <w:b/>
          <w:bCs/>
          <w:sz w:val="23"/>
          <w:szCs w:val="23"/>
        </w:rPr>
        <w:t>Chức năng của vai trò</w:t>
      </w:r>
    </w:p>
    <w:p w14:paraId="05D47EE0" w14:textId="046EF000"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7"/>
          <w:headerReference w:type="default" r:id="rId98"/>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510B05BE" w14:textId="77777777" w:rsidR="0087313E" w:rsidRDefault="0087313E">
      <w:pPr>
        <w:pStyle w:val="BodyText"/>
        <w:spacing w:before="54" w:line="232" w:lineRule="auto"/>
        <w:ind w:left="2260"/>
        <w:rPr>
          <w:rFonts w:ascii="Arial" w:eastAsia="Arial" w:hAnsi="Arial" w:cs="Arial"/>
          <w:b/>
          <w:bCs/>
          <w:sz w:val="23"/>
          <w:szCs w:val="23"/>
        </w:rPr>
      </w:pPr>
      <w:bookmarkStart w:id="447" w:name="Properties_of_Roles_and_Why_They_Are_Adv"/>
      <w:bookmarkStart w:id="448" w:name="_bookmark553"/>
      <w:bookmarkStart w:id="449" w:name="_bookmark554"/>
      <w:bookmarkEnd w:id="447"/>
      <w:bookmarkEnd w:id="448"/>
      <w:bookmarkEnd w:id="449"/>
      <w:r w:rsidRPr="0087313E">
        <w:rPr>
          <w:rFonts w:ascii="Arial" w:eastAsia="Arial" w:hAnsi="Arial" w:cs="Arial"/>
          <w:b/>
          <w:bCs/>
          <w:sz w:val="23"/>
          <w:szCs w:val="23"/>
        </w:rPr>
        <w:t>Thuộc tính của vai trò và lý do tại sao chúng có lợi</w:t>
      </w:r>
    </w:p>
    <w:p w14:paraId="465545AD" w14:textId="2EE835B2" w:rsidR="008C539B" w:rsidRPr="001058B5" w:rsidRDefault="008D1AB8">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50" w:name="_bookmark555"/>
      <w:bookmarkStart w:id="451" w:name="_bookmark556"/>
      <w:bookmarkEnd w:id="450"/>
      <w:bookmarkEnd w:id="45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52" w:name="_bookmark557"/>
      <w:bookmarkEnd w:id="452"/>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076EB488" w14:textId="6197671A" w:rsidR="008C539B" w:rsidRPr="001058B5" w:rsidRDefault="009C778A" w:rsidP="002F0363">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2F0363" w:rsidRPr="002F0363">
        <w:t xml:space="preserve"> </w:t>
      </w:r>
      <w:r w:rsidR="002F0363" w:rsidRPr="002F0363">
        <w:rPr>
          <w:rFonts w:ascii="Arial" w:hAnsi="Arial" w:cs="Arial"/>
        </w:rPr>
        <w:t>để biết thông tin về các hạn chế đối với các thủ tục</w:t>
      </w:r>
    </w:p>
    <w:p w14:paraId="3751A9AD" w14:textId="77777777" w:rsidR="0087313E" w:rsidRDefault="0087313E">
      <w:pPr>
        <w:pStyle w:val="BodyText"/>
        <w:spacing w:before="48"/>
        <w:ind w:left="1660"/>
        <w:rPr>
          <w:rFonts w:ascii="Arial" w:eastAsia="Arial" w:hAnsi="Arial" w:cs="Arial"/>
          <w:b/>
          <w:bCs/>
          <w:sz w:val="23"/>
          <w:szCs w:val="23"/>
        </w:rPr>
      </w:pPr>
      <w:bookmarkStart w:id="453" w:name="Common_Uses_of_Roles"/>
      <w:bookmarkStart w:id="454" w:name="_bookmark559"/>
      <w:bookmarkStart w:id="455" w:name="_bookmark560"/>
      <w:bookmarkEnd w:id="453"/>
      <w:bookmarkEnd w:id="454"/>
      <w:bookmarkEnd w:id="455"/>
      <w:r w:rsidRPr="0087313E">
        <w:rPr>
          <w:rFonts w:ascii="Arial" w:eastAsia="Arial" w:hAnsi="Arial" w:cs="Arial"/>
          <w:b/>
          <w:bCs/>
          <w:sz w:val="23"/>
          <w:szCs w:val="23"/>
        </w:rPr>
        <w:t>Sử dụng phổ biến của vai trò</w:t>
      </w:r>
    </w:p>
    <w:p w14:paraId="3C9580CA" w14:textId="52E71F79"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40FD0DBD"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21C59299"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4F8FF32E" w14:textId="0D6775DE" w:rsidR="008C539B" w:rsidRPr="001058B5" w:rsidRDefault="008D1AB8" w:rsidP="005B2D46">
      <w:pPr>
        <w:pStyle w:val="BodyText"/>
        <w:spacing w:before="112"/>
        <w:ind w:left="1660"/>
        <w:rPr>
          <w:rFonts w:ascii="Arial" w:hAnsi="Arial" w:cs="Arial"/>
          <w:sz w:val="25"/>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5B2D46" w:rsidRPr="005B2D46">
        <w:t xml:space="preserve"> </w:t>
      </w:r>
      <w:r w:rsidR="005B2D46" w:rsidRPr="005B2D46">
        <w:rPr>
          <w:rFonts w:ascii="Arial" w:hAnsi="Arial" w:cs="Arial"/>
        </w:rPr>
        <w:t>và các phần tiếp theo mô tả hai cách sử dụng vai trò.</w:t>
      </w:r>
    </w:p>
    <w:p w14:paraId="69E64FCA" w14:textId="46341178" w:rsidR="008C539B" w:rsidRPr="001058B5" w:rsidRDefault="00051D54" w:rsidP="005B2D46">
      <w:pPr>
        <w:ind w:left="3100" w:firstLine="500"/>
        <w:rPr>
          <w:rFonts w:ascii="Arial" w:hAnsi="Arial" w:cs="Arial"/>
          <w:b/>
          <w:i/>
          <w:sz w:val="14"/>
        </w:rPr>
      </w:pPr>
      <w:bookmarkStart w:id="456" w:name="_bookmark561"/>
      <w:bookmarkEnd w:id="456"/>
      <w:r>
        <w:rPr>
          <w:rFonts w:ascii="Arial" w:hAnsi="Arial" w:cs="Arial"/>
          <w:b/>
          <w:i/>
          <w:sz w:val="18"/>
        </w:rPr>
        <w:t>Hình</w:t>
      </w:r>
      <w:r w:rsidR="00C12992" w:rsidRPr="001058B5">
        <w:rPr>
          <w:rFonts w:ascii="Arial" w:hAnsi="Arial" w:cs="Arial"/>
          <w:b/>
          <w:i/>
          <w:sz w:val="18"/>
        </w:rPr>
        <w:t xml:space="preserve"> 4–1 </w:t>
      </w:r>
      <w:r w:rsidR="005B2D46" w:rsidRPr="005B2D46">
        <w:rPr>
          <w:rFonts w:ascii="Arial" w:hAnsi="Arial" w:cs="Arial"/>
          <w:b/>
          <w:i/>
          <w:sz w:val="18"/>
        </w:rPr>
        <w:t>Sử dụng chung cho vai trò</w:t>
      </w:r>
      <w:r w:rsidR="00C12992"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4337510" cy="2486310"/>
                    </a:xfrm>
                    <a:prstGeom prst="rect">
                      <a:avLst/>
                    </a:prstGeom>
                  </pic:spPr>
                </pic:pic>
              </a:graphicData>
            </a:graphic>
          </wp:anchor>
        </w:drawing>
      </w:r>
    </w:p>
    <w:p w14:paraId="7AC71B37" w14:textId="77777777" w:rsidR="00EC398D" w:rsidRPr="001058B5" w:rsidRDefault="00EC398D" w:rsidP="00EC398D">
      <w:pPr>
        <w:pStyle w:val="BodyText"/>
        <w:rPr>
          <w:rFonts w:ascii="Arial" w:hAnsi="Arial" w:cs="Arial"/>
          <w:b/>
          <w:i/>
          <w:sz w:val="21"/>
        </w:rPr>
      </w:pPr>
    </w:p>
    <w:p w14:paraId="0482ACB4" w14:textId="436C09F6" w:rsidR="008C539B" w:rsidRPr="001058B5" w:rsidRDefault="00EC398D" w:rsidP="00EC398D">
      <w:pPr>
        <w:pStyle w:val="BodyText"/>
        <w:spacing w:line="232" w:lineRule="auto"/>
        <w:ind w:left="1660" w:right="710" w:hanging="1"/>
        <w:rPr>
          <w:rFonts w:ascii="Arial" w:hAnsi="Arial" w:cs="Arial"/>
        </w:rPr>
      </w:pPr>
      <w:bookmarkStart w:id="457" w:name="_bookmark562"/>
      <w:bookmarkEnd w:id="457"/>
      <w:r w:rsidRPr="00EC398D">
        <w:rPr>
          <w:rFonts w:ascii="Arial" w:hAnsi="Arial" w:cs="Arial"/>
          <w:b/>
          <w:spacing w:val="-23"/>
        </w:rPr>
        <w:t xml:space="preserve">Common </w:t>
      </w:r>
      <w:r w:rsidRPr="00EC398D">
        <w:rPr>
          <w:rFonts w:ascii="Arial" w:hAnsi="Arial" w:cs="Arial"/>
          <w:b/>
          <w:spacing w:val="-17"/>
        </w:rPr>
        <w:t xml:space="preserve">Uses </w:t>
      </w:r>
      <w:r w:rsidRPr="00EC398D">
        <w:rPr>
          <w:rFonts w:ascii="Arial" w:hAnsi="Arial" w:cs="Arial"/>
          <w:b/>
          <w:spacing w:val="-11"/>
        </w:rPr>
        <w:t xml:space="preserve">of </w:t>
      </w:r>
      <w:r w:rsidRPr="00EC398D">
        <w:rPr>
          <w:rFonts w:ascii="Arial" w:hAnsi="Arial" w:cs="Arial"/>
          <w:b/>
          <w:spacing w:val="-16"/>
        </w:rPr>
        <w:t>Application</w:t>
      </w:r>
      <w:r w:rsidRPr="001058B5">
        <w:rPr>
          <w:rFonts w:ascii="Arial" w:hAnsi="Arial" w:cs="Arial"/>
          <w:b/>
          <w:spacing w:val="-16"/>
        </w:rPr>
        <w:t xml:space="preserve"> Roles</w:t>
      </w:r>
      <w:bookmarkStart w:id="458" w:name="_bookmark563"/>
      <w:bookmarkEnd w:id="458"/>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00C12992"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59" w:name="_bookmark564"/>
      <w:bookmarkEnd w:id="459"/>
      <w:r w:rsidRPr="001058B5">
        <w:rPr>
          <w:rFonts w:ascii="Arial" w:hAnsi="Arial" w:cs="Arial"/>
          <w:b/>
        </w:rPr>
        <w:t>Common Uses of User Roles</w:t>
      </w:r>
      <w:bookmarkStart w:id="460" w:name="_bookmark565"/>
      <w:bookmarkEnd w:id="460"/>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59A13FC2" w14:textId="77777777" w:rsidR="0087313E" w:rsidRDefault="0087313E">
      <w:pPr>
        <w:pStyle w:val="BodyText"/>
        <w:spacing w:before="54" w:line="232" w:lineRule="auto"/>
        <w:ind w:left="2260" w:right="185"/>
        <w:rPr>
          <w:rFonts w:ascii="Arial" w:eastAsia="Arial" w:hAnsi="Arial" w:cs="Arial"/>
          <w:b/>
          <w:bCs/>
          <w:sz w:val="23"/>
          <w:szCs w:val="23"/>
        </w:rPr>
      </w:pPr>
      <w:bookmarkStart w:id="461" w:name="How_Roles_Affect_the_Scope_of_a_User’s_P"/>
      <w:bookmarkStart w:id="462" w:name="_bookmark566"/>
      <w:bookmarkStart w:id="463" w:name="_bookmark567"/>
      <w:bookmarkEnd w:id="461"/>
      <w:bookmarkEnd w:id="462"/>
      <w:bookmarkEnd w:id="463"/>
      <w:r w:rsidRPr="0087313E">
        <w:rPr>
          <w:rFonts w:ascii="Arial" w:eastAsia="Arial" w:hAnsi="Arial" w:cs="Arial"/>
          <w:b/>
          <w:bCs/>
          <w:sz w:val="23"/>
          <w:szCs w:val="23"/>
        </w:rPr>
        <w:t>Vai trò ảnh hưởng đến Phạm vi đặc quyền của người dùng như thế nào</w:t>
      </w:r>
    </w:p>
    <w:p w14:paraId="496B46C9" w14:textId="1A17D816"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514F5095" w14:textId="77777777" w:rsidR="0087313E" w:rsidRDefault="0087313E">
      <w:pPr>
        <w:pStyle w:val="BodyText"/>
        <w:spacing w:before="55" w:line="232" w:lineRule="auto"/>
        <w:ind w:left="2260"/>
        <w:rPr>
          <w:rFonts w:ascii="Arial" w:eastAsia="Arial" w:hAnsi="Arial" w:cs="Arial"/>
          <w:b/>
          <w:bCs/>
          <w:sz w:val="23"/>
          <w:szCs w:val="23"/>
        </w:rPr>
      </w:pPr>
      <w:bookmarkStart w:id="464" w:name="How_Roles_Work_in_PL/SQL_Blocks"/>
      <w:bookmarkStart w:id="465" w:name="_bookmark569"/>
      <w:bookmarkStart w:id="466" w:name="_bookmark570"/>
      <w:bookmarkEnd w:id="464"/>
      <w:bookmarkEnd w:id="465"/>
      <w:bookmarkEnd w:id="466"/>
      <w:r w:rsidRPr="0087313E">
        <w:rPr>
          <w:rFonts w:ascii="Arial" w:eastAsia="Arial" w:hAnsi="Arial" w:cs="Arial"/>
          <w:b/>
          <w:bCs/>
          <w:sz w:val="23"/>
          <w:szCs w:val="23"/>
        </w:rPr>
        <w:t>Cách Vai trò hoạt động trong các khối PL / SQL</w:t>
      </w:r>
    </w:p>
    <w:p w14:paraId="1E600C2B" w14:textId="6AD3575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467" w:name="_bookmark572"/>
      <w:bookmarkEnd w:id="467"/>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3CBCB792" w:rsidR="008C539B" w:rsidRPr="001058B5" w:rsidRDefault="00EC398D">
      <w:pPr>
        <w:spacing w:before="216"/>
        <w:ind w:left="569" w:right="1492"/>
        <w:jc w:val="center"/>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468" w:name="_bookmark574"/>
      <w:bookmarkEnd w:id="468"/>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5DD7708A" w:rsidR="008C539B" w:rsidRPr="001058B5" w:rsidRDefault="00EC398D">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BA91646" w14:textId="77777777" w:rsidR="00EC398D"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cho một lời giải thích về cách thức của người có quyền và quyền của người bảo vệ có thể được sử dụng để phân giải tên và kiểm tra đặc quyền</w:t>
      </w:r>
    </w:p>
    <w:p w14:paraId="2FCEFAF3" w14:textId="12BE9352" w:rsidR="008C539B" w:rsidRPr="001058B5"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để biết thông tin về SQL động trong PL / SQL</w:t>
      </w:r>
    </w:p>
    <w:p w14:paraId="327DF97F" w14:textId="77777777" w:rsidR="008C539B" w:rsidRPr="001058B5" w:rsidRDefault="008C539B">
      <w:pPr>
        <w:pStyle w:val="BodyText"/>
        <w:spacing w:before="2"/>
        <w:rPr>
          <w:rFonts w:ascii="Arial" w:hAnsi="Arial" w:cs="Arial"/>
        </w:rPr>
      </w:pPr>
    </w:p>
    <w:p w14:paraId="0022A4EA" w14:textId="77777777" w:rsidR="0087313E" w:rsidRDefault="0087313E">
      <w:pPr>
        <w:pStyle w:val="BodyText"/>
        <w:spacing w:before="56" w:line="230" w:lineRule="auto"/>
        <w:ind w:left="2260"/>
        <w:rPr>
          <w:rFonts w:ascii="Arial" w:eastAsia="Arial" w:hAnsi="Arial" w:cs="Arial"/>
          <w:b/>
          <w:bCs/>
          <w:sz w:val="23"/>
          <w:szCs w:val="23"/>
        </w:rPr>
      </w:pPr>
      <w:bookmarkStart w:id="469" w:name="How_Roles_Aid_or_Restrict_DDL_Usage"/>
      <w:bookmarkStart w:id="470" w:name="_bookmark575"/>
      <w:bookmarkStart w:id="471" w:name="_bookmark576"/>
      <w:bookmarkEnd w:id="469"/>
      <w:bookmarkEnd w:id="470"/>
      <w:bookmarkEnd w:id="471"/>
      <w:r w:rsidRPr="0087313E">
        <w:rPr>
          <w:rFonts w:ascii="Arial" w:eastAsia="Arial" w:hAnsi="Arial" w:cs="Arial"/>
          <w:b/>
          <w:bCs/>
          <w:sz w:val="23"/>
          <w:szCs w:val="23"/>
        </w:rPr>
        <w:t>Cách Vai trò hỗ trợ hoặc hạn chế sử dụng DDL</w:t>
      </w:r>
    </w:p>
    <w:p w14:paraId="1A780E33" w14:textId="4C1D582F"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472" w:name="_bookmark578"/>
      <w:bookmarkEnd w:id="472"/>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rsidP="006F7931">
      <w:pPr>
        <w:pStyle w:val="ListParagraph"/>
        <w:numPr>
          <w:ilvl w:val="0"/>
          <w:numId w:val="104"/>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rsidP="006F7931">
      <w:pPr>
        <w:pStyle w:val="ListParagraph"/>
        <w:numPr>
          <w:ilvl w:val="0"/>
          <w:numId w:val="104"/>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6EB1869" w14:textId="77777777" w:rsidR="001436D3" w:rsidRDefault="001436D3">
      <w:pPr>
        <w:pStyle w:val="BodyText"/>
        <w:spacing w:before="55" w:line="232" w:lineRule="auto"/>
        <w:ind w:left="1659" w:right="700"/>
        <w:rPr>
          <w:rFonts w:ascii="Arial" w:eastAsia="Arial" w:hAnsi="Arial" w:cs="Arial"/>
          <w:b/>
          <w:bCs/>
          <w:sz w:val="23"/>
          <w:szCs w:val="23"/>
        </w:rPr>
      </w:pPr>
      <w:bookmarkStart w:id="473" w:name="How_Operating_Systems_Can_Aid_Roles"/>
      <w:bookmarkStart w:id="474" w:name="_bookmark579"/>
      <w:bookmarkStart w:id="475" w:name="_bookmark580"/>
      <w:bookmarkEnd w:id="473"/>
      <w:bookmarkEnd w:id="474"/>
      <w:bookmarkEnd w:id="475"/>
      <w:r w:rsidRPr="001436D3">
        <w:rPr>
          <w:rFonts w:ascii="Arial" w:eastAsia="Arial" w:hAnsi="Arial" w:cs="Arial"/>
          <w:b/>
          <w:bCs/>
          <w:sz w:val="23"/>
          <w:szCs w:val="23"/>
        </w:rPr>
        <w:t>Các hệ điều hành có thể hỗ trợ vai trò như thế nào</w:t>
      </w:r>
    </w:p>
    <w:p w14:paraId="2D762575" w14:textId="74145194"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77777777" w:rsidR="008C539B" w:rsidRPr="001058B5" w:rsidRDefault="00C12992">
      <w:pPr>
        <w:pStyle w:val="BodyText"/>
        <w:spacing w:before="99" w:line="232" w:lineRule="auto"/>
        <w:ind w:left="2979" w:right="1456"/>
        <w:rPr>
          <w:rFonts w:ascii="Arial" w:hAnsi="Arial" w:cs="Arial"/>
        </w:rPr>
      </w:pPr>
      <w:r w:rsidRPr="001058B5">
        <w:rPr>
          <w:rFonts w:ascii="Arial" w:hAnsi="Arial" w:cs="Arial"/>
          <w:b/>
          <w:sz w:val="19"/>
        </w:rPr>
        <w:t xml:space="preserve">See Also: </w:t>
      </w:r>
      <w:r w:rsidRPr="001058B5">
        <w:rPr>
          <w:rFonts w:ascii="Arial" w:hAnsi="Arial" w:cs="Arial"/>
        </w:rPr>
        <w:t>Your operating system-specific Oracle Database documentation for details about managing roles through the operating system</w:t>
      </w:r>
    </w:p>
    <w:p w14:paraId="4C426886" w14:textId="77777777" w:rsidR="008C539B" w:rsidRPr="001058B5" w:rsidRDefault="008C539B">
      <w:pPr>
        <w:pStyle w:val="BodyText"/>
        <w:spacing w:before="1"/>
        <w:rPr>
          <w:rFonts w:ascii="Arial" w:hAnsi="Arial" w:cs="Arial"/>
        </w:rPr>
      </w:pPr>
    </w:p>
    <w:p w14:paraId="1B4F3E82" w14:textId="77777777" w:rsidR="001436D3" w:rsidRDefault="001436D3">
      <w:pPr>
        <w:pStyle w:val="BodyText"/>
        <w:spacing w:before="55" w:line="232" w:lineRule="auto"/>
        <w:ind w:left="2260" w:right="185"/>
        <w:rPr>
          <w:rFonts w:ascii="Arial" w:eastAsia="Arial" w:hAnsi="Arial" w:cs="Arial"/>
          <w:b/>
          <w:bCs/>
          <w:sz w:val="23"/>
          <w:szCs w:val="23"/>
        </w:rPr>
      </w:pPr>
      <w:bookmarkStart w:id="476" w:name="How_Roles_Work_in_a_Distributed_Environm"/>
      <w:bookmarkStart w:id="477" w:name="_bookmark581"/>
      <w:bookmarkEnd w:id="476"/>
      <w:bookmarkEnd w:id="477"/>
      <w:r w:rsidRPr="001436D3">
        <w:rPr>
          <w:rFonts w:ascii="Arial" w:eastAsia="Arial" w:hAnsi="Arial" w:cs="Arial"/>
          <w:b/>
          <w:bCs/>
          <w:sz w:val="23"/>
          <w:szCs w:val="23"/>
        </w:rPr>
        <w:t>Cách vai trò hoạt động trong môi trường phân tán</w:t>
      </w:r>
    </w:p>
    <w:p w14:paraId="57400A88" w14:textId="4A1DC20A" w:rsidR="008C539B" w:rsidRPr="001058B5" w:rsidRDefault="00C12992">
      <w:pPr>
        <w:pStyle w:val="BodyText"/>
        <w:spacing w:before="55" w:line="232" w:lineRule="auto"/>
        <w:ind w:left="2260" w:right="185"/>
        <w:rPr>
          <w:rFonts w:ascii="Arial" w:hAnsi="Arial" w:cs="Arial"/>
        </w:rPr>
      </w:pPr>
      <w:r w:rsidRPr="001058B5">
        <w:rPr>
          <w:rFonts w:ascii="Arial" w:hAnsi="Arial" w:cs="Arial"/>
        </w:rPr>
        <w:t>When you use roles in a distributed database environment, ensure that all needed roles are set as the default roles for a distributed (remote) session. These roles cannot be enabled when the user connects to a remote database from within a local database session.</w:t>
      </w:r>
      <w:bookmarkStart w:id="478" w:name="_GoBack"/>
      <w:bookmarkEnd w:id="478"/>
      <w:r w:rsidRPr="001058B5">
        <w:rPr>
          <w:rFonts w:ascii="Arial" w:hAnsi="Arial" w:cs="Arial"/>
        </w:rPr>
        <w:t xml:space="preserve"> For example, the user cannot execute a remote procedure that attempts to enable a role at the remote site.</w:t>
      </w:r>
    </w:p>
    <w:p w14:paraId="4EE0ECE8" w14:textId="77777777" w:rsidR="008C539B" w:rsidRPr="001058B5" w:rsidRDefault="00C12992">
      <w:pPr>
        <w:spacing w:before="210"/>
        <w:ind w:left="29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2D83F5DB" w14:textId="77777777" w:rsidR="002F0363" w:rsidRDefault="002F0363" w:rsidP="002F0363">
      <w:pPr>
        <w:pStyle w:val="BodyText"/>
        <w:spacing w:before="79" w:line="232" w:lineRule="auto"/>
        <w:ind w:left="1440" w:right="102"/>
        <w:rPr>
          <w:rFonts w:ascii="Arial" w:eastAsia="Arial" w:hAnsi="Arial" w:cs="Arial"/>
          <w:b/>
          <w:bCs/>
          <w:sz w:val="27"/>
          <w:szCs w:val="27"/>
        </w:rPr>
      </w:pPr>
      <w:bookmarkStart w:id="479" w:name="Predefined_Roles_in_an_Oracle_Database_I"/>
      <w:bookmarkStart w:id="480" w:name="_bookmark582"/>
      <w:bookmarkStart w:id="481" w:name="_bookmark583"/>
      <w:bookmarkEnd w:id="479"/>
      <w:bookmarkEnd w:id="480"/>
      <w:bookmarkEnd w:id="481"/>
      <w:r w:rsidRPr="002F0363">
        <w:rPr>
          <w:rFonts w:ascii="Arial" w:eastAsia="Arial" w:hAnsi="Arial" w:cs="Arial"/>
          <w:b/>
          <w:bCs/>
          <w:sz w:val="27"/>
          <w:szCs w:val="27"/>
        </w:rPr>
        <w:t>Các vai trò được xác định trước trong một cài đặt cơ sở dữ liệu Oracle</w:t>
      </w:r>
    </w:p>
    <w:p w14:paraId="0DA54036" w14:textId="3A7B9FF6" w:rsidR="008C539B" w:rsidRPr="001058B5" w:rsidRDefault="00C12992">
      <w:pPr>
        <w:pStyle w:val="BodyText"/>
        <w:spacing w:before="79" w:line="232" w:lineRule="auto"/>
        <w:ind w:left="2260" w:right="102"/>
        <w:rPr>
          <w:rFonts w:ascii="Arial" w:hAnsi="Arial" w:cs="Arial"/>
        </w:rPr>
      </w:pPr>
      <w:r w:rsidRPr="001058B5">
        <w:rPr>
          <w:rFonts w:ascii="Arial" w:hAnsi="Arial" w:cs="Arial"/>
        </w:rPr>
        <w:t xml:space="preserve">Oracle Database provides a set of predefined roles to help in database administration. These roles, listed in </w:t>
      </w:r>
      <w:hyperlink w:anchor="_bookmark586" w:history="1">
        <w:r w:rsidRPr="001058B5">
          <w:rPr>
            <w:rFonts w:ascii="Arial" w:hAnsi="Arial" w:cs="Arial"/>
            <w:color w:val="0000CC"/>
          </w:rPr>
          <w:t>Table 4–3</w:t>
        </w:r>
      </w:hyperlink>
      <w:r w:rsidRPr="001058B5">
        <w:rPr>
          <w:rFonts w:ascii="Arial" w:hAnsi="Arial" w:cs="Arial"/>
        </w:rPr>
        <w:t>, are automatically defined for Oracle databases when you run the standard scripts that are part of database creation. If you install other options or products, then other predefined roles may be created.</w:t>
      </w:r>
    </w:p>
    <w:p w14:paraId="179D1C41" w14:textId="77777777" w:rsidR="008C539B" w:rsidRPr="001058B5" w:rsidRDefault="008C539B">
      <w:pPr>
        <w:pStyle w:val="BodyText"/>
        <w:spacing w:before="11"/>
        <w:rPr>
          <w:rFonts w:ascii="Arial" w:hAnsi="Arial" w:cs="Arial"/>
          <w:sz w:val="23"/>
        </w:rPr>
      </w:pPr>
    </w:p>
    <w:p w14:paraId="0151ABC7" w14:textId="77777777" w:rsidR="008C539B" w:rsidRPr="001058B5" w:rsidRDefault="00C12992">
      <w:pPr>
        <w:tabs>
          <w:tab w:val="left" w:pos="1733"/>
        </w:tabs>
        <w:spacing w:before="104"/>
        <w:ind w:left="700"/>
        <w:rPr>
          <w:rFonts w:ascii="Arial" w:hAnsi="Arial" w:cs="Arial"/>
          <w:b/>
          <w:i/>
          <w:sz w:val="18"/>
        </w:rPr>
      </w:pPr>
      <w:bookmarkStart w:id="482" w:name="_bookmark584"/>
      <w:bookmarkStart w:id="483" w:name="_bookmark586"/>
      <w:bookmarkEnd w:id="482"/>
      <w:bookmarkEnd w:id="48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484" w:name="_bookmark585"/>
      <w:bookmarkEnd w:id="484"/>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038644EE" w14:textId="77777777" w:rsidR="008C539B" w:rsidRPr="001058B5" w:rsidRDefault="00C12992">
            <w:pPr>
              <w:pStyle w:val="TableParagraph"/>
              <w:spacing w:before="62" w:line="211" w:lineRule="auto"/>
              <w:ind w:left="370" w:hanging="1"/>
              <w:rPr>
                <w:rFonts w:ascii="Arial" w:hAnsi="Arial" w:cs="Arial"/>
                <w:sz w:val="18"/>
              </w:rPr>
            </w:pPr>
            <w:bookmarkStart w:id="485" w:name="_bookmark587"/>
            <w:bookmarkEnd w:id="485"/>
            <w:r w:rsidRPr="001058B5">
              <w:rPr>
                <w:rFonts w:ascii="Arial" w:hAnsi="Arial" w:cs="Arial"/>
                <w:sz w:val="18"/>
              </w:rPr>
              <w:t>Provides</w:t>
            </w:r>
            <w:r w:rsidRPr="001058B5">
              <w:rPr>
                <w:rFonts w:ascii="Arial" w:hAnsi="Arial" w:cs="Arial"/>
                <w:spacing w:val="-9"/>
                <w:sz w:val="18"/>
              </w:rPr>
              <w:t xml:space="preserve"> </w:t>
            </w:r>
            <w:r w:rsidRPr="001058B5">
              <w:rPr>
                <w:rFonts w:ascii="Arial" w:hAnsi="Arial" w:cs="Arial"/>
                <w:sz w:val="18"/>
              </w:rPr>
              <w:t>privileges</w:t>
            </w:r>
            <w:r w:rsidRPr="001058B5">
              <w:rPr>
                <w:rFonts w:ascii="Arial" w:hAnsi="Arial" w:cs="Arial"/>
                <w:spacing w:val="-9"/>
                <w:sz w:val="18"/>
              </w:rPr>
              <w:t xml:space="preserve"> </w:t>
            </w:r>
            <w:r w:rsidRPr="001058B5">
              <w:rPr>
                <w:rFonts w:ascii="Arial" w:hAnsi="Arial" w:cs="Arial"/>
                <w:sz w:val="18"/>
              </w:rPr>
              <w:t>to</w:t>
            </w:r>
            <w:r w:rsidRPr="001058B5">
              <w:rPr>
                <w:rFonts w:ascii="Arial" w:hAnsi="Arial" w:cs="Arial"/>
                <w:spacing w:val="-10"/>
                <w:sz w:val="18"/>
              </w:rPr>
              <w:t xml:space="preserve"> </w:t>
            </w:r>
            <w:r w:rsidRPr="001058B5">
              <w:rPr>
                <w:rFonts w:ascii="Arial" w:hAnsi="Arial" w:cs="Arial"/>
                <w:sz w:val="18"/>
              </w:rPr>
              <w:t>update</w:t>
            </w:r>
            <w:r w:rsidRPr="001058B5">
              <w:rPr>
                <w:rFonts w:ascii="Arial" w:hAnsi="Arial" w:cs="Arial"/>
                <w:spacing w:val="-10"/>
                <w:sz w:val="18"/>
              </w:rPr>
              <w:t xml:space="preserve"> </w:t>
            </w:r>
            <w:r w:rsidRPr="001058B5">
              <w:rPr>
                <w:rFonts w:ascii="Arial" w:hAnsi="Arial" w:cs="Arial"/>
                <w:sz w:val="18"/>
              </w:rPr>
              <w:t>table</w:t>
            </w:r>
            <w:r w:rsidRPr="001058B5">
              <w:rPr>
                <w:rFonts w:ascii="Arial" w:hAnsi="Arial" w:cs="Arial"/>
                <w:spacing w:val="-10"/>
                <w:sz w:val="18"/>
              </w:rPr>
              <w:t xml:space="preserve"> </w:t>
            </w:r>
            <w:r w:rsidRPr="001058B5">
              <w:rPr>
                <w:rFonts w:ascii="Arial" w:hAnsi="Arial" w:cs="Arial"/>
                <w:sz w:val="18"/>
              </w:rPr>
              <w:t>data</w:t>
            </w:r>
            <w:r w:rsidRPr="001058B5">
              <w:rPr>
                <w:rFonts w:ascii="Arial" w:hAnsi="Arial" w:cs="Arial"/>
                <w:spacing w:val="-9"/>
                <w:sz w:val="18"/>
              </w:rPr>
              <w:t xml:space="preserve"> </w:t>
            </w:r>
            <w:r w:rsidRPr="001058B5">
              <w:rPr>
                <w:rFonts w:ascii="Arial" w:hAnsi="Arial" w:cs="Arial"/>
                <w:sz w:val="18"/>
              </w:rPr>
              <w:t>in</w:t>
            </w:r>
            <w:r w:rsidRPr="001058B5">
              <w:rPr>
                <w:rFonts w:ascii="Arial" w:hAnsi="Arial" w:cs="Arial"/>
                <w:spacing w:val="-9"/>
                <w:sz w:val="18"/>
              </w:rPr>
              <w:t xml:space="preserve"> </w:t>
            </w:r>
            <w:r w:rsidRPr="001058B5">
              <w:rPr>
                <w:rFonts w:ascii="Arial" w:hAnsi="Arial" w:cs="Arial"/>
                <w:sz w:val="18"/>
              </w:rPr>
              <w:t>parallel</w:t>
            </w:r>
            <w:r w:rsidRPr="001058B5">
              <w:rPr>
                <w:rFonts w:ascii="Arial" w:hAnsi="Arial" w:cs="Arial"/>
                <w:spacing w:val="-10"/>
                <w:sz w:val="18"/>
              </w:rPr>
              <w:t xml:space="preserve"> </w:t>
            </w:r>
            <w:r w:rsidRPr="001058B5">
              <w:rPr>
                <w:rFonts w:ascii="Arial" w:hAnsi="Arial" w:cs="Arial"/>
                <w:sz w:val="18"/>
              </w:rPr>
              <w:t>by</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11"/>
                <w:sz w:val="18"/>
              </w:rPr>
              <w:t xml:space="preserve"> </w:t>
            </w:r>
            <w:r w:rsidRPr="001058B5">
              <w:rPr>
                <w:rFonts w:ascii="Arial" w:hAnsi="Arial" w:cs="Arial"/>
                <w:sz w:val="18"/>
              </w:rPr>
              <w:t>DBMS_ PARALLEL_EXECUTE</w:t>
            </w:r>
            <w:r w:rsidRPr="001058B5">
              <w:rPr>
                <w:rFonts w:ascii="Arial" w:hAnsi="Arial" w:cs="Arial"/>
                <w:spacing w:val="-80"/>
                <w:sz w:val="18"/>
              </w:rPr>
              <w:t xml:space="preserve"> </w:t>
            </w:r>
            <w:r w:rsidRPr="001058B5">
              <w:rPr>
                <w:rFonts w:ascii="Arial" w:hAnsi="Arial" w:cs="Arial"/>
                <w:sz w:val="18"/>
              </w:rPr>
              <w:t>PL/SQL package.</w:t>
            </w:r>
          </w:p>
          <w:p w14:paraId="510F214C" w14:textId="77777777" w:rsidR="008C539B" w:rsidRPr="001058B5" w:rsidRDefault="00C12992">
            <w:pPr>
              <w:pStyle w:val="TableParagraph"/>
              <w:spacing w:before="97" w:line="216" w:lineRule="auto"/>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PL/SQL Packages and </w:t>
            </w:r>
            <w:r w:rsidRPr="001058B5">
              <w:rPr>
                <w:rFonts w:ascii="Arial" w:hAnsi="Arial" w:cs="Arial"/>
                <w:i/>
                <w:spacing w:val="-4"/>
                <w:sz w:val="18"/>
              </w:rPr>
              <w:t xml:space="preserve">Types </w:t>
            </w:r>
            <w:r w:rsidRPr="001058B5">
              <w:rPr>
                <w:rFonts w:ascii="Arial" w:hAnsi="Arial" w:cs="Arial"/>
                <w:i/>
                <w:sz w:val="18"/>
              </w:rPr>
              <w:t xml:space="preserve">Reference </w:t>
            </w:r>
            <w:r w:rsidRPr="001058B5">
              <w:rPr>
                <w:rFonts w:ascii="Arial" w:hAnsi="Arial" w:cs="Arial"/>
                <w:sz w:val="18"/>
              </w:rPr>
              <w:t>for more</w:t>
            </w:r>
            <w:bookmarkStart w:id="486" w:name="_bookmark588"/>
            <w:bookmarkEnd w:id="486"/>
            <w:r w:rsidRPr="001058B5">
              <w:rPr>
                <w:rFonts w:ascii="Arial" w:hAnsi="Arial" w:cs="Arial"/>
                <w:sz w:val="18"/>
              </w:rPr>
              <w:t xml:space="preserve"> information about the DBMS_PARALLEL_EXECUTE</w:t>
            </w:r>
            <w:r w:rsidRPr="001058B5">
              <w:rPr>
                <w:rFonts w:ascii="Arial" w:hAnsi="Arial" w:cs="Arial"/>
                <w:spacing w:val="-92"/>
                <w:sz w:val="18"/>
              </w:rPr>
              <w:t xml:space="preserve"> </w:t>
            </w:r>
            <w:r w:rsidRPr="001058B5">
              <w:rPr>
                <w:rFonts w:ascii="Arial" w:hAnsi="Arial" w:cs="Arial"/>
                <w:sz w:val="18"/>
              </w:rPr>
              <w:t>PL/SQL package.</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5E684EDA" w14:textId="77777777" w:rsidR="008C539B" w:rsidRPr="001058B5" w:rsidRDefault="00C12992">
            <w:pPr>
              <w:pStyle w:val="TableParagraph"/>
              <w:spacing w:before="64" w:line="211" w:lineRule="auto"/>
              <w:ind w:left="370" w:right="193" w:hanging="1"/>
              <w:rPr>
                <w:rFonts w:ascii="Arial" w:hAnsi="Arial" w:cs="Arial"/>
                <w:sz w:val="18"/>
              </w:rPr>
            </w:pPr>
            <w:r w:rsidRPr="001058B5">
              <w:rPr>
                <w:rFonts w:ascii="Arial" w:hAnsi="Arial" w:cs="Arial"/>
                <w:sz w:val="18"/>
              </w:rPr>
              <w:t xml:space="preserve">Provides privileges to administer Advanced Queuing. Includes ENQUEUE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DEQUEUE</w:t>
            </w:r>
            <w:r w:rsidRPr="001058B5">
              <w:rPr>
                <w:rFonts w:ascii="Arial" w:hAnsi="Arial" w:cs="Arial"/>
                <w:spacing w:val="-61"/>
                <w:w w:val="95"/>
                <w:sz w:val="18"/>
              </w:rPr>
              <w:t xml:space="preserve"> </w:t>
            </w:r>
            <w:r w:rsidRPr="001058B5">
              <w:rPr>
                <w:rFonts w:ascii="Arial" w:hAnsi="Arial" w:cs="Arial"/>
                <w:w w:val="95"/>
                <w:sz w:val="18"/>
              </w:rPr>
              <w:t>ANY</w:t>
            </w:r>
            <w:r w:rsidRPr="001058B5">
              <w:rPr>
                <w:rFonts w:ascii="Arial" w:hAnsi="Arial" w:cs="Arial"/>
                <w:spacing w:val="-61"/>
                <w:w w:val="95"/>
                <w:sz w:val="18"/>
              </w:rPr>
              <w:t xml:space="preserve"> </w:t>
            </w:r>
            <w:r w:rsidRPr="001058B5">
              <w:rPr>
                <w:rFonts w:ascii="Arial" w:hAnsi="Arial" w:cs="Arial"/>
                <w:w w:val="95"/>
                <w:sz w:val="18"/>
              </w:rPr>
              <w:t>QUEUE, and MANAGE</w:t>
            </w:r>
            <w:r w:rsidRPr="001058B5">
              <w:rPr>
                <w:rFonts w:ascii="Arial" w:hAnsi="Arial" w:cs="Arial"/>
                <w:spacing w:val="-62"/>
                <w:w w:val="95"/>
                <w:sz w:val="18"/>
              </w:rPr>
              <w:t xml:space="preserv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SELECT</w:t>
            </w:r>
            <w:r w:rsidRPr="001058B5">
              <w:rPr>
                <w:rFonts w:ascii="Arial" w:hAnsi="Arial" w:cs="Arial"/>
                <w:spacing w:val="-86"/>
                <w:w w:val="95"/>
                <w:sz w:val="18"/>
              </w:rPr>
              <w:t xml:space="preserve"> </w:t>
            </w:r>
            <w:r w:rsidRPr="001058B5">
              <w:rPr>
                <w:rFonts w:ascii="Arial" w:hAnsi="Arial" w:cs="Arial"/>
                <w:w w:val="95"/>
                <w:sz w:val="18"/>
              </w:rPr>
              <w:t>privileges</w:t>
            </w:r>
          </w:p>
          <w:p w14:paraId="62A5FA5A" w14:textId="77777777" w:rsidR="008C539B" w:rsidRPr="001058B5" w:rsidRDefault="00C12992">
            <w:pPr>
              <w:pStyle w:val="TableParagraph"/>
              <w:spacing w:before="0" w:line="211" w:lineRule="auto"/>
              <w:ind w:left="370" w:hanging="1"/>
              <w:rPr>
                <w:rFonts w:ascii="Arial" w:hAnsi="Arial" w:cs="Arial"/>
                <w:sz w:val="18"/>
              </w:rPr>
            </w:pP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20"/>
                <w:sz w:val="18"/>
              </w:rPr>
              <w:t xml:space="preserve"> </w:t>
            </w:r>
            <w:r w:rsidRPr="001058B5">
              <w:rPr>
                <w:rFonts w:ascii="Arial" w:hAnsi="Arial" w:cs="Arial"/>
                <w:sz w:val="18"/>
              </w:rPr>
              <w:t>Queuing</w:t>
            </w:r>
            <w:r w:rsidRPr="001058B5">
              <w:rPr>
                <w:rFonts w:ascii="Arial" w:hAnsi="Arial" w:cs="Arial"/>
                <w:spacing w:val="-20"/>
                <w:sz w:val="18"/>
              </w:rPr>
              <w:t xml:space="preserve"> </w:t>
            </w:r>
            <w:r w:rsidRPr="001058B5">
              <w:rPr>
                <w:rFonts w:ascii="Arial" w:hAnsi="Arial" w:cs="Arial"/>
                <w:sz w:val="18"/>
              </w:rPr>
              <w:t>tables</w:t>
            </w:r>
            <w:r w:rsidRPr="001058B5">
              <w:rPr>
                <w:rFonts w:ascii="Arial" w:hAnsi="Arial" w:cs="Arial"/>
                <w:spacing w:val="-19"/>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EXECUTE</w:t>
            </w:r>
            <w:r w:rsidRPr="001058B5">
              <w:rPr>
                <w:rFonts w:ascii="Arial" w:hAnsi="Arial" w:cs="Arial"/>
                <w:spacing w:val="-87"/>
                <w:sz w:val="18"/>
              </w:rPr>
              <w:t xml:space="preserve"> </w:t>
            </w:r>
            <w:r w:rsidRPr="001058B5">
              <w:rPr>
                <w:rFonts w:ascii="Arial" w:hAnsi="Arial" w:cs="Arial"/>
                <w:sz w:val="18"/>
              </w:rPr>
              <w:t>privileges</w:t>
            </w:r>
            <w:r w:rsidRPr="001058B5">
              <w:rPr>
                <w:rFonts w:ascii="Arial" w:hAnsi="Arial" w:cs="Arial"/>
                <w:spacing w:val="-19"/>
                <w:sz w:val="18"/>
              </w:rPr>
              <w:t xml:space="preserve"> </w:t>
            </w: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19"/>
                <w:sz w:val="18"/>
              </w:rPr>
              <w:t xml:space="preserve"> </w:t>
            </w:r>
            <w:r w:rsidRPr="001058B5">
              <w:rPr>
                <w:rFonts w:ascii="Arial" w:hAnsi="Arial" w:cs="Arial"/>
                <w:sz w:val="18"/>
              </w:rPr>
              <w:t>Queuing</w:t>
            </w:r>
            <w:bookmarkStart w:id="487" w:name="_bookmark589"/>
            <w:bookmarkEnd w:id="487"/>
            <w:r w:rsidRPr="001058B5">
              <w:rPr>
                <w:rFonts w:ascii="Arial" w:hAnsi="Arial" w:cs="Arial"/>
                <w:sz w:val="18"/>
              </w:rPr>
              <w:t xml:space="preserve"> packages.</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2D8F7F89" w14:textId="77777777" w:rsidR="008C539B" w:rsidRPr="001058B5" w:rsidRDefault="00C12992">
            <w:pPr>
              <w:pStyle w:val="TableParagraph"/>
              <w:spacing w:before="44" w:line="214" w:lineRule="exact"/>
              <w:ind w:left="370"/>
              <w:rPr>
                <w:rFonts w:ascii="Arial" w:hAnsi="Arial" w:cs="Arial"/>
                <w:sz w:val="18"/>
              </w:rPr>
            </w:pPr>
            <w:r w:rsidRPr="001058B5">
              <w:rPr>
                <w:rFonts w:ascii="Arial" w:hAnsi="Arial" w:cs="Arial"/>
                <w:sz w:val="18"/>
              </w:rPr>
              <w:t>Obsolete, but kept mainly for release 8.0 compatibility. Provides EXECUTE</w:t>
            </w:r>
          </w:p>
          <w:p w14:paraId="751C6848" w14:textId="77777777" w:rsidR="008C539B" w:rsidRPr="001058B5" w:rsidRDefault="00C12992">
            <w:pPr>
              <w:pStyle w:val="TableParagraph"/>
              <w:spacing w:before="0" w:line="214" w:lineRule="exact"/>
              <w:ind w:left="370"/>
              <w:rPr>
                <w:rFonts w:ascii="Arial" w:hAnsi="Arial" w:cs="Arial"/>
                <w:sz w:val="18"/>
              </w:rPr>
            </w:pPr>
            <w:bookmarkStart w:id="488" w:name="_bookmark590"/>
            <w:bookmarkEnd w:id="488"/>
            <w:r w:rsidRPr="001058B5">
              <w:rPr>
                <w:rFonts w:ascii="Arial" w:hAnsi="Arial" w:cs="Arial"/>
                <w:sz w:val="18"/>
              </w:rPr>
              <w:t>privileges on the DBMS_AQ</w:t>
            </w:r>
            <w:r w:rsidRPr="001058B5">
              <w:rPr>
                <w:rFonts w:ascii="Arial" w:hAnsi="Arial" w:cs="Arial"/>
                <w:spacing w:val="-76"/>
                <w:sz w:val="18"/>
              </w:rPr>
              <w:t xml:space="preserve"> </w:t>
            </w:r>
            <w:r w:rsidRPr="001058B5">
              <w:rPr>
                <w:rFonts w:ascii="Arial" w:hAnsi="Arial" w:cs="Arial"/>
                <w:sz w:val="18"/>
              </w:rPr>
              <w:t>and DBMS_AQIN</w:t>
            </w:r>
            <w:r w:rsidRPr="001058B5">
              <w:rPr>
                <w:rFonts w:ascii="Arial" w:hAnsi="Arial" w:cs="Arial"/>
                <w:spacing w:val="-75"/>
                <w:sz w:val="18"/>
              </w:rPr>
              <w:t xml:space="preserve"> </w:t>
            </w:r>
            <w:r w:rsidRPr="001058B5">
              <w:rPr>
                <w:rFonts w:ascii="Arial" w:hAnsi="Arial" w:cs="Arial"/>
                <w:sz w:val="18"/>
              </w:rPr>
              <w:t>packages.</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Used by the XDB protocols to define any user who has logged in to the</w:t>
            </w:r>
            <w:bookmarkStart w:id="489" w:name="_bookmark591"/>
            <w:bookmarkEnd w:id="489"/>
            <w:r w:rsidRPr="001058B5">
              <w:rPr>
                <w:rFonts w:ascii="Arial" w:hAnsi="Arial" w:cs="Arial"/>
                <w:sz w:val="18"/>
              </w:rPr>
              <w:t xml:space="preserve"> system.</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1C4FD507"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access to packages used for implementing Information Lifecycle Management (ILM) and hierarchical storage and other applications.</w:t>
            </w:r>
          </w:p>
          <w:p w14:paraId="3DAC3D6B" w14:textId="77777777" w:rsidR="008C539B" w:rsidRPr="001058B5" w:rsidRDefault="00C12992">
            <w:pPr>
              <w:pStyle w:val="TableParagraph"/>
              <w:spacing w:before="84"/>
              <w:ind w:left="370"/>
              <w:rPr>
                <w:rFonts w:ascii="Arial" w:hAnsi="Arial" w:cs="Arial"/>
                <w:i/>
                <w:sz w:val="18"/>
              </w:rPr>
            </w:pPr>
            <w:r w:rsidRPr="001058B5">
              <w:rPr>
                <w:rFonts w:ascii="Arial" w:hAnsi="Arial" w:cs="Arial"/>
                <w:b/>
                <w:sz w:val="18"/>
              </w:rPr>
              <w:t>See Also:</w:t>
            </w:r>
            <w:bookmarkStart w:id="490" w:name="_bookmark592"/>
            <w:bookmarkEnd w:id="490"/>
            <w:r w:rsidRPr="001058B5">
              <w:rPr>
                <w:rFonts w:ascii="Arial" w:hAnsi="Arial" w:cs="Arial"/>
                <w:b/>
                <w:sz w:val="18"/>
              </w:rPr>
              <w:t xml:space="preserve"> </w:t>
            </w:r>
            <w:r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77777777" w:rsidR="008C539B" w:rsidRPr="001058B5" w:rsidRDefault="00C12992">
            <w:pPr>
              <w:pStyle w:val="TableParagraph"/>
              <w:spacing w:before="44"/>
              <w:ind w:left="370"/>
              <w:rPr>
                <w:rFonts w:ascii="Arial" w:hAnsi="Arial" w:cs="Arial"/>
                <w:sz w:val="18"/>
              </w:rPr>
            </w:pPr>
            <w:r w:rsidRPr="001058B5">
              <w:rPr>
                <w:rFonts w:ascii="Arial" w:hAnsi="Arial" w:cs="Arial"/>
                <w:sz w:val="18"/>
              </w:rPr>
              <w:t>Provides the CREATE SESSION</w:t>
            </w:r>
            <w:r w:rsidRPr="001058B5">
              <w:rPr>
                <w:rFonts w:ascii="Arial" w:hAnsi="Arial" w:cs="Arial"/>
                <w:spacing w:val="-74"/>
                <w:sz w:val="18"/>
              </w:rPr>
              <w:t xml:space="preserve"> </w:t>
            </w:r>
            <w:r w:rsidRPr="001058B5">
              <w:rPr>
                <w:rFonts w:ascii="Arial" w:hAnsi="Arial" w:cs="Arial"/>
                <w:sz w:val="18"/>
              </w:rPr>
              <w:t>system privilege.</w:t>
            </w:r>
          </w:p>
          <w:p w14:paraId="26631FA2" w14:textId="77777777" w:rsidR="008C539B" w:rsidRPr="001058B5" w:rsidRDefault="00C12992">
            <w:pPr>
              <w:pStyle w:val="TableParagraph"/>
              <w:spacing w:before="90" w:line="216" w:lineRule="auto"/>
              <w:ind w:left="370"/>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43C1402D" w14:textId="77777777" w:rsidR="008C539B" w:rsidRPr="001058B5" w:rsidRDefault="00C12992">
            <w:pPr>
              <w:pStyle w:val="TableParagraph"/>
              <w:spacing w:before="96" w:line="213" w:lineRule="auto"/>
              <w:ind w:left="370"/>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67C7CC45" w14:textId="77777777" w:rsidR="008C539B" w:rsidRPr="001058B5" w:rsidRDefault="00C12992">
            <w:pPr>
              <w:pStyle w:val="TableParagraph"/>
              <w:spacing w:before="83" w:line="214" w:lineRule="exact"/>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76F46FAB" w14:textId="77777777" w:rsidR="008C539B" w:rsidRPr="001058B5" w:rsidRDefault="00C12992">
            <w:pPr>
              <w:pStyle w:val="TableParagraph"/>
              <w:spacing w:before="0" w:line="210" w:lineRule="exact"/>
              <w:ind w:left="370"/>
              <w:rPr>
                <w:rFonts w:ascii="Arial" w:hAnsi="Arial" w:cs="Arial"/>
                <w:sz w:val="18"/>
              </w:rPr>
            </w:pPr>
            <w:bookmarkStart w:id="491" w:name="_bookmark593"/>
            <w:bookmarkEnd w:id="491"/>
            <w:r w:rsidRPr="001058B5">
              <w:rPr>
                <w:rFonts w:ascii="Arial" w:hAnsi="Arial" w:cs="Arial"/>
                <w:sz w:val="18"/>
              </w:rPr>
              <w:t>view</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429719F5"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user privileges to manage the Catalog Services for the Web (CSW) component of Oracle Spatial.</w:t>
            </w:r>
          </w:p>
          <w:p w14:paraId="39CB9F1A" w14:textId="77777777" w:rsidR="008C539B" w:rsidRPr="001058B5" w:rsidRDefault="00C12992">
            <w:pPr>
              <w:pStyle w:val="TableParagraph"/>
              <w:spacing w:before="81"/>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3F91014F" w14:textId="77777777" w:rsidR="008C539B" w:rsidRPr="001058B5" w:rsidRDefault="008C539B">
      <w:pPr>
        <w:rPr>
          <w:rFonts w:ascii="Arial" w:hAnsi="Arial" w:cs="Arial"/>
          <w:sz w:val="18"/>
        </w:rPr>
        <w:sectPr w:rsidR="008C539B" w:rsidRPr="001058B5">
          <w:footerReference w:type="even" r:id="rId100"/>
          <w:footerReference w:type="default" r:id="rId101"/>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492" w:name="_bookmark594"/>
            <w:bookmarkEnd w:id="492"/>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77C90DE0" w14:textId="77777777" w:rsidR="008C539B" w:rsidRPr="001058B5" w:rsidRDefault="00C12992">
            <w:pPr>
              <w:pStyle w:val="TableParagraph"/>
              <w:spacing w:before="59" w:line="216" w:lineRule="auto"/>
              <w:ind w:left="324" w:right="97"/>
              <w:rPr>
                <w:rFonts w:ascii="Arial" w:hAnsi="Arial" w:cs="Arial"/>
                <w:sz w:val="18"/>
              </w:rPr>
            </w:pPr>
            <w:r w:rsidRPr="001058B5">
              <w:rPr>
                <w:rFonts w:ascii="Arial" w:hAnsi="Arial" w:cs="Arial"/>
                <w:sz w:val="18"/>
              </w:rPr>
              <w:t>Provides privileges to create Oracle Text indexes and index preferences, and to use PL/SQL packages. This role should be granted to Oracle Text users.</w:t>
            </w:r>
          </w:p>
          <w:p w14:paraId="77263D03" w14:textId="77777777" w:rsidR="008C539B" w:rsidRPr="001058B5" w:rsidRDefault="00C12992">
            <w:pPr>
              <w:pStyle w:val="TableParagraph"/>
              <w:spacing w:before="80"/>
              <w:ind w:left="324"/>
              <w:rPr>
                <w:rFonts w:ascii="Arial" w:hAnsi="Arial" w:cs="Arial"/>
                <w:sz w:val="18"/>
              </w:rPr>
            </w:pPr>
            <w:bookmarkStart w:id="493" w:name="_bookmark595"/>
            <w:bookmarkEnd w:id="493"/>
            <w:r w:rsidRPr="001058B5">
              <w:rPr>
                <w:rFonts w:ascii="Arial" w:hAnsi="Arial" w:cs="Arial"/>
                <w:b/>
                <w:sz w:val="18"/>
              </w:rPr>
              <w:t xml:space="preserve">See Also: </w:t>
            </w:r>
            <w:r w:rsidRPr="001058B5">
              <w:rPr>
                <w:rFonts w:ascii="Arial" w:hAnsi="Arial" w:cs="Arial"/>
                <w:i/>
                <w:sz w:val="18"/>
              </w:rPr>
              <w:t xml:space="preserve">Oracle Text Application Developer's Guide </w:t>
            </w:r>
            <w:r w:rsidRPr="001058B5">
              <w:rPr>
                <w:rFonts w:ascii="Arial" w:hAnsi="Arial" w:cs="Arial"/>
                <w:sz w:val="18"/>
              </w:rPr>
              <w:t>for more information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3C74F7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manage Common Warehouse Metadata (CWM), which is a repository standard used by Oracle data warehousing and decision support.</w:t>
            </w:r>
          </w:p>
          <w:p w14:paraId="103F820A" w14:textId="77777777" w:rsidR="008C539B" w:rsidRPr="001058B5" w:rsidRDefault="00C12992">
            <w:pPr>
              <w:pStyle w:val="TableParagraph"/>
              <w:spacing w:before="80"/>
              <w:ind w:left="324"/>
              <w:rPr>
                <w:rFonts w:ascii="Arial" w:hAnsi="Arial" w:cs="Arial"/>
                <w:sz w:val="18"/>
              </w:rPr>
            </w:pPr>
            <w:bookmarkStart w:id="494" w:name="_bookmark596"/>
            <w:bookmarkEnd w:id="494"/>
            <w:r w:rsidRPr="001058B5">
              <w:rPr>
                <w:rFonts w:ascii="Arial" w:hAnsi="Arial" w:cs="Arial"/>
                <w:b/>
                <w:sz w:val="18"/>
              </w:rPr>
              <w:t xml:space="preserve">See Also: </w:t>
            </w:r>
            <w:r w:rsidRPr="001058B5">
              <w:rPr>
                <w:rFonts w:ascii="Arial" w:hAnsi="Arial" w:cs="Arial"/>
                <w:i/>
                <w:sz w:val="18"/>
              </w:rPr>
              <w:t xml:space="preserve">Oracle Database Data Warehousing Guide </w:t>
            </w:r>
            <w:r w:rsidRPr="001058B5">
              <w:rPr>
                <w:rFonts w:ascii="Arial" w:hAnsi="Arial" w:cs="Arial"/>
                <w:sz w:val="18"/>
              </w:rPr>
              <w:t>for more information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1B9277C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export data from an Oracle database using Oracle Data Pump.</w:t>
            </w:r>
          </w:p>
          <w:p w14:paraId="5D090BF7" w14:textId="77777777" w:rsidR="008C539B" w:rsidRPr="001058B5" w:rsidRDefault="00C12992">
            <w:pPr>
              <w:pStyle w:val="TableParagraph"/>
              <w:spacing w:before="100"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3F1CEF4D" w14:textId="77777777" w:rsidR="008C539B" w:rsidRPr="001058B5" w:rsidRDefault="00C12992">
            <w:pPr>
              <w:pStyle w:val="TableParagraph"/>
              <w:spacing w:before="83"/>
              <w:ind w:left="324"/>
              <w:rPr>
                <w:rFonts w:ascii="Arial" w:hAnsi="Arial" w:cs="Arial"/>
                <w:sz w:val="18"/>
              </w:rPr>
            </w:pPr>
            <w:bookmarkStart w:id="495" w:name="_bookmark597"/>
            <w:bookmarkEnd w:id="495"/>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77777777" w:rsidR="008C539B" w:rsidRPr="001058B5" w:rsidRDefault="00C12992">
            <w:pPr>
              <w:pStyle w:val="TableParagraph"/>
              <w:spacing w:before="64" w:line="213" w:lineRule="auto"/>
              <w:ind w:left="324" w:right="434"/>
              <w:rPr>
                <w:rFonts w:ascii="Arial" w:hAnsi="Arial" w:cs="Arial"/>
                <w:sz w:val="18"/>
              </w:rPr>
            </w:pPr>
            <w:r w:rsidRPr="001058B5">
              <w:rPr>
                <w:rFonts w:ascii="Arial" w:hAnsi="Arial" w:cs="Arial"/>
                <w:sz w:val="18"/>
              </w:rPr>
              <w:t>Provides privileges to import data into an Oracle database using Oracle Data Pump.</w:t>
            </w:r>
          </w:p>
          <w:p w14:paraId="47F57224" w14:textId="77777777" w:rsidR="008C539B" w:rsidRPr="001058B5" w:rsidRDefault="00C12992">
            <w:pPr>
              <w:pStyle w:val="TableParagraph"/>
              <w:spacing w:before="99" w:line="216"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2E28B6DB" w14:textId="77777777" w:rsidR="008C539B" w:rsidRPr="001058B5" w:rsidRDefault="00C12992">
            <w:pPr>
              <w:pStyle w:val="TableParagraph"/>
              <w:spacing w:before="80"/>
              <w:ind w:left="324"/>
              <w:rPr>
                <w:rFonts w:ascii="Arial" w:hAnsi="Arial" w:cs="Arial"/>
                <w:sz w:val="18"/>
              </w:rPr>
            </w:pPr>
            <w:bookmarkStart w:id="496" w:name="_bookmark598"/>
            <w:bookmarkEnd w:id="496"/>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241365FB"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all system privileges that were created with the ADMIN</w:t>
            </w:r>
            <w:r w:rsidRPr="001058B5">
              <w:rPr>
                <w:rFonts w:ascii="Arial" w:hAnsi="Arial" w:cs="Arial"/>
                <w:spacing w:val="-75"/>
                <w:sz w:val="18"/>
              </w:rPr>
              <w:t xml:space="preserve"> </w:t>
            </w:r>
            <w:r w:rsidRPr="001058B5">
              <w:rPr>
                <w:rFonts w:ascii="Arial" w:hAnsi="Arial" w:cs="Arial"/>
                <w:sz w:val="18"/>
              </w:rPr>
              <w:t>option.</w:t>
            </w:r>
          </w:p>
          <w:p w14:paraId="173C1E0F" w14:textId="77777777" w:rsidR="008C539B" w:rsidRPr="001058B5" w:rsidRDefault="00C12992">
            <w:pPr>
              <w:pStyle w:val="TableParagraph"/>
              <w:spacing w:before="92" w:line="213" w:lineRule="auto"/>
              <w:ind w:left="324" w:right="434"/>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5"/>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7859F10C" w14:textId="77777777" w:rsidR="008C539B" w:rsidRPr="001058B5" w:rsidRDefault="00C12992">
            <w:pPr>
              <w:pStyle w:val="TableParagraph"/>
              <w:spacing w:before="97" w:line="216" w:lineRule="auto"/>
              <w:ind w:left="324"/>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D816421" w14:textId="77777777" w:rsidR="008C539B" w:rsidRPr="001058B5" w:rsidRDefault="00C12992">
            <w:pPr>
              <w:pStyle w:val="TableParagraph"/>
              <w:spacing w:before="80" w:line="213" w:lineRule="exact"/>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57EB08C0" w14:textId="77777777" w:rsidR="008C539B" w:rsidRPr="001058B5" w:rsidRDefault="00C12992">
            <w:pPr>
              <w:pStyle w:val="TableParagraph"/>
              <w:spacing w:before="0" w:line="210" w:lineRule="exact"/>
              <w:ind w:left="324"/>
              <w:rPr>
                <w:rFonts w:ascii="Arial" w:hAnsi="Arial" w:cs="Arial"/>
                <w:sz w:val="18"/>
              </w:rPr>
            </w:pPr>
            <w:bookmarkStart w:id="497" w:name="_bookmark599"/>
            <w:bookmarkEnd w:id="497"/>
            <w:r w:rsidRPr="001058B5">
              <w:rPr>
                <w:rFonts w:ascii="Arial" w:hAnsi="Arial" w:cs="Arial"/>
                <w:sz w:val="18"/>
              </w:rPr>
              <w:t>view</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access to the DBFS (the Database Filesystem) packages and objects.</w:t>
            </w:r>
          </w:p>
          <w:p w14:paraId="4C1758FF" w14:textId="77777777" w:rsidR="008C539B" w:rsidRPr="001058B5" w:rsidRDefault="00C12992">
            <w:pPr>
              <w:pStyle w:val="TableParagraph"/>
              <w:spacing w:before="80"/>
              <w:ind w:left="324"/>
              <w:rPr>
                <w:rFonts w:ascii="Arial" w:hAnsi="Arial" w:cs="Arial"/>
                <w:i/>
                <w:sz w:val="18"/>
              </w:rPr>
            </w:pPr>
            <w:bookmarkStart w:id="498" w:name="_bookmark600"/>
            <w:bookmarkEnd w:id="498"/>
            <w:r w:rsidRPr="001058B5">
              <w:rPr>
                <w:rFonts w:ascii="Arial" w:hAnsi="Arial" w:cs="Arial"/>
                <w:b/>
                <w:sz w:val="18"/>
              </w:rPr>
              <w:t xml:space="preserve">See Also: </w:t>
            </w:r>
            <w:r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499" w:name="_bookmark601"/>
            <w:bookmarkEnd w:id="499"/>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the DELETE</w:t>
            </w:r>
            <w:r w:rsidRPr="001058B5">
              <w:rPr>
                <w:rFonts w:ascii="Arial" w:hAnsi="Arial" w:cs="Arial"/>
                <w:spacing w:val="-75"/>
                <w:sz w:val="18"/>
              </w:rPr>
              <w:t xml:space="preserve"> </w:t>
            </w:r>
            <w:r w:rsidRPr="001058B5">
              <w:rPr>
                <w:rFonts w:ascii="Arial" w:hAnsi="Arial" w:cs="Arial"/>
                <w:sz w:val="18"/>
              </w:rPr>
              <w:t>privilege on the system audit table (AUD$).</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77777777" w:rsidR="008C539B" w:rsidRPr="001058B5" w:rsidRDefault="00C12992">
            <w:pPr>
              <w:pStyle w:val="TableParagraph"/>
              <w:spacing w:before="44"/>
              <w:ind w:left="324"/>
              <w:rPr>
                <w:rFonts w:ascii="Arial" w:hAnsi="Arial" w:cs="Arial"/>
                <w:sz w:val="18"/>
              </w:rPr>
            </w:pPr>
            <w:bookmarkStart w:id="500" w:name="_bookmark602"/>
            <w:bookmarkEnd w:id="500"/>
            <w:r w:rsidRPr="001058B5">
              <w:rPr>
                <w:rFonts w:ascii="Arial" w:hAnsi="Arial" w:cs="Arial"/>
                <w:sz w:val="18"/>
              </w:rPr>
              <w:t>Provides privileges to connect to EJBs from a Java stored procedure.</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501" w:name="_bookmark603"/>
            <w:bookmarkEnd w:id="501"/>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EXECUTE</w:t>
            </w:r>
            <w:r w:rsidRPr="001058B5">
              <w:rPr>
                <w:rFonts w:ascii="Arial" w:hAnsi="Arial" w:cs="Arial"/>
                <w:spacing w:val="-73"/>
                <w:sz w:val="18"/>
              </w:rPr>
              <w:t xml:space="preserve"> </w:t>
            </w:r>
            <w:r w:rsidRPr="001058B5">
              <w:rPr>
                <w:rFonts w:ascii="Arial" w:hAnsi="Arial" w:cs="Arial"/>
                <w:sz w:val="18"/>
              </w:rPr>
              <w:t xml:space="preserve">privileges on objects in the data </w:t>
            </w:r>
            <w:r w:rsidRPr="001058B5">
              <w:rPr>
                <w:rFonts w:ascii="Arial" w:hAnsi="Arial" w:cs="Arial"/>
                <w:spacing w:val="-3"/>
                <w:sz w:val="18"/>
              </w:rPr>
              <w:t>dictionary.</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79F546DA" w14:textId="77777777" w:rsidR="008C539B" w:rsidRPr="001058B5" w:rsidRDefault="00C12992">
            <w:pPr>
              <w:pStyle w:val="TableParagraph"/>
              <w:spacing w:before="63" w:line="213" w:lineRule="auto"/>
              <w:ind w:left="324" w:right="295"/>
              <w:rPr>
                <w:rFonts w:ascii="Arial" w:hAnsi="Arial" w:cs="Arial"/>
                <w:sz w:val="18"/>
              </w:rPr>
            </w:pPr>
            <w:r w:rsidRPr="001058B5">
              <w:rPr>
                <w:rFonts w:ascii="Arial" w:hAnsi="Arial" w:cs="Arial"/>
                <w:sz w:val="18"/>
              </w:rPr>
              <w:t>Provides the privileges required to perform full and incremental database exports using the Export utility (later replaced with Oracle Data Pump).</w:t>
            </w:r>
            <w:r w:rsidRPr="001058B5">
              <w:rPr>
                <w:rFonts w:ascii="Arial" w:hAnsi="Arial" w:cs="Arial"/>
                <w:spacing w:val="-28"/>
                <w:sz w:val="18"/>
              </w:rPr>
              <w:t xml:space="preserve"> </w:t>
            </w:r>
            <w:r w:rsidRPr="001058B5">
              <w:rPr>
                <w:rFonts w:ascii="Arial" w:hAnsi="Arial" w:cs="Arial"/>
                <w:sz w:val="18"/>
              </w:rPr>
              <w:t xml:space="preserve">It </w:t>
            </w:r>
            <w:r w:rsidRPr="001058B5">
              <w:rPr>
                <w:rFonts w:ascii="Arial" w:hAnsi="Arial" w:cs="Arial"/>
                <w:w w:val="95"/>
                <w:sz w:val="18"/>
              </w:rPr>
              <w:t>includes</w:t>
            </w:r>
            <w:r w:rsidRPr="001058B5">
              <w:rPr>
                <w:rFonts w:ascii="Arial" w:hAnsi="Arial" w:cs="Arial"/>
                <w:spacing w:val="-17"/>
                <w:w w:val="95"/>
                <w:sz w:val="18"/>
              </w:rPr>
              <w:t xml:space="preserve"> </w:t>
            </w:r>
            <w:r w:rsidRPr="001058B5">
              <w:rPr>
                <w:rFonts w:ascii="Arial" w:hAnsi="Arial" w:cs="Arial"/>
                <w:w w:val="95"/>
                <w:sz w:val="18"/>
              </w:rPr>
              <w:t>these</w:t>
            </w:r>
            <w:r w:rsidRPr="001058B5">
              <w:rPr>
                <w:rFonts w:ascii="Arial" w:hAnsi="Arial" w:cs="Arial"/>
                <w:spacing w:val="-18"/>
                <w:w w:val="95"/>
                <w:sz w:val="18"/>
              </w:rPr>
              <w:t xml:space="preserve"> </w:t>
            </w:r>
            <w:r w:rsidRPr="001058B5">
              <w:rPr>
                <w:rFonts w:ascii="Arial" w:hAnsi="Arial" w:cs="Arial"/>
                <w:w w:val="95"/>
                <w:sz w:val="18"/>
              </w:rPr>
              <w:t>privileges:</w:t>
            </w:r>
            <w:r w:rsidRPr="001058B5">
              <w:rPr>
                <w:rFonts w:ascii="Arial" w:hAnsi="Arial" w:cs="Arial"/>
                <w:spacing w:val="-18"/>
                <w:w w:val="95"/>
                <w:sz w:val="18"/>
              </w:rPr>
              <w:t xml:space="preserve"> </w:t>
            </w:r>
            <w:r w:rsidRPr="001058B5">
              <w:rPr>
                <w:rFonts w:ascii="Arial" w:hAnsi="Arial" w:cs="Arial"/>
                <w:w w:val="95"/>
                <w:sz w:val="18"/>
              </w:rPr>
              <w:t>SELECT</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8"/>
                <w:w w:val="95"/>
                <w:sz w:val="18"/>
              </w:rPr>
              <w:t xml:space="preserve"> </w:t>
            </w:r>
            <w:r w:rsidRPr="001058B5">
              <w:rPr>
                <w:rFonts w:ascii="Arial" w:hAnsi="Arial" w:cs="Arial"/>
                <w:w w:val="95"/>
                <w:sz w:val="18"/>
              </w:rPr>
              <w:t>BACKUP</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7"/>
                <w:w w:val="95"/>
                <w:sz w:val="18"/>
              </w:rPr>
              <w:t xml:space="preserve"> </w:t>
            </w:r>
            <w:r w:rsidRPr="001058B5">
              <w:rPr>
                <w:rFonts w:ascii="Arial" w:hAnsi="Arial" w:cs="Arial"/>
                <w:w w:val="95"/>
                <w:sz w:val="18"/>
              </w:rPr>
              <w:t xml:space="preserve">EXECUTE </w:t>
            </w:r>
            <w:r w:rsidRPr="001058B5">
              <w:rPr>
                <w:rFonts w:ascii="Arial" w:hAnsi="Arial" w:cs="Arial"/>
                <w:w w:val="90"/>
                <w:sz w:val="18"/>
              </w:rPr>
              <w:t>ANY</w:t>
            </w:r>
            <w:r w:rsidRPr="001058B5">
              <w:rPr>
                <w:rFonts w:ascii="Arial" w:hAnsi="Arial" w:cs="Arial"/>
                <w:spacing w:val="-34"/>
                <w:w w:val="90"/>
                <w:sz w:val="18"/>
              </w:rPr>
              <w:t xml:space="preserve"> </w:t>
            </w:r>
            <w:r w:rsidRPr="001058B5">
              <w:rPr>
                <w:rFonts w:ascii="Arial" w:hAnsi="Arial" w:cs="Arial"/>
                <w:w w:val="90"/>
                <w:sz w:val="18"/>
              </w:rPr>
              <w:t>PROCEDURE,</w:t>
            </w:r>
            <w:r w:rsidRPr="001058B5">
              <w:rPr>
                <w:rFonts w:ascii="Arial" w:hAnsi="Arial" w:cs="Arial"/>
                <w:spacing w:val="-9"/>
                <w:w w:val="90"/>
                <w:sz w:val="18"/>
              </w:rPr>
              <w:t xml:space="preserve"> </w:t>
            </w:r>
            <w:r w:rsidRPr="001058B5">
              <w:rPr>
                <w:rFonts w:ascii="Arial" w:hAnsi="Arial" w:cs="Arial"/>
                <w:w w:val="90"/>
                <w:sz w:val="18"/>
              </w:rPr>
              <w:t>EXECUTE</w:t>
            </w:r>
            <w:r w:rsidRPr="001058B5">
              <w:rPr>
                <w:rFonts w:ascii="Arial" w:hAnsi="Arial" w:cs="Arial"/>
                <w:spacing w:val="-33"/>
                <w:w w:val="90"/>
                <w:sz w:val="18"/>
              </w:rPr>
              <w:t xml:space="preserve"> </w:t>
            </w:r>
            <w:r w:rsidRPr="001058B5">
              <w:rPr>
                <w:rFonts w:ascii="Arial" w:hAnsi="Arial" w:cs="Arial"/>
                <w:w w:val="90"/>
                <w:sz w:val="18"/>
              </w:rPr>
              <w:t>ANY</w:t>
            </w:r>
            <w:r w:rsidRPr="001058B5">
              <w:rPr>
                <w:rFonts w:ascii="Arial" w:hAnsi="Arial" w:cs="Arial"/>
                <w:spacing w:val="-33"/>
                <w:w w:val="90"/>
                <w:sz w:val="18"/>
              </w:rPr>
              <w:t xml:space="preserve"> </w:t>
            </w:r>
            <w:r w:rsidRPr="001058B5">
              <w:rPr>
                <w:rFonts w:ascii="Arial" w:hAnsi="Arial" w:cs="Arial"/>
                <w:w w:val="90"/>
                <w:sz w:val="18"/>
              </w:rPr>
              <w:t>TYPE,</w:t>
            </w:r>
            <w:r w:rsidRPr="001058B5">
              <w:rPr>
                <w:rFonts w:ascii="Arial" w:hAnsi="Arial" w:cs="Arial"/>
                <w:spacing w:val="-9"/>
                <w:w w:val="90"/>
                <w:sz w:val="18"/>
              </w:rPr>
              <w:t xml:space="preserve"> </w:t>
            </w:r>
            <w:r w:rsidRPr="001058B5">
              <w:rPr>
                <w:rFonts w:ascii="Arial" w:hAnsi="Arial" w:cs="Arial"/>
                <w:w w:val="90"/>
                <w:sz w:val="18"/>
              </w:rPr>
              <w:t>ADMINISTER</w:t>
            </w:r>
            <w:r w:rsidRPr="001058B5">
              <w:rPr>
                <w:rFonts w:ascii="Arial" w:hAnsi="Arial" w:cs="Arial"/>
                <w:spacing w:val="-33"/>
                <w:w w:val="90"/>
                <w:sz w:val="18"/>
              </w:rPr>
              <w:t xml:space="preserve"> </w:t>
            </w:r>
            <w:r w:rsidRPr="001058B5">
              <w:rPr>
                <w:rFonts w:ascii="Arial" w:hAnsi="Arial" w:cs="Arial"/>
                <w:w w:val="90"/>
                <w:sz w:val="18"/>
              </w:rPr>
              <w:t>RESOURCE</w:t>
            </w:r>
            <w:r w:rsidRPr="001058B5">
              <w:rPr>
                <w:rFonts w:ascii="Arial" w:hAnsi="Arial" w:cs="Arial"/>
                <w:spacing w:val="-33"/>
                <w:w w:val="90"/>
                <w:sz w:val="18"/>
              </w:rPr>
              <w:t xml:space="preserve"> </w:t>
            </w:r>
            <w:r w:rsidRPr="001058B5">
              <w:rPr>
                <w:rFonts w:ascii="Arial" w:hAnsi="Arial" w:cs="Arial"/>
                <w:w w:val="90"/>
                <w:sz w:val="18"/>
              </w:rPr>
              <w:t>MANAGER,</w:t>
            </w:r>
            <w:r w:rsidRPr="001058B5">
              <w:rPr>
                <w:rFonts w:ascii="Arial" w:hAnsi="Arial" w:cs="Arial"/>
                <w:spacing w:val="-10"/>
                <w:w w:val="90"/>
                <w:sz w:val="18"/>
              </w:rPr>
              <w:t xml:space="preserve"> </w:t>
            </w:r>
            <w:r w:rsidRPr="001058B5">
              <w:rPr>
                <w:rFonts w:ascii="Arial" w:hAnsi="Arial" w:cs="Arial"/>
                <w:w w:val="90"/>
                <w:sz w:val="18"/>
              </w:rPr>
              <w:t xml:space="preserve">and </w:t>
            </w:r>
            <w:r w:rsidRPr="001058B5">
              <w:rPr>
                <w:rFonts w:ascii="Arial" w:hAnsi="Arial" w:cs="Arial"/>
                <w:w w:val="95"/>
                <w:sz w:val="18"/>
              </w:rPr>
              <w:t>INSERT,</w:t>
            </w:r>
            <w:r w:rsidRPr="001058B5">
              <w:rPr>
                <w:rFonts w:ascii="Arial" w:hAnsi="Arial" w:cs="Arial"/>
                <w:spacing w:val="-20"/>
                <w:w w:val="95"/>
                <w:sz w:val="18"/>
              </w:rPr>
              <w:t xml:space="preserve"> </w:t>
            </w:r>
            <w:r w:rsidRPr="001058B5">
              <w:rPr>
                <w:rFonts w:ascii="Arial" w:hAnsi="Arial" w:cs="Arial"/>
                <w:w w:val="95"/>
                <w:sz w:val="18"/>
              </w:rPr>
              <w:t>DELETE,</w:t>
            </w:r>
            <w:r w:rsidRPr="001058B5">
              <w:rPr>
                <w:rFonts w:ascii="Arial" w:hAnsi="Arial" w:cs="Arial"/>
                <w:spacing w:val="-20"/>
                <w:w w:val="95"/>
                <w:sz w:val="18"/>
              </w:rPr>
              <w:t xml:space="preserve"> </w:t>
            </w:r>
            <w:r w:rsidRPr="001058B5">
              <w:rPr>
                <w:rFonts w:ascii="Arial" w:hAnsi="Arial" w:cs="Arial"/>
                <w:w w:val="95"/>
                <w:sz w:val="18"/>
              </w:rPr>
              <w:t>and</w:t>
            </w:r>
            <w:r w:rsidRPr="001058B5">
              <w:rPr>
                <w:rFonts w:ascii="Arial" w:hAnsi="Arial" w:cs="Arial"/>
                <w:spacing w:val="-20"/>
                <w:w w:val="95"/>
                <w:sz w:val="18"/>
              </w:rPr>
              <w:t xml:space="preserve"> </w:t>
            </w:r>
            <w:r w:rsidRPr="001058B5">
              <w:rPr>
                <w:rFonts w:ascii="Arial" w:hAnsi="Arial" w:cs="Arial"/>
                <w:w w:val="95"/>
                <w:sz w:val="18"/>
              </w:rPr>
              <w:t>UPDATE</w:t>
            </w:r>
            <w:r w:rsidRPr="001058B5">
              <w:rPr>
                <w:rFonts w:ascii="Arial" w:hAnsi="Arial" w:cs="Arial"/>
                <w:spacing w:val="-84"/>
                <w:w w:val="95"/>
                <w:sz w:val="18"/>
              </w:rPr>
              <w:t xml:space="preserve"> </w:t>
            </w:r>
            <w:r w:rsidRPr="001058B5">
              <w:rPr>
                <w:rFonts w:ascii="Arial" w:hAnsi="Arial" w:cs="Arial"/>
                <w:w w:val="95"/>
                <w:sz w:val="18"/>
              </w:rPr>
              <w:t>on</w:t>
            </w:r>
            <w:r w:rsidRPr="001058B5">
              <w:rPr>
                <w:rFonts w:ascii="Arial" w:hAnsi="Arial" w:cs="Arial"/>
                <w:spacing w:val="-20"/>
                <w:w w:val="95"/>
                <w:sz w:val="18"/>
              </w:rPr>
              <w:t xml:space="preserve"> </w:t>
            </w:r>
            <w:r w:rsidRPr="001058B5">
              <w:rPr>
                <w:rFonts w:ascii="Arial" w:hAnsi="Arial" w:cs="Arial"/>
                <w:w w:val="95"/>
                <w:sz w:val="18"/>
              </w:rPr>
              <w:t>the</w:t>
            </w:r>
            <w:r w:rsidRPr="001058B5">
              <w:rPr>
                <w:rFonts w:ascii="Arial" w:hAnsi="Arial" w:cs="Arial"/>
                <w:spacing w:val="-20"/>
                <w:w w:val="95"/>
                <w:sz w:val="18"/>
              </w:rPr>
              <w:t xml:space="preserve"> </w:t>
            </w:r>
            <w:r w:rsidRPr="001058B5">
              <w:rPr>
                <w:rFonts w:ascii="Arial" w:hAnsi="Arial" w:cs="Arial"/>
                <w:w w:val="95"/>
                <w:sz w:val="18"/>
              </w:rPr>
              <w:t>tables</w:t>
            </w:r>
            <w:r w:rsidRPr="001058B5">
              <w:rPr>
                <w:rFonts w:ascii="Arial" w:hAnsi="Arial" w:cs="Arial"/>
                <w:spacing w:val="-20"/>
                <w:w w:val="95"/>
                <w:sz w:val="18"/>
              </w:rPr>
              <w:t xml:space="preserve"> </w:t>
            </w:r>
            <w:r w:rsidRPr="001058B5">
              <w:rPr>
                <w:rFonts w:ascii="Arial" w:hAnsi="Arial" w:cs="Arial"/>
                <w:w w:val="95"/>
                <w:sz w:val="18"/>
              </w:rPr>
              <w:t>SYS.INCVID,</w:t>
            </w:r>
            <w:r w:rsidRPr="001058B5">
              <w:rPr>
                <w:rFonts w:ascii="Arial" w:hAnsi="Arial" w:cs="Arial"/>
                <w:spacing w:val="-20"/>
                <w:w w:val="95"/>
                <w:sz w:val="18"/>
              </w:rPr>
              <w:t xml:space="preserve"> </w:t>
            </w:r>
            <w:r w:rsidRPr="001058B5">
              <w:rPr>
                <w:rFonts w:ascii="Arial" w:hAnsi="Arial" w:cs="Arial"/>
                <w:w w:val="95"/>
                <w:sz w:val="18"/>
              </w:rPr>
              <w:t>SYS.INCFIL,</w:t>
            </w:r>
            <w:r w:rsidRPr="001058B5">
              <w:rPr>
                <w:rFonts w:ascii="Arial" w:hAnsi="Arial" w:cs="Arial"/>
                <w:spacing w:val="-20"/>
                <w:w w:val="95"/>
                <w:sz w:val="18"/>
              </w:rPr>
              <w:t xml:space="preserve"> </w:t>
            </w:r>
            <w:r w:rsidRPr="001058B5">
              <w:rPr>
                <w:rFonts w:ascii="Arial" w:hAnsi="Arial" w:cs="Arial"/>
                <w:w w:val="95"/>
                <w:sz w:val="18"/>
              </w:rPr>
              <w:t>and</w:t>
            </w:r>
          </w:p>
          <w:p w14:paraId="51AC23E3" w14:textId="77777777" w:rsidR="008C539B" w:rsidRPr="001058B5" w:rsidRDefault="00C12992">
            <w:pPr>
              <w:pStyle w:val="TableParagraph"/>
              <w:spacing w:before="0" w:line="211" w:lineRule="auto"/>
              <w:ind w:left="324" w:hanging="1"/>
              <w:rPr>
                <w:rFonts w:ascii="Arial" w:hAnsi="Arial" w:cs="Arial"/>
                <w:sz w:val="18"/>
              </w:rPr>
            </w:pPr>
            <w:r w:rsidRPr="001058B5">
              <w:rPr>
                <w:rFonts w:ascii="Arial" w:hAnsi="Arial" w:cs="Arial"/>
                <w:w w:val="90"/>
                <w:sz w:val="18"/>
              </w:rPr>
              <w:t xml:space="preserve">SYS.INCEXP. Also the following roles: EXECUTE_CATALOG_ROLE and SELECT_ </w:t>
            </w:r>
            <w:r w:rsidRPr="001058B5">
              <w:rPr>
                <w:rFonts w:ascii="Arial" w:hAnsi="Arial" w:cs="Arial"/>
                <w:sz w:val="18"/>
              </w:rPr>
              <w:t>CATALOG_ROLE.</w:t>
            </w:r>
          </w:p>
          <w:p w14:paraId="53E99DB2" w14:textId="77777777" w:rsidR="008C539B" w:rsidRPr="001058B5" w:rsidRDefault="00C12992">
            <w:pPr>
              <w:pStyle w:val="TableParagraph"/>
              <w:spacing w:before="93" w:line="216" w:lineRule="auto"/>
              <w:ind w:left="324" w:right="434"/>
              <w:rPr>
                <w:rFonts w:ascii="Arial" w:hAnsi="Arial" w:cs="Arial"/>
                <w:sz w:val="18"/>
              </w:rPr>
            </w:pPr>
            <w:r w:rsidRPr="001058B5">
              <w:rPr>
                <w:rFonts w:ascii="Arial" w:hAnsi="Arial" w:cs="Arial"/>
                <w:sz w:val="18"/>
              </w:rPr>
              <w:t>This role is provided for convenience in using the export and import utilities.</w:t>
            </w:r>
          </w:p>
          <w:p w14:paraId="44539486" w14:textId="77777777" w:rsidR="008C539B" w:rsidRPr="001058B5" w:rsidRDefault="00C12992">
            <w:pPr>
              <w:pStyle w:val="TableParagraph"/>
              <w:spacing w:before="99"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5575B0DF" w14:textId="77777777" w:rsidR="008C539B" w:rsidRPr="001058B5" w:rsidRDefault="00C12992">
            <w:pPr>
              <w:pStyle w:val="TableParagraph"/>
              <w:spacing w:before="84"/>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41"/>
        <w:gridCol w:w="6600"/>
      </w:tblGrid>
      <w:tr w:rsidR="008C539B" w:rsidRPr="001058B5" w14:paraId="0EF18285" w14:textId="77777777">
        <w:trPr>
          <w:trHeight w:val="311"/>
        </w:trPr>
        <w:tc>
          <w:tcPr>
            <w:tcW w:w="2641"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502" w:name="_bookmark604"/>
            <w:bookmarkEnd w:id="502"/>
            <w:r w:rsidRPr="001058B5">
              <w:rPr>
                <w:rFonts w:ascii="Arial" w:hAnsi="Arial" w:cs="Arial"/>
                <w:b/>
                <w:sz w:val="18"/>
              </w:rPr>
              <w:t>Description</w:t>
            </w:r>
          </w:p>
        </w:tc>
      </w:tr>
      <w:tr w:rsidR="008C539B" w:rsidRPr="001058B5" w14:paraId="5787958D" w14:textId="77777777">
        <w:trPr>
          <w:trHeight w:val="1032"/>
        </w:trPr>
        <w:tc>
          <w:tcPr>
            <w:tcW w:w="2641"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55EC1C40" w14:textId="77777777" w:rsidR="008C539B" w:rsidRPr="001058B5" w:rsidRDefault="00C12992">
            <w:pPr>
              <w:pStyle w:val="TableParagraph"/>
              <w:spacing w:before="41" w:line="212" w:lineRule="exact"/>
              <w:ind w:left="415"/>
              <w:rPr>
                <w:rFonts w:ascii="Arial" w:hAnsi="Arial" w:cs="Arial"/>
                <w:sz w:val="18"/>
              </w:rPr>
            </w:pPr>
            <w:r w:rsidRPr="001058B5">
              <w:rPr>
                <w:rFonts w:ascii="Arial" w:hAnsi="Arial" w:cs="Arial"/>
                <w:sz w:val="18"/>
              </w:rPr>
              <w:t>Provides privileges to update system statistics, which are collected using the</w:t>
            </w:r>
          </w:p>
          <w:p w14:paraId="5E04B298" w14:textId="77777777" w:rsidR="008C539B" w:rsidRPr="001058B5" w:rsidRDefault="00C12992">
            <w:pPr>
              <w:pStyle w:val="TableParagraph"/>
              <w:spacing w:before="0" w:line="215" w:lineRule="exact"/>
              <w:ind w:left="415"/>
              <w:rPr>
                <w:rFonts w:ascii="Arial" w:hAnsi="Arial" w:cs="Arial"/>
                <w:sz w:val="18"/>
              </w:rPr>
            </w:pPr>
            <w:r w:rsidRPr="001058B5">
              <w:rPr>
                <w:rFonts w:ascii="Arial" w:hAnsi="Arial" w:cs="Arial"/>
                <w:sz w:val="18"/>
              </w:rPr>
              <w:t>DBMS_STATS.GATHER_SYSTEM_STATISTICS</w:t>
            </w:r>
            <w:r w:rsidRPr="001058B5">
              <w:rPr>
                <w:rFonts w:ascii="Arial" w:hAnsi="Arial" w:cs="Arial"/>
                <w:spacing w:val="-81"/>
                <w:sz w:val="18"/>
              </w:rPr>
              <w:t xml:space="preserve"> </w:t>
            </w:r>
            <w:r w:rsidRPr="001058B5">
              <w:rPr>
                <w:rFonts w:ascii="Arial" w:hAnsi="Arial" w:cs="Arial"/>
                <w:sz w:val="18"/>
              </w:rPr>
              <w:t>procedure</w:t>
            </w:r>
          </w:p>
          <w:p w14:paraId="754447E8" w14:textId="77777777" w:rsidR="008C539B" w:rsidRPr="001058B5" w:rsidRDefault="00C12992">
            <w:pPr>
              <w:pStyle w:val="TableParagraph"/>
              <w:spacing w:before="91" w:line="216" w:lineRule="auto"/>
              <w:ind w:left="415"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bookmarkStart w:id="503" w:name="_bookmark605"/>
            <w:bookmarkEnd w:id="503"/>
            <w:r w:rsidRPr="001058B5">
              <w:rPr>
                <w:rFonts w:ascii="Arial" w:hAnsi="Arial" w:cs="Arial"/>
                <w:sz w:val="18"/>
              </w:rPr>
              <w:t xml:space="preserve"> about managing optimizer statistics</w:t>
            </w:r>
          </w:p>
        </w:tc>
      </w:tr>
      <w:tr w:rsidR="008C539B" w:rsidRPr="001058B5" w14:paraId="071F7BD4" w14:textId="77777777">
        <w:trPr>
          <w:trHeight w:val="1035"/>
        </w:trPr>
        <w:tc>
          <w:tcPr>
            <w:tcW w:w="2641"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01FE4262" w14:textId="77777777" w:rsidR="008C539B" w:rsidRPr="001058B5" w:rsidRDefault="00C12992">
            <w:pPr>
              <w:pStyle w:val="TableParagraph"/>
              <w:spacing w:before="61" w:line="216" w:lineRule="auto"/>
              <w:ind w:left="415" w:right="191"/>
              <w:rPr>
                <w:rFonts w:ascii="Arial" w:hAnsi="Arial" w:cs="Arial"/>
                <w:sz w:val="18"/>
              </w:rPr>
            </w:pPr>
            <w:r w:rsidRPr="001058B5">
              <w:rPr>
                <w:rFonts w:ascii="Arial" w:hAnsi="Arial" w:cs="Arial"/>
                <w:sz w:val="18"/>
              </w:rPr>
              <w:t>Provides privileges to establish a connection to an LDAP server, for use with Oracle Streams AQ.</w:t>
            </w:r>
          </w:p>
          <w:p w14:paraId="12454973" w14:textId="77777777" w:rsidR="008C539B" w:rsidRPr="001058B5" w:rsidRDefault="00C12992">
            <w:pPr>
              <w:pStyle w:val="TableParagraph"/>
              <w:spacing w:before="98" w:line="216" w:lineRule="auto"/>
              <w:ind w:left="415" w:right="19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Streams Advanced Queuing User's Guide </w:t>
            </w:r>
            <w:r w:rsidRPr="001058B5">
              <w:rPr>
                <w:rFonts w:ascii="Arial" w:hAnsi="Arial" w:cs="Arial"/>
                <w:sz w:val="18"/>
              </w:rPr>
              <w:t>for more</w:t>
            </w:r>
            <w:bookmarkStart w:id="504" w:name="_bookmark606"/>
            <w:bookmarkEnd w:id="504"/>
            <w:r w:rsidRPr="001058B5">
              <w:rPr>
                <w:rFonts w:ascii="Arial" w:hAnsi="Arial" w:cs="Arial"/>
                <w:sz w:val="18"/>
              </w:rPr>
              <w:t xml:space="preserve"> information</w:t>
            </w:r>
          </w:p>
        </w:tc>
      </w:tr>
      <w:tr w:rsidR="008C539B" w:rsidRPr="001058B5" w14:paraId="6B618548" w14:textId="77777777">
        <w:trPr>
          <w:trHeight w:val="1034"/>
        </w:trPr>
        <w:tc>
          <w:tcPr>
            <w:tcW w:w="2641"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2D14102A" w14:textId="77777777" w:rsidR="008C539B" w:rsidRPr="001058B5" w:rsidRDefault="00C12992">
            <w:pPr>
              <w:pStyle w:val="TableParagraph"/>
              <w:spacing w:before="64" w:line="211" w:lineRule="auto"/>
              <w:ind w:left="415" w:right="191"/>
              <w:rPr>
                <w:rFonts w:ascii="Arial" w:hAnsi="Arial" w:cs="Arial"/>
                <w:sz w:val="18"/>
              </w:rPr>
            </w:pPr>
            <w:r w:rsidRPr="001058B5">
              <w:rPr>
                <w:rFonts w:ascii="Arial" w:hAnsi="Arial" w:cs="Arial"/>
                <w:sz w:val="18"/>
              </w:rPr>
              <w:t>Provides</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EXECUTE</w:t>
            </w:r>
            <w:r w:rsidRPr="001058B5">
              <w:rPr>
                <w:rFonts w:ascii="Arial" w:hAnsi="Arial" w:cs="Arial"/>
                <w:spacing w:val="-82"/>
                <w:sz w:val="18"/>
              </w:rPr>
              <w:t xml:space="preserve"> </w:t>
            </w:r>
            <w:r w:rsidRPr="001058B5">
              <w:rPr>
                <w:rFonts w:ascii="Arial" w:hAnsi="Arial" w:cs="Arial"/>
                <w:sz w:val="18"/>
              </w:rPr>
              <w:t>privilege</w:t>
            </w:r>
            <w:r w:rsidRPr="001058B5">
              <w:rPr>
                <w:rFonts w:ascii="Arial" w:hAnsi="Arial" w:cs="Arial"/>
                <w:spacing w:val="-14"/>
                <w:sz w:val="18"/>
              </w:rPr>
              <w:t xml:space="preserve"> </w:t>
            </w:r>
            <w:r w:rsidRPr="001058B5">
              <w:rPr>
                <w:rFonts w:ascii="Arial" w:hAnsi="Arial" w:cs="Arial"/>
                <w:sz w:val="18"/>
              </w:rPr>
              <w:t>for</w:t>
            </w:r>
            <w:r w:rsidRPr="001058B5">
              <w:rPr>
                <w:rFonts w:ascii="Arial" w:hAnsi="Arial" w:cs="Arial"/>
                <w:spacing w:val="-14"/>
                <w:sz w:val="18"/>
              </w:rPr>
              <w:t xml:space="preserve"> </w:t>
            </w:r>
            <w:r w:rsidRPr="001058B5">
              <w:rPr>
                <w:rFonts w:ascii="Arial" w:hAnsi="Arial" w:cs="Arial"/>
                <w:sz w:val="18"/>
              </w:rPr>
              <w:t>users</w:t>
            </w:r>
            <w:r w:rsidRPr="001058B5">
              <w:rPr>
                <w:rFonts w:ascii="Arial" w:hAnsi="Arial" w:cs="Arial"/>
                <w:spacing w:val="-14"/>
                <w:sz w:val="18"/>
              </w:rPr>
              <w:t xml:space="preserve"> </w:t>
            </w:r>
            <w:r w:rsidRPr="001058B5">
              <w:rPr>
                <w:rFonts w:ascii="Arial" w:hAnsi="Arial" w:cs="Arial"/>
                <w:sz w:val="18"/>
              </w:rPr>
              <w:t>who</w:t>
            </w:r>
            <w:r w:rsidRPr="001058B5">
              <w:rPr>
                <w:rFonts w:ascii="Arial" w:hAnsi="Arial" w:cs="Arial"/>
                <w:spacing w:val="-15"/>
                <w:sz w:val="18"/>
              </w:rPr>
              <w:t xml:space="preserve"> </w:t>
            </w:r>
            <w:r w:rsidRPr="001058B5">
              <w:rPr>
                <w:rFonts w:ascii="Arial" w:hAnsi="Arial" w:cs="Arial"/>
                <w:sz w:val="18"/>
              </w:rPr>
              <w:t>want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use</w:t>
            </w:r>
            <w:r w:rsidRPr="001058B5">
              <w:rPr>
                <w:rFonts w:ascii="Arial" w:hAnsi="Arial" w:cs="Arial"/>
                <w:spacing w:val="-15"/>
                <w:sz w:val="18"/>
              </w:rPr>
              <w:t xml:space="preserve"> </w:t>
            </w:r>
            <w:r w:rsidRPr="001058B5">
              <w:rPr>
                <w:rFonts w:ascii="Arial" w:hAnsi="Arial" w:cs="Arial"/>
                <w:sz w:val="18"/>
              </w:rPr>
              <w:t>the Heterogeneous Services (HS) PL/SQL</w:t>
            </w:r>
            <w:r w:rsidRPr="001058B5">
              <w:rPr>
                <w:rFonts w:ascii="Arial" w:hAnsi="Arial" w:cs="Arial"/>
                <w:spacing w:val="-8"/>
                <w:sz w:val="18"/>
              </w:rPr>
              <w:t xml:space="preserve"> </w:t>
            </w:r>
            <w:r w:rsidRPr="001058B5">
              <w:rPr>
                <w:rFonts w:ascii="Arial" w:hAnsi="Arial" w:cs="Arial"/>
                <w:sz w:val="18"/>
              </w:rPr>
              <w:t>packages.</w:t>
            </w:r>
          </w:p>
          <w:p w14:paraId="75BCE9C8" w14:textId="77777777" w:rsidR="008C539B" w:rsidRPr="001058B5" w:rsidRDefault="00C12992">
            <w:pPr>
              <w:pStyle w:val="TableParagraph"/>
              <w:spacing w:before="102" w:line="213"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05" w:name="_bookmark607"/>
            <w:bookmarkEnd w:id="505"/>
            <w:r w:rsidRPr="001058B5">
              <w:rPr>
                <w:rFonts w:ascii="Arial" w:hAnsi="Arial" w:cs="Arial"/>
                <w:sz w:val="18"/>
              </w:rPr>
              <w:t xml:space="preserve"> information</w:t>
            </w:r>
          </w:p>
        </w:tc>
      </w:tr>
      <w:tr w:rsidR="008C539B" w:rsidRPr="001058B5" w14:paraId="4E887C85" w14:textId="77777777">
        <w:trPr>
          <w:trHeight w:val="1035"/>
        </w:trPr>
        <w:tc>
          <w:tcPr>
            <w:tcW w:w="2641"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7FF41E6A" w14:textId="77777777" w:rsidR="008C539B" w:rsidRPr="001058B5" w:rsidRDefault="00C12992">
            <w:pPr>
              <w:pStyle w:val="TableParagraph"/>
              <w:spacing w:before="64" w:line="213" w:lineRule="auto"/>
              <w:ind w:left="415"/>
              <w:rPr>
                <w:rFonts w:ascii="Arial" w:hAnsi="Arial" w:cs="Arial"/>
                <w:sz w:val="18"/>
              </w:rPr>
            </w:pPr>
            <w:r w:rsidRPr="001058B5">
              <w:rPr>
                <w:rFonts w:ascii="Arial" w:hAnsi="Arial" w:cs="Arial"/>
                <w:sz w:val="18"/>
              </w:rPr>
              <w:t>Provides privileges to both use the Heterogeneous Services (HS) PL/SQL packages and query the HS-related data dictionary views.</w:t>
            </w:r>
          </w:p>
          <w:p w14:paraId="533FB826"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06" w:name="_bookmark608"/>
            <w:bookmarkEnd w:id="506"/>
            <w:r w:rsidRPr="001058B5">
              <w:rPr>
                <w:rFonts w:ascii="Arial" w:hAnsi="Arial" w:cs="Arial"/>
                <w:sz w:val="18"/>
              </w:rPr>
              <w:t xml:space="preserve"> information</w:t>
            </w:r>
          </w:p>
        </w:tc>
      </w:tr>
      <w:tr w:rsidR="008C539B" w:rsidRPr="001058B5" w14:paraId="757C59E9" w14:textId="77777777">
        <w:trPr>
          <w:trHeight w:val="1035"/>
        </w:trPr>
        <w:tc>
          <w:tcPr>
            <w:tcW w:w="2641"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44E7EE20"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privileges to query the Heterogeneous Services data dictionary views.</w:t>
            </w:r>
          </w:p>
          <w:p w14:paraId="10A71925"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07" w:name="_bookmark609"/>
            <w:bookmarkEnd w:id="507"/>
            <w:r w:rsidRPr="001058B5">
              <w:rPr>
                <w:rFonts w:ascii="Arial" w:hAnsi="Arial" w:cs="Arial"/>
                <w:sz w:val="18"/>
              </w:rPr>
              <w:t xml:space="preserve"> information</w:t>
            </w:r>
          </w:p>
        </w:tc>
      </w:tr>
      <w:tr w:rsidR="008C539B" w:rsidRPr="001058B5" w14:paraId="09FDC53D" w14:textId="77777777">
        <w:trPr>
          <w:trHeight w:val="2434"/>
        </w:trPr>
        <w:tc>
          <w:tcPr>
            <w:tcW w:w="2641"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07BD06CB" w14:textId="77777777" w:rsidR="008C539B" w:rsidRPr="001058B5" w:rsidRDefault="00C12992">
            <w:pPr>
              <w:pStyle w:val="TableParagraph"/>
              <w:spacing w:before="63" w:line="213" w:lineRule="auto"/>
              <w:ind w:left="415" w:right="100"/>
              <w:rPr>
                <w:rFonts w:ascii="Arial" w:hAnsi="Arial" w:cs="Arial"/>
                <w:sz w:val="18"/>
              </w:rPr>
            </w:pPr>
            <w:r w:rsidRPr="001058B5">
              <w:rPr>
                <w:rFonts w:ascii="Arial" w:hAnsi="Arial" w:cs="Arial"/>
                <w:sz w:val="18"/>
              </w:rPr>
              <w:t>Provides the privileges required to perform full database imports using the Import utility (later replaced with Oracle Data Pump). Includes an extensive list of system privileges (use view DBA_SYS_PRIVS</w:t>
            </w:r>
            <w:r w:rsidRPr="001058B5">
              <w:rPr>
                <w:rFonts w:ascii="Arial" w:hAnsi="Arial" w:cs="Arial"/>
                <w:spacing w:val="-83"/>
                <w:sz w:val="18"/>
              </w:rPr>
              <w:t xml:space="preserve"> </w:t>
            </w:r>
            <w:r w:rsidRPr="001058B5">
              <w:rPr>
                <w:rFonts w:ascii="Arial" w:hAnsi="Arial" w:cs="Arial"/>
                <w:sz w:val="18"/>
              </w:rPr>
              <w:t xml:space="preserve">to view privileges) and </w:t>
            </w:r>
            <w:r w:rsidRPr="001058B5">
              <w:rPr>
                <w:rFonts w:ascii="Arial" w:hAnsi="Arial" w:cs="Arial"/>
                <w:w w:val="95"/>
                <w:sz w:val="18"/>
              </w:rPr>
              <w:t>the following roles: EXECUTE_CATALOG_ROLE</w:t>
            </w:r>
            <w:r w:rsidRPr="001058B5">
              <w:rPr>
                <w:rFonts w:ascii="Arial" w:hAnsi="Arial" w:cs="Arial"/>
                <w:spacing w:val="-85"/>
                <w:w w:val="95"/>
                <w:sz w:val="18"/>
              </w:rPr>
              <w:t xml:space="preserve"> </w:t>
            </w:r>
            <w:r w:rsidRPr="001058B5">
              <w:rPr>
                <w:rFonts w:ascii="Arial" w:hAnsi="Arial" w:cs="Arial"/>
                <w:w w:val="95"/>
                <w:sz w:val="18"/>
              </w:rPr>
              <w:t>and SELECT_CATALOG_ROLE.</w:t>
            </w:r>
          </w:p>
          <w:p w14:paraId="79BA4726" w14:textId="77777777" w:rsidR="008C539B" w:rsidRPr="001058B5" w:rsidRDefault="00C12992">
            <w:pPr>
              <w:pStyle w:val="TableParagraph"/>
              <w:spacing w:before="95" w:line="216" w:lineRule="auto"/>
              <w:ind w:left="415" w:right="191"/>
              <w:rPr>
                <w:rFonts w:ascii="Arial" w:hAnsi="Arial" w:cs="Arial"/>
                <w:sz w:val="18"/>
              </w:rPr>
            </w:pPr>
            <w:r w:rsidRPr="001058B5">
              <w:rPr>
                <w:rFonts w:ascii="Arial" w:hAnsi="Arial" w:cs="Arial"/>
                <w:sz w:val="18"/>
              </w:rPr>
              <w:t>This role is provided for convenience in using the export and import utilities.</w:t>
            </w:r>
          </w:p>
          <w:p w14:paraId="7A487FDA" w14:textId="77777777" w:rsidR="008C539B" w:rsidRPr="001058B5" w:rsidRDefault="00C12992">
            <w:pPr>
              <w:pStyle w:val="TableParagraph"/>
              <w:spacing w:before="100" w:line="213" w:lineRule="auto"/>
              <w:ind w:left="415" w:right="116"/>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users.s.</w:t>
            </w:r>
          </w:p>
          <w:p w14:paraId="4A5DC28F" w14:textId="77777777" w:rsidR="008C539B" w:rsidRPr="001058B5" w:rsidRDefault="00C12992">
            <w:pPr>
              <w:pStyle w:val="TableParagraph"/>
              <w:spacing w:before="83"/>
              <w:ind w:left="415"/>
              <w:rPr>
                <w:rFonts w:ascii="Arial" w:hAnsi="Arial" w:cs="Arial"/>
                <w:sz w:val="18"/>
              </w:rPr>
            </w:pPr>
            <w:bookmarkStart w:id="508" w:name="_bookmark610"/>
            <w:bookmarkEnd w:id="508"/>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209E7D97" w14:textId="77777777">
        <w:trPr>
          <w:trHeight w:val="835"/>
        </w:trPr>
        <w:tc>
          <w:tcPr>
            <w:tcW w:w="2641"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5E80DD72"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privileges to run the Oracle Database Java applications debugger.</w:t>
            </w:r>
          </w:p>
          <w:p w14:paraId="10BC3DE0"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09" w:name="_bookmark611"/>
            <w:bookmarkEnd w:id="509"/>
            <w:r w:rsidRPr="001058B5">
              <w:rPr>
                <w:rFonts w:ascii="Arial" w:hAnsi="Arial" w:cs="Arial"/>
                <w:sz w:val="18"/>
              </w:rPr>
              <w:t xml:space="preserve"> managing security for Oracle Java applications</w:t>
            </w:r>
          </w:p>
        </w:tc>
      </w:tr>
      <w:tr w:rsidR="008C539B" w:rsidRPr="001058B5" w14:paraId="365F7B84" w14:textId="77777777">
        <w:trPr>
          <w:trHeight w:val="334"/>
        </w:trPr>
        <w:tc>
          <w:tcPr>
            <w:tcW w:w="2641"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7777777" w:rsidR="008C539B" w:rsidRPr="001058B5" w:rsidRDefault="00C12992">
            <w:pPr>
              <w:pStyle w:val="TableParagraph"/>
              <w:spacing w:before="44"/>
              <w:ind w:left="415"/>
              <w:rPr>
                <w:rFonts w:ascii="Arial" w:hAnsi="Arial" w:cs="Arial"/>
                <w:sz w:val="18"/>
              </w:rPr>
            </w:pPr>
            <w:bookmarkStart w:id="510" w:name="_bookmark612"/>
            <w:bookmarkEnd w:id="510"/>
            <w:r w:rsidRPr="001058B5">
              <w:rPr>
                <w:rFonts w:ascii="Arial" w:hAnsi="Arial" w:cs="Arial"/>
                <w:sz w:val="18"/>
              </w:rPr>
              <w:t>Deprecated for this release.</w:t>
            </w:r>
          </w:p>
        </w:tc>
      </w:tr>
      <w:tr w:rsidR="008C539B" w:rsidRPr="001058B5" w14:paraId="5B522782" w14:textId="77777777">
        <w:trPr>
          <w:trHeight w:val="1035"/>
        </w:trPr>
        <w:tc>
          <w:tcPr>
            <w:tcW w:w="2641"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3F090C12" w14:textId="77777777" w:rsidR="008C539B" w:rsidRPr="001058B5" w:rsidRDefault="00C12992">
            <w:pPr>
              <w:pStyle w:val="TableParagraph"/>
              <w:spacing w:before="64" w:line="213" w:lineRule="auto"/>
              <w:ind w:left="415" w:right="738"/>
              <w:rPr>
                <w:rFonts w:ascii="Arial" w:hAnsi="Arial" w:cs="Arial"/>
                <w:sz w:val="18"/>
              </w:rPr>
            </w:pPr>
            <w:r w:rsidRPr="001058B5">
              <w:rPr>
                <w:rFonts w:ascii="Arial" w:hAnsi="Arial" w:cs="Arial"/>
                <w:sz w:val="18"/>
              </w:rPr>
              <w:t>Provides major permissions to use Java2, including updating Oracle JVM-protected packages.</w:t>
            </w:r>
          </w:p>
          <w:p w14:paraId="5920D32C"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11" w:name="_bookmark613"/>
            <w:bookmarkEnd w:id="511"/>
            <w:r w:rsidRPr="001058B5">
              <w:rPr>
                <w:rFonts w:ascii="Arial" w:hAnsi="Arial" w:cs="Arial"/>
                <w:sz w:val="18"/>
              </w:rPr>
              <w:t xml:space="preserve"> managing security for Oracle Java applications</w:t>
            </w:r>
          </w:p>
        </w:tc>
      </w:tr>
      <w:tr w:rsidR="008C539B" w:rsidRPr="001058B5" w14:paraId="155F3C28" w14:textId="77777777">
        <w:trPr>
          <w:trHeight w:val="835"/>
        </w:trPr>
        <w:tc>
          <w:tcPr>
            <w:tcW w:w="2641"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37F3E41D"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limited permissions to use Java2.</w:t>
            </w:r>
          </w:p>
          <w:p w14:paraId="2282F78A"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12" w:name="_bookmark614"/>
            <w:bookmarkEnd w:id="512"/>
            <w:r w:rsidRPr="001058B5">
              <w:rPr>
                <w:rFonts w:ascii="Arial" w:hAnsi="Arial" w:cs="Arial"/>
                <w:sz w:val="18"/>
              </w:rPr>
              <w:t xml:space="preserve"> managing security for Oracle Java applications</w:t>
            </w:r>
          </w:p>
        </w:tc>
      </w:tr>
      <w:tr w:rsidR="008C539B" w:rsidRPr="001058B5" w14:paraId="3F7FA7E8" w14:textId="77777777">
        <w:trPr>
          <w:trHeight w:val="1032"/>
        </w:trPr>
        <w:tc>
          <w:tcPr>
            <w:tcW w:w="2641"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13D15355"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administrative permissions to update policy tables for Oracle Database Java applications.</w:t>
            </w:r>
          </w:p>
          <w:p w14:paraId="60769003"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 managing security for Oracle Java applications</w:t>
            </w:r>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13" w:name="_bookmark615"/>
            <w:bookmarkEnd w:id="513"/>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1C6F55B7" w14:textId="77777777" w:rsidR="008C539B" w:rsidRPr="001058B5" w:rsidRDefault="00C12992">
            <w:pPr>
              <w:pStyle w:val="TableParagraph"/>
              <w:spacing w:before="62" w:line="211" w:lineRule="auto"/>
              <w:ind w:left="509"/>
              <w:rPr>
                <w:rFonts w:ascii="Arial" w:hAnsi="Arial" w:cs="Arial"/>
                <w:sz w:val="18"/>
              </w:rPr>
            </w:pPr>
            <w:r w:rsidRPr="001058B5">
              <w:rPr>
                <w:rFonts w:ascii="Arial" w:hAnsi="Arial" w:cs="Arial"/>
                <w:sz w:val="18"/>
              </w:rPr>
              <w:t>Provides</w:t>
            </w:r>
            <w:r w:rsidRPr="001058B5">
              <w:rPr>
                <w:rFonts w:ascii="Arial" w:hAnsi="Arial" w:cs="Arial"/>
                <w:spacing w:val="-24"/>
                <w:sz w:val="18"/>
              </w:rPr>
              <w:t xml:space="preserve"> </w:t>
            </w:r>
            <w:r w:rsidRPr="001058B5">
              <w:rPr>
                <w:rFonts w:ascii="Arial" w:hAnsi="Arial" w:cs="Arial"/>
                <w:sz w:val="18"/>
              </w:rPr>
              <w:t>privileges</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deploy</w:t>
            </w:r>
            <w:r w:rsidRPr="001058B5">
              <w:rPr>
                <w:rFonts w:ascii="Arial" w:hAnsi="Arial" w:cs="Arial"/>
                <w:spacing w:val="-26"/>
                <w:sz w:val="18"/>
              </w:rPr>
              <w:t xml:space="preserve"> </w:t>
            </w:r>
            <w:r w:rsidRPr="001058B5">
              <w:rPr>
                <w:rFonts w:ascii="Arial" w:hAnsi="Arial" w:cs="Arial"/>
                <w:sz w:val="18"/>
              </w:rPr>
              <w:t>ncomp</w:t>
            </w:r>
            <w:r w:rsidRPr="001058B5">
              <w:rPr>
                <w:rFonts w:ascii="Arial" w:hAnsi="Arial" w:cs="Arial"/>
                <w:spacing w:val="-90"/>
                <w:sz w:val="18"/>
              </w:rPr>
              <w:t xml:space="preserve"> </w:t>
            </w:r>
            <w:r w:rsidRPr="001058B5">
              <w:rPr>
                <w:rFonts w:ascii="Arial" w:hAnsi="Arial" w:cs="Arial"/>
                <w:sz w:val="18"/>
              </w:rPr>
              <w:t>DLLs</w:t>
            </w:r>
            <w:r w:rsidRPr="001058B5">
              <w:rPr>
                <w:rFonts w:ascii="Arial" w:hAnsi="Arial" w:cs="Arial"/>
                <w:spacing w:val="-25"/>
                <w:sz w:val="18"/>
              </w:rPr>
              <w:t xml:space="preserve"> </w:t>
            </w:r>
            <w:r w:rsidRPr="001058B5">
              <w:rPr>
                <w:rFonts w:ascii="Arial" w:hAnsi="Arial" w:cs="Arial"/>
                <w:sz w:val="18"/>
              </w:rPr>
              <w:t>into</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javavm/admin</w:t>
            </w:r>
            <w:r w:rsidRPr="001058B5">
              <w:rPr>
                <w:rFonts w:ascii="Arial" w:hAnsi="Arial" w:cs="Arial"/>
                <w:spacing w:val="-90"/>
                <w:sz w:val="18"/>
              </w:rPr>
              <w:t xml:space="preserve"> </w:t>
            </w:r>
            <w:r w:rsidRPr="001058B5">
              <w:rPr>
                <w:rFonts w:ascii="Arial" w:hAnsi="Arial" w:cs="Arial"/>
                <w:sz w:val="18"/>
              </w:rPr>
              <w:t xml:space="preserve">directory </w:t>
            </w:r>
            <w:r w:rsidRPr="001058B5">
              <w:rPr>
                <w:rFonts w:ascii="Arial" w:hAnsi="Arial" w:cs="Arial"/>
                <w:w w:val="95"/>
                <w:sz w:val="18"/>
              </w:rPr>
              <w:t>using</w:t>
            </w:r>
            <w:r w:rsidRPr="001058B5">
              <w:rPr>
                <w:rFonts w:ascii="Arial" w:hAnsi="Arial" w:cs="Arial"/>
                <w:spacing w:val="-13"/>
                <w:w w:val="95"/>
                <w:sz w:val="18"/>
              </w:rPr>
              <w:t xml:space="preserve"> </w:t>
            </w:r>
            <w:r w:rsidRPr="001058B5">
              <w:rPr>
                <w:rFonts w:ascii="Arial" w:hAnsi="Arial" w:cs="Arial"/>
                <w:w w:val="95"/>
                <w:sz w:val="18"/>
              </w:rPr>
              <w:t>the</w:t>
            </w:r>
            <w:r w:rsidRPr="001058B5">
              <w:rPr>
                <w:rFonts w:ascii="Arial" w:hAnsi="Arial" w:cs="Arial"/>
                <w:spacing w:val="-12"/>
                <w:w w:val="95"/>
                <w:sz w:val="18"/>
              </w:rPr>
              <w:t xml:space="preserve"> </w:t>
            </w:r>
            <w:r w:rsidRPr="001058B5">
              <w:rPr>
                <w:rFonts w:ascii="Arial" w:hAnsi="Arial" w:cs="Arial"/>
                <w:w w:val="95"/>
                <w:sz w:val="18"/>
              </w:rPr>
              <w:t>ncomp</w:t>
            </w:r>
            <w:r w:rsidRPr="001058B5">
              <w:rPr>
                <w:rFonts w:ascii="Arial" w:hAnsi="Arial" w:cs="Arial"/>
                <w:spacing w:val="-77"/>
                <w:w w:val="95"/>
                <w:sz w:val="18"/>
              </w:rPr>
              <w:t xml:space="preserve"> </w:t>
            </w:r>
            <w:r w:rsidRPr="001058B5">
              <w:rPr>
                <w:rFonts w:ascii="Arial" w:hAnsi="Arial" w:cs="Arial"/>
                <w:w w:val="95"/>
                <w:sz w:val="18"/>
              </w:rPr>
              <w:t>and</w:t>
            </w:r>
            <w:r w:rsidRPr="001058B5">
              <w:rPr>
                <w:rFonts w:ascii="Arial" w:hAnsi="Arial" w:cs="Arial"/>
                <w:spacing w:val="-12"/>
                <w:w w:val="95"/>
                <w:sz w:val="18"/>
              </w:rPr>
              <w:t xml:space="preserve"> </w:t>
            </w:r>
            <w:r w:rsidRPr="001058B5">
              <w:rPr>
                <w:rFonts w:ascii="Arial" w:hAnsi="Arial" w:cs="Arial"/>
                <w:w w:val="95"/>
                <w:sz w:val="18"/>
              </w:rPr>
              <w:t>deployns</w:t>
            </w:r>
            <w:r w:rsidRPr="001058B5">
              <w:rPr>
                <w:rFonts w:ascii="Arial" w:hAnsi="Arial" w:cs="Arial"/>
                <w:spacing w:val="-76"/>
                <w:w w:val="95"/>
                <w:sz w:val="18"/>
              </w:rPr>
              <w:t xml:space="preserve"> </w:t>
            </w:r>
            <w:r w:rsidRPr="001058B5">
              <w:rPr>
                <w:rFonts w:ascii="Arial" w:hAnsi="Arial" w:cs="Arial"/>
                <w:w w:val="95"/>
                <w:sz w:val="18"/>
              </w:rPr>
              <w:t>utilities.</w:t>
            </w:r>
            <w:r w:rsidRPr="001058B5">
              <w:rPr>
                <w:rFonts w:ascii="Arial" w:hAnsi="Arial" w:cs="Arial"/>
                <w:spacing w:val="-12"/>
                <w:w w:val="95"/>
                <w:sz w:val="18"/>
              </w:rPr>
              <w:t xml:space="preserve"> </w:t>
            </w:r>
            <w:r w:rsidRPr="001058B5">
              <w:rPr>
                <w:rFonts w:ascii="Arial" w:hAnsi="Arial" w:cs="Arial"/>
                <w:spacing w:val="-3"/>
                <w:w w:val="95"/>
                <w:sz w:val="18"/>
              </w:rPr>
              <w:t>Without</w:t>
            </w:r>
            <w:r w:rsidRPr="001058B5">
              <w:rPr>
                <w:rFonts w:ascii="Arial" w:hAnsi="Arial" w:cs="Arial"/>
                <w:spacing w:val="-12"/>
                <w:w w:val="95"/>
                <w:sz w:val="18"/>
              </w:rPr>
              <w:t xml:space="preserve"> </w:t>
            </w:r>
            <w:r w:rsidRPr="001058B5">
              <w:rPr>
                <w:rFonts w:ascii="Arial" w:hAnsi="Arial" w:cs="Arial"/>
                <w:w w:val="95"/>
                <w:sz w:val="18"/>
              </w:rPr>
              <w:t>this</w:t>
            </w:r>
            <w:r w:rsidRPr="001058B5">
              <w:rPr>
                <w:rFonts w:ascii="Arial" w:hAnsi="Arial" w:cs="Arial"/>
                <w:spacing w:val="-12"/>
                <w:w w:val="95"/>
                <w:sz w:val="18"/>
              </w:rPr>
              <w:t xml:space="preserve"> </w:t>
            </w:r>
            <w:r w:rsidRPr="001058B5">
              <w:rPr>
                <w:rFonts w:ascii="Arial" w:hAnsi="Arial" w:cs="Arial"/>
                <w:w w:val="95"/>
                <w:sz w:val="18"/>
              </w:rPr>
              <w:t>role,</w:t>
            </w:r>
            <w:r w:rsidRPr="001058B5">
              <w:rPr>
                <w:rFonts w:ascii="Arial" w:hAnsi="Arial" w:cs="Arial"/>
                <w:spacing w:val="-12"/>
                <w:w w:val="95"/>
                <w:sz w:val="18"/>
              </w:rPr>
              <w:t xml:space="preserve"> </w:t>
            </w:r>
            <w:r w:rsidRPr="001058B5">
              <w:rPr>
                <w:rFonts w:ascii="Arial" w:hAnsi="Arial" w:cs="Arial"/>
                <w:w w:val="95"/>
                <w:sz w:val="18"/>
              </w:rPr>
              <w:t>the</w:t>
            </w:r>
            <w:r w:rsidRPr="001058B5">
              <w:rPr>
                <w:rFonts w:ascii="Arial" w:hAnsi="Arial" w:cs="Arial"/>
                <w:spacing w:val="-13"/>
                <w:w w:val="95"/>
                <w:sz w:val="18"/>
              </w:rPr>
              <w:t xml:space="preserve"> </w:t>
            </w:r>
            <w:r w:rsidRPr="001058B5">
              <w:rPr>
                <w:rFonts w:ascii="Arial" w:hAnsi="Arial" w:cs="Arial"/>
                <w:w w:val="95"/>
                <w:sz w:val="18"/>
              </w:rPr>
              <w:t xml:space="preserve">javavm/deploy </w:t>
            </w:r>
            <w:r w:rsidRPr="001058B5">
              <w:rPr>
                <w:rFonts w:ascii="Arial" w:hAnsi="Arial" w:cs="Arial"/>
                <w:sz w:val="18"/>
              </w:rPr>
              <w:t>and javavm/admin</w:t>
            </w:r>
            <w:r w:rsidRPr="001058B5">
              <w:rPr>
                <w:rFonts w:ascii="Arial" w:hAnsi="Arial" w:cs="Arial"/>
                <w:spacing w:val="-92"/>
                <w:sz w:val="18"/>
              </w:rPr>
              <w:t xml:space="preserve"> </w:t>
            </w:r>
            <w:r w:rsidRPr="001058B5">
              <w:rPr>
                <w:rFonts w:ascii="Arial" w:hAnsi="Arial" w:cs="Arial"/>
                <w:sz w:val="18"/>
              </w:rPr>
              <w:t>directories can be accessible.</w:t>
            </w:r>
          </w:p>
          <w:p w14:paraId="7637FB8F" w14:textId="77777777" w:rsidR="008C539B" w:rsidRPr="001058B5" w:rsidRDefault="00C12992">
            <w:pPr>
              <w:pStyle w:val="TableParagraph"/>
              <w:spacing w:before="97"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Advanced Application Developer's Guide </w:t>
            </w:r>
            <w:r w:rsidRPr="001058B5">
              <w:rPr>
                <w:rFonts w:ascii="Arial" w:hAnsi="Arial" w:cs="Arial"/>
                <w:sz w:val="18"/>
              </w:rPr>
              <w:t>for more</w:t>
            </w:r>
            <w:bookmarkStart w:id="514" w:name="_bookmark616"/>
            <w:bookmarkEnd w:id="514"/>
            <w:r w:rsidRPr="001058B5">
              <w:rPr>
                <w:rFonts w:ascii="Arial" w:hAnsi="Arial" w:cs="Arial"/>
                <w:sz w:val="18"/>
              </w:rPr>
              <w:t xml:space="preserve"> information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E82D987"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start and maintain a JMX agent in a database session.</w:t>
            </w:r>
          </w:p>
          <w:p w14:paraId="3CDFEB15" w14:textId="77777777" w:rsidR="008C539B" w:rsidRPr="001058B5" w:rsidRDefault="00C12992">
            <w:pPr>
              <w:pStyle w:val="TableParagraph"/>
              <w:spacing w:before="94" w:line="216" w:lineRule="auto"/>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15" w:name="_bookmark617"/>
            <w:bookmarkEnd w:id="515"/>
            <w:r w:rsidRPr="001058B5">
              <w:rPr>
                <w:rFonts w:ascii="Arial" w:hAnsi="Arial" w:cs="Arial"/>
                <w:sz w:val="18"/>
              </w:rPr>
              <w:t xml:space="preserve"> managing Oracle Java applications</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07506056"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permissions to use the SA_SYSDBA</w:t>
            </w:r>
            <w:r w:rsidRPr="001058B5">
              <w:rPr>
                <w:rFonts w:ascii="Arial" w:hAnsi="Arial" w:cs="Arial"/>
                <w:spacing w:val="-75"/>
                <w:sz w:val="18"/>
              </w:rPr>
              <w:t xml:space="preserve"> </w:t>
            </w:r>
            <w:r w:rsidRPr="001058B5">
              <w:rPr>
                <w:rFonts w:ascii="Arial" w:hAnsi="Arial" w:cs="Arial"/>
                <w:sz w:val="18"/>
              </w:rPr>
              <w:t>PL/SQL package.</w:t>
            </w:r>
          </w:p>
          <w:p w14:paraId="318C83FB" w14:textId="77777777" w:rsidR="008C539B" w:rsidRPr="001058B5" w:rsidRDefault="00C12992">
            <w:pPr>
              <w:pStyle w:val="TableParagraph"/>
              <w:spacing w:before="73"/>
              <w:ind w:left="509"/>
              <w:rPr>
                <w:rFonts w:ascii="Arial" w:hAnsi="Arial" w:cs="Arial"/>
                <w:sz w:val="18"/>
              </w:rPr>
            </w:pPr>
            <w:bookmarkStart w:id="516" w:name="_bookmark618"/>
            <w:bookmarkEnd w:id="516"/>
            <w:r w:rsidRPr="001058B5">
              <w:rPr>
                <w:rFonts w:ascii="Arial" w:hAnsi="Arial" w:cs="Arial"/>
                <w:b/>
                <w:sz w:val="18"/>
              </w:rPr>
              <w:t xml:space="preserve">See Also: </w:t>
            </w:r>
            <w:r w:rsidRPr="001058B5">
              <w:rPr>
                <w:rFonts w:ascii="Arial" w:hAnsi="Arial" w:cs="Arial"/>
                <w:i/>
                <w:sz w:val="18"/>
              </w:rPr>
              <w:t xml:space="preserve">Oracle Label Security Administrator's Guide </w:t>
            </w:r>
            <w:r w:rsidRPr="001058B5">
              <w:rPr>
                <w:rFonts w:ascii="Arial" w:hAnsi="Arial" w:cs="Arial"/>
                <w:sz w:val="18"/>
              </w:rPr>
              <w:t>for more information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4C16C13C" w14:textId="77777777" w:rsidR="008C539B" w:rsidRPr="001058B5" w:rsidRDefault="00C12992">
            <w:pPr>
              <w:pStyle w:val="TableParagraph"/>
              <w:spacing w:before="61" w:line="216" w:lineRule="auto"/>
              <w:ind w:left="509" w:right="143"/>
              <w:rPr>
                <w:rFonts w:ascii="Arial" w:hAnsi="Arial" w:cs="Arial"/>
                <w:sz w:val="18"/>
              </w:rPr>
            </w:pPr>
            <w:r w:rsidRPr="001058B5">
              <w:rPr>
                <w:rFonts w:ascii="Arial" w:hAnsi="Arial" w:cs="Arial"/>
                <w:sz w:val="18"/>
              </w:rPr>
              <w:t>Provides administrative privileges to manage the SQL Apply (logical standby database) environment.</w:t>
            </w:r>
          </w:p>
          <w:p w14:paraId="1FFFEAF9" w14:textId="77777777" w:rsidR="008C539B" w:rsidRPr="001058B5" w:rsidRDefault="00C12992">
            <w:pPr>
              <w:pStyle w:val="TableParagraph"/>
              <w:spacing w:before="98"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 Guard Concepts and Administration </w:t>
            </w:r>
            <w:r w:rsidRPr="001058B5">
              <w:rPr>
                <w:rFonts w:ascii="Arial" w:hAnsi="Arial" w:cs="Arial"/>
                <w:sz w:val="18"/>
              </w:rPr>
              <w:t>for more</w:t>
            </w:r>
            <w:bookmarkStart w:id="517" w:name="_bookmark619"/>
            <w:bookmarkEnd w:id="517"/>
            <w:r w:rsidRPr="001058B5">
              <w:rPr>
                <w:rFonts w:ascii="Arial" w:hAnsi="Arial" w:cs="Arial"/>
                <w:sz w:val="18"/>
              </w:rPr>
              <w:t xml:space="preserve"> information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0A30F0A1" w14:textId="77777777" w:rsidR="008C539B" w:rsidRPr="001058B5" w:rsidRDefault="00C12992">
            <w:pPr>
              <w:pStyle w:val="TableParagraph"/>
              <w:spacing w:before="44" w:line="214" w:lineRule="exact"/>
              <w:ind w:left="509"/>
              <w:rPr>
                <w:rFonts w:ascii="Arial" w:hAnsi="Arial" w:cs="Arial"/>
                <w:sz w:val="18"/>
              </w:rPr>
            </w:pPr>
            <w:r w:rsidRPr="001058B5">
              <w:rPr>
                <w:rFonts w:ascii="Arial" w:hAnsi="Arial" w:cs="Arial"/>
                <w:sz w:val="18"/>
              </w:rPr>
              <w:t>Grants the SELECT</w:t>
            </w:r>
            <w:r w:rsidRPr="001058B5">
              <w:rPr>
                <w:rFonts w:ascii="Arial" w:hAnsi="Arial" w:cs="Arial"/>
                <w:spacing w:val="-78"/>
                <w:sz w:val="18"/>
              </w:rPr>
              <w:t xml:space="preserve"> </w:t>
            </w:r>
            <w:r w:rsidRPr="001058B5">
              <w:rPr>
                <w:rFonts w:ascii="Arial" w:hAnsi="Arial" w:cs="Arial"/>
                <w:sz w:val="18"/>
              </w:rPr>
              <w:t>privilege on the different views used for the SYSMAN</w:t>
            </w:r>
          </w:p>
          <w:p w14:paraId="128C162D" w14:textId="77777777" w:rsidR="008C539B" w:rsidRPr="001058B5" w:rsidRDefault="00C12992">
            <w:pPr>
              <w:pStyle w:val="TableParagraph"/>
              <w:spacing w:before="0" w:line="210" w:lineRule="exact"/>
              <w:ind w:left="509"/>
              <w:rPr>
                <w:rFonts w:ascii="Arial" w:hAnsi="Arial" w:cs="Arial"/>
                <w:sz w:val="18"/>
              </w:rPr>
            </w:pPr>
            <w:bookmarkStart w:id="518" w:name="_bookmark620"/>
            <w:bookmarkEnd w:id="518"/>
            <w:r w:rsidRPr="001058B5">
              <w:rPr>
                <w:rFonts w:ascii="Arial" w:hAnsi="Arial" w:cs="Arial"/>
                <w:sz w:val="18"/>
              </w:rPr>
              <w:t>schema.</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00768B3" w14:textId="77777777" w:rsidR="008C539B" w:rsidRPr="001058B5" w:rsidRDefault="00C12992">
            <w:pPr>
              <w:pStyle w:val="TableParagraph"/>
              <w:spacing w:before="63" w:line="213" w:lineRule="auto"/>
              <w:ind w:left="509" w:right="312"/>
              <w:jc w:val="both"/>
              <w:rPr>
                <w:rFonts w:ascii="Arial" w:hAnsi="Arial" w:cs="Arial"/>
                <w:sz w:val="18"/>
              </w:rPr>
            </w:pPr>
            <w:r w:rsidRPr="001058B5">
              <w:rPr>
                <w:rFonts w:ascii="Arial" w:hAnsi="Arial" w:cs="Arial"/>
                <w:sz w:val="18"/>
              </w:rPr>
              <w:t>Provides privileges to create, drop, select (read), load (write), and delete a SQL</w:t>
            </w:r>
            <w:r w:rsidRPr="001058B5">
              <w:rPr>
                <w:rFonts w:ascii="Arial" w:hAnsi="Arial" w:cs="Arial"/>
                <w:spacing w:val="-22"/>
                <w:sz w:val="18"/>
              </w:rPr>
              <w:t xml:space="preserve"> </w:t>
            </w:r>
            <w:r w:rsidRPr="001058B5">
              <w:rPr>
                <w:rFonts w:ascii="Arial" w:hAnsi="Arial" w:cs="Arial"/>
                <w:sz w:val="18"/>
              </w:rPr>
              <w:t>tuning</w:t>
            </w:r>
            <w:r w:rsidRPr="001058B5">
              <w:rPr>
                <w:rFonts w:ascii="Arial" w:hAnsi="Arial" w:cs="Arial"/>
                <w:spacing w:val="-22"/>
                <w:sz w:val="18"/>
              </w:rPr>
              <w:t xml:space="preserve"> </w:t>
            </w:r>
            <w:r w:rsidRPr="001058B5">
              <w:rPr>
                <w:rFonts w:ascii="Arial" w:hAnsi="Arial" w:cs="Arial"/>
                <w:sz w:val="18"/>
              </w:rPr>
              <w:t>set</w:t>
            </w:r>
            <w:r w:rsidRPr="001058B5">
              <w:rPr>
                <w:rFonts w:ascii="Arial" w:hAnsi="Arial" w:cs="Arial"/>
                <w:spacing w:val="-22"/>
                <w:sz w:val="18"/>
              </w:rPr>
              <w:t xml:space="preserve"> </w:t>
            </w:r>
            <w:r w:rsidRPr="001058B5">
              <w:rPr>
                <w:rFonts w:ascii="Arial" w:hAnsi="Arial" w:cs="Arial"/>
                <w:sz w:val="18"/>
              </w:rPr>
              <w:t>through</w:t>
            </w:r>
            <w:r w:rsidRPr="001058B5">
              <w:rPr>
                <w:rFonts w:ascii="Arial" w:hAnsi="Arial" w:cs="Arial"/>
                <w:spacing w:val="-22"/>
                <w:sz w:val="18"/>
              </w:rPr>
              <w:t xml:space="preserve"> </w:t>
            </w:r>
            <w:r w:rsidRPr="001058B5">
              <w:rPr>
                <w:rFonts w:ascii="Arial" w:hAnsi="Arial" w:cs="Arial"/>
                <w:sz w:val="18"/>
              </w:rPr>
              <w:t>the</w:t>
            </w:r>
            <w:r w:rsidRPr="001058B5">
              <w:rPr>
                <w:rFonts w:ascii="Arial" w:hAnsi="Arial" w:cs="Arial"/>
                <w:spacing w:val="-23"/>
                <w:sz w:val="18"/>
              </w:rPr>
              <w:t xml:space="preserve"> </w:t>
            </w:r>
            <w:r w:rsidRPr="001058B5">
              <w:rPr>
                <w:rFonts w:ascii="Arial" w:hAnsi="Arial" w:cs="Arial"/>
                <w:sz w:val="18"/>
              </w:rPr>
              <w:t>DBMS_SQLTUNE</w:t>
            </w:r>
            <w:r w:rsidRPr="001058B5">
              <w:rPr>
                <w:rFonts w:ascii="Arial" w:hAnsi="Arial" w:cs="Arial"/>
                <w:spacing w:val="-89"/>
                <w:sz w:val="18"/>
              </w:rPr>
              <w:t xml:space="preserve"> </w:t>
            </w:r>
            <w:r w:rsidRPr="001058B5">
              <w:rPr>
                <w:rFonts w:ascii="Arial" w:hAnsi="Arial" w:cs="Arial"/>
                <w:sz w:val="18"/>
              </w:rPr>
              <w:t>PL/SQL</w:t>
            </w:r>
            <w:r w:rsidRPr="001058B5">
              <w:rPr>
                <w:rFonts w:ascii="Arial" w:hAnsi="Arial" w:cs="Arial"/>
                <w:spacing w:val="-22"/>
                <w:sz w:val="18"/>
              </w:rPr>
              <w:t xml:space="preserve"> </w:t>
            </w:r>
            <w:r w:rsidRPr="001058B5">
              <w:rPr>
                <w:rFonts w:ascii="Arial" w:hAnsi="Arial" w:cs="Arial"/>
                <w:sz w:val="18"/>
              </w:rPr>
              <w:t>package,</w:t>
            </w:r>
            <w:r w:rsidRPr="001058B5">
              <w:rPr>
                <w:rFonts w:ascii="Arial" w:hAnsi="Arial" w:cs="Arial"/>
                <w:spacing w:val="-22"/>
                <w:sz w:val="18"/>
              </w:rPr>
              <w:t xml:space="preserve"> </w:t>
            </w:r>
            <w:r w:rsidRPr="001058B5">
              <w:rPr>
                <w:rFonts w:ascii="Arial" w:hAnsi="Arial" w:cs="Arial"/>
                <w:sz w:val="18"/>
              </w:rPr>
              <w:t>and</w:t>
            </w:r>
            <w:r w:rsidRPr="001058B5">
              <w:rPr>
                <w:rFonts w:ascii="Arial" w:hAnsi="Arial" w:cs="Arial"/>
                <w:spacing w:val="-22"/>
                <w:sz w:val="18"/>
              </w:rPr>
              <w:t xml:space="preserve"> </w:t>
            </w:r>
            <w:r w:rsidRPr="001058B5">
              <w:rPr>
                <w:rFonts w:ascii="Arial" w:hAnsi="Arial" w:cs="Arial"/>
                <w:sz w:val="18"/>
              </w:rPr>
              <w:t>to</w:t>
            </w:r>
            <w:r w:rsidRPr="001058B5">
              <w:rPr>
                <w:rFonts w:ascii="Arial" w:hAnsi="Arial" w:cs="Arial"/>
                <w:spacing w:val="-22"/>
                <w:sz w:val="18"/>
              </w:rPr>
              <w:t xml:space="preserve"> </w:t>
            </w:r>
            <w:r w:rsidRPr="001058B5">
              <w:rPr>
                <w:rFonts w:ascii="Arial" w:hAnsi="Arial" w:cs="Arial"/>
                <w:sz w:val="18"/>
              </w:rPr>
              <w:t>access to</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Advisor</w:t>
            </w:r>
            <w:r w:rsidRPr="001058B5">
              <w:rPr>
                <w:rFonts w:ascii="Arial" w:hAnsi="Arial" w:cs="Arial"/>
                <w:spacing w:val="-6"/>
                <w:sz w:val="18"/>
              </w:rPr>
              <w:t xml:space="preserve"> </w:t>
            </w:r>
            <w:r w:rsidRPr="001058B5">
              <w:rPr>
                <w:rFonts w:ascii="Arial" w:hAnsi="Arial" w:cs="Arial"/>
                <w:sz w:val="18"/>
              </w:rPr>
              <w:t>framework</w:t>
            </w:r>
            <w:r w:rsidRPr="001058B5">
              <w:rPr>
                <w:rFonts w:ascii="Arial" w:hAnsi="Arial" w:cs="Arial"/>
                <w:spacing w:val="-7"/>
                <w:sz w:val="18"/>
              </w:rPr>
              <w:t xml:space="preserve"> </w:t>
            </w:r>
            <w:r w:rsidRPr="001058B5">
              <w:rPr>
                <w:rFonts w:ascii="Arial" w:hAnsi="Arial" w:cs="Arial"/>
                <w:sz w:val="18"/>
              </w:rPr>
              <w:t>using</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ADVISOR</w:t>
            </w:r>
            <w:r w:rsidRPr="001058B5">
              <w:rPr>
                <w:rFonts w:ascii="Arial" w:hAnsi="Arial" w:cs="Arial"/>
                <w:spacing w:val="-75"/>
                <w:sz w:val="18"/>
              </w:rPr>
              <w:t xml:space="preserve"> </w:t>
            </w:r>
            <w:r w:rsidRPr="001058B5">
              <w:rPr>
                <w:rFonts w:ascii="Arial" w:hAnsi="Arial" w:cs="Arial"/>
                <w:sz w:val="18"/>
              </w:rPr>
              <w:t>PL/SQL</w:t>
            </w:r>
            <w:r w:rsidRPr="001058B5">
              <w:rPr>
                <w:rFonts w:ascii="Arial" w:hAnsi="Arial" w:cs="Arial"/>
                <w:spacing w:val="-7"/>
                <w:sz w:val="18"/>
              </w:rPr>
              <w:t xml:space="preserve"> </w:t>
            </w:r>
            <w:r w:rsidRPr="001058B5">
              <w:rPr>
                <w:rFonts w:ascii="Arial" w:hAnsi="Arial" w:cs="Arial"/>
                <w:sz w:val="18"/>
              </w:rPr>
              <w:t>package.</w:t>
            </w:r>
          </w:p>
          <w:p w14:paraId="07485B05" w14:textId="77777777" w:rsidR="008C539B" w:rsidRPr="001058B5" w:rsidRDefault="00C12992">
            <w:pPr>
              <w:pStyle w:val="TableParagraph"/>
              <w:spacing w:before="77"/>
              <w:ind w:left="509"/>
              <w:jc w:val="both"/>
              <w:rPr>
                <w:rFonts w:ascii="Arial" w:hAnsi="Arial" w:cs="Arial"/>
                <w:sz w:val="18"/>
              </w:rPr>
            </w:pPr>
            <w:bookmarkStart w:id="519" w:name="_bookmark621"/>
            <w:bookmarkEnd w:id="519"/>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5F06DDFB"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privileges needed by the Management Agent component of Oracle Enterprise Manager to monitor and manage the database.</w:t>
            </w:r>
          </w:p>
          <w:p w14:paraId="257ECBB7" w14:textId="77777777" w:rsidR="008C539B" w:rsidRPr="001058B5" w:rsidRDefault="00C12992">
            <w:pPr>
              <w:pStyle w:val="TableParagraph"/>
              <w:spacing w:before="82"/>
              <w:ind w:left="509"/>
              <w:rPr>
                <w:rFonts w:ascii="Arial" w:hAnsi="Arial" w:cs="Arial"/>
                <w:sz w:val="18"/>
              </w:rPr>
            </w:pPr>
            <w:bookmarkStart w:id="520" w:name="_bookmark622"/>
            <w:bookmarkEnd w:id="520"/>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71E8B5A"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create dimensional objects in different schemas for Oracle OLAP.</w:t>
            </w:r>
          </w:p>
          <w:p w14:paraId="59D4BB29" w14:textId="77777777" w:rsidR="008C539B" w:rsidRPr="001058B5" w:rsidRDefault="00C12992">
            <w:pPr>
              <w:pStyle w:val="TableParagraph"/>
              <w:spacing w:before="82"/>
              <w:ind w:left="509"/>
              <w:rPr>
                <w:rFonts w:ascii="Arial" w:hAnsi="Arial" w:cs="Arial"/>
                <w:sz w:val="18"/>
              </w:rPr>
            </w:pPr>
            <w:bookmarkStart w:id="521" w:name="_bookmark623"/>
            <w:bookmarkEnd w:id="521"/>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412527E7"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application developers privileges to create dimensional objects in their own schemas for Oracle OLAP.</w:t>
            </w:r>
          </w:p>
          <w:p w14:paraId="4978A0A9" w14:textId="77777777" w:rsidR="008C539B" w:rsidRPr="001058B5" w:rsidRDefault="00C12992">
            <w:pPr>
              <w:pStyle w:val="TableParagraph"/>
              <w:spacing w:before="82"/>
              <w:ind w:left="509"/>
              <w:rPr>
                <w:rFonts w:ascii="Arial" w:hAnsi="Arial" w:cs="Arial"/>
                <w:sz w:val="18"/>
              </w:rPr>
            </w:pPr>
            <w:bookmarkStart w:id="522" w:name="_bookmark624"/>
            <w:bookmarkEnd w:id="522"/>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663D33B6" w14:textId="77777777" w:rsidR="008C539B" w:rsidRPr="001058B5" w:rsidRDefault="00C12992">
            <w:pPr>
              <w:pStyle w:val="TableParagraph"/>
              <w:spacing w:before="45"/>
              <w:ind w:left="509"/>
              <w:rPr>
                <w:rFonts w:ascii="Arial" w:hAnsi="Arial" w:cs="Arial"/>
                <w:sz w:val="18"/>
              </w:rPr>
            </w:pPr>
            <w:r w:rsidRPr="001058B5">
              <w:rPr>
                <w:rFonts w:ascii="Arial" w:hAnsi="Arial" w:cs="Arial"/>
                <w:sz w:val="18"/>
              </w:rPr>
              <w:t>Provides privileges to administer security for Oracle OLAP.</w:t>
            </w:r>
          </w:p>
          <w:p w14:paraId="54F5AEBF" w14:textId="77777777" w:rsidR="008C539B" w:rsidRPr="001058B5" w:rsidRDefault="00C12992">
            <w:pPr>
              <w:pStyle w:val="TableParagraph"/>
              <w:spacing w:before="76"/>
              <w:ind w:left="509"/>
              <w:rPr>
                <w:rFonts w:ascii="Arial" w:hAnsi="Arial" w:cs="Arial"/>
                <w:sz w:val="18"/>
              </w:rPr>
            </w:pPr>
            <w:bookmarkStart w:id="523" w:name="_bookmark625"/>
            <w:bookmarkEnd w:id="523"/>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58587B8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administer Oracle Multimedia DICOM.</w:t>
            </w:r>
          </w:p>
          <w:p w14:paraId="55888DF6" w14:textId="77777777" w:rsidR="008C539B" w:rsidRPr="001058B5" w:rsidRDefault="00C12992">
            <w:pPr>
              <w:pStyle w:val="TableParagraph"/>
              <w:spacing w:before="80"/>
              <w:ind w:left="509"/>
              <w:rPr>
                <w:rFonts w:ascii="Arial" w:hAnsi="Arial" w:cs="Arial"/>
                <w:i/>
                <w:sz w:val="18"/>
              </w:rPr>
            </w:pPr>
            <w:bookmarkStart w:id="524" w:name="_bookmark626"/>
            <w:bookmarkEnd w:id="524"/>
            <w:r w:rsidRPr="001058B5">
              <w:rPr>
                <w:rFonts w:ascii="Arial" w:hAnsi="Arial" w:cs="Arial"/>
                <w:b/>
                <w:sz w:val="18"/>
              </w:rPr>
              <w:t xml:space="preserve">See Also: </w:t>
            </w:r>
            <w:r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5D1B9206" w14:textId="77777777" w:rsidR="008C539B" w:rsidRPr="001058B5" w:rsidRDefault="00C12992">
            <w:pPr>
              <w:pStyle w:val="TableParagraph"/>
              <w:spacing w:before="63" w:line="213" w:lineRule="auto"/>
              <w:ind w:left="509" w:right="143"/>
              <w:rPr>
                <w:rFonts w:ascii="Arial" w:hAnsi="Arial" w:cs="Arial"/>
                <w:sz w:val="18"/>
              </w:rPr>
            </w:pPr>
            <w:r w:rsidRPr="001058B5">
              <w:rPr>
                <w:rFonts w:ascii="Arial" w:hAnsi="Arial" w:cs="Arial"/>
                <w:sz w:val="18"/>
              </w:rPr>
              <w:t>Provides privileges to perform standard client-related tasks for Oracle Warehouse Builder, such as creating projects, modules, tables, views, maps, and so on. Warehouse Builder automatically grants this role to all workspace owners and users. (That is, you do not need to explicitly grant it to anyone who must use Warehouse Builder.) For security reasons, the OWB$CLIENT role is not a default role for Warehouse Builder users: Oracle Warehouse Builder enables this role only when it is needed.</w:t>
            </w:r>
          </w:p>
          <w:p w14:paraId="05BDDA22" w14:textId="77777777" w:rsidR="008C539B" w:rsidRPr="001058B5" w:rsidRDefault="00C12992">
            <w:pPr>
              <w:pStyle w:val="TableParagraph"/>
              <w:spacing w:before="101"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 more information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25" w:name="_bookmark627"/>
            <w:bookmarkEnd w:id="525"/>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77777777" w:rsidR="008C539B" w:rsidRPr="001058B5" w:rsidRDefault="00C12992">
            <w:pPr>
              <w:pStyle w:val="TableParagraph"/>
              <w:spacing w:before="60" w:line="213" w:lineRule="auto"/>
              <w:ind w:left="509" w:right="143"/>
              <w:rPr>
                <w:rFonts w:ascii="Arial" w:hAnsi="Arial" w:cs="Arial"/>
                <w:sz w:val="18"/>
              </w:rPr>
            </w:pPr>
            <w:r w:rsidRPr="001058B5">
              <w:rPr>
                <w:rFonts w:ascii="Arial" w:hAnsi="Arial" w:cs="Arial"/>
                <w:sz w:val="18"/>
              </w:rPr>
              <w:t xml:space="preserve">Provides privileges from the database level for any registered Oracle </w:t>
            </w:r>
            <w:r w:rsidRPr="001058B5">
              <w:rPr>
                <w:rFonts w:ascii="Arial" w:hAnsi="Arial" w:cs="Arial"/>
                <w:spacing w:val="-3"/>
                <w:sz w:val="18"/>
              </w:rPr>
              <w:t xml:space="preserve">Warehouse </w:t>
            </w:r>
            <w:r w:rsidRPr="001058B5">
              <w:rPr>
                <w:rFonts w:ascii="Arial" w:hAnsi="Arial" w:cs="Arial"/>
                <w:sz w:val="18"/>
              </w:rPr>
              <w:t xml:space="preserve">Builder user to query the </w:t>
            </w:r>
            <w:r w:rsidRPr="001058B5">
              <w:rPr>
                <w:rFonts w:ascii="Arial" w:hAnsi="Arial" w:cs="Arial"/>
                <w:spacing w:val="-3"/>
                <w:sz w:val="18"/>
              </w:rPr>
              <w:t xml:space="preserve">Warehouse </w:t>
            </w:r>
            <w:r w:rsidRPr="001058B5">
              <w:rPr>
                <w:rFonts w:ascii="Arial" w:hAnsi="Arial" w:cs="Arial"/>
                <w:sz w:val="18"/>
              </w:rPr>
              <w:t xml:space="preserve">Builder public views, such as ALL_IV_PROJECTS. A </w:t>
            </w:r>
            <w:r w:rsidRPr="001058B5">
              <w:rPr>
                <w:rFonts w:ascii="Arial" w:hAnsi="Arial" w:cs="Arial"/>
                <w:spacing w:val="-3"/>
                <w:sz w:val="18"/>
              </w:rPr>
              <w:t xml:space="preserve">Warehouse </w:t>
            </w:r>
            <w:r w:rsidRPr="001058B5">
              <w:rPr>
                <w:rFonts w:ascii="Arial" w:hAnsi="Arial" w:cs="Arial"/>
                <w:sz w:val="18"/>
              </w:rPr>
              <w:t xml:space="preserve">Builder administrator can use the </w:t>
            </w:r>
            <w:r w:rsidRPr="001058B5">
              <w:rPr>
                <w:rFonts w:ascii="Arial" w:hAnsi="Arial" w:cs="Arial"/>
                <w:w w:val="95"/>
                <w:sz w:val="18"/>
              </w:rPr>
              <w:t>ACCESS_PUBLICVIEW_BROWSER</w:t>
            </w:r>
            <w:r w:rsidRPr="001058B5">
              <w:rPr>
                <w:rFonts w:ascii="Arial" w:hAnsi="Arial" w:cs="Arial"/>
                <w:spacing w:val="-78"/>
                <w:w w:val="95"/>
                <w:sz w:val="18"/>
              </w:rPr>
              <w:t xml:space="preserve"> </w:t>
            </w:r>
            <w:r w:rsidRPr="001058B5">
              <w:rPr>
                <w:rFonts w:ascii="Arial" w:hAnsi="Arial" w:cs="Arial"/>
                <w:w w:val="95"/>
                <w:sz w:val="18"/>
              </w:rPr>
              <w:t xml:space="preserve">system privilege from the </w:t>
            </w:r>
            <w:r w:rsidRPr="001058B5">
              <w:rPr>
                <w:rFonts w:ascii="Arial" w:hAnsi="Arial" w:cs="Arial"/>
                <w:spacing w:val="-3"/>
                <w:w w:val="95"/>
                <w:sz w:val="18"/>
              </w:rPr>
              <w:t xml:space="preserve">Warehouse </w:t>
            </w:r>
            <w:r w:rsidRPr="001058B5">
              <w:rPr>
                <w:rFonts w:ascii="Arial" w:hAnsi="Arial" w:cs="Arial"/>
                <w:w w:val="95"/>
                <w:sz w:val="18"/>
              </w:rPr>
              <w:t xml:space="preserve">Builder </w:t>
            </w:r>
            <w:r w:rsidRPr="001058B5">
              <w:rPr>
                <w:rFonts w:ascii="Arial" w:hAnsi="Arial" w:cs="Arial"/>
                <w:sz w:val="18"/>
              </w:rPr>
              <w:t xml:space="preserve">security level to control an </w:t>
            </w:r>
            <w:r w:rsidRPr="001058B5">
              <w:rPr>
                <w:rFonts w:ascii="Arial" w:hAnsi="Arial" w:cs="Arial"/>
                <w:spacing w:val="-3"/>
                <w:sz w:val="18"/>
              </w:rPr>
              <w:t xml:space="preserve">Warehouse </w:t>
            </w:r>
            <w:r w:rsidRPr="001058B5">
              <w:rPr>
                <w:rFonts w:ascii="Arial" w:hAnsi="Arial" w:cs="Arial"/>
                <w:sz w:val="18"/>
              </w:rPr>
              <w:t>Builder user's access to those public views.</w:t>
            </w:r>
          </w:p>
          <w:p w14:paraId="4FDD3A90" w14:textId="77777777" w:rsidR="008C539B" w:rsidRPr="001058B5" w:rsidRDefault="00C12992">
            <w:pPr>
              <w:pStyle w:val="TableParagraph"/>
              <w:spacing w:before="99"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26" w:name="_bookmark628"/>
            <w:bookmarkEnd w:id="526"/>
            <w:r w:rsidRPr="001058B5">
              <w:rPr>
                <w:rFonts w:ascii="Arial" w:hAnsi="Arial" w:cs="Arial"/>
                <w:sz w:val="18"/>
              </w:rPr>
              <w:t xml:space="preserve"> more information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0CC91F55" w14:textId="77777777" w:rsidR="008C539B" w:rsidRPr="001058B5" w:rsidRDefault="00C12992">
            <w:pPr>
              <w:pStyle w:val="TableParagraph"/>
              <w:spacing w:before="63" w:line="213" w:lineRule="auto"/>
              <w:ind w:left="509" w:right="105"/>
              <w:rPr>
                <w:rFonts w:ascii="Arial" w:hAnsi="Arial" w:cs="Arial"/>
                <w:sz w:val="18"/>
              </w:rPr>
            </w:pPr>
            <w:r w:rsidRPr="001058B5">
              <w:rPr>
                <w:rFonts w:ascii="Arial" w:hAnsi="Arial" w:cs="Arial"/>
                <w:sz w:val="18"/>
              </w:rPr>
              <w:t>Provides privileges to create and own an Oracle Warehouse Builder workspace. When a workspace owner registers other database users to this workspace, Oracle Database grants this role to these users. Users with this role also have access to Warehouse Builder Control Center public views and other Control Center utilities. Oracle Warehouse Builder grants this role to all Warehouse Builder users.</w:t>
            </w:r>
          </w:p>
          <w:p w14:paraId="1AC3C8DD" w14:textId="77777777" w:rsidR="008C539B" w:rsidRPr="001058B5" w:rsidRDefault="00C12992">
            <w:pPr>
              <w:pStyle w:val="TableParagraph"/>
              <w:spacing w:before="103"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27" w:name="_bookmark629"/>
            <w:bookmarkEnd w:id="527"/>
            <w:r w:rsidRPr="001058B5">
              <w:rPr>
                <w:rFonts w:ascii="Arial" w:hAnsi="Arial" w:cs="Arial"/>
                <w:sz w:val="18"/>
              </w:rPr>
              <w:t xml:space="preserve"> more information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77777777" w:rsidR="008C539B" w:rsidRPr="001058B5" w:rsidRDefault="00C12992">
            <w:pPr>
              <w:pStyle w:val="TableParagraph"/>
              <w:spacing w:before="64" w:line="211" w:lineRule="auto"/>
              <w:ind w:left="509" w:right="143"/>
              <w:rPr>
                <w:rFonts w:ascii="Arial" w:hAnsi="Arial" w:cs="Arial"/>
                <w:sz w:val="18"/>
              </w:rPr>
            </w:pPr>
            <w:r w:rsidRPr="001058B5">
              <w:rPr>
                <w:rFonts w:ascii="Arial" w:hAnsi="Arial" w:cs="Arial"/>
                <w:sz w:val="18"/>
              </w:rPr>
              <w:t xml:space="preserve">Provides privileges for owner of the recovery catalog. Includes: CREATE </w:t>
            </w:r>
            <w:r w:rsidRPr="001058B5">
              <w:rPr>
                <w:rFonts w:ascii="Arial" w:hAnsi="Arial" w:cs="Arial"/>
                <w:w w:val="90"/>
                <w:sz w:val="18"/>
              </w:rPr>
              <w:t>SESSION,</w:t>
            </w:r>
            <w:r w:rsidRPr="001058B5">
              <w:rPr>
                <w:rFonts w:ascii="Arial" w:hAnsi="Arial" w:cs="Arial"/>
                <w:spacing w:val="-16"/>
                <w:w w:val="90"/>
                <w:sz w:val="18"/>
              </w:rPr>
              <w:t xml:space="preserve"> </w:t>
            </w:r>
            <w:r w:rsidRPr="001058B5">
              <w:rPr>
                <w:rFonts w:ascii="Arial" w:hAnsi="Arial" w:cs="Arial"/>
                <w:w w:val="90"/>
                <w:sz w:val="18"/>
              </w:rPr>
              <w:t>ALTER</w:t>
            </w:r>
            <w:r w:rsidRPr="001058B5">
              <w:rPr>
                <w:rFonts w:ascii="Arial" w:hAnsi="Arial" w:cs="Arial"/>
                <w:spacing w:val="-48"/>
                <w:w w:val="90"/>
                <w:sz w:val="18"/>
              </w:rPr>
              <w:t xml:space="preserve"> </w:t>
            </w:r>
            <w:r w:rsidRPr="001058B5">
              <w:rPr>
                <w:rFonts w:ascii="Arial" w:hAnsi="Arial" w:cs="Arial"/>
                <w:w w:val="90"/>
                <w:sz w:val="18"/>
              </w:rPr>
              <w:t>SESSION,</w:t>
            </w:r>
            <w:r w:rsidRPr="001058B5">
              <w:rPr>
                <w:rFonts w:ascii="Arial" w:hAnsi="Arial" w:cs="Arial"/>
                <w:spacing w:val="-18"/>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SYNONYM,</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VIEW,</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DATABASE LINK,</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TABLE,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CLUSTER,</w:t>
            </w:r>
            <w:r w:rsidRPr="001058B5">
              <w:rPr>
                <w:rFonts w:ascii="Arial" w:hAnsi="Arial" w:cs="Arial"/>
                <w:spacing w:val="-15"/>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SEQUENCE,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TRIGGER,</w:t>
            </w:r>
            <w:bookmarkStart w:id="528" w:name="_bookmark630"/>
            <w:bookmarkEnd w:id="528"/>
            <w:r w:rsidRPr="001058B5">
              <w:rPr>
                <w:rFonts w:ascii="Arial" w:hAnsi="Arial" w:cs="Arial"/>
                <w:w w:val="90"/>
                <w:sz w:val="18"/>
              </w:rPr>
              <w:t xml:space="preserve"> </w:t>
            </w:r>
            <w:r w:rsidRPr="001058B5">
              <w:rPr>
                <w:rFonts w:ascii="Arial" w:hAnsi="Arial" w:cs="Arial"/>
                <w:sz w:val="18"/>
              </w:rPr>
              <w:t>and CREATE</w:t>
            </w:r>
            <w:r w:rsidRPr="001058B5">
              <w:rPr>
                <w:rFonts w:ascii="Arial" w:hAnsi="Arial" w:cs="Arial"/>
                <w:spacing w:val="-25"/>
                <w:sz w:val="18"/>
              </w:rPr>
              <w:t xml:space="preserve"> </w:t>
            </w:r>
            <w:r w:rsidRPr="001058B5">
              <w:rPr>
                <w:rFonts w:ascii="Arial" w:hAnsi="Arial" w:cs="Arial"/>
                <w:sz w:val="18"/>
              </w:rPr>
              <w:t>PROCEDURE</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77777777" w:rsidR="008C539B" w:rsidRPr="001058B5" w:rsidRDefault="00C12992">
            <w:pPr>
              <w:pStyle w:val="TableParagraph"/>
              <w:spacing w:before="65" w:line="211" w:lineRule="auto"/>
              <w:ind w:left="509" w:right="104"/>
              <w:rPr>
                <w:rFonts w:ascii="Arial" w:hAnsi="Arial" w:cs="Arial"/>
                <w:sz w:val="18"/>
              </w:rPr>
            </w:pPr>
            <w:r w:rsidRPr="001058B5">
              <w:rPr>
                <w:rFonts w:ascii="Arial" w:hAnsi="Arial" w:cs="Arial"/>
                <w:sz w:val="18"/>
              </w:rPr>
              <w:t xml:space="preserve">Provides the following system privileges: CREATE CLUSTER, CREATE </w:t>
            </w:r>
            <w:r w:rsidRPr="001058B5">
              <w:rPr>
                <w:rFonts w:ascii="Arial" w:hAnsi="Arial" w:cs="Arial"/>
                <w:w w:val="90"/>
                <w:sz w:val="18"/>
              </w:rPr>
              <w:t>INDEXTYPE, CREATE</w:t>
            </w:r>
            <w:r w:rsidRPr="001058B5">
              <w:rPr>
                <w:rFonts w:ascii="Arial" w:hAnsi="Arial" w:cs="Arial"/>
                <w:spacing w:val="-65"/>
                <w:w w:val="90"/>
                <w:sz w:val="18"/>
              </w:rPr>
              <w:t xml:space="preserve"> </w:t>
            </w:r>
            <w:r w:rsidRPr="001058B5">
              <w:rPr>
                <w:rFonts w:ascii="Arial" w:hAnsi="Arial" w:cs="Arial"/>
                <w:w w:val="90"/>
                <w:sz w:val="18"/>
              </w:rPr>
              <w:t>OPERATOR, CREATE</w:t>
            </w:r>
            <w:r w:rsidRPr="001058B5">
              <w:rPr>
                <w:rFonts w:ascii="Arial" w:hAnsi="Arial" w:cs="Arial"/>
                <w:spacing w:val="-65"/>
                <w:w w:val="90"/>
                <w:sz w:val="18"/>
              </w:rPr>
              <w:t xml:space="preserve"> </w:t>
            </w:r>
            <w:r w:rsidRPr="001058B5">
              <w:rPr>
                <w:rFonts w:ascii="Arial" w:hAnsi="Arial" w:cs="Arial"/>
                <w:w w:val="90"/>
                <w:sz w:val="18"/>
              </w:rPr>
              <w:t>PROCEDURE, CREATE</w:t>
            </w:r>
            <w:r w:rsidRPr="001058B5">
              <w:rPr>
                <w:rFonts w:ascii="Arial" w:hAnsi="Arial" w:cs="Arial"/>
                <w:spacing w:val="-65"/>
                <w:w w:val="90"/>
                <w:sz w:val="18"/>
              </w:rPr>
              <w:t xml:space="preserve"> </w:t>
            </w:r>
            <w:r w:rsidRPr="001058B5">
              <w:rPr>
                <w:rFonts w:ascii="Arial" w:hAnsi="Arial" w:cs="Arial"/>
                <w:w w:val="90"/>
                <w:sz w:val="18"/>
              </w:rPr>
              <w:t xml:space="preserve">SEQUENCE, CREATE </w:t>
            </w:r>
            <w:r w:rsidRPr="001058B5">
              <w:rPr>
                <w:rFonts w:ascii="Arial" w:hAnsi="Arial" w:cs="Arial"/>
                <w:sz w:val="18"/>
              </w:rPr>
              <w:t>TABLE, CREATE TRIGGER, CREATE</w:t>
            </w:r>
            <w:r w:rsidRPr="001058B5">
              <w:rPr>
                <w:rFonts w:ascii="Arial" w:hAnsi="Arial" w:cs="Arial"/>
                <w:spacing w:val="-70"/>
                <w:sz w:val="18"/>
              </w:rPr>
              <w:t xml:space="preserve"> </w:t>
            </w:r>
            <w:r w:rsidRPr="001058B5">
              <w:rPr>
                <w:rFonts w:ascii="Arial" w:hAnsi="Arial" w:cs="Arial"/>
                <w:sz w:val="18"/>
              </w:rPr>
              <w:t>TYPE.</w:t>
            </w:r>
          </w:p>
          <w:p w14:paraId="5769D5CD" w14:textId="77777777" w:rsidR="008C539B" w:rsidRPr="001058B5" w:rsidRDefault="00C12992">
            <w:pPr>
              <w:pStyle w:val="TableParagraph"/>
              <w:spacing w:before="98" w:line="213" w:lineRule="auto"/>
              <w:ind w:left="509"/>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123BF8B6" w14:textId="77777777" w:rsidR="008C539B" w:rsidRPr="001058B5" w:rsidRDefault="00C12992">
            <w:pPr>
              <w:pStyle w:val="TableParagraph"/>
              <w:spacing w:before="98" w:line="216" w:lineRule="auto"/>
              <w:ind w:left="509"/>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1C10C6D" w14:textId="77777777" w:rsidR="008C539B" w:rsidRPr="001058B5" w:rsidRDefault="00C12992">
            <w:pPr>
              <w:pStyle w:val="TableParagraph"/>
              <w:spacing w:before="79" w:line="213" w:lineRule="exact"/>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06066ED1" w14:textId="77777777" w:rsidR="008C539B" w:rsidRPr="001058B5" w:rsidRDefault="00C12992">
            <w:pPr>
              <w:pStyle w:val="TableParagraph"/>
              <w:spacing w:before="0" w:line="210" w:lineRule="exact"/>
              <w:ind w:left="509"/>
              <w:rPr>
                <w:rFonts w:ascii="Arial" w:hAnsi="Arial" w:cs="Arial"/>
                <w:sz w:val="18"/>
              </w:rPr>
            </w:pPr>
            <w:bookmarkStart w:id="529" w:name="_bookmark631"/>
            <w:bookmarkEnd w:id="529"/>
            <w:r w:rsidRPr="001058B5">
              <w:rPr>
                <w:rFonts w:ascii="Arial" w:hAnsi="Arial" w:cs="Arial"/>
                <w:sz w:val="18"/>
              </w:rPr>
              <w:t>view</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2ADC754" w14:textId="77777777" w:rsidR="008C539B" w:rsidRPr="001058B5" w:rsidRDefault="00C12992">
            <w:pPr>
              <w:pStyle w:val="TableParagraph"/>
              <w:spacing w:before="64" w:line="213" w:lineRule="auto"/>
              <w:ind w:left="509" w:right="766"/>
              <w:jc w:val="both"/>
              <w:rPr>
                <w:rFonts w:ascii="Arial" w:hAnsi="Arial" w:cs="Arial"/>
                <w:sz w:val="18"/>
              </w:rPr>
            </w:pPr>
            <w:r w:rsidRPr="001058B5">
              <w:rPr>
                <w:rFonts w:ascii="Arial" w:hAnsi="Arial" w:cs="Arial"/>
                <w:sz w:val="18"/>
              </w:rPr>
              <w:t>Allows</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grantee</w:t>
            </w:r>
            <w:r w:rsidRPr="001058B5">
              <w:rPr>
                <w:rFonts w:ascii="Arial" w:hAnsi="Arial" w:cs="Arial"/>
                <w:spacing w:val="-26"/>
                <w:sz w:val="18"/>
              </w:rPr>
              <w:t xml:space="preserve"> </w:t>
            </w:r>
            <w:r w:rsidRPr="001058B5">
              <w:rPr>
                <w:rFonts w:ascii="Arial" w:hAnsi="Arial" w:cs="Arial"/>
                <w:sz w:val="18"/>
              </w:rPr>
              <w:t>to</w:t>
            </w:r>
            <w:r w:rsidRPr="001058B5">
              <w:rPr>
                <w:rFonts w:ascii="Arial" w:hAnsi="Arial" w:cs="Arial"/>
                <w:spacing w:val="-26"/>
                <w:sz w:val="18"/>
              </w:rPr>
              <w:t xml:space="preserve"> </w:t>
            </w:r>
            <w:r w:rsidRPr="001058B5">
              <w:rPr>
                <w:rFonts w:ascii="Arial" w:hAnsi="Arial" w:cs="Arial"/>
                <w:sz w:val="18"/>
              </w:rPr>
              <w:t>execute</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procedures</w:t>
            </w:r>
            <w:r w:rsidRPr="001058B5">
              <w:rPr>
                <w:rFonts w:ascii="Arial" w:hAnsi="Arial" w:cs="Arial"/>
                <w:spacing w:val="-26"/>
                <w:sz w:val="18"/>
              </w:rPr>
              <w:t xml:space="preserve"> </w:t>
            </w:r>
            <w:r w:rsidRPr="001058B5">
              <w:rPr>
                <w:rFonts w:ascii="Arial" w:hAnsi="Arial" w:cs="Arial"/>
                <w:sz w:val="18"/>
              </w:rPr>
              <w:t>of</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DBMS_SCHEDULER package. It includes all of the job scheduler system privileges and is included in the DBA</w:t>
            </w:r>
            <w:r w:rsidRPr="001058B5">
              <w:rPr>
                <w:rFonts w:ascii="Arial" w:hAnsi="Arial" w:cs="Arial"/>
                <w:spacing w:val="-76"/>
                <w:sz w:val="18"/>
              </w:rPr>
              <w:t xml:space="preserve"> </w:t>
            </w:r>
            <w:r w:rsidRPr="001058B5">
              <w:rPr>
                <w:rFonts w:ascii="Arial" w:hAnsi="Arial" w:cs="Arial"/>
                <w:sz w:val="18"/>
              </w:rPr>
              <w:t>role.</w:t>
            </w:r>
          </w:p>
          <w:p w14:paraId="6FC4D62D" w14:textId="77777777" w:rsidR="008C539B" w:rsidRPr="001058B5" w:rsidRDefault="00C12992">
            <w:pPr>
              <w:pStyle w:val="TableParagraph"/>
              <w:spacing w:before="94"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Administrator's Guide </w:t>
            </w:r>
            <w:r w:rsidRPr="001058B5">
              <w:rPr>
                <w:rFonts w:ascii="Arial" w:hAnsi="Arial" w:cs="Arial"/>
                <w:sz w:val="18"/>
              </w:rPr>
              <w:t>for more information about</w:t>
            </w:r>
            <w:bookmarkStart w:id="530" w:name="_bookmark632"/>
            <w:bookmarkEnd w:id="530"/>
            <w:r w:rsidRPr="001058B5">
              <w:rPr>
                <w:rFonts w:ascii="Arial" w:hAnsi="Arial" w:cs="Arial"/>
                <w:sz w:val="18"/>
              </w:rPr>
              <w:t xml:space="preserve"> the DBMS_SCHEDULER</w:t>
            </w:r>
            <w:r w:rsidRPr="001058B5">
              <w:rPr>
                <w:rFonts w:ascii="Arial" w:hAnsi="Arial" w:cs="Arial"/>
                <w:spacing w:val="-76"/>
                <w:sz w:val="18"/>
              </w:rPr>
              <w:t xml:space="preserve"> </w:t>
            </w:r>
            <w:r w:rsidRPr="001058B5">
              <w:rPr>
                <w:rFonts w:ascii="Arial" w:hAnsi="Arial" w:cs="Arial"/>
                <w:sz w:val="18"/>
              </w:rPr>
              <w:t>package</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31" w:name="_bookmark633"/>
            <w:bookmarkEnd w:id="531"/>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SELECT</w:t>
            </w:r>
            <w:r w:rsidRPr="001058B5">
              <w:rPr>
                <w:rFonts w:ascii="Arial" w:hAnsi="Arial" w:cs="Arial"/>
                <w:spacing w:val="-96"/>
                <w:sz w:val="18"/>
              </w:rPr>
              <w:t xml:space="preserve"> </w:t>
            </w:r>
            <w:r w:rsidRPr="001058B5">
              <w:rPr>
                <w:rFonts w:ascii="Arial" w:hAnsi="Arial" w:cs="Arial"/>
                <w:sz w:val="18"/>
              </w:rPr>
              <w:t xml:space="preserve">privilege on objects in the data </w:t>
            </w:r>
            <w:r w:rsidRPr="001058B5">
              <w:rPr>
                <w:rFonts w:ascii="Arial" w:hAnsi="Arial" w:cs="Arial"/>
                <w:spacing w:val="-3"/>
                <w:sz w:val="18"/>
              </w:rPr>
              <w:t>dictionary.</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77777777" w:rsidR="008C539B" w:rsidRPr="001058B5" w:rsidRDefault="00C12992">
            <w:pPr>
              <w:pStyle w:val="TableParagraph"/>
              <w:spacing w:before="44"/>
              <w:ind w:left="509"/>
              <w:rPr>
                <w:rFonts w:ascii="Arial" w:hAnsi="Arial" w:cs="Arial"/>
                <w:sz w:val="18"/>
              </w:rPr>
            </w:pPr>
            <w:bookmarkStart w:id="532" w:name="_bookmark634"/>
            <w:bookmarkEnd w:id="532"/>
            <w:r w:rsidRPr="001058B5">
              <w:rPr>
                <w:rFonts w:ascii="Arial" w:hAnsi="Arial" w:cs="Arial"/>
                <w:sz w:val="18"/>
              </w:rPr>
              <w:t>Used by the Enterprise Manager Management Agent.</w:t>
            </w:r>
          </w:p>
        </w:tc>
      </w:tr>
      <w:tr w:rsidR="008C539B" w:rsidRPr="001058B5" w14:paraId="3331EA41" w14:textId="77777777">
        <w:trPr>
          <w:trHeight w:val="835"/>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769F247F"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manage the Catalog Services for the Web (CSW) component of Oracle Spatial.</w:t>
            </w:r>
          </w:p>
          <w:p w14:paraId="52481A9D" w14:textId="77777777" w:rsidR="008C539B" w:rsidRPr="001058B5" w:rsidRDefault="00C12992">
            <w:pPr>
              <w:pStyle w:val="TableParagraph"/>
              <w:spacing w:before="82"/>
              <w:ind w:left="509"/>
              <w:rPr>
                <w:rFonts w:ascii="Arial" w:hAnsi="Arial" w:cs="Arial"/>
                <w:sz w:val="18"/>
              </w:rPr>
            </w:pPr>
            <w:bookmarkStart w:id="533" w:name="_bookmark635"/>
            <w:bookmarkEnd w:id="533"/>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6B938CA2" w14:textId="77777777" w:rsidR="008C539B" w:rsidRPr="001058B5" w:rsidRDefault="00C12992">
            <w:pPr>
              <w:pStyle w:val="TableParagraph"/>
              <w:spacing w:before="64" w:line="213" w:lineRule="auto"/>
              <w:ind w:left="509" w:right="143"/>
              <w:rPr>
                <w:rFonts w:ascii="Arial" w:hAnsi="Arial" w:cs="Arial"/>
                <w:sz w:val="18"/>
              </w:rPr>
            </w:pPr>
            <w:r w:rsidRPr="001058B5">
              <w:rPr>
                <w:rFonts w:ascii="Arial" w:hAnsi="Arial" w:cs="Arial"/>
                <w:sz w:val="18"/>
              </w:rPr>
              <w:t>Provides administrative privileges to manage the Web Feature Service (WFS) component of Oracle Spatial.</w:t>
            </w:r>
          </w:p>
          <w:p w14:paraId="1687193E" w14:textId="77777777" w:rsidR="008C539B" w:rsidRPr="001058B5" w:rsidRDefault="00C12992">
            <w:pPr>
              <w:pStyle w:val="TableParagraph"/>
              <w:spacing w:before="82"/>
              <w:ind w:left="509"/>
              <w:rPr>
                <w:rFonts w:ascii="Arial" w:hAnsi="Arial" w:cs="Arial"/>
                <w:sz w:val="18"/>
              </w:rPr>
            </w:pPr>
            <w:bookmarkStart w:id="534" w:name="_bookmark636"/>
            <w:bookmarkEnd w:id="534"/>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36B0D050" w14:textId="77777777" w:rsidR="008C539B" w:rsidRPr="001058B5" w:rsidRDefault="00C12992">
            <w:pPr>
              <w:pStyle w:val="TableParagraph"/>
              <w:spacing w:before="62" w:line="216" w:lineRule="auto"/>
              <w:ind w:left="509"/>
              <w:rPr>
                <w:rFonts w:ascii="Arial" w:hAnsi="Arial" w:cs="Arial"/>
                <w:sz w:val="18"/>
              </w:rPr>
            </w:pPr>
            <w:r w:rsidRPr="001058B5">
              <w:rPr>
                <w:rFonts w:ascii="Arial" w:hAnsi="Arial" w:cs="Arial"/>
                <w:sz w:val="18"/>
              </w:rPr>
              <w:t>Provides user privileges for the Web Feature Service (WFS) component of Oracle Spatial.</w:t>
            </w:r>
          </w:p>
          <w:p w14:paraId="383459CA" w14:textId="77777777" w:rsidR="008C539B" w:rsidRPr="001058B5" w:rsidRDefault="00C12992">
            <w:pPr>
              <w:pStyle w:val="TableParagraph"/>
              <w:spacing w:before="81"/>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35" w:name="_bookmark637"/>
            <w:bookmarkEnd w:id="535"/>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1C758CEA" w14:textId="77777777" w:rsidR="008C539B" w:rsidRPr="001058B5" w:rsidRDefault="00C12992">
            <w:pPr>
              <w:pStyle w:val="TableParagraph"/>
              <w:spacing w:before="60" w:line="213" w:lineRule="auto"/>
              <w:ind w:left="277" w:right="106"/>
              <w:rPr>
                <w:rFonts w:ascii="Arial" w:hAnsi="Arial" w:cs="Arial"/>
                <w:sz w:val="18"/>
              </w:rPr>
            </w:pPr>
            <w:r w:rsidRPr="001058B5">
              <w:rPr>
                <w:rFonts w:ascii="Arial" w:hAnsi="Arial" w:cs="Arial"/>
                <w:sz w:val="18"/>
              </w:rPr>
              <w:t xml:space="preserve">Provides administrative privileges for Oracle </w:t>
            </w:r>
            <w:r w:rsidRPr="001058B5">
              <w:rPr>
                <w:rFonts w:ascii="Arial" w:hAnsi="Arial" w:cs="Arial"/>
                <w:spacing w:val="-3"/>
                <w:sz w:val="18"/>
              </w:rPr>
              <w:t xml:space="preserve">Workspace </w:t>
            </w:r>
            <w:r w:rsidRPr="001058B5">
              <w:rPr>
                <w:rFonts w:ascii="Arial" w:hAnsi="Arial" w:cs="Arial"/>
                <w:sz w:val="18"/>
              </w:rPr>
              <w:t>Manage. This enables</w:t>
            </w:r>
            <w:r w:rsidRPr="001058B5">
              <w:rPr>
                <w:rFonts w:ascii="Arial" w:hAnsi="Arial" w:cs="Arial"/>
                <w:spacing w:val="-13"/>
                <w:sz w:val="18"/>
              </w:rPr>
              <w:t xml:space="preserve"> </w:t>
            </w:r>
            <w:r w:rsidRPr="001058B5">
              <w:rPr>
                <w:rFonts w:ascii="Arial" w:hAnsi="Arial" w:cs="Arial"/>
                <w:sz w:val="18"/>
              </w:rPr>
              <w:t>users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run</w:t>
            </w:r>
            <w:r w:rsidRPr="001058B5">
              <w:rPr>
                <w:rFonts w:ascii="Arial" w:hAnsi="Arial" w:cs="Arial"/>
                <w:spacing w:val="-13"/>
                <w:sz w:val="18"/>
              </w:rPr>
              <w:t xml:space="preserve"> </w:t>
            </w:r>
            <w:r w:rsidRPr="001058B5">
              <w:rPr>
                <w:rFonts w:ascii="Arial" w:hAnsi="Arial" w:cs="Arial"/>
                <w:sz w:val="18"/>
              </w:rPr>
              <w:t>any</w:t>
            </w:r>
            <w:r w:rsidRPr="001058B5">
              <w:rPr>
                <w:rFonts w:ascii="Arial" w:hAnsi="Arial" w:cs="Arial"/>
                <w:spacing w:val="-13"/>
                <w:sz w:val="18"/>
              </w:rPr>
              <w:t xml:space="preserve"> </w:t>
            </w:r>
            <w:r w:rsidRPr="001058B5">
              <w:rPr>
                <w:rFonts w:ascii="Arial" w:hAnsi="Arial" w:cs="Arial"/>
                <w:sz w:val="18"/>
              </w:rPr>
              <w:t>DBMS_WM</w:t>
            </w:r>
            <w:r w:rsidRPr="001058B5">
              <w:rPr>
                <w:rFonts w:ascii="Arial" w:hAnsi="Arial" w:cs="Arial"/>
                <w:spacing w:val="-80"/>
                <w:sz w:val="18"/>
              </w:rPr>
              <w:t xml:space="preserve"> </w:t>
            </w:r>
            <w:r w:rsidRPr="001058B5">
              <w:rPr>
                <w:rFonts w:ascii="Arial" w:hAnsi="Arial" w:cs="Arial"/>
                <w:sz w:val="18"/>
              </w:rPr>
              <w:t>procedures</w:t>
            </w:r>
            <w:r w:rsidRPr="001058B5">
              <w:rPr>
                <w:rFonts w:ascii="Arial" w:hAnsi="Arial" w:cs="Arial"/>
                <w:spacing w:val="-13"/>
                <w:sz w:val="18"/>
              </w:rPr>
              <w:t xml:space="preserve"> </w:t>
            </w:r>
            <w:r w:rsidRPr="001058B5">
              <w:rPr>
                <w:rFonts w:ascii="Arial" w:hAnsi="Arial" w:cs="Arial"/>
                <w:sz w:val="18"/>
              </w:rPr>
              <w:t>on</w:t>
            </w:r>
            <w:r w:rsidRPr="001058B5">
              <w:rPr>
                <w:rFonts w:ascii="Arial" w:hAnsi="Arial" w:cs="Arial"/>
                <w:spacing w:val="-12"/>
                <w:sz w:val="18"/>
              </w:rPr>
              <w:t xml:space="preserve"> </w:t>
            </w:r>
            <w:r w:rsidRPr="001058B5">
              <w:rPr>
                <w:rFonts w:ascii="Arial" w:hAnsi="Arial" w:cs="Arial"/>
                <w:sz w:val="18"/>
              </w:rPr>
              <w:t>all</w:t>
            </w:r>
            <w:r w:rsidRPr="001058B5">
              <w:rPr>
                <w:rFonts w:ascii="Arial" w:hAnsi="Arial" w:cs="Arial"/>
                <w:spacing w:val="-13"/>
                <w:sz w:val="18"/>
              </w:rPr>
              <w:t xml:space="preserve"> </w:t>
            </w:r>
            <w:r w:rsidRPr="001058B5">
              <w:rPr>
                <w:rFonts w:ascii="Arial" w:hAnsi="Arial" w:cs="Arial"/>
                <w:sz w:val="18"/>
              </w:rPr>
              <w:t>version</w:t>
            </w:r>
            <w:r w:rsidRPr="001058B5">
              <w:rPr>
                <w:rFonts w:ascii="Arial" w:hAnsi="Arial" w:cs="Arial"/>
                <w:spacing w:val="-13"/>
                <w:sz w:val="18"/>
              </w:rPr>
              <w:t xml:space="preserve"> </w:t>
            </w:r>
            <w:r w:rsidRPr="001058B5">
              <w:rPr>
                <w:rFonts w:ascii="Arial" w:hAnsi="Arial" w:cs="Arial"/>
                <w:sz w:val="18"/>
              </w:rPr>
              <w:t>enabled</w:t>
            </w:r>
            <w:r w:rsidRPr="001058B5">
              <w:rPr>
                <w:rFonts w:ascii="Arial" w:hAnsi="Arial" w:cs="Arial"/>
                <w:spacing w:val="-13"/>
                <w:sz w:val="18"/>
              </w:rPr>
              <w:t xml:space="preserve"> </w:t>
            </w:r>
            <w:r w:rsidRPr="001058B5">
              <w:rPr>
                <w:rFonts w:ascii="Arial" w:hAnsi="Arial" w:cs="Arial"/>
                <w:sz w:val="18"/>
              </w:rPr>
              <w:t xml:space="preserve">tables, workspaces, and savepoints regardless of their </w:t>
            </w:r>
            <w:r w:rsidRPr="001058B5">
              <w:rPr>
                <w:rFonts w:ascii="Arial" w:hAnsi="Arial" w:cs="Arial"/>
                <w:spacing w:val="-3"/>
                <w:sz w:val="18"/>
              </w:rPr>
              <w:t xml:space="preserve">owner. </w:t>
            </w:r>
            <w:r w:rsidRPr="001058B5">
              <w:rPr>
                <w:rFonts w:ascii="Arial" w:hAnsi="Arial" w:cs="Arial"/>
                <w:sz w:val="18"/>
              </w:rPr>
              <w:t xml:space="preserve">It also enables the user to modify the system parameters specific to </w:t>
            </w:r>
            <w:r w:rsidRPr="001058B5">
              <w:rPr>
                <w:rFonts w:ascii="Arial" w:hAnsi="Arial" w:cs="Arial"/>
                <w:spacing w:val="-3"/>
                <w:sz w:val="18"/>
              </w:rPr>
              <w:t>Workspace</w:t>
            </w:r>
            <w:r w:rsidRPr="001058B5">
              <w:rPr>
                <w:rFonts w:ascii="Arial" w:hAnsi="Arial" w:cs="Arial"/>
                <w:spacing w:val="-18"/>
                <w:sz w:val="18"/>
              </w:rPr>
              <w:t xml:space="preserve"> </w:t>
            </w:r>
            <w:r w:rsidRPr="001058B5">
              <w:rPr>
                <w:rFonts w:ascii="Arial" w:hAnsi="Arial" w:cs="Arial"/>
                <w:spacing w:val="-3"/>
                <w:sz w:val="18"/>
              </w:rPr>
              <w:t>Manager.</w:t>
            </w:r>
          </w:p>
          <w:p w14:paraId="64ABBFF4" w14:textId="77777777" w:rsidR="008C539B" w:rsidRPr="001058B5" w:rsidRDefault="00C12992">
            <w:pPr>
              <w:pStyle w:val="TableParagraph"/>
              <w:spacing w:before="102"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Workspace Manager Developer's Guide </w:t>
            </w:r>
            <w:r w:rsidRPr="001058B5">
              <w:rPr>
                <w:rFonts w:ascii="Arial" w:hAnsi="Arial" w:cs="Arial"/>
                <w:sz w:val="18"/>
              </w:rPr>
              <w:t>for more</w:t>
            </w:r>
            <w:bookmarkStart w:id="536" w:name="_bookmark638"/>
            <w:bookmarkEnd w:id="536"/>
            <w:r w:rsidRPr="001058B5">
              <w:rPr>
                <w:rFonts w:ascii="Arial" w:hAnsi="Arial" w:cs="Arial"/>
                <w:sz w:val="18"/>
              </w:rPr>
              <w:t xml:space="preserve"> information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register an XML schema globally, as opposed to registering it for use or access only by its owner. It also lets the grantee bypass access control list (ACL) checks when accessing Oracle XML DB Repository.</w:t>
            </w:r>
          </w:p>
          <w:p w14:paraId="2B658EE9" w14:textId="77777777" w:rsidR="008C539B" w:rsidRPr="001058B5" w:rsidRDefault="00C12992">
            <w:pPr>
              <w:pStyle w:val="TableParagraph"/>
              <w:spacing w:before="104"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XML</w:t>
            </w:r>
            <w:bookmarkStart w:id="537" w:name="_bookmark639"/>
            <w:bookmarkEnd w:id="537"/>
            <w:r w:rsidRPr="001058B5">
              <w:rPr>
                <w:rFonts w:ascii="Arial" w:hAnsi="Arial" w:cs="Arial"/>
                <w:sz w:val="18"/>
              </w:rPr>
              <w:t xml:space="preserve"> schemas and the XML DB Repository</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define invoker’s rights handlers and to create or update the resource configuration for XML repository triggers. By default, Oracle</w:t>
            </w:r>
            <w:r w:rsidRPr="001058B5">
              <w:rPr>
                <w:rFonts w:ascii="Arial" w:hAnsi="Arial" w:cs="Arial"/>
                <w:spacing w:val="-16"/>
                <w:sz w:val="18"/>
              </w:rPr>
              <w:t xml:space="preserve"> </w:t>
            </w:r>
            <w:r w:rsidRPr="001058B5">
              <w:rPr>
                <w:rFonts w:ascii="Arial" w:hAnsi="Arial" w:cs="Arial"/>
                <w:sz w:val="18"/>
              </w:rPr>
              <w:t>Database</w:t>
            </w:r>
            <w:r w:rsidRPr="001058B5">
              <w:rPr>
                <w:rFonts w:ascii="Arial" w:hAnsi="Arial" w:cs="Arial"/>
                <w:spacing w:val="-16"/>
                <w:sz w:val="18"/>
              </w:rPr>
              <w:t xml:space="preserve"> </w:t>
            </w:r>
            <w:r w:rsidRPr="001058B5">
              <w:rPr>
                <w:rFonts w:ascii="Arial" w:hAnsi="Arial" w:cs="Arial"/>
                <w:sz w:val="18"/>
              </w:rPr>
              <w:t>grants</w:t>
            </w:r>
            <w:r w:rsidRPr="001058B5">
              <w:rPr>
                <w:rFonts w:ascii="Arial" w:hAnsi="Arial" w:cs="Arial"/>
                <w:spacing w:val="-15"/>
                <w:sz w:val="18"/>
              </w:rPr>
              <w:t xml:space="preserve"> </w:t>
            </w:r>
            <w:r w:rsidRPr="001058B5">
              <w:rPr>
                <w:rFonts w:ascii="Arial" w:hAnsi="Arial" w:cs="Arial"/>
                <w:sz w:val="18"/>
              </w:rPr>
              <w:t>this</w:t>
            </w:r>
            <w:r w:rsidRPr="001058B5">
              <w:rPr>
                <w:rFonts w:ascii="Arial" w:hAnsi="Arial" w:cs="Arial"/>
                <w:spacing w:val="-16"/>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DBA</w:t>
            </w:r>
            <w:r w:rsidRPr="001058B5">
              <w:rPr>
                <w:rFonts w:ascii="Arial" w:hAnsi="Arial" w:cs="Arial"/>
                <w:spacing w:val="-83"/>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but</w:t>
            </w:r>
            <w:r w:rsidRPr="001058B5">
              <w:rPr>
                <w:rFonts w:ascii="Arial" w:hAnsi="Arial" w:cs="Arial"/>
                <w:spacing w:val="-16"/>
                <w:sz w:val="18"/>
              </w:rPr>
              <w:t xml:space="preserve"> </w:t>
            </w:r>
            <w:r w:rsidRPr="001058B5">
              <w:rPr>
                <w:rFonts w:ascii="Arial" w:hAnsi="Arial" w:cs="Arial"/>
                <w:sz w:val="18"/>
              </w:rPr>
              <w:t>not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XDBADMIN</w:t>
            </w:r>
            <w:r w:rsidRPr="001058B5">
              <w:rPr>
                <w:rFonts w:ascii="Arial" w:hAnsi="Arial" w:cs="Arial"/>
                <w:spacing w:val="-83"/>
                <w:sz w:val="18"/>
              </w:rPr>
              <w:t xml:space="preserve"> </w:t>
            </w:r>
            <w:r w:rsidRPr="001058B5">
              <w:rPr>
                <w:rFonts w:ascii="Arial" w:hAnsi="Arial" w:cs="Arial"/>
                <w:sz w:val="18"/>
              </w:rPr>
              <w:t>role.</w:t>
            </w:r>
          </w:p>
          <w:p w14:paraId="54EB355E" w14:textId="77777777" w:rsidR="008C539B" w:rsidRPr="001058B5" w:rsidRDefault="00C12992">
            <w:pPr>
              <w:pStyle w:val="TableParagraph"/>
              <w:spacing w:before="98"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38" w:name="_bookmark640"/>
            <w:bookmarkEnd w:id="538"/>
            <w:r w:rsidRPr="001058B5">
              <w:rPr>
                <w:rFonts w:ascii="Arial" w:hAnsi="Arial" w:cs="Arial"/>
                <w:sz w:val="18"/>
              </w:rPr>
              <w:t xml:space="preserve"> Database XML repository triggers</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6F85B9E4" w14:textId="77777777" w:rsidR="008C539B" w:rsidRPr="001058B5" w:rsidRDefault="00C12992">
            <w:pPr>
              <w:pStyle w:val="TableParagraph"/>
              <w:spacing w:before="63" w:line="213" w:lineRule="auto"/>
              <w:ind w:left="277" w:right="106"/>
              <w:rPr>
                <w:rFonts w:ascii="Arial" w:hAnsi="Arial" w:cs="Arial"/>
                <w:sz w:val="18"/>
              </w:rPr>
            </w:pPr>
            <w:r w:rsidRPr="001058B5">
              <w:rPr>
                <w:rFonts w:ascii="Arial" w:hAnsi="Arial" w:cs="Arial"/>
                <w:sz w:val="18"/>
              </w:rPr>
              <w:t xml:space="preserve">Allows the grantee to access Oracle Database Web services over HTTPS. However, it does not provide the user access to objects in the database that are public. To allow public access, you need to grant the user the XDB_ </w:t>
            </w:r>
            <w:r w:rsidRPr="001058B5">
              <w:rPr>
                <w:rFonts w:ascii="Arial" w:hAnsi="Arial" w:cs="Arial"/>
                <w:w w:val="95"/>
                <w:sz w:val="18"/>
              </w:rPr>
              <w:t xml:space="preserve">WEBSERVICES_WITH_PUBLIC role. For a user to use these Web services, SYS </w:t>
            </w:r>
            <w:r w:rsidRPr="001058B5">
              <w:rPr>
                <w:rFonts w:ascii="Arial" w:hAnsi="Arial" w:cs="Arial"/>
                <w:sz w:val="18"/>
              </w:rPr>
              <w:t>must enable the Web service servlets.</w:t>
            </w:r>
          </w:p>
          <w:p w14:paraId="78395D68" w14:textId="77777777" w:rsidR="008C539B" w:rsidRPr="001058B5" w:rsidRDefault="00C12992">
            <w:pPr>
              <w:pStyle w:val="TableParagraph"/>
              <w:spacing w:before="98"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39" w:name="_bookmark641"/>
            <w:bookmarkEnd w:id="539"/>
            <w:r w:rsidRPr="001058B5">
              <w:rPr>
                <w:rFonts w:ascii="Arial" w:hAnsi="Arial" w:cs="Arial"/>
                <w:sz w:val="18"/>
              </w:rPr>
              <w:t xml:space="preserve"> Database Web services</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57E4488"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 xml:space="preserve">Allows the grantee to access Oracle Database </w:t>
            </w:r>
            <w:r w:rsidRPr="001058B5">
              <w:rPr>
                <w:rFonts w:ascii="Arial" w:hAnsi="Arial" w:cs="Arial"/>
                <w:spacing w:val="-7"/>
                <w:sz w:val="18"/>
              </w:rPr>
              <w:t xml:space="preserve">Web </w:t>
            </w:r>
            <w:r w:rsidRPr="001058B5">
              <w:rPr>
                <w:rFonts w:ascii="Arial" w:hAnsi="Arial" w:cs="Arial"/>
                <w:sz w:val="18"/>
              </w:rPr>
              <w:t xml:space="preserve">services over </w:t>
            </w:r>
            <w:r w:rsidRPr="001058B5">
              <w:rPr>
                <w:rFonts w:ascii="Arial" w:hAnsi="Arial" w:cs="Arial"/>
                <w:spacing w:val="-5"/>
                <w:sz w:val="18"/>
              </w:rPr>
              <w:t xml:space="preserve">HTTP. </w:t>
            </w:r>
            <w:r w:rsidRPr="001058B5">
              <w:rPr>
                <w:rFonts w:ascii="Arial" w:hAnsi="Arial" w:cs="Arial"/>
                <w:sz w:val="18"/>
              </w:rPr>
              <w:t xml:space="preserve">However, it does not provide the user access to objects in the database that are public. </w:t>
            </w:r>
            <w:r w:rsidRPr="001058B5">
              <w:rPr>
                <w:rFonts w:ascii="Arial" w:hAnsi="Arial" w:cs="Arial"/>
                <w:spacing w:val="-9"/>
                <w:sz w:val="18"/>
              </w:rPr>
              <w:t xml:space="preserve">To </w:t>
            </w:r>
            <w:r w:rsidRPr="001058B5">
              <w:rPr>
                <w:rFonts w:ascii="Arial" w:hAnsi="Arial" w:cs="Arial"/>
                <w:sz w:val="18"/>
              </w:rPr>
              <w:t>allow public access, you need to grant the user the XDB_ WEBSERVICES_WITH_PUBLIC</w:t>
            </w:r>
            <w:r w:rsidRPr="001058B5">
              <w:rPr>
                <w:rFonts w:ascii="Arial" w:hAnsi="Arial" w:cs="Arial"/>
                <w:spacing w:val="-75"/>
                <w:sz w:val="18"/>
              </w:rPr>
              <w:t xml:space="preserve"> </w:t>
            </w:r>
            <w:r w:rsidRPr="001058B5">
              <w:rPr>
                <w:rFonts w:ascii="Arial" w:hAnsi="Arial" w:cs="Arial"/>
                <w:sz w:val="18"/>
              </w:rPr>
              <w:t>role.</w:t>
            </w:r>
          </w:p>
          <w:p w14:paraId="2817E535" w14:textId="77777777" w:rsidR="008C539B" w:rsidRPr="001058B5" w:rsidRDefault="00C12992">
            <w:pPr>
              <w:pStyle w:val="TableParagraph"/>
              <w:spacing w:before="97"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40" w:name="_bookmark642"/>
            <w:bookmarkEnd w:id="540"/>
            <w:r w:rsidRPr="001058B5">
              <w:rPr>
                <w:rFonts w:ascii="Arial" w:hAnsi="Arial" w:cs="Arial"/>
                <w:sz w:val="18"/>
              </w:rPr>
              <w:t xml:space="preserve"> Database Web services</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C8924A9" w14:textId="77777777" w:rsidR="008C539B" w:rsidRPr="001058B5" w:rsidRDefault="00C12992">
            <w:pPr>
              <w:pStyle w:val="TableParagraph"/>
              <w:spacing w:before="64" w:line="213" w:lineRule="auto"/>
              <w:ind w:left="277"/>
              <w:rPr>
                <w:rFonts w:ascii="Arial" w:hAnsi="Arial" w:cs="Arial"/>
                <w:sz w:val="18"/>
              </w:rPr>
            </w:pPr>
            <w:r w:rsidRPr="001058B5">
              <w:rPr>
                <w:rFonts w:ascii="Arial" w:hAnsi="Arial" w:cs="Arial"/>
                <w:sz w:val="18"/>
              </w:rPr>
              <w:t>Allows the grantee access to public objects through Oracle Database Web services.</w:t>
            </w:r>
          </w:p>
          <w:p w14:paraId="74503ED5" w14:textId="77777777" w:rsidR="008C539B" w:rsidRPr="001058B5" w:rsidRDefault="00C12992">
            <w:pPr>
              <w:pStyle w:val="TableParagraph"/>
              <w:spacing w:before="99"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 Database Web services</w:t>
            </w:r>
          </w:p>
        </w:tc>
      </w:tr>
    </w:tbl>
    <w:p w14:paraId="77F7D4A1" w14:textId="77777777" w:rsidR="008C539B" w:rsidRPr="001058B5" w:rsidRDefault="008C539B">
      <w:pPr>
        <w:pStyle w:val="BodyText"/>
        <w:rPr>
          <w:rFonts w:ascii="Arial" w:hAnsi="Arial" w:cs="Arial"/>
          <w:b/>
          <w:i/>
        </w:rPr>
      </w:pPr>
    </w:p>
    <w:p w14:paraId="79A51B06" w14:textId="77777777" w:rsidR="008C539B" w:rsidRPr="001058B5" w:rsidRDefault="008D1AB8">
      <w:pPr>
        <w:pStyle w:val="BodyText"/>
        <w:spacing w:before="3"/>
        <w:rPr>
          <w:rFonts w:ascii="Arial" w:hAnsi="Arial" w:cs="Arial"/>
          <w:b/>
          <w:i/>
          <w:sz w:val="12"/>
        </w:rPr>
      </w:pPr>
      <w:r>
        <w:rPr>
          <w:rFonts w:ascii="Arial" w:hAnsi="Arial" w:cs="Arial"/>
        </w:rPr>
        <w:pict w14:anchorId="1AC20704">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14:paraId="4E0A9CCE" w14:textId="77777777" w:rsidR="008C539B" w:rsidRPr="001058B5" w:rsidRDefault="00C12992">
      <w:pPr>
        <w:pStyle w:val="BodyText"/>
        <w:spacing w:before="25" w:after="103" w:line="232" w:lineRule="auto"/>
        <w:ind w:left="2380" w:right="1745" w:hanging="1"/>
        <w:rPr>
          <w:rFonts w:ascii="Arial" w:hAnsi="Arial" w:cs="Arial"/>
        </w:rPr>
      </w:pPr>
      <w:r w:rsidRPr="001058B5">
        <w:rPr>
          <w:rFonts w:ascii="Arial" w:hAnsi="Arial" w:cs="Arial"/>
          <w:b/>
          <w:sz w:val="19"/>
        </w:rPr>
        <w:t xml:space="preserve">Note: </w:t>
      </w:r>
      <w:r w:rsidRPr="001058B5">
        <w:rPr>
          <w:rFonts w:ascii="Arial" w:hAnsi="Arial" w:cs="Arial"/>
        </w:rPr>
        <w:t>Each installation should create its own roles and assign only those privileges that are needed, thus retaining detailed control of the privileges in use. This process also removes any need to adjust existing roles, privileges, or procedures whenever Oracle Database changes or removes roles that Oracle Database defines.</w:t>
      </w:r>
    </w:p>
    <w:p w14:paraId="082E6CC5" w14:textId="72054436"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623E0C9">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anchorlock/>
          </v:group>
        </w:pict>
      </w:r>
    </w:p>
    <w:p w14:paraId="780F848D" w14:textId="77777777" w:rsidR="008C539B" w:rsidRPr="001058B5" w:rsidRDefault="008C539B">
      <w:pPr>
        <w:pStyle w:val="BodyText"/>
        <w:spacing w:before="5"/>
        <w:rPr>
          <w:rFonts w:ascii="Arial" w:hAnsi="Arial" w:cs="Arial"/>
          <w:sz w:val="9"/>
        </w:rPr>
      </w:pPr>
    </w:p>
    <w:p w14:paraId="73333887" w14:textId="77777777" w:rsidR="002F0363" w:rsidRDefault="002F0363" w:rsidP="002F0363">
      <w:pPr>
        <w:pStyle w:val="BodyText"/>
        <w:spacing w:before="83" w:line="228" w:lineRule="auto"/>
        <w:ind w:left="720" w:right="700" w:firstLine="939"/>
        <w:rPr>
          <w:rFonts w:ascii="Arial" w:eastAsia="Arial" w:hAnsi="Arial" w:cs="Arial"/>
          <w:b/>
          <w:bCs/>
          <w:spacing w:val="-22"/>
          <w:sz w:val="27"/>
          <w:szCs w:val="27"/>
        </w:rPr>
      </w:pPr>
      <w:bookmarkStart w:id="541" w:name="Creating_a_Role"/>
      <w:bookmarkStart w:id="542" w:name="_bookmark643"/>
      <w:bookmarkEnd w:id="541"/>
      <w:bookmarkEnd w:id="542"/>
      <w:r w:rsidRPr="002F0363">
        <w:rPr>
          <w:rFonts w:ascii="Arial" w:eastAsia="Arial" w:hAnsi="Arial" w:cs="Arial"/>
          <w:b/>
          <w:bCs/>
          <w:spacing w:val="-22"/>
          <w:sz w:val="27"/>
          <w:szCs w:val="27"/>
        </w:rPr>
        <w:t>Tạo vai trò</w:t>
      </w:r>
    </w:p>
    <w:p w14:paraId="388530F4" w14:textId="0F0C8490" w:rsidR="008C539B" w:rsidRPr="001058B5" w:rsidRDefault="00C12992">
      <w:pPr>
        <w:pStyle w:val="BodyText"/>
        <w:spacing w:before="83" w:line="228" w:lineRule="auto"/>
        <w:ind w:left="1659" w:right="700"/>
        <w:rPr>
          <w:rFonts w:ascii="Arial" w:hAnsi="Arial" w:cs="Arial"/>
        </w:rPr>
      </w:pPr>
      <w:r w:rsidRPr="001058B5">
        <w:rPr>
          <w:rFonts w:ascii="Arial" w:hAnsi="Arial" w:cs="Arial"/>
          <w:spacing w:val="-6"/>
        </w:rPr>
        <w:t>You</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using</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ROLE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7"/>
        </w:rPr>
        <w:t xml:space="preserve"> </w:t>
      </w:r>
      <w:bookmarkStart w:id="543" w:name="_bookmark644"/>
      <w:bookmarkEnd w:id="543"/>
      <w:r w:rsidRPr="001058B5">
        <w:rPr>
          <w:rFonts w:ascii="Arial" w:hAnsi="Arial" w:cs="Arial"/>
        </w:rPr>
        <w:t>but</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 ROLE</w:t>
      </w:r>
      <w:r w:rsidRPr="001058B5">
        <w:rPr>
          <w:rFonts w:ascii="Arial" w:hAnsi="Arial" w:cs="Arial"/>
          <w:spacing w:val="-86"/>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do</w:t>
      </w:r>
      <w:r w:rsidRPr="001058B5">
        <w:rPr>
          <w:rFonts w:ascii="Arial" w:hAnsi="Arial" w:cs="Arial"/>
          <w:spacing w:val="-11"/>
        </w:rPr>
        <w:t xml:space="preserve"> </w:t>
      </w:r>
      <w:r w:rsidRPr="001058B5">
        <w:rPr>
          <w:rFonts w:ascii="Arial" w:hAnsi="Arial" w:cs="Arial"/>
        </w:rPr>
        <w:t>so.</w:t>
      </w:r>
      <w:r w:rsidRPr="001058B5">
        <w:rPr>
          <w:rFonts w:ascii="Arial" w:hAnsi="Arial" w:cs="Arial"/>
          <w:spacing w:val="-11"/>
        </w:rPr>
        <w:t xml:space="preserve"> </w:t>
      </w:r>
      <w:r w:rsidRPr="001058B5">
        <w:rPr>
          <w:rFonts w:ascii="Arial" w:hAnsi="Arial" w:cs="Arial"/>
          <w:spacing w:val="-4"/>
        </w:rPr>
        <w:t>Typically,</w:t>
      </w:r>
      <w:r w:rsidRPr="001058B5">
        <w:rPr>
          <w:rFonts w:ascii="Arial" w:hAnsi="Arial" w:cs="Arial"/>
          <w:spacing w:val="-12"/>
        </w:rPr>
        <w:t xml:space="preserve"> </w:t>
      </w:r>
      <w:r w:rsidRPr="001058B5">
        <w:rPr>
          <w:rFonts w:ascii="Arial" w:hAnsi="Arial" w:cs="Arial"/>
        </w:rPr>
        <w:t>only</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administrators</w:t>
      </w:r>
      <w:r w:rsidRPr="001058B5">
        <w:rPr>
          <w:rFonts w:ascii="Arial" w:hAnsi="Arial" w:cs="Arial"/>
          <w:spacing w:val="-12"/>
        </w:rPr>
        <w:t xml:space="preserve"> </w:t>
      </w:r>
      <w:r w:rsidRPr="001058B5">
        <w:rPr>
          <w:rFonts w:ascii="Arial" w:hAnsi="Arial" w:cs="Arial"/>
        </w:rPr>
        <w:t>have</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system privilege.</w:t>
      </w:r>
    </w:p>
    <w:p w14:paraId="68B3D6A8" w14:textId="77777777" w:rsidR="008C539B" w:rsidRPr="001058B5" w:rsidRDefault="00C12992">
      <w:pPr>
        <w:pStyle w:val="BodyText"/>
        <w:spacing w:before="121" w:line="232" w:lineRule="auto"/>
        <w:ind w:left="1660" w:right="713"/>
        <w:rPr>
          <w:rFonts w:ascii="Arial" w:hAnsi="Arial" w:cs="Arial"/>
        </w:rPr>
      </w:pPr>
      <w:r w:rsidRPr="001058B5">
        <w:rPr>
          <w:rFonts w:ascii="Arial" w:hAnsi="Arial" w:cs="Arial"/>
        </w:rPr>
        <w:t>After you create a role, the role has no privileges associated with it. Your next step is to</w:t>
      </w:r>
      <w:bookmarkStart w:id="544" w:name="_bookmark645"/>
      <w:bookmarkEnd w:id="544"/>
      <w:r w:rsidRPr="001058B5">
        <w:rPr>
          <w:rFonts w:ascii="Arial" w:hAnsi="Arial" w:cs="Arial"/>
        </w:rPr>
        <w:t xml:space="preserve"> grant either privileges or other roles to the new role.</w:t>
      </w:r>
    </w:p>
    <w:p w14:paraId="563ED8F3" w14:textId="77777777" w:rsidR="008C539B" w:rsidRPr="001058B5" w:rsidRDefault="00C12992">
      <w:pPr>
        <w:pStyle w:val="BodyText"/>
        <w:spacing w:before="118" w:line="232" w:lineRule="auto"/>
        <w:ind w:left="1659" w:right="700"/>
        <w:rPr>
          <w:rFonts w:ascii="Arial" w:hAnsi="Arial" w:cs="Arial"/>
        </w:rPr>
      </w:pPr>
      <w:r w:rsidRPr="001058B5">
        <w:rPr>
          <w:rFonts w:ascii="Arial" w:hAnsi="Arial" w:cs="Arial"/>
        </w:rPr>
        <w:t xml:space="preserve">You must give each role you create a unique name among existing user </w:t>
      </w:r>
      <w:bookmarkStart w:id="545" w:name="_bookmark646"/>
      <w:bookmarkEnd w:id="545"/>
      <w:r w:rsidRPr="001058B5">
        <w:rPr>
          <w:rFonts w:ascii="Arial" w:hAnsi="Arial" w:cs="Arial"/>
        </w:rPr>
        <w:t>names and role names of the database. Roles are not contained in the schema of any user. In a database</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3AE6424C"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 xml:space="preserve">that uses a multibyte character set, Oracle recommends that each role name contain at least one single-byte character. If a role name contains only multibyte characters, then the encrypted role name and password combination is considerably less secure. See Guideline </w:t>
      </w:r>
      <w:hyperlink w:anchor="_bookmark2169" w:history="1">
        <w:bookmarkStart w:id="546" w:name="_bookmark647"/>
        <w:bookmarkEnd w:id="546"/>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2E8A38A6" w14:textId="77777777" w:rsidR="008C539B" w:rsidRPr="001058B5" w:rsidRDefault="008D1AB8">
      <w:pPr>
        <w:pStyle w:val="BodyText"/>
        <w:spacing w:before="109"/>
        <w:ind w:left="2260"/>
        <w:rPr>
          <w:rFonts w:ascii="Arial" w:hAnsi="Arial" w:cs="Arial"/>
        </w:rPr>
      </w:pPr>
      <w:hyperlink w:anchor="_bookmark649" w:history="1">
        <w:r w:rsidR="00C12992" w:rsidRPr="001058B5">
          <w:rPr>
            <w:rFonts w:ascii="Arial" w:hAnsi="Arial" w:cs="Arial"/>
            <w:color w:val="0000CC"/>
          </w:rPr>
          <w:t>Example 4–2</w:t>
        </w:r>
        <w:bookmarkStart w:id="547" w:name="_bookmark648"/>
        <w:bookmarkEnd w:id="547"/>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77777777" w:rsidR="008C539B" w:rsidRPr="001058B5" w:rsidRDefault="00C12992">
      <w:pPr>
        <w:ind w:left="2260"/>
        <w:rPr>
          <w:rFonts w:ascii="Arial" w:hAnsi="Arial" w:cs="Arial"/>
          <w:b/>
          <w:i/>
          <w:sz w:val="18"/>
        </w:rPr>
      </w:pPr>
      <w:bookmarkStart w:id="548" w:name="_bookmark649"/>
      <w:bookmarkEnd w:id="548"/>
      <w:r w:rsidRPr="001058B5">
        <w:rPr>
          <w:rFonts w:ascii="Arial" w:hAnsi="Arial" w:cs="Arial"/>
          <w:b/>
          <w:i/>
          <w:sz w:val="18"/>
        </w:rPr>
        <w:t>Example 4–2 Creating a User Role Authorized by a Password</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5D97ECF9" w14:textId="77777777" w:rsidR="008C539B" w:rsidRPr="001058B5" w:rsidRDefault="00C12992">
      <w:pPr>
        <w:pStyle w:val="BodyText"/>
        <w:spacing w:line="230" w:lineRule="auto"/>
        <w:ind w:left="2259" w:right="113"/>
        <w:rPr>
          <w:rFonts w:ascii="Arial" w:hAnsi="Arial" w:cs="Arial"/>
        </w:rPr>
      </w:pPr>
      <w:r w:rsidRPr="001058B5">
        <w:rPr>
          <w:rFonts w:ascii="Arial" w:hAnsi="Arial" w:cs="Arial"/>
          <w:spacing w:val="-6"/>
        </w:rPr>
        <w:t xml:space="preserve">You </w:t>
      </w:r>
      <w:r w:rsidRPr="001058B5">
        <w:rPr>
          <w:rFonts w:ascii="Arial" w:hAnsi="Arial" w:cs="Arial"/>
        </w:rPr>
        <w:t>can use the IDENTIFIED BY clause to authorize the role with a password. The IDENTIFIED</w:t>
      </w:r>
      <w:r w:rsidRPr="001058B5">
        <w:rPr>
          <w:rFonts w:ascii="Arial" w:hAnsi="Arial" w:cs="Arial"/>
          <w:spacing w:val="-55"/>
        </w:rPr>
        <w:t xml:space="preserve"> </w:t>
      </w:r>
      <w:r w:rsidRPr="001058B5">
        <w:rPr>
          <w:rFonts w:ascii="Arial" w:hAnsi="Arial" w:cs="Arial"/>
        </w:rPr>
        <w:t>BY</w:t>
      </w:r>
      <w:r w:rsidRPr="001058B5">
        <w:rPr>
          <w:rFonts w:ascii="Arial" w:hAnsi="Arial" w:cs="Arial"/>
          <w:spacing w:val="-94"/>
        </w:rPr>
        <w:t xml:space="preserve"> </w:t>
      </w:r>
      <w:r w:rsidRPr="001058B5">
        <w:rPr>
          <w:rFonts w:ascii="Arial" w:hAnsi="Arial" w:cs="Arial"/>
        </w:rPr>
        <w:t>clause of the CREATE</w:t>
      </w:r>
      <w:r w:rsidRPr="001058B5">
        <w:rPr>
          <w:rFonts w:ascii="Arial" w:hAnsi="Arial" w:cs="Arial"/>
          <w:spacing w:val="-55"/>
        </w:rPr>
        <w:t xml:space="preserve"> </w:t>
      </w:r>
      <w:r w:rsidRPr="001058B5">
        <w:rPr>
          <w:rFonts w:ascii="Arial" w:hAnsi="Arial" w:cs="Arial"/>
        </w:rPr>
        <w:t>ROLE</w:t>
      </w:r>
      <w:r w:rsidRPr="001058B5">
        <w:rPr>
          <w:rFonts w:ascii="Arial" w:hAnsi="Arial" w:cs="Arial"/>
          <w:spacing w:val="-93"/>
        </w:rPr>
        <w:t xml:space="preserve"> </w:t>
      </w:r>
      <w:r w:rsidRPr="001058B5">
        <w:rPr>
          <w:rFonts w:ascii="Arial" w:hAnsi="Arial" w:cs="Arial"/>
        </w:rPr>
        <w:t xml:space="preserve">statement specifies how the user must be authorized before the role can be </w:t>
      </w:r>
      <w:bookmarkStart w:id="549" w:name="_bookmark650"/>
      <w:bookmarkEnd w:id="549"/>
      <w:r w:rsidRPr="001058B5">
        <w:rPr>
          <w:rFonts w:ascii="Arial" w:hAnsi="Arial" w:cs="Arial"/>
        </w:rPr>
        <w:t>enabled for use by a specific user to which it has been granted. If you do not specify this clause, or if you specify NOT IDENTIFIED, then no authorization is required when the role is enabled. Roles can be specified to be authorized by the following:</w:t>
      </w:r>
    </w:p>
    <w:p w14:paraId="286AE4F3" w14:textId="77777777" w:rsidR="008C539B" w:rsidRPr="001058B5" w:rsidRDefault="00C12992">
      <w:pPr>
        <w:pStyle w:val="BodyText"/>
        <w:spacing w:before="110"/>
        <w:ind w:left="2260"/>
        <w:rPr>
          <w:rFonts w:ascii="Arial" w:hAnsi="Arial" w:cs="Arial"/>
        </w:rPr>
      </w:pPr>
      <w:r w:rsidRPr="001058B5">
        <w:rPr>
          <w:rFonts w:ascii="Arial" w:hAnsi="Arial" w:cs="Arial"/>
          <w:sz w:val="10"/>
        </w:rPr>
        <w:t xml:space="preserve">■ </w:t>
      </w:r>
      <w:r w:rsidRPr="001058B5">
        <w:rPr>
          <w:rFonts w:ascii="Arial" w:hAnsi="Arial" w:cs="Arial"/>
        </w:rPr>
        <w:t>The database using a password</w:t>
      </w:r>
    </w:p>
    <w:p w14:paraId="27DE059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An application using a specified package</w:t>
      </w:r>
    </w:p>
    <w:p w14:paraId="0B8A0884"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r w:rsidRPr="001058B5">
        <w:rPr>
          <w:rFonts w:ascii="Arial" w:hAnsi="Arial" w:cs="Arial"/>
        </w:rPr>
        <w:t>Externally by the operating system, network, or other external source</w:t>
      </w:r>
    </w:p>
    <w:p w14:paraId="4975776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Globally by an enterprise directory service</w:t>
      </w:r>
    </w:p>
    <w:p w14:paraId="3A73C21A" w14:textId="77777777" w:rsidR="008C539B" w:rsidRPr="001058B5" w:rsidRDefault="00C12992">
      <w:pPr>
        <w:pStyle w:val="BodyText"/>
        <w:spacing w:before="111"/>
        <w:ind w:left="2260"/>
        <w:rPr>
          <w:rFonts w:ascii="Arial" w:hAnsi="Arial" w:cs="Arial"/>
        </w:rPr>
      </w:pPr>
      <w:r w:rsidRPr="001058B5">
        <w:rPr>
          <w:rFonts w:ascii="Arial" w:hAnsi="Arial" w:cs="Arial"/>
        </w:rPr>
        <w:t>These authorizations are discussed in the following sections.</w:t>
      </w:r>
    </w:p>
    <w:p w14:paraId="05EA450D" w14:textId="77777777" w:rsidR="008C539B" w:rsidRPr="001058B5" w:rsidRDefault="00C12992">
      <w:pPr>
        <w:pStyle w:val="BodyText"/>
        <w:spacing w:before="117" w:line="232" w:lineRule="auto"/>
        <w:ind w:left="2259" w:right="102"/>
        <w:rPr>
          <w:rFonts w:ascii="Arial" w:hAnsi="Arial" w:cs="Arial"/>
        </w:rPr>
      </w:pPr>
      <w:r w:rsidRPr="001058B5">
        <w:rPr>
          <w:rFonts w:ascii="Arial" w:hAnsi="Arial" w:cs="Arial"/>
        </w:rPr>
        <w:t xml:space="preserve">As an alternative to creating password-protected roles, Oracle recommends that you use secure application roles instead. See </w:t>
      </w:r>
      <w:hyperlink w:anchor="_bookmark707" w:history="1">
        <w:r w:rsidRPr="001058B5">
          <w:rPr>
            <w:rFonts w:ascii="Arial" w:hAnsi="Arial" w:cs="Arial"/>
            <w:color w:val="0000CC"/>
          </w:rPr>
          <w:t>"Securing Role Privileges by Using Secure</w:t>
        </w:r>
      </w:hyperlink>
      <w:r w:rsidRPr="001058B5">
        <w:rPr>
          <w:rFonts w:ascii="Arial" w:hAnsi="Arial" w:cs="Arial"/>
          <w:color w:val="0000CC"/>
        </w:rPr>
        <w:t xml:space="preserve"> </w:t>
      </w:r>
      <w:hyperlink w:anchor="_bookmark707" w:history="1">
        <w:r w:rsidRPr="001058B5">
          <w:rPr>
            <w:rFonts w:ascii="Arial" w:hAnsi="Arial" w:cs="Arial"/>
            <w:color w:val="0000CC"/>
          </w:rPr>
          <w:t>Ap</w:t>
        </w:r>
        <w:bookmarkStart w:id="550" w:name="_bookmark651"/>
        <w:bookmarkEnd w:id="550"/>
        <w:r w:rsidRPr="001058B5">
          <w:rPr>
            <w:rFonts w:ascii="Arial" w:hAnsi="Arial" w:cs="Arial"/>
            <w:color w:val="0000CC"/>
          </w:rPr>
          <w:t xml:space="preserve">plication Roles" </w:t>
        </w:r>
        <w:r w:rsidRPr="001058B5">
          <w:rPr>
            <w:rFonts w:ascii="Arial" w:hAnsi="Arial" w:cs="Arial"/>
          </w:rPr>
          <w:t xml:space="preserve">on page 4-22 </w:t>
        </w:r>
      </w:hyperlink>
      <w:r w:rsidRPr="001058B5">
        <w:rPr>
          <w:rFonts w:ascii="Arial" w:hAnsi="Arial" w:cs="Arial"/>
        </w:rPr>
        <w:t>for more information.</w:t>
      </w:r>
    </w:p>
    <w:p w14:paraId="0767C2E4" w14:textId="77777777" w:rsidR="008C539B" w:rsidRPr="001058B5" w:rsidRDefault="00C12992">
      <w:pPr>
        <w:pStyle w:val="BodyText"/>
        <w:spacing w:before="119" w:line="230" w:lineRule="auto"/>
        <w:ind w:left="2260" w:right="612" w:hanging="1"/>
        <w:rPr>
          <w:rFonts w:ascii="Arial" w:hAnsi="Arial" w:cs="Arial"/>
        </w:rPr>
      </w:pPr>
      <w:r w:rsidRPr="001058B5">
        <w:rPr>
          <w:rFonts w:ascii="Arial" w:hAnsi="Arial" w:cs="Arial"/>
        </w:rPr>
        <w:t>You can s</w:t>
      </w:r>
      <w:bookmarkStart w:id="551" w:name="_bookmark652"/>
      <w:bookmarkEnd w:id="551"/>
      <w:r w:rsidRPr="001058B5">
        <w:rPr>
          <w:rFonts w:ascii="Arial" w:hAnsi="Arial" w:cs="Arial"/>
        </w:rPr>
        <w:t>et or change the authorization method for a role using the ALTER ROLE statement. Remember that you can only directly grant secure application roles or password-au</w:t>
      </w:r>
      <w:bookmarkStart w:id="552" w:name="_bookmark653"/>
      <w:bookmarkEnd w:id="552"/>
      <w:r w:rsidRPr="001058B5">
        <w:rPr>
          <w:rFonts w:ascii="Arial" w:hAnsi="Arial" w:cs="Arial"/>
        </w:rPr>
        <w:t>thenticated roles to a user.</w:t>
      </w:r>
    </w:p>
    <w:p w14:paraId="32AC5D07" w14:textId="77777777" w:rsidR="008C539B" w:rsidRPr="001058B5" w:rsidRDefault="008D1AB8">
      <w:pPr>
        <w:pStyle w:val="BodyText"/>
        <w:spacing w:before="122" w:line="228" w:lineRule="auto"/>
        <w:ind w:left="2260" w:right="94"/>
        <w:rPr>
          <w:rFonts w:ascii="Arial" w:hAnsi="Arial" w:cs="Arial"/>
        </w:rPr>
      </w:pPr>
      <w:hyperlink w:anchor="_bookmark654" w:history="1">
        <w:r w:rsidR="00C12992" w:rsidRPr="001058B5">
          <w:rPr>
            <w:rFonts w:ascii="Arial" w:hAnsi="Arial" w:cs="Arial"/>
            <w:color w:val="0000CC"/>
          </w:rPr>
          <w:t xml:space="preserve">Example 4–3 </w:t>
        </w:r>
      </w:hyperlink>
      <w:r w:rsidR="00C12992" w:rsidRPr="001058B5">
        <w:rPr>
          <w:rFonts w:ascii="Arial" w:hAnsi="Arial" w:cs="Arial"/>
        </w:rPr>
        <w:t>shows how to alter the clerk</w:t>
      </w:r>
      <w:r w:rsidR="00C12992" w:rsidRPr="001058B5">
        <w:rPr>
          <w:rFonts w:ascii="Arial" w:hAnsi="Arial" w:cs="Arial"/>
          <w:spacing w:val="-83"/>
        </w:rPr>
        <w:t xml:space="preserve"> </w:t>
      </w:r>
      <w:r w:rsidR="00C12992" w:rsidRPr="001058B5">
        <w:rPr>
          <w:rFonts w:ascii="Arial" w:hAnsi="Arial" w:cs="Arial"/>
        </w:rPr>
        <w:t>role to specify that the user must have been authorized by an external source before enabling the role.</w:t>
      </w:r>
    </w:p>
    <w:p w14:paraId="197991DD" w14:textId="77777777" w:rsidR="008C539B" w:rsidRPr="001058B5" w:rsidRDefault="008C539B">
      <w:pPr>
        <w:pStyle w:val="BodyText"/>
        <w:spacing w:before="2"/>
        <w:rPr>
          <w:rFonts w:ascii="Arial" w:hAnsi="Arial" w:cs="Arial"/>
          <w:sz w:val="26"/>
        </w:rPr>
      </w:pPr>
    </w:p>
    <w:p w14:paraId="67DD873A" w14:textId="77777777" w:rsidR="008C539B" w:rsidRPr="001058B5" w:rsidRDefault="00C12992">
      <w:pPr>
        <w:spacing w:before="1"/>
        <w:ind w:left="2260"/>
        <w:rPr>
          <w:rFonts w:ascii="Arial" w:hAnsi="Arial" w:cs="Arial"/>
          <w:b/>
          <w:i/>
          <w:sz w:val="18"/>
        </w:rPr>
      </w:pPr>
      <w:bookmarkStart w:id="553" w:name="_bookmark654"/>
      <w:bookmarkEnd w:id="553"/>
      <w:r w:rsidRPr="001058B5">
        <w:rPr>
          <w:rFonts w:ascii="Arial" w:hAnsi="Arial" w:cs="Arial"/>
          <w:b/>
          <w:i/>
          <w:sz w:val="18"/>
        </w:rPr>
        <w:t>Example 4–3 Altering a Role to be Authorized by an External Source</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7BF17451" w14:textId="77777777" w:rsidR="008C539B" w:rsidRPr="001058B5" w:rsidRDefault="00C12992">
      <w:pPr>
        <w:pStyle w:val="BodyText"/>
        <w:spacing w:line="246" w:lineRule="exact"/>
        <w:ind w:left="2260"/>
        <w:rPr>
          <w:rFonts w:ascii="Arial" w:hAnsi="Arial" w:cs="Arial"/>
        </w:rPr>
      </w:pPr>
      <w:bookmarkStart w:id="554" w:name="_bookmark655"/>
      <w:bookmarkEnd w:id="554"/>
      <w:r w:rsidRPr="001058B5">
        <w:rPr>
          <w:rFonts w:ascii="Arial" w:hAnsi="Arial" w:cs="Arial"/>
        </w:rPr>
        <w:t>To alter the authorization method for a role, you must have the ALTER ANY ROLE</w:t>
      </w:r>
    </w:p>
    <w:p w14:paraId="790851AA" w14:textId="77777777" w:rsidR="008C539B" w:rsidRPr="001058B5" w:rsidRDefault="00C12992">
      <w:pPr>
        <w:pStyle w:val="BodyText"/>
        <w:spacing w:line="246" w:lineRule="exact"/>
        <w:ind w:left="2259"/>
        <w:rPr>
          <w:rFonts w:ascii="Arial" w:hAnsi="Arial" w:cs="Arial"/>
        </w:rPr>
      </w:pPr>
      <w:r w:rsidRPr="001058B5">
        <w:rPr>
          <w:rFonts w:ascii="Arial" w:hAnsi="Arial" w:cs="Arial"/>
        </w:rPr>
        <w:t>system privilege or have been granted the role with ADMIN</w:t>
      </w:r>
      <w:r w:rsidRPr="001058B5">
        <w:rPr>
          <w:rFonts w:ascii="Arial" w:hAnsi="Arial" w:cs="Arial"/>
          <w:spacing w:val="-106"/>
        </w:rPr>
        <w:t xml:space="preserve"> </w:t>
      </w:r>
      <w:r w:rsidRPr="001058B5">
        <w:rPr>
          <w:rFonts w:ascii="Arial" w:hAnsi="Arial" w:cs="Arial"/>
        </w:rPr>
        <w:t>option.</w:t>
      </w:r>
    </w:p>
    <w:p w14:paraId="4F31EBE8" w14:textId="77777777" w:rsidR="008C539B" w:rsidRPr="001058B5" w:rsidRDefault="00C12992">
      <w:pPr>
        <w:spacing w:before="207"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syntax, restrictions, and authorization information about the SQL statements used to manage roles and privileges</w:t>
      </w:r>
    </w:p>
    <w:p w14:paraId="4933F494" w14:textId="77777777" w:rsidR="008C539B" w:rsidRPr="001058B5" w:rsidRDefault="008C539B">
      <w:pPr>
        <w:pStyle w:val="BodyText"/>
        <w:spacing w:before="10"/>
        <w:rPr>
          <w:rFonts w:ascii="Arial" w:hAnsi="Arial" w:cs="Arial"/>
        </w:rPr>
      </w:pPr>
    </w:p>
    <w:p w14:paraId="7F90FD26" w14:textId="77777777" w:rsidR="002F0363" w:rsidRDefault="002F0363" w:rsidP="002F0363">
      <w:pPr>
        <w:pStyle w:val="BodyText"/>
        <w:spacing w:before="80" w:line="232" w:lineRule="auto"/>
        <w:ind w:left="720"/>
        <w:rPr>
          <w:rFonts w:ascii="Arial" w:eastAsia="Arial" w:hAnsi="Arial" w:cs="Arial"/>
          <w:b/>
          <w:bCs/>
          <w:sz w:val="27"/>
          <w:szCs w:val="27"/>
        </w:rPr>
      </w:pPr>
      <w:bookmarkStart w:id="555" w:name="Specifying_the_Type_of_Role_Authorizatio"/>
      <w:bookmarkStart w:id="556" w:name="_bookmark656"/>
      <w:bookmarkEnd w:id="555"/>
      <w:bookmarkEnd w:id="556"/>
      <w:r w:rsidRPr="002F0363">
        <w:rPr>
          <w:rFonts w:ascii="Arial" w:eastAsia="Arial" w:hAnsi="Arial" w:cs="Arial"/>
          <w:b/>
          <w:bCs/>
          <w:sz w:val="27"/>
          <w:szCs w:val="27"/>
        </w:rPr>
        <w:t>Chỉ định loại ủy quyền vai trò</w:t>
      </w:r>
    </w:p>
    <w:p w14:paraId="0B4C05AE" w14:textId="784CA592" w:rsidR="008C539B" w:rsidRPr="001058B5" w:rsidRDefault="00C12992">
      <w:pPr>
        <w:pStyle w:val="BodyText"/>
        <w:spacing w:before="80" w:line="232" w:lineRule="auto"/>
        <w:ind w:left="2259"/>
        <w:rPr>
          <w:rFonts w:ascii="Arial" w:hAnsi="Arial" w:cs="Arial"/>
        </w:rPr>
      </w:pPr>
      <w:r w:rsidRPr="001058B5">
        <w:rPr>
          <w:rFonts w:ascii="Arial" w:hAnsi="Arial" w:cs="Arial"/>
        </w:rPr>
        <w:t>The methods of authorizing roles are presented in this section. A role must be enabled for you to use it.</w:t>
      </w:r>
    </w:p>
    <w:p w14:paraId="7E82AE16" w14:textId="77777777" w:rsidR="008C539B" w:rsidRPr="001058B5" w:rsidRDefault="00C12992">
      <w:pPr>
        <w:pStyle w:val="BodyText"/>
        <w:spacing w:before="112"/>
        <w:ind w:left="2260"/>
        <w:rPr>
          <w:rFonts w:ascii="Arial" w:hAnsi="Arial" w:cs="Arial"/>
        </w:rPr>
      </w:pPr>
      <w:r w:rsidRPr="001058B5">
        <w:rPr>
          <w:rFonts w:ascii="Arial" w:hAnsi="Arial" w:cs="Arial"/>
        </w:rPr>
        <w:t>This section contains:</w:t>
      </w:r>
    </w:p>
    <w:p w14:paraId="765D85F0"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58" w:history="1">
        <w:r w:rsidRPr="001058B5">
          <w:rPr>
            <w:rFonts w:ascii="Arial" w:hAnsi="Arial" w:cs="Arial"/>
            <w:color w:val="0000CC"/>
          </w:rPr>
          <w:t>Authorizing a Role by Using the Database</w:t>
        </w:r>
      </w:hyperlink>
    </w:p>
    <w:p w14:paraId="7CE84371"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63" w:history="1">
        <w:r w:rsidRPr="001058B5">
          <w:rPr>
            <w:rFonts w:ascii="Arial" w:hAnsi="Arial" w:cs="Arial"/>
            <w:color w:val="0000CC"/>
          </w:rPr>
          <w:t>Authorizing a Role by Using an Application</w:t>
        </w:r>
      </w:hyperlink>
    </w:p>
    <w:p w14:paraId="75703E9C"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Pr="001058B5">
          <w:rPr>
            <w:rFonts w:ascii="Arial" w:hAnsi="Arial" w:cs="Arial"/>
            <w:color w:val="0000CC"/>
          </w:rPr>
          <w:t>Authorizing a Role by Using an External Source</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69B5B806" w14:textId="77777777" w:rsidR="008C539B" w:rsidRPr="001058B5" w:rsidRDefault="00C12992">
      <w:pPr>
        <w:pStyle w:val="BodyText"/>
        <w:spacing w:before="99" w:line="232" w:lineRule="auto"/>
        <w:ind w:left="2380" w:right="2495"/>
        <w:rPr>
          <w:rFonts w:ascii="Arial" w:hAnsi="Arial" w:cs="Arial"/>
        </w:rPr>
      </w:pPr>
      <w:r w:rsidRPr="001058B5">
        <w:rPr>
          <w:rFonts w:ascii="Arial" w:hAnsi="Arial" w:cs="Arial"/>
          <w:b/>
          <w:sz w:val="19"/>
        </w:rPr>
        <w:t xml:space="preserve">See Also: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w:t>
        </w:r>
      </w:hyperlink>
      <w:r w:rsidRPr="001058B5">
        <w:rPr>
          <w:rFonts w:ascii="Arial" w:hAnsi="Arial" w:cs="Arial"/>
        </w:rPr>
        <w:t xml:space="preserve"> </w:t>
      </w:r>
      <w:hyperlink w:anchor="_bookmark862" w:history="1">
        <w:r w:rsidRPr="001058B5">
          <w:rPr>
            <w:rFonts w:ascii="Arial" w:hAnsi="Arial" w:cs="Arial"/>
          </w:rPr>
          <w:t xml:space="preserve">page 4-48 </w:t>
        </w:r>
      </w:hyperlink>
      <w:r w:rsidRPr="001058B5">
        <w:rPr>
          <w:rFonts w:ascii="Arial" w:hAnsi="Arial" w:cs="Arial"/>
        </w:rPr>
        <w:t>for a discussion about enabling roles</w:t>
      </w:r>
    </w:p>
    <w:p w14:paraId="7B619B16" w14:textId="77777777" w:rsidR="008C539B" w:rsidRPr="001058B5" w:rsidRDefault="008C539B">
      <w:pPr>
        <w:pStyle w:val="BodyText"/>
        <w:spacing w:before="2"/>
        <w:rPr>
          <w:rFonts w:ascii="Arial" w:hAnsi="Arial" w:cs="Arial"/>
        </w:rPr>
      </w:pPr>
    </w:p>
    <w:p w14:paraId="6A87A42F" w14:textId="77777777" w:rsidR="008C539B" w:rsidRPr="001058B5" w:rsidRDefault="00C12992">
      <w:pPr>
        <w:pStyle w:val="Heading6"/>
        <w:ind w:left="1660"/>
      </w:pPr>
      <w:bookmarkStart w:id="557" w:name="Authorizing_a_Role_by_Using_the_Database"/>
      <w:bookmarkStart w:id="558" w:name="_bookmark658"/>
      <w:bookmarkEnd w:id="557"/>
      <w:bookmarkEnd w:id="558"/>
      <w:r w:rsidRPr="001058B5">
        <w:t>Authorizing a Ro</w:t>
      </w:r>
      <w:bookmarkStart w:id="559" w:name="_bookmark659"/>
      <w:bookmarkEnd w:id="559"/>
      <w:r w:rsidRPr="001058B5">
        <w:t>le by Using the Database</w:t>
      </w:r>
    </w:p>
    <w:p w14:paraId="70B28F64" w14:textId="77777777" w:rsidR="008C539B" w:rsidRPr="001058B5" w:rsidRDefault="00C12992">
      <w:pPr>
        <w:pStyle w:val="BodyText"/>
        <w:spacing w:before="57" w:line="230" w:lineRule="auto"/>
        <w:ind w:left="1659" w:right="712"/>
        <w:rPr>
          <w:rFonts w:ascii="Arial" w:hAnsi="Arial" w:cs="Arial"/>
        </w:rPr>
      </w:pPr>
      <w:r w:rsidRPr="001058B5">
        <w:rPr>
          <w:rFonts w:ascii="Arial" w:hAnsi="Arial" w:cs="Arial"/>
          <w:spacing w:val="-6"/>
        </w:rPr>
        <w:t xml:space="preserve">You </w:t>
      </w:r>
      <w:r w:rsidRPr="001058B5">
        <w:rPr>
          <w:rFonts w:ascii="Arial" w:hAnsi="Arial" w:cs="Arial"/>
        </w:rPr>
        <w:t>can protect a role authorized by the database by assigning the role a password. If a user is granted a role protected by a password, then you can enable or disable the role by supplying the proper password for the role in the SET ROLE</w:t>
      </w:r>
      <w:r w:rsidRPr="001058B5">
        <w:rPr>
          <w:rFonts w:ascii="Arial" w:hAnsi="Arial" w:cs="Arial"/>
          <w:spacing w:val="-85"/>
        </w:rPr>
        <w:t xml:space="preserve"> </w:t>
      </w:r>
      <w:r w:rsidRPr="001058B5">
        <w:rPr>
          <w:rFonts w:ascii="Arial" w:hAnsi="Arial" w:cs="Arial"/>
        </w:rPr>
        <w:t xml:space="preserve">statement. </w:t>
      </w:r>
      <w:r w:rsidRPr="001058B5">
        <w:rPr>
          <w:rFonts w:ascii="Arial" w:hAnsi="Arial" w:cs="Arial"/>
          <w:spacing w:val="-7"/>
        </w:rPr>
        <w:t xml:space="preserve">You </w:t>
      </w:r>
      <w:r w:rsidRPr="001058B5">
        <w:rPr>
          <w:rFonts w:ascii="Arial" w:hAnsi="Arial" w:cs="Arial"/>
        </w:rPr>
        <w:t xml:space="preserve">cannot authenticate a password-authenticated role on logon, even if you add it to the list of default roles. </w:t>
      </w:r>
      <w:r w:rsidRPr="001058B5">
        <w:rPr>
          <w:rFonts w:ascii="Arial" w:hAnsi="Arial" w:cs="Arial"/>
          <w:spacing w:val="-6"/>
        </w:rPr>
        <w:t xml:space="preserve">You </w:t>
      </w:r>
      <w:r w:rsidRPr="001058B5">
        <w:rPr>
          <w:rFonts w:ascii="Arial" w:hAnsi="Arial" w:cs="Arial"/>
        </w:rPr>
        <w:t>must explicitly enable it with the SET ROLE statement using the required pas</w:t>
      </w:r>
      <w:bookmarkStart w:id="560" w:name="_bookmark660"/>
      <w:bookmarkEnd w:id="560"/>
      <w:r w:rsidRPr="001058B5">
        <w:rPr>
          <w:rFonts w:ascii="Arial" w:hAnsi="Arial" w:cs="Arial"/>
        </w:rPr>
        <w:t>sword.</w:t>
      </w:r>
    </w:p>
    <w:p w14:paraId="0D33D3E3" w14:textId="77777777" w:rsidR="008C539B" w:rsidRPr="001058B5" w:rsidRDefault="008D1AB8">
      <w:pPr>
        <w:pStyle w:val="BodyText"/>
        <w:spacing w:before="114" w:line="246" w:lineRule="exact"/>
        <w:ind w:left="1660"/>
        <w:rPr>
          <w:rFonts w:ascii="Arial" w:hAnsi="Arial" w:cs="Arial"/>
        </w:rPr>
      </w:pPr>
      <w:hyperlink w:anchor="_bookmark661" w:history="1">
        <w:r w:rsidR="00C12992" w:rsidRPr="001058B5">
          <w:rPr>
            <w:rFonts w:ascii="Arial" w:hAnsi="Arial" w:cs="Arial"/>
            <w:color w:val="0000CC"/>
          </w:rPr>
          <w:t xml:space="preserve">Example 4–4 </w:t>
        </w:r>
      </w:hyperlink>
      <w:r w:rsidR="00C12992" w:rsidRPr="001058B5">
        <w:rPr>
          <w:rFonts w:ascii="Arial" w:hAnsi="Arial" w:cs="Arial"/>
        </w:rPr>
        <w:t>shows how to set a password-authenticated role by using the SET</w:t>
      </w:r>
      <w:r w:rsidR="00C12992" w:rsidRPr="001058B5">
        <w:rPr>
          <w:rFonts w:ascii="Arial" w:hAnsi="Arial" w:cs="Arial"/>
          <w:spacing w:val="-83"/>
        </w:rPr>
        <w:t xml:space="preserve"> </w:t>
      </w:r>
      <w:r w:rsidR="00C12992" w:rsidRPr="001058B5">
        <w:rPr>
          <w:rFonts w:ascii="Arial" w:hAnsi="Arial" w:cs="Arial"/>
        </w:rPr>
        <w:t>ROLE</w:t>
      </w:r>
    </w:p>
    <w:p w14:paraId="185455F4"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w:t>
      </w:r>
    </w:p>
    <w:p w14:paraId="767224BD" w14:textId="77777777" w:rsidR="008C539B" w:rsidRPr="001058B5" w:rsidRDefault="008C539B">
      <w:pPr>
        <w:pStyle w:val="BodyText"/>
        <w:spacing w:before="11"/>
        <w:rPr>
          <w:rFonts w:ascii="Arial" w:hAnsi="Arial" w:cs="Arial"/>
          <w:sz w:val="25"/>
        </w:rPr>
      </w:pPr>
    </w:p>
    <w:p w14:paraId="13F86238" w14:textId="77777777" w:rsidR="008C539B" w:rsidRPr="001058B5" w:rsidRDefault="00C12992">
      <w:pPr>
        <w:ind w:left="1660"/>
        <w:rPr>
          <w:rFonts w:ascii="Arial" w:hAnsi="Arial" w:cs="Arial"/>
          <w:b/>
          <w:i/>
          <w:sz w:val="18"/>
        </w:rPr>
      </w:pPr>
      <w:bookmarkStart w:id="561" w:name="_bookmark661"/>
      <w:bookmarkEnd w:id="561"/>
      <w:r w:rsidRPr="001058B5">
        <w:rPr>
          <w:rFonts w:ascii="Arial" w:hAnsi="Arial" w:cs="Arial"/>
          <w:b/>
          <w:i/>
          <w:sz w:val="18"/>
        </w:rPr>
        <w:t>Example 4–4 Using SET ROLE for a Password-Authenticated Role</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1055E33D" w14:textId="77777777" w:rsidR="008C539B" w:rsidRPr="001058B5" w:rsidRDefault="008D1AB8">
      <w:pPr>
        <w:pStyle w:val="BodyText"/>
        <w:spacing w:line="230" w:lineRule="auto"/>
        <w:ind w:left="1660" w:right="700"/>
        <w:rPr>
          <w:rFonts w:ascii="Arial" w:hAnsi="Arial" w:cs="Arial"/>
        </w:rPr>
      </w:pPr>
      <w:hyperlink w:anchor="_bookmark649" w:history="1">
        <w:r w:rsidR="00C12992" w:rsidRPr="001058B5">
          <w:rPr>
            <w:rFonts w:ascii="Arial" w:hAnsi="Arial" w:cs="Arial"/>
            <w:color w:val="0000CC"/>
          </w:rPr>
          <w:t xml:space="preserve">Example 4–2, "Creating a User Role Authorized by a Password" </w:t>
        </w:r>
      </w:hyperlink>
      <w:hyperlink w:anchor="_bookmark649" w:history="1">
        <w:r w:rsidR="00C12992" w:rsidRPr="001058B5">
          <w:rPr>
            <w:rFonts w:ascii="Arial" w:hAnsi="Arial" w:cs="Arial"/>
          </w:rPr>
          <w:t xml:space="preserve">on page 4-17 </w:t>
        </w:r>
      </w:hyperlink>
      <w:r w:rsidR="00C12992" w:rsidRPr="001058B5">
        <w:rPr>
          <w:rFonts w:ascii="Arial" w:hAnsi="Arial" w:cs="Arial"/>
        </w:rPr>
        <w:t>shows a CREATE ROLE statement that creates a role called clerk. When it is enabled, the password must be supplied.</w:t>
      </w:r>
    </w:p>
    <w:p w14:paraId="49FB5B73" w14:textId="77777777" w:rsidR="008C539B" w:rsidRPr="001058B5" w:rsidRDefault="008D1AB8">
      <w:pPr>
        <w:pStyle w:val="BodyText"/>
        <w:spacing w:before="4"/>
        <w:rPr>
          <w:rFonts w:ascii="Arial" w:hAnsi="Arial" w:cs="Arial"/>
          <w:sz w:val="18"/>
        </w:rPr>
      </w:pPr>
      <w:r>
        <w:rPr>
          <w:rFonts w:ascii="Arial" w:hAnsi="Arial" w:cs="Arial"/>
        </w:rPr>
        <w:pict w14:anchorId="09737154">
          <v:group id="_x0000_s1469" style="position:absolute;margin-left:174pt;margin-top:13.4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p>
    <w:p w14:paraId="4AF01EC6" w14:textId="77777777" w:rsidR="008C539B" w:rsidRPr="001058B5" w:rsidRDefault="00C12992">
      <w:pPr>
        <w:pStyle w:val="BodyText"/>
        <w:spacing w:before="26" w:after="102" w:line="232" w:lineRule="auto"/>
        <w:ind w:left="2380" w:right="1745"/>
        <w:rPr>
          <w:rFonts w:ascii="Arial" w:hAnsi="Arial" w:cs="Arial"/>
        </w:rPr>
      </w:pPr>
      <w:r w:rsidRPr="001058B5">
        <w:rPr>
          <w:rFonts w:ascii="Arial" w:hAnsi="Arial" w:cs="Arial"/>
          <w:b/>
          <w:sz w:val="19"/>
        </w:rPr>
        <w:t>Note:</w:t>
      </w:r>
      <w:bookmarkStart w:id="562" w:name="_bookmark662"/>
      <w:bookmarkEnd w:id="562"/>
      <w:r w:rsidRPr="001058B5">
        <w:rPr>
          <w:rFonts w:ascii="Arial" w:hAnsi="Arial" w:cs="Arial"/>
          <w:b/>
          <w:sz w:val="19"/>
        </w:rPr>
        <w:t xml:space="preserve"> </w:t>
      </w:r>
      <w:r w:rsidRPr="001058B5">
        <w:rPr>
          <w:rFonts w:ascii="Arial" w:hAnsi="Arial" w:cs="Arial"/>
        </w:rPr>
        <w:t xml:space="preserve">In a database that uses a multibyte character set, passwords for roles must include only single-byte characters. Multibyte characters are not accepted in passwords. See Guideline </w:t>
      </w:r>
      <w:hyperlink w:anchor="_bookmark2169" w:history="1">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78D95D28" w14:textId="38092F73"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6F05AFA">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anchorlock/>
          </v:group>
        </w:pict>
      </w:r>
    </w:p>
    <w:p w14:paraId="45D7AF75" w14:textId="77777777" w:rsidR="008C539B" w:rsidRPr="001058B5" w:rsidRDefault="008C539B">
      <w:pPr>
        <w:pStyle w:val="BodyText"/>
        <w:spacing w:before="5"/>
        <w:rPr>
          <w:rFonts w:ascii="Arial" w:hAnsi="Arial" w:cs="Arial"/>
          <w:sz w:val="10"/>
        </w:rPr>
      </w:pPr>
    </w:p>
    <w:p w14:paraId="7E72F2F1" w14:textId="77777777" w:rsidR="008C539B" w:rsidRPr="001058B5" w:rsidRDefault="00C12992">
      <w:pPr>
        <w:pStyle w:val="Heading6"/>
        <w:spacing w:before="105"/>
        <w:ind w:left="1660"/>
      </w:pPr>
      <w:bookmarkStart w:id="563" w:name="Authorizing_a_Role_by_Using_an_Applicati"/>
      <w:bookmarkStart w:id="564" w:name="_bookmark663"/>
      <w:bookmarkEnd w:id="563"/>
      <w:bookmarkEnd w:id="564"/>
      <w:r w:rsidRPr="001058B5">
        <w:t>Authorizing a Role by Using an Application</w:t>
      </w:r>
    </w:p>
    <w:p w14:paraId="1ADF06C8" w14:textId="77777777" w:rsidR="008C539B" w:rsidRPr="001058B5" w:rsidRDefault="00C12992">
      <w:pPr>
        <w:pStyle w:val="BodyText"/>
        <w:spacing w:before="55" w:line="232" w:lineRule="auto"/>
        <w:ind w:left="1660" w:right="754"/>
        <w:rPr>
          <w:rFonts w:ascii="Arial" w:hAnsi="Arial" w:cs="Arial"/>
        </w:rPr>
      </w:pPr>
      <w:r w:rsidRPr="001058B5">
        <w:rPr>
          <w:rFonts w:ascii="Arial" w:hAnsi="Arial" w:cs="Arial"/>
        </w:rPr>
        <w:t>An application role (secure application role) can be enabled only by applications using an authorized PL/SQL package. Application developers do not need to secure a role by embedding passwords inside applications. Instead, they can create an application role and specify which PL/SQL package is authorized to enable the role.</w:t>
      </w:r>
    </w:p>
    <w:p w14:paraId="7913EA9D" w14:textId="77777777" w:rsidR="008C539B" w:rsidRPr="001058B5" w:rsidRDefault="00C12992">
      <w:pPr>
        <w:pStyle w:val="BodyText"/>
        <w:spacing w:before="110" w:line="246" w:lineRule="exact"/>
        <w:ind w:left="1660"/>
        <w:rPr>
          <w:rFonts w:ascii="Arial" w:hAnsi="Arial" w:cs="Arial"/>
        </w:rPr>
      </w:pPr>
      <w:r w:rsidRPr="001058B5">
        <w:rPr>
          <w:rFonts w:ascii="Arial" w:hAnsi="Arial" w:cs="Arial"/>
        </w:rPr>
        <w:t>To create a role enabled by an authorized PL/SQL package, use the IDENTIFIED USING</w:t>
      </w:r>
    </w:p>
    <w:p w14:paraId="0C1C7F93" w14:textId="77777777" w:rsidR="008C539B" w:rsidRPr="001058B5" w:rsidRDefault="00C12992">
      <w:pPr>
        <w:spacing w:line="246" w:lineRule="exact"/>
        <w:ind w:left="1660"/>
        <w:rPr>
          <w:rFonts w:ascii="Arial" w:hAnsi="Arial" w:cs="Arial"/>
          <w:sz w:val="20"/>
        </w:rPr>
      </w:pPr>
      <w:r w:rsidRPr="001058B5">
        <w:rPr>
          <w:rFonts w:ascii="Arial" w:hAnsi="Arial" w:cs="Arial"/>
          <w:i/>
          <w:sz w:val="20"/>
        </w:rPr>
        <w:t>pack</w:t>
      </w:r>
      <w:bookmarkStart w:id="565" w:name="_bookmark664"/>
      <w:bookmarkEnd w:id="565"/>
      <w:r w:rsidRPr="001058B5">
        <w:rPr>
          <w:rFonts w:ascii="Arial" w:hAnsi="Arial" w:cs="Arial"/>
          <w:i/>
          <w:sz w:val="20"/>
        </w:rPr>
        <w:t>age_name</w:t>
      </w:r>
      <w:r w:rsidRPr="001058B5">
        <w:rPr>
          <w:rFonts w:ascii="Arial" w:hAnsi="Arial" w:cs="Arial"/>
          <w:i/>
          <w:spacing w:val="-83"/>
          <w:sz w:val="20"/>
        </w:rPr>
        <w:t xml:space="preserve"> </w:t>
      </w:r>
      <w:r w:rsidRPr="001058B5">
        <w:rPr>
          <w:rFonts w:ascii="Arial" w:hAnsi="Arial" w:cs="Arial"/>
          <w:sz w:val="20"/>
        </w:rPr>
        <w:t>clause in the CREATE ROLE</w:t>
      </w:r>
      <w:r w:rsidRPr="001058B5">
        <w:rPr>
          <w:rFonts w:ascii="Arial" w:hAnsi="Arial" w:cs="Arial"/>
          <w:spacing w:val="-83"/>
          <w:sz w:val="20"/>
        </w:rPr>
        <w:t xml:space="preserve"> </w:t>
      </w:r>
      <w:r w:rsidRPr="001058B5">
        <w:rPr>
          <w:rFonts w:ascii="Arial" w:hAnsi="Arial" w:cs="Arial"/>
          <w:sz w:val="20"/>
        </w:rPr>
        <w:t>SQL statement.</w:t>
      </w:r>
    </w:p>
    <w:p w14:paraId="3C56EBAA" w14:textId="77777777" w:rsidR="008C539B" w:rsidRPr="001058B5" w:rsidRDefault="008D1AB8">
      <w:pPr>
        <w:pStyle w:val="BodyText"/>
        <w:spacing w:before="117" w:line="228" w:lineRule="auto"/>
        <w:ind w:left="1660" w:right="848"/>
        <w:rPr>
          <w:rFonts w:ascii="Arial" w:hAnsi="Arial" w:cs="Arial"/>
        </w:rPr>
      </w:pPr>
      <w:hyperlink w:anchor="_bookmark665"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C12992" w:rsidRPr="001058B5">
        <w:rPr>
          <w:rFonts w:ascii="Arial" w:hAnsi="Arial" w:cs="Arial"/>
        </w:rPr>
        <w:t>indicates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4"/>
        </w:rPr>
        <w:t xml:space="preserve"> </w:t>
      </w:r>
      <w:r w:rsidR="00C12992" w:rsidRPr="001058B5">
        <w:rPr>
          <w:rFonts w:ascii="Arial" w:hAnsi="Arial" w:cs="Arial"/>
        </w:rPr>
        <w:t>admin_role</w:t>
      </w:r>
      <w:r w:rsidR="00C12992" w:rsidRPr="001058B5">
        <w:rPr>
          <w:rFonts w:ascii="Arial" w:hAnsi="Arial" w:cs="Arial"/>
          <w:spacing w:val="-91"/>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an</w:t>
      </w:r>
      <w:r w:rsidR="00C12992" w:rsidRPr="001058B5">
        <w:rPr>
          <w:rFonts w:ascii="Arial" w:hAnsi="Arial" w:cs="Arial"/>
          <w:spacing w:val="-15"/>
        </w:rPr>
        <w:t xml:space="preserve"> </w:t>
      </w:r>
      <w:r w:rsidR="00C12992" w:rsidRPr="001058B5">
        <w:rPr>
          <w:rFonts w:ascii="Arial" w:hAnsi="Arial" w:cs="Arial"/>
        </w:rPr>
        <w:t>application</w:t>
      </w:r>
      <w:r w:rsidR="00C12992" w:rsidRPr="001058B5">
        <w:rPr>
          <w:rFonts w:ascii="Arial" w:hAnsi="Arial" w:cs="Arial"/>
          <w:spacing w:val="-15"/>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can only</w:t>
      </w:r>
      <w:r w:rsidR="00C12992" w:rsidRPr="001058B5">
        <w:rPr>
          <w:rFonts w:ascii="Arial" w:hAnsi="Arial" w:cs="Arial"/>
          <w:spacing w:val="-8"/>
        </w:rPr>
        <w:t xml:space="preserve"> </w:t>
      </w:r>
      <w:r w:rsidR="00C12992" w:rsidRPr="001058B5">
        <w:rPr>
          <w:rFonts w:ascii="Arial" w:hAnsi="Arial" w:cs="Arial"/>
        </w:rPr>
        <w:t>be</w:t>
      </w:r>
      <w:r w:rsidR="00C12992" w:rsidRPr="001058B5">
        <w:rPr>
          <w:rFonts w:ascii="Arial" w:hAnsi="Arial" w:cs="Arial"/>
          <w:spacing w:val="-8"/>
        </w:rPr>
        <w:t xml:space="preserve"> </w:t>
      </w:r>
      <w:r w:rsidR="00C12992" w:rsidRPr="001058B5">
        <w:rPr>
          <w:rFonts w:ascii="Arial" w:hAnsi="Arial" w:cs="Arial"/>
        </w:rPr>
        <w:t>enabled</w:t>
      </w:r>
      <w:r w:rsidR="00C12992" w:rsidRPr="001058B5">
        <w:rPr>
          <w:rFonts w:ascii="Arial" w:hAnsi="Arial" w:cs="Arial"/>
          <w:spacing w:val="-7"/>
        </w:rPr>
        <w:t xml:space="preserve"> </w:t>
      </w:r>
      <w:r w:rsidR="00C12992" w:rsidRPr="001058B5">
        <w:rPr>
          <w:rFonts w:ascii="Arial" w:hAnsi="Arial" w:cs="Arial"/>
        </w:rPr>
        <w:t>by</w:t>
      </w:r>
      <w:r w:rsidR="00C12992" w:rsidRPr="001058B5">
        <w:rPr>
          <w:rFonts w:ascii="Arial" w:hAnsi="Arial" w:cs="Arial"/>
          <w:spacing w:val="-8"/>
        </w:rPr>
        <w:t xml:space="preserve"> </w:t>
      </w:r>
      <w:r w:rsidR="00C12992" w:rsidRPr="001058B5">
        <w:rPr>
          <w:rFonts w:ascii="Arial" w:hAnsi="Arial" w:cs="Arial"/>
        </w:rPr>
        <w:t>any</w:t>
      </w:r>
      <w:r w:rsidR="00C12992" w:rsidRPr="001058B5">
        <w:rPr>
          <w:rFonts w:ascii="Arial" w:hAnsi="Arial" w:cs="Arial"/>
          <w:spacing w:val="-8"/>
        </w:rPr>
        <w:t xml:space="preserve"> </w:t>
      </w:r>
      <w:r w:rsidR="00C12992" w:rsidRPr="001058B5">
        <w:rPr>
          <w:rFonts w:ascii="Arial" w:hAnsi="Arial" w:cs="Arial"/>
        </w:rPr>
        <w:t>module</w:t>
      </w:r>
      <w:r w:rsidR="00C12992" w:rsidRPr="001058B5">
        <w:rPr>
          <w:rFonts w:ascii="Arial" w:hAnsi="Arial" w:cs="Arial"/>
          <w:spacing w:val="-8"/>
        </w:rPr>
        <w:t xml:space="preserve"> </w:t>
      </w:r>
      <w:r w:rsidR="00C12992" w:rsidRPr="001058B5">
        <w:rPr>
          <w:rFonts w:ascii="Arial" w:hAnsi="Arial" w:cs="Arial"/>
        </w:rPr>
        <w:t>defined</w:t>
      </w:r>
      <w:r w:rsidR="00C12992" w:rsidRPr="001058B5">
        <w:rPr>
          <w:rFonts w:ascii="Arial" w:hAnsi="Arial" w:cs="Arial"/>
          <w:spacing w:val="-7"/>
        </w:rPr>
        <w:t xml:space="preserve"> </w:t>
      </w:r>
      <w:r w:rsidR="00C12992" w:rsidRPr="001058B5">
        <w:rPr>
          <w:rFonts w:ascii="Arial" w:hAnsi="Arial" w:cs="Arial"/>
        </w:rPr>
        <w:t>inside</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8"/>
        </w:rPr>
        <w:t xml:space="preserve"> </w:t>
      </w:r>
      <w:r w:rsidR="00C12992" w:rsidRPr="001058B5">
        <w:rPr>
          <w:rFonts w:ascii="Arial" w:hAnsi="Arial" w:cs="Arial"/>
        </w:rPr>
        <w:t>PL/SQL</w:t>
      </w:r>
      <w:r w:rsidR="00C12992" w:rsidRPr="001058B5">
        <w:rPr>
          <w:rFonts w:ascii="Arial" w:hAnsi="Arial" w:cs="Arial"/>
          <w:spacing w:val="-8"/>
        </w:rPr>
        <w:t xml:space="preserve"> </w:t>
      </w:r>
      <w:r w:rsidR="00C12992" w:rsidRPr="001058B5">
        <w:rPr>
          <w:rFonts w:ascii="Arial" w:hAnsi="Arial" w:cs="Arial"/>
        </w:rPr>
        <w:t>package</w:t>
      </w:r>
      <w:r w:rsidR="00C12992" w:rsidRPr="001058B5">
        <w:rPr>
          <w:rFonts w:ascii="Arial" w:hAnsi="Arial" w:cs="Arial"/>
          <w:spacing w:val="-8"/>
        </w:rPr>
        <w:t xml:space="preserve"> </w:t>
      </w:r>
      <w:r w:rsidR="00C12992" w:rsidRPr="001058B5">
        <w:rPr>
          <w:rFonts w:ascii="Arial" w:hAnsi="Arial" w:cs="Arial"/>
        </w:rPr>
        <w:t>hr.admin.</w:t>
      </w:r>
    </w:p>
    <w:p w14:paraId="6D9BBA9D" w14:textId="77777777" w:rsidR="008C539B" w:rsidRPr="001058B5" w:rsidRDefault="008C539B">
      <w:pPr>
        <w:pStyle w:val="BodyText"/>
        <w:spacing w:before="11"/>
        <w:rPr>
          <w:rFonts w:ascii="Arial" w:hAnsi="Arial" w:cs="Arial"/>
          <w:sz w:val="25"/>
        </w:rPr>
      </w:pPr>
    </w:p>
    <w:p w14:paraId="0A52FB6B" w14:textId="77777777" w:rsidR="008C539B" w:rsidRPr="001058B5" w:rsidRDefault="00C12992">
      <w:pPr>
        <w:ind w:left="1660"/>
        <w:rPr>
          <w:rFonts w:ascii="Arial" w:hAnsi="Arial" w:cs="Arial"/>
          <w:b/>
          <w:i/>
          <w:sz w:val="18"/>
        </w:rPr>
      </w:pPr>
      <w:bookmarkStart w:id="566" w:name="_bookmark665"/>
      <w:bookmarkEnd w:id="566"/>
      <w:r w:rsidRPr="001058B5">
        <w:rPr>
          <w:rFonts w:ascii="Arial" w:hAnsi="Arial" w:cs="Arial"/>
          <w:b/>
          <w:i/>
          <w:sz w:val="18"/>
        </w:rPr>
        <w:t>Example 4–5 Creating a Role Authorized by a PL/SQL Package for an Application</w:t>
      </w:r>
    </w:p>
    <w:p w14:paraId="2C83FE61" w14:textId="77777777" w:rsidR="008C539B" w:rsidRPr="001058B5" w:rsidRDefault="00C12992">
      <w:pPr>
        <w:spacing w:before="112"/>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C6D1AFB" w14:textId="77777777" w:rsidR="008C539B" w:rsidRPr="001058B5" w:rsidRDefault="00C12992">
      <w:pPr>
        <w:pStyle w:val="BodyText"/>
        <w:ind w:left="1660"/>
        <w:rPr>
          <w:rFonts w:ascii="Arial" w:hAnsi="Arial" w:cs="Arial"/>
        </w:rPr>
      </w:pPr>
      <w:r w:rsidRPr="001058B5">
        <w:rPr>
          <w:rFonts w:ascii="Arial" w:hAnsi="Arial" w:cs="Arial"/>
        </w:rPr>
        <w:t>See the following for more information about secure application roles:</w:t>
      </w:r>
    </w:p>
    <w:p w14:paraId="30B0EFD8"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Pr="001058B5">
          <w:rPr>
            <w:rFonts w:ascii="Arial" w:hAnsi="Arial" w:cs="Arial"/>
          </w:rPr>
          <w:t>on page 4-22</w:t>
        </w:r>
      </w:hyperlink>
    </w:p>
    <w:p w14:paraId="0EEDF13C" w14:textId="77777777"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hyperlink w:anchor="_bookmark1037" w:history="1">
        <w:r w:rsidRPr="001058B5">
          <w:rPr>
            <w:rFonts w:ascii="Arial" w:hAnsi="Arial" w:cs="Arial"/>
          </w:rPr>
          <w:t>on</w:t>
        </w:r>
      </w:hyperlink>
      <w:hyperlink w:anchor="_bookmark1037" w:history="1">
        <w:r w:rsidRPr="001058B5">
          <w:rPr>
            <w:rFonts w:ascii="Arial" w:hAnsi="Arial" w:cs="Arial"/>
          </w:rPr>
          <w:t xml:space="preserve"> page 5-12</w:t>
        </w:r>
      </w:hyperlink>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24092595" w14:textId="77777777" w:rsidR="008C539B" w:rsidRPr="001058B5" w:rsidRDefault="00C12992">
      <w:pPr>
        <w:pStyle w:val="Heading6"/>
        <w:spacing w:before="1"/>
        <w:ind w:left="1660"/>
      </w:pPr>
      <w:bookmarkStart w:id="567" w:name="Authorizing_a_Role_by_Using_an_External_"/>
      <w:bookmarkStart w:id="568" w:name="_bookmark666"/>
      <w:bookmarkEnd w:id="567"/>
      <w:bookmarkEnd w:id="568"/>
      <w:r w:rsidRPr="001058B5">
        <w:t>Authorizing a Role by Using an External Source</w:t>
      </w:r>
    </w:p>
    <w:p w14:paraId="0DF38EC9"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You can define the external role locally in the database, but you cannot grant the</w:t>
      </w:r>
      <w:bookmarkStart w:id="569" w:name="_bookmark667"/>
      <w:bookmarkStart w:id="570" w:name="_bookmark668"/>
      <w:bookmarkEnd w:id="569"/>
      <w:bookmarkEnd w:id="570"/>
      <w:r w:rsidRPr="001058B5">
        <w:rPr>
          <w:rFonts w:ascii="Arial" w:hAnsi="Arial" w:cs="Arial"/>
        </w:rPr>
        <w:t xml:space="preserve"> external role to global users, to global roles, or to any other roles in the database. You can create roles that are authorized by the operating system or network clients.</w:t>
      </w:r>
    </w:p>
    <w:p w14:paraId="53B97D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0E181D36" w14:textId="77777777" w:rsidR="008C539B" w:rsidRPr="001058B5" w:rsidRDefault="008C539B">
      <w:pPr>
        <w:pStyle w:val="BodyText"/>
        <w:spacing w:before="5"/>
        <w:rPr>
          <w:rFonts w:ascii="Arial" w:hAnsi="Arial" w:cs="Arial"/>
          <w:sz w:val="25"/>
        </w:rPr>
      </w:pPr>
    </w:p>
    <w:p w14:paraId="4E256AA5" w14:textId="77777777" w:rsidR="008C539B" w:rsidRPr="001058B5" w:rsidRDefault="008D1AB8">
      <w:pPr>
        <w:pStyle w:val="BodyText"/>
        <w:spacing w:before="103" w:line="228" w:lineRule="auto"/>
        <w:ind w:left="2260" w:right="185"/>
        <w:rPr>
          <w:rFonts w:ascii="Arial" w:hAnsi="Arial" w:cs="Arial"/>
        </w:rPr>
      </w:pPr>
      <w:hyperlink w:anchor="_bookmark670"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571" w:name="_bookmark669"/>
        <w:bookmarkEnd w:id="571"/>
        <w:r w:rsidR="00C12992" w:rsidRPr="001058B5">
          <w:rPr>
            <w:rFonts w:ascii="Arial" w:hAnsi="Arial" w:cs="Arial"/>
            <w:color w:val="0000CC"/>
            <w:spacing w:val="-15"/>
          </w:rPr>
          <w:t xml:space="preserve"> </w:t>
        </w:r>
      </w:hyperlink>
      <w:r w:rsidR="00C12992" w:rsidRPr="001058B5">
        <w:rPr>
          <w:rFonts w:ascii="Arial" w:hAnsi="Arial" w:cs="Arial"/>
        </w:rPr>
        <w:t>creates</w:t>
      </w:r>
      <w:r w:rsidR="00C12992" w:rsidRPr="001058B5">
        <w:rPr>
          <w:rFonts w:ascii="Arial" w:hAnsi="Arial" w:cs="Arial"/>
          <w:spacing w:val="-14"/>
        </w:rPr>
        <w:t xml:space="preserve"> </w:t>
      </w:r>
      <w:r w:rsidR="00C12992" w:rsidRPr="001058B5">
        <w:rPr>
          <w:rFonts w:ascii="Arial" w:hAnsi="Arial" w:cs="Arial"/>
        </w:rPr>
        <w:t>a</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6"/>
        </w:rPr>
        <w:t xml:space="preserve"> </w:t>
      </w:r>
      <w:r w:rsidR="00C12992" w:rsidRPr="001058B5">
        <w:rPr>
          <w:rFonts w:ascii="Arial" w:hAnsi="Arial" w:cs="Arial"/>
        </w:rPr>
        <w:t>named</w:t>
      </w:r>
      <w:r w:rsidR="00C12992" w:rsidRPr="001058B5">
        <w:rPr>
          <w:rFonts w:ascii="Arial" w:hAnsi="Arial" w:cs="Arial"/>
          <w:spacing w:val="-14"/>
        </w:rPr>
        <w:t xml:space="preserve"> </w:t>
      </w:r>
      <w:r w:rsidR="00C12992" w:rsidRPr="001058B5">
        <w:rPr>
          <w:rFonts w:ascii="Arial" w:hAnsi="Arial" w:cs="Arial"/>
        </w:rPr>
        <w:t>accts_rec</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requires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15"/>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authorized by an external source before it can be</w:t>
      </w:r>
      <w:r w:rsidR="00C12992" w:rsidRPr="001058B5">
        <w:rPr>
          <w:rFonts w:ascii="Arial" w:hAnsi="Arial" w:cs="Arial"/>
          <w:spacing w:val="-8"/>
        </w:rPr>
        <w:t xml:space="preserve"> </w:t>
      </w:r>
      <w:r w:rsidR="00C12992" w:rsidRPr="001058B5">
        <w:rPr>
          <w:rFonts w:ascii="Arial" w:hAnsi="Arial" w:cs="Arial"/>
        </w:rPr>
        <w:t>enabled:</w:t>
      </w:r>
    </w:p>
    <w:p w14:paraId="0C792778" w14:textId="77777777" w:rsidR="008C539B" w:rsidRPr="001058B5" w:rsidRDefault="008C539B">
      <w:pPr>
        <w:pStyle w:val="BodyText"/>
        <w:rPr>
          <w:rFonts w:ascii="Arial" w:hAnsi="Arial" w:cs="Arial"/>
          <w:sz w:val="26"/>
        </w:rPr>
      </w:pPr>
    </w:p>
    <w:p w14:paraId="1EEBCCCF" w14:textId="77777777" w:rsidR="008C539B" w:rsidRPr="001058B5" w:rsidRDefault="00C12992">
      <w:pPr>
        <w:ind w:left="2260"/>
        <w:rPr>
          <w:rFonts w:ascii="Arial" w:hAnsi="Arial" w:cs="Arial"/>
          <w:b/>
          <w:i/>
          <w:sz w:val="18"/>
        </w:rPr>
      </w:pPr>
      <w:bookmarkStart w:id="572" w:name="_bookmark670"/>
      <w:bookmarkEnd w:id="572"/>
      <w:r w:rsidRPr="001058B5">
        <w:rPr>
          <w:rFonts w:ascii="Arial" w:hAnsi="Arial" w:cs="Arial"/>
          <w:b/>
          <w:i/>
          <w:sz w:val="18"/>
        </w:rPr>
        <w:t>Example 4–6 Creating a Role Authorized by an External Source</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29A9AD15" w14:textId="77777777" w:rsidR="008C539B" w:rsidRPr="001058B5" w:rsidRDefault="00C12992">
      <w:pPr>
        <w:pStyle w:val="BodyText"/>
        <w:spacing w:before="1" w:line="232" w:lineRule="auto"/>
        <w:ind w:left="2260" w:right="102"/>
        <w:rPr>
          <w:rFonts w:ascii="Arial" w:hAnsi="Arial" w:cs="Arial"/>
        </w:rPr>
      </w:pPr>
      <w:r w:rsidRPr="001058B5">
        <w:rPr>
          <w:rFonts w:ascii="Arial" w:hAnsi="Arial" w:cs="Arial"/>
          <w:b/>
          <w:spacing w:val="-17"/>
        </w:rPr>
        <w:t xml:space="preserve">Authorizing </w:t>
      </w:r>
      <w:r w:rsidRPr="001058B5">
        <w:rPr>
          <w:rFonts w:ascii="Arial" w:hAnsi="Arial" w:cs="Arial"/>
          <w:b/>
        </w:rPr>
        <w:t xml:space="preserve">a </w:t>
      </w:r>
      <w:r w:rsidRPr="001058B5">
        <w:rPr>
          <w:rFonts w:ascii="Arial" w:hAnsi="Arial" w:cs="Arial"/>
          <w:b/>
          <w:spacing w:val="-15"/>
        </w:rPr>
        <w:t xml:space="preserve">Role </w:t>
      </w:r>
      <w:r w:rsidRPr="001058B5">
        <w:rPr>
          <w:rFonts w:ascii="Arial" w:hAnsi="Arial" w:cs="Arial"/>
          <w:b/>
          <w:spacing w:val="-13"/>
        </w:rPr>
        <w:t xml:space="preserve">by </w:t>
      </w:r>
      <w:r w:rsidRPr="001058B5">
        <w:rPr>
          <w:rFonts w:ascii="Arial" w:hAnsi="Arial" w:cs="Arial"/>
          <w:b/>
          <w:spacing w:val="-16"/>
        </w:rPr>
        <w:t xml:space="preserve">Using </w:t>
      </w:r>
      <w:r w:rsidRPr="001058B5">
        <w:rPr>
          <w:rFonts w:ascii="Arial" w:hAnsi="Arial" w:cs="Arial"/>
          <w:b/>
          <w:spacing w:val="-12"/>
        </w:rPr>
        <w:t xml:space="preserve">the </w:t>
      </w:r>
      <w:r w:rsidRPr="001058B5">
        <w:rPr>
          <w:rFonts w:ascii="Arial" w:hAnsi="Arial" w:cs="Arial"/>
          <w:b/>
          <w:spacing w:val="-17"/>
        </w:rPr>
        <w:t xml:space="preserve">Operating </w:t>
      </w:r>
      <w:r w:rsidRPr="001058B5">
        <w:rPr>
          <w:rFonts w:ascii="Arial" w:hAnsi="Arial" w:cs="Arial"/>
          <w:b/>
          <w:spacing w:val="-16"/>
        </w:rPr>
        <w:t xml:space="preserve">System </w:t>
      </w:r>
      <w:r w:rsidRPr="001058B5">
        <w:rPr>
          <w:rFonts w:ascii="Arial" w:hAnsi="Arial" w:cs="Arial"/>
        </w:rPr>
        <w:t xml:space="preserve">Role authentication through the operating system is useful only when the operating system is able to dynamically link operating system privileges with applications. When a user starts an application, the operating system grants an operating system privilege to the </w:t>
      </w:r>
      <w:r w:rsidRPr="001058B5">
        <w:rPr>
          <w:rFonts w:ascii="Arial" w:hAnsi="Arial" w:cs="Arial"/>
          <w:spacing w:val="-3"/>
        </w:rPr>
        <w:t xml:space="preserve">user. </w:t>
      </w:r>
      <w:r w:rsidRPr="001058B5">
        <w:rPr>
          <w:rFonts w:ascii="Arial" w:hAnsi="Arial" w:cs="Arial"/>
        </w:rPr>
        <w:t xml:space="preserve">The granted operating system privilege corresponds to the role associated with the application. At this point, the application can enable the application role. When the application is terminated, the previously granted operating system privilege is revoked from the operating system account of the </w:t>
      </w:r>
      <w:r w:rsidRPr="001058B5">
        <w:rPr>
          <w:rFonts w:ascii="Arial" w:hAnsi="Arial" w:cs="Arial"/>
          <w:spacing w:val="-4"/>
        </w:rPr>
        <w:t>user.</w:t>
      </w:r>
    </w:p>
    <w:p w14:paraId="6D61CD3A" w14:textId="77777777" w:rsidR="008C539B" w:rsidRPr="001058B5" w:rsidRDefault="00C12992">
      <w:pPr>
        <w:pStyle w:val="BodyText"/>
        <w:spacing w:before="111" w:line="232" w:lineRule="auto"/>
        <w:ind w:left="2260" w:right="185"/>
        <w:rPr>
          <w:rFonts w:ascii="Arial" w:hAnsi="Arial" w:cs="Arial"/>
        </w:rPr>
      </w:pPr>
      <w:r w:rsidRPr="001058B5">
        <w:rPr>
          <w:rFonts w:ascii="Arial" w:hAnsi="Arial" w:cs="Arial"/>
        </w:rPr>
        <w:t>If a role is authorized by the operating system, then you must configure information for each user at the operating system level. This operation is operating system</w:t>
      </w:r>
      <w:bookmarkStart w:id="573" w:name="_bookmark671"/>
      <w:bookmarkEnd w:id="573"/>
      <w:r w:rsidRPr="001058B5">
        <w:rPr>
          <w:rFonts w:ascii="Arial" w:hAnsi="Arial" w:cs="Arial"/>
        </w:rPr>
        <w:t xml:space="preserve"> depe</w:t>
      </w:r>
      <w:bookmarkStart w:id="574" w:name="_bookmark672"/>
      <w:bookmarkEnd w:id="574"/>
      <w:r w:rsidRPr="001058B5">
        <w:rPr>
          <w:rFonts w:ascii="Arial" w:hAnsi="Arial" w:cs="Arial"/>
        </w:rPr>
        <w:t>ndent.</w:t>
      </w:r>
    </w:p>
    <w:p w14:paraId="5C0B270D" w14:textId="77777777" w:rsidR="008C539B" w:rsidRPr="001058B5" w:rsidRDefault="00C12992">
      <w:pPr>
        <w:pStyle w:val="BodyText"/>
        <w:spacing w:before="117" w:line="232" w:lineRule="auto"/>
        <w:ind w:left="2260" w:right="848"/>
        <w:rPr>
          <w:rFonts w:ascii="Arial" w:hAnsi="Arial" w:cs="Arial"/>
        </w:rPr>
      </w:pPr>
      <w:r w:rsidRPr="001058B5">
        <w:rPr>
          <w:rFonts w:ascii="Arial" w:hAnsi="Arial" w:cs="Arial"/>
        </w:rPr>
        <w:t>If roles are granted by the operating system, then you do not need to have the operating system authorize them also.</w:t>
      </w:r>
    </w:p>
    <w:p w14:paraId="32E5F6AA" w14:textId="77777777" w:rsidR="008C539B" w:rsidRPr="001058B5" w:rsidRDefault="00C12992">
      <w:pPr>
        <w:pStyle w:val="BodyText"/>
        <w:spacing w:before="211" w:line="232" w:lineRule="auto"/>
        <w:ind w:left="2980" w:right="1144"/>
        <w:rPr>
          <w:rFonts w:ascii="Arial" w:hAnsi="Arial" w:cs="Arial"/>
        </w:rPr>
      </w:pPr>
      <w:r w:rsidRPr="001058B5">
        <w:rPr>
          <w:rFonts w:ascii="Arial" w:hAnsi="Arial" w:cs="Arial"/>
          <w:b/>
          <w:sz w:val="19"/>
        </w:rPr>
        <w:t xml:space="preserve">See Also: </w:t>
      </w:r>
      <w:hyperlink w:anchor="_bookmark846" w:history="1">
        <w:r w:rsidRPr="001058B5">
          <w:rPr>
            <w:rFonts w:ascii="Arial" w:hAnsi="Arial" w:cs="Arial"/>
            <w:color w:val="0000CC"/>
          </w:rPr>
          <w:t>"Granting Roles Using the Operating System or</w:t>
        </w:r>
      </w:hyperlink>
      <w:r w:rsidRPr="001058B5">
        <w:rPr>
          <w:rFonts w:ascii="Arial" w:hAnsi="Arial" w:cs="Arial"/>
          <w:color w:val="0000CC"/>
        </w:rPr>
        <w:t xml:space="preserve"> </w:t>
      </w:r>
      <w:hyperlink w:anchor="_bookmark846" w:history="1">
        <w:r w:rsidRPr="001058B5">
          <w:rPr>
            <w:rFonts w:ascii="Arial" w:hAnsi="Arial" w:cs="Arial"/>
            <w:color w:val="0000CC"/>
          </w:rPr>
          <w:t>Network"</w:t>
        </w:r>
        <w:r w:rsidRPr="001058B5">
          <w:rPr>
            <w:rFonts w:ascii="Arial" w:hAnsi="Arial" w:cs="Arial"/>
            <w:color w:val="0000CC"/>
            <w:spacing w:val="-8"/>
          </w:rPr>
          <w:t xml:space="preserve"> </w:t>
        </w:r>
      </w:hyperlink>
      <w:hyperlink w:anchor="_bookmark846" w:history="1">
        <w:r w:rsidRPr="001058B5">
          <w:rPr>
            <w:rFonts w:ascii="Arial" w:hAnsi="Arial" w:cs="Arial"/>
          </w:rPr>
          <w:t>on</w:t>
        </w:r>
        <w:r w:rsidRPr="001058B5">
          <w:rPr>
            <w:rFonts w:ascii="Arial" w:hAnsi="Arial" w:cs="Arial"/>
            <w:spacing w:val="-7"/>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4-45</w:t>
        </w:r>
        <w:r w:rsidRPr="001058B5">
          <w:rPr>
            <w:rFonts w:ascii="Arial" w:hAnsi="Arial" w:cs="Arial"/>
            <w:spacing w:val="-7"/>
          </w:rPr>
          <w:t xml:space="preserve"> </w:t>
        </w:r>
      </w:hyperlink>
      <w:r w:rsidRPr="001058B5">
        <w:rPr>
          <w:rFonts w:ascii="Arial" w:hAnsi="Arial" w:cs="Arial"/>
        </w:rPr>
        <w:t>for</w:t>
      </w:r>
      <w:r w:rsidRPr="001058B5">
        <w:rPr>
          <w:rFonts w:ascii="Arial" w:hAnsi="Arial" w:cs="Arial"/>
          <w:spacing w:val="-8"/>
        </w:rPr>
        <w:t xml:space="preserve"> </w:t>
      </w:r>
      <w:r w:rsidRPr="001058B5">
        <w:rPr>
          <w:rFonts w:ascii="Arial" w:hAnsi="Arial" w:cs="Arial"/>
        </w:rPr>
        <w:t>more</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about</w:t>
      </w:r>
      <w:r w:rsidRPr="001058B5">
        <w:rPr>
          <w:rFonts w:ascii="Arial" w:hAnsi="Arial" w:cs="Arial"/>
          <w:spacing w:val="-8"/>
        </w:rPr>
        <w:t xml:space="preserve"> </w:t>
      </w:r>
      <w:r w:rsidRPr="001058B5">
        <w:rPr>
          <w:rFonts w:ascii="Arial" w:hAnsi="Arial" w:cs="Arial"/>
        </w:rPr>
        <w:t>roles</w:t>
      </w:r>
      <w:r w:rsidRPr="001058B5">
        <w:rPr>
          <w:rFonts w:ascii="Arial" w:hAnsi="Arial" w:cs="Arial"/>
          <w:spacing w:val="-8"/>
        </w:rPr>
        <w:t xml:space="preserve"> </w:t>
      </w:r>
      <w:r w:rsidRPr="001058B5">
        <w:rPr>
          <w:rFonts w:ascii="Arial" w:hAnsi="Arial" w:cs="Arial"/>
        </w:rPr>
        <w:t>granted</w:t>
      </w:r>
      <w:r w:rsidRPr="001058B5">
        <w:rPr>
          <w:rFonts w:ascii="Arial" w:hAnsi="Arial" w:cs="Arial"/>
          <w:spacing w:val="-8"/>
        </w:rPr>
        <w:t xml:space="preserve"> </w:t>
      </w:r>
      <w:r w:rsidRPr="001058B5">
        <w:rPr>
          <w:rFonts w:ascii="Arial" w:hAnsi="Arial" w:cs="Arial"/>
        </w:rPr>
        <w:t>by the operating system</w:t>
      </w:r>
    </w:p>
    <w:p w14:paraId="3B34A289" w14:textId="77777777" w:rsidR="008C539B" w:rsidRPr="001058B5" w:rsidRDefault="008C539B">
      <w:pPr>
        <w:pStyle w:val="BodyText"/>
        <w:spacing w:before="5"/>
        <w:rPr>
          <w:rFonts w:ascii="Arial" w:hAnsi="Arial" w:cs="Arial"/>
          <w:sz w:val="12"/>
        </w:rPr>
      </w:pPr>
    </w:p>
    <w:p w14:paraId="6D4C463F" w14:textId="77777777" w:rsidR="008C539B" w:rsidRPr="001058B5" w:rsidRDefault="00C12992">
      <w:pPr>
        <w:pStyle w:val="BodyText"/>
        <w:spacing w:before="106" w:line="232" w:lineRule="auto"/>
        <w:ind w:left="2260" w:right="185" w:hanging="1"/>
        <w:rPr>
          <w:rFonts w:ascii="Arial" w:hAnsi="Arial" w:cs="Arial"/>
        </w:rPr>
      </w:pPr>
      <w:r w:rsidRPr="001058B5">
        <w:rPr>
          <w:rFonts w:ascii="Arial" w:hAnsi="Arial" w:cs="Arial"/>
          <w:b/>
          <w:spacing w:val="-17"/>
        </w:rPr>
        <w:t>Authorizing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5"/>
        </w:rPr>
        <w:t>Role</w:t>
      </w:r>
      <w:r w:rsidRPr="001058B5">
        <w:rPr>
          <w:rFonts w:ascii="Arial" w:hAnsi="Arial" w:cs="Arial"/>
          <w:b/>
          <w:spacing w:val="-31"/>
        </w:rPr>
        <w:t xml:space="preserve"> </w:t>
      </w:r>
      <w:r w:rsidRPr="001058B5">
        <w:rPr>
          <w:rFonts w:ascii="Arial" w:hAnsi="Arial" w:cs="Arial"/>
          <w:b/>
          <w:spacing w:val="-13"/>
        </w:rPr>
        <w:t>by</w:t>
      </w:r>
      <w:r w:rsidRPr="001058B5">
        <w:rPr>
          <w:rFonts w:ascii="Arial" w:hAnsi="Arial" w:cs="Arial"/>
          <w:b/>
          <w:spacing w:val="-32"/>
        </w:rPr>
        <w:t xml:space="preserve"> </w:t>
      </w:r>
      <w:r w:rsidRPr="001058B5">
        <w:rPr>
          <w:rFonts w:ascii="Arial" w:hAnsi="Arial" w:cs="Arial"/>
          <w:b/>
          <w:spacing w:val="-16"/>
        </w:rPr>
        <w:t>Using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8"/>
        </w:rPr>
        <w:t>Network</w:t>
      </w:r>
      <w:r w:rsidRPr="001058B5">
        <w:rPr>
          <w:rFonts w:ascii="Arial" w:hAnsi="Arial" w:cs="Arial"/>
          <w:b/>
          <w:spacing w:val="-31"/>
        </w:rPr>
        <w:t xml:space="preserve"> </w:t>
      </w:r>
      <w:r w:rsidRPr="001058B5">
        <w:rPr>
          <w:rFonts w:ascii="Arial" w:hAnsi="Arial" w:cs="Arial"/>
          <w:b/>
          <w:spacing w:val="-15"/>
        </w:rPr>
        <w:t>Clien</w:t>
      </w:r>
      <w:bookmarkStart w:id="575" w:name="_bookmark674"/>
      <w:bookmarkEnd w:id="575"/>
      <w:r w:rsidRPr="001058B5">
        <w:rPr>
          <w:rFonts w:ascii="Arial" w:hAnsi="Arial" w:cs="Arial"/>
          <w:b/>
          <w:spacing w:val="-15"/>
        </w:rPr>
        <w:t>t</w:t>
      </w:r>
      <w:bookmarkStart w:id="576" w:name="_bookmark675"/>
      <w:bookmarkEnd w:id="576"/>
      <w:r w:rsidRPr="001058B5">
        <w:rPr>
          <w:rFonts w:ascii="Arial" w:hAnsi="Arial" w:cs="Arial"/>
          <w:b/>
          <w:spacing w:val="18"/>
        </w:rPr>
        <w:t xml:space="preserve"> </w:t>
      </w:r>
      <w:r w:rsidRPr="001058B5">
        <w:rPr>
          <w:rFonts w:ascii="Arial" w:hAnsi="Arial" w:cs="Arial"/>
        </w:rPr>
        <w:t>If</w:t>
      </w:r>
      <w:r w:rsidRPr="001058B5">
        <w:rPr>
          <w:rFonts w:ascii="Arial" w:hAnsi="Arial" w:cs="Arial"/>
          <w:spacing w:val="-2"/>
        </w:rPr>
        <w:t xml:space="preserve"> </w:t>
      </w:r>
      <w:r w:rsidRPr="001058B5">
        <w:rPr>
          <w:rFonts w:ascii="Arial" w:hAnsi="Arial" w:cs="Arial"/>
        </w:rPr>
        <w:t>users</w:t>
      </w:r>
      <w:r w:rsidRPr="001058B5">
        <w:rPr>
          <w:rFonts w:ascii="Arial" w:hAnsi="Arial" w:cs="Arial"/>
          <w:spacing w:val="-2"/>
        </w:rPr>
        <w:t xml:space="preserve"> </w:t>
      </w:r>
      <w:r w:rsidRPr="001058B5">
        <w:rPr>
          <w:rFonts w:ascii="Arial" w:hAnsi="Arial" w:cs="Arial"/>
        </w:rPr>
        <w:t>connect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 database</w:t>
      </w:r>
      <w:r w:rsidRPr="001058B5">
        <w:rPr>
          <w:rFonts w:ascii="Arial" w:hAnsi="Arial" w:cs="Arial"/>
          <w:spacing w:val="-3"/>
        </w:rPr>
        <w:t xml:space="preserve"> </w:t>
      </w:r>
      <w:r w:rsidRPr="001058B5">
        <w:rPr>
          <w:rFonts w:ascii="Arial" w:hAnsi="Arial" w:cs="Arial"/>
        </w:rPr>
        <w:t>over</w:t>
      </w:r>
      <w:r w:rsidRPr="001058B5">
        <w:rPr>
          <w:rFonts w:ascii="Arial" w:hAnsi="Arial" w:cs="Arial"/>
          <w:spacing w:val="-3"/>
        </w:rPr>
        <w:t xml:space="preserve"> </w:t>
      </w:r>
      <w:r w:rsidRPr="001058B5">
        <w:rPr>
          <w:rFonts w:ascii="Arial" w:hAnsi="Arial" w:cs="Arial"/>
        </w:rPr>
        <w:t>Oracle Net, then by default, the operating system cannot authenticate their roles. This includes connections through a shared server configuration, as this connection requires Oracle Net. This restriction is the default because a remote user could impersonate another operating system user over a network connection. Oracle</w:t>
      </w:r>
      <w:bookmarkStart w:id="577" w:name="_bookmark673"/>
      <w:bookmarkEnd w:id="577"/>
      <w:r w:rsidRPr="001058B5">
        <w:rPr>
          <w:rFonts w:ascii="Arial" w:hAnsi="Arial" w:cs="Arial"/>
        </w:rPr>
        <w:t xml:space="preserve"> recommends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3"/>
        </w:rPr>
        <w:t xml:space="preserve"> </w:t>
      </w:r>
      <w:r w:rsidRPr="001058B5">
        <w:rPr>
          <w:rFonts w:ascii="Arial" w:hAnsi="Arial" w:cs="Arial"/>
        </w:rPr>
        <w:t>REMOT</w:t>
      </w:r>
      <w:bookmarkStart w:id="578" w:name="_bookmark676"/>
      <w:bookmarkEnd w:id="578"/>
      <w:r w:rsidRPr="001058B5">
        <w:rPr>
          <w:rFonts w:ascii="Arial" w:hAnsi="Arial" w:cs="Arial"/>
        </w:rPr>
        <w:t>E_OS_ROLES</w:t>
      </w:r>
      <w:r w:rsidRPr="001058B5">
        <w:rPr>
          <w:rFonts w:ascii="Arial" w:hAnsi="Arial" w:cs="Arial"/>
          <w:spacing w:val="-89"/>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FALSE,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default.</w:t>
      </w:r>
    </w:p>
    <w:p w14:paraId="222FCEFB" w14:textId="77777777" w:rsidR="008C539B" w:rsidRPr="001058B5" w:rsidRDefault="00C12992">
      <w:pPr>
        <w:pStyle w:val="BodyText"/>
        <w:spacing w:before="111" w:line="230" w:lineRule="auto"/>
        <w:ind w:left="2259" w:right="102"/>
        <w:rPr>
          <w:rFonts w:ascii="Arial" w:hAnsi="Arial" w:cs="Arial"/>
        </w:rPr>
      </w:pPr>
      <w:r w:rsidRPr="001058B5">
        <w:rPr>
          <w:rFonts w:ascii="Arial" w:hAnsi="Arial" w:cs="Arial"/>
        </w:rPr>
        <w:t>If</w:t>
      </w:r>
      <w:r w:rsidRPr="001058B5">
        <w:rPr>
          <w:rFonts w:ascii="Arial" w:hAnsi="Arial" w:cs="Arial"/>
          <w:spacing w:val="-3"/>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not</w:t>
      </w:r>
      <w:r w:rsidRPr="001058B5">
        <w:rPr>
          <w:rFonts w:ascii="Arial" w:hAnsi="Arial" w:cs="Arial"/>
          <w:spacing w:val="-4"/>
        </w:rPr>
        <w:t xml:space="preserve"> </w:t>
      </w:r>
      <w:r w:rsidRPr="001058B5">
        <w:rPr>
          <w:rFonts w:ascii="Arial" w:hAnsi="Arial" w:cs="Arial"/>
        </w:rPr>
        <w:t>concerned</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3"/>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risk</w:t>
      </w:r>
      <w:r w:rsidRPr="001058B5">
        <w:rPr>
          <w:rFonts w:ascii="Arial" w:hAnsi="Arial" w:cs="Arial"/>
          <w:spacing w:val="-3"/>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want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operating</w:t>
      </w:r>
      <w:r w:rsidRPr="001058B5">
        <w:rPr>
          <w:rFonts w:ascii="Arial" w:hAnsi="Arial" w:cs="Arial"/>
          <w:spacing w:val="-3"/>
        </w:rPr>
        <w:t xml:space="preserve"> </w:t>
      </w:r>
      <w:r w:rsidRPr="001058B5">
        <w:rPr>
          <w:rFonts w:ascii="Arial" w:hAnsi="Arial" w:cs="Arial"/>
        </w:rPr>
        <w:t>system</w:t>
      </w:r>
      <w:r w:rsidRPr="001058B5">
        <w:rPr>
          <w:rFonts w:ascii="Arial" w:hAnsi="Arial" w:cs="Arial"/>
          <w:spacing w:val="-3"/>
        </w:rPr>
        <w:t xml:space="preserve"> </w:t>
      </w:r>
      <w:r w:rsidRPr="001058B5">
        <w:rPr>
          <w:rFonts w:ascii="Arial" w:hAnsi="Arial" w:cs="Arial"/>
        </w:rPr>
        <w:t>role authentication for network clients, then set the initialization parameter REMOTE_OS_ ROLES</w:t>
      </w:r>
      <w:r w:rsidRPr="001058B5">
        <w:rPr>
          <w:rFonts w:ascii="Arial" w:hAnsi="Arial" w:cs="Arial"/>
          <w:spacing w:val="-89"/>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initialization</w:t>
      </w:r>
      <w:r w:rsidRPr="001058B5">
        <w:rPr>
          <w:rFonts w:ascii="Arial" w:hAnsi="Arial" w:cs="Arial"/>
          <w:spacing w:val="-13"/>
        </w:rPr>
        <w:t xml:space="preserve"> </w:t>
      </w:r>
      <w:r w:rsidRPr="001058B5">
        <w:rPr>
          <w:rFonts w:ascii="Arial" w:hAnsi="Arial" w:cs="Arial"/>
        </w:rPr>
        <w:t>parameter</w:t>
      </w:r>
      <w:r w:rsidRPr="001058B5">
        <w:rPr>
          <w:rFonts w:ascii="Arial" w:hAnsi="Arial" w:cs="Arial"/>
          <w:spacing w:val="-13"/>
        </w:rPr>
        <w:t xml:space="preserve"> </w:t>
      </w:r>
      <w:r w:rsidRPr="001058B5">
        <w:rPr>
          <w:rFonts w:ascii="Arial" w:hAnsi="Arial" w:cs="Arial"/>
        </w:rPr>
        <w:t>file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change</w:t>
      </w:r>
      <w:r w:rsidRPr="001058B5">
        <w:rPr>
          <w:rFonts w:ascii="Arial" w:hAnsi="Arial" w:cs="Arial"/>
          <w:spacing w:val="-14"/>
        </w:rPr>
        <w:t xml:space="preserve"> </w:t>
      </w:r>
      <w:r w:rsidRPr="001058B5">
        <w:rPr>
          <w:rFonts w:ascii="Arial" w:hAnsi="Arial" w:cs="Arial"/>
        </w:rPr>
        <w:t>will</w:t>
      </w:r>
      <w:r w:rsidRPr="001058B5">
        <w:rPr>
          <w:rFonts w:ascii="Arial" w:hAnsi="Arial" w:cs="Arial"/>
          <w:spacing w:val="-13"/>
        </w:rPr>
        <w:t xml:space="preserve"> </w:t>
      </w:r>
      <w:r w:rsidRPr="001058B5">
        <w:rPr>
          <w:rFonts w:ascii="Arial" w:hAnsi="Arial" w:cs="Arial"/>
        </w:rPr>
        <w:t>take</w:t>
      </w:r>
      <w:r w:rsidRPr="001058B5">
        <w:rPr>
          <w:rFonts w:ascii="Arial" w:hAnsi="Arial" w:cs="Arial"/>
          <w:spacing w:val="-13"/>
        </w:rPr>
        <w:t xml:space="preserve"> </w:t>
      </w:r>
      <w:r w:rsidRPr="001058B5">
        <w:rPr>
          <w:rFonts w:ascii="Arial" w:hAnsi="Arial" w:cs="Arial"/>
        </w:rPr>
        <w:t>effect the next time you start the instance and mount the</w:t>
      </w:r>
      <w:r w:rsidRPr="001058B5">
        <w:rPr>
          <w:rFonts w:ascii="Arial" w:hAnsi="Arial" w:cs="Arial"/>
          <w:spacing w:val="-4"/>
        </w:rPr>
        <w:t xml:space="preserve"> </w:t>
      </w:r>
      <w:r w:rsidRPr="001058B5">
        <w:rPr>
          <w:rFonts w:ascii="Arial" w:hAnsi="Arial" w:cs="Arial"/>
        </w:rPr>
        <w:t>database.</w:t>
      </w:r>
    </w:p>
    <w:p w14:paraId="1F2442D6" w14:textId="77777777" w:rsidR="008C539B" w:rsidRPr="001058B5" w:rsidRDefault="008C539B">
      <w:pPr>
        <w:pStyle w:val="BodyText"/>
        <w:spacing w:before="1"/>
        <w:rPr>
          <w:rFonts w:ascii="Arial" w:hAnsi="Arial" w:cs="Arial"/>
          <w:sz w:val="23"/>
        </w:rPr>
      </w:pPr>
    </w:p>
    <w:p w14:paraId="4D24C270" w14:textId="77777777" w:rsidR="008C539B" w:rsidRPr="001058B5" w:rsidRDefault="00C12992">
      <w:pPr>
        <w:pStyle w:val="Heading6"/>
      </w:pPr>
      <w:bookmarkStart w:id="579" w:name="Global_Role_Authorization_by_an_Enterpri"/>
      <w:bookmarkStart w:id="580" w:name="_bookmark677"/>
      <w:bookmarkStart w:id="581" w:name="_bookmark678"/>
      <w:bookmarkEnd w:id="579"/>
      <w:bookmarkEnd w:id="580"/>
      <w:bookmarkEnd w:id="581"/>
      <w:r w:rsidRPr="001058B5">
        <w:t>Global Role Authorizatio</w:t>
      </w:r>
      <w:bookmarkStart w:id="582" w:name="_bookmark679"/>
      <w:bookmarkEnd w:id="582"/>
      <w:r w:rsidRPr="001058B5">
        <w:t>n by an Enterprise Directory Service</w:t>
      </w:r>
    </w:p>
    <w:p w14:paraId="16443375" w14:textId="77777777" w:rsidR="008C539B" w:rsidRPr="001058B5" w:rsidRDefault="00C12992">
      <w:pPr>
        <w:pStyle w:val="BodyText"/>
        <w:spacing w:before="55" w:line="232" w:lineRule="auto"/>
        <w:ind w:left="2259" w:right="122"/>
        <w:rPr>
          <w:rFonts w:ascii="Arial" w:hAnsi="Arial" w:cs="Arial"/>
        </w:rPr>
      </w:pPr>
      <w:r w:rsidRPr="001058B5">
        <w:rPr>
          <w:rFonts w:ascii="Arial" w:hAnsi="Arial" w:cs="Arial"/>
        </w:rPr>
        <w:t xml:space="preserve">A role can be defined as a global role, where a (global) user can </w:t>
      </w:r>
      <w:bookmarkStart w:id="583" w:name="_bookmark680"/>
      <w:bookmarkEnd w:id="583"/>
      <w:r w:rsidRPr="001058B5">
        <w:rPr>
          <w:rFonts w:ascii="Arial" w:hAnsi="Arial" w:cs="Arial"/>
        </w:rPr>
        <w:t xml:space="preserve">only be authorized to use the role by an enterprise directory service. You define the global role locally in the database by granting privileges and roles to it, but you cannot grant the global role itself to any user or other role in the database. When a global user attempts to connect to the database, the enterprise directory is queried to obtain any global roles associated with the </w:t>
      </w:r>
      <w:bookmarkStart w:id="584" w:name="_bookmark681"/>
      <w:bookmarkEnd w:id="584"/>
      <w:r w:rsidRPr="001058B5">
        <w:rPr>
          <w:rFonts w:ascii="Arial" w:hAnsi="Arial" w:cs="Arial"/>
        </w:rPr>
        <w:t>user.</w:t>
      </w:r>
    </w:p>
    <w:p w14:paraId="5176D124" w14:textId="77777777" w:rsidR="008C539B" w:rsidRPr="001058B5" w:rsidRDefault="008D1AB8">
      <w:pPr>
        <w:pStyle w:val="BodyText"/>
        <w:spacing w:before="108"/>
        <w:ind w:left="2260"/>
        <w:rPr>
          <w:rFonts w:ascii="Arial" w:hAnsi="Arial" w:cs="Arial"/>
        </w:rPr>
      </w:pPr>
      <w:hyperlink w:anchor="_bookmark682" w:history="1">
        <w:r w:rsidR="00C12992" w:rsidRPr="001058B5">
          <w:rPr>
            <w:rFonts w:ascii="Arial" w:hAnsi="Arial" w:cs="Arial"/>
            <w:color w:val="0000CC"/>
          </w:rPr>
          <w:t xml:space="preserve">Example 4–7 </w:t>
        </w:r>
      </w:hyperlink>
      <w:r w:rsidR="00C12992" w:rsidRPr="001058B5">
        <w:rPr>
          <w:rFonts w:ascii="Arial" w:hAnsi="Arial" w:cs="Arial"/>
        </w:rPr>
        <w:t>creates a global role.</w:t>
      </w:r>
    </w:p>
    <w:p w14:paraId="56423069" w14:textId="77777777" w:rsidR="008C539B" w:rsidRPr="001058B5" w:rsidRDefault="008C539B">
      <w:pPr>
        <w:pStyle w:val="BodyText"/>
        <w:spacing w:before="11"/>
        <w:rPr>
          <w:rFonts w:ascii="Arial" w:hAnsi="Arial" w:cs="Arial"/>
          <w:sz w:val="25"/>
        </w:rPr>
      </w:pPr>
    </w:p>
    <w:p w14:paraId="44482049" w14:textId="77777777" w:rsidR="008C539B" w:rsidRPr="001058B5" w:rsidRDefault="00C12992">
      <w:pPr>
        <w:ind w:left="2260"/>
        <w:rPr>
          <w:rFonts w:ascii="Arial" w:hAnsi="Arial" w:cs="Arial"/>
          <w:b/>
          <w:i/>
          <w:sz w:val="18"/>
        </w:rPr>
      </w:pPr>
      <w:bookmarkStart w:id="585" w:name="_bookmark682"/>
      <w:bookmarkEnd w:id="585"/>
      <w:r w:rsidRPr="001058B5">
        <w:rPr>
          <w:rFonts w:ascii="Arial" w:hAnsi="Arial" w:cs="Arial"/>
          <w:b/>
          <w:i/>
          <w:sz w:val="18"/>
        </w:rPr>
        <w:t>Example 4–7 Creating a Global Role</w:t>
      </w:r>
    </w:p>
    <w:p w14:paraId="1E0B58D4"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supervisor IDENTIFIED GLOBALLY;</w:t>
      </w:r>
    </w:p>
    <w:p w14:paraId="345B7B5B" w14:textId="77777777" w:rsidR="008C539B" w:rsidRPr="001058B5" w:rsidRDefault="008C539B">
      <w:pPr>
        <w:pStyle w:val="BodyText"/>
        <w:spacing w:before="8"/>
        <w:rPr>
          <w:rFonts w:ascii="Arial" w:hAnsi="Arial" w:cs="Arial"/>
          <w:sz w:val="18"/>
        </w:rPr>
      </w:pPr>
    </w:p>
    <w:p w14:paraId="349830B2"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Global roles are one component of enterprise user security. A global role only applies to one data</w:t>
      </w:r>
      <w:bookmarkStart w:id="586" w:name="_bookmark683"/>
      <w:bookmarkEnd w:id="586"/>
      <w:r w:rsidRPr="001058B5">
        <w:rPr>
          <w:rFonts w:ascii="Arial" w:hAnsi="Arial" w:cs="Arial"/>
        </w:rPr>
        <w:t xml:space="preserve">base, but you can grant it to an enterprise role defined in the enterprise directory. An enterprise role is a directory </w:t>
      </w:r>
      <w:bookmarkStart w:id="587" w:name="_bookmark684"/>
      <w:bookmarkEnd w:id="587"/>
      <w:r w:rsidRPr="001058B5">
        <w:rPr>
          <w:rFonts w:ascii="Arial" w:hAnsi="Arial" w:cs="Arial"/>
        </w:rPr>
        <w:t>structure that contains global roles on multiple databases and can be granted to enterprise users.</w:t>
      </w:r>
    </w:p>
    <w:p w14:paraId="4D90DFF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9EC4B76" w14:textId="77777777" w:rsidR="008C539B" w:rsidRPr="001058B5" w:rsidRDefault="008C539B">
      <w:pPr>
        <w:pStyle w:val="BodyText"/>
        <w:spacing w:before="5"/>
        <w:rPr>
          <w:rFonts w:ascii="Arial" w:hAnsi="Arial" w:cs="Arial"/>
          <w:sz w:val="25"/>
        </w:rPr>
      </w:pPr>
    </w:p>
    <w:p w14:paraId="0917D41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See </w:t>
      </w:r>
      <w:hyperlink w:anchor="_bookmark375" w:history="1">
        <w:r w:rsidRPr="001058B5">
          <w:rPr>
            <w:rFonts w:ascii="Arial" w:hAnsi="Arial" w:cs="Arial"/>
            <w:color w:val="0000CC"/>
          </w:rPr>
          <w:t xml:space="preserve">"Configuring Global User Authentication and Authorization" </w:t>
        </w:r>
      </w:hyperlink>
      <w:hyperlink w:anchor="_bookmark375" w:history="1">
        <w:r w:rsidRPr="001058B5">
          <w:rPr>
            <w:rFonts w:ascii="Arial" w:hAnsi="Arial" w:cs="Arial"/>
          </w:rPr>
          <w:t xml:space="preserve">on page 3-30 </w:t>
        </w:r>
      </w:hyperlink>
      <w:r w:rsidRPr="001058B5">
        <w:rPr>
          <w:rFonts w:ascii="Arial" w:hAnsi="Arial" w:cs="Arial"/>
        </w:rPr>
        <w:t>for a general discussion of global authentication and authorization of users, and its role in enterprise user management.</w:t>
      </w:r>
    </w:p>
    <w:p w14:paraId="722F8716" w14:textId="77777777" w:rsidR="008C539B" w:rsidRPr="001058B5" w:rsidRDefault="008C539B">
      <w:pPr>
        <w:pStyle w:val="BodyText"/>
        <w:spacing w:before="6"/>
        <w:rPr>
          <w:rFonts w:ascii="Arial" w:hAnsi="Arial" w:cs="Arial"/>
          <w:sz w:val="17"/>
        </w:rPr>
      </w:pPr>
    </w:p>
    <w:p w14:paraId="245E3AF3" w14:textId="77777777" w:rsidR="008C539B" w:rsidRPr="001058B5" w:rsidRDefault="00C12992">
      <w:pPr>
        <w:tabs>
          <w:tab w:val="left" w:pos="3485"/>
        </w:tabs>
        <w:spacing w:line="232" w:lineRule="auto"/>
        <w:ind w:left="2379" w:right="1843"/>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Oracle Database Enterprise User Security</w:t>
      </w:r>
      <w:r w:rsidRPr="001058B5">
        <w:rPr>
          <w:rFonts w:ascii="Arial" w:hAnsi="Arial" w:cs="Arial"/>
          <w:i/>
          <w:spacing w:val="-23"/>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implementing enterprise user management</w:t>
      </w:r>
    </w:p>
    <w:p w14:paraId="4E083BBE" w14:textId="77777777" w:rsidR="008C539B" w:rsidRPr="001058B5" w:rsidRDefault="008C539B">
      <w:pPr>
        <w:pStyle w:val="BodyText"/>
        <w:spacing w:before="10"/>
        <w:rPr>
          <w:rFonts w:ascii="Arial" w:hAnsi="Arial" w:cs="Arial"/>
        </w:rPr>
      </w:pPr>
    </w:p>
    <w:p w14:paraId="2CE8BC18" w14:textId="77777777" w:rsidR="008C539B" w:rsidRPr="001058B5" w:rsidRDefault="00C12992">
      <w:pPr>
        <w:pStyle w:val="Heading4"/>
        <w:ind w:left="100"/>
      </w:pPr>
      <w:bookmarkStart w:id="588" w:name="Granting_and_Revoking_Roles"/>
      <w:bookmarkStart w:id="589" w:name="_bookmark685"/>
      <w:bookmarkEnd w:id="588"/>
      <w:bookmarkEnd w:id="589"/>
      <w:r w:rsidRPr="001058B5">
        <w:t>Granting and Revoking Roles</w:t>
      </w:r>
    </w:p>
    <w:p w14:paraId="7784B6E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96A12D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86" w:history="1">
        <w:r w:rsidRPr="001058B5">
          <w:rPr>
            <w:rFonts w:ascii="Arial" w:hAnsi="Arial" w:cs="Arial"/>
            <w:color w:val="0000CC"/>
          </w:rPr>
          <w:t>About Granting and Revoking Roles</w:t>
        </w:r>
      </w:hyperlink>
    </w:p>
    <w:p w14:paraId="35608D4E"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0" w:history="1">
        <w:r w:rsidRPr="001058B5">
          <w:rPr>
            <w:rFonts w:ascii="Arial" w:hAnsi="Arial" w:cs="Arial"/>
            <w:color w:val="0000CC"/>
          </w:rPr>
          <w:t>Who Can Grant or Revoke Roles?</w:t>
        </w:r>
      </w:hyperlink>
    </w:p>
    <w:p w14:paraId="5419B7B6" w14:textId="77777777" w:rsidR="008C539B" w:rsidRPr="001058B5" w:rsidRDefault="008C539B">
      <w:pPr>
        <w:pStyle w:val="BodyText"/>
        <w:spacing w:before="7"/>
        <w:rPr>
          <w:rFonts w:ascii="Arial" w:hAnsi="Arial" w:cs="Arial"/>
          <w:sz w:val="17"/>
        </w:rPr>
      </w:pPr>
    </w:p>
    <w:p w14:paraId="79A99ACE"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AA4BAEE" w14:textId="77777777"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1CA44475" w14:textId="77777777"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64E30A0E" w14:textId="77777777"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750594D9" w14:textId="77777777"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22C39E5" w14:textId="77777777" w:rsidR="008C539B" w:rsidRPr="001058B5" w:rsidRDefault="00C12992">
      <w:pPr>
        <w:spacing w:before="118" w:line="232" w:lineRule="auto"/>
        <w:ind w:left="2740" w:right="2495"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5B60A24" w14:textId="77777777" w:rsidR="008C539B" w:rsidRPr="001058B5" w:rsidRDefault="008C539B">
      <w:pPr>
        <w:pStyle w:val="BodyText"/>
        <w:spacing w:before="2"/>
        <w:rPr>
          <w:rFonts w:ascii="Arial" w:hAnsi="Arial" w:cs="Arial"/>
        </w:rPr>
      </w:pPr>
    </w:p>
    <w:p w14:paraId="53AFDBF9" w14:textId="77777777" w:rsidR="008C539B" w:rsidRPr="001058B5" w:rsidRDefault="00C12992">
      <w:pPr>
        <w:pStyle w:val="Heading6"/>
        <w:ind w:left="1660"/>
      </w:pPr>
      <w:bookmarkStart w:id="590" w:name="About_Granting_and_Revoking_Roles"/>
      <w:bookmarkStart w:id="591" w:name="_bookmark686"/>
      <w:bookmarkEnd w:id="590"/>
      <w:bookmarkEnd w:id="591"/>
      <w:r w:rsidRPr="001058B5">
        <w:t>About Granting and Revoking Roles</w:t>
      </w:r>
    </w:p>
    <w:p w14:paraId="1C96B195" w14:textId="77777777" w:rsidR="008C539B" w:rsidRPr="001058B5" w:rsidRDefault="00C12992">
      <w:pPr>
        <w:pStyle w:val="BodyText"/>
        <w:spacing w:before="57" w:line="230" w:lineRule="auto"/>
        <w:ind w:left="1660" w:right="700"/>
        <w:rPr>
          <w:rFonts w:ascii="Arial" w:hAnsi="Arial" w:cs="Arial"/>
        </w:rPr>
      </w:pPr>
      <w:r w:rsidRPr="001058B5">
        <w:rPr>
          <w:rFonts w:ascii="Arial" w:hAnsi="Arial" w:cs="Arial"/>
        </w:rPr>
        <w:t>You can grant system or object privileges to a role, and any role can be granted to any database user or to another role (but not to itself). However, a role cannot be granted circularly, that is, role X cannot be granted to role Y if role Y has previously been granted to role X.</w:t>
      </w:r>
    </w:p>
    <w:p w14:paraId="5C27579A" w14:textId="77777777" w:rsidR="008C539B" w:rsidRPr="001058B5" w:rsidRDefault="00C12992">
      <w:pPr>
        <w:pStyle w:val="BodyText"/>
        <w:spacing w:before="117" w:line="232" w:lineRule="auto"/>
        <w:ind w:left="1659" w:right="739"/>
        <w:rPr>
          <w:rFonts w:ascii="Arial" w:hAnsi="Arial" w:cs="Arial"/>
        </w:rPr>
      </w:pPr>
      <w:r w:rsidRPr="001058B5">
        <w:rPr>
          <w:rFonts w:ascii="Arial" w:hAnsi="Arial" w:cs="Arial"/>
        </w:rPr>
        <w:t xml:space="preserve">To provide selective availability of </w:t>
      </w:r>
      <w:bookmarkStart w:id="592" w:name="_bookmark687"/>
      <w:bookmarkEnd w:id="592"/>
      <w:r w:rsidRPr="001058B5">
        <w:rPr>
          <w:rFonts w:ascii="Arial" w:hAnsi="Arial" w:cs="Arial"/>
        </w:rPr>
        <w:t>privileges, Oracle Database permits applications and users to enable and disable roles. Each role granted to a user is, at any given time, either enabled or disabled. The security domain of a user includes the privileges of all roles currently enabled for the user and excludes the privileges of any roles currently disabled for the user.</w:t>
      </w:r>
    </w:p>
    <w:p w14:paraId="6C588ACE" w14:textId="77777777" w:rsidR="008C539B" w:rsidRPr="001058B5" w:rsidRDefault="00C12992">
      <w:pPr>
        <w:pStyle w:val="BodyText"/>
        <w:spacing w:before="114" w:line="232" w:lineRule="auto"/>
        <w:ind w:left="1660" w:right="727"/>
        <w:rPr>
          <w:rFonts w:ascii="Arial" w:hAnsi="Arial" w:cs="Arial"/>
        </w:rPr>
      </w:pPr>
      <w:r w:rsidRPr="001058B5">
        <w:rPr>
          <w:rFonts w:ascii="Arial" w:hAnsi="Arial" w:cs="Arial"/>
        </w:rPr>
        <w:t>A role granted to a role is called an indirectly granted role. You can explicitly enable or disable it for a user. However, whenever you enable a role that contains other roles,</w:t>
      </w:r>
      <w:bookmarkStart w:id="593" w:name="_bookmark688"/>
      <w:bookmarkEnd w:id="593"/>
      <w:r w:rsidRPr="001058B5">
        <w:rPr>
          <w:rFonts w:ascii="Arial" w:hAnsi="Arial" w:cs="Arial"/>
        </w:rPr>
        <w:t xml:space="preserve"> you implicitly enable all indirectly granted roles of the directly granted role.</w:t>
      </w:r>
    </w:p>
    <w:p w14:paraId="1BD1F534" w14:textId="77777777" w:rsidR="008C539B" w:rsidRPr="001058B5" w:rsidRDefault="00C12992">
      <w:pPr>
        <w:pStyle w:val="BodyText"/>
        <w:spacing w:before="117" w:line="232" w:lineRule="auto"/>
        <w:ind w:left="1660" w:right="848"/>
        <w:rPr>
          <w:rFonts w:ascii="Arial" w:hAnsi="Arial" w:cs="Arial"/>
        </w:rPr>
      </w:pPr>
      <w:r w:rsidRPr="001058B5">
        <w:rPr>
          <w:rFonts w:ascii="Arial" w:hAnsi="Arial" w:cs="Arial"/>
        </w:rPr>
        <w:t>You grant roles to (or revoke roles from) users or other roles by using either of the foll</w:t>
      </w:r>
      <w:bookmarkStart w:id="594" w:name="_bookmark689"/>
      <w:bookmarkEnd w:id="594"/>
      <w:r w:rsidRPr="001058B5">
        <w:rPr>
          <w:rFonts w:ascii="Arial" w:hAnsi="Arial" w:cs="Arial"/>
        </w:rPr>
        <w:t>owing methods:</w:t>
      </w:r>
    </w:p>
    <w:p w14:paraId="60B882D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217F44E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79"/>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2A81FAA7" w14:textId="77777777" w:rsidR="008C539B" w:rsidRPr="001058B5" w:rsidRDefault="00C12992">
      <w:pPr>
        <w:pStyle w:val="BodyText"/>
        <w:spacing w:before="107"/>
        <w:ind w:left="1660"/>
        <w:rPr>
          <w:rFonts w:ascii="Arial" w:hAnsi="Arial" w:cs="Arial"/>
        </w:rPr>
      </w:pPr>
      <w:r w:rsidRPr="001058B5">
        <w:rPr>
          <w:rFonts w:ascii="Arial" w:hAnsi="Arial" w:cs="Arial"/>
        </w:rPr>
        <w:t>Privileges are granted to and revoked from roles using the same options.</w:t>
      </w:r>
    </w:p>
    <w:p w14:paraId="577991C3"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cannot</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31"/>
        </w:rPr>
        <w:t xml:space="preserve"> </w:t>
      </w:r>
      <w:r w:rsidRPr="001058B5">
        <w:rPr>
          <w:rFonts w:ascii="Arial" w:hAnsi="Arial" w:cs="Arial"/>
        </w:rPr>
        <w:t>a</w:t>
      </w:r>
      <w:r w:rsidRPr="001058B5">
        <w:rPr>
          <w:rFonts w:ascii="Arial" w:hAnsi="Arial" w:cs="Arial"/>
          <w:spacing w:val="-31"/>
        </w:rPr>
        <w:t xml:space="preserve"> </w:t>
      </w:r>
      <w:r w:rsidRPr="001058B5">
        <w:rPr>
          <w:rFonts w:ascii="Arial" w:hAnsi="Arial" w:cs="Arial"/>
        </w:rPr>
        <w:t>secure</w:t>
      </w:r>
      <w:r w:rsidRPr="001058B5">
        <w:rPr>
          <w:rFonts w:ascii="Arial" w:hAnsi="Arial" w:cs="Arial"/>
          <w:spacing w:val="-31"/>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an</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BY</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USING</w:t>
      </w:r>
      <w:r w:rsidRPr="001058B5">
        <w:rPr>
          <w:rFonts w:ascii="Arial" w:hAnsi="Arial" w:cs="Arial"/>
          <w:spacing w:val="-104"/>
        </w:rPr>
        <w:t xml:space="preserve"> </w:t>
      </w:r>
      <w:r w:rsidRPr="001058B5">
        <w:rPr>
          <w:rFonts w:ascii="Arial" w:hAnsi="Arial" w:cs="Arial"/>
        </w:rPr>
        <w:t xml:space="preserve">role, or IDENTIFIED EXTERNALLY role) to a non-secure role. </w:t>
      </w:r>
      <w:r w:rsidRPr="001058B5">
        <w:rPr>
          <w:rFonts w:ascii="Arial" w:hAnsi="Arial" w:cs="Arial"/>
          <w:spacing w:val="-7"/>
        </w:rPr>
        <w:t xml:space="preserve">You </w:t>
      </w:r>
      <w:r w:rsidRPr="001058B5">
        <w:rPr>
          <w:rFonts w:ascii="Arial" w:hAnsi="Arial" w:cs="Arial"/>
        </w:rPr>
        <w:t>can use the SET ROLE statement to enable the secure role for the</w:t>
      </w:r>
      <w:r w:rsidRPr="001058B5">
        <w:rPr>
          <w:rFonts w:ascii="Arial" w:hAnsi="Arial" w:cs="Arial"/>
          <w:spacing w:val="-6"/>
        </w:rPr>
        <w:t xml:space="preserve"> </w:t>
      </w:r>
      <w:r w:rsidRPr="001058B5">
        <w:rPr>
          <w:rFonts w:ascii="Arial" w:hAnsi="Arial" w:cs="Arial"/>
        </w:rPr>
        <w:t>session.</w:t>
      </w:r>
    </w:p>
    <w:p w14:paraId="6DD9CF69" w14:textId="77777777" w:rsidR="008C539B" w:rsidRPr="001058B5" w:rsidRDefault="008C539B">
      <w:pPr>
        <w:pStyle w:val="BodyText"/>
        <w:spacing w:before="6"/>
        <w:rPr>
          <w:rFonts w:ascii="Arial" w:hAnsi="Arial" w:cs="Arial"/>
          <w:sz w:val="23"/>
        </w:rPr>
      </w:pPr>
    </w:p>
    <w:p w14:paraId="57F6ECB9" w14:textId="77777777" w:rsidR="008C539B" w:rsidRPr="001058B5" w:rsidRDefault="00C12992">
      <w:pPr>
        <w:pStyle w:val="Heading6"/>
        <w:ind w:left="1660"/>
      </w:pPr>
      <w:bookmarkStart w:id="595" w:name="Who_Can_Grant_or_Revoke_Roles?"/>
      <w:bookmarkStart w:id="596" w:name="_bookmark690"/>
      <w:bookmarkStart w:id="597" w:name="_bookmark691"/>
      <w:bookmarkEnd w:id="595"/>
      <w:bookmarkEnd w:id="596"/>
      <w:bookmarkEnd w:id="597"/>
      <w:r w:rsidRPr="001058B5">
        <w:t>Who Can Grant or Revoke Roles?</w:t>
      </w:r>
    </w:p>
    <w:p w14:paraId="36E45F88" w14:textId="77777777" w:rsidR="008C539B" w:rsidRPr="001058B5" w:rsidRDefault="00C12992">
      <w:pPr>
        <w:pStyle w:val="BodyText"/>
        <w:spacing w:before="58" w:line="228" w:lineRule="auto"/>
        <w:ind w:left="1660" w:right="773" w:hanging="1"/>
        <w:rPr>
          <w:rFonts w:ascii="Arial" w:hAnsi="Arial" w:cs="Arial"/>
        </w:rPr>
      </w:pPr>
      <w:r w:rsidRPr="001058B5">
        <w:rPr>
          <w:rFonts w:ascii="Arial" w:hAnsi="Arial" w:cs="Arial"/>
        </w:rPr>
        <w:t>Any</w:t>
      </w:r>
      <w:r w:rsidRPr="001058B5">
        <w:rPr>
          <w:rFonts w:ascii="Arial" w:hAnsi="Arial" w:cs="Arial"/>
          <w:spacing w:val="-17"/>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87"/>
        </w:rPr>
        <w:t xml:space="preserve"> </w:t>
      </w:r>
      <w:r w:rsidRPr="001058B5">
        <w:rPr>
          <w:rFonts w:ascii="Arial" w:hAnsi="Arial" w:cs="Arial"/>
        </w:rPr>
        <w:t>ANY</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92"/>
        </w:rPr>
        <w:t xml:space="preserve"> </w:t>
      </w:r>
      <w:r w:rsidRPr="001058B5">
        <w:rPr>
          <w:rFonts w:ascii="Arial" w:hAnsi="Arial" w:cs="Arial"/>
        </w:rPr>
        <w:t>system</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except a</w:t>
      </w:r>
      <w:r w:rsidRPr="001058B5">
        <w:rPr>
          <w:rFonts w:ascii="Arial" w:hAnsi="Arial" w:cs="Arial"/>
          <w:spacing w:val="-3"/>
        </w:rPr>
        <w:t xml:space="preserve"> </w:t>
      </w:r>
      <w:r w:rsidRPr="001058B5">
        <w:rPr>
          <w:rFonts w:ascii="Arial" w:hAnsi="Arial" w:cs="Arial"/>
        </w:rPr>
        <w:t>global</w:t>
      </w:r>
      <w:r w:rsidRPr="001058B5">
        <w:rPr>
          <w:rFonts w:ascii="Arial" w:hAnsi="Arial" w:cs="Arial"/>
          <w:spacing w:val="-4"/>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(A</w:t>
      </w:r>
      <w:r w:rsidRPr="001058B5">
        <w:rPr>
          <w:rFonts w:ascii="Arial" w:hAnsi="Arial" w:cs="Arial"/>
          <w:spacing w:val="-2"/>
        </w:rPr>
        <w:t xml:space="preserve"> </w:t>
      </w:r>
      <w:r w:rsidRPr="001058B5">
        <w:rPr>
          <w:rFonts w:ascii="Arial" w:hAnsi="Arial" w:cs="Arial"/>
        </w:rPr>
        <w:t>global</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managed</w:t>
      </w:r>
    </w:p>
    <w:p w14:paraId="7231B494"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7E9793D" w14:textId="77777777" w:rsidR="008C539B" w:rsidRPr="001058B5" w:rsidRDefault="008C539B">
      <w:pPr>
        <w:pStyle w:val="BodyText"/>
        <w:spacing w:before="5"/>
        <w:rPr>
          <w:rFonts w:ascii="Arial" w:hAnsi="Arial" w:cs="Arial"/>
          <w:sz w:val="25"/>
        </w:rPr>
      </w:pPr>
    </w:p>
    <w:p w14:paraId="52DD1384" w14:textId="77777777" w:rsidR="008C539B" w:rsidRPr="001058B5" w:rsidRDefault="00C12992">
      <w:pPr>
        <w:pStyle w:val="BodyText"/>
        <w:spacing w:before="101" w:line="230" w:lineRule="auto"/>
        <w:ind w:left="2260" w:right="208"/>
        <w:rPr>
          <w:rFonts w:ascii="Arial" w:hAnsi="Arial" w:cs="Arial"/>
        </w:rPr>
      </w:pPr>
      <w:r w:rsidRPr="001058B5">
        <w:rPr>
          <w:rFonts w:ascii="Arial" w:hAnsi="Arial" w:cs="Arial"/>
        </w:rPr>
        <w:t xml:space="preserve">in a </w:t>
      </w:r>
      <w:r w:rsidRPr="001058B5">
        <w:rPr>
          <w:rFonts w:ascii="Arial" w:hAnsi="Arial" w:cs="Arial"/>
          <w:spacing w:val="-3"/>
        </w:rPr>
        <w:t xml:space="preserve">directory, </w:t>
      </w:r>
      <w:r w:rsidRPr="001058B5">
        <w:rPr>
          <w:rFonts w:ascii="Arial" w:hAnsi="Arial" w:cs="Arial"/>
        </w:rPr>
        <w:t xml:space="preserve">such as Oracle Internet </w:t>
      </w:r>
      <w:r w:rsidRPr="001058B5">
        <w:rPr>
          <w:rFonts w:ascii="Arial" w:hAnsi="Arial" w:cs="Arial"/>
          <w:spacing w:val="-3"/>
        </w:rPr>
        <w:t xml:space="preserve">Directory, </w:t>
      </w:r>
      <w:r w:rsidRPr="001058B5">
        <w:rPr>
          <w:rFonts w:ascii="Arial" w:hAnsi="Arial" w:cs="Arial"/>
        </w:rPr>
        <w:t>but its privileges are contained within a single database.) By default, the SYS</w:t>
      </w:r>
      <w:r w:rsidRPr="001058B5">
        <w:rPr>
          <w:rFonts w:ascii="Arial" w:hAnsi="Arial" w:cs="Arial"/>
          <w:spacing w:val="-85"/>
        </w:rPr>
        <w:t xml:space="preserve"> </w:t>
      </w:r>
      <w:r w:rsidRPr="001058B5">
        <w:rPr>
          <w:rFonts w:ascii="Arial" w:hAnsi="Arial" w:cs="Arial"/>
        </w:rPr>
        <w:t>or SYSTEM</w:t>
      </w:r>
      <w:r w:rsidRPr="001058B5">
        <w:rPr>
          <w:rFonts w:ascii="Arial" w:hAnsi="Arial" w:cs="Arial"/>
          <w:spacing w:val="-85"/>
        </w:rPr>
        <w:t xml:space="preserve"> </w:t>
      </w:r>
      <w:r w:rsidRPr="001058B5">
        <w:rPr>
          <w:rFonts w:ascii="Arial" w:hAnsi="Arial" w:cs="Arial"/>
        </w:rPr>
        <w:t xml:space="preserve">user has this privilege. </w:t>
      </w:r>
      <w:r w:rsidRPr="001058B5">
        <w:rPr>
          <w:rFonts w:ascii="Arial" w:hAnsi="Arial" w:cs="Arial"/>
          <w:spacing w:val="-6"/>
        </w:rPr>
        <w:t xml:space="preserve">You </w:t>
      </w:r>
      <w:r w:rsidRPr="001058B5">
        <w:rPr>
          <w:rFonts w:ascii="Arial" w:hAnsi="Arial" w:cs="Arial"/>
        </w:rPr>
        <w:t>should</w:t>
      </w:r>
      <w:bookmarkStart w:id="598" w:name="_bookmark692"/>
      <w:bookmarkEnd w:id="598"/>
      <w:r w:rsidRPr="001058B5">
        <w:rPr>
          <w:rFonts w:ascii="Arial" w:hAnsi="Arial" w:cs="Arial"/>
        </w:rPr>
        <w:t xml:space="preserve"> grant this system privilege conservatively because it is very powerful.</w:t>
      </w:r>
    </w:p>
    <w:p w14:paraId="0642A0A0" w14:textId="77777777" w:rsidR="008C539B" w:rsidRPr="001058B5" w:rsidRDefault="00C12992">
      <w:pPr>
        <w:pStyle w:val="BodyText"/>
        <w:spacing w:before="120" w:line="230" w:lineRule="auto"/>
        <w:ind w:left="2259" w:right="188"/>
        <w:jc w:val="both"/>
        <w:rPr>
          <w:rFonts w:ascii="Arial" w:hAnsi="Arial" w:cs="Arial"/>
        </w:rPr>
      </w:pPr>
      <w:r w:rsidRPr="001058B5">
        <w:rPr>
          <w:rFonts w:ascii="Arial" w:hAnsi="Arial" w:cs="Arial"/>
        </w:rPr>
        <w:t>Any</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ADMIN</w:t>
      </w:r>
      <w:r w:rsidRPr="001058B5">
        <w:rPr>
          <w:rFonts w:ascii="Arial" w:hAnsi="Arial" w:cs="Arial"/>
          <w:spacing w:val="-83"/>
        </w:rPr>
        <w:t xml:space="preserve"> </w:t>
      </w:r>
      <w:r w:rsidRPr="001058B5">
        <w:rPr>
          <w:rFonts w:ascii="Arial" w:hAnsi="Arial" w:cs="Arial"/>
        </w:rPr>
        <w:t>OPTION</w:t>
      </w:r>
      <w:r w:rsidRPr="001058B5">
        <w:rPr>
          <w:rFonts w:ascii="Arial" w:hAnsi="Arial" w:cs="Arial"/>
          <w:spacing w:val="-89"/>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grant</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from other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option</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5"/>
        </w:rPr>
        <w:t xml:space="preserve"> </w:t>
      </w:r>
      <w:r w:rsidRPr="001058B5">
        <w:rPr>
          <w:rFonts w:ascii="Arial" w:hAnsi="Arial" w:cs="Arial"/>
        </w:rPr>
        <w:t>administrative</w:t>
      </w:r>
      <w:r w:rsidRPr="001058B5">
        <w:rPr>
          <w:rFonts w:ascii="Arial" w:hAnsi="Arial" w:cs="Arial"/>
          <w:spacing w:val="-4"/>
        </w:rPr>
        <w:t xml:space="preserve"> </w:t>
      </w:r>
      <w:r w:rsidRPr="001058B5">
        <w:rPr>
          <w:rFonts w:ascii="Arial" w:hAnsi="Arial" w:cs="Arial"/>
        </w:rPr>
        <w:t>powers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roles to be granted on a selective</w:t>
      </w:r>
      <w:r w:rsidRPr="001058B5">
        <w:rPr>
          <w:rFonts w:ascii="Arial" w:hAnsi="Arial" w:cs="Arial"/>
          <w:spacing w:val="-2"/>
        </w:rPr>
        <w:t xml:space="preserve"> </w:t>
      </w:r>
      <w:r w:rsidRPr="001058B5">
        <w:rPr>
          <w:rFonts w:ascii="Arial" w:hAnsi="Arial" w:cs="Arial"/>
        </w:rPr>
        <w:t>basis.</w:t>
      </w:r>
    </w:p>
    <w:p w14:paraId="4518BC4B" w14:textId="77777777" w:rsidR="008C539B" w:rsidRPr="001058B5" w:rsidRDefault="008C539B">
      <w:pPr>
        <w:pStyle w:val="BodyText"/>
        <w:spacing w:before="8"/>
        <w:rPr>
          <w:rFonts w:ascii="Arial" w:hAnsi="Arial" w:cs="Arial"/>
          <w:sz w:val="17"/>
        </w:rPr>
      </w:pPr>
    </w:p>
    <w:p w14:paraId="60FC5C7D" w14:textId="77777777" w:rsidR="008C539B" w:rsidRPr="001058B5" w:rsidRDefault="00C12992">
      <w:pPr>
        <w:spacing w:line="232" w:lineRule="auto"/>
        <w:ind w:left="2979" w:right="119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Enterprise User Security Administrator's Guide </w:t>
      </w:r>
      <w:r w:rsidRPr="001058B5">
        <w:rPr>
          <w:rFonts w:ascii="Arial" w:hAnsi="Arial" w:cs="Arial"/>
          <w:sz w:val="20"/>
        </w:rPr>
        <w:t>for information about global roles</w:t>
      </w:r>
    </w:p>
    <w:p w14:paraId="4C75200B" w14:textId="77777777" w:rsidR="008C539B" w:rsidRPr="001058B5" w:rsidRDefault="008C539B">
      <w:pPr>
        <w:pStyle w:val="BodyText"/>
        <w:spacing w:before="5"/>
        <w:rPr>
          <w:rFonts w:ascii="Arial" w:hAnsi="Arial" w:cs="Arial"/>
          <w:sz w:val="12"/>
        </w:rPr>
      </w:pPr>
    </w:p>
    <w:p w14:paraId="71BED996" w14:textId="77777777" w:rsidR="002F0363" w:rsidRDefault="002F0363" w:rsidP="002F0363">
      <w:pPr>
        <w:pStyle w:val="BodyText"/>
        <w:spacing w:before="80" w:line="232" w:lineRule="auto"/>
        <w:ind w:left="720" w:right="102"/>
        <w:rPr>
          <w:rFonts w:ascii="Arial" w:eastAsia="Arial" w:hAnsi="Arial" w:cs="Arial"/>
          <w:b/>
          <w:bCs/>
          <w:sz w:val="27"/>
          <w:szCs w:val="27"/>
        </w:rPr>
      </w:pPr>
      <w:bookmarkStart w:id="599" w:name="Dropping_Roles"/>
      <w:bookmarkStart w:id="600" w:name="_bookmark693"/>
      <w:bookmarkEnd w:id="599"/>
      <w:bookmarkEnd w:id="600"/>
      <w:r w:rsidRPr="002F0363">
        <w:rPr>
          <w:rFonts w:ascii="Arial" w:eastAsia="Arial" w:hAnsi="Arial" w:cs="Arial"/>
          <w:b/>
          <w:bCs/>
          <w:sz w:val="27"/>
          <w:szCs w:val="27"/>
        </w:rPr>
        <w:t>Giảm vai trò</w:t>
      </w:r>
    </w:p>
    <w:p w14:paraId="796AC92F" w14:textId="41AE36AB" w:rsidR="008C539B" w:rsidRPr="001058B5" w:rsidRDefault="00C12992">
      <w:pPr>
        <w:pStyle w:val="BodyText"/>
        <w:spacing w:before="80" w:line="232" w:lineRule="auto"/>
        <w:ind w:left="2259" w:right="102"/>
        <w:rPr>
          <w:rFonts w:ascii="Arial" w:hAnsi="Arial" w:cs="Arial"/>
        </w:rPr>
      </w:pPr>
      <w:r w:rsidRPr="001058B5">
        <w:rPr>
          <w:rFonts w:ascii="Arial" w:hAnsi="Arial" w:cs="Arial"/>
        </w:rPr>
        <w:t>In some cases, it may be appropriate to drop a role from the database. The security domains of all users and roles granted a dropped role are immediately changed to reflect the absence of the dropped role privileges. All indirectly granted roles of the dropped role are also removed from affected security domains. Dropping a role automatically removes the role from all user default role lists.</w:t>
      </w:r>
    </w:p>
    <w:p w14:paraId="10B50531" w14:textId="77777777" w:rsidR="008C539B" w:rsidRPr="001058B5" w:rsidRDefault="00C12992">
      <w:pPr>
        <w:pStyle w:val="BodyText"/>
        <w:spacing w:before="114" w:line="232" w:lineRule="auto"/>
        <w:ind w:left="2260"/>
        <w:rPr>
          <w:rFonts w:ascii="Arial" w:hAnsi="Arial" w:cs="Arial"/>
        </w:rPr>
      </w:pPr>
      <w:r w:rsidRPr="001058B5">
        <w:rPr>
          <w:rFonts w:ascii="Arial" w:hAnsi="Arial" w:cs="Arial"/>
        </w:rPr>
        <w:t>Because the existence of objects is not dependent on the privileges received through a role, tables and other objects are not dropped when a ro</w:t>
      </w:r>
      <w:bookmarkStart w:id="601" w:name="_bookmark695"/>
      <w:bookmarkEnd w:id="601"/>
      <w:r w:rsidRPr="001058B5">
        <w:rPr>
          <w:rFonts w:ascii="Arial" w:hAnsi="Arial" w:cs="Arial"/>
        </w:rPr>
        <w:t>le is dropped.</w:t>
      </w:r>
    </w:p>
    <w:p w14:paraId="0B94D8AF" w14:textId="77777777" w:rsidR="008C539B" w:rsidRPr="001058B5" w:rsidRDefault="00C12992">
      <w:pPr>
        <w:pStyle w:val="BodyText"/>
        <w:spacing w:before="122" w:line="228" w:lineRule="auto"/>
        <w:ind w:left="2259"/>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SQL</w:t>
      </w:r>
      <w:r w:rsidRPr="001058B5">
        <w:rPr>
          <w:rFonts w:ascii="Arial" w:hAnsi="Arial" w:cs="Arial"/>
          <w:spacing w:val="-11"/>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have the DROP ANY ROLE system privilege or have been granted the role with the ADMIN</w:t>
      </w:r>
      <w:bookmarkStart w:id="602" w:name="_bookmark696"/>
      <w:bookmarkEnd w:id="602"/>
      <w:r w:rsidRPr="001058B5">
        <w:rPr>
          <w:rFonts w:ascii="Arial" w:hAnsi="Arial" w:cs="Arial"/>
        </w:rPr>
        <w:t xml:space="preserve"> option.</w:t>
      </w:r>
    </w:p>
    <w:p w14:paraId="684967AC" w14:textId="77777777" w:rsidR="008C539B" w:rsidRPr="001058B5" w:rsidRDefault="00C12992">
      <w:pPr>
        <w:pStyle w:val="BodyText"/>
        <w:spacing w:before="115"/>
        <w:ind w:left="2260"/>
        <w:rPr>
          <w:rFonts w:ascii="Arial" w:hAnsi="Arial" w:cs="Arial"/>
        </w:rPr>
      </w:pPr>
      <w:r w:rsidRPr="001058B5">
        <w:rPr>
          <w:rFonts w:ascii="Arial" w:hAnsi="Arial" w:cs="Arial"/>
        </w:rPr>
        <w:t>The following statement drops the role CLERK:</w:t>
      </w:r>
    </w:p>
    <w:p w14:paraId="631B10DE" w14:textId="77777777"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5D120A37" w14:textId="77777777" w:rsidR="002F0363" w:rsidRDefault="002F0363" w:rsidP="002F0363">
      <w:pPr>
        <w:pStyle w:val="BodyText"/>
        <w:spacing w:before="79" w:line="232" w:lineRule="auto"/>
        <w:ind w:left="720"/>
        <w:rPr>
          <w:rFonts w:ascii="Arial" w:eastAsia="Arial" w:hAnsi="Arial" w:cs="Arial"/>
          <w:b/>
          <w:bCs/>
          <w:sz w:val="27"/>
          <w:szCs w:val="27"/>
        </w:rPr>
      </w:pPr>
      <w:bookmarkStart w:id="603" w:name="Restricting_SQL*Plus_Users_from_Using_Da"/>
      <w:bookmarkStart w:id="604" w:name="_bookmark697"/>
      <w:bookmarkEnd w:id="603"/>
      <w:bookmarkEnd w:id="604"/>
      <w:r w:rsidRPr="002F0363">
        <w:rPr>
          <w:rFonts w:ascii="Arial" w:eastAsia="Arial" w:hAnsi="Arial" w:cs="Arial"/>
          <w:b/>
          <w:bCs/>
          <w:sz w:val="27"/>
          <w:szCs w:val="27"/>
        </w:rPr>
        <w:t>Hạn chế người dùng SQL * Plus sử dụng các Role cơ sở dữ liệu</w:t>
      </w:r>
    </w:p>
    <w:p w14:paraId="14057B3B" w14:textId="181EC7AF" w:rsidR="008C539B" w:rsidRPr="001058B5" w:rsidRDefault="00C12992">
      <w:pPr>
        <w:pStyle w:val="BodyText"/>
        <w:spacing w:before="79" w:line="232" w:lineRule="auto"/>
        <w:ind w:left="2260"/>
        <w:rPr>
          <w:rFonts w:ascii="Arial" w:hAnsi="Arial" w:cs="Arial"/>
        </w:rPr>
      </w:pPr>
      <w:r w:rsidRPr="001058B5">
        <w:rPr>
          <w:rFonts w:ascii="Arial" w:hAnsi="Arial" w:cs="Arial"/>
        </w:rPr>
        <w:t>This section describes features that you can use to restrict SQL*Plus users from using database roles and thus, prevent serious security problems.</w:t>
      </w:r>
    </w:p>
    <w:p w14:paraId="315533C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Pr="001058B5">
          <w:rPr>
            <w:rFonts w:ascii="Arial" w:hAnsi="Arial" w:cs="Arial"/>
            <w:color w:val="0000CC"/>
          </w:rPr>
          <w:t>Potential Security Problems of Using Ad Hoc Tools</w:t>
        </w:r>
      </w:hyperlink>
    </w:p>
    <w:p w14:paraId="2CAFBBE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Pr="001058B5">
          <w:rPr>
            <w:rFonts w:ascii="Arial" w:hAnsi="Arial" w:cs="Arial"/>
            <w:color w:val="0000CC"/>
          </w:rPr>
          <w:t>Limiting Roles Through the PRODUCT_USER_PROFILE Table</w:t>
        </w:r>
      </w:hyperlink>
    </w:p>
    <w:p w14:paraId="6CC91EC7"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Pr="001058B5">
          <w:rPr>
            <w:rFonts w:ascii="Arial" w:hAnsi="Arial" w:cs="Arial"/>
            <w:color w:val="0000CC"/>
          </w:rPr>
          <w:t>Using Stored Procedures to Encapsulate Business Logic</w:t>
        </w:r>
      </w:hyperlink>
    </w:p>
    <w:p w14:paraId="7AAEB485" w14:textId="77777777" w:rsidR="008C539B" w:rsidRPr="001058B5" w:rsidRDefault="008C539B">
      <w:pPr>
        <w:pStyle w:val="BodyText"/>
        <w:spacing w:before="2"/>
        <w:rPr>
          <w:rFonts w:ascii="Arial" w:hAnsi="Arial" w:cs="Arial"/>
          <w:sz w:val="23"/>
        </w:rPr>
      </w:pPr>
    </w:p>
    <w:p w14:paraId="1B5058D1" w14:textId="77777777" w:rsidR="008C539B" w:rsidRPr="001058B5" w:rsidRDefault="00C12992">
      <w:pPr>
        <w:pStyle w:val="Heading6"/>
      </w:pPr>
      <w:bookmarkStart w:id="605" w:name="Potential_Security_Problems_of_Using_Ad_"/>
      <w:bookmarkStart w:id="606" w:name="_bookmark699"/>
      <w:bookmarkStart w:id="607" w:name="_bookmark700"/>
      <w:bookmarkEnd w:id="605"/>
      <w:bookmarkEnd w:id="606"/>
      <w:bookmarkEnd w:id="607"/>
      <w:r w:rsidRPr="001058B5">
        <w:t xml:space="preserve">Potential Security Problems of Using Ad Hoc </w:t>
      </w:r>
      <w:bookmarkStart w:id="608" w:name="_bookmark701"/>
      <w:bookmarkEnd w:id="608"/>
      <w:r w:rsidRPr="001058B5">
        <w:t>Tools</w:t>
      </w:r>
    </w:p>
    <w:p w14:paraId="746BFF32" w14:textId="77777777" w:rsidR="008C539B" w:rsidRPr="001058B5" w:rsidRDefault="00C12992">
      <w:pPr>
        <w:pStyle w:val="BodyText"/>
        <w:spacing w:before="56" w:line="232" w:lineRule="auto"/>
        <w:ind w:left="2260" w:right="185"/>
        <w:rPr>
          <w:rFonts w:ascii="Arial" w:hAnsi="Arial" w:cs="Arial"/>
        </w:rPr>
      </w:pPr>
      <w:r w:rsidRPr="001058B5">
        <w:rPr>
          <w:rFonts w:ascii="Arial" w:hAnsi="Arial" w:cs="Arial"/>
        </w:rPr>
        <w:t>Prebuilt database applications explicitly control the potential actions of a user, including the enabling and disabling of user roles while using the appl</w:t>
      </w:r>
      <w:bookmarkStart w:id="609" w:name="_bookmark702"/>
      <w:bookmarkEnd w:id="609"/>
      <w:r w:rsidRPr="001058B5">
        <w:rPr>
          <w:rFonts w:ascii="Arial" w:hAnsi="Arial" w:cs="Arial"/>
        </w:rPr>
        <w:t>ication. By contrast, ad hoc query tools such as SQL*Plus, permit a user to submit any SQL statement (which may or may not succeed), including enabling and disabling a granted role.</w:t>
      </w:r>
    </w:p>
    <w:p w14:paraId="6E2A26FC" w14:textId="77777777" w:rsidR="008C539B" w:rsidRPr="001058B5" w:rsidRDefault="00C12992">
      <w:pPr>
        <w:pStyle w:val="BodyText"/>
        <w:spacing w:before="114" w:line="232" w:lineRule="auto"/>
        <w:ind w:left="2260" w:right="102"/>
        <w:rPr>
          <w:rFonts w:ascii="Arial" w:hAnsi="Arial" w:cs="Arial"/>
        </w:rPr>
      </w:pPr>
      <w:r w:rsidRPr="001058B5">
        <w:rPr>
          <w:rFonts w:ascii="Arial" w:hAnsi="Arial" w:cs="Arial"/>
        </w:rPr>
        <w:t>Potentially, an application user can exercise the privileges attached to that application to issue destructive SQL statements against database tables by using an ad hoc tool.</w:t>
      </w:r>
    </w:p>
    <w:p w14:paraId="62267B45" w14:textId="77777777" w:rsidR="008C539B" w:rsidRPr="001058B5" w:rsidRDefault="00C12992">
      <w:pPr>
        <w:pStyle w:val="BodyText"/>
        <w:spacing w:before="112"/>
        <w:ind w:left="2260"/>
        <w:rPr>
          <w:rFonts w:ascii="Arial" w:hAnsi="Arial" w:cs="Arial"/>
        </w:rPr>
      </w:pPr>
      <w:r w:rsidRPr="001058B5">
        <w:rPr>
          <w:rFonts w:ascii="Arial" w:hAnsi="Arial" w:cs="Arial"/>
        </w:rPr>
        <w:t>For example, consider the following scenario:</w:t>
      </w:r>
    </w:p>
    <w:p w14:paraId="7953EB4B"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 xml:space="preserve">The </w:t>
      </w:r>
      <w:r w:rsidRPr="001058B5">
        <w:rPr>
          <w:rFonts w:ascii="Arial" w:hAnsi="Arial" w:cs="Arial"/>
          <w:spacing w:val="-3"/>
        </w:rPr>
        <w:t xml:space="preserve">Vacation </w:t>
      </w:r>
      <w:r w:rsidRPr="001058B5">
        <w:rPr>
          <w:rFonts w:ascii="Arial" w:hAnsi="Arial" w:cs="Arial"/>
        </w:rPr>
        <w:t>application has a corresponding vacation</w:t>
      </w:r>
      <w:r w:rsidRPr="001058B5">
        <w:rPr>
          <w:rFonts w:ascii="Arial" w:hAnsi="Arial" w:cs="Arial"/>
          <w:spacing w:val="-92"/>
        </w:rPr>
        <w:t xml:space="preserve"> </w:t>
      </w:r>
      <w:r w:rsidRPr="001058B5">
        <w:rPr>
          <w:rFonts w:ascii="Arial" w:hAnsi="Arial" w:cs="Arial"/>
        </w:rPr>
        <w:t>role.</w:t>
      </w:r>
    </w:p>
    <w:p w14:paraId="2376854C" w14:textId="77777777" w:rsidR="008C539B" w:rsidRPr="001058B5" w:rsidRDefault="00C12992">
      <w:pPr>
        <w:pStyle w:val="BodyText"/>
        <w:spacing w:before="108" w:line="246"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w:t>
      </w:r>
      <w:r w:rsidRPr="001058B5">
        <w:rPr>
          <w:rFonts w:ascii="Arial" w:hAnsi="Arial" w:cs="Arial"/>
          <w:spacing w:val="-93"/>
        </w:rPr>
        <w:t xml:space="preserve"> </w:t>
      </w:r>
      <w:r w:rsidRPr="001058B5">
        <w:rPr>
          <w:rFonts w:ascii="Arial" w:hAnsi="Arial" w:cs="Arial"/>
        </w:rPr>
        <w:t>role includes the privileges to issue SELECT, INSERT, UPDATE, and</w:t>
      </w:r>
    </w:p>
    <w:p w14:paraId="14E48190" w14:textId="77777777" w:rsidR="008C539B" w:rsidRPr="001058B5" w:rsidRDefault="00C12992">
      <w:pPr>
        <w:pStyle w:val="BodyText"/>
        <w:spacing w:line="246" w:lineRule="exact"/>
        <w:ind w:left="2620"/>
        <w:rPr>
          <w:rFonts w:ascii="Arial" w:hAnsi="Arial" w:cs="Arial"/>
        </w:rPr>
      </w:pPr>
      <w:r w:rsidRPr="001058B5">
        <w:rPr>
          <w:rFonts w:ascii="Arial" w:hAnsi="Arial" w:cs="Arial"/>
        </w:rPr>
        <w:t>DELETE</w:t>
      </w:r>
      <w:r w:rsidRPr="001058B5">
        <w:rPr>
          <w:rFonts w:ascii="Arial" w:hAnsi="Arial" w:cs="Arial"/>
          <w:spacing w:val="-80"/>
        </w:rPr>
        <w:t xml:space="preserve"> </w:t>
      </w:r>
      <w:r w:rsidRPr="001058B5">
        <w:rPr>
          <w:rFonts w:ascii="Arial" w:hAnsi="Arial" w:cs="Arial"/>
        </w:rPr>
        <w:t>statements against the emp_tab</w:t>
      </w:r>
      <w:r w:rsidRPr="001058B5">
        <w:rPr>
          <w:rFonts w:ascii="Arial" w:hAnsi="Arial" w:cs="Arial"/>
          <w:spacing w:val="-80"/>
        </w:rPr>
        <w:t xml:space="preserve"> </w:t>
      </w:r>
      <w:r w:rsidRPr="001058B5">
        <w:rPr>
          <w:rFonts w:ascii="Arial" w:hAnsi="Arial" w:cs="Arial"/>
        </w:rPr>
        <w:t>table.</w:t>
      </w:r>
    </w:p>
    <w:p w14:paraId="1D4B39B2" w14:textId="77777777" w:rsidR="008C539B" w:rsidRPr="001058B5" w:rsidRDefault="00C12992">
      <w:pPr>
        <w:pStyle w:val="BodyText"/>
        <w:spacing w:before="108" w:line="244"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 application controls the use of privileges obtained through the</w:t>
      </w:r>
    </w:p>
    <w:p w14:paraId="69F126F8" w14:textId="77777777" w:rsidR="008C539B" w:rsidRPr="001058B5" w:rsidRDefault="00C12992">
      <w:pPr>
        <w:pStyle w:val="BodyText"/>
        <w:spacing w:line="248" w:lineRule="exact"/>
        <w:ind w:left="2620"/>
        <w:rPr>
          <w:rFonts w:ascii="Arial" w:hAnsi="Arial" w:cs="Arial"/>
        </w:rPr>
      </w:pPr>
      <w:r w:rsidRPr="001058B5">
        <w:rPr>
          <w:rFonts w:ascii="Arial" w:hAnsi="Arial" w:cs="Arial"/>
        </w:rPr>
        <w:t>vacation</w:t>
      </w:r>
      <w:r w:rsidRPr="001058B5">
        <w:rPr>
          <w:rFonts w:ascii="Arial" w:hAnsi="Arial" w:cs="Arial"/>
          <w:spacing w:val="-78"/>
        </w:rPr>
        <w:t xml:space="preserve"> </w:t>
      </w:r>
      <w:r w:rsidRPr="001058B5">
        <w:rPr>
          <w:rFonts w:ascii="Arial" w:hAnsi="Arial" w:cs="Arial"/>
        </w:rPr>
        <w:t>role.</w:t>
      </w:r>
    </w:p>
    <w:p w14:paraId="6370F8F8" w14:textId="77777777" w:rsidR="008C539B" w:rsidRPr="001058B5" w:rsidRDefault="008C539B">
      <w:pPr>
        <w:spacing w:line="248" w:lineRule="exact"/>
        <w:rPr>
          <w:rFonts w:ascii="Arial" w:hAnsi="Arial" w:cs="Arial"/>
        </w:rPr>
        <w:sectPr w:rsidR="008C539B" w:rsidRPr="001058B5">
          <w:footerReference w:type="even" r:id="rId102"/>
          <w:footerReference w:type="default" r:id="rId103"/>
          <w:pgSz w:w="12240" w:h="15840"/>
          <w:pgMar w:top="840" w:right="1060" w:bottom="860" w:left="1100" w:header="549" w:footer="663" w:gutter="0"/>
          <w:pgNumType w:start="21"/>
          <w:cols w:space="720"/>
        </w:sectPr>
      </w:pPr>
    </w:p>
    <w:p w14:paraId="000C2C1F" w14:textId="77777777" w:rsidR="008C539B" w:rsidRPr="001058B5" w:rsidRDefault="008C539B">
      <w:pPr>
        <w:pStyle w:val="BodyText"/>
        <w:spacing w:before="5"/>
        <w:rPr>
          <w:rFonts w:ascii="Arial" w:hAnsi="Arial" w:cs="Arial"/>
          <w:sz w:val="25"/>
        </w:rPr>
      </w:pPr>
    </w:p>
    <w:p w14:paraId="6E05558F" w14:textId="77777777" w:rsidR="008C539B" w:rsidRPr="001058B5" w:rsidRDefault="00C12992">
      <w:pPr>
        <w:pStyle w:val="BodyText"/>
        <w:spacing w:before="101" w:line="230" w:lineRule="auto"/>
        <w:ind w:left="1659" w:right="773"/>
        <w:rPr>
          <w:rFonts w:ascii="Arial" w:hAnsi="Arial" w:cs="Arial"/>
        </w:rPr>
      </w:pPr>
      <w:r w:rsidRPr="001058B5">
        <w:rPr>
          <w:rFonts w:ascii="Arial" w:hAnsi="Arial" w:cs="Arial"/>
          <w:spacing w:val="-5"/>
        </w:rPr>
        <w:t>Now,</w:t>
      </w:r>
      <w:r w:rsidRPr="001058B5">
        <w:rPr>
          <w:rFonts w:ascii="Arial" w:hAnsi="Arial" w:cs="Arial"/>
          <w:spacing w:val="-15"/>
        </w:rPr>
        <w:t xml:space="preserve"> </w:t>
      </w:r>
      <w:r w:rsidRPr="001058B5">
        <w:rPr>
          <w:rFonts w:ascii="Arial" w:hAnsi="Arial" w:cs="Arial"/>
        </w:rPr>
        <w:t>consider</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been</w:t>
      </w:r>
      <w:r w:rsidRPr="001058B5">
        <w:rPr>
          <w:rFonts w:ascii="Arial" w:hAnsi="Arial" w:cs="Arial"/>
          <w:spacing w:val="-14"/>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vacation</w:t>
      </w:r>
      <w:r w:rsidRPr="001058B5">
        <w:rPr>
          <w:rFonts w:ascii="Arial" w:hAnsi="Arial" w:cs="Arial"/>
          <w:spacing w:val="-90"/>
        </w:rPr>
        <w:t xml:space="preserve"> </w:t>
      </w:r>
      <w:r w:rsidRPr="001058B5">
        <w:rPr>
          <w:rFonts w:ascii="Arial" w:hAnsi="Arial" w:cs="Arial"/>
        </w:rPr>
        <w:t>role.</w:t>
      </w:r>
      <w:r w:rsidRPr="001058B5">
        <w:rPr>
          <w:rFonts w:ascii="Arial" w:hAnsi="Arial" w:cs="Arial"/>
          <w:spacing w:val="-15"/>
        </w:rPr>
        <w:t xml:space="preserve"> </w:t>
      </w:r>
      <w:r w:rsidRPr="001058B5">
        <w:rPr>
          <w:rFonts w:ascii="Arial" w:hAnsi="Arial" w:cs="Arial"/>
        </w:rPr>
        <w:t>Suppose</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instead</w:t>
      </w:r>
      <w:r w:rsidRPr="001058B5">
        <w:rPr>
          <w:rFonts w:ascii="Arial" w:hAnsi="Arial" w:cs="Arial"/>
          <w:spacing w:val="-15"/>
        </w:rPr>
        <w:t xml:space="preserve"> </w:t>
      </w:r>
      <w:r w:rsidRPr="001058B5">
        <w:rPr>
          <w:rFonts w:ascii="Arial" w:hAnsi="Arial" w:cs="Arial"/>
        </w:rPr>
        <w:t xml:space="preserve">of using the </w:t>
      </w:r>
      <w:r w:rsidRPr="001058B5">
        <w:rPr>
          <w:rFonts w:ascii="Arial" w:hAnsi="Arial" w:cs="Arial"/>
          <w:spacing w:val="-3"/>
        </w:rPr>
        <w:t xml:space="preserve">Vacation </w:t>
      </w:r>
      <w:r w:rsidRPr="001058B5">
        <w:rPr>
          <w:rFonts w:ascii="Arial" w:hAnsi="Arial" w:cs="Arial"/>
        </w:rPr>
        <w:t>application, the user executes SQL*Plus. At this point, the user is restricted only by the privileges granted to him explicitly or through roles, including the</w:t>
      </w:r>
      <w:r w:rsidRPr="001058B5">
        <w:rPr>
          <w:rFonts w:ascii="Arial" w:hAnsi="Arial" w:cs="Arial"/>
          <w:spacing w:val="-10"/>
        </w:rPr>
        <w:t xml:space="preserve"> </w:t>
      </w:r>
      <w:r w:rsidRPr="001058B5">
        <w:rPr>
          <w:rFonts w:ascii="Arial" w:hAnsi="Arial" w:cs="Arial"/>
        </w:rPr>
        <w:t>vacation</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Because</w:t>
      </w:r>
      <w:r w:rsidRPr="001058B5">
        <w:rPr>
          <w:rFonts w:ascii="Arial" w:hAnsi="Arial" w:cs="Arial"/>
          <w:spacing w:val="-11"/>
        </w:rPr>
        <w:t xml:space="preserve"> </w:t>
      </w:r>
      <w:r w:rsidRPr="001058B5">
        <w:rPr>
          <w:rFonts w:ascii="Arial" w:hAnsi="Arial" w:cs="Arial"/>
        </w:rPr>
        <w:t>SQL*Plus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an</w:t>
      </w:r>
      <w:r w:rsidRPr="001058B5">
        <w:rPr>
          <w:rFonts w:ascii="Arial" w:hAnsi="Arial" w:cs="Arial"/>
          <w:spacing w:val="-10"/>
        </w:rPr>
        <w:t xml:space="preserve"> </w:t>
      </w:r>
      <w:r w:rsidRPr="001058B5">
        <w:rPr>
          <w:rFonts w:ascii="Arial" w:hAnsi="Arial" w:cs="Arial"/>
        </w:rPr>
        <w:t>ad</w:t>
      </w:r>
      <w:r w:rsidRPr="001058B5">
        <w:rPr>
          <w:rFonts w:ascii="Arial" w:hAnsi="Arial" w:cs="Arial"/>
          <w:spacing w:val="-11"/>
        </w:rPr>
        <w:t xml:space="preserve"> </w:t>
      </w:r>
      <w:r w:rsidRPr="001058B5">
        <w:rPr>
          <w:rFonts w:ascii="Arial" w:hAnsi="Arial" w:cs="Arial"/>
        </w:rPr>
        <w:t>hoc</w:t>
      </w:r>
      <w:r w:rsidRPr="001058B5">
        <w:rPr>
          <w:rFonts w:ascii="Arial" w:hAnsi="Arial" w:cs="Arial"/>
          <w:spacing w:val="-10"/>
        </w:rPr>
        <w:t xml:space="preserve"> </w:t>
      </w:r>
      <w:r w:rsidRPr="001058B5">
        <w:rPr>
          <w:rFonts w:ascii="Arial" w:hAnsi="Arial" w:cs="Arial"/>
        </w:rPr>
        <w:t>query</w:t>
      </w:r>
      <w:r w:rsidRPr="001058B5">
        <w:rPr>
          <w:rFonts w:ascii="Arial" w:hAnsi="Arial" w:cs="Arial"/>
          <w:spacing w:val="-11"/>
        </w:rPr>
        <w:t xml:space="preserve"> </w:t>
      </w:r>
      <w:r w:rsidRPr="001058B5">
        <w:rPr>
          <w:rFonts w:ascii="Arial" w:hAnsi="Arial" w:cs="Arial"/>
        </w:rPr>
        <w:t>tool,</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restricted to a set of predefined actions, as with designed database applications. The user can query</w:t>
      </w:r>
      <w:r w:rsidRPr="001058B5">
        <w:rPr>
          <w:rFonts w:ascii="Arial" w:hAnsi="Arial" w:cs="Arial"/>
          <w:spacing w:val="-4"/>
        </w:rPr>
        <w:t xml:space="preserve"> </w:t>
      </w:r>
      <w:r w:rsidRPr="001058B5">
        <w:rPr>
          <w:rFonts w:ascii="Arial" w:hAnsi="Arial" w:cs="Arial"/>
        </w:rPr>
        <w:t>or</w:t>
      </w:r>
      <w:r w:rsidRPr="001058B5">
        <w:rPr>
          <w:rFonts w:ascii="Arial" w:hAnsi="Arial" w:cs="Arial"/>
          <w:spacing w:val="-2"/>
        </w:rPr>
        <w:t xml:space="preserve"> </w:t>
      </w:r>
      <w:r w:rsidRPr="001058B5">
        <w:rPr>
          <w:rFonts w:ascii="Arial" w:hAnsi="Arial" w:cs="Arial"/>
        </w:rPr>
        <w:t>modify</w:t>
      </w:r>
      <w:r w:rsidRPr="001058B5">
        <w:rPr>
          <w:rFonts w:ascii="Arial" w:hAnsi="Arial" w:cs="Arial"/>
          <w:spacing w:val="-3"/>
        </w:rPr>
        <w:t xml:space="preserve"> </w:t>
      </w:r>
      <w:r w:rsidRPr="001058B5">
        <w:rPr>
          <w:rFonts w:ascii="Arial" w:hAnsi="Arial" w:cs="Arial"/>
        </w:rPr>
        <w:t>data</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emp_tab</w:t>
      </w:r>
      <w:r w:rsidRPr="001058B5">
        <w:rPr>
          <w:rFonts w:ascii="Arial" w:hAnsi="Arial" w:cs="Arial"/>
          <w:spacing w:val="-80"/>
        </w:rPr>
        <w:t xml:space="preserve"> </w:t>
      </w:r>
      <w:r w:rsidRPr="001058B5">
        <w:rPr>
          <w:rFonts w:ascii="Arial" w:hAnsi="Arial" w:cs="Arial"/>
        </w:rPr>
        <w:t>table</w:t>
      </w:r>
      <w:r w:rsidRPr="001058B5">
        <w:rPr>
          <w:rFonts w:ascii="Arial" w:hAnsi="Arial" w:cs="Arial"/>
          <w:spacing w:val="-3"/>
        </w:rPr>
        <w:t xml:space="preserve"> </w:t>
      </w:r>
      <w:r w:rsidRPr="001058B5">
        <w:rPr>
          <w:rFonts w:ascii="Arial" w:hAnsi="Arial" w:cs="Arial"/>
        </w:rPr>
        <w:t>as</w:t>
      </w:r>
      <w:r w:rsidRPr="001058B5">
        <w:rPr>
          <w:rFonts w:ascii="Arial" w:hAnsi="Arial" w:cs="Arial"/>
          <w:spacing w:val="-4"/>
        </w:rPr>
        <w:t xml:space="preserve"> </w:t>
      </w:r>
      <w:r w:rsidRPr="001058B5">
        <w:rPr>
          <w:rFonts w:ascii="Arial" w:hAnsi="Arial" w:cs="Arial"/>
        </w:rPr>
        <w:t>he</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she</w:t>
      </w:r>
      <w:r w:rsidRPr="001058B5">
        <w:rPr>
          <w:rFonts w:ascii="Arial" w:hAnsi="Arial" w:cs="Arial"/>
          <w:spacing w:val="-4"/>
        </w:rPr>
        <w:t xml:space="preserve"> </w:t>
      </w:r>
      <w:r w:rsidRPr="001058B5">
        <w:rPr>
          <w:rFonts w:ascii="Arial" w:hAnsi="Arial" w:cs="Arial"/>
        </w:rPr>
        <w:t>chooses.</w:t>
      </w:r>
    </w:p>
    <w:p w14:paraId="5DB046E9" w14:textId="77777777" w:rsidR="008C539B" w:rsidRPr="001058B5" w:rsidRDefault="008C539B">
      <w:pPr>
        <w:pStyle w:val="BodyText"/>
        <w:rPr>
          <w:rFonts w:ascii="Arial" w:hAnsi="Arial" w:cs="Arial"/>
          <w:sz w:val="23"/>
        </w:rPr>
      </w:pPr>
    </w:p>
    <w:p w14:paraId="4E9D38C7" w14:textId="77777777" w:rsidR="008C539B" w:rsidRPr="001058B5" w:rsidRDefault="00C12992">
      <w:pPr>
        <w:pStyle w:val="Heading6"/>
        <w:spacing w:before="1"/>
        <w:ind w:left="1660"/>
      </w:pPr>
      <w:bookmarkStart w:id="610" w:name="Limiting_Roles_Through_the_PRODUCT_USER_"/>
      <w:bookmarkStart w:id="611" w:name="_bookmark703"/>
      <w:bookmarkEnd w:id="610"/>
      <w:bookmarkEnd w:id="611"/>
      <w:r w:rsidRPr="001058B5">
        <w:t xml:space="preserve">Limiting Roles </w:t>
      </w:r>
      <w:bookmarkStart w:id="612" w:name="_bookmark704"/>
      <w:bookmarkEnd w:id="612"/>
      <w:r w:rsidRPr="001058B5">
        <w:t>Through the PRODUCT_USER_PROFILE Table</w:t>
      </w:r>
    </w:p>
    <w:p w14:paraId="009805DC" w14:textId="77777777" w:rsidR="008C539B" w:rsidRPr="001058B5" w:rsidRDefault="00C12992">
      <w:pPr>
        <w:pStyle w:val="BodyText"/>
        <w:spacing w:before="56" w:line="230" w:lineRule="auto"/>
        <w:ind w:left="1659"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PRODUCT_USER_PROFILE</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SYSTEM</w:t>
      </w:r>
      <w:r w:rsidRPr="001058B5">
        <w:rPr>
          <w:rFonts w:ascii="Arial" w:hAnsi="Arial" w:cs="Arial"/>
          <w:spacing w:val="-95"/>
        </w:rPr>
        <w:t xml:space="preserve"> </w:t>
      </w:r>
      <w:r w:rsidRPr="001058B5">
        <w:rPr>
          <w:rFonts w:ascii="Arial" w:hAnsi="Arial" w:cs="Arial"/>
        </w:rPr>
        <w:t>schema,</w:t>
      </w:r>
      <w:r w:rsidRPr="001058B5">
        <w:rPr>
          <w:rFonts w:ascii="Arial" w:hAnsi="Arial" w:cs="Arial"/>
          <w:spacing w:val="-21"/>
        </w:rPr>
        <w:t xml:space="preserve"> </w:t>
      </w:r>
      <w:r w:rsidRPr="001058B5">
        <w:rPr>
          <w:rFonts w:ascii="Arial" w:hAnsi="Arial" w:cs="Arial"/>
        </w:rPr>
        <w:t xml:space="preserve">to disable certain SQL and SQL*Plus commands in the SQL*Plus environment for each </w:t>
      </w:r>
      <w:r w:rsidRPr="001058B5">
        <w:rPr>
          <w:rFonts w:ascii="Arial" w:hAnsi="Arial" w:cs="Arial"/>
          <w:spacing w:val="-4"/>
        </w:rPr>
        <w:t xml:space="preserve">user. </w:t>
      </w:r>
      <w:r w:rsidRPr="001058B5">
        <w:rPr>
          <w:rFonts w:ascii="Arial" w:hAnsi="Arial" w:cs="Arial"/>
        </w:rPr>
        <w:t xml:space="preserve">SQL*Plus, not the Oracle Database, enforces this </w:t>
      </w:r>
      <w:r w:rsidRPr="001058B5">
        <w:rPr>
          <w:rFonts w:ascii="Arial" w:hAnsi="Arial" w:cs="Arial"/>
          <w:spacing w:val="-3"/>
        </w:rPr>
        <w:t xml:space="preserve">security. </w:t>
      </w:r>
      <w:r w:rsidRPr="001058B5">
        <w:rPr>
          <w:rFonts w:ascii="Arial" w:hAnsi="Arial" w:cs="Arial"/>
          <w:spacing w:val="-6"/>
        </w:rPr>
        <w:t xml:space="preserve">You </w:t>
      </w:r>
      <w:r w:rsidRPr="001058B5">
        <w:rPr>
          <w:rFonts w:ascii="Arial" w:hAnsi="Arial" w:cs="Arial"/>
        </w:rPr>
        <w:t>can even restrict access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REVOKE,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SET</w:t>
      </w:r>
      <w:r w:rsidRPr="001058B5">
        <w:rPr>
          <w:rFonts w:ascii="Arial" w:hAnsi="Arial" w:cs="Arial"/>
          <w:spacing w:val="-61"/>
        </w:rPr>
        <w:t xml:space="preserve"> </w:t>
      </w:r>
      <w:r w:rsidRPr="001058B5">
        <w:rPr>
          <w:rFonts w:ascii="Arial" w:hAnsi="Arial" w:cs="Arial"/>
        </w:rPr>
        <w:t>ROLE</w:t>
      </w:r>
      <w:r w:rsidRPr="001058B5">
        <w:rPr>
          <w:rFonts w:ascii="Arial" w:hAnsi="Arial" w:cs="Arial"/>
          <w:spacing w:val="-96"/>
        </w:rPr>
        <w:t xml:space="preserve"> </w:t>
      </w:r>
      <w:r w:rsidRPr="001058B5">
        <w:rPr>
          <w:rFonts w:ascii="Arial" w:hAnsi="Arial" w:cs="Arial"/>
        </w:rPr>
        <w:t>commands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control</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ability</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change their database</w:t>
      </w:r>
      <w:r w:rsidRPr="001058B5">
        <w:rPr>
          <w:rFonts w:ascii="Arial" w:hAnsi="Arial" w:cs="Arial"/>
          <w:spacing w:val="-2"/>
        </w:rPr>
        <w:t xml:space="preserve"> </w:t>
      </w:r>
      <w:r w:rsidRPr="001058B5">
        <w:rPr>
          <w:rFonts w:ascii="Arial" w:hAnsi="Arial" w:cs="Arial"/>
        </w:rPr>
        <w:t>privileges.</w:t>
      </w:r>
    </w:p>
    <w:p w14:paraId="63257B0C" w14:textId="77777777" w:rsidR="008C539B" w:rsidRPr="001058B5" w:rsidRDefault="00C12992">
      <w:pPr>
        <w:pStyle w:val="BodyText"/>
        <w:spacing w:before="119" w:line="230" w:lineRule="auto"/>
        <w:ind w:left="1660" w:right="848" w:hanging="1"/>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PRODUCT_USER_PROFILE</w:t>
      </w:r>
      <w:r w:rsidRPr="001058B5">
        <w:rPr>
          <w:rFonts w:ascii="Arial" w:hAnsi="Arial" w:cs="Arial"/>
          <w:spacing w:val="-101"/>
        </w:rPr>
        <w:t xml:space="preserve"> </w:t>
      </w:r>
      <w:r w:rsidRPr="001058B5">
        <w:rPr>
          <w:rFonts w:ascii="Arial" w:hAnsi="Arial" w:cs="Arial"/>
        </w:rPr>
        <w:t>table</w:t>
      </w:r>
      <w:r w:rsidRPr="001058B5">
        <w:rPr>
          <w:rFonts w:ascii="Arial" w:hAnsi="Arial" w:cs="Arial"/>
          <w:spacing w:val="-28"/>
        </w:rPr>
        <w:t xml:space="preserve"> </w:t>
      </w:r>
      <w:r w:rsidRPr="001058B5">
        <w:rPr>
          <w:rFonts w:ascii="Arial" w:hAnsi="Arial" w:cs="Arial"/>
        </w:rPr>
        <w:t>enables</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list</w:t>
      </w:r>
      <w:r w:rsidRPr="001058B5">
        <w:rPr>
          <w:rFonts w:ascii="Arial" w:hAnsi="Arial" w:cs="Arial"/>
          <w:spacing w:val="-28"/>
        </w:rPr>
        <w:t xml:space="preserve"> </w:t>
      </w:r>
      <w:r w:rsidRPr="001058B5">
        <w:rPr>
          <w:rFonts w:ascii="Arial" w:hAnsi="Arial" w:cs="Arial"/>
        </w:rPr>
        <w:t>roles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do</w:t>
      </w:r>
      <w:r w:rsidRPr="001058B5">
        <w:rPr>
          <w:rFonts w:ascii="Arial" w:hAnsi="Arial" w:cs="Arial"/>
          <w:spacing w:val="-28"/>
        </w:rPr>
        <w:t xml:space="preserve"> </w:t>
      </w:r>
      <w:r w:rsidRPr="001058B5">
        <w:rPr>
          <w:rFonts w:ascii="Arial" w:hAnsi="Arial" w:cs="Arial"/>
        </w:rPr>
        <w:t>not</w:t>
      </w:r>
      <w:r w:rsidRPr="001058B5">
        <w:rPr>
          <w:rFonts w:ascii="Arial" w:hAnsi="Arial" w:cs="Arial"/>
          <w:spacing w:val="-28"/>
        </w:rPr>
        <w:t xml:space="preserve"> </w:t>
      </w:r>
      <w:r w:rsidRPr="001058B5">
        <w:rPr>
          <w:rFonts w:ascii="Arial" w:hAnsi="Arial" w:cs="Arial"/>
        </w:rPr>
        <w:t>want</w:t>
      </w:r>
      <w:r w:rsidRPr="001058B5">
        <w:rPr>
          <w:rFonts w:ascii="Arial" w:hAnsi="Arial" w:cs="Arial"/>
          <w:spacing w:val="-28"/>
        </w:rPr>
        <w:t xml:space="preserve"> </w:t>
      </w:r>
      <w:r w:rsidRPr="001058B5">
        <w:rPr>
          <w:rFonts w:ascii="Arial" w:hAnsi="Arial" w:cs="Arial"/>
        </w:rPr>
        <w:t xml:space="preserve">users to activate with an application. </w:t>
      </w:r>
      <w:r w:rsidRPr="001058B5">
        <w:rPr>
          <w:rFonts w:ascii="Arial" w:hAnsi="Arial" w:cs="Arial"/>
          <w:spacing w:val="-6"/>
        </w:rPr>
        <w:t xml:space="preserve">You </w:t>
      </w:r>
      <w:r w:rsidRPr="001058B5">
        <w:rPr>
          <w:rFonts w:ascii="Arial" w:hAnsi="Arial" w:cs="Arial"/>
        </w:rPr>
        <w:t>can also explicitly disable the use of various commands, such as SET</w:t>
      </w:r>
      <w:r w:rsidRPr="001058B5">
        <w:rPr>
          <w:rFonts w:ascii="Arial" w:hAnsi="Arial" w:cs="Arial"/>
          <w:spacing w:val="-26"/>
        </w:rPr>
        <w:t xml:space="preserve"> </w:t>
      </w:r>
      <w:r w:rsidRPr="001058B5">
        <w:rPr>
          <w:rFonts w:ascii="Arial" w:hAnsi="Arial" w:cs="Arial"/>
        </w:rPr>
        <w:t>ROLE.</w:t>
      </w:r>
    </w:p>
    <w:p w14:paraId="2FEE690F" w14:textId="77777777" w:rsidR="008C539B" w:rsidRPr="001058B5" w:rsidRDefault="00C12992">
      <w:pPr>
        <w:pStyle w:val="BodyText"/>
        <w:spacing w:before="110"/>
        <w:ind w:left="1660"/>
        <w:rPr>
          <w:rFonts w:ascii="Arial" w:hAnsi="Arial" w:cs="Arial"/>
        </w:rPr>
      </w:pPr>
      <w:r w:rsidRPr="001058B5">
        <w:rPr>
          <w:rFonts w:ascii="Arial" w:hAnsi="Arial" w:cs="Arial"/>
        </w:rPr>
        <w:t>For example, you could create an entry in the PRODUCT_USER_PROFILE</w:t>
      </w:r>
      <w:r w:rsidRPr="001058B5">
        <w:rPr>
          <w:rFonts w:ascii="Arial" w:hAnsi="Arial" w:cs="Arial"/>
          <w:spacing w:val="-85"/>
        </w:rPr>
        <w:t xml:space="preserve"> </w:t>
      </w:r>
      <w:r w:rsidRPr="001058B5">
        <w:rPr>
          <w:rFonts w:ascii="Arial" w:hAnsi="Arial" w:cs="Arial"/>
        </w:rPr>
        <w:t>table to:</w:t>
      </w:r>
    </w:p>
    <w:p w14:paraId="68412064"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the clerk</w:t>
      </w:r>
      <w:r w:rsidRPr="001058B5">
        <w:rPr>
          <w:rFonts w:ascii="Arial" w:hAnsi="Arial" w:cs="Arial"/>
          <w:spacing w:val="-81"/>
        </w:rPr>
        <w:t xml:space="preserve"> </w:t>
      </w:r>
      <w:r w:rsidRPr="001058B5">
        <w:rPr>
          <w:rFonts w:ascii="Arial" w:hAnsi="Arial" w:cs="Arial"/>
        </w:rPr>
        <w:t>and manager</w:t>
      </w:r>
      <w:r w:rsidRPr="001058B5">
        <w:rPr>
          <w:rFonts w:ascii="Arial" w:hAnsi="Arial" w:cs="Arial"/>
          <w:spacing w:val="-81"/>
        </w:rPr>
        <w:t xml:space="preserve"> </w:t>
      </w:r>
      <w:r w:rsidRPr="001058B5">
        <w:rPr>
          <w:rFonts w:ascii="Arial" w:hAnsi="Arial" w:cs="Arial"/>
        </w:rPr>
        <w:t>roles with SQL*Plus</w:t>
      </w:r>
    </w:p>
    <w:p w14:paraId="25848228"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SET ROLE</w:t>
      </w:r>
      <w:r w:rsidRPr="001058B5">
        <w:rPr>
          <w:rFonts w:ascii="Arial" w:hAnsi="Arial" w:cs="Arial"/>
          <w:spacing w:val="-95"/>
        </w:rPr>
        <w:t xml:space="preserve"> </w:t>
      </w:r>
      <w:r w:rsidRPr="001058B5">
        <w:rPr>
          <w:rFonts w:ascii="Arial" w:hAnsi="Arial" w:cs="Arial"/>
        </w:rPr>
        <w:t>with SQL*Plus</w:t>
      </w:r>
    </w:p>
    <w:p w14:paraId="67820C99" w14:textId="77777777" w:rsidR="008C539B" w:rsidRPr="001058B5" w:rsidRDefault="00C12992">
      <w:pPr>
        <w:pStyle w:val="BodyText"/>
        <w:spacing w:before="117" w:line="228" w:lineRule="auto"/>
        <w:ind w:left="1660" w:right="848"/>
        <w:rPr>
          <w:rFonts w:ascii="Arial" w:hAnsi="Arial" w:cs="Arial"/>
        </w:rPr>
      </w:pPr>
      <w:r w:rsidRPr="001058B5">
        <w:rPr>
          <w:rFonts w:ascii="Arial" w:hAnsi="Arial" w:cs="Arial"/>
        </w:rPr>
        <w:t>Suppose user Marla connects to the database using SQL*Plus. Marla has the clerk, manager,</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analyst</w:t>
      </w:r>
      <w:r w:rsidRPr="001058B5">
        <w:rPr>
          <w:rFonts w:ascii="Arial" w:hAnsi="Arial" w:cs="Arial"/>
          <w:spacing w:val="-98"/>
        </w:rPr>
        <w:t xml:space="preserve"> </w:t>
      </w:r>
      <w:r w:rsidRPr="001058B5">
        <w:rPr>
          <w:rFonts w:ascii="Arial" w:hAnsi="Arial" w:cs="Arial"/>
        </w:rPr>
        <w:t>roles.</w:t>
      </w:r>
      <w:r w:rsidRPr="001058B5">
        <w:rPr>
          <w:rFonts w:ascii="Arial" w:hAnsi="Arial" w:cs="Arial"/>
          <w:spacing w:val="-24"/>
        </w:rPr>
        <w:t xml:space="preserve"> </w:t>
      </w:r>
      <w:r w:rsidRPr="001058B5">
        <w:rPr>
          <w:rFonts w:ascii="Arial" w:hAnsi="Arial" w:cs="Arial"/>
        </w:rPr>
        <w:t>As</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result</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preceding</w:t>
      </w:r>
      <w:r w:rsidRPr="001058B5">
        <w:rPr>
          <w:rFonts w:ascii="Arial" w:hAnsi="Arial" w:cs="Arial"/>
          <w:spacing w:val="-24"/>
        </w:rPr>
        <w:t xml:space="preserve"> </w:t>
      </w:r>
      <w:r w:rsidRPr="001058B5">
        <w:rPr>
          <w:rFonts w:ascii="Arial" w:hAnsi="Arial" w:cs="Arial"/>
        </w:rPr>
        <w:t>entry</w:t>
      </w:r>
      <w:r w:rsidRPr="001058B5">
        <w:rPr>
          <w:rFonts w:ascii="Arial" w:hAnsi="Arial" w:cs="Arial"/>
          <w:spacing w:val="-24"/>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PRODUCT_USER_ PROFILE,</w:t>
      </w:r>
      <w:r w:rsidRPr="001058B5">
        <w:rPr>
          <w:rFonts w:ascii="Arial" w:hAnsi="Arial" w:cs="Arial"/>
          <w:spacing w:val="-17"/>
        </w:rPr>
        <w:t xml:space="preserve"> </w:t>
      </w:r>
      <w:r w:rsidRPr="001058B5">
        <w:rPr>
          <w:rFonts w:ascii="Arial" w:hAnsi="Arial" w:cs="Arial"/>
        </w:rPr>
        <w:t>Marla</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able</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exercise</w:t>
      </w:r>
      <w:r w:rsidRPr="001058B5">
        <w:rPr>
          <w:rFonts w:ascii="Arial" w:hAnsi="Arial" w:cs="Arial"/>
          <w:spacing w:val="-17"/>
        </w:rPr>
        <w:t xml:space="preserve"> </w:t>
      </w:r>
      <w:r w:rsidRPr="001058B5">
        <w:rPr>
          <w:rFonts w:ascii="Arial" w:hAnsi="Arial" w:cs="Arial"/>
        </w:rPr>
        <w:t>her</w:t>
      </w:r>
      <w:r w:rsidRPr="001058B5">
        <w:rPr>
          <w:rFonts w:ascii="Arial" w:hAnsi="Arial" w:cs="Arial"/>
          <w:spacing w:val="-17"/>
        </w:rPr>
        <w:t xml:space="preserve"> </w:t>
      </w:r>
      <w:r w:rsidRPr="001058B5">
        <w:rPr>
          <w:rFonts w:ascii="Arial" w:hAnsi="Arial" w:cs="Arial"/>
        </w:rPr>
        <w:t>analyst</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SQL*Plus.</w:t>
      </w:r>
      <w:r w:rsidRPr="001058B5">
        <w:rPr>
          <w:rFonts w:ascii="Arial" w:hAnsi="Arial" w:cs="Arial"/>
          <w:spacing w:val="-17"/>
        </w:rPr>
        <w:t xml:space="preserve"> </w:t>
      </w:r>
      <w:r w:rsidRPr="001058B5">
        <w:rPr>
          <w:rFonts w:ascii="Arial" w:hAnsi="Arial" w:cs="Arial"/>
        </w:rPr>
        <w:t>Also,</w:t>
      </w:r>
      <w:r w:rsidRPr="001058B5">
        <w:rPr>
          <w:rFonts w:ascii="Arial" w:hAnsi="Arial" w:cs="Arial"/>
          <w:spacing w:val="-17"/>
        </w:rPr>
        <w:t xml:space="preserve"> </w:t>
      </w:r>
      <w:r w:rsidRPr="001058B5">
        <w:rPr>
          <w:rFonts w:ascii="Arial" w:hAnsi="Arial" w:cs="Arial"/>
        </w:rPr>
        <w:t>when Ginny</w:t>
      </w:r>
      <w:r w:rsidRPr="001058B5">
        <w:rPr>
          <w:rFonts w:ascii="Arial" w:hAnsi="Arial" w:cs="Arial"/>
          <w:spacing w:val="-11"/>
        </w:rPr>
        <w:t xml:space="preserve"> </w:t>
      </w:r>
      <w:r w:rsidRPr="001058B5">
        <w:rPr>
          <w:rFonts w:ascii="Arial" w:hAnsi="Arial" w:cs="Arial"/>
        </w:rPr>
        <w:t>attempts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issue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39"/>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she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explicitly</w:t>
      </w:r>
      <w:r w:rsidRPr="001058B5">
        <w:rPr>
          <w:rFonts w:ascii="Arial" w:hAnsi="Arial" w:cs="Arial"/>
          <w:spacing w:val="-12"/>
        </w:rPr>
        <w:t xml:space="preserve"> </w:t>
      </w:r>
      <w:r w:rsidRPr="001058B5">
        <w:rPr>
          <w:rFonts w:ascii="Arial" w:hAnsi="Arial" w:cs="Arial"/>
        </w:rPr>
        <w:t>prevented</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doing so</w:t>
      </w:r>
      <w:r w:rsidRPr="001058B5">
        <w:rPr>
          <w:rFonts w:ascii="Arial" w:hAnsi="Arial" w:cs="Arial"/>
          <w:spacing w:val="-22"/>
        </w:rPr>
        <w:t xml:space="preserve"> </w:t>
      </w:r>
      <w:r w:rsidRPr="001058B5">
        <w:rPr>
          <w:rFonts w:ascii="Arial" w:hAnsi="Arial" w:cs="Arial"/>
        </w:rPr>
        <w:t>because</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entry</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PRODUCT_USER_PROFILE</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prohibiting</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of</w:t>
      </w:r>
      <w:r w:rsidRPr="001058B5">
        <w:rPr>
          <w:rFonts w:ascii="Arial" w:hAnsi="Arial" w:cs="Arial"/>
          <w:spacing w:val="-23"/>
        </w:rPr>
        <w:t xml:space="preserve"> </w:t>
      </w:r>
      <w:r w:rsidRPr="001058B5">
        <w:rPr>
          <w:rFonts w:ascii="Arial" w:hAnsi="Arial" w:cs="Arial"/>
        </w:rPr>
        <w:t>SET ROLE.</w:t>
      </w:r>
    </w:p>
    <w:p w14:paraId="032A4225" w14:textId="77777777" w:rsidR="008C539B" w:rsidRPr="001058B5" w:rsidRDefault="00C12992">
      <w:pPr>
        <w:pStyle w:val="BodyText"/>
        <w:spacing w:before="120" w:line="230" w:lineRule="auto"/>
        <w:ind w:left="1659" w:right="779"/>
        <w:rPr>
          <w:rFonts w:ascii="Arial" w:hAnsi="Arial" w:cs="Arial"/>
        </w:rPr>
      </w:pPr>
      <w:r w:rsidRPr="001058B5">
        <w:rPr>
          <w:rFonts w:ascii="Arial" w:hAnsi="Arial" w:cs="Arial"/>
          <w:w w:val="95"/>
        </w:rPr>
        <w:t>Be aware that the</w:t>
      </w:r>
      <w:bookmarkStart w:id="613" w:name="_bookmark705"/>
      <w:bookmarkEnd w:id="613"/>
      <w:r w:rsidRPr="001058B5">
        <w:rPr>
          <w:rFonts w:ascii="Arial" w:hAnsi="Arial" w:cs="Arial"/>
          <w:w w:val="95"/>
        </w:rPr>
        <w:t xml:space="preserve"> PRODUCT_USER_PROFILE</w:t>
      </w:r>
      <w:r w:rsidRPr="001058B5">
        <w:rPr>
          <w:rFonts w:ascii="Arial" w:hAnsi="Arial" w:cs="Arial"/>
          <w:spacing w:val="-66"/>
          <w:w w:val="95"/>
        </w:rPr>
        <w:t xml:space="preserve"> </w:t>
      </w:r>
      <w:r w:rsidRPr="001058B5">
        <w:rPr>
          <w:rFonts w:ascii="Arial" w:hAnsi="Arial" w:cs="Arial"/>
          <w:w w:val="95"/>
        </w:rPr>
        <w:t xml:space="preserve">table does not completely guarantee </w:t>
      </w:r>
      <w:r w:rsidRPr="001058B5">
        <w:rPr>
          <w:rFonts w:ascii="Arial" w:hAnsi="Arial" w:cs="Arial"/>
          <w:spacing w:val="-3"/>
          <w:w w:val="95"/>
        </w:rPr>
        <w:t xml:space="preserve">security, </w:t>
      </w:r>
      <w:r w:rsidRPr="001058B5">
        <w:rPr>
          <w:rFonts w:ascii="Arial" w:hAnsi="Arial" w:cs="Arial"/>
        </w:rPr>
        <w:t xml:space="preserve">for multiple reasons. In the preceding example, while SET ROLE is disallowed with SQL*Plus, if Marla had other privileges granted to her </w:t>
      </w:r>
      <w:r w:rsidRPr="001058B5">
        <w:rPr>
          <w:rFonts w:ascii="Arial" w:hAnsi="Arial" w:cs="Arial"/>
          <w:spacing w:val="-3"/>
        </w:rPr>
        <w:t xml:space="preserve">directly, </w:t>
      </w:r>
      <w:r w:rsidRPr="001058B5">
        <w:rPr>
          <w:rFonts w:ascii="Arial" w:hAnsi="Arial" w:cs="Arial"/>
        </w:rPr>
        <w:t>then she could exercise these using SQL*Plus.</w:t>
      </w:r>
    </w:p>
    <w:p w14:paraId="073842E3" w14:textId="77777777" w:rsidR="008C539B" w:rsidRPr="001058B5" w:rsidRDefault="00C12992">
      <w:pPr>
        <w:tabs>
          <w:tab w:val="left" w:pos="3485"/>
        </w:tabs>
        <w:spacing w:before="210" w:line="232" w:lineRule="auto"/>
        <w:ind w:left="2379" w:right="2671"/>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 xml:space="preserve">SQL*Plus User's Guide and Reference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more 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PRODUCT_USER_PROFILE</w:t>
      </w:r>
      <w:r w:rsidRPr="001058B5">
        <w:rPr>
          <w:rFonts w:ascii="Arial" w:hAnsi="Arial" w:cs="Arial"/>
          <w:spacing w:val="-99"/>
          <w:sz w:val="20"/>
        </w:rPr>
        <w:t xml:space="preserve"> </w:t>
      </w:r>
      <w:r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5BE8D6D6" w14:textId="77777777" w:rsidR="008C539B" w:rsidRPr="001058B5" w:rsidRDefault="00C12992">
      <w:pPr>
        <w:pStyle w:val="Heading6"/>
        <w:spacing w:before="1"/>
        <w:ind w:left="1660"/>
      </w:pPr>
      <w:bookmarkStart w:id="614" w:name="Using_Stored_Procedures_to_Encapsulate_B"/>
      <w:bookmarkStart w:id="615" w:name="_bookmark706"/>
      <w:bookmarkEnd w:id="614"/>
      <w:bookmarkEnd w:id="615"/>
      <w:r w:rsidRPr="001058B5">
        <w:t>Using Stored Procedures to Encapsulate Business Logic</w:t>
      </w:r>
    </w:p>
    <w:p w14:paraId="0E86B77C" w14:textId="77777777" w:rsidR="008C539B" w:rsidRPr="001058B5" w:rsidRDefault="00C12992">
      <w:pPr>
        <w:pStyle w:val="BodyText"/>
        <w:spacing w:before="57" w:line="230" w:lineRule="auto"/>
        <w:ind w:left="1659" w:right="739"/>
        <w:rPr>
          <w:rFonts w:ascii="Arial" w:hAnsi="Arial" w:cs="Arial"/>
        </w:rPr>
      </w:pPr>
      <w:r w:rsidRPr="001058B5">
        <w:rPr>
          <w:rFonts w:ascii="Arial" w:hAnsi="Arial" w:cs="Arial"/>
        </w:rPr>
        <w:t>Stored procedures encapsulate the use of privileges with business logic so that privileges are only exercised in the context of a well-formed business transaction. For example, an application developer can create a procedure to update the employee name and address in the employees table, which enforces that the data can only be updated</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normal</w:t>
      </w:r>
      <w:r w:rsidRPr="001058B5">
        <w:rPr>
          <w:rFonts w:ascii="Arial" w:hAnsi="Arial" w:cs="Arial"/>
          <w:spacing w:val="-6"/>
        </w:rPr>
        <w:t xml:space="preserve"> </w:t>
      </w:r>
      <w:r w:rsidRPr="001058B5">
        <w:rPr>
          <w:rFonts w:ascii="Arial" w:hAnsi="Arial" w:cs="Arial"/>
        </w:rPr>
        <w:t>business</w:t>
      </w:r>
      <w:r w:rsidRPr="001058B5">
        <w:rPr>
          <w:rFonts w:ascii="Arial" w:hAnsi="Arial" w:cs="Arial"/>
          <w:spacing w:val="-6"/>
        </w:rPr>
        <w:t xml:space="preserve"> </w:t>
      </w:r>
      <w:r w:rsidRPr="001058B5">
        <w:rPr>
          <w:rFonts w:ascii="Arial" w:hAnsi="Arial" w:cs="Arial"/>
        </w:rPr>
        <w:t>hours.</w:t>
      </w:r>
      <w:r w:rsidRPr="001058B5">
        <w:rPr>
          <w:rFonts w:ascii="Arial" w:hAnsi="Arial" w:cs="Arial"/>
          <w:spacing w:val="-6"/>
        </w:rPr>
        <w:t xml:space="preserve"> </w:t>
      </w:r>
      <w:r w:rsidRPr="001058B5">
        <w:rPr>
          <w:rFonts w:ascii="Arial" w:hAnsi="Arial" w:cs="Arial"/>
        </w:rPr>
        <w:t>Also,</w:t>
      </w:r>
      <w:r w:rsidRPr="001058B5">
        <w:rPr>
          <w:rFonts w:ascii="Arial" w:hAnsi="Arial" w:cs="Arial"/>
          <w:spacing w:val="-6"/>
        </w:rPr>
        <w:t xml:space="preserve"> </w:t>
      </w:r>
      <w:r w:rsidRPr="001058B5">
        <w:rPr>
          <w:rFonts w:ascii="Arial" w:hAnsi="Arial" w:cs="Arial"/>
        </w:rPr>
        <w:t>rather</w:t>
      </w:r>
      <w:r w:rsidRPr="001058B5">
        <w:rPr>
          <w:rFonts w:ascii="Arial" w:hAnsi="Arial" w:cs="Arial"/>
          <w:spacing w:val="-6"/>
        </w:rPr>
        <w:t xml:space="preserve"> </w:t>
      </w:r>
      <w:r w:rsidRPr="001058B5">
        <w:rPr>
          <w:rFonts w:ascii="Arial" w:hAnsi="Arial" w:cs="Arial"/>
        </w:rPr>
        <w:t>than</w:t>
      </w:r>
      <w:r w:rsidRPr="001058B5">
        <w:rPr>
          <w:rFonts w:ascii="Arial" w:hAnsi="Arial" w:cs="Arial"/>
          <w:spacing w:val="-6"/>
        </w:rPr>
        <w:t xml:space="preserve"> </w:t>
      </w:r>
      <w:r w:rsidRPr="001058B5">
        <w:rPr>
          <w:rFonts w:ascii="Arial" w:hAnsi="Arial" w:cs="Arial"/>
        </w:rPr>
        <w:t>grant</w:t>
      </w:r>
      <w:r w:rsidRPr="001058B5">
        <w:rPr>
          <w:rFonts w:ascii="Arial" w:hAnsi="Arial" w:cs="Arial"/>
          <w:spacing w:val="-6"/>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human</w:t>
      </w:r>
      <w:r w:rsidRPr="001058B5">
        <w:rPr>
          <w:rFonts w:ascii="Arial" w:hAnsi="Arial" w:cs="Arial"/>
          <w:spacing w:val="-6"/>
        </w:rPr>
        <w:t xml:space="preserve"> </w:t>
      </w:r>
      <w:r w:rsidRPr="001058B5">
        <w:rPr>
          <w:rFonts w:ascii="Arial" w:hAnsi="Arial" w:cs="Arial"/>
        </w:rPr>
        <w:t>resources</w:t>
      </w:r>
      <w:r w:rsidRPr="001058B5">
        <w:rPr>
          <w:rFonts w:ascii="Arial" w:hAnsi="Arial" w:cs="Arial"/>
          <w:spacing w:val="-6"/>
        </w:rPr>
        <w:t xml:space="preserve"> </w:t>
      </w:r>
      <w:r w:rsidRPr="001058B5">
        <w:rPr>
          <w:rFonts w:ascii="Arial" w:hAnsi="Arial" w:cs="Arial"/>
        </w:rPr>
        <w:t>clerk</w:t>
      </w:r>
      <w:r w:rsidRPr="001058B5">
        <w:rPr>
          <w:rFonts w:ascii="Arial" w:hAnsi="Arial" w:cs="Arial"/>
          <w:spacing w:val="-6"/>
        </w:rPr>
        <w:t xml:space="preserve"> </w:t>
      </w:r>
      <w:r w:rsidRPr="001058B5">
        <w:rPr>
          <w:rFonts w:ascii="Arial" w:hAnsi="Arial" w:cs="Arial"/>
        </w:rPr>
        <w:t xml:space="preserve">the UPDATE privilege on the employees table, a security administrator may grant the privilege on the procedure </w:t>
      </w:r>
      <w:r w:rsidRPr="001058B5">
        <w:rPr>
          <w:rFonts w:ascii="Arial" w:hAnsi="Arial" w:cs="Arial"/>
          <w:spacing w:val="-5"/>
        </w:rPr>
        <w:t xml:space="preserve">only. </w:t>
      </w:r>
      <w:r w:rsidRPr="001058B5">
        <w:rPr>
          <w:rFonts w:ascii="Arial" w:hAnsi="Arial" w:cs="Arial"/>
        </w:rPr>
        <w:t>Then, the human resources clerk can exercise the privilege</w:t>
      </w:r>
      <w:r w:rsidRPr="001058B5">
        <w:rPr>
          <w:rFonts w:ascii="Arial" w:hAnsi="Arial" w:cs="Arial"/>
          <w:spacing w:val="-15"/>
        </w:rPr>
        <w:t xml:space="preserve"> </w:t>
      </w:r>
      <w:r w:rsidRPr="001058B5">
        <w:rPr>
          <w:rFonts w:ascii="Arial" w:hAnsi="Arial" w:cs="Arial"/>
        </w:rPr>
        <w:t>only</w:t>
      </w:r>
      <w:r w:rsidRPr="001058B5">
        <w:rPr>
          <w:rFonts w:ascii="Arial" w:hAnsi="Arial" w:cs="Arial"/>
          <w:spacing w:val="-14"/>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cannot</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employees</w:t>
      </w:r>
      <w:r w:rsidRPr="001058B5">
        <w:rPr>
          <w:rFonts w:ascii="Arial" w:hAnsi="Arial" w:cs="Arial"/>
          <w:spacing w:val="-90"/>
        </w:rPr>
        <w:t xml:space="preserve"> </w:t>
      </w:r>
      <w:r w:rsidRPr="001058B5">
        <w:rPr>
          <w:rFonts w:ascii="Arial" w:hAnsi="Arial" w:cs="Arial"/>
        </w:rPr>
        <w:t xml:space="preserve">table </w:t>
      </w:r>
      <w:r w:rsidRPr="001058B5">
        <w:rPr>
          <w:rFonts w:ascii="Arial" w:hAnsi="Arial" w:cs="Arial"/>
          <w:spacing w:val="-3"/>
        </w:rPr>
        <w:t>directly.</w:t>
      </w:r>
    </w:p>
    <w:p w14:paraId="6139C2D9" w14:textId="77777777" w:rsidR="008C539B" w:rsidRPr="001058B5" w:rsidRDefault="008C539B">
      <w:pPr>
        <w:pStyle w:val="BodyText"/>
        <w:spacing w:before="8"/>
        <w:rPr>
          <w:rFonts w:ascii="Arial" w:hAnsi="Arial" w:cs="Arial"/>
          <w:sz w:val="25"/>
        </w:rPr>
      </w:pPr>
    </w:p>
    <w:p w14:paraId="06BCBD43" w14:textId="77777777" w:rsidR="002F0363" w:rsidRDefault="002F0363" w:rsidP="002F0363">
      <w:pPr>
        <w:pStyle w:val="BodyText"/>
        <w:spacing w:before="81" w:line="232" w:lineRule="auto"/>
        <w:ind w:left="720" w:right="848"/>
        <w:rPr>
          <w:rFonts w:ascii="Arial" w:eastAsia="Arial" w:hAnsi="Arial" w:cs="Arial"/>
          <w:b/>
          <w:bCs/>
          <w:sz w:val="27"/>
          <w:szCs w:val="27"/>
        </w:rPr>
      </w:pPr>
      <w:bookmarkStart w:id="616" w:name="Securing_Role_Privileges_by_Using_Secure"/>
      <w:bookmarkStart w:id="617" w:name="_bookmark707"/>
      <w:bookmarkStart w:id="618" w:name="_bookmark708"/>
      <w:bookmarkEnd w:id="616"/>
      <w:bookmarkEnd w:id="617"/>
      <w:bookmarkEnd w:id="618"/>
      <w:r w:rsidRPr="002F0363">
        <w:rPr>
          <w:rFonts w:ascii="Arial" w:eastAsia="Arial" w:hAnsi="Arial" w:cs="Arial"/>
          <w:b/>
          <w:bCs/>
          <w:sz w:val="27"/>
          <w:szCs w:val="27"/>
        </w:rPr>
        <w:t>Đảm bảo đặc quyền vai trò bằng cách sử dụng Vai trò ứng dụng bảo mật</w:t>
      </w:r>
    </w:p>
    <w:p w14:paraId="70094611" w14:textId="11B56E63" w:rsidR="008C539B" w:rsidRPr="001058B5" w:rsidRDefault="00C12992">
      <w:pPr>
        <w:pStyle w:val="BodyText"/>
        <w:spacing w:before="81" w:line="232" w:lineRule="auto"/>
        <w:ind w:left="1660" w:right="848"/>
        <w:rPr>
          <w:rFonts w:ascii="Arial" w:hAnsi="Arial" w:cs="Arial"/>
        </w:rPr>
      </w:pPr>
      <w:r w:rsidRPr="001058B5">
        <w:rPr>
          <w:rFonts w:ascii="Arial" w:hAnsi="Arial" w:cs="Arial"/>
        </w:rPr>
        <w:t>A secure application role is a role that can be enabled only by an authorized PL/SQL package (or procedure). The PL/SQL package itself reflects the security policies needed to control access to the application.</w:t>
      </w:r>
    </w:p>
    <w:p w14:paraId="2ED1EB6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64046DA" w14:textId="77777777" w:rsidR="008C539B" w:rsidRPr="001058B5" w:rsidRDefault="008C539B">
      <w:pPr>
        <w:pStyle w:val="BodyText"/>
        <w:spacing w:before="5"/>
        <w:rPr>
          <w:rFonts w:ascii="Arial" w:hAnsi="Arial" w:cs="Arial"/>
          <w:sz w:val="25"/>
        </w:rPr>
      </w:pPr>
    </w:p>
    <w:p w14:paraId="2AEAE5C6"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This method of role creation restricts the enabling of this type of role to the invoking application. For example, the application can perform authentication and customized authorization, such as checking whether the user has connected through a proxy.</w:t>
      </w:r>
    </w:p>
    <w:p w14:paraId="107DA8D6"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This type of role strengthens security because passwords are not embedded in application source code or stored in a table. This way, the actions the database performs are based on the implementation of your security policies, and these definitions are stored in one place, the database, rather than in your applications. If you need to modify the policy, you do so in one place without having to modify your applications. No matter how users connect to the database, the result is always the same, because the policy is bound to the role.</w:t>
      </w:r>
    </w:p>
    <w:p w14:paraId="3FC2CD4B" w14:textId="77777777" w:rsidR="008C539B" w:rsidRPr="001058B5" w:rsidRDefault="00C12992">
      <w:pPr>
        <w:pStyle w:val="BodyText"/>
        <w:spacing w:before="112" w:line="232" w:lineRule="auto"/>
        <w:ind w:left="2260" w:right="185"/>
        <w:rPr>
          <w:rFonts w:ascii="Arial" w:hAnsi="Arial" w:cs="Arial"/>
        </w:rPr>
      </w:pPr>
      <w:r w:rsidRPr="001058B5">
        <w:rPr>
          <w:rFonts w:ascii="Arial" w:hAnsi="Arial" w:cs="Arial"/>
        </w:rPr>
        <w:t xml:space="preserve">To enable the secure application role, you must execute its underlying package by invoking it directly from the application when the user logs in, before the user exercises the privileges granted by the secure application role. You cannot use </w:t>
      </w:r>
      <w:bookmarkStart w:id="619" w:name="_bookmark710"/>
      <w:bookmarkEnd w:id="619"/>
      <w:r w:rsidRPr="001058B5">
        <w:rPr>
          <w:rFonts w:ascii="Arial" w:hAnsi="Arial" w:cs="Arial"/>
        </w:rPr>
        <w:t>a logon trigger to enable a secure application role, nor can you have this type of role be a default role.</w:t>
      </w:r>
    </w:p>
    <w:p w14:paraId="2F4A8EE3" w14:textId="77777777" w:rsidR="008C539B" w:rsidRPr="001058B5" w:rsidRDefault="00C12992">
      <w:pPr>
        <w:pStyle w:val="BodyText"/>
        <w:spacing w:before="115" w:line="232" w:lineRule="auto"/>
        <w:ind w:left="2260" w:right="848"/>
        <w:rPr>
          <w:rFonts w:ascii="Arial" w:hAnsi="Arial" w:cs="Arial"/>
        </w:rPr>
      </w:pPr>
      <w:r w:rsidRPr="001058B5">
        <w:rPr>
          <w:rFonts w:ascii="Arial" w:hAnsi="Arial" w:cs="Arial"/>
        </w:rPr>
        <w:t>When you enable the secure application role, Oracle Database verifies that the authorized PL/SQL package is on the calling stack, that is, it verifies that the au</w:t>
      </w:r>
      <w:bookmarkStart w:id="620" w:name="_bookmark711"/>
      <w:bookmarkEnd w:id="620"/>
      <w:r w:rsidRPr="001058B5">
        <w:rPr>
          <w:rFonts w:ascii="Arial" w:hAnsi="Arial" w:cs="Arial"/>
        </w:rPr>
        <w:t>thorized PL/SQL package is issuing the command to enable the role.</w:t>
      </w:r>
    </w:p>
    <w:p w14:paraId="5A586FBB" w14:textId="77777777" w:rsidR="008C539B" w:rsidRPr="001058B5" w:rsidRDefault="00C12992">
      <w:pPr>
        <w:pStyle w:val="BodyText"/>
        <w:spacing w:before="116" w:line="232" w:lineRule="auto"/>
        <w:ind w:left="2259" w:right="111"/>
        <w:rPr>
          <w:rFonts w:ascii="Arial" w:hAnsi="Arial" w:cs="Arial"/>
        </w:rPr>
      </w:pPr>
      <w:r w:rsidRPr="001058B5">
        <w:rPr>
          <w:rFonts w:ascii="Arial" w:hAnsi="Arial" w:cs="Arial"/>
        </w:rPr>
        <w:t>You can use secure application roles to ensure the existence of a database connection. Because a secure application role is a role implemented by a package, the package can validate that users can connect to the database through a middle tier or from a specific IP address. In this way, the secure application role prevents users from accessing data outside an application. They are forced to work within the framework of the application privileges that they have been granted.</w:t>
      </w:r>
    </w:p>
    <w:p w14:paraId="0DC34DE6" w14:textId="77777777" w:rsidR="008C539B" w:rsidRPr="001058B5" w:rsidRDefault="008C539B">
      <w:pPr>
        <w:pStyle w:val="BodyText"/>
        <w:spacing w:before="4"/>
        <w:rPr>
          <w:rFonts w:ascii="Arial" w:hAnsi="Arial" w:cs="Arial"/>
          <w:sz w:val="17"/>
        </w:rPr>
      </w:pPr>
    </w:p>
    <w:p w14:paraId="189038C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6FDF54C1" w14:textId="77777777"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Pr="001058B5">
          <w:rPr>
            <w:rFonts w:ascii="Arial" w:hAnsi="Arial" w:cs="Arial"/>
          </w:rPr>
          <w:t>on page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1F782030" w:rsidR="008C539B" w:rsidRPr="001058B5" w:rsidRDefault="0097640E">
      <w:pPr>
        <w:pStyle w:val="Heading3"/>
      </w:pPr>
      <w:bookmarkStart w:id="621" w:name="_bookmark712"/>
      <w:bookmarkEnd w:id="621"/>
      <w:r w:rsidRPr="0097640E">
        <w:t>Quản lý đặc quyền đối tượng</w:t>
      </w:r>
    </w:p>
    <w:p w14:paraId="2DE66947"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B619837" w14:textId="77777777" w:rsidR="008C539B" w:rsidRPr="001058B5" w:rsidRDefault="008D1AB8" w:rsidP="006F7931">
      <w:pPr>
        <w:pStyle w:val="ListParagraph"/>
        <w:numPr>
          <w:ilvl w:val="0"/>
          <w:numId w:val="103"/>
        </w:numPr>
        <w:tabs>
          <w:tab w:val="left" w:pos="2620"/>
        </w:tabs>
        <w:spacing w:before="112"/>
        <w:rPr>
          <w:rFonts w:ascii="Arial" w:hAnsi="Arial" w:cs="Arial"/>
          <w:sz w:val="20"/>
        </w:rPr>
      </w:pPr>
      <w:hyperlink w:anchor="_bookmark713" w:history="1">
        <w:r w:rsidR="00C12992" w:rsidRPr="001058B5">
          <w:rPr>
            <w:rFonts w:ascii="Arial" w:hAnsi="Arial" w:cs="Arial"/>
            <w:color w:val="0000CC"/>
            <w:sz w:val="20"/>
          </w:rPr>
          <w:t>About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6A19647F" w14:textId="77777777" w:rsidR="008C539B" w:rsidRPr="001058B5" w:rsidRDefault="008D1AB8" w:rsidP="006F7931">
      <w:pPr>
        <w:pStyle w:val="ListParagraph"/>
        <w:numPr>
          <w:ilvl w:val="0"/>
          <w:numId w:val="103"/>
        </w:numPr>
        <w:tabs>
          <w:tab w:val="left" w:pos="2620"/>
        </w:tabs>
        <w:rPr>
          <w:rFonts w:ascii="Arial" w:hAnsi="Arial" w:cs="Arial"/>
          <w:sz w:val="20"/>
        </w:rPr>
      </w:pPr>
      <w:hyperlink w:anchor="_bookmark715" w:history="1">
        <w:r w:rsidR="00C12992" w:rsidRPr="001058B5">
          <w:rPr>
            <w:rFonts w:ascii="Arial" w:hAnsi="Arial" w:cs="Arial"/>
            <w:color w:val="0000CC"/>
            <w:sz w:val="20"/>
          </w:rPr>
          <w:t>Granting or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B315957" w14:textId="77777777" w:rsidR="008C539B" w:rsidRPr="001058B5" w:rsidRDefault="008D1AB8" w:rsidP="006F7931">
      <w:pPr>
        <w:pStyle w:val="ListParagraph"/>
        <w:numPr>
          <w:ilvl w:val="0"/>
          <w:numId w:val="103"/>
        </w:numPr>
        <w:tabs>
          <w:tab w:val="left" w:pos="2620"/>
        </w:tabs>
        <w:spacing w:before="112"/>
        <w:rPr>
          <w:rFonts w:ascii="Arial" w:hAnsi="Arial" w:cs="Arial"/>
          <w:sz w:val="20"/>
        </w:rPr>
      </w:pPr>
      <w:hyperlink w:anchor="_bookmark719"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F3D4C73" w14:textId="77777777" w:rsidR="008C539B" w:rsidRPr="001058B5" w:rsidRDefault="008D1AB8" w:rsidP="006F7931">
      <w:pPr>
        <w:pStyle w:val="ListParagraph"/>
        <w:numPr>
          <w:ilvl w:val="0"/>
          <w:numId w:val="103"/>
        </w:numPr>
        <w:tabs>
          <w:tab w:val="left" w:pos="2620"/>
        </w:tabs>
        <w:rPr>
          <w:rFonts w:ascii="Arial" w:hAnsi="Arial" w:cs="Arial"/>
          <w:sz w:val="20"/>
        </w:rPr>
      </w:pPr>
      <w:hyperlink w:anchor="_bookmark728" w:history="1">
        <w:r w:rsidR="00C12992" w:rsidRPr="001058B5">
          <w:rPr>
            <w:rFonts w:ascii="Arial" w:hAnsi="Arial" w:cs="Arial"/>
            <w:color w:val="0000CC"/>
            <w:sz w:val="20"/>
          </w:rPr>
          <w:t xml:space="preserve">Managing </w:t>
        </w:r>
        <w:r w:rsidR="00C12992" w:rsidRPr="001058B5">
          <w:rPr>
            <w:rFonts w:ascii="Arial" w:hAnsi="Arial" w:cs="Arial"/>
            <w:color w:val="0000CC"/>
            <w:spacing w:val="-4"/>
            <w:sz w:val="20"/>
          </w:rPr>
          <w:t>Table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Privileges</w:t>
        </w:r>
      </w:hyperlink>
    </w:p>
    <w:p w14:paraId="4DAABCB5" w14:textId="77777777" w:rsidR="008C539B" w:rsidRPr="001058B5" w:rsidRDefault="008D1AB8" w:rsidP="006F7931">
      <w:pPr>
        <w:pStyle w:val="ListParagraph"/>
        <w:numPr>
          <w:ilvl w:val="0"/>
          <w:numId w:val="103"/>
        </w:numPr>
        <w:tabs>
          <w:tab w:val="left" w:pos="2620"/>
        </w:tabs>
        <w:spacing w:before="112"/>
        <w:rPr>
          <w:rFonts w:ascii="Arial" w:hAnsi="Arial" w:cs="Arial"/>
          <w:sz w:val="20"/>
        </w:rPr>
      </w:pPr>
      <w:hyperlink w:anchor="_bookmark735" w:history="1">
        <w:r w:rsidR="00C12992" w:rsidRPr="001058B5">
          <w:rPr>
            <w:rFonts w:ascii="Arial" w:hAnsi="Arial" w:cs="Arial"/>
            <w:color w:val="0000CC"/>
            <w:sz w:val="20"/>
          </w:rPr>
          <w:t xml:space="preserve">Managing </w:t>
        </w:r>
        <w:r w:rsidR="00C12992" w:rsidRPr="001058B5">
          <w:rPr>
            <w:rFonts w:ascii="Arial" w:hAnsi="Arial" w:cs="Arial"/>
            <w:color w:val="0000CC"/>
            <w:spacing w:val="-3"/>
            <w:sz w:val="20"/>
          </w:rPr>
          <w:t>View</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Privileges</w:t>
        </w:r>
      </w:hyperlink>
    </w:p>
    <w:p w14:paraId="2A1638EF" w14:textId="77777777" w:rsidR="008C539B" w:rsidRPr="001058B5" w:rsidRDefault="008D1AB8" w:rsidP="006F7931">
      <w:pPr>
        <w:pStyle w:val="ListParagraph"/>
        <w:numPr>
          <w:ilvl w:val="0"/>
          <w:numId w:val="103"/>
        </w:numPr>
        <w:tabs>
          <w:tab w:val="left" w:pos="2620"/>
        </w:tabs>
        <w:rPr>
          <w:rFonts w:ascii="Arial" w:hAnsi="Arial" w:cs="Arial"/>
          <w:sz w:val="20"/>
        </w:rPr>
      </w:pPr>
      <w:hyperlink w:anchor="_bookmark745" w:history="1">
        <w:r w:rsidR="00C12992" w:rsidRPr="001058B5">
          <w:rPr>
            <w:rFonts w:ascii="Arial" w:hAnsi="Arial" w:cs="Arial"/>
            <w:color w:val="0000CC"/>
            <w:sz w:val="20"/>
          </w:rPr>
          <w:t>Managing Procedure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3192DFBF" w14:textId="77777777" w:rsidR="008C539B" w:rsidRPr="001058B5" w:rsidRDefault="008D1AB8" w:rsidP="006F7931">
      <w:pPr>
        <w:pStyle w:val="ListParagraph"/>
        <w:numPr>
          <w:ilvl w:val="0"/>
          <w:numId w:val="103"/>
        </w:numPr>
        <w:tabs>
          <w:tab w:val="left" w:pos="2620"/>
        </w:tabs>
        <w:rPr>
          <w:rFonts w:ascii="Arial" w:hAnsi="Arial" w:cs="Arial"/>
          <w:sz w:val="20"/>
        </w:rPr>
      </w:pPr>
      <w:hyperlink w:anchor="_bookmark775" w:history="1">
        <w:r w:rsidR="00C12992" w:rsidRPr="001058B5">
          <w:rPr>
            <w:rFonts w:ascii="Arial" w:hAnsi="Arial" w:cs="Arial"/>
            <w:color w:val="0000CC"/>
            <w:sz w:val="20"/>
          </w:rPr>
          <w:t xml:space="preserve">Managing </w:t>
        </w:r>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A9E81B1" w14:textId="77777777" w:rsidR="008C539B" w:rsidRPr="001058B5" w:rsidRDefault="008C539B">
      <w:pPr>
        <w:pStyle w:val="BodyText"/>
        <w:spacing w:before="7"/>
        <w:rPr>
          <w:rFonts w:ascii="Arial" w:hAnsi="Arial" w:cs="Arial"/>
          <w:sz w:val="25"/>
        </w:rPr>
      </w:pPr>
    </w:p>
    <w:p w14:paraId="5DE2654D" w14:textId="77777777" w:rsidR="008C539B" w:rsidRPr="001058B5" w:rsidRDefault="00C12992">
      <w:pPr>
        <w:pStyle w:val="Heading4"/>
        <w:spacing w:before="1"/>
      </w:pPr>
      <w:bookmarkStart w:id="622" w:name="About_Object_Privileges"/>
      <w:bookmarkStart w:id="623" w:name="_bookmark713"/>
      <w:bookmarkEnd w:id="622"/>
      <w:bookmarkEnd w:id="623"/>
      <w:r w:rsidRPr="001058B5">
        <w:t xml:space="preserve">About Object </w:t>
      </w:r>
      <w:bookmarkStart w:id="624" w:name="_bookmark714"/>
      <w:bookmarkEnd w:id="624"/>
      <w:r w:rsidRPr="001058B5">
        <w:t>Privileges</w:t>
      </w:r>
    </w:p>
    <w:p w14:paraId="51551A6E"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is a right that you grant to a user on a database object. Some examples of object privileges include the right to:</w:t>
      </w:r>
    </w:p>
    <w:p w14:paraId="48E3D789" w14:textId="77777777" w:rsidR="008C539B" w:rsidRPr="001058B5" w:rsidRDefault="00C12992" w:rsidP="006F7931">
      <w:pPr>
        <w:pStyle w:val="ListParagraph"/>
        <w:numPr>
          <w:ilvl w:val="0"/>
          <w:numId w:val="103"/>
        </w:numPr>
        <w:tabs>
          <w:tab w:val="left" w:pos="2620"/>
        </w:tabs>
        <w:spacing w:before="112"/>
        <w:rPr>
          <w:rFonts w:ascii="Arial" w:hAnsi="Arial" w:cs="Arial"/>
          <w:sz w:val="20"/>
        </w:rPr>
      </w:pPr>
      <w:r w:rsidRPr="001058B5">
        <w:rPr>
          <w:rFonts w:ascii="Arial" w:hAnsi="Arial" w:cs="Arial"/>
          <w:sz w:val="20"/>
        </w:rPr>
        <w:t>Use an</w:t>
      </w:r>
      <w:r w:rsidRPr="001058B5">
        <w:rPr>
          <w:rFonts w:ascii="Arial" w:hAnsi="Arial" w:cs="Arial"/>
          <w:spacing w:val="-6"/>
          <w:sz w:val="20"/>
        </w:rPr>
        <w:t xml:space="preserve"> </w:t>
      </w:r>
      <w:r w:rsidRPr="001058B5">
        <w:rPr>
          <w:rFonts w:ascii="Arial" w:hAnsi="Arial" w:cs="Arial"/>
          <w:sz w:val="20"/>
        </w:rPr>
        <w:t>edition</w:t>
      </w:r>
    </w:p>
    <w:p w14:paraId="67D079FC" w14:textId="77777777" w:rsidR="008C539B" w:rsidRPr="001058B5" w:rsidRDefault="00C12992" w:rsidP="006F7931">
      <w:pPr>
        <w:pStyle w:val="ListParagraph"/>
        <w:numPr>
          <w:ilvl w:val="0"/>
          <w:numId w:val="103"/>
        </w:numPr>
        <w:tabs>
          <w:tab w:val="left" w:pos="2620"/>
        </w:tabs>
        <w:rPr>
          <w:rFonts w:ascii="Arial" w:hAnsi="Arial" w:cs="Arial"/>
          <w:sz w:val="20"/>
        </w:rPr>
      </w:pPr>
      <w:r w:rsidRPr="001058B5">
        <w:rPr>
          <w:rFonts w:ascii="Arial" w:hAnsi="Arial" w:cs="Arial"/>
          <w:sz w:val="20"/>
        </w:rPr>
        <w:t>Update a</w:t>
      </w:r>
      <w:r w:rsidRPr="001058B5">
        <w:rPr>
          <w:rFonts w:ascii="Arial" w:hAnsi="Arial" w:cs="Arial"/>
          <w:spacing w:val="-8"/>
          <w:sz w:val="20"/>
        </w:rPr>
        <w:t xml:space="preserve"> </w:t>
      </w:r>
      <w:r w:rsidRPr="001058B5">
        <w:rPr>
          <w:rFonts w:ascii="Arial" w:hAnsi="Arial" w:cs="Arial"/>
          <w:sz w:val="20"/>
        </w:rPr>
        <w:t>table</w:t>
      </w:r>
    </w:p>
    <w:p w14:paraId="43E4A2DF" w14:textId="77777777" w:rsidR="008C539B" w:rsidRPr="001058B5" w:rsidRDefault="008C539B">
      <w:pPr>
        <w:rPr>
          <w:rFonts w:ascii="Arial" w:hAnsi="Arial" w:cs="Arial"/>
          <w:sz w:val="20"/>
        </w:rPr>
        <w:sectPr w:rsidR="008C539B" w:rsidRPr="001058B5">
          <w:headerReference w:type="even" r:id="rId104"/>
          <w:headerReference w:type="default" r:id="rId105"/>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77777777"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Pr="001058B5">
        <w:rPr>
          <w:rFonts w:ascii="Arial" w:hAnsi="Arial" w:cs="Arial"/>
        </w:rPr>
        <w:t>Select rows from another user’s table</w:t>
      </w:r>
    </w:p>
    <w:p w14:paraId="5D2F5C2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Execute a stored procedure of another user</w:t>
      </w:r>
    </w:p>
    <w:p w14:paraId="7CEEBBB3" w14:textId="77777777" w:rsidR="008C539B" w:rsidRPr="001058B5" w:rsidRDefault="00C12992">
      <w:pPr>
        <w:spacing w:before="210" w:line="232" w:lineRule="auto"/>
        <w:ind w:left="2379" w:right="196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list of object privileges and the operations they authorize</w:t>
      </w:r>
    </w:p>
    <w:p w14:paraId="6DA3AE12" w14:textId="77777777" w:rsidR="008C539B" w:rsidRPr="001058B5" w:rsidRDefault="008C539B">
      <w:pPr>
        <w:pStyle w:val="BodyText"/>
        <w:spacing w:before="11"/>
        <w:rPr>
          <w:rFonts w:ascii="Arial" w:hAnsi="Arial" w:cs="Arial"/>
        </w:rPr>
      </w:pPr>
    </w:p>
    <w:p w14:paraId="3B59E60B" w14:textId="77777777" w:rsidR="008C539B" w:rsidRPr="001058B5" w:rsidRDefault="00C12992">
      <w:pPr>
        <w:pStyle w:val="Heading4"/>
        <w:spacing w:before="1"/>
        <w:ind w:left="100"/>
      </w:pPr>
      <w:bookmarkStart w:id="625" w:name="Granting_or_Revoking_Object_Privileges"/>
      <w:bookmarkStart w:id="626" w:name="_bookmark715"/>
      <w:bookmarkEnd w:id="625"/>
      <w:bookmarkEnd w:id="626"/>
      <w:r w:rsidRPr="001058B5">
        <w:t>Granting or Re</w:t>
      </w:r>
      <w:bookmarkStart w:id="627" w:name="_bookmark716"/>
      <w:bookmarkEnd w:id="627"/>
      <w:r w:rsidRPr="001058B5">
        <w:t>voking Object Privileges</w:t>
      </w:r>
    </w:p>
    <w:p w14:paraId="02DB176E" w14:textId="77777777" w:rsidR="008C539B" w:rsidRPr="001058B5" w:rsidRDefault="00C12992">
      <w:pPr>
        <w:pStyle w:val="BodyText"/>
        <w:spacing w:before="73"/>
        <w:ind w:left="1660"/>
        <w:rPr>
          <w:rFonts w:ascii="Arial" w:hAnsi="Arial" w:cs="Arial"/>
        </w:rPr>
      </w:pPr>
      <w:bookmarkStart w:id="628" w:name="_bookmark717"/>
      <w:bookmarkEnd w:id="628"/>
      <w:r w:rsidRPr="001058B5">
        <w:rPr>
          <w:rFonts w:ascii="Arial" w:hAnsi="Arial" w:cs="Arial"/>
        </w:rPr>
        <w:t>Each type of object has different privileges associated with it.</w:t>
      </w:r>
    </w:p>
    <w:p w14:paraId="2A1E8BDD" w14:textId="77777777" w:rsidR="008C539B" w:rsidRPr="001058B5" w:rsidRDefault="00C12992">
      <w:pPr>
        <w:pStyle w:val="BodyText"/>
        <w:spacing w:before="121" w:line="228" w:lineRule="auto"/>
        <w:ind w:left="1659" w:right="739"/>
        <w:rPr>
          <w:rFonts w:ascii="Arial" w:hAnsi="Arial" w:cs="Arial"/>
        </w:rPr>
      </w:pPr>
      <w:r w:rsidRPr="001058B5">
        <w:rPr>
          <w:rFonts w:ascii="Arial" w:hAnsi="Arial" w:cs="Arial"/>
          <w:spacing w:val="-6"/>
        </w:rPr>
        <w:t>You</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91"/>
        </w:rPr>
        <w:t xml:space="preserve"> </w:t>
      </w:r>
      <w:r w:rsidRPr="001058B5">
        <w:rPr>
          <w:rFonts w:ascii="Arial" w:hAnsi="Arial" w:cs="Arial"/>
        </w:rPr>
        <w:t>[PRIVILEGES]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6"/>
        </w:rPr>
        <w:t xml:space="preserve"> </w:t>
      </w:r>
      <w:r w:rsidRPr="001058B5">
        <w:rPr>
          <w:rFonts w:ascii="Arial" w:hAnsi="Arial" w:cs="Arial"/>
        </w:rPr>
        <w:t>available</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for an</w:t>
      </w:r>
      <w:r w:rsidRPr="001058B5">
        <w:rPr>
          <w:rFonts w:ascii="Arial" w:hAnsi="Arial" w:cs="Arial"/>
          <w:spacing w:val="-7"/>
        </w:rPr>
        <w:t xml:space="preserve"> </w:t>
      </w:r>
      <w:r w:rsidRPr="001058B5">
        <w:rPr>
          <w:rFonts w:ascii="Arial" w:hAnsi="Arial" w:cs="Arial"/>
        </w:rPr>
        <w:t>object.</w:t>
      </w:r>
      <w:r w:rsidRPr="001058B5">
        <w:rPr>
          <w:rFonts w:ascii="Arial" w:hAnsi="Arial" w:cs="Arial"/>
          <w:spacing w:val="-7"/>
        </w:rPr>
        <w:t xml:space="preserve"> </w:t>
      </w:r>
      <w:r w:rsidRPr="001058B5">
        <w:rPr>
          <w:rFonts w:ascii="Arial" w:hAnsi="Arial" w:cs="Arial"/>
        </w:rPr>
        <w:t>ALL</w:t>
      </w:r>
      <w:r w:rsidRPr="001058B5">
        <w:rPr>
          <w:rFonts w:ascii="Arial" w:hAnsi="Arial" w:cs="Arial"/>
          <w:spacing w:val="-84"/>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privilege;</w:t>
      </w:r>
      <w:r w:rsidRPr="001058B5">
        <w:rPr>
          <w:rFonts w:ascii="Arial" w:hAnsi="Arial" w:cs="Arial"/>
          <w:spacing w:val="-8"/>
        </w:rPr>
        <w:t xml:space="preserve"> </w:t>
      </w:r>
      <w:r w:rsidRPr="001058B5">
        <w:rPr>
          <w:rFonts w:ascii="Arial" w:hAnsi="Arial" w:cs="Arial"/>
        </w:rPr>
        <w:t>rather,</w:t>
      </w:r>
      <w:r w:rsidRPr="001058B5">
        <w:rPr>
          <w:rFonts w:ascii="Arial" w:hAnsi="Arial" w:cs="Arial"/>
          <w:spacing w:val="-8"/>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shortcut,</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way</w:t>
      </w:r>
      <w:r w:rsidRPr="001058B5">
        <w:rPr>
          <w:rFonts w:ascii="Arial" w:hAnsi="Arial" w:cs="Arial"/>
          <w:spacing w:val="-7"/>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granting</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revoking 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one</w:t>
      </w:r>
      <w:r w:rsidRPr="001058B5">
        <w:rPr>
          <w:rFonts w:ascii="Arial" w:hAnsi="Arial" w:cs="Arial"/>
          <w:spacing w:val="-10"/>
        </w:rPr>
        <w:t xml:space="preserve"> </w:t>
      </w:r>
      <w:r w:rsidRPr="001058B5">
        <w:rPr>
          <w:rFonts w:ascii="Arial" w:hAnsi="Arial" w:cs="Arial"/>
        </w:rPr>
        <w:t>GRANT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are granted</w:t>
      </w:r>
      <w:r w:rsidRPr="001058B5">
        <w:rPr>
          <w:rFonts w:ascii="Arial" w:hAnsi="Arial" w:cs="Arial"/>
          <w:spacing w:val="-3"/>
        </w:rPr>
        <w:t xml:space="preserve"> </w:t>
      </w:r>
      <w:r w:rsidRPr="001058B5">
        <w:rPr>
          <w:rFonts w:ascii="Arial" w:hAnsi="Arial" w:cs="Arial"/>
        </w:rPr>
        <w:t>using</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ALL</w:t>
      </w:r>
      <w:r w:rsidRPr="001058B5">
        <w:rPr>
          <w:rFonts w:ascii="Arial" w:hAnsi="Arial" w:cs="Arial"/>
          <w:spacing w:val="-81"/>
        </w:rPr>
        <w:t xml:space="preserve"> </w:t>
      </w:r>
      <w:r w:rsidRPr="001058B5">
        <w:rPr>
          <w:rFonts w:ascii="Arial" w:hAnsi="Arial" w:cs="Arial"/>
        </w:rPr>
        <w:t>shortcut,</w:t>
      </w:r>
      <w:r w:rsidRPr="001058B5">
        <w:rPr>
          <w:rFonts w:ascii="Arial" w:hAnsi="Arial" w:cs="Arial"/>
          <w:spacing w:val="-3"/>
        </w:rPr>
        <w:t xml:space="preserve"> </w:t>
      </w:r>
      <w:r w:rsidRPr="001058B5">
        <w:rPr>
          <w:rFonts w:ascii="Arial" w:hAnsi="Arial" w:cs="Arial"/>
        </w:rPr>
        <w:t>then</w:t>
      </w:r>
      <w:r w:rsidRPr="001058B5">
        <w:rPr>
          <w:rFonts w:ascii="Arial" w:hAnsi="Arial" w:cs="Arial"/>
          <w:spacing w:val="-4"/>
        </w:rPr>
        <w:t xml:space="preserve"> </w:t>
      </w:r>
      <w:r w:rsidRPr="001058B5">
        <w:rPr>
          <w:rFonts w:ascii="Arial" w:hAnsi="Arial" w:cs="Arial"/>
        </w:rPr>
        <w:t>individual</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can</w:t>
      </w:r>
      <w:r w:rsidRPr="001058B5">
        <w:rPr>
          <w:rFonts w:ascii="Arial" w:hAnsi="Arial" w:cs="Arial"/>
          <w:spacing w:val="-3"/>
        </w:rPr>
        <w:t xml:space="preserve"> </w:t>
      </w:r>
      <w:r w:rsidRPr="001058B5">
        <w:rPr>
          <w:rFonts w:ascii="Arial" w:hAnsi="Arial" w:cs="Arial"/>
        </w:rPr>
        <w:t>still</w:t>
      </w:r>
      <w:r w:rsidRPr="001058B5">
        <w:rPr>
          <w:rFonts w:ascii="Arial" w:hAnsi="Arial" w:cs="Arial"/>
          <w:spacing w:val="-3"/>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rPr>
        <w:t>revoked.</w:t>
      </w:r>
    </w:p>
    <w:p w14:paraId="70E859E7"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3"/>
        </w:rPr>
        <w:t xml:space="preserve">Similarly, </w:t>
      </w:r>
      <w:r w:rsidRPr="001058B5">
        <w:rPr>
          <w:rFonts w:ascii="Arial" w:hAnsi="Arial" w:cs="Arial"/>
        </w:rPr>
        <w:t>you can revoke all individually granted privileges by specifying ALL. However, if you REVOKE ALL, and revoking causes integrity constraints to be deleted (because</w:t>
      </w:r>
      <w:r w:rsidRPr="001058B5">
        <w:rPr>
          <w:rFonts w:ascii="Arial" w:hAnsi="Arial" w:cs="Arial"/>
          <w:spacing w:val="-19"/>
        </w:rPr>
        <w:t xml:space="preserve"> </w:t>
      </w:r>
      <w:r w:rsidRPr="001058B5">
        <w:rPr>
          <w:rFonts w:ascii="Arial" w:hAnsi="Arial" w:cs="Arial"/>
        </w:rPr>
        <w:t>they</w:t>
      </w:r>
      <w:r w:rsidRPr="001058B5">
        <w:rPr>
          <w:rFonts w:ascii="Arial" w:hAnsi="Arial" w:cs="Arial"/>
          <w:spacing w:val="-19"/>
        </w:rPr>
        <w:t xml:space="preserve"> </w:t>
      </w:r>
      <w:r w:rsidRPr="001058B5">
        <w:rPr>
          <w:rFonts w:ascii="Arial" w:hAnsi="Arial" w:cs="Arial"/>
        </w:rPr>
        <w:t>depend</w:t>
      </w:r>
      <w:r w:rsidRPr="001058B5">
        <w:rPr>
          <w:rFonts w:ascii="Arial" w:hAnsi="Arial" w:cs="Arial"/>
          <w:spacing w:val="-19"/>
        </w:rPr>
        <w:t xml:space="preserve"> </w:t>
      </w:r>
      <w:r w:rsidRPr="001058B5">
        <w:rPr>
          <w:rFonts w:ascii="Arial" w:hAnsi="Arial" w:cs="Arial"/>
        </w:rPr>
        <w:t>on</w:t>
      </w:r>
      <w:r w:rsidRPr="001058B5">
        <w:rPr>
          <w:rFonts w:ascii="Arial" w:hAnsi="Arial" w:cs="Arial"/>
          <w:spacing w:val="-19"/>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REFERENCES</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revoking),</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must include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CASCADE</w:t>
      </w:r>
      <w:r w:rsidRPr="001058B5">
        <w:rPr>
          <w:rFonts w:ascii="Arial" w:hAnsi="Arial" w:cs="Arial"/>
          <w:spacing w:val="-38"/>
        </w:rPr>
        <w:t xml:space="preserve"> </w:t>
      </w:r>
      <w:r w:rsidRPr="001058B5">
        <w:rPr>
          <w:rFonts w:ascii="Arial" w:hAnsi="Arial" w:cs="Arial"/>
        </w:rPr>
        <w:t>CONSTRAINTS</w:t>
      </w:r>
      <w:r w:rsidRPr="001058B5">
        <w:rPr>
          <w:rFonts w:ascii="Arial" w:hAnsi="Arial" w:cs="Arial"/>
          <w:spacing w:val="-85"/>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REVOKE</w:t>
      </w:r>
      <w:r w:rsidRPr="001058B5">
        <w:rPr>
          <w:rFonts w:ascii="Arial" w:hAnsi="Arial" w:cs="Arial"/>
          <w:spacing w:val="-86"/>
        </w:rPr>
        <w:t xml:space="preserve"> </w:t>
      </w:r>
      <w:r w:rsidRPr="001058B5">
        <w:rPr>
          <w:rFonts w:ascii="Arial" w:hAnsi="Arial" w:cs="Arial"/>
        </w:rPr>
        <w:t>statement.</w:t>
      </w:r>
    </w:p>
    <w:p w14:paraId="1CCDE1BD" w14:textId="77777777" w:rsidR="008C539B" w:rsidRPr="001058B5" w:rsidRDefault="008D1AB8">
      <w:pPr>
        <w:pStyle w:val="BodyText"/>
        <w:spacing w:before="121" w:line="228" w:lineRule="auto"/>
        <w:ind w:left="1660" w:right="700"/>
        <w:rPr>
          <w:rFonts w:ascii="Arial" w:hAnsi="Arial" w:cs="Arial"/>
        </w:rPr>
      </w:pP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77777777" w:rsidR="008C539B" w:rsidRPr="001058B5" w:rsidRDefault="00C12992">
      <w:pPr>
        <w:ind w:left="1660"/>
        <w:rPr>
          <w:rFonts w:ascii="Arial" w:hAnsi="Arial" w:cs="Arial"/>
          <w:b/>
          <w:i/>
          <w:sz w:val="18"/>
        </w:rPr>
      </w:pPr>
      <w:bookmarkStart w:id="629" w:name="_bookmark718"/>
      <w:bookmarkEnd w:id="629"/>
      <w:r w:rsidRPr="001058B5">
        <w:rPr>
          <w:rFonts w:ascii="Arial" w:hAnsi="Arial" w:cs="Arial"/>
          <w:b/>
          <w:i/>
          <w:sz w:val="18"/>
        </w:rPr>
        <w:t>Example 4–8 Revoking All Object Privileges Using CASCADE CONSTRAINTS</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122C1559" w14:textId="77777777" w:rsidR="008C539B" w:rsidRPr="001058B5" w:rsidRDefault="00C12992">
      <w:pPr>
        <w:pStyle w:val="Heading4"/>
        <w:ind w:left="100"/>
      </w:pPr>
      <w:bookmarkStart w:id="630" w:name="Managing_Object_Privileges"/>
      <w:bookmarkStart w:id="631" w:name="_bookmark719"/>
      <w:bookmarkEnd w:id="630"/>
      <w:bookmarkEnd w:id="631"/>
      <w:r w:rsidRPr="001058B5">
        <w:t xml:space="preserve">Managing Object </w:t>
      </w:r>
      <w:bookmarkStart w:id="632" w:name="_bookmark720"/>
      <w:bookmarkEnd w:id="632"/>
      <w:r w:rsidRPr="001058B5">
        <w:t>Privileges</w:t>
      </w:r>
    </w:p>
    <w:p w14:paraId="403BB9F2"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grants permission to perform a particular action on a specific schema object.</w:t>
      </w:r>
    </w:p>
    <w:p w14:paraId="4E593EBF" w14:textId="77777777" w:rsidR="008C539B" w:rsidRPr="001058B5" w:rsidRDefault="00C12992">
      <w:pPr>
        <w:pStyle w:val="BodyText"/>
        <w:spacing w:before="120" w:line="230" w:lineRule="auto"/>
        <w:ind w:left="1660" w:right="848"/>
        <w:rPr>
          <w:rFonts w:ascii="Arial" w:hAnsi="Arial" w:cs="Arial"/>
        </w:rPr>
      </w:pPr>
      <w:r w:rsidRPr="001058B5">
        <w:rPr>
          <w:rFonts w:ascii="Arial" w:hAnsi="Arial" w:cs="Arial"/>
        </w:rPr>
        <w:t>Different object privileges are available for different types of schema objects. The privilege to delete rows from the departments</w:t>
      </w:r>
      <w:r w:rsidRPr="001058B5">
        <w:rPr>
          <w:rFonts w:ascii="Arial" w:hAnsi="Arial" w:cs="Arial"/>
          <w:spacing w:val="-88"/>
        </w:rPr>
        <w:t xml:space="preserve"> </w:t>
      </w:r>
      <w:r w:rsidRPr="001058B5">
        <w:rPr>
          <w:rFonts w:ascii="Arial" w:hAnsi="Arial" w:cs="Arial"/>
        </w:rPr>
        <w:t>table is an example of an object</w:t>
      </w:r>
      <w:bookmarkStart w:id="633" w:name="_bookmark721"/>
      <w:bookmarkEnd w:id="633"/>
      <w:r w:rsidRPr="001058B5">
        <w:rPr>
          <w:rFonts w:ascii="Arial" w:hAnsi="Arial" w:cs="Arial"/>
        </w:rPr>
        <w:t xml:space="preserve"> privilege.</w:t>
      </w:r>
    </w:p>
    <w:p w14:paraId="50C90A50"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 xml:space="preserve">Some schema objects, such as clusters, indexes, triggers, and </w:t>
      </w:r>
      <w:bookmarkStart w:id="634" w:name="_bookmark722"/>
      <w:bookmarkEnd w:id="634"/>
      <w:r w:rsidRPr="001058B5">
        <w:rPr>
          <w:rFonts w:ascii="Arial" w:hAnsi="Arial" w:cs="Arial"/>
        </w:rPr>
        <w:t>database links, do not have associated object privileges. Their use is controlled with system privileges. For 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must</w:t>
      </w:r>
      <w:r w:rsidRPr="001058B5">
        <w:rPr>
          <w:rFonts w:ascii="Arial" w:hAnsi="Arial" w:cs="Arial"/>
          <w:spacing w:val="-18"/>
        </w:rPr>
        <w:t xml:space="preserve"> </w:t>
      </w:r>
      <w:r w:rsidRPr="001058B5">
        <w:rPr>
          <w:rFonts w:ascii="Arial" w:hAnsi="Arial" w:cs="Arial"/>
        </w:rPr>
        <w:t>own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88"/>
        </w:rPr>
        <w:t xml:space="preserve"> </w:t>
      </w:r>
      <w:r w:rsidRPr="001058B5">
        <w:rPr>
          <w:rFonts w:ascii="Arial" w:hAnsi="Arial" w:cs="Arial"/>
        </w:rPr>
        <w:t>ANY</w:t>
      </w:r>
      <w:r w:rsidRPr="001058B5">
        <w:rPr>
          <w:rFonts w:ascii="Arial" w:hAnsi="Arial" w:cs="Arial"/>
          <w:spacing w:val="-89"/>
        </w:rPr>
        <w:t xml:space="preserve"> </w:t>
      </w:r>
      <w:r w:rsidRPr="001058B5">
        <w:rPr>
          <w:rFonts w:ascii="Arial" w:hAnsi="Arial" w:cs="Arial"/>
        </w:rPr>
        <w:t>CLUSTER system</w:t>
      </w:r>
      <w:r w:rsidRPr="001058B5">
        <w:rPr>
          <w:rFonts w:ascii="Arial" w:hAnsi="Arial" w:cs="Arial"/>
          <w:spacing w:val="-1"/>
        </w:rPr>
        <w:t xml:space="preserve"> </w:t>
      </w:r>
      <w:r w:rsidRPr="001058B5">
        <w:rPr>
          <w:rFonts w:ascii="Arial" w:hAnsi="Arial" w:cs="Arial"/>
        </w:rPr>
        <w:t>privilege.</w:t>
      </w:r>
    </w:p>
    <w:p w14:paraId="4B9D929A" w14:textId="77777777" w:rsidR="008C539B" w:rsidRPr="001058B5" w:rsidRDefault="00C12992">
      <w:pPr>
        <w:pStyle w:val="BodyText"/>
        <w:spacing w:before="115"/>
        <w:ind w:left="1660"/>
        <w:rPr>
          <w:rFonts w:ascii="Arial" w:hAnsi="Arial" w:cs="Arial"/>
        </w:rPr>
      </w:pPr>
      <w:r w:rsidRPr="001058B5">
        <w:rPr>
          <w:rFonts w:ascii="Arial" w:hAnsi="Arial" w:cs="Arial"/>
        </w:rPr>
        <w:t>The following sections discuss granting and revoking such privileges:</w:t>
      </w:r>
    </w:p>
    <w:p w14:paraId="770DFB3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Pr="001058B5">
          <w:rPr>
            <w:rFonts w:ascii="Arial" w:hAnsi="Arial" w:cs="Arial"/>
          </w:rPr>
          <w:t>on page 4-25</w:t>
        </w:r>
      </w:hyperlink>
    </w:p>
    <w:p w14:paraId="6E6BE5BD"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Pr="001058B5">
          <w:rPr>
            <w:rFonts w:ascii="Arial" w:hAnsi="Arial" w:cs="Arial"/>
          </w:rPr>
          <w:t>on page 4-25</w:t>
        </w:r>
      </w:hyperlink>
    </w:p>
    <w:p w14:paraId="3C5985A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Pr="001058B5">
          <w:rPr>
            <w:rFonts w:ascii="Arial" w:hAnsi="Arial" w:cs="Arial"/>
          </w:rPr>
          <w:t>on page 4-25</w:t>
        </w:r>
      </w:hyperlink>
    </w:p>
    <w:p w14:paraId="516983ED" w14:textId="77777777" w:rsidR="008C539B" w:rsidRPr="001058B5" w:rsidRDefault="00C12992">
      <w:pPr>
        <w:pStyle w:val="BodyText"/>
        <w:spacing w:before="111"/>
        <w:ind w:left="1660"/>
        <w:rPr>
          <w:rFonts w:ascii="Arial" w:hAnsi="Arial" w:cs="Arial"/>
        </w:rPr>
      </w:pPr>
      <w:r w:rsidRPr="001058B5">
        <w:rPr>
          <w:rFonts w:ascii="Arial" w:hAnsi="Arial" w:cs="Arial"/>
        </w:rPr>
        <w:t>The following sections discuss object privileges that apply to specific schema objects:</w:t>
      </w:r>
    </w:p>
    <w:p w14:paraId="57F70BA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Pr="001058B5">
          <w:rPr>
            <w:rFonts w:ascii="Arial" w:hAnsi="Arial" w:cs="Arial"/>
          </w:rPr>
          <w:t>on page 4-26</w:t>
        </w:r>
      </w:hyperlink>
    </w:p>
    <w:p w14:paraId="3B8665AD"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Pr="001058B5">
          <w:rPr>
            <w:rFonts w:ascii="Arial" w:hAnsi="Arial" w:cs="Arial"/>
          </w:rPr>
          <w:t>on page 27</w:t>
        </w:r>
      </w:hyperlink>
    </w:p>
    <w:p w14:paraId="2DF7622F" w14:textId="77777777"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Pr="001058B5">
        <w:rPr>
          <w:rFonts w:ascii="Arial" w:hAnsi="Arial" w:cs="Arial"/>
          <w:sz w:val="20"/>
        </w:rPr>
        <w:t xml:space="preserve">Sequences (see </w:t>
      </w:r>
      <w:r w:rsidRPr="001058B5">
        <w:rPr>
          <w:rFonts w:ascii="Arial" w:hAnsi="Arial" w:cs="Arial"/>
          <w:i/>
          <w:sz w:val="20"/>
        </w:rPr>
        <w:t xml:space="preserve">Oracle Database Administrator's Guide </w:t>
      </w:r>
      <w:r w:rsidRPr="001058B5">
        <w:rPr>
          <w:rFonts w:ascii="Arial" w:hAnsi="Arial" w:cs="Arial"/>
          <w:sz w:val="20"/>
        </w:rPr>
        <w:t>for information about managing sequences)</w:t>
      </w:r>
    </w:p>
    <w:p w14:paraId="067E71B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Pr="001058B5">
          <w:rPr>
            <w:rFonts w:ascii="Arial" w:hAnsi="Arial" w:cs="Arial"/>
          </w:rPr>
          <w:t>on page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77777777"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Pr="001058B5">
        <w:rPr>
          <w:rFonts w:ascii="Arial" w:hAnsi="Arial" w:cs="Arial"/>
          <w:sz w:val="20"/>
        </w:rPr>
        <w:t>Functions and Packages(</w:t>
      </w:r>
      <w:r w:rsidRPr="001058B5">
        <w:rPr>
          <w:rFonts w:ascii="Arial" w:hAnsi="Arial" w:cs="Arial"/>
          <w:i/>
          <w:sz w:val="20"/>
        </w:rPr>
        <w:t xml:space="preserve">Oracle Database Administrator's Guide </w:t>
      </w:r>
      <w:r w:rsidRPr="001058B5">
        <w:rPr>
          <w:rFonts w:ascii="Arial" w:hAnsi="Arial" w:cs="Arial"/>
          <w:sz w:val="20"/>
        </w:rPr>
        <w:t>for information about managing object dependencies)</w:t>
      </w:r>
    </w:p>
    <w:p w14:paraId="065600C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Pr="001058B5">
          <w:rPr>
            <w:rFonts w:ascii="Arial" w:hAnsi="Arial" w:cs="Arial"/>
          </w:rPr>
          <w:t>on page 4-33</w:t>
        </w:r>
      </w:hyperlink>
    </w:p>
    <w:p w14:paraId="2C694C1B" w14:textId="77777777" w:rsidR="008C539B" w:rsidRPr="001058B5" w:rsidRDefault="008C539B">
      <w:pPr>
        <w:pStyle w:val="BodyText"/>
        <w:spacing w:before="2"/>
        <w:rPr>
          <w:rFonts w:ascii="Arial" w:hAnsi="Arial" w:cs="Arial"/>
          <w:sz w:val="23"/>
        </w:rPr>
      </w:pPr>
    </w:p>
    <w:p w14:paraId="5E9971E9" w14:textId="77777777" w:rsidR="008C539B" w:rsidRPr="001058B5" w:rsidRDefault="00C12992">
      <w:pPr>
        <w:pStyle w:val="Heading6"/>
      </w:pPr>
      <w:bookmarkStart w:id="635" w:name="Granting_and_Revoking_Object_Privileges"/>
      <w:bookmarkStart w:id="636" w:name="_bookmark723"/>
      <w:bookmarkEnd w:id="635"/>
      <w:bookmarkEnd w:id="636"/>
      <w:r w:rsidRPr="001058B5">
        <w:t>Grant</w:t>
      </w:r>
      <w:bookmarkStart w:id="637" w:name="_bookmark724"/>
      <w:bookmarkEnd w:id="637"/>
      <w:r w:rsidRPr="001058B5">
        <w:t>ing and Revoking Object Privileges</w:t>
      </w:r>
    </w:p>
    <w:p w14:paraId="3FB3EA23"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Object privileges can be granted to and revoked from users and roles. If you grant object privileges to roles, then you can make the privileges selectively available.</w:t>
      </w:r>
    </w:p>
    <w:p w14:paraId="742A092B" w14:textId="77777777" w:rsidR="008C539B" w:rsidRPr="001058B5" w:rsidRDefault="00C12992">
      <w:pPr>
        <w:pStyle w:val="BodyText"/>
        <w:spacing w:before="117" w:line="232" w:lineRule="auto"/>
        <w:ind w:left="2259" w:right="848"/>
        <w:rPr>
          <w:rFonts w:ascii="Arial" w:hAnsi="Arial" w:cs="Arial"/>
        </w:rPr>
      </w:pPr>
      <w:r w:rsidRPr="001058B5">
        <w:rPr>
          <w:rFonts w:ascii="Arial" w:hAnsi="Arial" w:cs="Arial"/>
        </w:rPr>
        <w:t>You can grant or revoke object privileges to or from users and roles using the following methods:</w:t>
      </w:r>
    </w:p>
    <w:p w14:paraId="0BAEA94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80"/>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46A045E2" w14:textId="77777777"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0DA5C114" w14:textId="77777777" w:rsidR="008C539B" w:rsidRPr="001058B5" w:rsidRDefault="00C12992">
      <w:pPr>
        <w:spacing w:before="211"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AECC4CE" w14:textId="77777777" w:rsidR="008C539B" w:rsidRPr="001058B5" w:rsidRDefault="008C539B">
      <w:pPr>
        <w:pStyle w:val="BodyText"/>
        <w:spacing w:before="2"/>
        <w:rPr>
          <w:rFonts w:ascii="Arial" w:hAnsi="Arial" w:cs="Arial"/>
        </w:rPr>
      </w:pPr>
    </w:p>
    <w:p w14:paraId="5846D093" w14:textId="77777777" w:rsidR="008C539B" w:rsidRPr="001058B5" w:rsidRDefault="00C12992">
      <w:pPr>
        <w:pStyle w:val="Heading6"/>
      </w:pPr>
      <w:bookmarkStart w:id="638" w:name="Who_Can_Grant_Object_Privileges?"/>
      <w:bookmarkStart w:id="639" w:name="_bookmark725"/>
      <w:bookmarkEnd w:id="638"/>
      <w:bookmarkEnd w:id="639"/>
      <w:r w:rsidRPr="001058B5">
        <w:t>Who Can Grant Object Privileges?</w:t>
      </w:r>
    </w:p>
    <w:p w14:paraId="2FBC8B05"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A</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automatically</w:t>
      </w:r>
      <w:r w:rsidRPr="001058B5">
        <w:rPr>
          <w:rFonts w:ascii="Arial" w:hAnsi="Arial" w:cs="Arial"/>
          <w:spacing w:val="-5"/>
        </w:rPr>
        <w:t xml:space="preserve"> </w:t>
      </w:r>
      <w:r w:rsidRPr="001058B5">
        <w:rPr>
          <w:rFonts w:ascii="Arial" w:hAnsi="Arial" w:cs="Arial"/>
        </w:rPr>
        <w:t>has</w:t>
      </w:r>
      <w:r w:rsidRPr="001058B5">
        <w:rPr>
          <w:rFonts w:ascii="Arial" w:hAnsi="Arial" w:cs="Arial"/>
          <w:spacing w:val="-5"/>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schema</w:t>
      </w:r>
      <w:r w:rsidRPr="001058B5">
        <w:rPr>
          <w:rFonts w:ascii="Arial" w:hAnsi="Arial" w:cs="Arial"/>
          <w:spacing w:val="-4"/>
        </w:rPr>
        <w:t xml:space="preserve"> </w:t>
      </w:r>
      <w:r w:rsidRPr="001058B5">
        <w:rPr>
          <w:rFonts w:ascii="Arial" w:hAnsi="Arial" w:cs="Arial"/>
        </w:rPr>
        <w:t>objects</w:t>
      </w:r>
      <w:r w:rsidRPr="001058B5">
        <w:rPr>
          <w:rFonts w:ascii="Arial" w:hAnsi="Arial" w:cs="Arial"/>
          <w:spacing w:val="-4"/>
        </w:rPr>
        <w:t xml:space="preserve"> </w:t>
      </w:r>
      <w:r w:rsidRPr="001058B5">
        <w:rPr>
          <w:rFonts w:ascii="Arial" w:hAnsi="Arial" w:cs="Arial"/>
        </w:rPr>
        <w:t>contained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his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her schema.</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OBJECT</w:t>
      </w:r>
      <w:r w:rsidRPr="001058B5">
        <w:rPr>
          <w:rFonts w:ascii="Arial" w:hAnsi="Arial" w:cs="Arial"/>
          <w:spacing w:val="-62"/>
        </w:rPr>
        <w:t xml:space="preserve"> </w:t>
      </w:r>
      <w:r w:rsidRPr="001058B5">
        <w:rPr>
          <w:rFonts w:ascii="Arial" w:hAnsi="Arial" w:cs="Arial"/>
        </w:rPr>
        <w:t>PRIVILEGE</w:t>
      </w:r>
      <w:r w:rsidRPr="001058B5">
        <w:rPr>
          <w:rFonts w:ascii="Arial" w:hAnsi="Arial" w:cs="Arial"/>
          <w:spacing w:val="-96"/>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2"/>
        </w:rPr>
        <w:t xml:space="preserve"> </w:t>
      </w:r>
      <w:r w:rsidRPr="001058B5">
        <w:rPr>
          <w:rFonts w:ascii="Arial" w:hAnsi="Arial" w:cs="Arial"/>
        </w:rPr>
        <w:t>specified</w:t>
      </w:r>
      <w:r w:rsidRPr="001058B5">
        <w:rPr>
          <w:rFonts w:ascii="Arial" w:hAnsi="Arial" w:cs="Arial"/>
          <w:spacing w:val="-22"/>
        </w:rPr>
        <w:t xml:space="preserve"> </w:t>
      </w:r>
      <w:r w:rsidRPr="001058B5">
        <w:rPr>
          <w:rFonts w:ascii="Arial" w:hAnsi="Arial" w:cs="Arial"/>
        </w:rPr>
        <w:t>object privilege</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another</w:t>
      </w:r>
      <w:r w:rsidRPr="001058B5">
        <w:rPr>
          <w:rFonts w:ascii="Arial" w:hAnsi="Arial" w:cs="Arial"/>
          <w:spacing w:val="-19"/>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55"/>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 statement.</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also</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to revoke any object privilege that was granted either by the object owner or by some other</w:t>
      </w:r>
      <w:r w:rsidRPr="001058B5">
        <w:rPr>
          <w:rFonts w:ascii="Arial" w:hAnsi="Arial" w:cs="Arial"/>
          <w:spacing w:val="-21"/>
        </w:rPr>
        <w:t xml:space="preserve"> </w:t>
      </w:r>
      <w:r w:rsidRPr="001058B5">
        <w:rPr>
          <w:rFonts w:ascii="Arial" w:hAnsi="Arial" w:cs="Arial"/>
        </w:rPr>
        <w:t>user</w:t>
      </w:r>
      <w:r w:rsidRPr="001058B5">
        <w:rPr>
          <w:rFonts w:ascii="Arial" w:hAnsi="Arial" w:cs="Arial"/>
          <w:spacing w:val="-21"/>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60"/>
        </w:rPr>
        <w:t xml:space="preserve"> </w:t>
      </w:r>
      <w:r w:rsidRPr="001058B5">
        <w:rPr>
          <w:rFonts w:ascii="Arial" w:hAnsi="Arial" w:cs="Arial"/>
        </w:rPr>
        <w:t>ANY</w:t>
      </w:r>
      <w:r w:rsidRPr="001058B5">
        <w:rPr>
          <w:rFonts w:ascii="Arial" w:hAnsi="Arial" w:cs="Arial"/>
          <w:spacing w:val="-60"/>
        </w:rPr>
        <w:t xml:space="preserve"> </w:t>
      </w:r>
      <w:r w:rsidRPr="001058B5">
        <w:rPr>
          <w:rFonts w:ascii="Arial" w:hAnsi="Arial" w:cs="Arial"/>
        </w:rPr>
        <w:t>OBJECT</w:t>
      </w:r>
      <w:r w:rsidRPr="001058B5">
        <w:rPr>
          <w:rFonts w:ascii="Arial" w:hAnsi="Arial" w:cs="Arial"/>
          <w:spacing w:val="-60"/>
        </w:rPr>
        <w:t xml:space="preserve"> </w:t>
      </w:r>
      <w:r w:rsidRPr="001058B5">
        <w:rPr>
          <w:rFonts w:ascii="Arial" w:hAnsi="Arial" w:cs="Arial"/>
        </w:rPr>
        <w:t>PRIVILEGE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Otherwise,</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grantee can use the privilege, but cannot grant it to other</w:t>
      </w:r>
      <w:r w:rsidRPr="001058B5">
        <w:rPr>
          <w:rFonts w:ascii="Arial" w:hAnsi="Arial" w:cs="Arial"/>
          <w:spacing w:val="-9"/>
        </w:rPr>
        <w:t xml:space="preserve"> </w:t>
      </w:r>
      <w:r w:rsidRPr="001058B5">
        <w:rPr>
          <w:rFonts w:ascii="Arial" w:hAnsi="Arial" w:cs="Arial"/>
        </w:rPr>
        <w:t>users.</w:t>
      </w:r>
    </w:p>
    <w:p w14:paraId="6F2DFCB4" w14:textId="77777777" w:rsidR="008C539B" w:rsidRPr="001058B5" w:rsidRDefault="00C12992">
      <w:pPr>
        <w:spacing w:before="207"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GRANT</w:t>
      </w:r>
      <w:r w:rsidRPr="001058B5">
        <w:rPr>
          <w:rFonts w:ascii="Arial" w:hAnsi="Arial" w:cs="Arial"/>
          <w:spacing w:val="-87"/>
          <w:sz w:val="20"/>
        </w:rPr>
        <w:t xml:space="preserve"> </w:t>
      </w:r>
      <w:r w:rsidRPr="001058B5">
        <w:rPr>
          <w:rFonts w:ascii="Arial" w:hAnsi="Arial" w:cs="Arial"/>
          <w:sz w:val="20"/>
        </w:rPr>
        <w:t>and GRANT ANY OBJECT PRIVILEGE</w:t>
      </w:r>
    </w:p>
    <w:p w14:paraId="524486F1" w14:textId="77777777" w:rsidR="008C539B" w:rsidRPr="001058B5" w:rsidRDefault="008C539B">
      <w:pPr>
        <w:pStyle w:val="BodyText"/>
        <w:spacing w:before="9"/>
        <w:rPr>
          <w:rFonts w:ascii="Arial" w:hAnsi="Arial" w:cs="Arial"/>
          <w:sz w:val="21"/>
        </w:rPr>
      </w:pPr>
    </w:p>
    <w:p w14:paraId="29F9A7A4" w14:textId="77777777" w:rsidR="008C539B" w:rsidRPr="001058B5" w:rsidRDefault="00C12992">
      <w:pPr>
        <w:pStyle w:val="Heading6"/>
      </w:pPr>
      <w:bookmarkStart w:id="640" w:name="Using_Object_Privileges_with_Synonyms"/>
      <w:bookmarkStart w:id="641" w:name="_bookmark726"/>
      <w:bookmarkEnd w:id="640"/>
      <w:bookmarkEnd w:id="641"/>
      <w:r w:rsidRPr="001058B5">
        <w:t>Usi</w:t>
      </w:r>
      <w:bookmarkStart w:id="642" w:name="_bookmark727"/>
      <w:bookmarkEnd w:id="642"/>
      <w:r w:rsidRPr="001058B5">
        <w:t>ng Object Privileges with Synonyms</w:t>
      </w:r>
    </w:p>
    <w:p w14:paraId="69A0FB1E"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You can use the CREATE SYNONYM statement to create synonyms for tables, views, sequences, operators, procedures, stored functions, packages, materialized views, Java class schema objects, user-defined object types, or other synonyms. If you grant users the privilege to use the synonym, then the object privileges granted on the underlying objects apply whether the user references the base object by name or by using the synonym.</w:t>
      </w:r>
    </w:p>
    <w:p w14:paraId="5FCEA51C" w14:textId="77777777" w:rsidR="008C539B" w:rsidRPr="001058B5" w:rsidRDefault="00C12992">
      <w:pPr>
        <w:pStyle w:val="BodyText"/>
        <w:spacing w:before="117"/>
        <w:ind w:left="2260"/>
        <w:rPr>
          <w:rFonts w:ascii="Arial" w:hAnsi="Arial" w:cs="Arial"/>
        </w:rPr>
      </w:pPr>
      <w:r w:rsidRPr="001058B5">
        <w:rPr>
          <w:rFonts w:ascii="Arial" w:hAnsi="Arial" w:cs="Arial"/>
        </w:rPr>
        <w:t>For example, suppose user OE</w:t>
      </w:r>
      <w:r w:rsidRPr="001058B5">
        <w:rPr>
          <w:rFonts w:ascii="Arial" w:hAnsi="Arial" w:cs="Arial"/>
          <w:spacing w:val="-87"/>
        </w:rPr>
        <w:t xml:space="preserve"> </w:t>
      </w:r>
      <w:r w:rsidRPr="001058B5">
        <w:rPr>
          <w:rFonts w:ascii="Arial" w:hAnsi="Arial" w:cs="Arial"/>
        </w:rPr>
        <w:t>creates the following synonym for the CUSTOMERS</w:t>
      </w:r>
      <w:r w:rsidRPr="001058B5">
        <w:rPr>
          <w:rFonts w:ascii="Arial" w:hAnsi="Arial" w:cs="Arial"/>
          <w:spacing w:val="-87"/>
        </w:rPr>
        <w:t xml:space="preserve"> </w:t>
      </w:r>
      <w:r w:rsidRPr="001058B5">
        <w:rPr>
          <w:rFonts w:ascii="Arial" w:hAnsi="Arial" w:cs="Arial"/>
        </w:rPr>
        <w:t>table:</w:t>
      </w:r>
    </w:p>
    <w:p w14:paraId="15A0FCA4"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58E359C6" w14:textId="77777777" w:rsidR="008C539B" w:rsidRPr="001058B5" w:rsidRDefault="00C12992">
      <w:pPr>
        <w:pStyle w:val="BodyText"/>
        <w:ind w:left="2260"/>
        <w:rPr>
          <w:rFonts w:ascii="Arial" w:hAnsi="Arial" w:cs="Arial"/>
        </w:rPr>
      </w:pPr>
      <w:r w:rsidRPr="001058B5">
        <w:rPr>
          <w:rFonts w:ascii="Arial" w:hAnsi="Arial" w:cs="Arial"/>
        </w:rPr>
        <w:t>Then OE</w:t>
      </w:r>
      <w:r w:rsidRPr="001058B5">
        <w:rPr>
          <w:rFonts w:ascii="Arial" w:hAnsi="Arial" w:cs="Arial"/>
          <w:spacing w:val="-88"/>
        </w:rPr>
        <w:t xml:space="preserve"> </w:t>
      </w:r>
      <w:r w:rsidRPr="001058B5">
        <w:rPr>
          <w:rFonts w:ascii="Arial" w:hAnsi="Arial" w:cs="Arial"/>
        </w:rPr>
        <w:t>grants the SELECT</w:t>
      </w:r>
      <w:r w:rsidRPr="001058B5">
        <w:rPr>
          <w:rFonts w:ascii="Arial" w:hAnsi="Arial" w:cs="Arial"/>
          <w:spacing w:val="-88"/>
        </w:rPr>
        <w:t xml:space="preserve"> </w:t>
      </w:r>
      <w:r w:rsidRPr="001058B5">
        <w:rPr>
          <w:rFonts w:ascii="Arial" w:hAnsi="Arial" w:cs="Arial"/>
        </w:rPr>
        <w:t>privilege on the customer_syn</w:t>
      </w:r>
      <w:r w:rsidRPr="001058B5">
        <w:rPr>
          <w:rFonts w:ascii="Arial" w:hAnsi="Arial" w:cs="Arial"/>
          <w:spacing w:val="-88"/>
        </w:rPr>
        <w:t xml:space="preserve"> </w:t>
      </w:r>
      <w:r w:rsidRPr="001058B5">
        <w:rPr>
          <w:rFonts w:ascii="Arial" w:hAnsi="Arial" w:cs="Arial"/>
        </w:rPr>
        <w:t>synonym to user HR.</w:t>
      </w:r>
    </w:p>
    <w:p w14:paraId="24F7F3A6"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6E3F163F" w14:textId="77777777" w:rsidR="008C539B" w:rsidRPr="001058B5" w:rsidRDefault="00C12992">
      <w:pPr>
        <w:pStyle w:val="BodyText"/>
        <w:ind w:left="2260"/>
        <w:rPr>
          <w:rFonts w:ascii="Arial" w:hAnsi="Arial" w:cs="Arial"/>
        </w:rPr>
      </w:pPr>
      <w:r w:rsidRPr="001058B5">
        <w:rPr>
          <w:rFonts w:ascii="Arial" w:hAnsi="Arial" w:cs="Arial"/>
        </w:rPr>
        <w:t>User HR</w:t>
      </w:r>
      <w:r w:rsidRPr="001058B5">
        <w:rPr>
          <w:rFonts w:ascii="Arial" w:hAnsi="Arial" w:cs="Arial"/>
          <w:spacing w:val="-85"/>
        </w:rPr>
        <w:t xml:space="preserve"> </w:t>
      </w:r>
      <w:r w:rsidRPr="001058B5">
        <w:rPr>
          <w:rFonts w:ascii="Arial" w:hAnsi="Arial" w:cs="Arial"/>
        </w:rPr>
        <w:t>then tries either of the following queries:</w:t>
      </w:r>
    </w:p>
    <w:p w14:paraId="05456CC5" w14:textId="77777777"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536A7B09" w14:textId="77777777" w:rsidR="008C539B" w:rsidRPr="001058B5" w:rsidRDefault="00C12992">
      <w:pPr>
        <w:pStyle w:val="BodyText"/>
        <w:spacing w:line="222" w:lineRule="exact"/>
        <w:ind w:left="2260"/>
        <w:rPr>
          <w:rFonts w:ascii="Arial" w:hAnsi="Arial" w:cs="Arial"/>
        </w:rPr>
      </w:pPr>
      <w:r w:rsidRPr="001058B5">
        <w:rPr>
          <w:rFonts w:ascii="Arial" w:hAnsi="Arial" w:cs="Arial"/>
        </w:rPr>
        <w:t>Both queries will yield the same result:</w:t>
      </w:r>
    </w:p>
    <w:p w14:paraId="36FEEE53" w14:textId="77777777"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269C2D0A" w14:textId="77777777" w:rsidR="008C539B" w:rsidRPr="001058B5" w:rsidRDefault="00C12992">
      <w:pPr>
        <w:spacing w:before="17"/>
        <w:ind w:left="2907"/>
        <w:rPr>
          <w:rFonts w:ascii="Arial" w:hAnsi="Arial" w:cs="Arial"/>
          <w:sz w:val="18"/>
        </w:rPr>
      </w:pPr>
      <w:r w:rsidRPr="001058B5">
        <w:rPr>
          <w:rFonts w:ascii="Arial" w:hAnsi="Arial" w:cs="Arial"/>
          <w:w w:val="95"/>
          <w:sz w:val="18"/>
        </w:rPr>
        <w:t>319</w:t>
      </w:r>
    </w:p>
    <w:p w14:paraId="5078973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D4D4CB4" w14:textId="77777777" w:rsidR="008C539B" w:rsidRPr="001058B5" w:rsidRDefault="008C539B">
      <w:pPr>
        <w:pStyle w:val="BodyText"/>
        <w:spacing w:before="10"/>
        <w:rPr>
          <w:rFonts w:ascii="Arial" w:hAnsi="Arial" w:cs="Arial"/>
          <w:sz w:val="27"/>
        </w:rPr>
      </w:pPr>
    </w:p>
    <w:p w14:paraId="598472AD" w14:textId="77777777" w:rsidR="008C539B" w:rsidRPr="001058B5" w:rsidRDefault="00C12992">
      <w:pPr>
        <w:pStyle w:val="BodyText"/>
        <w:spacing w:before="101" w:line="230" w:lineRule="auto"/>
        <w:ind w:left="1659" w:right="700"/>
        <w:rPr>
          <w:rFonts w:ascii="Arial" w:hAnsi="Arial" w:cs="Arial"/>
        </w:rPr>
      </w:pPr>
      <w:r w:rsidRPr="001058B5">
        <w:rPr>
          <w:rFonts w:ascii="Arial" w:hAnsi="Arial" w:cs="Arial"/>
        </w:rPr>
        <w:t xml:space="preserve">Be aware that when you grant the synonym to another </w:t>
      </w:r>
      <w:r w:rsidRPr="001058B5">
        <w:rPr>
          <w:rFonts w:ascii="Arial" w:hAnsi="Arial" w:cs="Arial"/>
          <w:spacing w:val="-3"/>
        </w:rPr>
        <w:t xml:space="preserve">user, </w:t>
      </w:r>
      <w:r w:rsidRPr="001058B5">
        <w:rPr>
          <w:rFonts w:ascii="Arial" w:hAnsi="Arial" w:cs="Arial"/>
        </w:rPr>
        <w:t>the grant applies to the underlying object that the synonym represents, not to the synonym itself. For example, if user HR</w:t>
      </w:r>
      <w:r w:rsidRPr="001058B5">
        <w:rPr>
          <w:rFonts w:ascii="Arial" w:hAnsi="Arial" w:cs="Arial"/>
          <w:spacing w:val="-91"/>
        </w:rPr>
        <w:t xml:space="preserve"> </w:t>
      </w:r>
      <w:r w:rsidRPr="001058B5">
        <w:rPr>
          <w:rFonts w:ascii="Arial" w:hAnsi="Arial" w:cs="Arial"/>
        </w:rPr>
        <w:t>queries the ALL_TAB_PRIVS</w:t>
      </w:r>
      <w:r w:rsidRPr="001058B5">
        <w:rPr>
          <w:rFonts w:ascii="Arial" w:hAnsi="Arial" w:cs="Arial"/>
          <w:spacing w:val="-91"/>
        </w:rPr>
        <w:t xml:space="preserve"> </w:t>
      </w:r>
      <w:r w:rsidRPr="001058B5">
        <w:rPr>
          <w:rFonts w:ascii="Arial" w:hAnsi="Arial" w:cs="Arial"/>
        </w:rPr>
        <w:t>data dictionary view for his privileges, he will learn the following:</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11CC98F4" w14:textId="77777777" w:rsidR="008C539B" w:rsidRPr="001058B5" w:rsidRDefault="00C12992">
      <w:pPr>
        <w:pStyle w:val="BodyText"/>
        <w:spacing w:line="228" w:lineRule="auto"/>
        <w:ind w:left="1660" w:right="921"/>
        <w:rPr>
          <w:rFonts w:ascii="Arial" w:hAnsi="Arial" w:cs="Arial"/>
        </w:rPr>
      </w:pPr>
      <w:r w:rsidRPr="001058B5">
        <w:rPr>
          <w:rFonts w:ascii="Arial" w:hAnsi="Arial" w:cs="Arial"/>
        </w:rPr>
        <w:t>The results show that in addition to other privileges, he has the SELECT</w:t>
      </w:r>
      <w:r w:rsidRPr="001058B5">
        <w:rPr>
          <w:rFonts w:ascii="Arial" w:hAnsi="Arial" w:cs="Arial"/>
          <w:spacing w:val="-85"/>
        </w:rPr>
        <w:t xml:space="preserve"> </w:t>
      </w:r>
      <w:r w:rsidRPr="001058B5">
        <w:rPr>
          <w:rFonts w:ascii="Arial" w:hAnsi="Arial" w:cs="Arial"/>
        </w:rPr>
        <w:t xml:space="preserve">privilege for </w:t>
      </w:r>
      <w:r w:rsidRPr="001058B5">
        <w:rPr>
          <w:rFonts w:ascii="Arial" w:hAnsi="Arial" w:cs="Arial"/>
          <w:w w:val="95"/>
        </w:rPr>
        <w:t>the underlying object of the customer_syn</w:t>
      </w:r>
      <w:r w:rsidRPr="001058B5">
        <w:rPr>
          <w:rFonts w:ascii="Arial" w:hAnsi="Arial" w:cs="Arial"/>
          <w:spacing w:val="-76"/>
          <w:w w:val="95"/>
        </w:rPr>
        <w:t xml:space="preserve"> </w:t>
      </w:r>
      <w:r w:rsidRPr="001058B5">
        <w:rPr>
          <w:rFonts w:ascii="Arial" w:hAnsi="Arial" w:cs="Arial"/>
          <w:w w:val="95"/>
        </w:rPr>
        <w:t>synonym, which is the OE.CUSTOMER</w:t>
      </w:r>
      <w:r w:rsidRPr="001058B5">
        <w:rPr>
          <w:rFonts w:ascii="Arial" w:hAnsi="Arial" w:cs="Arial"/>
          <w:spacing w:val="-76"/>
          <w:w w:val="95"/>
        </w:rPr>
        <w:t xml:space="preserve"> </w:t>
      </w:r>
      <w:r w:rsidRPr="001058B5">
        <w:rPr>
          <w:rFonts w:ascii="Arial" w:hAnsi="Arial" w:cs="Arial"/>
          <w:w w:val="95"/>
        </w:rPr>
        <w:t>table.</w:t>
      </w:r>
    </w:p>
    <w:p w14:paraId="711475D2" w14:textId="77777777" w:rsidR="008C539B" w:rsidRPr="001058B5" w:rsidRDefault="00C12992">
      <w:pPr>
        <w:pStyle w:val="BodyText"/>
        <w:spacing w:before="112" w:line="246" w:lineRule="exact"/>
        <w:ind w:left="1660"/>
        <w:rPr>
          <w:rFonts w:ascii="Arial" w:hAnsi="Arial" w:cs="Arial"/>
        </w:rPr>
      </w:pPr>
      <w:r w:rsidRPr="001058B5">
        <w:rPr>
          <w:rFonts w:ascii="Arial" w:hAnsi="Arial" w:cs="Arial"/>
        </w:rPr>
        <w:t>At this point, if user OE</w:t>
      </w:r>
      <w:r w:rsidRPr="001058B5">
        <w:rPr>
          <w:rFonts w:ascii="Arial" w:hAnsi="Arial" w:cs="Arial"/>
          <w:spacing w:val="-85"/>
        </w:rPr>
        <w:t xml:space="preserve"> </w:t>
      </w:r>
      <w:r w:rsidRPr="001058B5">
        <w:rPr>
          <w:rFonts w:ascii="Arial" w:hAnsi="Arial" w:cs="Arial"/>
        </w:rPr>
        <w:t>then revokes the SELECT</w:t>
      </w:r>
      <w:r w:rsidRPr="001058B5">
        <w:rPr>
          <w:rFonts w:ascii="Arial" w:hAnsi="Arial" w:cs="Arial"/>
          <w:spacing w:val="-85"/>
        </w:rPr>
        <w:t xml:space="preserve"> </w:t>
      </w:r>
      <w:r w:rsidRPr="001058B5">
        <w:rPr>
          <w:rFonts w:ascii="Arial" w:hAnsi="Arial" w:cs="Arial"/>
        </w:rPr>
        <w:t>privilege on the customer_syn</w:t>
      </w:r>
    </w:p>
    <w:p w14:paraId="38F8E76F" w14:textId="77777777" w:rsidR="008C539B" w:rsidRPr="001058B5" w:rsidRDefault="00C12992">
      <w:pPr>
        <w:pStyle w:val="BodyText"/>
        <w:spacing w:line="246" w:lineRule="exact"/>
        <w:ind w:left="1660"/>
        <w:rPr>
          <w:rFonts w:ascii="Arial" w:hAnsi="Arial" w:cs="Arial"/>
        </w:rPr>
      </w:pPr>
      <w:r w:rsidRPr="001058B5">
        <w:rPr>
          <w:rFonts w:ascii="Arial" w:hAnsi="Arial" w:cs="Arial"/>
        </w:rPr>
        <w:t>synonym from HR, here are the results if HR</w:t>
      </w:r>
      <w:r w:rsidRPr="001058B5">
        <w:rPr>
          <w:rFonts w:ascii="Arial" w:hAnsi="Arial" w:cs="Arial"/>
          <w:spacing w:val="-107"/>
        </w:rPr>
        <w:t xml:space="preserve"> </w:t>
      </w:r>
      <w:r w:rsidRPr="001058B5">
        <w:rPr>
          <w:rFonts w:ascii="Arial" w:hAnsi="Arial" w:cs="Arial"/>
        </w:rPr>
        <w:t>checks his privileges again:</w:t>
      </w:r>
    </w:p>
    <w:p w14:paraId="3FD367C3" w14:textId="77777777" w:rsidR="008C539B" w:rsidRPr="001058B5" w:rsidRDefault="008C539B">
      <w:pPr>
        <w:pStyle w:val="BodyText"/>
        <w:spacing w:before="4" w:after="1"/>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2920FF46"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User</w:t>
      </w:r>
      <w:r w:rsidRPr="001058B5">
        <w:rPr>
          <w:rFonts w:ascii="Arial" w:hAnsi="Arial" w:cs="Arial"/>
          <w:spacing w:val="-23"/>
        </w:rPr>
        <w:t xml:space="preserve"> </w:t>
      </w:r>
      <w:r w:rsidRPr="001058B5">
        <w:rPr>
          <w:rFonts w:ascii="Arial" w:hAnsi="Arial" w:cs="Arial"/>
        </w:rPr>
        <w:t>HR</w:t>
      </w:r>
      <w:r w:rsidRPr="001058B5">
        <w:rPr>
          <w:rFonts w:ascii="Arial" w:hAnsi="Arial" w:cs="Arial"/>
          <w:spacing w:val="-97"/>
        </w:rPr>
        <w:t xml:space="preserve"> </w:t>
      </w:r>
      <w:r w:rsidRPr="001058B5">
        <w:rPr>
          <w:rFonts w:ascii="Arial" w:hAnsi="Arial" w:cs="Arial"/>
        </w:rPr>
        <w:t>no</w:t>
      </w:r>
      <w:r w:rsidRPr="001058B5">
        <w:rPr>
          <w:rFonts w:ascii="Arial" w:hAnsi="Arial" w:cs="Arial"/>
          <w:spacing w:val="-23"/>
        </w:rPr>
        <w:t xml:space="preserve"> </w:t>
      </w:r>
      <w:r w:rsidRPr="001058B5">
        <w:rPr>
          <w:rFonts w:ascii="Arial" w:hAnsi="Arial" w:cs="Arial"/>
        </w:rPr>
        <w:t>longer</w:t>
      </w:r>
      <w:r w:rsidRPr="001058B5">
        <w:rPr>
          <w:rFonts w:ascii="Arial" w:hAnsi="Arial" w:cs="Arial"/>
          <w:spacing w:val="-23"/>
        </w:rPr>
        <w:t xml:space="preserve"> </w:t>
      </w:r>
      <w:r w:rsidRPr="001058B5">
        <w:rPr>
          <w:rFonts w:ascii="Arial" w:hAnsi="Arial" w:cs="Arial"/>
        </w:rPr>
        <w:t>has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SELECT</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OE.CUSTOMER</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tries</w:t>
      </w:r>
      <w:r w:rsidRPr="001058B5">
        <w:rPr>
          <w:rFonts w:ascii="Arial" w:hAnsi="Arial" w:cs="Arial"/>
          <w:spacing w:val="-23"/>
        </w:rPr>
        <w:t xml:space="preserve"> </w:t>
      </w:r>
      <w:r w:rsidRPr="001058B5">
        <w:rPr>
          <w:rFonts w:ascii="Arial" w:hAnsi="Arial" w:cs="Arial"/>
        </w:rPr>
        <w:t>to query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OE.CUSTOMERS</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7"/>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following</w:t>
      </w:r>
      <w:r w:rsidRPr="001058B5">
        <w:rPr>
          <w:rFonts w:ascii="Arial" w:hAnsi="Arial" w:cs="Arial"/>
          <w:spacing w:val="-7"/>
        </w:rPr>
        <w:t xml:space="preserve"> </w:t>
      </w:r>
      <w:r w:rsidRPr="001058B5">
        <w:rPr>
          <w:rFonts w:ascii="Arial" w:hAnsi="Arial" w:cs="Arial"/>
        </w:rPr>
        <w:t>error</w:t>
      </w:r>
      <w:r w:rsidRPr="001058B5">
        <w:rPr>
          <w:rFonts w:ascii="Arial" w:hAnsi="Arial" w:cs="Arial"/>
          <w:spacing w:val="-7"/>
        </w:rPr>
        <w:t xml:space="preserve"> </w:t>
      </w:r>
      <w:r w:rsidRPr="001058B5">
        <w:rPr>
          <w:rFonts w:ascii="Arial" w:hAnsi="Arial" w:cs="Arial"/>
        </w:rPr>
        <w:t>appears:</w:t>
      </w:r>
    </w:p>
    <w:p w14:paraId="71EDEBCE"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77777777" w:rsidR="008C539B" w:rsidRPr="001058B5" w:rsidRDefault="00C12992">
      <w:pPr>
        <w:ind w:left="1660"/>
        <w:rPr>
          <w:rFonts w:ascii="Arial" w:hAnsi="Arial" w:cs="Arial"/>
          <w:sz w:val="18"/>
        </w:rPr>
      </w:pPr>
      <w:r w:rsidRPr="001058B5">
        <w:rPr>
          <w:rFonts w:ascii="Arial" w:hAnsi="Arial" w:cs="Arial"/>
          <w:w w:val="95"/>
          <w:sz w:val="18"/>
        </w:rPr>
        <w:t>ERROR at line 1:</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28913226" w14:textId="77777777" w:rsidR="008C539B" w:rsidRPr="001058B5" w:rsidRDefault="00C12992">
      <w:pPr>
        <w:pStyle w:val="Heading4"/>
        <w:spacing w:before="109"/>
        <w:ind w:left="100"/>
      </w:pPr>
      <w:bookmarkStart w:id="643" w:name="Managing_Table_Privileges"/>
      <w:bookmarkStart w:id="644" w:name="_bookmark728"/>
      <w:bookmarkEnd w:id="643"/>
      <w:bookmarkEnd w:id="644"/>
      <w:r w:rsidRPr="001058B5">
        <w:t>Managing Table Pri</w:t>
      </w:r>
      <w:bookmarkStart w:id="645" w:name="_bookmark729"/>
      <w:bookmarkEnd w:id="645"/>
      <w:r w:rsidRPr="001058B5">
        <w:t>vileges</w:t>
      </w:r>
    </w:p>
    <w:p w14:paraId="653D998B"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Object privileges for tables enable table security at the DML (data manipulation language) or DDL (data definition language) level of operation.</w:t>
      </w:r>
    </w:p>
    <w:p w14:paraId="07385D1D" w14:textId="77777777" w:rsidR="008C539B" w:rsidRPr="001058B5" w:rsidRDefault="00C12992">
      <w:pPr>
        <w:pStyle w:val="BodyText"/>
        <w:spacing w:before="112"/>
        <w:ind w:left="1660"/>
        <w:rPr>
          <w:rFonts w:ascii="Arial" w:hAnsi="Arial" w:cs="Arial"/>
        </w:rPr>
      </w:pPr>
      <w:r w:rsidRPr="001058B5">
        <w:rPr>
          <w:rFonts w:ascii="Arial" w:hAnsi="Arial" w:cs="Arial"/>
        </w:rPr>
        <w:t>The following sections discuss table privileges and DML and DDL operations:</w:t>
      </w:r>
    </w:p>
    <w:p w14:paraId="1858DF6E" w14:textId="77777777" w:rsidR="008C539B" w:rsidRPr="001058B5" w:rsidRDefault="008D1AB8" w:rsidP="006F7931">
      <w:pPr>
        <w:pStyle w:val="ListParagraph"/>
        <w:numPr>
          <w:ilvl w:val="1"/>
          <w:numId w:val="137"/>
        </w:numPr>
        <w:tabs>
          <w:tab w:val="left" w:pos="2020"/>
        </w:tabs>
        <w:spacing w:before="113"/>
        <w:ind w:hanging="359"/>
        <w:rPr>
          <w:rFonts w:ascii="Arial" w:hAnsi="Arial" w:cs="Arial"/>
          <w:sz w:val="20"/>
        </w:rPr>
      </w:pPr>
      <w:hyperlink w:anchor="_bookmark730"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Manipulation Language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Operations</w:t>
        </w:r>
      </w:hyperlink>
    </w:p>
    <w:p w14:paraId="248033CA"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733"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Definition Language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Operations</w:t>
        </w:r>
      </w:hyperlink>
    </w:p>
    <w:p w14:paraId="654F8208" w14:textId="77777777" w:rsidR="008C539B" w:rsidRPr="001058B5" w:rsidRDefault="008C539B">
      <w:pPr>
        <w:pStyle w:val="BodyText"/>
        <w:spacing w:before="1"/>
        <w:rPr>
          <w:rFonts w:ascii="Arial" w:hAnsi="Arial" w:cs="Arial"/>
          <w:sz w:val="23"/>
        </w:rPr>
      </w:pPr>
    </w:p>
    <w:p w14:paraId="363C48D8" w14:textId="77777777" w:rsidR="008C539B" w:rsidRPr="001058B5" w:rsidRDefault="00C12992">
      <w:pPr>
        <w:pStyle w:val="Heading6"/>
        <w:ind w:left="1660"/>
      </w:pPr>
      <w:bookmarkStart w:id="646" w:name="How_Table_Privileges_Affect_Data_Manipul"/>
      <w:bookmarkStart w:id="647" w:name="_bookmark730"/>
      <w:bookmarkStart w:id="648" w:name="_bookmark731"/>
      <w:bookmarkEnd w:id="646"/>
      <w:bookmarkEnd w:id="647"/>
      <w:bookmarkEnd w:id="648"/>
      <w:r w:rsidRPr="001058B5">
        <w:t>How Ta</w:t>
      </w:r>
      <w:bookmarkStart w:id="649" w:name="_bookmark732"/>
      <w:bookmarkEnd w:id="649"/>
      <w:r w:rsidRPr="001058B5">
        <w:t>ble Privileges Affect Data Manipulation Language Operations</w:t>
      </w:r>
    </w:p>
    <w:p w14:paraId="41C35B70" w14:textId="77777777" w:rsidR="008C539B" w:rsidRPr="001058B5" w:rsidRDefault="00C12992">
      <w:pPr>
        <w:pStyle w:val="BodyText"/>
        <w:spacing w:before="58" w:line="230" w:lineRule="auto"/>
        <w:ind w:left="1660" w:right="848" w:hanging="1"/>
        <w:rPr>
          <w:rFonts w:ascii="Arial" w:hAnsi="Arial" w:cs="Arial"/>
        </w:rPr>
      </w:pPr>
      <w:r w:rsidRPr="001058B5">
        <w:rPr>
          <w:rFonts w:ascii="Arial" w:hAnsi="Arial" w:cs="Arial"/>
        </w:rPr>
        <w:t>You can grant privileges to use the DELETE, INSERT, SELECT, and UPDATE DML operations on a table or view. Grant these privileges only to users and roles that need to query or manipulate data in a table.</w:t>
      </w:r>
    </w:p>
    <w:p w14:paraId="7E97B0C6" w14:textId="77777777" w:rsidR="008C539B" w:rsidRPr="001058B5" w:rsidRDefault="00C12992">
      <w:pPr>
        <w:pStyle w:val="BodyText"/>
        <w:spacing w:before="122"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2"/>
        </w:rPr>
        <w:t xml:space="preserve"> </w:t>
      </w:r>
      <w:r w:rsidRPr="001058B5">
        <w:rPr>
          <w:rFonts w:ascii="Arial" w:hAnsi="Arial" w:cs="Arial"/>
        </w:rPr>
        <w:t>columns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 table.</w:t>
      </w:r>
      <w:r w:rsidRPr="001058B5">
        <w:rPr>
          <w:rFonts w:ascii="Arial" w:hAnsi="Arial" w:cs="Arial"/>
          <w:spacing w:val="-10"/>
        </w:rPr>
        <w:t xml:space="preserve"> </w:t>
      </w:r>
      <w:r w:rsidRPr="001058B5">
        <w:rPr>
          <w:rFonts w:ascii="Arial" w:hAnsi="Arial" w:cs="Arial"/>
          <w:spacing w:val="-3"/>
        </w:rPr>
        <w:t>With</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selective</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privileged</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row</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 xml:space="preserve">values for the selected columns. All other columns receive NULL or the default value of the column. </w:t>
      </w:r>
      <w:r w:rsidRPr="001058B5">
        <w:rPr>
          <w:rFonts w:ascii="Arial" w:hAnsi="Arial" w:cs="Arial"/>
          <w:spacing w:val="-3"/>
        </w:rPr>
        <w:t xml:space="preserve">With </w:t>
      </w:r>
      <w:r w:rsidRPr="001058B5">
        <w:rPr>
          <w:rFonts w:ascii="Arial" w:hAnsi="Arial" w:cs="Arial"/>
        </w:rPr>
        <w:t>a selective UPDATE privilege, a user can update only specific column values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spacing w:val="-6"/>
        </w:rPr>
        <w:t>row.</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selective</w:t>
      </w:r>
      <w:r w:rsidRPr="001058B5">
        <w:rPr>
          <w:rFonts w:ascii="Arial" w:hAnsi="Arial" w:cs="Arial"/>
          <w:spacing w:val="-9"/>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user access to sensitive</w:t>
      </w:r>
      <w:r w:rsidRPr="001058B5">
        <w:rPr>
          <w:rFonts w:ascii="Arial" w:hAnsi="Arial" w:cs="Arial"/>
          <w:spacing w:val="-1"/>
        </w:rPr>
        <w:t xml:space="preserve"> </w:t>
      </w:r>
      <w:r w:rsidRPr="001058B5">
        <w:rPr>
          <w:rFonts w:ascii="Arial" w:hAnsi="Arial" w:cs="Arial"/>
        </w:rPr>
        <w:t>data.</w:t>
      </w:r>
    </w:p>
    <w:p w14:paraId="1C659B03" w14:textId="77777777" w:rsidR="008C539B" w:rsidRPr="001058B5" w:rsidRDefault="00C12992">
      <w:pPr>
        <w:pStyle w:val="BodyText"/>
        <w:spacing w:before="125" w:line="228" w:lineRule="auto"/>
        <w:ind w:left="1659" w:right="848"/>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9"/>
        </w:rPr>
        <w:t xml:space="preserve"> </w:t>
      </w:r>
      <w:r w:rsidRPr="001058B5">
        <w:rPr>
          <w:rFonts w:ascii="Arial" w:hAnsi="Arial" w:cs="Arial"/>
        </w:rPr>
        <w:t>do</w:t>
      </w:r>
      <w:r w:rsidRPr="001058B5">
        <w:rPr>
          <w:rFonts w:ascii="Arial" w:hAnsi="Arial" w:cs="Arial"/>
          <w:spacing w:val="-9"/>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want</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entry</w:t>
      </w:r>
      <w:r w:rsidRPr="001058B5">
        <w:rPr>
          <w:rFonts w:ascii="Arial" w:hAnsi="Arial" w:cs="Arial"/>
          <w:spacing w:val="-8"/>
        </w:rPr>
        <w:t xml:space="preserve"> </w:t>
      </w:r>
      <w:r w:rsidRPr="001058B5">
        <w:rPr>
          <w:rFonts w:ascii="Arial" w:hAnsi="Arial" w:cs="Arial"/>
        </w:rPr>
        <w:t>users</w:t>
      </w:r>
      <w:r w:rsidRPr="001058B5">
        <w:rPr>
          <w:rFonts w:ascii="Arial" w:hAnsi="Arial" w:cs="Arial"/>
          <w:spacing w:val="-8"/>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alter</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salary</w:t>
      </w:r>
      <w:r w:rsidRPr="001058B5">
        <w:rPr>
          <w:rFonts w:ascii="Arial" w:hAnsi="Arial" w:cs="Arial"/>
          <w:spacing w:val="-84"/>
        </w:rPr>
        <w:t xml:space="preserve"> </w:t>
      </w:r>
      <w:r w:rsidRPr="001058B5">
        <w:rPr>
          <w:rFonts w:ascii="Arial" w:hAnsi="Arial" w:cs="Arial"/>
        </w:rPr>
        <w:t>column</w:t>
      </w:r>
      <w:r w:rsidRPr="001058B5">
        <w:rPr>
          <w:rFonts w:ascii="Arial" w:hAnsi="Arial" w:cs="Arial"/>
          <w:spacing w:val="-9"/>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the employees</w:t>
      </w:r>
      <w:r w:rsidRPr="001058B5">
        <w:rPr>
          <w:rFonts w:ascii="Arial" w:hAnsi="Arial" w:cs="Arial"/>
          <w:spacing w:val="-96"/>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selective</w:t>
      </w:r>
      <w:r w:rsidRPr="001058B5">
        <w:rPr>
          <w:rFonts w:ascii="Arial" w:hAnsi="Arial" w:cs="Arial"/>
          <w:spacing w:val="-22"/>
        </w:rPr>
        <w:t xml:space="preserve"> </w:t>
      </w:r>
      <w:r w:rsidRPr="001058B5">
        <w:rPr>
          <w:rFonts w:ascii="Arial" w:hAnsi="Arial" w:cs="Arial"/>
        </w:rPr>
        <w:t>INSERT</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UPDATE</w:t>
      </w:r>
      <w:r w:rsidRPr="001058B5">
        <w:rPr>
          <w:rFonts w:ascii="Arial" w:hAnsi="Arial" w:cs="Arial"/>
          <w:spacing w:val="-96"/>
        </w:rPr>
        <w:t xml:space="preserve"> </w:t>
      </w:r>
      <w:r w:rsidRPr="001058B5">
        <w:rPr>
          <w:rFonts w:ascii="Arial" w:hAnsi="Arial" w:cs="Arial"/>
        </w:rPr>
        <w:t>privileges</w:t>
      </w:r>
      <w:r w:rsidRPr="001058B5">
        <w:rPr>
          <w:rFonts w:ascii="Arial" w:hAnsi="Arial" w:cs="Arial"/>
          <w:spacing w:val="-22"/>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that exclude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2"/>
        </w:rPr>
        <w:t xml:space="preserve"> </w:t>
      </w:r>
      <w:r w:rsidRPr="001058B5">
        <w:rPr>
          <w:rFonts w:ascii="Arial" w:hAnsi="Arial" w:cs="Arial"/>
        </w:rPr>
        <w:t>Alternatively,</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view</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excludes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7"/>
        </w:rPr>
        <w:t xml:space="preserve"> </w:t>
      </w:r>
      <w:r w:rsidRPr="001058B5">
        <w:rPr>
          <w:rFonts w:ascii="Arial" w:hAnsi="Arial" w:cs="Arial"/>
        </w:rPr>
        <w:t>column could satisfy this need for additional</w:t>
      </w:r>
      <w:r w:rsidRPr="001058B5">
        <w:rPr>
          <w:rFonts w:ascii="Arial" w:hAnsi="Arial" w:cs="Arial"/>
          <w:spacing w:val="-3"/>
        </w:rPr>
        <w:t xml:space="preserve"> security.</w:t>
      </w:r>
    </w:p>
    <w:p w14:paraId="00F877F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71F0935" w14:textId="77777777" w:rsidR="008C539B" w:rsidRPr="001058B5" w:rsidRDefault="008C539B">
      <w:pPr>
        <w:pStyle w:val="BodyText"/>
        <w:spacing w:before="8"/>
        <w:rPr>
          <w:rFonts w:ascii="Arial" w:hAnsi="Arial" w:cs="Arial"/>
          <w:sz w:val="29"/>
        </w:rPr>
      </w:pPr>
    </w:p>
    <w:p w14:paraId="5CB12539" w14:textId="77777777" w:rsidR="008C539B" w:rsidRPr="001058B5" w:rsidRDefault="00C12992">
      <w:pPr>
        <w:spacing w:before="99"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 about DML operations</w:t>
      </w:r>
    </w:p>
    <w:p w14:paraId="12EDE163" w14:textId="77777777" w:rsidR="008C539B" w:rsidRPr="001058B5" w:rsidRDefault="008C539B">
      <w:pPr>
        <w:pStyle w:val="BodyText"/>
        <w:spacing w:before="2"/>
        <w:rPr>
          <w:rFonts w:ascii="Arial" w:hAnsi="Arial" w:cs="Arial"/>
        </w:rPr>
      </w:pPr>
    </w:p>
    <w:p w14:paraId="4AEC5919" w14:textId="77777777" w:rsidR="008C539B" w:rsidRPr="001058B5" w:rsidRDefault="00C12992">
      <w:pPr>
        <w:pStyle w:val="Heading6"/>
      </w:pPr>
      <w:bookmarkStart w:id="650" w:name="How_Table_Privileges_Affect_Data_Definit"/>
      <w:bookmarkStart w:id="651" w:name="_bookmark733"/>
      <w:bookmarkEnd w:id="650"/>
      <w:bookmarkEnd w:id="651"/>
      <w:r w:rsidRPr="001058B5">
        <w:t>How Table Privileges Affect Data Definition Language Operations</w:t>
      </w:r>
    </w:p>
    <w:p w14:paraId="6822EE85" w14:textId="77777777" w:rsidR="008C539B" w:rsidRPr="001058B5" w:rsidRDefault="00C12992">
      <w:pPr>
        <w:pStyle w:val="BodyText"/>
        <w:spacing w:before="57" w:line="230" w:lineRule="auto"/>
        <w:ind w:left="2260" w:right="374" w:hanging="1"/>
        <w:jc w:val="both"/>
        <w:rPr>
          <w:rFonts w:ascii="Arial" w:hAnsi="Arial" w:cs="Arial"/>
        </w:rPr>
      </w:pPr>
      <w:r w:rsidRPr="001058B5">
        <w:rPr>
          <w:rFonts w:ascii="Arial" w:hAnsi="Arial" w:cs="Arial"/>
        </w:rPr>
        <w:t>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32"/>
        </w:rPr>
        <w:t xml:space="preserve"> </w:t>
      </w:r>
      <w:r w:rsidRPr="001058B5">
        <w:rPr>
          <w:rFonts w:ascii="Arial" w:hAnsi="Arial" w:cs="Arial"/>
        </w:rPr>
        <w:t>INDEX,</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allow</w:t>
      </w:r>
      <w:r w:rsidRPr="001058B5">
        <w:rPr>
          <w:rFonts w:ascii="Arial" w:hAnsi="Arial" w:cs="Arial"/>
          <w:spacing w:val="-32"/>
        </w:rPr>
        <w:t xml:space="preserve"> </w:t>
      </w:r>
      <w:r w:rsidRPr="001058B5">
        <w:rPr>
          <w:rFonts w:ascii="Arial" w:hAnsi="Arial" w:cs="Arial"/>
        </w:rPr>
        <w:t>DDL</w:t>
      </w:r>
      <w:r w:rsidRPr="001058B5">
        <w:rPr>
          <w:rFonts w:ascii="Arial" w:hAnsi="Arial" w:cs="Arial"/>
          <w:spacing w:val="-32"/>
        </w:rPr>
        <w:t xml:space="preserve"> </w:t>
      </w:r>
      <w:r w:rsidRPr="001058B5">
        <w:rPr>
          <w:rFonts w:ascii="Arial" w:hAnsi="Arial" w:cs="Arial"/>
        </w:rPr>
        <w:t>operations</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performed on a table. Because these privileges allow other users to alter or create dependencies on a table, you should grant these privileges</w:t>
      </w:r>
      <w:r w:rsidRPr="001058B5">
        <w:rPr>
          <w:rFonts w:ascii="Arial" w:hAnsi="Arial" w:cs="Arial"/>
          <w:spacing w:val="-12"/>
        </w:rPr>
        <w:t xml:space="preserve"> </w:t>
      </w:r>
      <w:r w:rsidRPr="001058B5">
        <w:rPr>
          <w:rFonts w:ascii="Arial" w:hAnsi="Arial" w:cs="Arial"/>
        </w:rPr>
        <w:t>conservatively.</w:t>
      </w:r>
    </w:p>
    <w:p w14:paraId="1F254760" w14:textId="77777777" w:rsidR="008C539B" w:rsidRPr="001058B5" w:rsidRDefault="00C12992">
      <w:pPr>
        <w:pStyle w:val="BodyText"/>
        <w:spacing w:before="119" w:line="232" w:lineRule="auto"/>
        <w:ind w:left="2259" w:right="102"/>
        <w:rPr>
          <w:rFonts w:ascii="Arial" w:hAnsi="Arial" w:cs="Arial"/>
        </w:rPr>
      </w:pPr>
      <w:r w:rsidRPr="001058B5">
        <w:rPr>
          <w:rFonts w:ascii="Arial" w:hAnsi="Arial" w:cs="Arial"/>
        </w:rPr>
        <w:t>A user attempting to perform a DDL operation on a table may need additional system or object privileges. For example, to create a trigger on a table, the user requires both</w:t>
      </w:r>
      <w:bookmarkStart w:id="652" w:name="_bookmark734"/>
      <w:bookmarkEnd w:id="652"/>
      <w:r w:rsidRPr="001058B5">
        <w:rPr>
          <w:rFonts w:ascii="Arial" w:hAnsi="Arial" w:cs="Arial"/>
        </w:rPr>
        <w:t xml:space="preserve"> 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102"/>
        </w:rPr>
        <w:t xml:space="preserve"> </w:t>
      </w:r>
      <w:r w:rsidRPr="001058B5">
        <w:rPr>
          <w:rFonts w:ascii="Arial" w:hAnsi="Arial" w:cs="Arial"/>
        </w:rPr>
        <w:t>TABLE</w:t>
      </w:r>
      <w:r w:rsidRPr="001058B5">
        <w:rPr>
          <w:rFonts w:ascii="Arial" w:hAnsi="Arial" w:cs="Arial"/>
          <w:spacing w:val="-104"/>
        </w:rPr>
        <w:t xml:space="preserve"> </w:t>
      </w:r>
      <w:r w:rsidRPr="001058B5">
        <w:rPr>
          <w:rFonts w:ascii="Arial" w:hAnsi="Arial" w:cs="Arial"/>
        </w:rPr>
        <w:t>object</w:t>
      </w:r>
      <w:r w:rsidRPr="001058B5">
        <w:rPr>
          <w:rFonts w:ascii="Arial" w:hAnsi="Arial" w:cs="Arial"/>
          <w:spacing w:val="-32"/>
        </w:rPr>
        <w:t xml:space="preserve"> </w:t>
      </w:r>
      <w:r w:rsidRPr="001058B5">
        <w:rPr>
          <w:rFonts w:ascii="Arial" w:hAnsi="Arial" w:cs="Arial"/>
        </w:rPr>
        <w:t>privilege</w:t>
      </w:r>
      <w:r w:rsidRPr="001058B5">
        <w:rPr>
          <w:rFonts w:ascii="Arial" w:hAnsi="Arial" w:cs="Arial"/>
          <w:spacing w:val="-32"/>
        </w:rPr>
        <w:t xml:space="preserve"> </w:t>
      </w:r>
      <w:r w:rsidRPr="001058B5">
        <w:rPr>
          <w:rFonts w:ascii="Arial" w:hAnsi="Arial" w:cs="Arial"/>
        </w:rPr>
        <w:t>for</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CREATE</w:t>
      </w:r>
      <w:r w:rsidRPr="001058B5">
        <w:rPr>
          <w:rFonts w:ascii="Arial" w:hAnsi="Arial" w:cs="Arial"/>
          <w:spacing w:val="-102"/>
        </w:rPr>
        <w:t xml:space="preserve"> </w:t>
      </w:r>
      <w:r w:rsidRPr="001058B5">
        <w:rPr>
          <w:rFonts w:ascii="Arial" w:hAnsi="Arial" w:cs="Arial"/>
        </w:rPr>
        <w:t>TRIGGER</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w:t>
      </w:r>
    </w:p>
    <w:p w14:paraId="742FE64B" w14:textId="77777777" w:rsidR="008C539B" w:rsidRPr="001058B5" w:rsidRDefault="00C12992">
      <w:pPr>
        <w:pStyle w:val="BodyText"/>
        <w:spacing w:before="115" w:line="230" w:lineRule="auto"/>
        <w:ind w:left="2259" w:right="102"/>
        <w:rPr>
          <w:rFonts w:ascii="Arial" w:hAnsi="Arial" w:cs="Arial"/>
        </w:rPr>
      </w:pPr>
      <w:r w:rsidRPr="001058B5">
        <w:rPr>
          <w:rFonts w:ascii="Arial" w:hAnsi="Arial" w:cs="Arial"/>
        </w:rPr>
        <w:t>As</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INSERT</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privileges,</w:t>
      </w:r>
      <w:r w:rsidRPr="001058B5">
        <w:rPr>
          <w:rFonts w:ascii="Arial" w:hAnsi="Arial" w:cs="Arial"/>
          <w:spacing w:val="-26"/>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REFERENCES</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 specific columns of a table. The REFERENCES privilege enables the grantee to use the table on which the grant is made as a parent key to any foreign keys that the grantee wishes to create in his or her own tables. This action is controlled with a special privilege</w:t>
      </w:r>
      <w:r w:rsidRPr="001058B5">
        <w:rPr>
          <w:rFonts w:ascii="Arial" w:hAnsi="Arial" w:cs="Arial"/>
          <w:spacing w:val="-8"/>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presence</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foreign</w:t>
      </w:r>
      <w:r w:rsidRPr="001058B5">
        <w:rPr>
          <w:rFonts w:ascii="Arial" w:hAnsi="Arial" w:cs="Arial"/>
          <w:spacing w:val="-8"/>
        </w:rPr>
        <w:t xml:space="preserve"> </w:t>
      </w:r>
      <w:r w:rsidRPr="001058B5">
        <w:rPr>
          <w:rFonts w:ascii="Arial" w:hAnsi="Arial" w:cs="Arial"/>
        </w:rPr>
        <w:t>keys</w:t>
      </w:r>
      <w:r w:rsidRPr="001058B5">
        <w:rPr>
          <w:rFonts w:ascii="Arial" w:hAnsi="Arial" w:cs="Arial"/>
          <w:spacing w:val="-8"/>
        </w:rPr>
        <w:t xml:space="preserve"> </w:t>
      </w:r>
      <w:r w:rsidRPr="001058B5">
        <w:rPr>
          <w:rFonts w:ascii="Arial" w:hAnsi="Arial" w:cs="Arial"/>
        </w:rPr>
        <w:t>restricts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manipulation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table alterations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be</w:t>
      </w:r>
      <w:r w:rsidRPr="001058B5">
        <w:rPr>
          <w:rFonts w:ascii="Arial" w:hAnsi="Arial" w:cs="Arial"/>
          <w:spacing w:val="-15"/>
        </w:rPr>
        <w:t xml:space="preserve"> </w:t>
      </w:r>
      <w:r w:rsidRPr="001058B5">
        <w:rPr>
          <w:rFonts w:ascii="Arial" w:hAnsi="Arial" w:cs="Arial"/>
        </w:rPr>
        <w:t>done</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parent</w:t>
      </w:r>
      <w:r w:rsidRPr="001058B5">
        <w:rPr>
          <w:rFonts w:ascii="Arial" w:hAnsi="Arial" w:cs="Arial"/>
          <w:spacing w:val="-15"/>
        </w:rPr>
        <w:t xml:space="preserve"> </w:t>
      </w:r>
      <w:r w:rsidRPr="001058B5">
        <w:rPr>
          <w:rFonts w:ascii="Arial" w:hAnsi="Arial" w:cs="Arial"/>
          <w:spacing w:val="-6"/>
        </w:rPr>
        <w:t>key.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column-specific</w:t>
      </w:r>
      <w:r w:rsidRPr="001058B5">
        <w:rPr>
          <w:rFonts w:ascii="Arial" w:hAnsi="Arial" w:cs="Arial"/>
          <w:spacing w:val="-15"/>
        </w:rPr>
        <w:t xml:space="preserve"> </w:t>
      </w:r>
      <w:r w:rsidRPr="001058B5">
        <w:rPr>
          <w:rFonts w:ascii="Arial" w:hAnsi="Arial" w:cs="Arial"/>
        </w:rPr>
        <w:t>REFERENCES</w:t>
      </w:r>
      <w:r w:rsidRPr="001058B5">
        <w:rPr>
          <w:rFonts w:ascii="Arial" w:hAnsi="Arial" w:cs="Arial"/>
          <w:spacing w:val="-90"/>
        </w:rPr>
        <w:t xml:space="preserve"> </w:t>
      </w:r>
      <w:r w:rsidRPr="001058B5">
        <w:rPr>
          <w:rFonts w:ascii="Arial" w:hAnsi="Arial" w:cs="Arial"/>
        </w:rPr>
        <w:t>privilege restricts the grantee to using the named columns (which, of course, must include at least one primary or unique key of the parent</w:t>
      </w:r>
      <w:r w:rsidRPr="001058B5">
        <w:rPr>
          <w:rFonts w:ascii="Arial" w:hAnsi="Arial" w:cs="Arial"/>
          <w:spacing w:val="-4"/>
        </w:rPr>
        <w:t xml:space="preserve"> </w:t>
      </w:r>
      <w:r w:rsidRPr="001058B5">
        <w:rPr>
          <w:rFonts w:ascii="Arial" w:hAnsi="Arial" w:cs="Arial"/>
        </w:rPr>
        <w:t>table).</w:t>
      </w:r>
    </w:p>
    <w:p w14:paraId="6CA2C2D4" w14:textId="77777777" w:rsidR="008C539B" w:rsidRPr="001058B5" w:rsidRDefault="00C12992">
      <w:pPr>
        <w:spacing w:before="212" w:line="232" w:lineRule="auto"/>
        <w:ind w:left="2980" w:right="1456" w:hanging="1"/>
        <w:rPr>
          <w:rFonts w:ascii="Arial" w:hAnsi="Arial" w:cs="Arial"/>
          <w:sz w:val="20"/>
        </w:rPr>
      </w:pPr>
      <w:r w:rsidRPr="001058B5">
        <w:rPr>
          <w:rFonts w:ascii="Arial" w:hAnsi="Arial" w:cs="Arial"/>
          <w:b/>
          <w:sz w:val="19"/>
        </w:rPr>
        <w:t xml:space="preserve">See Also: </w:t>
      </w:r>
      <w:r w:rsidRPr="001058B5">
        <w:rPr>
          <w:rFonts w:ascii="Arial" w:hAnsi="Arial" w:cs="Arial"/>
          <w:sz w:val="20"/>
        </w:rPr>
        <w:t xml:space="preserve">"Data Integrity" in </w:t>
      </w:r>
      <w:r w:rsidRPr="001058B5">
        <w:rPr>
          <w:rFonts w:ascii="Arial" w:hAnsi="Arial" w:cs="Arial"/>
          <w:i/>
          <w:sz w:val="20"/>
        </w:rPr>
        <w:t xml:space="preserve">Oracle Database Concepts </w:t>
      </w:r>
      <w:r w:rsidRPr="001058B5">
        <w:rPr>
          <w:rFonts w:ascii="Arial" w:hAnsi="Arial" w:cs="Arial"/>
          <w:sz w:val="20"/>
        </w:rPr>
        <w:t>for more information about primary keys, unique keys, and integrity constraints</w:t>
      </w:r>
    </w:p>
    <w:p w14:paraId="3B193B53" w14:textId="77777777" w:rsidR="008C539B" w:rsidRPr="001058B5" w:rsidRDefault="008C539B">
      <w:pPr>
        <w:pStyle w:val="BodyText"/>
        <w:spacing w:before="10"/>
        <w:rPr>
          <w:rFonts w:ascii="Arial" w:hAnsi="Arial" w:cs="Arial"/>
        </w:rPr>
      </w:pPr>
    </w:p>
    <w:p w14:paraId="52059FD1" w14:textId="77777777" w:rsidR="008C539B" w:rsidRPr="001058B5" w:rsidRDefault="00C12992">
      <w:pPr>
        <w:pStyle w:val="Heading4"/>
      </w:pPr>
      <w:bookmarkStart w:id="653" w:name="Managing_View_Privileges"/>
      <w:bookmarkStart w:id="654" w:name="_bookmark735"/>
      <w:bookmarkEnd w:id="653"/>
      <w:bookmarkEnd w:id="654"/>
      <w:r w:rsidRPr="001058B5">
        <w:t>Managing View Privileges</w:t>
      </w:r>
    </w:p>
    <w:p w14:paraId="3CD0E566"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34FD570B"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36" w:history="1">
        <w:r w:rsidR="00C12992" w:rsidRPr="001058B5">
          <w:rPr>
            <w:rFonts w:ascii="Arial" w:hAnsi="Arial" w:cs="Arial"/>
            <w:color w:val="0000CC"/>
            <w:sz w:val="20"/>
          </w:rPr>
          <w:t xml:space="preserve">About </w:t>
        </w:r>
        <w:r w:rsidR="00C12992" w:rsidRPr="001058B5">
          <w:rPr>
            <w:rFonts w:ascii="Arial" w:hAnsi="Arial" w:cs="Arial"/>
            <w:color w:val="0000CC"/>
            <w:spacing w:val="-3"/>
            <w:sz w:val="20"/>
          </w:rPr>
          <w:t>View</w:t>
        </w:r>
        <w:r w:rsidR="00C12992" w:rsidRPr="001058B5">
          <w:rPr>
            <w:rFonts w:ascii="Arial" w:hAnsi="Arial" w:cs="Arial"/>
            <w:color w:val="0000CC"/>
            <w:sz w:val="20"/>
          </w:rPr>
          <w:t xml:space="preserve"> Privileges</w:t>
        </w:r>
      </w:hyperlink>
    </w:p>
    <w:p w14:paraId="7601046E"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39" w:history="1">
        <w:r w:rsidR="00C12992" w:rsidRPr="001058B5">
          <w:rPr>
            <w:rFonts w:ascii="Arial" w:hAnsi="Arial" w:cs="Arial"/>
            <w:color w:val="0000CC"/>
            <w:sz w:val="20"/>
          </w:rPr>
          <w:t>Privileges Required to Create</w:t>
        </w:r>
        <w:r w:rsidR="00C12992" w:rsidRPr="001058B5">
          <w:rPr>
            <w:rFonts w:ascii="Arial" w:hAnsi="Arial" w:cs="Arial"/>
            <w:color w:val="0000CC"/>
            <w:spacing w:val="-3"/>
            <w:sz w:val="20"/>
          </w:rPr>
          <w:t xml:space="preserve"> Views</w:t>
        </w:r>
      </w:hyperlink>
    </w:p>
    <w:p w14:paraId="2013DC16"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42" w:history="1">
        <w:r w:rsidR="00C12992" w:rsidRPr="001058B5">
          <w:rPr>
            <w:rFonts w:ascii="Arial" w:hAnsi="Arial" w:cs="Arial"/>
            <w:color w:val="0000CC"/>
            <w:sz w:val="20"/>
          </w:rPr>
          <w:t xml:space="preserve">Increasing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Security with</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4EEEFAA" w14:textId="77777777" w:rsidR="008C539B" w:rsidRPr="001058B5" w:rsidRDefault="008C539B">
      <w:pPr>
        <w:pStyle w:val="BodyText"/>
        <w:spacing w:before="2"/>
        <w:rPr>
          <w:rFonts w:ascii="Arial" w:hAnsi="Arial" w:cs="Arial"/>
          <w:sz w:val="23"/>
        </w:rPr>
      </w:pPr>
    </w:p>
    <w:p w14:paraId="4D6D2506" w14:textId="77777777" w:rsidR="008C539B" w:rsidRPr="001058B5" w:rsidRDefault="00C12992">
      <w:pPr>
        <w:pStyle w:val="Heading6"/>
      </w:pPr>
      <w:bookmarkStart w:id="655" w:name="About_View_Privileges"/>
      <w:bookmarkStart w:id="656" w:name="_bookmark736"/>
      <w:bookmarkStart w:id="657" w:name="_bookmark737"/>
      <w:bookmarkEnd w:id="655"/>
      <w:bookmarkEnd w:id="656"/>
      <w:bookmarkEnd w:id="657"/>
      <w:r w:rsidRPr="001058B5">
        <w:t>About View Privileges</w:t>
      </w:r>
    </w:p>
    <w:p w14:paraId="6F322FF8" w14:textId="77777777" w:rsidR="008C539B" w:rsidRPr="001058B5" w:rsidRDefault="00C12992">
      <w:pPr>
        <w:pStyle w:val="BodyText"/>
        <w:spacing w:before="56" w:line="232" w:lineRule="auto"/>
        <w:ind w:left="2259" w:right="162"/>
        <w:rPr>
          <w:rFonts w:ascii="Arial" w:hAnsi="Arial" w:cs="Arial"/>
        </w:rPr>
      </w:pPr>
      <w:r w:rsidRPr="001058B5">
        <w:rPr>
          <w:rFonts w:ascii="Arial" w:hAnsi="Arial" w:cs="Arial"/>
        </w:rPr>
        <w:t xml:space="preserve">A </w:t>
      </w:r>
      <w:r w:rsidRPr="001058B5">
        <w:rPr>
          <w:rFonts w:ascii="Arial" w:hAnsi="Arial" w:cs="Arial"/>
          <w:b/>
        </w:rPr>
        <w:t xml:space="preserve">view </w:t>
      </w:r>
      <w:r w:rsidRPr="001058B5">
        <w:rPr>
          <w:rFonts w:ascii="Arial" w:hAnsi="Arial" w:cs="Arial"/>
        </w:rPr>
        <w:t xml:space="preserve">is a presentation of data selected from one or more tables, possibly including other views. A view shows the structure of the underlying tables. Its selected data can be thought of as the result of a stored query. A view contains no actual data but rather derives what it shows from the tables and views on which it is based. You can query a view, and change the data it represents. Data in a view can be updated or deleted, and new data inserted. These operations directly alter the tables on which the view is based, and are subject to the integrity constraints and triggers </w:t>
      </w:r>
      <w:bookmarkStart w:id="658" w:name="_bookmark738"/>
      <w:bookmarkEnd w:id="658"/>
      <w:r w:rsidRPr="001058B5">
        <w:rPr>
          <w:rFonts w:ascii="Arial" w:hAnsi="Arial" w:cs="Arial"/>
        </w:rPr>
        <w:t>of the base tables.</w:t>
      </w:r>
    </w:p>
    <w:p w14:paraId="7367204C" w14:textId="77777777" w:rsidR="008C539B" w:rsidRPr="001058B5" w:rsidRDefault="00C12992">
      <w:pPr>
        <w:pStyle w:val="BodyText"/>
        <w:spacing w:before="112" w:line="232" w:lineRule="auto"/>
        <w:ind w:left="2259" w:right="215"/>
        <w:jc w:val="both"/>
        <w:rPr>
          <w:rFonts w:ascii="Arial" w:hAnsi="Arial" w:cs="Arial"/>
        </w:rPr>
      </w:pPr>
      <w:r w:rsidRPr="001058B5">
        <w:rPr>
          <w:rFonts w:ascii="Arial" w:hAnsi="Arial" w:cs="Arial"/>
          <w:spacing w:val="-6"/>
        </w:rPr>
        <w:t xml:space="preserve">You </w:t>
      </w:r>
      <w:r w:rsidRPr="001058B5">
        <w:rPr>
          <w:rFonts w:ascii="Arial" w:hAnsi="Arial" w:cs="Arial"/>
        </w:rPr>
        <w:t>can apply DML object privileges to views, similar to tables. Object privileges for a view allow various DML operations, which as noted affect the base tables from which the view is derived.</w:t>
      </w:r>
    </w:p>
    <w:p w14:paraId="564EF054" w14:textId="77777777" w:rsidR="008C539B" w:rsidRPr="001058B5" w:rsidRDefault="008C539B">
      <w:pPr>
        <w:pStyle w:val="BodyText"/>
        <w:spacing w:before="1"/>
        <w:rPr>
          <w:rFonts w:ascii="Arial" w:hAnsi="Arial" w:cs="Arial"/>
          <w:sz w:val="23"/>
        </w:rPr>
      </w:pPr>
    </w:p>
    <w:p w14:paraId="2D66B5EF" w14:textId="77777777" w:rsidR="008C539B" w:rsidRPr="001058B5" w:rsidRDefault="00C12992">
      <w:pPr>
        <w:pStyle w:val="Heading6"/>
      </w:pPr>
      <w:bookmarkStart w:id="659" w:name="Privileges_Required_to_Create_Views"/>
      <w:bookmarkStart w:id="660" w:name="_bookmark739"/>
      <w:bookmarkEnd w:id="659"/>
      <w:bookmarkEnd w:id="660"/>
      <w:r w:rsidRPr="001058B5">
        <w:t>Pr</w:t>
      </w:r>
      <w:bookmarkStart w:id="661" w:name="_bookmark740"/>
      <w:bookmarkEnd w:id="661"/>
      <w:r w:rsidRPr="001058B5">
        <w:t>ivileges Required to Create Views</w:t>
      </w:r>
    </w:p>
    <w:p w14:paraId="585E6F7C" w14:textId="77777777" w:rsidR="008C539B" w:rsidRPr="001058B5" w:rsidRDefault="00C12992">
      <w:pPr>
        <w:pStyle w:val="BodyText"/>
        <w:spacing w:before="49"/>
        <w:ind w:left="2260"/>
        <w:rPr>
          <w:rFonts w:ascii="Arial" w:hAnsi="Arial" w:cs="Arial"/>
        </w:rPr>
      </w:pPr>
      <w:r w:rsidRPr="001058B5">
        <w:rPr>
          <w:rFonts w:ascii="Arial" w:hAnsi="Arial" w:cs="Arial"/>
        </w:rPr>
        <w:t>To create a view, you must meet the following requirements:</w:t>
      </w:r>
    </w:p>
    <w:p w14:paraId="39E7C3D6" w14:textId="77777777" w:rsidR="008C539B" w:rsidRPr="001058B5" w:rsidRDefault="00C12992" w:rsidP="006F7931">
      <w:pPr>
        <w:pStyle w:val="ListParagraph"/>
        <w:numPr>
          <w:ilvl w:val="2"/>
          <w:numId w:val="137"/>
        </w:numPr>
        <w:tabs>
          <w:tab w:val="left" w:pos="2620"/>
        </w:tabs>
        <w:spacing w:before="118" w:line="232" w:lineRule="auto"/>
        <w:ind w:right="90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granted one of the following system privileges, either explicitly or through a</w:t>
      </w:r>
      <w:r w:rsidRPr="001058B5">
        <w:rPr>
          <w:rFonts w:ascii="Arial" w:hAnsi="Arial" w:cs="Arial"/>
          <w:spacing w:val="-4"/>
          <w:sz w:val="20"/>
        </w:rPr>
        <w:t xml:space="preserve"> </w:t>
      </w:r>
      <w:r w:rsidRPr="001058B5">
        <w:rPr>
          <w:rFonts w:ascii="Arial" w:hAnsi="Arial" w:cs="Arial"/>
          <w:sz w:val="20"/>
        </w:rPr>
        <w:t>role:</w:t>
      </w:r>
    </w:p>
    <w:p w14:paraId="0B50AFC7" w14:textId="77777777" w:rsidR="008C539B" w:rsidRPr="001058B5" w:rsidRDefault="00C12992" w:rsidP="006F7931">
      <w:pPr>
        <w:pStyle w:val="ListParagraph"/>
        <w:numPr>
          <w:ilvl w:val="3"/>
          <w:numId w:val="137"/>
        </w:numPr>
        <w:tabs>
          <w:tab w:val="left" w:pos="2979"/>
          <w:tab w:val="left" w:pos="2980"/>
        </w:tabs>
        <w:spacing w:before="112"/>
        <w:rPr>
          <w:rFonts w:ascii="Arial" w:hAnsi="Arial" w:cs="Arial"/>
          <w:sz w:val="20"/>
        </w:rPr>
      </w:pP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76"/>
          <w:sz w:val="20"/>
        </w:rPr>
        <w:t xml:space="preserve"> </w:t>
      </w:r>
      <w:r w:rsidRPr="001058B5">
        <w:rPr>
          <w:rFonts w:ascii="Arial" w:hAnsi="Arial" w:cs="Arial"/>
          <w:sz w:val="20"/>
        </w:rPr>
        <w:t>VIEW</w:t>
      </w:r>
      <w:r w:rsidRPr="001058B5">
        <w:rPr>
          <w:rFonts w:ascii="Arial" w:hAnsi="Arial" w:cs="Arial"/>
          <w:spacing w:val="-82"/>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privilege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view</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your</w:t>
      </w:r>
      <w:r w:rsidRPr="001058B5">
        <w:rPr>
          <w:rFonts w:ascii="Arial" w:hAnsi="Arial" w:cs="Arial"/>
          <w:spacing w:val="-7"/>
          <w:sz w:val="20"/>
        </w:rPr>
        <w:t xml:space="preserve"> </w:t>
      </w:r>
      <w:r w:rsidRPr="001058B5">
        <w:rPr>
          <w:rFonts w:ascii="Arial" w:hAnsi="Arial" w:cs="Arial"/>
          <w:sz w:val="20"/>
        </w:rPr>
        <w:t>schema)</w:t>
      </w:r>
    </w:p>
    <w:p w14:paraId="31742043" w14:textId="77777777" w:rsidR="008C539B" w:rsidRPr="001058B5" w:rsidRDefault="00C12992" w:rsidP="006F7931">
      <w:pPr>
        <w:pStyle w:val="ListParagraph"/>
        <w:numPr>
          <w:ilvl w:val="3"/>
          <w:numId w:val="137"/>
        </w:numPr>
        <w:tabs>
          <w:tab w:val="left" w:pos="2979"/>
          <w:tab w:val="left" w:pos="2980"/>
        </w:tabs>
        <w:spacing w:before="117" w:line="228" w:lineRule="auto"/>
        <w:ind w:right="780"/>
        <w:rPr>
          <w:rFonts w:ascii="Arial" w:hAnsi="Arial" w:cs="Arial"/>
          <w:sz w:val="20"/>
        </w:rPr>
      </w:pP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89"/>
          <w:sz w:val="20"/>
        </w:rPr>
        <w:t xml:space="preserve"> </w:t>
      </w:r>
      <w:r w:rsidRPr="001058B5">
        <w:rPr>
          <w:rFonts w:ascii="Arial" w:hAnsi="Arial" w:cs="Arial"/>
          <w:sz w:val="20"/>
        </w:rPr>
        <w:t>ANY</w:t>
      </w:r>
      <w:r w:rsidRPr="001058B5">
        <w:rPr>
          <w:rFonts w:ascii="Arial" w:hAnsi="Arial" w:cs="Arial"/>
          <w:spacing w:val="-89"/>
          <w:sz w:val="20"/>
        </w:rPr>
        <w:t xml:space="preserve"> </w:t>
      </w:r>
      <w:r w:rsidRPr="001058B5">
        <w:rPr>
          <w:rFonts w:ascii="Arial" w:hAnsi="Arial" w:cs="Arial"/>
          <w:sz w:val="20"/>
        </w:rPr>
        <w:t>VIEW</w:t>
      </w:r>
      <w:r w:rsidRPr="001058B5">
        <w:rPr>
          <w:rFonts w:ascii="Arial" w:hAnsi="Arial" w:cs="Arial"/>
          <w:spacing w:val="-94"/>
          <w:sz w:val="20"/>
        </w:rPr>
        <w:t xml:space="preserve"> </w:t>
      </w:r>
      <w:r w:rsidRPr="001058B5">
        <w:rPr>
          <w:rFonts w:ascii="Arial" w:hAnsi="Arial" w:cs="Arial"/>
          <w:sz w:val="20"/>
        </w:rPr>
        <w:t>system</w:t>
      </w:r>
      <w:r w:rsidRPr="001058B5">
        <w:rPr>
          <w:rFonts w:ascii="Arial" w:hAnsi="Arial" w:cs="Arial"/>
          <w:spacing w:val="-19"/>
          <w:sz w:val="20"/>
        </w:rPr>
        <w:t xml:space="preserve"> </w:t>
      </w: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view</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schema</w:t>
      </w:r>
      <w:r w:rsidRPr="001058B5">
        <w:rPr>
          <w:rFonts w:ascii="Arial" w:hAnsi="Arial" w:cs="Arial"/>
          <w:spacing w:val="-19"/>
          <w:sz w:val="20"/>
        </w:rPr>
        <w:t xml:space="preserve"> </w:t>
      </w:r>
      <w:r w:rsidRPr="001058B5">
        <w:rPr>
          <w:rFonts w:ascii="Arial" w:hAnsi="Arial" w:cs="Arial"/>
          <w:sz w:val="20"/>
        </w:rPr>
        <w:t>of another</w:t>
      </w:r>
      <w:r w:rsidRPr="001058B5">
        <w:rPr>
          <w:rFonts w:ascii="Arial" w:hAnsi="Arial" w:cs="Arial"/>
          <w:spacing w:val="-1"/>
          <w:sz w:val="20"/>
        </w:rPr>
        <w:t xml:space="preserve"> </w:t>
      </w:r>
      <w:r w:rsidRPr="001058B5">
        <w:rPr>
          <w:rFonts w:ascii="Arial" w:hAnsi="Arial" w:cs="Arial"/>
          <w:sz w:val="20"/>
        </w:rPr>
        <w:t>user)</w:t>
      </w:r>
    </w:p>
    <w:p w14:paraId="4F06824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47C1CD9E" w14:textId="77777777" w:rsidR="008C539B" w:rsidRPr="001058B5" w:rsidRDefault="008C539B">
      <w:pPr>
        <w:pStyle w:val="BodyText"/>
        <w:spacing w:before="5"/>
        <w:rPr>
          <w:rFonts w:ascii="Arial" w:hAnsi="Arial" w:cs="Arial"/>
          <w:sz w:val="25"/>
        </w:rPr>
      </w:pPr>
    </w:p>
    <w:p w14:paraId="70F9F3B9" w14:textId="77777777" w:rsidR="008C539B" w:rsidRPr="001058B5" w:rsidRDefault="00C12992" w:rsidP="006F7931">
      <w:pPr>
        <w:pStyle w:val="ListParagraph"/>
        <w:numPr>
          <w:ilvl w:val="1"/>
          <w:numId w:val="137"/>
        </w:numPr>
        <w:tabs>
          <w:tab w:val="left" w:pos="2020"/>
        </w:tabs>
        <w:spacing w:before="93"/>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explicitly granted one of the following</w:t>
      </w:r>
      <w:r w:rsidRPr="001058B5">
        <w:rPr>
          <w:rFonts w:ascii="Arial" w:hAnsi="Arial" w:cs="Arial"/>
          <w:spacing w:val="-4"/>
          <w:sz w:val="20"/>
        </w:rPr>
        <w:t xml:space="preserve"> </w:t>
      </w:r>
      <w:r w:rsidRPr="001058B5">
        <w:rPr>
          <w:rFonts w:ascii="Arial" w:hAnsi="Arial" w:cs="Arial"/>
          <w:sz w:val="20"/>
        </w:rPr>
        <w:t>privileges:</w:t>
      </w:r>
    </w:p>
    <w:p w14:paraId="4007EB6E" w14:textId="77777777" w:rsidR="008C539B" w:rsidRPr="001058B5" w:rsidRDefault="00C12992" w:rsidP="006F7931">
      <w:pPr>
        <w:pStyle w:val="ListParagraph"/>
        <w:numPr>
          <w:ilvl w:val="0"/>
          <w:numId w:val="102"/>
        </w:numPr>
        <w:tabs>
          <w:tab w:val="left" w:pos="2379"/>
          <w:tab w:val="left" w:pos="2380"/>
        </w:tabs>
        <w:spacing w:before="121" w:line="228" w:lineRule="auto"/>
        <w:ind w:right="1174"/>
        <w:rPr>
          <w:rFonts w:ascii="Arial" w:hAnsi="Arial" w:cs="Arial"/>
          <w:sz w:val="20"/>
        </w:rPr>
      </w:pP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SELECT,</w:t>
      </w:r>
      <w:r w:rsidRPr="001058B5">
        <w:rPr>
          <w:rFonts w:ascii="Arial" w:hAnsi="Arial" w:cs="Arial"/>
          <w:spacing w:val="-8"/>
          <w:w w:val="95"/>
          <w:sz w:val="20"/>
        </w:rPr>
        <w:t xml:space="preserve"> </w:t>
      </w:r>
      <w:r w:rsidRPr="001058B5">
        <w:rPr>
          <w:rFonts w:ascii="Arial" w:hAnsi="Arial" w:cs="Arial"/>
          <w:w w:val="95"/>
          <w:sz w:val="20"/>
        </w:rPr>
        <w:t>INSERT,</w:t>
      </w:r>
      <w:r w:rsidRPr="001058B5">
        <w:rPr>
          <w:rFonts w:ascii="Arial" w:hAnsi="Arial" w:cs="Arial"/>
          <w:spacing w:val="-8"/>
          <w:w w:val="95"/>
          <w:sz w:val="20"/>
        </w:rPr>
        <w:t xml:space="preserve"> </w:t>
      </w:r>
      <w:r w:rsidRPr="001058B5">
        <w:rPr>
          <w:rFonts w:ascii="Arial" w:hAnsi="Arial" w:cs="Arial"/>
          <w:w w:val="95"/>
          <w:sz w:val="20"/>
        </w:rPr>
        <w:t>UPDATE,</w:t>
      </w:r>
      <w:r w:rsidRPr="001058B5">
        <w:rPr>
          <w:rFonts w:ascii="Arial" w:hAnsi="Arial" w:cs="Arial"/>
          <w:spacing w:val="-7"/>
          <w:w w:val="95"/>
          <w:sz w:val="20"/>
        </w:rPr>
        <w:t xml:space="preserve"> </w:t>
      </w:r>
      <w:r w:rsidRPr="001058B5">
        <w:rPr>
          <w:rFonts w:ascii="Arial" w:hAnsi="Arial" w:cs="Arial"/>
          <w:w w:val="95"/>
          <w:sz w:val="20"/>
        </w:rPr>
        <w:t>or</w:t>
      </w:r>
      <w:r w:rsidRPr="001058B5">
        <w:rPr>
          <w:rFonts w:ascii="Arial" w:hAnsi="Arial" w:cs="Arial"/>
          <w:spacing w:val="-8"/>
          <w:w w:val="95"/>
          <w:sz w:val="20"/>
        </w:rPr>
        <w:t xml:space="preserve"> </w:t>
      </w:r>
      <w:r w:rsidRPr="001058B5">
        <w:rPr>
          <w:rFonts w:ascii="Arial" w:hAnsi="Arial" w:cs="Arial"/>
          <w:w w:val="95"/>
          <w:sz w:val="20"/>
        </w:rPr>
        <w:t>DELETE</w:t>
      </w:r>
      <w:r w:rsidRPr="001058B5">
        <w:rPr>
          <w:rFonts w:ascii="Arial" w:hAnsi="Arial" w:cs="Arial"/>
          <w:spacing w:val="-79"/>
          <w:w w:val="95"/>
          <w:sz w:val="20"/>
        </w:rPr>
        <w:t xml:space="preserve"> </w:t>
      </w:r>
      <w:r w:rsidRPr="001058B5">
        <w:rPr>
          <w:rFonts w:ascii="Arial" w:hAnsi="Arial" w:cs="Arial"/>
          <w:w w:val="95"/>
          <w:sz w:val="20"/>
        </w:rPr>
        <w:t>object</w:t>
      </w:r>
      <w:r w:rsidRPr="001058B5">
        <w:rPr>
          <w:rFonts w:ascii="Arial" w:hAnsi="Arial" w:cs="Arial"/>
          <w:spacing w:val="-7"/>
          <w:w w:val="95"/>
          <w:sz w:val="20"/>
        </w:rPr>
        <w:t xml:space="preserve"> </w:t>
      </w:r>
      <w:r w:rsidRPr="001058B5">
        <w:rPr>
          <w:rFonts w:ascii="Arial" w:hAnsi="Arial" w:cs="Arial"/>
          <w:w w:val="95"/>
          <w:sz w:val="20"/>
        </w:rPr>
        <w:t>privileges</w:t>
      </w:r>
      <w:r w:rsidRPr="001058B5">
        <w:rPr>
          <w:rFonts w:ascii="Arial" w:hAnsi="Arial" w:cs="Arial"/>
          <w:spacing w:val="-7"/>
          <w:w w:val="95"/>
          <w:sz w:val="20"/>
        </w:rPr>
        <w:t xml:space="preserve"> </w:t>
      </w:r>
      <w:r w:rsidRPr="001058B5">
        <w:rPr>
          <w:rFonts w:ascii="Arial" w:hAnsi="Arial" w:cs="Arial"/>
          <w:w w:val="95"/>
          <w:sz w:val="20"/>
        </w:rPr>
        <w:t>on</w:t>
      </w:r>
      <w:r w:rsidRPr="001058B5">
        <w:rPr>
          <w:rFonts w:ascii="Arial" w:hAnsi="Arial" w:cs="Arial"/>
          <w:spacing w:val="-8"/>
          <w:w w:val="95"/>
          <w:sz w:val="20"/>
        </w:rPr>
        <w:t xml:space="preserve"> </w:t>
      </w:r>
      <w:r w:rsidRPr="001058B5">
        <w:rPr>
          <w:rFonts w:ascii="Arial" w:hAnsi="Arial" w:cs="Arial"/>
          <w:w w:val="95"/>
          <w:sz w:val="20"/>
        </w:rPr>
        <w:t>all</w:t>
      </w:r>
      <w:r w:rsidRPr="001058B5">
        <w:rPr>
          <w:rFonts w:ascii="Arial" w:hAnsi="Arial" w:cs="Arial"/>
          <w:spacing w:val="-8"/>
          <w:w w:val="95"/>
          <w:sz w:val="20"/>
        </w:rPr>
        <w:t xml:space="preserve"> </w:t>
      </w:r>
      <w:r w:rsidRPr="001058B5">
        <w:rPr>
          <w:rFonts w:ascii="Arial" w:hAnsi="Arial" w:cs="Arial"/>
          <w:w w:val="95"/>
          <w:sz w:val="20"/>
        </w:rPr>
        <w:t>base</w:t>
      </w:r>
      <w:r w:rsidRPr="001058B5">
        <w:rPr>
          <w:rFonts w:ascii="Arial" w:hAnsi="Arial" w:cs="Arial"/>
          <w:spacing w:val="-7"/>
          <w:w w:val="95"/>
          <w:sz w:val="20"/>
        </w:rPr>
        <w:t xml:space="preserve"> </w:t>
      </w:r>
      <w:r w:rsidRPr="001058B5">
        <w:rPr>
          <w:rFonts w:ascii="Arial" w:hAnsi="Arial" w:cs="Arial"/>
          <w:w w:val="95"/>
          <w:sz w:val="20"/>
        </w:rPr>
        <w:t xml:space="preserve">objects </w:t>
      </w:r>
      <w:r w:rsidRPr="001058B5">
        <w:rPr>
          <w:rFonts w:ascii="Arial" w:hAnsi="Arial" w:cs="Arial"/>
          <w:sz w:val="20"/>
        </w:rPr>
        <w:t>underlying the</w:t>
      </w:r>
      <w:r w:rsidRPr="001058B5">
        <w:rPr>
          <w:rFonts w:ascii="Arial" w:hAnsi="Arial" w:cs="Arial"/>
          <w:spacing w:val="-2"/>
          <w:sz w:val="20"/>
        </w:rPr>
        <w:t xml:space="preserve"> </w:t>
      </w:r>
      <w:r w:rsidRPr="001058B5">
        <w:rPr>
          <w:rFonts w:ascii="Arial" w:hAnsi="Arial" w:cs="Arial"/>
          <w:sz w:val="20"/>
        </w:rPr>
        <w:t>view</w:t>
      </w:r>
    </w:p>
    <w:p w14:paraId="0ADFB21B" w14:textId="77777777" w:rsidR="008C539B" w:rsidRPr="001058B5" w:rsidRDefault="00C12992" w:rsidP="006F7931">
      <w:pPr>
        <w:pStyle w:val="ListParagraph"/>
        <w:numPr>
          <w:ilvl w:val="0"/>
          <w:numId w:val="102"/>
        </w:numPr>
        <w:tabs>
          <w:tab w:val="left" w:pos="2379"/>
          <w:tab w:val="left" w:pos="2380"/>
        </w:tabs>
        <w:spacing w:before="124" w:line="228" w:lineRule="auto"/>
        <w:ind w:right="1107"/>
        <w:rPr>
          <w:rFonts w:ascii="Arial" w:hAnsi="Arial" w:cs="Arial"/>
          <w:sz w:val="20"/>
        </w:rPr>
      </w:pPr>
      <w:r w:rsidRPr="001058B5">
        <w:rPr>
          <w:rFonts w:ascii="Arial" w:hAnsi="Arial" w:cs="Arial"/>
          <w:w w:val="90"/>
          <w:sz w:val="20"/>
        </w:rPr>
        <w:t>The</w:t>
      </w: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 privileges</w:t>
      </w:r>
    </w:p>
    <w:p w14:paraId="42C072CD" w14:textId="77777777" w:rsidR="008C539B" w:rsidRPr="001058B5" w:rsidRDefault="00C12992" w:rsidP="006F7931">
      <w:pPr>
        <w:pStyle w:val="ListParagraph"/>
        <w:numPr>
          <w:ilvl w:val="1"/>
          <w:numId w:val="137"/>
        </w:numPr>
        <w:tabs>
          <w:tab w:val="left" w:pos="2020"/>
        </w:tabs>
        <w:spacing w:before="119" w:line="230" w:lineRule="auto"/>
        <w:ind w:right="899" w:hanging="359"/>
        <w:rPr>
          <w:rFonts w:ascii="Arial" w:hAnsi="Arial" w:cs="Arial"/>
          <w:sz w:val="20"/>
        </w:rPr>
      </w:pPr>
      <w:r w:rsidRPr="001058B5">
        <w:rPr>
          <w:rFonts w:ascii="Arial" w:hAnsi="Arial" w:cs="Arial"/>
          <w:sz w:val="20"/>
        </w:rPr>
        <w:t xml:space="preserve">In addition, before you can grant other users access to you </w:t>
      </w:r>
      <w:r w:rsidRPr="001058B5">
        <w:rPr>
          <w:rFonts w:ascii="Arial" w:hAnsi="Arial" w:cs="Arial"/>
          <w:spacing w:val="-4"/>
          <w:sz w:val="20"/>
        </w:rPr>
        <w:t xml:space="preserve">view, </w:t>
      </w:r>
      <w:r w:rsidRPr="001058B5">
        <w:rPr>
          <w:rFonts w:ascii="Arial" w:hAnsi="Arial" w:cs="Arial"/>
          <w:sz w:val="20"/>
        </w:rPr>
        <w:t>you must have object</w:t>
      </w:r>
      <w:r w:rsidRPr="001058B5">
        <w:rPr>
          <w:rFonts w:ascii="Arial" w:hAnsi="Arial" w:cs="Arial"/>
          <w:spacing w:val="-15"/>
          <w:sz w:val="20"/>
        </w:rPr>
        <w:t xml:space="preserve"> </w:t>
      </w:r>
      <w:r w:rsidRPr="001058B5">
        <w:rPr>
          <w:rFonts w:ascii="Arial" w:hAnsi="Arial" w:cs="Arial"/>
          <w:sz w:val="20"/>
        </w:rPr>
        <w:t>privileges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base</w:t>
      </w:r>
      <w:r w:rsidRPr="001058B5">
        <w:rPr>
          <w:rFonts w:ascii="Arial" w:hAnsi="Arial" w:cs="Arial"/>
          <w:spacing w:val="-15"/>
          <w:sz w:val="20"/>
        </w:rPr>
        <w:t xml:space="preserve"> </w:t>
      </w:r>
      <w:r w:rsidRPr="001058B5">
        <w:rPr>
          <w:rFonts w:ascii="Arial" w:hAnsi="Arial" w:cs="Arial"/>
          <w:sz w:val="20"/>
        </w:rPr>
        <w:t>objects</w:t>
      </w:r>
      <w:r w:rsidRPr="001058B5">
        <w:rPr>
          <w:rFonts w:ascii="Arial" w:hAnsi="Arial" w:cs="Arial"/>
          <w:spacing w:val="-15"/>
          <w:sz w:val="20"/>
        </w:rPr>
        <w:t xml:space="preserve"> </w:t>
      </w:r>
      <w:r w:rsidRPr="001058B5">
        <w:rPr>
          <w:rFonts w:ascii="Arial" w:hAnsi="Arial" w:cs="Arial"/>
          <w:sz w:val="20"/>
        </w:rPr>
        <w:t>with</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w:t>
      </w:r>
      <w:r w:rsidRPr="001058B5">
        <w:rPr>
          <w:rFonts w:ascii="Arial" w:hAnsi="Arial" w:cs="Arial"/>
          <w:spacing w:val="-85"/>
          <w:sz w:val="20"/>
        </w:rPr>
        <w:t xml:space="preserve"> </w:t>
      </w:r>
      <w:r w:rsidRPr="001058B5">
        <w:rPr>
          <w:rFonts w:ascii="Arial" w:hAnsi="Arial" w:cs="Arial"/>
          <w:sz w:val="20"/>
        </w:rPr>
        <w:t>OPTION</w:t>
      </w:r>
      <w:r w:rsidRPr="001058B5">
        <w:rPr>
          <w:rFonts w:ascii="Arial" w:hAnsi="Arial" w:cs="Arial"/>
          <w:spacing w:val="-90"/>
          <w:sz w:val="20"/>
        </w:rPr>
        <w:t xml:space="preserve"> </w:t>
      </w:r>
      <w:r w:rsidRPr="001058B5">
        <w:rPr>
          <w:rFonts w:ascii="Arial" w:hAnsi="Arial" w:cs="Arial"/>
          <w:sz w:val="20"/>
        </w:rPr>
        <w:t>clause</w:t>
      </w:r>
      <w:r w:rsidRPr="001058B5">
        <w:rPr>
          <w:rFonts w:ascii="Arial" w:hAnsi="Arial" w:cs="Arial"/>
          <w:spacing w:val="-15"/>
          <w:sz w:val="20"/>
        </w:rPr>
        <w:t xml:space="preserve"> </w:t>
      </w:r>
      <w:r w:rsidRPr="001058B5">
        <w:rPr>
          <w:rFonts w:ascii="Arial" w:hAnsi="Arial" w:cs="Arial"/>
          <w:sz w:val="20"/>
        </w:rPr>
        <w:t>or</w:t>
      </w:r>
      <w:r w:rsidRPr="001058B5">
        <w:rPr>
          <w:rFonts w:ascii="Arial" w:hAnsi="Arial" w:cs="Arial"/>
          <w:spacing w:val="-15"/>
          <w:sz w:val="20"/>
        </w:rPr>
        <w:t xml:space="preserve"> </w:t>
      </w:r>
      <w:r w:rsidRPr="001058B5">
        <w:rPr>
          <w:rFonts w:ascii="Arial" w:hAnsi="Arial" w:cs="Arial"/>
          <w:sz w:val="20"/>
        </w:rPr>
        <w:t xml:space="preserve">appropriate system privileges with the ADMIN OPTION clause. If you do not have these privileges, then you cannot to grant other users access to your </w:t>
      </w:r>
      <w:r w:rsidRPr="001058B5">
        <w:rPr>
          <w:rFonts w:ascii="Arial" w:hAnsi="Arial" w:cs="Arial"/>
          <w:spacing w:val="-4"/>
          <w:sz w:val="20"/>
        </w:rPr>
        <w:t xml:space="preserve">view. </w:t>
      </w:r>
      <w:r w:rsidRPr="001058B5">
        <w:rPr>
          <w:rFonts w:ascii="Arial" w:hAnsi="Arial" w:cs="Arial"/>
          <w:sz w:val="20"/>
        </w:rPr>
        <w:t xml:space="preserve">If you </w:t>
      </w:r>
      <w:r w:rsidRPr="001058B5">
        <w:rPr>
          <w:rFonts w:ascii="Arial" w:hAnsi="Arial" w:cs="Arial"/>
          <w:spacing w:val="-6"/>
          <w:sz w:val="20"/>
        </w:rPr>
        <w:t xml:space="preserve">try, </w:t>
      </w:r>
      <w:bookmarkStart w:id="662" w:name="_bookmark741"/>
      <w:bookmarkEnd w:id="662"/>
      <w:r w:rsidRPr="001058B5">
        <w:rPr>
          <w:rFonts w:ascii="Arial" w:hAnsi="Arial" w:cs="Arial"/>
          <w:sz w:val="20"/>
        </w:rPr>
        <w:t xml:space="preserve">an </w:t>
      </w:r>
      <w:r w:rsidRPr="001058B5">
        <w:rPr>
          <w:rFonts w:ascii="Arial" w:hAnsi="Arial" w:cs="Arial"/>
          <w:w w:val="95"/>
          <w:sz w:val="20"/>
        </w:rPr>
        <w:t>ORA-01720:</w:t>
      </w:r>
      <w:r w:rsidRPr="001058B5">
        <w:rPr>
          <w:rFonts w:ascii="Arial" w:hAnsi="Arial" w:cs="Arial"/>
          <w:spacing w:val="-53"/>
          <w:w w:val="95"/>
          <w:sz w:val="20"/>
        </w:rPr>
        <w:t xml:space="preserve"> </w:t>
      </w:r>
      <w:r w:rsidRPr="001058B5">
        <w:rPr>
          <w:rFonts w:ascii="Arial" w:hAnsi="Arial" w:cs="Arial"/>
          <w:w w:val="95"/>
          <w:sz w:val="20"/>
        </w:rPr>
        <w:t>grant</w:t>
      </w:r>
      <w:r w:rsidRPr="001058B5">
        <w:rPr>
          <w:rFonts w:ascii="Arial" w:hAnsi="Arial" w:cs="Arial"/>
          <w:spacing w:val="-54"/>
          <w:w w:val="95"/>
          <w:sz w:val="20"/>
        </w:rPr>
        <w:t xml:space="preserve"> </w:t>
      </w:r>
      <w:r w:rsidRPr="001058B5">
        <w:rPr>
          <w:rFonts w:ascii="Arial" w:hAnsi="Arial" w:cs="Arial"/>
          <w:w w:val="95"/>
          <w:sz w:val="20"/>
        </w:rPr>
        <w:t>option</w:t>
      </w:r>
      <w:r w:rsidRPr="001058B5">
        <w:rPr>
          <w:rFonts w:ascii="Arial" w:hAnsi="Arial" w:cs="Arial"/>
          <w:spacing w:val="-53"/>
          <w:w w:val="95"/>
          <w:sz w:val="20"/>
        </w:rPr>
        <w:t xml:space="preserve"> </w:t>
      </w:r>
      <w:r w:rsidRPr="001058B5">
        <w:rPr>
          <w:rFonts w:ascii="Arial" w:hAnsi="Arial" w:cs="Arial"/>
          <w:w w:val="95"/>
          <w:sz w:val="20"/>
        </w:rPr>
        <w:t>does</w:t>
      </w:r>
      <w:r w:rsidRPr="001058B5">
        <w:rPr>
          <w:rFonts w:ascii="Arial" w:hAnsi="Arial" w:cs="Arial"/>
          <w:spacing w:val="-53"/>
          <w:w w:val="95"/>
          <w:sz w:val="20"/>
        </w:rPr>
        <w:t xml:space="preserve"> </w:t>
      </w:r>
      <w:r w:rsidRPr="001058B5">
        <w:rPr>
          <w:rFonts w:ascii="Arial" w:hAnsi="Arial" w:cs="Arial"/>
          <w:w w:val="95"/>
          <w:sz w:val="20"/>
        </w:rPr>
        <w:t>not</w:t>
      </w:r>
      <w:r w:rsidRPr="001058B5">
        <w:rPr>
          <w:rFonts w:ascii="Arial" w:hAnsi="Arial" w:cs="Arial"/>
          <w:spacing w:val="-53"/>
          <w:w w:val="95"/>
          <w:sz w:val="20"/>
        </w:rPr>
        <w:t xml:space="preserve"> </w:t>
      </w:r>
      <w:r w:rsidRPr="001058B5">
        <w:rPr>
          <w:rFonts w:ascii="Arial" w:hAnsi="Arial" w:cs="Arial"/>
          <w:w w:val="95"/>
          <w:sz w:val="20"/>
        </w:rPr>
        <w:t>exist</w:t>
      </w:r>
      <w:r w:rsidRPr="001058B5">
        <w:rPr>
          <w:rFonts w:ascii="Arial" w:hAnsi="Arial" w:cs="Arial"/>
          <w:spacing w:val="-54"/>
          <w:w w:val="95"/>
          <w:sz w:val="20"/>
        </w:rPr>
        <w:t xml:space="preserve"> </w:t>
      </w:r>
      <w:r w:rsidRPr="001058B5">
        <w:rPr>
          <w:rFonts w:ascii="Arial" w:hAnsi="Arial" w:cs="Arial"/>
          <w:w w:val="95"/>
          <w:sz w:val="20"/>
        </w:rPr>
        <w:t>for</w:t>
      </w:r>
      <w:r w:rsidRPr="001058B5">
        <w:rPr>
          <w:rFonts w:ascii="Arial" w:hAnsi="Arial" w:cs="Arial"/>
          <w:spacing w:val="-53"/>
          <w:w w:val="95"/>
          <w:sz w:val="20"/>
        </w:rPr>
        <w:t xml:space="preserve"> </w:t>
      </w:r>
      <w:r w:rsidRPr="001058B5">
        <w:rPr>
          <w:rFonts w:ascii="Arial" w:hAnsi="Arial" w:cs="Arial"/>
          <w:i/>
          <w:w w:val="95"/>
          <w:sz w:val="20"/>
        </w:rPr>
        <w:t>object_name</w:t>
      </w:r>
      <w:r w:rsidRPr="001058B5">
        <w:rPr>
          <w:rFonts w:ascii="Arial" w:hAnsi="Arial" w:cs="Arial"/>
          <w:i/>
          <w:spacing w:val="-89"/>
          <w:w w:val="95"/>
          <w:sz w:val="20"/>
        </w:rPr>
        <w:t xml:space="preserve"> </w:t>
      </w:r>
      <w:r w:rsidRPr="001058B5">
        <w:rPr>
          <w:rFonts w:ascii="Arial" w:hAnsi="Arial" w:cs="Arial"/>
          <w:w w:val="95"/>
          <w:sz w:val="20"/>
        </w:rPr>
        <w:t>error</w:t>
      </w:r>
      <w:r w:rsidRPr="001058B5">
        <w:rPr>
          <w:rFonts w:ascii="Arial" w:hAnsi="Arial" w:cs="Arial"/>
          <w:spacing w:val="-19"/>
          <w:w w:val="95"/>
          <w:sz w:val="20"/>
        </w:rPr>
        <w:t xml:space="preserve"> </w:t>
      </w:r>
      <w:r w:rsidRPr="001058B5">
        <w:rPr>
          <w:rFonts w:ascii="Arial" w:hAnsi="Arial" w:cs="Arial"/>
          <w:w w:val="95"/>
          <w:sz w:val="20"/>
        </w:rPr>
        <w:t>is</w:t>
      </w:r>
      <w:r w:rsidRPr="001058B5">
        <w:rPr>
          <w:rFonts w:ascii="Arial" w:hAnsi="Arial" w:cs="Arial"/>
          <w:spacing w:val="-19"/>
          <w:w w:val="95"/>
          <w:sz w:val="20"/>
        </w:rPr>
        <w:t xml:space="preserve"> </w:t>
      </w:r>
      <w:r w:rsidRPr="001058B5">
        <w:rPr>
          <w:rFonts w:ascii="Arial" w:hAnsi="Arial" w:cs="Arial"/>
          <w:w w:val="95"/>
          <w:sz w:val="20"/>
        </w:rPr>
        <w:t xml:space="preserve">raised, </w:t>
      </w:r>
      <w:r w:rsidRPr="001058B5">
        <w:rPr>
          <w:rFonts w:ascii="Arial" w:hAnsi="Arial" w:cs="Arial"/>
          <w:sz w:val="20"/>
        </w:rPr>
        <w:t>with</w:t>
      </w:r>
      <w:r w:rsidRPr="001058B5">
        <w:rPr>
          <w:rFonts w:ascii="Arial" w:hAnsi="Arial" w:cs="Arial"/>
          <w:spacing w:val="-17"/>
          <w:sz w:val="20"/>
        </w:rPr>
        <w:t xml:space="preserve"> </w:t>
      </w:r>
      <w:r w:rsidRPr="001058B5">
        <w:rPr>
          <w:rFonts w:ascii="Arial" w:hAnsi="Arial" w:cs="Arial"/>
          <w:i/>
          <w:sz w:val="20"/>
        </w:rPr>
        <w:t>object_name</w:t>
      </w:r>
      <w:r w:rsidRPr="001058B5">
        <w:rPr>
          <w:rFonts w:ascii="Arial" w:hAnsi="Arial" w:cs="Arial"/>
          <w:i/>
          <w:spacing w:val="-91"/>
          <w:sz w:val="20"/>
        </w:rPr>
        <w:t xml:space="preserve"> </w:t>
      </w:r>
      <w:r w:rsidRPr="001058B5">
        <w:rPr>
          <w:rFonts w:ascii="Arial" w:hAnsi="Arial" w:cs="Arial"/>
          <w:sz w:val="20"/>
        </w:rPr>
        <w:t>referring</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view’s</w:t>
      </w:r>
      <w:r w:rsidRPr="001058B5">
        <w:rPr>
          <w:rFonts w:ascii="Arial" w:hAnsi="Arial" w:cs="Arial"/>
          <w:spacing w:val="-17"/>
          <w:sz w:val="20"/>
        </w:rPr>
        <w:t xml:space="preserve"> </w:t>
      </w:r>
      <w:r w:rsidRPr="001058B5">
        <w:rPr>
          <w:rFonts w:ascii="Arial" w:hAnsi="Arial" w:cs="Arial"/>
          <w:sz w:val="20"/>
        </w:rPr>
        <w:t>underlying</w:t>
      </w:r>
      <w:r w:rsidRPr="001058B5">
        <w:rPr>
          <w:rFonts w:ascii="Arial" w:hAnsi="Arial" w:cs="Arial"/>
          <w:spacing w:val="-16"/>
          <w:sz w:val="20"/>
        </w:rPr>
        <w:t xml:space="preserve"> </w:t>
      </w:r>
      <w:r w:rsidRPr="001058B5">
        <w:rPr>
          <w:rFonts w:ascii="Arial" w:hAnsi="Arial" w:cs="Arial"/>
          <w:sz w:val="20"/>
        </w:rPr>
        <w:t>object</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which</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do</w:t>
      </w:r>
      <w:r w:rsidRPr="001058B5">
        <w:rPr>
          <w:rFonts w:ascii="Arial" w:hAnsi="Arial" w:cs="Arial"/>
          <w:spacing w:val="-16"/>
          <w:sz w:val="20"/>
        </w:rPr>
        <w:t xml:space="preserve"> </w:t>
      </w:r>
      <w:r w:rsidRPr="001058B5">
        <w:rPr>
          <w:rFonts w:ascii="Arial" w:hAnsi="Arial" w:cs="Arial"/>
          <w:sz w:val="20"/>
        </w:rPr>
        <w:t>not have the sufficient</w:t>
      </w:r>
      <w:r w:rsidRPr="001058B5">
        <w:rPr>
          <w:rFonts w:ascii="Arial" w:hAnsi="Arial" w:cs="Arial"/>
          <w:spacing w:val="-2"/>
          <w:sz w:val="20"/>
        </w:rPr>
        <w:t xml:space="preserve"> </w:t>
      </w:r>
      <w:r w:rsidRPr="001058B5">
        <w:rPr>
          <w:rFonts w:ascii="Arial" w:hAnsi="Arial" w:cs="Arial"/>
          <w:sz w:val="20"/>
        </w:rPr>
        <w:t>privilege.</w:t>
      </w:r>
    </w:p>
    <w:p w14:paraId="6C00F6C4" w14:textId="77777777"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7777777" w:rsidR="008C539B" w:rsidRPr="001058B5" w:rsidRDefault="00C12992">
      <w:pPr>
        <w:pStyle w:val="Heading6"/>
        <w:ind w:left="1660"/>
      </w:pPr>
      <w:bookmarkStart w:id="663" w:name="Increasing_Table_Security_with_Views"/>
      <w:bookmarkStart w:id="664" w:name="_bookmark742"/>
      <w:bookmarkEnd w:id="663"/>
      <w:bookmarkEnd w:id="664"/>
      <w:r w:rsidRPr="001058B5">
        <w:t>Increasing Table Security with View</w:t>
      </w:r>
      <w:bookmarkStart w:id="665" w:name="_bookmark743"/>
      <w:bookmarkEnd w:id="665"/>
      <w:r w:rsidRPr="001058B5">
        <w:t>s</w:t>
      </w:r>
    </w:p>
    <w:p w14:paraId="79317A3B" w14:textId="77777777" w:rsidR="008C539B" w:rsidRPr="001058B5" w:rsidRDefault="00C12992">
      <w:pPr>
        <w:pStyle w:val="BodyText"/>
        <w:spacing w:before="55" w:line="232" w:lineRule="auto"/>
        <w:ind w:left="1660" w:right="738"/>
        <w:rPr>
          <w:rFonts w:ascii="Arial" w:hAnsi="Arial" w:cs="Arial"/>
        </w:rPr>
      </w:pPr>
      <w:r w:rsidRPr="001058B5">
        <w:rPr>
          <w:rFonts w:ascii="Arial" w:hAnsi="Arial" w:cs="Arial"/>
          <w:spacing w:val="-9"/>
        </w:rPr>
        <w:t xml:space="preserve">To </w:t>
      </w:r>
      <w:r w:rsidRPr="001058B5">
        <w:rPr>
          <w:rFonts w:ascii="Arial" w:hAnsi="Arial" w:cs="Arial"/>
        </w:rPr>
        <w:t xml:space="preserve">use a </w:t>
      </w:r>
      <w:r w:rsidRPr="001058B5">
        <w:rPr>
          <w:rFonts w:ascii="Arial" w:hAnsi="Arial" w:cs="Arial"/>
          <w:spacing w:val="-4"/>
        </w:rPr>
        <w:t xml:space="preserve">view, </w:t>
      </w:r>
      <w:r w:rsidRPr="001058B5">
        <w:rPr>
          <w:rFonts w:ascii="Arial" w:hAnsi="Arial" w:cs="Arial"/>
        </w:rPr>
        <w:t xml:space="preserve">the user must have the appropriate privileges but only for the view itself, not its underlying objects. However, if access privileges for the underlying objects of the view are removed, then the user no longer has access. This behavior occurs because the security domain that is used when a user queries the view is that of the definer of the </w:t>
      </w:r>
      <w:r w:rsidRPr="001058B5">
        <w:rPr>
          <w:rFonts w:ascii="Arial" w:hAnsi="Arial" w:cs="Arial"/>
          <w:spacing w:val="-4"/>
        </w:rPr>
        <w:t xml:space="preserve">view. </w:t>
      </w:r>
      <w:r w:rsidRPr="001058B5">
        <w:rPr>
          <w:rFonts w:ascii="Arial" w:hAnsi="Arial" w:cs="Arial"/>
        </w:rPr>
        <w:t xml:space="preserve">If the privileges on the underlying objects are revoked from the view’s </w:t>
      </w:r>
      <w:r w:rsidRPr="001058B5">
        <w:rPr>
          <w:rFonts w:ascii="Arial" w:hAnsi="Arial" w:cs="Arial"/>
          <w:spacing w:val="-3"/>
        </w:rPr>
        <w:t xml:space="preserve">definer, </w:t>
      </w:r>
      <w:r w:rsidRPr="001058B5">
        <w:rPr>
          <w:rFonts w:ascii="Arial" w:hAnsi="Arial" w:cs="Arial"/>
        </w:rPr>
        <w:t xml:space="preserve">then the view becomes invalid, and no one can use the </w:t>
      </w:r>
      <w:r w:rsidRPr="001058B5">
        <w:rPr>
          <w:rFonts w:ascii="Arial" w:hAnsi="Arial" w:cs="Arial"/>
          <w:spacing w:val="-4"/>
        </w:rPr>
        <w:t xml:space="preserve">view. </w:t>
      </w:r>
      <w:r w:rsidRPr="001058B5">
        <w:rPr>
          <w:rFonts w:ascii="Arial" w:hAnsi="Arial" w:cs="Arial"/>
        </w:rPr>
        <w:t xml:space="preserve">Therefore, even if a user has been granted access to the </w:t>
      </w:r>
      <w:r w:rsidRPr="001058B5">
        <w:rPr>
          <w:rFonts w:ascii="Arial" w:hAnsi="Arial" w:cs="Arial"/>
          <w:spacing w:val="-4"/>
        </w:rPr>
        <w:t xml:space="preserve">view, </w:t>
      </w:r>
      <w:r w:rsidRPr="001058B5">
        <w:rPr>
          <w:rFonts w:ascii="Arial" w:hAnsi="Arial" w:cs="Arial"/>
        </w:rPr>
        <w:t>the user may not be able to use the view if the definer’s rights have been revoked from the view’s underlying objects.</w:t>
      </w:r>
    </w:p>
    <w:p w14:paraId="7A2B1A92" w14:textId="77777777" w:rsidR="008C539B" w:rsidRPr="001058B5" w:rsidRDefault="00C12992">
      <w:pPr>
        <w:pStyle w:val="BodyText"/>
        <w:spacing w:before="114" w:line="230" w:lineRule="auto"/>
        <w:ind w:left="1660" w:right="700"/>
        <w:rPr>
          <w:rFonts w:ascii="Arial" w:hAnsi="Arial" w:cs="Arial"/>
        </w:rPr>
      </w:pPr>
      <w:r w:rsidRPr="001058B5">
        <w:rPr>
          <w:rFonts w:ascii="Arial" w:hAnsi="Arial" w:cs="Arial"/>
        </w:rPr>
        <w:t xml:space="preserve">For example, suppose User A creates a </w:t>
      </w:r>
      <w:r w:rsidRPr="001058B5">
        <w:rPr>
          <w:rFonts w:ascii="Arial" w:hAnsi="Arial" w:cs="Arial"/>
          <w:spacing w:val="-4"/>
        </w:rPr>
        <w:t xml:space="preserve">view. </w:t>
      </w:r>
      <w:r w:rsidRPr="001058B5">
        <w:rPr>
          <w:rFonts w:ascii="Arial" w:hAnsi="Arial" w:cs="Arial"/>
        </w:rPr>
        <w:t>User A has definer’s rights on the underlying</w:t>
      </w:r>
      <w:r w:rsidRPr="001058B5">
        <w:rPr>
          <w:rFonts w:ascii="Arial" w:hAnsi="Arial" w:cs="Arial"/>
          <w:spacing w:val="-10"/>
        </w:rPr>
        <w:t xml:space="preserve"> </w:t>
      </w:r>
      <w:r w:rsidRPr="001058B5">
        <w:rPr>
          <w:rFonts w:ascii="Arial" w:hAnsi="Arial" w:cs="Arial"/>
        </w:rPr>
        <w:t>objects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spacing w:val="-4"/>
        </w:rPr>
        <w:t>view.</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then</w:t>
      </w:r>
      <w:r w:rsidRPr="001058B5">
        <w:rPr>
          <w:rFonts w:ascii="Arial" w:hAnsi="Arial" w:cs="Arial"/>
          <w:spacing w:val="-10"/>
        </w:rPr>
        <w:t xml:space="preserve"> </w:t>
      </w:r>
      <w:r w:rsidRPr="001058B5">
        <w:rPr>
          <w:rFonts w:ascii="Arial" w:hAnsi="Arial" w:cs="Arial"/>
        </w:rPr>
        <w:t>grants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on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view</w:t>
      </w:r>
      <w:r w:rsidRPr="001058B5">
        <w:rPr>
          <w:rFonts w:ascii="Arial" w:hAnsi="Arial" w:cs="Arial"/>
          <w:spacing w:val="-10"/>
        </w:rPr>
        <w:t xml:space="preserve"> </w:t>
      </w:r>
      <w:r w:rsidRPr="001058B5">
        <w:rPr>
          <w:rFonts w:ascii="Arial" w:hAnsi="Arial" w:cs="Arial"/>
        </w:rPr>
        <w:t xml:space="preserve">to User B so that User B can query the </w:t>
      </w:r>
      <w:r w:rsidRPr="001058B5">
        <w:rPr>
          <w:rFonts w:ascii="Arial" w:hAnsi="Arial" w:cs="Arial"/>
          <w:spacing w:val="-4"/>
        </w:rPr>
        <w:t xml:space="preserve">view. </w:t>
      </w:r>
      <w:r w:rsidRPr="001058B5">
        <w:rPr>
          <w:rFonts w:ascii="Arial" w:hAnsi="Arial" w:cs="Arial"/>
        </w:rPr>
        <w:t xml:space="preserve">But if User A no longer has access to the underlying objects of that </w:t>
      </w:r>
      <w:r w:rsidRPr="001058B5">
        <w:rPr>
          <w:rFonts w:ascii="Arial" w:hAnsi="Arial" w:cs="Arial"/>
          <w:spacing w:val="-4"/>
        </w:rPr>
        <w:t xml:space="preserve">view, </w:t>
      </w:r>
      <w:r w:rsidRPr="001058B5">
        <w:rPr>
          <w:rFonts w:ascii="Arial" w:hAnsi="Arial" w:cs="Arial"/>
        </w:rPr>
        <w:t>then User B no longer has access</w:t>
      </w:r>
      <w:r w:rsidRPr="001058B5">
        <w:rPr>
          <w:rFonts w:ascii="Arial" w:hAnsi="Arial" w:cs="Arial"/>
          <w:spacing w:val="-10"/>
        </w:rPr>
        <w:t xml:space="preserve"> </w:t>
      </w:r>
      <w:r w:rsidRPr="001058B5">
        <w:rPr>
          <w:rFonts w:ascii="Arial" w:hAnsi="Arial" w:cs="Arial"/>
          <w:spacing w:val="-3"/>
        </w:rPr>
        <w:t>either.</w:t>
      </w:r>
    </w:p>
    <w:p w14:paraId="62A75E07" w14:textId="77777777" w:rsidR="008C539B" w:rsidRPr="001058B5" w:rsidRDefault="00C12992">
      <w:pPr>
        <w:pStyle w:val="BodyText"/>
        <w:spacing w:before="120" w:line="232" w:lineRule="auto"/>
        <w:ind w:left="1660" w:right="1736"/>
        <w:rPr>
          <w:rFonts w:ascii="Arial" w:hAnsi="Arial" w:cs="Arial"/>
        </w:rPr>
      </w:pPr>
      <w:r w:rsidRPr="001058B5">
        <w:rPr>
          <w:rFonts w:ascii="Arial" w:hAnsi="Arial" w:cs="Arial"/>
        </w:rPr>
        <w:t>Views add two more levels of security for tables, column-level security and value-based security, as follows:</w:t>
      </w:r>
    </w:p>
    <w:p w14:paraId="49CF30A6" w14:textId="77777777" w:rsidR="008C539B" w:rsidRPr="001058B5" w:rsidRDefault="00C12992" w:rsidP="006F7931">
      <w:pPr>
        <w:pStyle w:val="ListParagraph"/>
        <w:numPr>
          <w:ilvl w:val="1"/>
          <w:numId w:val="137"/>
        </w:numPr>
        <w:tabs>
          <w:tab w:val="left" w:pos="2020"/>
        </w:tabs>
        <w:spacing w:before="120" w:line="230" w:lineRule="auto"/>
        <w:ind w:right="912" w:hanging="359"/>
        <w:rPr>
          <w:rFonts w:ascii="Arial" w:hAnsi="Arial" w:cs="Arial"/>
          <w:sz w:val="20"/>
        </w:rPr>
      </w:pPr>
      <w:r w:rsidRPr="001058B5">
        <w:rPr>
          <w:rFonts w:ascii="Arial" w:hAnsi="Arial" w:cs="Arial"/>
          <w:b/>
          <w:sz w:val="20"/>
        </w:rPr>
        <w:t xml:space="preserve">A view can provide access to selected columns of base tables. </w:t>
      </w:r>
      <w:r w:rsidRPr="001058B5">
        <w:rPr>
          <w:rFonts w:ascii="Arial" w:hAnsi="Arial" w:cs="Arial"/>
          <w:sz w:val="20"/>
        </w:rPr>
        <w:t>For example,</w:t>
      </w:r>
      <w:r w:rsidRPr="001058B5">
        <w:rPr>
          <w:rFonts w:ascii="Arial" w:hAnsi="Arial" w:cs="Arial"/>
          <w:spacing w:val="-30"/>
          <w:sz w:val="20"/>
        </w:rPr>
        <w:t xml:space="preserve"> </w:t>
      </w:r>
      <w:r w:rsidRPr="001058B5">
        <w:rPr>
          <w:rFonts w:ascii="Arial" w:hAnsi="Arial" w:cs="Arial"/>
          <w:sz w:val="20"/>
        </w:rPr>
        <w:t>you can</w:t>
      </w:r>
      <w:r w:rsidRPr="001058B5">
        <w:rPr>
          <w:rFonts w:ascii="Arial" w:hAnsi="Arial" w:cs="Arial"/>
          <w:spacing w:val="-25"/>
          <w:sz w:val="20"/>
        </w:rPr>
        <w:t xml:space="preserve"> </w:t>
      </w:r>
      <w:r w:rsidRPr="001058B5">
        <w:rPr>
          <w:rFonts w:ascii="Arial" w:hAnsi="Arial" w:cs="Arial"/>
          <w:sz w:val="20"/>
        </w:rPr>
        <w:t>define</w:t>
      </w:r>
      <w:r w:rsidRPr="001058B5">
        <w:rPr>
          <w:rFonts w:ascii="Arial" w:hAnsi="Arial" w:cs="Arial"/>
          <w:spacing w:val="-25"/>
          <w:sz w:val="20"/>
        </w:rPr>
        <w:t xml:space="preserve"> </w:t>
      </w:r>
      <w:r w:rsidRPr="001058B5">
        <w:rPr>
          <w:rFonts w:ascii="Arial" w:hAnsi="Arial" w:cs="Arial"/>
          <w:sz w:val="20"/>
        </w:rPr>
        <w:t>a</w:t>
      </w:r>
      <w:r w:rsidRPr="001058B5">
        <w:rPr>
          <w:rFonts w:ascii="Arial" w:hAnsi="Arial" w:cs="Arial"/>
          <w:spacing w:val="-25"/>
          <w:sz w:val="20"/>
        </w:rPr>
        <w:t xml:space="preserve"> </w:t>
      </w:r>
      <w:r w:rsidRPr="001058B5">
        <w:rPr>
          <w:rFonts w:ascii="Arial" w:hAnsi="Arial" w:cs="Arial"/>
          <w:sz w:val="20"/>
        </w:rPr>
        <w:t>view</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employees</w:t>
      </w:r>
      <w:r w:rsidRPr="001058B5">
        <w:rPr>
          <w:rFonts w:ascii="Arial" w:hAnsi="Arial" w:cs="Arial"/>
          <w:spacing w:val="-99"/>
          <w:sz w:val="20"/>
        </w:rPr>
        <w:t xml:space="preserve"> </w:t>
      </w:r>
      <w:r w:rsidRPr="001058B5">
        <w:rPr>
          <w:rFonts w:ascii="Arial" w:hAnsi="Arial" w:cs="Arial"/>
          <w:sz w:val="20"/>
        </w:rPr>
        <w:t>table</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show</w:t>
      </w:r>
      <w:r w:rsidRPr="001058B5">
        <w:rPr>
          <w:rFonts w:ascii="Arial" w:hAnsi="Arial" w:cs="Arial"/>
          <w:spacing w:val="-26"/>
          <w:sz w:val="20"/>
        </w:rPr>
        <w:t xml:space="preserve"> </w:t>
      </w:r>
      <w:r w:rsidRPr="001058B5">
        <w:rPr>
          <w:rFonts w:ascii="Arial" w:hAnsi="Arial" w:cs="Arial"/>
          <w:sz w:val="20"/>
        </w:rPr>
        <w:t>only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employee_id,</w:t>
      </w:r>
      <w:r w:rsidRPr="001058B5">
        <w:rPr>
          <w:rFonts w:ascii="Arial" w:hAnsi="Arial" w:cs="Arial"/>
          <w:spacing w:val="-26"/>
          <w:sz w:val="20"/>
        </w:rPr>
        <w:t xml:space="preserve"> </w:t>
      </w:r>
      <w:r w:rsidRPr="001058B5">
        <w:rPr>
          <w:rFonts w:ascii="Arial" w:hAnsi="Arial" w:cs="Arial"/>
          <w:sz w:val="20"/>
        </w:rPr>
        <w:t>last_ name, and manager_id</w:t>
      </w:r>
      <w:r w:rsidRPr="001058B5">
        <w:rPr>
          <w:rFonts w:ascii="Arial" w:hAnsi="Arial" w:cs="Arial"/>
          <w:spacing w:val="-88"/>
          <w:sz w:val="20"/>
        </w:rPr>
        <w:t xml:space="preserve"> </w:t>
      </w:r>
      <w:r w:rsidRPr="001058B5">
        <w:rPr>
          <w:rFonts w:ascii="Arial" w:hAnsi="Arial" w:cs="Arial"/>
          <w:sz w:val="20"/>
        </w:rPr>
        <w:t>columns:</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25B0074D" w14:textId="77777777" w:rsidR="008C539B" w:rsidRPr="001058B5" w:rsidRDefault="00C12992" w:rsidP="006F7931">
      <w:pPr>
        <w:pStyle w:val="ListParagraph"/>
        <w:numPr>
          <w:ilvl w:val="1"/>
          <w:numId w:val="137"/>
        </w:numPr>
        <w:tabs>
          <w:tab w:val="left" w:pos="2020"/>
        </w:tabs>
        <w:spacing w:before="0" w:line="230" w:lineRule="auto"/>
        <w:ind w:right="847" w:hanging="359"/>
        <w:rPr>
          <w:rFonts w:ascii="Arial" w:hAnsi="Arial" w:cs="Arial"/>
          <w:sz w:val="20"/>
        </w:rPr>
      </w:pP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view</w:t>
      </w:r>
      <w:r w:rsidRPr="001058B5">
        <w:rPr>
          <w:rFonts w:ascii="Arial" w:hAnsi="Arial" w:cs="Arial"/>
          <w:b/>
          <w:spacing w:val="-9"/>
          <w:sz w:val="20"/>
        </w:rPr>
        <w:t xml:space="preserve"> </w:t>
      </w:r>
      <w:r w:rsidRPr="001058B5">
        <w:rPr>
          <w:rFonts w:ascii="Arial" w:hAnsi="Arial" w:cs="Arial"/>
          <w:b/>
          <w:sz w:val="20"/>
        </w:rPr>
        <w:t>can</w:t>
      </w:r>
      <w:r w:rsidRPr="001058B5">
        <w:rPr>
          <w:rFonts w:ascii="Arial" w:hAnsi="Arial" w:cs="Arial"/>
          <w:b/>
          <w:spacing w:val="-9"/>
          <w:sz w:val="20"/>
        </w:rPr>
        <w:t xml:space="preserve"> </w:t>
      </w:r>
      <w:r w:rsidRPr="001058B5">
        <w:rPr>
          <w:rFonts w:ascii="Arial" w:hAnsi="Arial" w:cs="Arial"/>
          <w:b/>
          <w:sz w:val="20"/>
        </w:rPr>
        <w:t>provide</w:t>
      </w:r>
      <w:r w:rsidRPr="001058B5">
        <w:rPr>
          <w:rFonts w:ascii="Arial" w:hAnsi="Arial" w:cs="Arial"/>
          <w:b/>
          <w:spacing w:val="-9"/>
          <w:sz w:val="20"/>
        </w:rPr>
        <w:t xml:space="preserve"> </w:t>
      </w:r>
      <w:r w:rsidRPr="001058B5">
        <w:rPr>
          <w:rFonts w:ascii="Arial" w:hAnsi="Arial" w:cs="Arial"/>
          <w:b/>
          <w:sz w:val="20"/>
        </w:rPr>
        <w:t>value-based</w:t>
      </w:r>
      <w:r w:rsidRPr="001058B5">
        <w:rPr>
          <w:rFonts w:ascii="Arial" w:hAnsi="Arial" w:cs="Arial"/>
          <w:b/>
          <w:spacing w:val="-10"/>
          <w:sz w:val="20"/>
        </w:rPr>
        <w:t xml:space="preserve"> </w:t>
      </w:r>
      <w:r w:rsidRPr="001058B5">
        <w:rPr>
          <w:rFonts w:ascii="Arial" w:hAnsi="Arial" w:cs="Arial"/>
          <w:b/>
          <w:sz w:val="20"/>
        </w:rPr>
        <w:t>security</w:t>
      </w:r>
      <w:r w:rsidRPr="001058B5">
        <w:rPr>
          <w:rFonts w:ascii="Arial" w:hAnsi="Arial" w:cs="Arial"/>
          <w:b/>
          <w:spacing w:val="-9"/>
          <w:sz w:val="20"/>
        </w:rPr>
        <w:t xml:space="preserve"> </w:t>
      </w:r>
      <w:r w:rsidRPr="001058B5">
        <w:rPr>
          <w:rFonts w:ascii="Arial" w:hAnsi="Arial" w:cs="Arial"/>
          <w:b/>
          <w:sz w:val="20"/>
        </w:rPr>
        <w:t>for</w:t>
      </w:r>
      <w:r w:rsidRPr="001058B5">
        <w:rPr>
          <w:rFonts w:ascii="Arial" w:hAnsi="Arial" w:cs="Arial"/>
          <w:b/>
          <w:spacing w:val="-10"/>
          <w:sz w:val="20"/>
        </w:rPr>
        <w:t xml:space="preserve"> </w:t>
      </w:r>
      <w:r w:rsidRPr="001058B5">
        <w:rPr>
          <w:rFonts w:ascii="Arial" w:hAnsi="Arial" w:cs="Arial"/>
          <w:b/>
          <w:sz w:val="20"/>
        </w:rPr>
        <w:t>the</w:t>
      </w:r>
      <w:r w:rsidRPr="001058B5">
        <w:rPr>
          <w:rFonts w:ascii="Arial" w:hAnsi="Arial" w:cs="Arial"/>
          <w:b/>
          <w:spacing w:val="-10"/>
          <w:sz w:val="20"/>
        </w:rPr>
        <w:t xml:space="preserve"> </w:t>
      </w:r>
      <w:r w:rsidRPr="001058B5">
        <w:rPr>
          <w:rFonts w:ascii="Arial" w:hAnsi="Arial" w:cs="Arial"/>
          <w:b/>
          <w:sz w:val="20"/>
        </w:rPr>
        <w:t>information</w:t>
      </w:r>
      <w:r w:rsidRPr="001058B5">
        <w:rPr>
          <w:rFonts w:ascii="Arial" w:hAnsi="Arial" w:cs="Arial"/>
          <w:b/>
          <w:spacing w:val="-10"/>
          <w:sz w:val="20"/>
        </w:rPr>
        <w:t xml:space="preserve"> </w:t>
      </w:r>
      <w:r w:rsidRPr="001058B5">
        <w:rPr>
          <w:rFonts w:ascii="Arial" w:hAnsi="Arial" w:cs="Arial"/>
          <w:b/>
          <w:sz w:val="20"/>
        </w:rPr>
        <w:t>in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table.</w:t>
      </w:r>
      <w:r w:rsidRPr="001058B5">
        <w:rPr>
          <w:rFonts w:ascii="Arial" w:hAnsi="Arial" w:cs="Arial"/>
          <w:b/>
          <w:spacing w:val="-8"/>
          <w:sz w:val="20"/>
        </w:rPr>
        <w:t xml:space="preserve"> </w:t>
      </w:r>
      <w:r w:rsidRPr="001058B5">
        <w:rPr>
          <w:rFonts w:ascii="Arial" w:hAnsi="Arial" w:cs="Arial"/>
          <w:sz w:val="20"/>
        </w:rPr>
        <w:t>A</w:t>
      </w:r>
      <w:r w:rsidRPr="001058B5">
        <w:rPr>
          <w:rFonts w:ascii="Arial" w:hAnsi="Arial" w:cs="Arial"/>
          <w:spacing w:val="-9"/>
          <w:sz w:val="20"/>
        </w:rPr>
        <w:t xml:space="preserve"> </w:t>
      </w:r>
      <w:r w:rsidRPr="001058B5">
        <w:rPr>
          <w:rFonts w:ascii="Arial" w:hAnsi="Arial" w:cs="Arial"/>
          <w:sz w:val="20"/>
        </w:rPr>
        <w:t>WHERE clause in the definition of a view displays only selected rows of base tables. Consider the following two</w:t>
      </w:r>
      <w:r w:rsidRPr="001058B5">
        <w:rPr>
          <w:rFonts w:ascii="Arial" w:hAnsi="Arial" w:cs="Arial"/>
          <w:spacing w:val="-3"/>
          <w:sz w:val="20"/>
        </w:rPr>
        <w:t xml:space="preserve"> </w:t>
      </w:r>
      <w:r w:rsidRPr="001058B5">
        <w:rPr>
          <w:rFonts w:ascii="Arial" w:hAnsi="Arial" w:cs="Arial"/>
          <w:sz w:val="20"/>
        </w:rPr>
        <w:t>examples:</w:t>
      </w:r>
    </w:p>
    <w:p w14:paraId="6D14E272" w14:textId="77777777" w:rsidR="008C539B" w:rsidRPr="001058B5" w:rsidRDefault="00C12992">
      <w:pPr>
        <w:spacing w:before="142" w:line="259" w:lineRule="auto"/>
        <w:ind w:left="2390" w:right="5548" w:hanging="371"/>
        <w:rPr>
          <w:rFonts w:ascii="Arial" w:hAnsi="Arial" w:cs="Arial"/>
          <w:sz w:val="18"/>
        </w:rPr>
      </w:pPr>
      <w:r w:rsidRPr="001058B5">
        <w:rPr>
          <w:rFonts w:ascii="Arial" w:hAnsi="Arial" w:cs="Arial"/>
          <w:w w:val="95"/>
          <w:sz w:val="18"/>
        </w:rPr>
        <w:t xml:space="preserve">CREATE VIEW lowsal AS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FROM</w:t>
      </w:r>
      <w:r w:rsidRPr="001058B5">
        <w:rPr>
          <w:rFonts w:ascii="Arial" w:hAnsi="Arial" w:cs="Arial"/>
          <w:spacing w:val="-38"/>
          <w:w w:val="90"/>
          <w:sz w:val="18"/>
        </w:rPr>
        <w:t xml:space="preserve"> </w:t>
      </w:r>
      <w:r w:rsidRPr="001058B5">
        <w:rPr>
          <w:rFonts w:ascii="Arial" w:hAnsi="Arial" w:cs="Arial"/>
          <w:w w:val="90"/>
          <w:sz w:val="18"/>
        </w:rPr>
        <w:t xml:space="preserve">employees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salary</w:t>
      </w:r>
      <w:r w:rsidRPr="001058B5">
        <w:rPr>
          <w:rFonts w:ascii="Arial" w:hAnsi="Arial" w:cs="Arial"/>
          <w:spacing w:val="-48"/>
          <w:w w:val="95"/>
          <w:sz w:val="18"/>
        </w:rPr>
        <w:t xml:space="preserve"> </w:t>
      </w:r>
      <w:r w:rsidRPr="001058B5">
        <w:rPr>
          <w:rFonts w:ascii="Arial" w:hAnsi="Arial" w:cs="Arial"/>
          <w:w w:val="95"/>
          <w:sz w:val="18"/>
        </w:rPr>
        <w:t>&lt;</w:t>
      </w:r>
      <w:r w:rsidRPr="001058B5">
        <w:rPr>
          <w:rFonts w:ascii="Arial" w:hAnsi="Arial" w:cs="Arial"/>
          <w:spacing w:val="-47"/>
          <w:w w:val="95"/>
          <w:sz w:val="18"/>
        </w:rPr>
        <w:t xml:space="preserve"> </w:t>
      </w:r>
      <w:r w:rsidRPr="001058B5">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19615E4E" w14:textId="77777777" w:rsidR="008C539B" w:rsidRPr="001058B5" w:rsidRDefault="00C12992">
      <w:pPr>
        <w:pStyle w:val="BodyText"/>
        <w:spacing w:before="1" w:line="228" w:lineRule="auto"/>
        <w:ind w:left="2020" w:right="786" w:hanging="1"/>
        <w:jc w:val="both"/>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lowsal</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allows</w:t>
      </w:r>
      <w:r w:rsidRPr="001058B5">
        <w:rPr>
          <w:rFonts w:ascii="Arial" w:hAnsi="Arial" w:cs="Arial"/>
          <w:spacing w:val="-20"/>
        </w:rPr>
        <w:t xml:space="preserve"> </w:t>
      </w:r>
      <w:r w:rsidRPr="001058B5">
        <w:rPr>
          <w:rFonts w:ascii="Arial" w:hAnsi="Arial" w:cs="Arial"/>
        </w:rPr>
        <w:t>access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all</w:t>
      </w:r>
      <w:r w:rsidRPr="001058B5">
        <w:rPr>
          <w:rFonts w:ascii="Arial" w:hAnsi="Arial" w:cs="Arial"/>
          <w:spacing w:val="-20"/>
        </w:rPr>
        <w:t xml:space="preserve"> </w:t>
      </w:r>
      <w:r w:rsidRPr="001058B5">
        <w:rPr>
          <w:rFonts w:ascii="Arial" w:hAnsi="Arial" w:cs="Arial"/>
        </w:rPr>
        <w:t>rows</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have</w:t>
      </w:r>
      <w:r w:rsidRPr="001058B5">
        <w:rPr>
          <w:rFonts w:ascii="Arial" w:hAnsi="Arial" w:cs="Arial"/>
          <w:spacing w:val="-20"/>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salary value</w:t>
      </w:r>
      <w:r w:rsidRPr="001058B5">
        <w:rPr>
          <w:rFonts w:ascii="Arial" w:hAnsi="Arial" w:cs="Arial"/>
          <w:spacing w:val="-13"/>
        </w:rPr>
        <w:t xml:space="preserve"> </w:t>
      </w:r>
      <w:r w:rsidRPr="001058B5">
        <w:rPr>
          <w:rFonts w:ascii="Arial" w:hAnsi="Arial" w:cs="Arial"/>
        </w:rPr>
        <w:t>less</w:t>
      </w:r>
      <w:r w:rsidRPr="001058B5">
        <w:rPr>
          <w:rFonts w:ascii="Arial" w:hAnsi="Arial" w:cs="Arial"/>
          <w:spacing w:val="-13"/>
        </w:rPr>
        <w:t xml:space="preserve"> </w:t>
      </w:r>
      <w:r w:rsidRPr="001058B5">
        <w:rPr>
          <w:rFonts w:ascii="Arial" w:hAnsi="Arial" w:cs="Arial"/>
        </w:rPr>
        <w:t>than</w:t>
      </w:r>
      <w:r w:rsidRPr="001058B5">
        <w:rPr>
          <w:rFonts w:ascii="Arial" w:hAnsi="Arial" w:cs="Arial"/>
          <w:spacing w:val="-13"/>
        </w:rPr>
        <w:t xml:space="preserve"> </w:t>
      </w:r>
      <w:r w:rsidRPr="001058B5">
        <w:rPr>
          <w:rFonts w:ascii="Arial" w:hAnsi="Arial" w:cs="Arial"/>
        </w:rPr>
        <w:t>10000.</w:t>
      </w:r>
      <w:r w:rsidRPr="001058B5">
        <w:rPr>
          <w:rFonts w:ascii="Arial" w:hAnsi="Arial" w:cs="Arial"/>
          <w:spacing w:val="-13"/>
        </w:rPr>
        <w:t xml:space="preserve"> </w:t>
      </w:r>
      <w:r w:rsidRPr="001058B5">
        <w:rPr>
          <w:rFonts w:ascii="Arial" w:hAnsi="Arial" w:cs="Arial"/>
        </w:rPr>
        <w:t>Notice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all</w:t>
      </w:r>
      <w:r w:rsidRPr="001058B5">
        <w:rPr>
          <w:rFonts w:ascii="Arial" w:hAnsi="Arial" w:cs="Arial"/>
          <w:spacing w:val="-13"/>
        </w:rPr>
        <w:t xml:space="preserve"> </w:t>
      </w:r>
      <w:r w:rsidRPr="001058B5">
        <w:rPr>
          <w:rFonts w:ascii="Arial" w:hAnsi="Arial" w:cs="Arial"/>
        </w:rPr>
        <w:t>columns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employees</w:t>
      </w:r>
      <w:r w:rsidRPr="001058B5">
        <w:rPr>
          <w:rFonts w:ascii="Arial" w:hAnsi="Arial" w:cs="Arial"/>
          <w:spacing w:val="-89"/>
        </w:rPr>
        <w:t xml:space="preserve"> </w:t>
      </w:r>
      <w:r w:rsidRPr="001058B5">
        <w:rPr>
          <w:rFonts w:ascii="Arial" w:hAnsi="Arial" w:cs="Arial"/>
        </w:rPr>
        <w:t>table</w:t>
      </w:r>
      <w:r w:rsidRPr="001058B5">
        <w:rPr>
          <w:rFonts w:ascii="Arial" w:hAnsi="Arial" w:cs="Arial"/>
          <w:spacing w:val="-13"/>
        </w:rPr>
        <w:t xml:space="preserve"> </w:t>
      </w:r>
      <w:r w:rsidRPr="001058B5">
        <w:rPr>
          <w:rFonts w:ascii="Arial" w:hAnsi="Arial" w:cs="Arial"/>
        </w:rPr>
        <w:t>are</w:t>
      </w:r>
      <w:r w:rsidRPr="001058B5">
        <w:rPr>
          <w:rFonts w:ascii="Arial" w:hAnsi="Arial" w:cs="Arial"/>
          <w:spacing w:val="-13"/>
        </w:rPr>
        <w:t xml:space="preserve"> </w:t>
      </w:r>
      <w:r w:rsidRPr="001058B5">
        <w:rPr>
          <w:rFonts w:ascii="Arial" w:hAnsi="Arial" w:cs="Arial"/>
        </w:rPr>
        <w:t>accessible in the lowsal</w:t>
      </w:r>
      <w:r w:rsidRPr="001058B5">
        <w:rPr>
          <w:rFonts w:ascii="Arial" w:hAnsi="Arial" w:cs="Arial"/>
          <w:spacing w:val="-80"/>
        </w:rPr>
        <w:t xml:space="preserve"> </w:t>
      </w:r>
      <w:r w:rsidRPr="001058B5">
        <w:rPr>
          <w:rFonts w:ascii="Arial" w:hAnsi="Arial" w:cs="Arial"/>
          <w:spacing w:val="-4"/>
        </w:rPr>
        <w:t>view.</w:t>
      </w:r>
    </w:p>
    <w:p w14:paraId="476B9414" w14:textId="77777777" w:rsidR="008C539B" w:rsidRPr="001058B5" w:rsidRDefault="00C12992">
      <w:pPr>
        <w:spacing w:before="140" w:line="259" w:lineRule="auto"/>
        <w:ind w:left="2390" w:right="5449" w:hanging="371"/>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pPr>
        <w:spacing w:line="203" w:lineRule="exact"/>
        <w:ind w:left="239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77777777" w:rsidR="008C539B" w:rsidRPr="001058B5" w:rsidRDefault="00C12992">
      <w:pPr>
        <w:pStyle w:val="BodyText"/>
        <w:spacing w:before="100" w:line="230" w:lineRule="auto"/>
        <w:ind w:left="2619" w:right="201"/>
        <w:rPr>
          <w:rFonts w:ascii="Arial" w:hAnsi="Arial" w:cs="Arial"/>
        </w:rPr>
      </w:pPr>
      <w:bookmarkStart w:id="666" w:name="_bookmark744"/>
      <w:bookmarkEnd w:id="666"/>
      <w:r w:rsidRPr="001058B5">
        <w:rPr>
          <w:rFonts w:ascii="Arial" w:hAnsi="Arial" w:cs="Arial"/>
        </w:rPr>
        <w:t>In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own_salary</w:t>
      </w:r>
      <w:r w:rsidRPr="001058B5">
        <w:rPr>
          <w:rFonts w:ascii="Arial" w:hAnsi="Arial" w:cs="Arial"/>
          <w:spacing w:val="-100"/>
        </w:rPr>
        <w:t xml:space="preserve"> </w:t>
      </w:r>
      <w:r w:rsidRPr="001058B5">
        <w:rPr>
          <w:rFonts w:ascii="Arial" w:hAnsi="Arial" w:cs="Arial"/>
          <w:spacing w:val="-4"/>
        </w:rPr>
        <w:t>view,</w:t>
      </w:r>
      <w:r w:rsidRPr="001058B5">
        <w:rPr>
          <w:rFonts w:ascii="Arial" w:hAnsi="Arial" w:cs="Arial"/>
          <w:spacing w:val="-27"/>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rows</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7"/>
        </w:rPr>
        <w:t xml:space="preserve"> </w:t>
      </w:r>
      <w:r w:rsidRPr="001058B5">
        <w:rPr>
          <w:rFonts w:ascii="Arial" w:hAnsi="Arial" w:cs="Arial"/>
        </w:rPr>
        <w:t>last_name</w:t>
      </w:r>
      <w:r w:rsidRPr="001058B5">
        <w:rPr>
          <w:rFonts w:ascii="Arial" w:hAnsi="Arial" w:cs="Arial"/>
          <w:spacing w:val="-100"/>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matches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current user of the view are accessible. The own_salary view uses the user pseudo column, whose values always refer to the current </w:t>
      </w:r>
      <w:r w:rsidRPr="001058B5">
        <w:rPr>
          <w:rFonts w:ascii="Arial" w:hAnsi="Arial" w:cs="Arial"/>
          <w:spacing w:val="-4"/>
        </w:rPr>
        <w:t xml:space="preserve">user. </w:t>
      </w:r>
      <w:r w:rsidRPr="001058B5">
        <w:rPr>
          <w:rFonts w:ascii="Arial" w:hAnsi="Arial" w:cs="Arial"/>
        </w:rPr>
        <w:t>This view combines both column-level security and value-based</w:t>
      </w:r>
      <w:r w:rsidRPr="001058B5">
        <w:rPr>
          <w:rFonts w:ascii="Arial" w:hAnsi="Arial" w:cs="Arial"/>
          <w:spacing w:val="-1"/>
        </w:rPr>
        <w:t xml:space="preserve"> </w:t>
      </w:r>
      <w:r w:rsidRPr="001058B5">
        <w:rPr>
          <w:rFonts w:ascii="Arial" w:hAnsi="Arial" w:cs="Arial"/>
          <w:spacing w:val="-3"/>
        </w:rPr>
        <w:t>security.</w:t>
      </w:r>
    </w:p>
    <w:p w14:paraId="2F3918C0" w14:textId="77777777" w:rsidR="008C539B" w:rsidRPr="001058B5" w:rsidRDefault="008C539B">
      <w:pPr>
        <w:pStyle w:val="BodyText"/>
        <w:spacing w:before="6"/>
        <w:rPr>
          <w:rFonts w:ascii="Arial" w:hAnsi="Arial" w:cs="Arial"/>
          <w:sz w:val="25"/>
        </w:rPr>
      </w:pPr>
    </w:p>
    <w:p w14:paraId="3C7752B8" w14:textId="77777777" w:rsidR="008C539B" w:rsidRPr="001058B5" w:rsidRDefault="00C12992">
      <w:pPr>
        <w:pStyle w:val="Heading4"/>
      </w:pPr>
      <w:bookmarkStart w:id="667" w:name="Managing_Procedure_Privileges"/>
      <w:bookmarkStart w:id="668" w:name="_bookmark745"/>
      <w:bookmarkEnd w:id="667"/>
      <w:bookmarkEnd w:id="668"/>
      <w:r w:rsidRPr="001058B5">
        <w:t>Managing Procedure Privileges</w:t>
      </w:r>
    </w:p>
    <w:p w14:paraId="48AD35EF" w14:textId="77777777" w:rsidR="008C539B" w:rsidRPr="001058B5" w:rsidRDefault="00C12992">
      <w:pPr>
        <w:pStyle w:val="BodyText"/>
        <w:spacing w:before="75"/>
        <w:ind w:left="2260"/>
        <w:rPr>
          <w:rFonts w:ascii="Arial" w:hAnsi="Arial" w:cs="Arial"/>
        </w:rPr>
      </w:pPr>
      <w:r w:rsidRPr="001058B5">
        <w:rPr>
          <w:rFonts w:ascii="Arial" w:hAnsi="Arial" w:cs="Arial"/>
        </w:rPr>
        <w:t>This section contains:</w:t>
      </w:r>
    </w:p>
    <w:p w14:paraId="37FAEA8A"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46" w:history="1">
        <w:r w:rsidR="00C12992" w:rsidRPr="001058B5">
          <w:rPr>
            <w:rFonts w:ascii="Arial" w:hAnsi="Arial" w:cs="Arial"/>
            <w:color w:val="0000CC"/>
            <w:sz w:val="20"/>
          </w:rPr>
          <w:t>Using the EXECUTE Privilege for Procedure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Privileges</w:t>
        </w:r>
      </w:hyperlink>
    </w:p>
    <w:p w14:paraId="30048C5F"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52" w:history="1">
        <w:r w:rsidR="00C12992" w:rsidRPr="001058B5">
          <w:rPr>
            <w:rFonts w:ascii="Arial" w:hAnsi="Arial" w:cs="Arial"/>
            <w:color w:val="0000CC"/>
            <w:sz w:val="20"/>
          </w:rPr>
          <w:t>Procedure Execution and Security</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Domains</w:t>
        </w:r>
      </w:hyperlink>
    </w:p>
    <w:p w14:paraId="3989E2FE"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53" w:history="1">
        <w:r w:rsidR="00C12992" w:rsidRPr="001058B5">
          <w:rPr>
            <w:rFonts w:ascii="Arial" w:hAnsi="Arial" w:cs="Arial"/>
            <w:color w:val="0000CC"/>
            <w:sz w:val="20"/>
          </w:rPr>
          <w:t>How Procedure Privileges Affect Definer’s</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Rights</w:t>
        </w:r>
      </w:hyperlink>
    </w:p>
    <w:p w14:paraId="79D5F2E0"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60" w:history="1">
        <w:r w:rsidR="00C12992" w:rsidRPr="001058B5">
          <w:rPr>
            <w:rFonts w:ascii="Arial" w:hAnsi="Arial" w:cs="Arial"/>
            <w:color w:val="0000CC"/>
            <w:sz w:val="20"/>
          </w:rPr>
          <w:t>How Procedure Privileges Affect Invoker’s</w:t>
        </w:r>
        <w:r w:rsidR="00C12992" w:rsidRPr="001058B5">
          <w:rPr>
            <w:rFonts w:ascii="Arial" w:hAnsi="Arial" w:cs="Arial"/>
            <w:color w:val="0000CC"/>
            <w:spacing w:val="-21"/>
            <w:sz w:val="20"/>
          </w:rPr>
          <w:t xml:space="preserve"> </w:t>
        </w:r>
        <w:r w:rsidR="00C12992" w:rsidRPr="001058B5">
          <w:rPr>
            <w:rFonts w:ascii="Arial" w:hAnsi="Arial" w:cs="Arial"/>
            <w:color w:val="0000CC"/>
            <w:sz w:val="20"/>
          </w:rPr>
          <w:t>Rights</w:t>
        </w:r>
      </w:hyperlink>
    </w:p>
    <w:p w14:paraId="1FD37BF4"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63" w:history="1">
        <w:r w:rsidR="00C12992" w:rsidRPr="001058B5">
          <w:rPr>
            <w:rFonts w:ascii="Arial" w:hAnsi="Arial" w:cs="Arial"/>
            <w:color w:val="0000CC"/>
            <w:sz w:val="20"/>
          </w:rPr>
          <w:t>System Privileges Required to Create or Replace a</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Procedure</w:t>
        </w:r>
      </w:hyperlink>
    </w:p>
    <w:p w14:paraId="0F470DCB"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66" w:history="1">
        <w:r w:rsidR="00C12992" w:rsidRPr="001058B5">
          <w:rPr>
            <w:rFonts w:ascii="Arial" w:hAnsi="Arial" w:cs="Arial"/>
            <w:color w:val="0000CC"/>
            <w:sz w:val="20"/>
          </w:rPr>
          <w:t>System Privileges Required to Compile a</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w:t>
        </w:r>
      </w:hyperlink>
    </w:p>
    <w:p w14:paraId="33E8E988"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70" w:history="1">
        <w:r w:rsidR="00C12992" w:rsidRPr="001058B5">
          <w:rPr>
            <w:rFonts w:ascii="Arial" w:hAnsi="Arial" w:cs="Arial"/>
            <w:color w:val="0000CC"/>
            <w:sz w:val="20"/>
          </w:rPr>
          <w:t>How Procedure Privileges Affect Packages and Package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Objects</w:t>
        </w:r>
      </w:hyperlink>
    </w:p>
    <w:p w14:paraId="0953D682" w14:textId="77777777" w:rsidR="008C539B" w:rsidRPr="001058B5" w:rsidRDefault="008C539B">
      <w:pPr>
        <w:pStyle w:val="BodyText"/>
        <w:spacing w:before="1"/>
        <w:rPr>
          <w:rFonts w:ascii="Arial" w:hAnsi="Arial" w:cs="Arial"/>
          <w:sz w:val="23"/>
        </w:rPr>
      </w:pPr>
    </w:p>
    <w:p w14:paraId="7058F35E" w14:textId="77777777" w:rsidR="008C539B" w:rsidRPr="001058B5" w:rsidRDefault="00C12992">
      <w:pPr>
        <w:pStyle w:val="Heading6"/>
      </w:pPr>
      <w:bookmarkStart w:id="669" w:name="Using_the_EXECUTE_Privilege_for_Procedur"/>
      <w:bookmarkStart w:id="670" w:name="_bookmark746"/>
      <w:bookmarkEnd w:id="669"/>
      <w:bookmarkEnd w:id="670"/>
      <w:r w:rsidRPr="001058B5">
        <w:t xml:space="preserve">Using the </w:t>
      </w:r>
      <w:bookmarkStart w:id="671" w:name="_bookmark751"/>
      <w:bookmarkEnd w:id="671"/>
      <w:r w:rsidRPr="001058B5">
        <w:t>EXECUTE Pr</w:t>
      </w:r>
      <w:bookmarkStart w:id="672" w:name="_bookmark747"/>
      <w:bookmarkEnd w:id="672"/>
      <w:r w:rsidRPr="001058B5">
        <w:t>ivil</w:t>
      </w:r>
      <w:bookmarkStart w:id="673" w:name="_bookmark750"/>
      <w:bookmarkEnd w:id="673"/>
      <w:r w:rsidRPr="001058B5">
        <w:t>e</w:t>
      </w:r>
      <w:bookmarkStart w:id="674" w:name="_bookmark748"/>
      <w:bookmarkEnd w:id="674"/>
      <w:r w:rsidRPr="001058B5">
        <w:t>ge fo</w:t>
      </w:r>
      <w:bookmarkStart w:id="675" w:name="_bookmark749"/>
      <w:bookmarkEnd w:id="675"/>
      <w:r w:rsidRPr="001058B5">
        <w:t>r Procedure Privileges</w:t>
      </w:r>
    </w:p>
    <w:p w14:paraId="1F7D5B8E"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 xml:space="preserve">The EXECUTE privilege is the only </w:t>
      </w:r>
      <w:r w:rsidRPr="001058B5">
        <w:rPr>
          <w:rFonts w:ascii="Arial" w:hAnsi="Arial" w:cs="Arial"/>
          <w:b/>
        </w:rPr>
        <w:t xml:space="preserve">object privilege </w:t>
      </w:r>
      <w:r w:rsidRPr="001058B5">
        <w:rPr>
          <w:rFonts w:ascii="Arial" w:hAnsi="Arial" w:cs="Arial"/>
        </w:rPr>
        <w:t>for procedures, including standalone procedures and functions, and for those within packages. Grant this privilege only to users who need to run a procedure or to compile another procedure that calls a desired procedure.</w:t>
      </w:r>
    </w:p>
    <w:p w14:paraId="272E1A8C" w14:textId="77777777" w:rsidR="008C539B" w:rsidRPr="001058B5" w:rsidRDefault="008C539B">
      <w:pPr>
        <w:pStyle w:val="BodyText"/>
        <w:spacing w:before="5"/>
        <w:rPr>
          <w:rFonts w:ascii="Arial" w:hAnsi="Arial" w:cs="Arial"/>
          <w:sz w:val="23"/>
        </w:rPr>
      </w:pPr>
    </w:p>
    <w:p w14:paraId="2EBD3D09" w14:textId="77777777" w:rsidR="008C539B" w:rsidRPr="001058B5" w:rsidRDefault="00C12992">
      <w:pPr>
        <w:pStyle w:val="Heading6"/>
        <w:spacing w:before="1"/>
      </w:pPr>
      <w:bookmarkStart w:id="676" w:name="Procedure_Execution_and_Security_Domains"/>
      <w:bookmarkStart w:id="677" w:name="_bookmark752"/>
      <w:bookmarkEnd w:id="676"/>
      <w:bookmarkEnd w:id="677"/>
      <w:r w:rsidRPr="001058B5">
        <w:t>Procedure Execution and Security Domains</w:t>
      </w:r>
    </w:p>
    <w:p w14:paraId="2CDB4362" w14:textId="77777777" w:rsidR="008C539B" w:rsidRPr="001058B5" w:rsidRDefault="00C12992">
      <w:pPr>
        <w:pStyle w:val="BodyText"/>
        <w:spacing w:before="55" w:line="230" w:lineRule="auto"/>
        <w:ind w:left="2259"/>
        <w:rPr>
          <w:rFonts w:ascii="Arial" w:hAnsi="Arial" w:cs="Arial"/>
        </w:rPr>
      </w:pPr>
      <w:r w:rsidRPr="001058B5">
        <w:rPr>
          <w:rFonts w:ascii="Arial" w:hAnsi="Arial" w:cs="Arial"/>
        </w:rPr>
        <w:t>A user with the EXECUTE object privilege for a specific procedure can execute the procedure or compile a program unit that references the procedure. Oracle Database performs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run-time</w:t>
      </w:r>
      <w:r w:rsidRPr="001058B5">
        <w:rPr>
          <w:rFonts w:ascii="Arial" w:hAnsi="Arial" w:cs="Arial"/>
          <w:spacing w:val="-3"/>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check</w:t>
      </w:r>
      <w:r w:rsidRPr="001058B5">
        <w:rPr>
          <w:rFonts w:ascii="Arial" w:hAnsi="Arial" w:cs="Arial"/>
          <w:spacing w:val="-3"/>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PL/SQL</w:t>
      </w:r>
      <w:r w:rsidRPr="001058B5">
        <w:rPr>
          <w:rFonts w:ascii="Arial" w:hAnsi="Arial" w:cs="Arial"/>
          <w:spacing w:val="-3"/>
        </w:rPr>
        <w:t xml:space="preserve"> </w:t>
      </w:r>
      <w:r w:rsidRPr="001058B5">
        <w:rPr>
          <w:rFonts w:ascii="Arial" w:hAnsi="Arial" w:cs="Arial"/>
        </w:rPr>
        <w:t>unit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called.</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the EXECUTE</w:t>
      </w:r>
      <w:r w:rsidRPr="001058B5">
        <w:rPr>
          <w:rFonts w:ascii="Arial" w:hAnsi="Arial" w:cs="Arial"/>
          <w:spacing w:val="-95"/>
        </w:rPr>
        <w:t xml:space="preserve"> </w:t>
      </w:r>
      <w:r w:rsidRPr="001058B5">
        <w:rPr>
          <w:rFonts w:ascii="Arial" w:hAnsi="Arial" w:cs="Arial"/>
        </w:rPr>
        <w:t>ANY</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5"/>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execute</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procedure</w:t>
      </w:r>
      <w:r w:rsidRPr="001058B5">
        <w:rPr>
          <w:rFonts w:ascii="Arial" w:hAnsi="Arial" w:cs="Arial"/>
          <w:spacing w:val="-25"/>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database. Privileges to run procedures can be granted to a user through</w:t>
      </w:r>
      <w:r w:rsidRPr="001058B5">
        <w:rPr>
          <w:rFonts w:ascii="Arial" w:hAnsi="Arial" w:cs="Arial"/>
          <w:spacing w:val="-17"/>
        </w:rPr>
        <w:t xml:space="preserve"> </w:t>
      </w:r>
      <w:r w:rsidRPr="001058B5">
        <w:rPr>
          <w:rFonts w:ascii="Arial" w:hAnsi="Arial" w:cs="Arial"/>
        </w:rPr>
        <w:t>roles.</w:t>
      </w:r>
    </w:p>
    <w:p w14:paraId="72B4DA85" w14:textId="77777777" w:rsidR="008C539B" w:rsidRPr="001058B5" w:rsidRDefault="00C12992">
      <w:pPr>
        <w:spacing w:before="212"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how Oracle Database checks privileges at run-time</w:t>
      </w:r>
    </w:p>
    <w:p w14:paraId="1F300AF1" w14:textId="77777777" w:rsidR="008C539B" w:rsidRPr="001058B5" w:rsidRDefault="008C539B">
      <w:pPr>
        <w:pStyle w:val="BodyText"/>
        <w:spacing w:before="2"/>
        <w:rPr>
          <w:rFonts w:ascii="Arial" w:hAnsi="Arial" w:cs="Arial"/>
        </w:rPr>
      </w:pPr>
    </w:p>
    <w:p w14:paraId="11208550" w14:textId="77777777" w:rsidR="008C539B" w:rsidRPr="001058B5" w:rsidRDefault="00C12992">
      <w:pPr>
        <w:pStyle w:val="Heading6"/>
      </w:pPr>
      <w:bookmarkStart w:id="678" w:name="How_Procedure_Privileges_Affect_Definer’"/>
      <w:bookmarkStart w:id="679" w:name="_bookmark753"/>
      <w:bookmarkEnd w:id="678"/>
      <w:bookmarkEnd w:id="679"/>
      <w:r w:rsidRPr="001058B5">
        <w:t>Ho</w:t>
      </w:r>
      <w:bookmarkStart w:id="680" w:name="_bookmark755"/>
      <w:bookmarkEnd w:id="680"/>
      <w:r w:rsidRPr="001058B5">
        <w:t>w Proce</w:t>
      </w:r>
      <w:bookmarkStart w:id="681" w:name="_bookmark754"/>
      <w:bookmarkEnd w:id="681"/>
      <w:r w:rsidRPr="001058B5">
        <w:t>dure Privileges Affect Definer’s Rights</w:t>
      </w:r>
    </w:p>
    <w:p w14:paraId="27A705A9" w14:textId="77777777" w:rsidR="008C539B" w:rsidRPr="001058B5" w:rsidRDefault="00C12992">
      <w:pPr>
        <w:pStyle w:val="BodyText"/>
        <w:spacing w:before="55" w:line="232" w:lineRule="auto"/>
        <w:ind w:left="2260" w:right="135" w:hanging="1"/>
        <w:rPr>
          <w:rFonts w:ascii="Arial" w:hAnsi="Arial" w:cs="Arial"/>
        </w:rPr>
      </w:pPr>
      <w:r w:rsidRPr="001058B5">
        <w:rPr>
          <w:rFonts w:ascii="Arial" w:hAnsi="Arial" w:cs="Arial"/>
        </w:rPr>
        <w:t xml:space="preserve">The owner of a procedure, called the </w:t>
      </w:r>
      <w:r w:rsidRPr="001058B5">
        <w:rPr>
          <w:rFonts w:ascii="Arial" w:hAnsi="Arial" w:cs="Arial"/>
          <w:i/>
        </w:rPr>
        <w:t>definer</w:t>
      </w:r>
      <w:r w:rsidRPr="001058B5">
        <w:rPr>
          <w:rFonts w:ascii="Arial" w:hAnsi="Arial" w:cs="Arial"/>
        </w:rPr>
        <w:t>, must have all the necessary object privileges for referenced objects. If the procedure owner grants to another user the right to use that procedure, then the privileges of the procedure owner (on the objects referenced by the procedure) apply to the grantee user’s exercise of the procedure. The privileges of the procedure’s definer must be granted directly to the user, not granted</w:t>
      </w:r>
      <w:bookmarkStart w:id="682" w:name="_bookmark756"/>
      <w:bookmarkEnd w:id="682"/>
      <w:r w:rsidRPr="001058B5">
        <w:rPr>
          <w:rFonts w:ascii="Arial" w:hAnsi="Arial" w:cs="Arial"/>
        </w:rPr>
        <w:t xml:space="preserve"> through roles. These are termed definer’s rights.</w:t>
      </w:r>
    </w:p>
    <w:p w14:paraId="4D90F5B1" w14:textId="77777777" w:rsidR="008C539B" w:rsidRPr="001058B5" w:rsidRDefault="00C12992">
      <w:pPr>
        <w:pStyle w:val="BodyText"/>
        <w:spacing w:before="114" w:line="232" w:lineRule="auto"/>
        <w:ind w:left="2260" w:right="184" w:hanging="1"/>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procedure</w:t>
      </w:r>
      <w:r w:rsidRPr="001058B5">
        <w:rPr>
          <w:rFonts w:ascii="Arial" w:hAnsi="Arial" w:cs="Arial"/>
          <w:spacing w:val="-6"/>
        </w:rPr>
        <w:t xml:space="preserve"> </w:t>
      </w:r>
      <w:r w:rsidRPr="001058B5">
        <w:rPr>
          <w:rFonts w:ascii="Arial" w:hAnsi="Arial" w:cs="Arial"/>
        </w:rPr>
        <w:t>who</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owner</w:t>
      </w:r>
      <w:r w:rsidRPr="001058B5">
        <w:rPr>
          <w:rFonts w:ascii="Arial" w:hAnsi="Arial" w:cs="Arial"/>
          <w:spacing w:val="-5"/>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called</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i/>
        </w:rPr>
        <w:t>invoker</w:t>
      </w:r>
      <w:r w:rsidRPr="001058B5">
        <w:rPr>
          <w:rFonts w:ascii="Arial" w:hAnsi="Arial" w:cs="Arial"/>
        </w:rPr>
        <w:t>.</w:t>
      </w:r>
      <w:r w:rsidRPr="001058B5">
        <w:rPr>
          <w:rFonts w:ascii="Arial" w:hAnsi="Arial" w:cs="Arial"/>
          <w:spacing w:val="-6"/>
        </w:rPr>
        <w:t xml:space="preserve"> </w:t>
      </w:r>
      <w:r w:rsidRPr="001058B5">
        <w:rPr>
          <w:rFonts w:ascii="Arial" w:hAnsi="Arial" w:cs="Arial"/>
        </w:rPr>
        <w:t>Additional</w:t>
      </w:r>
      <w:r w:rsidRPr="001058B5">
        <w:rPr>
          <w:rFonts w:ascii="Arial" w:hAnsi="Arial" w:cs="Arial"/>
          <w:spacing w:val="-6"/>
        </w:rPr>
        <w:t xml:space="preserve"> </w:t>
      </w:r>
      <w:r w:rsidRPr="001058B5">
        <w:rPr>
          <w:rFonts w:ascii="Arial" w:hAnsi="Arial" w:cs="Arial"/>
        </w:rPr>
        <w:t>privileges on</w:t>
      </w:r>
      <w:r w:rsidRPr="001058B5">
        <w:rPr>
          <w:rFonts w:ascii="Arial" w:hAnsi="Arial" w:cs="Arial"/>
          <w:spacing w:val="-6"/>
        </w:rPr>
        <w:t xml:space="preserve"> </w:t>
      </w:r>
      <w:r w:rsidRPr="001058B5">
        <w:rPr>
          <w:rFonts w:ascii="Arial" w:hAnsi="Arial" w:cs="Arial"/>
        </w:rPr>
        <w:t>referenced</w:t>
      </w:r>
      <w:r w:rsidRPr="001058B5">
        <w:rPr>
          <w:rFonts w:ascii="Arial" w:hAnsi="Arial" w:cs="Arial"/>
          <w:spacing w:val="-6"/>
        </w:rPr>
        <w:t xml:space="preserve"> </w:t>
      </w:r>
      <w:r w:rsidRPr="001058B5">
        <w:rPr>
          <w:rFonts w:ascii="Arial" w:hAnsi="Arial" w:cs="Arial"/>
        </w:rPr>
        <w:t>objects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required</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invoker’s</w:t>
      </w:r>
      <w:r w:rsidRPr="001058B5">
        <w:rPr>
          <w:rFonts w:ascii="Arial" w:hAnsi="Arial" w:cs="Arial"/>
          <w:spacing w:val="-6"/>
        </w:rPr>
        <w:t xml:space="preserve"> </w:t>
      </w:r>
      <w:r w:rsidRPr="001058B5">
        <w:rPr>
          <w:rFonts w:ascii="Arial" w:hAnsi="Arial" w:cs="Arial"/>
        </w:rPr>
        <w:t>rights</w:t>
      </w:r>
      <w:r w:rsidRPr="001058B5">
        <w:rPr>
          <w:rFonts w:ascii="Arial" w:hAnsi="Arial" w:cs="Arial"/>
          <w:spacing w:val="-4"/>
        </w:rPr>
        <w:t xml:space="preserve"> </w:t>
      </w:r>
      <w:r w:rsidRPr="001058B5">
        <w:rPr>
          <w:rFonts w:ascii="Arial" w:hAnsi="Arial" w:cs="Arial"/>
        </w:rPr>
        <w:t>procedures,</w:t>
      </w:r>
      <w:r w:rsidRPr="001058B5">
        <w:rPr>
          <w:rFonts w:ascii="Arial" w:hAnsi="Arial" w:cs="Arial"/>
          <w:spacing w:val="-6"/>
        </w:rPr>
        <w:t xml:space="preserve"> </w:t>
      </w:r>
      <w:r w:rsidRPr="001058B5">
        <w:rPr>
          <w:rFonts w:ascii="Arial" w:hAnsi="Arial" w:cs="Arial"/>
        </w:rPr>
        <w:t>but</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definer's rights</w:t>
      </w:r>
      <w:r w:rsidRPr="001058B5">
        <w:rPr>
          <w:rFonts w:ascii="Arial" w:hAnsi="Arial" w:cs="Arial"/>
          <w:spacing w:val="-2"/>
        </w:rPr>
        <w:t xml:space="preserve"> </w:t>
      </w:r>
      <w:r w:rsidRPr="001058B5">
        <w:rPr>
          <w:rFonts w:ascii="Arial" w:hAnsi="Arial" w:cs="Arial"/>
        </w:rPr>
        <w:t>procedures.</w:t>
      </w:r>
    </w:p>
    <w:p w14:paraId="4D2E6436" w14:textId="77777777" w:rsidR="008C539B" w:rsidRPr="001058B5" w:rsidRDefault="00C12992">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Pr="001058B5">
          <w:rPr>
            <w:rFonts w:ascii="Arial" w:hAnsi="Arial" w:cs="Arial"/>
          </w:rPr>
          <w:t>on page 4-9</w:t>
        </w:r>
      </w:hyperlink>
    </w:p>
    <w:p w14:paraId="07C74E74" w14:textId="77777777" w:rsidR="008C539B" w:rsidRPr="001058B5" w:rsidRDefault="008C539B">
      <w:pPr>
        <w:pStyle w:val="BodyText"/>
        <w:spacing w:before="12"/>
        <w:rPr>
          <w:rFonts w:ascii="Arial" w:hAnsi="Arial" w:cs="Arial"/>
          <w:sz w:val="12"/>
        </w:rPr>
      </w:pPr>
    </w:p>
    <w:p w14:paraId="04195BA9" w14:textId="77777777" w:rsidR="008C539B" w:rsidRPr="001058B5" w:rsidRDefault="00C12992">
      <w:pPr>
        <w:pStyle w:val="BodyText"/>
        <w:spacing w:before="98" w:line="232" w:lineRule="auto"/>
        <w:ind w:left="2260" w:right="185"/>
        <w:rPr>
          <w:rFonts w:ascii="Arial" w:hAnsi="Arial" w:cs="Arial"/>
        </w:rPr>
      </w:pPr>
      <w:bookmarkStart w:id="683" w:name="_bookmark757"/>
      <w:bookmarkEnd w:id="683"/>
      <w:r w:rsidRPr="001058B5">
        <w:rPr>
          <w:rFonts w:ascii="Arial" w:hAnsi="Arial" w:cs="Arial"/>
        </w:rPr>
        <w:t>A user of a definer’s rights procedure requires only the privilege to execute the procedure and no privileges on the underlying objects that the procedure accesses. This is because a definer's rights procedure operates under the security domain of the user who owns the procedure, regardless of who is executing it. The owner of the procedure must have all the necessary object privileges for referenced objects. Fewer</w:t>
      </w:r>
    </w:p>
    <w:p w14:paraId="5BDE19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2899737" w14:textId="77777777" w:rsidR="008C539B" w:rsidRPr="001058B5" w:rsidRDefault="008C539B">
      <w:pPr>
        <w:pStyle w:val="BodyText"/>
        <w:spacing w:before="5"/>
        <w:rPr>
          <w:rFonts w:ascii="Arial" w:hAnsi="Arial" w:cs="Arial"/>
          <w:sz w:val="25"/>
        </w:rPr>
      </w:pPr>
    </w:p>
    <w:p w14:paraId="237B0A80" w14:textId="77777777" w:rsidR="008C539B" w:rsidRPr="001058B5" w:rsidRDefault="00C12992">
      <w:pPr>
        <w:pStyle w:val="BodyText"/>
        <w:spacing w:before="99" w:line="232" w:lineRule="auto"/>
        <w:ind w:left="1660" w:right="1019"/>
        <w:rPr>
          <w:rFonts w:ascii="Arial" w:hAnsi="Arial" w:cs="Arial"/>
        </w:rPr>
      </w:pPr>
      <w:r w:rsidRPr="001058B5">
        <w:rPr>
          <w:rFonts w:ascii="Arial" w:hAnsi="Arial" w:cs="Arial"/>
        </w:rPr>
        <w:t>privileges have to be granted to users of a definer’s rights procedure. This results in</w:t>
      </w:r>
      <w:bookmarkStart w:id="684" w:name="_bookmark758"/>
      <w:bookmarkEnd w:id="684"/>
      <w:r w:rsidRPr="001058B5">
        <w:rPr>
          <w:rFonts w:ascii="Arial" w:hAnsi="Arial" w:cs="Arial"/>
        </w:rPr>
        <w:t xml:space="preserve"> stronger control of database access.</w:t>
      </w:r>
    </w:p>
    <w:p w14:paraId="424E8B2B"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You can use definer’s rights procedures to control access to private database objects and add a level of database security. By writing a definer's rights procedure and granting only EXECUTE privilege to a user, the user can be forced to access the referenced objects only through the procedure.</w:t>
      </w:r>
    </w:p>
    <w:p w14:paraId="5A3DD313" w14:textId="77777777" w:rsidR="008C539B" w:rsidRPr="001058B5" w:rsidRDefault="00C12992">
      <w:pPr>
        <w:pStyle w:val="BodyText"/>
        <w:spacing w:before="120" w:line="232" w:lineRule="auto"/>
        <w:ind w:left="1659" w:right="784"/>
        <w:rPr>
          <w:rFonts w:ascii="Arial" w:hAnsi="Arial" w:cs="Arial"/>
        </w:rPr>
      </w:pPr>
      <w:r w:rsidRPr="001058B5">
        <w:rPr>
          <w:rFonts w:ascii="Arial" w:hAnsi="Arial" w:cs="Arial"/>
        </w:rPr>
        <w:t>At run time, Oracle Database checks whether the privileges of the owner of a definer’s rights stored procedure allow access to that procedure’s referenced objects, before the procedure is executed. If a necessary privilege on a referenced object was revoked from the owner of a definer's rights procedure, then the procedure cannot be run by the owner or any other user.</w:t>
      </w:r>
    </w:p>
    <w:p w14:paraId="10D773AB" w14:textId="77777777" w:rsidR="008C539B" w:rsidRPr="001058B5" w:rsidRDefault="008D1AB8">
      <w:pPr>
        <w:pStyle w:val="BodyText"/>
        <w:spacing w:before="11"/>
        <w:rPr>
          <w:rFonts w:ascii="Arial" w:hAnsi="Arial" w:cs="Arial"/>
          <w:sz w:val="17"/>
        </w:rPr>
      </w:pPr>
      <w:r>
        <w:rPr>
          <w:rFonts w:ascii="Arial" w:hAnsi="Arial" w:cs="Arial"/>
        </w:rPr>
        <w:pict w14:anchorId="6DDEED27">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14:paraId="347D32F3" w14:textId="77777777" w:rsidR="008C539B" w:rsidRPr="001058B5" w:rsidRDefault="00C12992">
      <w:pPr>
        <w:pStyle w:val="BodyText"/>
        <w:spacing w:before="25" w:after="100" w:line="232" w:lineRule="auto"/>
        <w:ind w:left="2380" w:right="1736" w:hanging="1"/>
        <w:rPr>
          <w:rFonts w:ascii="Arial" w:hAnsi="Arial" w:cs="Arial"/>
        </w:rPr>
      </w:pPr>
      <w:r w:rsidRPr="001058B5">
        <w:rPr>
          <w:rFonts w:ascii="Arial" w:hAnsi="Arial" w:cs="Arial"/>
          <w:b/>
          <w:sz w:val="19"/>
        </w:rPr>
        <w:t>Note:</w:t>
      </w:r>
      <w:bookmarkStart w:id="685" w:name="_bookmark759"/>
      <w:bookmarkEnd w:id="685"/>
      <w:r w:rsidRPr="001058B5">
        <w:rPr>
          <w:rFonts w:ascii="Arial" w:hAnsi="Arial" w:cs="Arial"/>
          <w:b/>
          <w:sz w:val="19"/>
        </w:rPr>
        <w:t xml:space="preserve"> </w:t>
      </w:r>
      <w:r w:rsidRPr="001058B5">
        <w:rPr>
          <w:rFonts w:ascii="Arial" w:hAnsi="Arial" w:cs="Arial"/>
          <w:spacing w:val="-3"/>
        </w:rPr>
        <w:t xml:space="preserve">Trigger </w:t>
      </w:r>
      <w:r w:rsidRPr="001058B5">
        <w:rPr>
          <w:rFonts w:ascii="Arial" w:hAnsi="Arial" w:cs="Arial"/>
        </w:rPr>
        <w:t>processing follows the same patterns as definer's rights procedures. The user runs a SQL statement, which that user is privileged to run. As a result of the SQL statement, a trigger is fired. The statements within the triggered action temporarily execute</w:t>
      </w:r>
      <w:r w:rsidRPr="001058B5">
        <w:rPr>
          <w:rFonts w:ascii="Arial" w:hAnsi="Arial" w:cs="Arial"/>
          <w:spacing w:val="-6"/>
        </w:rPr>
        <w:t xml:space="preserve"> </w:t>
      </w:r>
      <w:r w:rsidRPr="001058B5">
        <w:rPr>
          <w:rFonts w:ascii="Arial" w:hAnsi="Arial" w:cs="Arial"/>
        </w:rPr>
        <w:t>under</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security</w:t>
      </w:r>
      <w:r w:rsidRPr="001058B5">
        <w:rPr>
          <w:rFonts w:ascii="Arial" w:hAnsi="Arial" w:cs="Arial"/>
          <w:spacing w:val="-7"/>
        </w:rPr>
        <w:t xml:space="preserve"> </w:t>
      </w:r>
      <w:r w:rsidRPr="001058B5">
        <w:rPr>
          <w:rFonts w:ascii="Arial" w:hAnsi="Arial" w:cs="Arial"/>
        </w:rPr>
        <w:t>domain</w:t>
      </w:r>
      <w:r w:rsidRPr="001058B5">
        <w:rPr>
          <w:rFonts w:ascii="Arial" w:hAnsi="Arial" w:cs="Arial"/>
          <w:spacing w:val="-7"/>
        </w:rPr>
        <w:t xml:space="preserve"> </w:t>
      </w:r>
      <w:r w:rsidRPr="001058B5">
        <w:rPr>
          <w:rFonts w:ascii="Arial" w:hAnsi="Arial" w:cs="Arial"/>
        </w:rPr>
        <w:t>of</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owns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trigger. For</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see</w:t>
      </w:r>
      <w:r w:rsidRPr="001058B5">
        <w:rPr>
          <w:rFonts w:ascii="Arial" w:hAnsi="Arial" w:cs="Arial"/>
          <w:spacing w:val="-6"/>
        </w:rPr>
        <w:t xml:space="preserve"> </w:t>
      </w:r>
      <w:r w:rsidRPr="001058B5">
        <w:rPr>
          <w:rFonts w:ascii="Arial" w:hAnsi="Arial" w:cs="Arial"/>
        </w:rPr>
        <w:t>"Overview</w:t>
      </w:r>
      <w:r w:rsidRPr="001058B5">
        <w:rPr>
          <w:rFonts w:ascii="Arial" w:hAnsi="Arial" w:cs="Arial"/>
          <w:spacing w:val="-7"/>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Triggers"</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i/>
        </w:rPr>
        <w:t>Oracle</w:t>
      </w:r>
      <w:r w:rsidRPr="001058B5">
        <w:rPr>
          <w:rFonts w:ascii="Arial" w:hAnsi="Arial" w:cs="Arial"/>
          <w:i/>
          <w:spacing w:val="-6"/>
        </w:rPr>
        <w:t xml:space="preserve"> </w:t>
      </w:r>
      <w:r w:rsidRPr="001058B5">
        <w:rPr>
          <w:rFonts w:ascii="Arial" w:hAnsi="Arial" w:cs="Arial"/>
          <w:i/>
        </w:rPr>
        <w:t>Database Concepts</w:t>
      </w:r>
      <w:r w:rsidRPr="001058B5">
        <w:rPr>
          <w:rFonts w:ascii="Arial" w:hAnsi="Arial" w:cs="Arial"/>
        </w:rPr>
        <w:t>.</w:t>
      </w:r>
    </w:p>
    <w:p w14:paraId="42186739" w14:textId="41E2C08C"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70AB205">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anchorlock/>
          </v:group>
        </w:pict>
      </w:r>
    </w:p>
    <w:p w14:paraId="3D3CD278" w14:textId="77777777" w:rsidR="008C539B" w:rsidRPr="001058B5" w:rsidRDefault="008C539B">
      <w:pPr>
        <w:pStyle w:val="BodyText"/>
        <w:spacing w:before="6"/>
        <w:rPr>
          <w:rFonts w:ascii="Arial" w:hAnsi="Arial" w:cs="Arial"/>
          <w:sz w:val="10"/>
        </w:rPr>
      </w:pPr>
    </w:p>
    <w:p w14:paraId="61631A7C" w14:textId="77777777" w:rsidR="008C539B" w:rsidRPr="001058B5" w:rsidRDefault="00C12992">
      <w:pPr>
        <w:pStyle w:val="Heading6"/>
        <w:spacing w:before="105"/>
        <w:ind w:left="1660"/>
      </w:pPr>
      <w:bookmarkStart w:id="686" w:name="How_Procedure_Privileges_Affect_Invoker’"/>
      <w:bookmarkStart w:id="687" w:name="_bookmark760"/>
      <w:bookmarkStart w:id="688" w:name="_bookmark762"/>
      <w:bookmarkEnd w:id="686"/>
      <w:bookmarkEnd w:id="687"/>
      <w:bookmarkEnd w:id="688"/>
      <w:r w:rsidRPr="001058B5">
        <w:t>Ho</w:t>
      </w:r>
      <w:bookmarkStart w:id="689" w:name="_bookmark761"/>
      <w:bookmarkEnd w:id="689"/>
      <w:r w:rsidRPr="001058B5">
        <w:t>w Procedure Privileges Affect Invoker’s Rights</w:t>
      </w:r>
    </w:p>
    <w:p w14:paraId="31FBFF88" w14:textId="77777777" w:rsidR="008C539B" w:rsidRPr="001058B5" w:rsidRDefault="00C12992">
      <w:pPr>
        <w:pStyle w:val="BodyText"/>
        <w:spacing w:before="55" w:line="232" w:lineRule="auto"/>
        <w:ind w:left="1660" w:right="739"/>
        <w:rPr>
          <w:rFonts w:ascii="Arial" w:hAnsi="Arial" w:cs="Arial"/>
        </w:rPr>
      </w:pPr>
      <w:r w:rsidRPr="001058B5">
        <w:rPr>
          <w:rFonts w:ascii="Arial" w:hAnsi="Arial" w:cs="Arial"/>
        </w:rPr>
        <w:t>An invoker’s rights procedure executes with all of the invoker’s privileges. Oracle Database enables the privileges that were granted to the invoker through any of the invoker’s enabled roles to take effect, unless a definer’s rights procedure calls the invoker's rights procedure directly or indirectly. A user of an invoker's rights procedure needs privileges (granted to the user either directly or through a role) on objects that the procedure accesses through external references that are resolved in the schema of the invoker.</w:t>
      </w:r>
    </w:p>
    <w:p w14:paraId="2B86E13E" w14:textId="77777777" w:rsidR="008C539B" w:rsidRPr="001058B5" w:rsidRDefault="00C12992">
      <w:pPr>
        <w:pStyle w:val="BodyText"/>
        <w:spacing w:before="112" w:line="232" w:lineRule="auto"/>
        <w:ind w:left="1660" w:right="802"/>
        <w:rPr>
          <w:rFonts w:ascii="Arial" w:hAnsi="Arial" w:cs="Arial"/>
        </w:rPr>
      </w:pPr>
      <w:r w:rsidRPr="001058B5">
        <w:rPr>
          <w:rFonts w:ascii="Arial" w:hAnsi="Arial" w:cs="Arial"/>
        </w:rPr>
        <w:t>The invoker needs privileges at run time to access program references embedded in DML statements or dynamic SQL statements, because they are effectively recompiled at run time.</w:t>
      </w:r>
    </w:p>
    <w:p w14:paraId="707BE362" w14:textId="77777777" w:rsidR="008C539B" w:rsidRPr="001058B5" w:rsidRDefault="00C12992">
      <w:pPr>
        <w:pStyle w:val="BodyText"/>
        <w:spacing w:before="117" w:line="232" w:lineRule="auto"/>
        <w:ind w:left="1659" w:right="750"/>
        <w:rPr>
          <w:rFonts w:ascii="Arial" w:hAnsi="Arial" w:cs="Arial"/>
        </w:rPr>
      </w:pPr>
      <w:r w:rsidRPr="001058B5">
        <w:rPr>
          <w:rFonts w:ascii="Arial" w:hAnsi="Arial" w:cs="Arial"/>
        </w:rPr>
        <w:t>For all other external references, such as direct PL/SQL function calls, Oracle Database checks the privileges of the owner at compile time, but does not perform a run-time check. Therefore, the user of an invoker's rights procedure does not need privileges on external references outside DML or dynamic SQL statements. Alternatively, the developer of an invoker’s rights procedure must only grant privileges on the procedure itself, not on all objects directly referenced by the invoker's rights procedure.</w:t>
      </w:r>
    </w:p>
    <w:p w14:paraId="5BCF1AF7" w14:textId="77777777" w:rsidR="008C539B" w:rsidRPr="001058B5" w:rsidRDefault="00C12992">
      <w:pPr>
        <w:pStyle w:val="BodyText"/>
        <w:spacing w:before="113" w:line="232" w:lineRule="auto"/>
        <w:ind w:left="1660" w:right="700"/>
        <w:rPr>
          <w:rFonts w:ascii="Arial" w:hAnsi="Arial" w:cs="Arial"/>
        </w:rPr>
      </w:pPr>
      <w:r w:rsidRPr="001058B5">
        <w:rPr>
          <w:rFonts w:ascii="Arial" w:hAnsi="Arial" w:cs="Arial"/>
        </w:rPr>
        <w:t xml:space="preserve">You can create a software bundle that consists of multiple program units, some with definer's rights and others with invoker's rights, and restrict the program entry points </w:t>
      </w:r>
      <w:r w:rsidRPr="001058B5">
        <w:rPr>
          <w:rFonts w:ascii="Arial" w:hAnsi="Arial" w:cs="Arial"/>
          <w:i/>
        </w:rPr>
        <w:t>(controlled step-in)</w:t>
      </w:r>
      <w:r w:rsidRPr="001058B5">
        <w:rPr>
          <w:rFonts w:ascii="Arial" w:hAnsi="Arial" w:cs="Arial"/>
        </w:rPr>
        <w:t>. A user who has the privilege to run an entry-point procedure can also execute internal program units indirectly, but cannot directly call the internal programs. For very precise control over query processing, you can create a PL/SQL package specification with explicit cursors.</w:t>
      </w:r>
    </w:p>
    <w:p w14:paraId="334A5304"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55F9FC3" w14:textId="77777777" w:rsidR="008C539B" w:rsidRPr="001058B5" w:rsidRDefault="008C539B">
      <w:pPr>
        <w:pStyle w:val="BodyText"/>
        <w:spacing w:before="11"/>
        <w:rPr>
          <w:rFonts w:ascii="Arial" w:hAnsi="Arial" w:cs="Arial"/>
          <w:sz w:val="29"/>
        </w:rPr>
      </w:pPr>
    </w:p>
    <w:p w14:paraId="0080D77B"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69D742C7" w14:textId="77777777" w:rsidR="008C539B" w:rsidRPr="001058B5" w:rsidRDefault="008D1AB8" w:rsidP="006F7931">
      <w:pPr>
        <w:pStyle w:val="ListParagraph"/>
        <w:numPr>
          <w:ilvl w:val="0"/>
          <w:numId w:val="101"/>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hyperlink w:anchor="_bookmark1378" w:history="1">
        <w:r w:rsidR="00C12992" w:rsidRPr="001058B5">
          <w:rPr>
            <w:rFonts w:ascii="Arial" w:hAnsi="Arial" w:cs="Arial"/>
            <w:sz w:val="20"/>
          </w:rPr>
          <w:t>on</w:t>
        </w:r>
      </w:hyperlink>
      <w:hyperlink w:anchor="_bookmark1378"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7-5</w:t>
        </w:r>
      </w:hyperlink>
    </w:p>
    <w:p w14:paraId="0229B5DF" w14:textId="77777777" w:rsidR="008C539B" w:rsidRPr="001058B5" w:rsidRDefault="00C12992" w:rsidP="006F7931">
      <w:pPr>
        <w:pStyle w:val="ListParagraph"/>
        <w:numPr>
          <w:ilvl w:val="0"/>
          <w:numId w:val="101"/>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 information about how Oracle Database handles name resolution and privilege checking at runtime using invoker’s and definer’s rights</w:t>
      </w:r>
    </w:p>
    <w:p w14:paraId="1532E855" w14:textId="77777777" w:rsidR="008C539B" w:rsidRPr="001058B5" w:rsidRDefault="00C12992" w:rsidP="006F7931">
      <w:pPr>
        <w:pStyle w:val="ListParagraph"/>
        <w:numPr>
          <w:ilvl w:val="0"/>
          <w:numId w:val="101"/>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information about defining explicit cursors in the CREATE PACKAGE statement</w:t>
      </w:r>
    </w:p>
    <w:p w14:paraId="5D07C0D3" w14:textId="77777777" w:rsidR="008C539B" w:rsidRPr="001058B5" w:rsidRDefault="008C539B">
      <w:pPr>
        <w:pStyle w:val="BodyText"/>
        <w:spacing w:before="3"/>
        <w:rPr>
          <w:rFonts w:ascii="Arial" w:hAnsi="Arial" w:cs="Arial"/>
        </w:rPr>
      </w:pPr>
    </w:p>
    <w:p w14:paraId="0D7D351F" w14:textId="77777777" w:rsidR="008C539B" w:rsidRPr="001058B5" w:rsidRDefault="00C12992">
      <w:pPr>
        <w:pStyle w:val="Heading6"/>
      </w:pPr>
      <w:bookmarkStart w:id="690" w:name="System_Privileges_Required_to_Create_or_"/>
      <w:bookmarkStart w:id="691" w:name="_bookmark763"/>
      <w:bookmarkEnd w:id="690"/>
      <w:bookmarkEnd w:id="691"/>
      <w:r w:rsidRPr="001058B5">
        <w:t>S</w:t>
      </w:r>
      <w:bookmarkStart w:id="692" w:name="_bookmark764"/>
      <w:bookmarkEnd w:id="692"/>
      <w:r w:rsidRPr="001058B5">
        <w:t xml:space="preserve">ystem Privileges </w:t>
      </w:r>
      <w:bookmarkStart w:id="693" w:name="_bookmark765"/>
      <w:bookmarkEnd w:id="693"/>
      <w:r w:rsidRPr="001058B5">
        <w:t>Required to Create or Replace a Procedure</w:t>
      </w:r>
    </w:p>
    <w:p w14:paraId="176BB145" w14:textId="77777777" w:rsidR="008C539B" w:rsidRPr="001058B5" w:rsidRDefault="00C12992">
      <w:pPr>
        <w:pStyle w:val="BodyText"/>
        <w:spacing w:before="59" w:line="228" w:lineRule="auto"/>
        <w:ind w:left="2260" w:hanging="1"/>
        <w:rPr>
          <w:rFonts w:ascii="Arial" w:hAnsi="Arial" w:cs="Arial"/>
        </w:rPr>
      </w:pPr>
      <w:r w:rsidRPr="001058B5">
        <w:rPr>
          <w:rFonts w:ascii="Arial" w:hAnsi="Arial" w:cs="Arial"/>
          <w:spacing w:val="-9"/>
        </w:rPr>
        <w:t xml:space="preserve">To </w:t>
      </w:r>
      <w:r w:rsidRPr="001058B5">
        <w:rPr>
          <w:rFonts w:ascii="Arial" w:hAnsi="Arial" w:cs="Arial"/>
        </w:rPr>
        <w:t>create or replace a procedure in your own schema, you must have the CREATE PROCEDURE</w:t>
      </w:r>
      <w:r w:rsidRPr="001058B5">
        <w:rPr>
          <w:rFonts w:ascii="Arial" w:hAnsi="Arial" w:cs="Arial"/>
          <w:spacing w:val="-91"/>
        </w:rPr>
        <w:t xml:space="preserve"> </w:t>
      </w:r>
      <w:r w:rsidRPr="001058B5">
        <w:rPr>
          <w:rFonts w:ascii="Arial" w:hAnsi="Arial" w:cs="Arial"/>
        </w:rPr>
        <w:t>system</w:t>
      </w:r>
      <w:r w:rsidRPr="001058B5">
        <w:rPr>
          <w:rFonts w:ascii="Arial" w:hAnsi="Arial" w:cs="Arial"/>
          <w:spacing w:val="-17"/>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replace</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procedure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another</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schema, you</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have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CREATE</w:t>
      </w:r>
      <w:r w:rsidRPr="001058B5">
        <w:rPr>
          <w:rFonts w:ascii="Arial" w:hAnsi="Arial" w:cs="Arial"/>
          <w:spacing w:val="-29"/>
        </w:rPr>
        <w:t xml:space="preserve"> </w:t>
      </w:r>
      <w:r w:rsidRPr="001058B5">
        <w:rPr>
          <w:rFonts w:ascii="Arial" w:hAnsi="Arial" w:cs="Arial"/>
        </w:rPr>
        <w:t>ANY</w:t>
      </w:r>
      <w:r w:rsidRPr="001058B5">
        <w:rPr>
          <w:rFonts w:ascii="Arial" w:hAnsi="Arial" w:cs="Arial"/>
          <w:spacing w:val="-29"/>
        </w:rPr>
        <w:t xml:space="preserve"> </w:t>
      </w:r>
      <w:r w:rsidRPr="001058B5">
        <w:rPr>
          <w:rFonts w:ascii="Arial" w:hAnsi="Arial" w:cs="Arial"/>
        </w:rPr>
        <w:t>PROCEDURE</w:t>
      </w:r>
      <w:r w:rsidRPr="001058B5">
        <w:rPr>
          <w:rFonts w:ascii="Arial" w:hAnsi="Arial" w:cs="Arial"/>
          <w:spacing w:val="-82"/>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privilege.</w:t>
      </w:r>
    </w:p>
    <w:p w14:paraId="197C50BA" w14:textId="77777777" w:rsidR="008C539B" w:rsidRPr="001058B5" w:rsidRDefault="00C12992">
      <w:pPr>
        <w:pStyle w:val="BodyText"/>
        <w:spacing w:before="119" w:line="230" w:lineRule="auto"/>
        <w:ind w:left="2259" w:right="185"/>
        <w:rPr>
          <w:rFonts w:ascii="Arial" w:hAnsi="Arial" w:cs="Arial"/>
        </w:rPr>
      </w:pPr>
      <w:r w:rsidRPr="001058B5">
        <w:rPr>
          <w:rFonts w:ascii="Arial" w:hAnsi="Arial" w:cs="Arial"/>
        </w:rPr>
        <w:t xml:space="preserve">The user who owns the procedure also must have privileges for schema objects referenced in the procedure </w:t>
      </w:r>
      <w:r w:rsidRPr="001058B5">
        <w:rPr>
          <w:rFonts w:ascii="Arial" w:hAnsi="Arial" w:cs="Arial"/>
          <w:spacing w:val="-5"/>
        </w:rPr>
        <w:t xml:space="preserve">body. </w:t>
      </w:r>
      <w:r w:rsidRPr="001058B5">
        <w:rPr>
          <w:rFonts w:ascii="Arial" w:hAnsi="Arial" w:cs="Arial"/>
          <w:spacing w:val="-10"/>
        </w:rPr>
        <w:t xml:space="preserve">To </w:t>
      </w:r>
      <w:r w:rsidRPr="001058B5">
        <w:rPr>
          <w:rFonts w:ascii="Arial" w:hAnsi="Arial" w:cs="Arial"/>
        </w:rPr>
        <w:t xml:space="preserve">create a procedure, you need to have been explicitly granted the necessary privileges (system or object) on all objects referenced by the procedure. </w:t>
      </w:r>
      <w:r w:rsidRPr="001058B5">
        <w:rPr>
          <w:rFonts w:ascii="Arial" w:hAnsi="Arial" w:cs="Arial"/>
          <w:spacing w:val="-7"/>
        </w:rPr>
        <w:t xml:space="preserve">You </w:t>
      </w:r>
      <w:r w:rsidRPr="001058B5">
        <w:rPr>
          <w:rFonts w:ascii="Arial" w:hAnsi="Arial" w:cs="Arial"/>
        </w:rPr>
        <w:t>cannot obtain the required privileges through roles. This includes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EXECUTE</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any</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4"/>
        </w:rPr>
        <w:t xml:space="preserve"> </w:t>
      </w:r>
      <w:r w:rsidRPr="001058B5">
        <w:rPr>
          <w:rFonts w:ascii="Arial" w:hAnsi="Arial" w:cs="Arial"/>
        </w:rPr>
        <w:t>called</w:t>
      </w:r>
      <w:r w:rsidRPr="001058B5">
        <w:rPr>
          <w:rFonts w:ascii="Arial" w:hAnsi="Arial" w:cs="Arial"/>
          <w:spacing w:val="-14"/>
        </w:rPr>
        <w:t xml:space="preserve"> </w:t>
      </w:r>
      <w:r w:rsidRPr="001058B5">
        <w:rPr>
          <w:rFonts w:ascii="Arial" w:hAnsi="Arial" w:cs="Arial"/>
        </w:rPr>
        <w:t>inside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procedure being</w:t>
      </w:r>
      <w:r w:rsidRPr="001058B5">
        <w:rPr>
          <w:rFonts w:ascii="Arial" w:hAnsi="Arial" w:cs="Arial"/>
          <w:spacing w:val="-2"/>
        </w:rPr>
        <w:t xml:space="preserve"> </w:t>
      </w:r>
      <w:r w:rsidRPr="001058B5">
        <w:rPr>
          <w:rFonts w:ascii="Arial" w:hAnsi="Arial" w:cs="Arial"/>
        </w:rPr>
        <w:t>created.</w:t>
      </w:r>
    </w:p>
    <w:p w14:paraId="5131ACF0" w14:textId="77777777" w:rsidR="008C539B" w:rsidRPr="001058B5" w:rsidRDefault="008D1AB8">
      <w:pPr>
        <w:pStyle w:val="BodyText"/>
        <w:spacing w:before="7"/>
        <w:rPr>
          <w:rFonts w:ascii="Arial" w:hAnsi="Arial" w:cs="Arial"/>
          <w:sz w:val="18"/>
        </w:rPr>
      </w:pPr>
      <w:r>
        <w:rPr>
          <w:rFonts w:ascii="Arial" w:hAnsi="Arial" w:cs="Arial"/>
        </w:rPr>
        <w:pict w14:anchorId="205C4694">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14:paraId="79C443F5" w14:textId="77777777" w:rsidR="008C539B" w:rsidRPr="001058B5" w:rsidRDefault="00C12992">
      <w:pPr>
        <w:pStyle w:val="BodyText"/>
        <w:spacing w:before="25" w:after="104" w:line="232" w:lineRule="auto"/>
        <w:ind w:left="2980" w:right="1193" w:hanging="1"/>
        <w:rPr>
          <w:rFonts w:ascii="Arial" w:hAnsi="Arial" w:cs="Arial"/>
        </w:rPr>
      </w:pPr>
      <w:r w:rsidRPr="001058B5">
        <w:rPr>
          <w:rFonts w:ascii="Arial" w:hAnsi="Arial" w:cs="Arial"/>
          <w:b/>
          <w:sz w:val="19"/>
        </w:rPr>
        <w:t xml:space="preserve">Note: </w:t>
      </w:r>
      <w:r w:rsidRPr="001058B5">
        <w:rPr>
          <w:rFonts w:ascii="Arial" w:hAnsi="Arial" w:cs="Arial"/>
        </w:rPr>
        <w:t>Triggers require that privileges on referenced objects be granted directly to the owner of the trigger. Anonymous PL/SQL blocks can use any privilege, whether the privilege is granted explicitly or through a role.</w:t>
      </w:r>
    </w:p>
    <w:p w14:paraId="797006DC" w14:textId="5F8FBEBD" w:rsidR="008C539B" w:rsidRPr="001058B5" w:rsidRDefault="008D1AB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B4AD583">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anchorlock/>
          </v:group>
        </w:pict>
      </w:r>
    </w:p>
    <w:p w14:paraId="59C425AC" w14:textId="77777777" w:rsidR="008C539B" w:rsidRPr="001058B5" w:rsidRDefault="008C539B">
      <w:pPr>
        <w:pStyle w:val="BodyText"/>
        <w:spacing w:before="5"/>
        <w:rPr>
          <w:rFonts w:ascii="Arial" w:hAnsi="Arial" w:cs="Arial"/>
          <w:sz w:val="10"/>
        </w:rPr>
      </w:pPr>
    </w:p>
    <w:p w14:paraId="54E62C26" w14:textId="77777777" w:rsidR="008C539B" w:rsidRPr="001058B5" w:rsidRDefault="00C12992">
      <w:pPr>
        <w:pStyle w:val="Heading6"/>
        <w:spacing w:before="105"/>
      </w:pPr>
      <w:bookmarkStart w:id="694" w:name="System_Privileges_Required_to_Compile_a_"/>
      <w:bookmarkStart w:id="695" w:name="_bookmark766"/>
      <w:bookmarkEnd w:id="694"/>
      <w:bookmarkEnd w:id="695"/>
      <w:r w:rsidRPr="001058B5">
        <w:t>S</w:t>
      </w:r>
      <w:bookmarkStart w:id="696" w:name="_bookmark767"/>
      <w:bookmarkEnd w:id="696"/>
      <w:r w:rsidRPr="001058B5">
        <w:t>ystem Privileges Required to Compile a Procedure</w:t>
      </w:r>
    </w:p>
    <w:p w14:paraId="1D388087" w14:textId="77777777" w:rsidR="008C539B" w:rsidRPr="001058B5" w:rsidRDefault="00C12992">
      <w:pPr>
        <w:pStyle w:val="BodyText"/>
        <w:spacing w:before="59" w:line="228" w:lineRule="auto"/>
        <w:ind w:left="2260" w:right="102"/>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compile</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standalone</w:t>
      </w:r>
      <w:r w:rsidRPr="001058B5">
        <w:rPr>
          <w:rFonts w:ascii="Arial" w:hAnsi="Arial" w:cs="Arial"/>
          <w:spacing w:val="-22"/>
        </w:rPr>
        <w:t xml:space="preserve"> </w:t>
      </w:r>
      <w:r w:rsidRPr="001058B5">
        <w:rPr>
          <w:rFonts w:ascii="Arial" w:hAnsi="Arial" w:cs="Arial"/>
        </w:rPr>
        <w:t>procedure,</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ALTER</w:t>
      </w:r>
      <w:r w:rsidRPr="001058B5">
        <w:rPr>
          <w:rFonts w:ascii="Arial" w:hAnsi="Arial" w:cs="Arial"/>
          <w:spacing w:val="-62"/>
        </w:rPr>
        <w:t xml:space="preserve"> </w:t>
      </w:r>
      <w:r w:rsidRPr="001058B5">
        <w:rPr>
          <w:rFonts w:ascii="Arial" w:hAnsi="Arial" w:cs="Arial"/>
        </w:rPr>
        <w:t>PROCEDURE</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2"/>
        </w:rPr>
        <w:t xml:space="preserve"> </w:t>
      </w:r>
      <w:bookmarkStart w:id="697" w:name="_bookmark768"/>
      <w:bookmarkEnd w:id="697"/>
      <w:r w:rsidRPr="001058B5">
        <w:rPr>
          <w:rFonts w:ascii="Arial" w:hAnsi="Arial" w:cs="Arial"/>
        </w:rPr>
        <w:t>with</w:t>
      </w:r>
      <w:r w:rsidRPr="001058B5">
        <w:rPr>
          <w:rFonts w:ascii="Arial" w:hAnsi="Arial" w:cs="Arial"/>
          <w:spacing w:val="-23"/>
        </w:rPr>
        <w:t xml:space="preserve"> </w:t>
      </w:r>
      <w:r w:rsidRPr="001058B5">
        <w:rPr>
          <w:rFonts w:ascii="Arial" w:hAnsi="Arial" w:cs="Arial"/>
        </w:rPr>
        <w:t>the COMPILE</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4"/>
        </w:rPr>
        <w:t xml:space="preserve"> </w:t>
      </w:r>
      <w:r w:rsidRPr="001058B5">
        <w:rPr>
          <w:rFonts w:ascii="Arial" w:hAnsi="Arial" w:cs="Arial"/>
          <w:spacing w:val="-9"/>
        </w:rPr>
        <w:t>To</w:t>
      </w:r>
      <w:r w:rsidRPr="001058B5">
        <w:rPr>
          <w:rFonts w:ascii="Arial" w:hAnsi="Arial" w:cs="Arial"/>
          <w:spacing w:val="-14"/>
        </w:rPr>
        <w:t xml:space="preserve"> </w:t>
      </w:r>
      <w:r w:rsidRPr="001058B5">
        <w:rPr>
          <w:rFonts w:ascii="Arial" w:hAnsi="Arial" w:cs="Arial"/>
        </w:rPr>
        <w:t>compile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procedure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part</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package,</w:t>
      </w:r>
      <w:r w:rsidRPr="001058B5">
        <w:rPr>
          <w:rFonts w:ascii="Arial" w:hAnsi="Arial" w:cs="Arial"/>
          <w:spacing w:val="-14"/>
        </w:rPr>
        <w:t xml:space="preserve"> </w:t>
      </w:r>
      <w:r w:rsidRPr="001058B5">
        <w:rPr>
          <w:rFonts w:ascii="Arial" w:hAnsi="Arial" w:cs="Arial"/>
        </w:rPr>
        <w:t>run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ALTER PACKAGE</w:t>
      </w:r>
      <w:r w:rsidRPr="001058B5">
        <w:rPr>
          <w:rFonts w:ascii="Arial" w:hAnsi="Arial" w:cs="Arial"/>
          <w:spacing w:val="-78"/>
        </w:rPr>
        <w:t xml:space="preserve"> </w:t>
      </w:r>
      <w:r w:rsidRPr="001058B5">
        <w:rPr>
          <w:rFonts w:ascii="Arial" w:hAnsi="Arial" w:cs="Arial"/>
        </w:rPr>
        <w:t>statement.</w:t>
      </w:r>
    </w:p>
    <w:p w14:paraId="1BA782E7" w14:textId="77777777" w:rsidR="008C539B" w:rsidRPr="001058B5" w:rsidRDefault="008D1AB8">
      <w:pPr>
        <w:pStyle w:val="BodyText"/>
        <w:spacing w:before="111"/>
        <w:ind w:left="2260"/>
        <w:rPr>
          <w:rFonts w:ascii="Arial" w:hAnsi="Arial" w:cs="Arial"/>
        </w:rPr>
      </w:pPr>
      <w:hyperlink w:anchor="_bookmark769" w:history="1">
        <w:r w:rsidR="00C12992" w:rsidRPr="001058B5">
          <w:rPr>
            <w:rFonts w:ascii="Arial" w:hAnsi="Arial" w:cs="Arial"/>
            <w:color w:val="0000CC"/>
          </w:rPr>
          <w:t xml:space="preserve">Example 4–9 </w:t>
        </w:r>
      </w:hyperlink>
      <w:r w:rsidR="00C12992" w:rsidRPr="001058B5">
        <w:rPr>
          <w:rFonts w:ascii="Arial" w:hAnsi="Arial" w:cs="Arial"/>
        </w:rPr>
        <w:t>shows how to compile a standalone procedure.</w:t>
      </w:r>
    </w:p>
    <w:p w14:paraId="045592D1" w14:textId="77777777" w:rsidR="008C539B" w:rsidRPr="001058B5" w:rsidRDefault="008C539B">
      <w:pPr>
        <w:pStyle w:val="BodyText"/>
        <w:spacing w:before="10"/>
        <w:rPr>
          <w:rFonts w:ascii="Arial" w:hAnsi="Arial" w:cs="Arial"/>
          <w:sz w:val="25"/>
        </w:rPr>
      </w:pPr>
    </w:p>
    <w:p w14:paraId="61EE068F" w14:textId="77777777" w:rsidR="008C539B" w:rsidRPr="001058B5" w:rsidRDefault="00C12992">
      <w:pPr>
        <w:ind w:left="2260"/>
        <w:rPr>
          <w:rFonts w:ascii="Arial" w:hAnsi="Arial" w:cs="Arial"/>
          <w:b/>
          <w:i/>
          <w:sz w:val="18"/>
        </w:rPr>
      </w:pPr>
      <w:bookmarkStart w:id="698" w:name="_bookmark769"/>
      <w:bookmarkEnd w:id="698"/>
      <w:r w:rsidRPr="001058B5">
        <w:rPr>
          <w:rFonts w:ascii="Arial" w:hAnsi="Arial" w:cs="Arial"/>
          <w:b/>
          <w:i/>
          <w:sz w:val="18"/>
        </w:rPr>
        <w:t>Example 4–9 Compiling a Procedure</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3C9408B0" w14:textId="77777777" w:rsidR="008C539B" w:rsidRPr="001058B5" w:rsidRDefault="00C12992">
      <w:pPr>
        <w:pStyle w:val="BodyText"/>
        <w:spacing w:line="230" w:lineRule="auto"/>
        <w:ind w:left="2260" w:right="377"/>
        <w:jc w:val="both"/>
        <w:rPr>
          <w:rFonts w:ascii="Arial" w:hAnsi="Arial" w:cs="Arial"/>
        </w:rPr>
      </w:pPr>
      <w:r w:rsidRPr="001058B5">
        <w:rPr>
          <w:rFonts w:ascii="Arial" w:hAnsi="Arial" w:cs="Arial"/>
        </w:rPr>
        <w:t xml:space="preserve">If the standalone or packaged procedure is in another </w:t>
      </w:r>
      <w:r w:rsidRPr="001058B5">
        <w:rPr>
          <w:rFonts w:ascii="Arial" w:hAnsi="Arial" w:cs="Arial"/>
          <w:spacing w:val="1"/>
        </w:rPr>
        <w:t xml:space="preserve">user’s </w:t>
      </w:r>
      <w:r w:rsidRPr="001058B5">
        <w:rPr>
          <w:rFonts w:ascii="Arial" w:hAnsi="Arial" w:cs="Arial"/>
        </w:rPr>
        <w:t>schema, you must have the</w:t>
      </w:r>
      <w:r w:rsidRPr="001058B5">
        <w:rPr>
          <w:rFonts w:ascii="Arial" w:hAnsi="Arial" w:cs="Arial"/>
          <w:spacing w:val="-23"/>
        </w:rPr>
        <w:t xml:space="preserve"> </w:t>
      </w:r>
      <w:r w:rsidRPr="001058B5">
        <w:rPr>
          <w:rFonts w:ascii="Arial" w:hAnsi="Arial" w:cs="Arial"/>
        </w:rPr>
        <w:t>ALTER</w:t>
      </w:r>
      <w:r w:rsidRPr="001058B5">
        <w:rPr>
          <w:rFonts w:ascii="Arial" w:hAnsi="Arial" w:cs="Arial"/>
          <w:spacing w:val="-64"/>
        </w:rPr>
        <w:t xml:space="preserve"> </w:t>
      </w:r>
      <w:r w:rsidRPr="001058B5">
        <w:rPr>
          <w:rFonts w:ascii="Arial" w:hAnsi="Arial" w:cs="Arial"/>
        </w:rPr>
        <w:t>ANY</w:t>
      </w:r>
      <w:r w:rsidRPr="001058B5">
        <w:rPr>
          <w:rFonts w:ascii="Arial" w:hAnsi="Arial" w:cs="Arial"/>
          <w:spacing w:val="-64"/>
        </w:rPr>
        <w:t xml:space="preserve"> </w:t>
      </w:r>
      <w:r w:rsidRPr="001058B5">
        <w:rPr>
          <w:rFonts w:ascii="Arial" w:hAnsi="Arial" w:cs="Arial"/>
        </w:rPr>
        <w:t>PROCEDURE</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procedures</w:t>
      </w:r>
      <w:r w:rsidRPr="001058B5">
        <w:rPr>
          <w:rFonts w:ascii="Arial" w:hAnsi="Arial" w:cs="Arial"/>
          <w:spacing w:val="-24"/>
        </w:rPr>
        <w:t xml:space="preserve"> </w:t>
      </w:r>
      <w:r w:rsidRPr="001058B5">
        <w:rPr>
          <w:rFonts w:ascii="Arial" w:hAnsi="Arial" w:cs="Arial"/>
        </w:rPr>
        <w:t>in your own schema without any</w:t>
      </w:r>
      <w:r w:rsidRPr="001058B5">
        <w:rPr>
          <w:rFonts w:ascii="Arial" w:hAnsi="Arial" w:cs="Arial"/>
          <w:spacing w:val="-4"/>
        </w:rPr>
        <w:t xml:space="preserve"> </w:t>
      </w:r>
      <w:r w:rsidRPr="001058B5">
        <w:rPr>
          <w:rFonts w:ascii="Arial" w:hAnsi="Arial" w:cs="Arial"/>
        </w:rPr>
        <w:t>privileges.</w:t>
      </w:r>
    </w:p>
    <w:p w14:paraId="161E0D40" w14:textId="77777777" w:rsidR="008C539B" w:rsidRPr="001058B5" w:rsidRDefault="008C539B">
      <w:pPr>
        <w:pStyle w:val="BodyText"/>
        <w:spacing w:before="4"/>
        <w:rPr>
          <w:rFonts w:ascii="Arial" w:hAnsi="Arial" w:cs="Arial"/>
          <w:sz w:val="23"/>
        </w:rPr>
      </w:pPr>
    </w:p>
    <w:p w14:paraId="19EF0467" w14:textId="77777777" w:rsidR="008C539B" w:rsidRPr="001058B5" w:rsidRDefault="00C12992">
      <w:pPr>
        <w:pStyle w:val="Heading6"/>
      </w:pPr>
      <w:bookmarkStart w:id="699" w:name="How_Procedure_Privileges_Affect_Packages"/>
      <w:bookmarkStart w:id="700" w:name="_bookmark770"/>
      <w:bookmarkStart w:id="701" w:name="_bookmark771"/>
      <w:bookmarkEnd w:id="699"/>
      <w:bookmarkEnd w:id="700"/>
      <w:bookmarkEnd w:id="701"/>
      <w:r w:rsidRPr="001058B5">
        <w:t>How Procedure Privileges Affect Packages and Package Objects</w:t>
      </w:r>
    </w:p>
    <w:p w14:paraId="0188A715"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 user with the EXECUTE object privilege for a package can execute any public procedure or function in the package, and can access or modify the value of any public package variable. You cannot grant specific EXECUTE privileges for individual constructs in a package. Therefore, you may find it useful to consider two alternatives for establishing security when developing procedures, functions, and packages for a database application. The following examples describe these alternatives.</w:t>
      </w:r>
    </w:p>
    <w:p w14:paraId="727E84ED" w14:textId="77777777" w:rsidR="008C539B" w:rsidRPr="001058B5" w:rsidRDefault="008C539B">
      <w:pPr>
        <w:spacing w:line="230" w:lineRule="auto"/>
        <w:rPr>
          <w:rFonts w:ascii="Arial" w:hAnsi="Arial" w:cs="Arial"/>
        </w:rPr>
        <w:sectPr w:rsidR="008C539B" w:rsidRPr="001058B5">
          <w:footerReference w:type="even" r:id="rId106"/>
          <w:footerReference w:type="default" r:id="rId107"/>
          <w:pgSz w:w="12240" w:h="15840"/>
          <w:pgMar w:top="840" w:right="1060" w:bottom="860" w:left="1100" w:header="549" w:footer="663" w:gutter="0"/>
          <w:pgNumType w:start="31"/>
          <w:cols w:space="720"/>
        </w:sectPr>
      </w:pPr>
    </w:p>
    <w:p w14:paraId="7ABE700E" w14:textId="77777777" w:rsidR="008C539B" w:rsidRPr="001058B5" w:rsidRDefault="008C539B">
      <w:pPr>
        <w:pStyle w:val="BodyText"/>
        <w:spacing w:before="11"/>
        <w:rPr>
          <w:rFonts w:ascii="Arial" w:hAnsi="Arial" w:cs="Arial"/>
          <w:sz w:val="24"/>
        </w:rPr>
      </w:pPr>
    </w:p>
    <w:p w14:paraId="76DDCD7B" w14:textId="77777777" w:rsidR="008C539B" w:rsidRPr="001058B5" w:rsidRDefault="00C12992">
      <w:pPr>
        <w:pStyle w:val="Heading7"/>
        <w:spacing w:before="104"/>
        <w:rPr>
          <w:rFonts w:ascii="Arial" w:hAnsi="Arial" w:cs="Arial"/>
        </w:rPr>
      </w:pPr>
      <w:bookmarkStart w:id="702" w:name="_bookmark772"/>
      <w:bookmarkEnd w:id="702"/>
      <w:r w:rsidRPr="001058B5">
        <w:rPr>
          <w:rFonts w:ascii="Arial" w:hAnsi="Arial" w:cs="Arial"/>
        </w:rPr>
        <w:t>Procedure Privileges and Packages and Package Objects: Example 1</w:t>
      </w:r>
    </w:p>
    <w:p w14:paraId="3620E663" w14:textId="77777777" w:rsidR="008C539B" w:rsidRPr="001058B5" w:rsidRDefault="008D1AB8">
      <w:pPr>
        <w:pStyle w:val="BodyText"/>
        <w:spacing w:before="45"/>
        <w:ind w:left="1660"/>
        <w:rPr>
          <w:rFonts w:ascii="Arial" w:hAnsi="Arial" w:cs="Arial"/>
        </w:rPr>
      </w:pPr>
      <w:hyperlink w:anchor="_bookmark773" w:history="1">
        <w:r w:rsidR="00C12992" w:rsidRPr="001058B5">
          <w:rPr>
            <w:rFonts w:ascii="Arial" w:hAnsi="Arial" w:cs="Arial"/>
            <w:color w:val="0000CC"/>
          </w:rPr>
          <w:t xml:space="preserve">Example 4–10 </w:t>
        </w:r>
      </w:hyperlink>
      <w:r w:rsidR="00C12992" w:rsidRPr="001058B5">
        <w:rPr>
          <w:rFonts w:ascii="Arial" w:hAnsi="Arial" w:cs="Arial"/>
        </w:rPr>
        <w:t>shows four procedures created in the bodies of two packages.</w:t>
      </w:r>
    </w:p>
    <w:p w14:paraId="273343CD" w14:textId="77777777" w:rsidR="008C539B" w:rsidRPr="001058B5" w:rsidRDefault="008C539B">
      <w:pPr>
        <w:pStyle w:val="BodyText"/>
        <w:spacing w:before="11"/>
        <w:rPr>
          <w:rFonts w:ascii="Arial" w:hAnsi="Arial" w:cs="Arial"/>
          <w:sz w:val="25"/>
        </w:rPr>
      </w:pPr>
    </w:p>
    <w:p w14:paraId="74BCCF29" w14:textId="77777777" w:rsidR="008C539B" w:rsidRPr="001058B5" w:rsidRDefault="00C12992">
      <w:pPr>
        <w:ind w:left="1660"/>
        <w:rPr>
          <w:rFonts w:ascii="Arial" w:hAnsi="Arial" w:cs="Arial"/>
          <w:b/>
          <w:i/>
          <w:sz w:val="18"/>
        </w:rPr>
      </w:pPr>
      <w:bookmarkStart w:id="703" w:name="_bookmark773"/>
      <w:bookmarkEnd w:id="703"/>
      <w:r w:rsidRPr="001058B5">
        <w:rPr>
          <w:rFonts w:ascii="Arial" w:hAnsi="Arial" w:cs="Arial"/>
          <w:b/>
          <w:i/>
          <w:sz w:val="18"/>
        </w:rPr>
        <w:t>Example 4–10 Package Objects Affected by Procedure Privileges</w:t>
      </w:r>
    </w:p>
    <w:p w14:paraId="0A6440DF" w14:textId="77777777" w:rsidR="008C539B" w:rsidRPr="001058B5" w:rsidRDefault="00C12992">
      <w:pPr>
        <w:spacing w:before="112" w:line="259" w:lineRule="auto"/>
        <w:ind w:left="1844" w:right="5446" w:hanging="185"/>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4C7898D0" w14:textId="77777777" w:rsidR="008C539B" w:rsidRPr="001058B5" w:rsidRDefault="00C12992">
      <w:pPr>
        <w:pStyle w:val="BodyText"/>
        <w:spacing w:line="246" w:lineRule="exact"/>
        <w:ind w:left="1660"/>
        <w:rPr>
          <w:rFonts w:ascii="Arial" w:hAnsi="Arial" w:cs="Arial"/>
        </w:rPr>
      </w:pPr>
      <w:r w:rsidRPr="001058B5">
        <w:rPr>
          <w:rFonts w:ascii="Arial" w:hAnsi="Arial" w:cs="Arial"/>
        </w:rPr>
        <w:t>The following GRANT</w:t>
      </w:r>
      <w:r w:rsidRPr="001058B5">
        <w:rPr>
          <w:rFonts w:ascii="Arial" w:hAnsi="Arial" w:cs="Arial"/>
          <w:spacing w:val="-59"/>
        </w:rPr>
        <w:t xml:space="preserve"> </w:t>
      </w:r>
      <w:r w:rsidRPr="001058B5">
        <w:rPr>
          <w:rFonts w:ascii="Arial" w:hAnsi="Arial" w:cs="Arial"/>
        </w:rPr>
        <w:t>EXECUTE</w:t>
      </w:r>
      <w:r w:rsidRPr="001058B5">
        <w:rPr>
          <w:rFonts w:ascii="Arial" w:hAnsi="Arial" w:cs="Arial"/>
          <w:spacing w:val="-95"/>
        </w:rPr>
        <w:t xml:space="preserve"> </w:t>
      </w:r>
      <w:r w:rsidRPr="001058B5">
        <w:rPr>
          <w:rFonts w:ascii="Arial" w:hAnsi="Arial" w:cs="Arial"/>
        </w:rPr>
        <w:t>statements enable the big_bosses</w:t>
      </w:r>
      <w:r w:rsidRPr="001058B5">
        <w:rPr>
          <w:rFonts w:ascii="Arial" w:hAnsi="Arial" w:cs="Arial"/>
          <w:spacing w:val="-95"/>
        </w:rPr>
        <w:t xml:space="preserve"> </w:t>
      </w:r>
      <w:r w:rsidRPr="001058B5">
        <w:rPr>
          <w:rFonts w:ascii="Arial" w:hAnsi="Arial" w:cs="Arial"/>
        </w:rPr>
        <w:t>and little_bosses</w:t>
      </w:r>
    </w:p>
    <w:p w14:paraId="498B4A4A" w14:textId="77777777" w:rsidR="008C539B" w:rsidRPr="001058B5" w:rsidRDefault="00C12992">
      <w:pPr>
        <w:pStyle w:val="BodyText"/>
        <w:spacing w:line="242" w:lineRule="exact"/>
        <w:ind w:left="1660"/>
        <w:rPr>
          <w:rFonts w:ascii="Arial" w:hAnsi="Arial" w:cs="Arial"/>
        </w:rPr>
      </w:pPr>
      <w:r w:rsidRPr="001058B5">
        <w:rPr>
          <w:rFonts w:ascii="Arial" w:hAnsi="Arial" w:cs="Arial"/>
        </w:rPr>
        <w:t>roles to run the appropriate procedures:</w:t>
      </w:r>
    </w:p>
    <w:p w14:paraId="7FADD3D8" w14:textId="77777777" w:rsidR="008C539B" w:rsidRPr="001058B5" w:rsidRDefault="00C12992">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77777777" w:rsidR="008C539B" w:rsidRPr="001058B5" w:rsidRDefault="008D1AB8">
      <w:pPr>
        <w:pStyle w:val="BodyText"/>
        <w:spacing w:before="7"/>
        <w:rPr>
          <w:rFonts w:ascii="Arial" w:hAnsi="Arial" w:cs="Arial"/>
          <w:sz w:val="17"/>
        </w:rPr>
      </w:pPr>
      <w:r>
        <w:rPr>
          <w:rFonts w:ascii="Arial" w:hAnsi="Arial" w:cs="Arial"/>
        </w:rPr>
        <w:pict w14:anchorId="30EE05CA">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14:paraId="2D297421" w14:textId="77777777" w:rsidR="008C539B" w:rsidRPr="001058B5" w:rsidRDefault="00C12992">
      <w:pPr>
        <w:pStyle w:val="BodyText"/>
        <w:spacing w:before="30" w:after="107"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Granting EXECUTE</w:t>
      </w:r>
      <w:r w:rsidRPr="001058B5">
        <w:rPr>
          <w:rFonts w:ascii="Arial" w:hAnsi="Arial" w:cs="Arial"/>
          <w:spacing w:val="-89"/>
        </w:rPr>
        <w:t xml:space="preserve"> </w:t>
      </w:r>
      <w:r w:rsidRPr="001058B5">
        <w:rPr>
          <w:rFonts w:ascii="Arial" w:hAnsi="Arial" w:cs="Arial"/>
        </w:rPr>
        <w:t>privilege for a package provides uniform access to all package objects.</w:t>
      </w:r>
    </w:p>
    <w:p w14:paraId="2A58CF29" w14:textId="02DE1AB7"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403D08C2">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anchorlock/>
          </v:group>
        </w:pict>
      </w:r>
    </w:p>
    <w:p w14:paraId="2C102213" w14:textId="77777777" w:rsidR="008C539B" w:rsidRPr="001058B5" w:rsidRDefault="008C539B">
      <w:pPr>
        <w:pStyle w:val="BodyText"/>
        <w:spacing w:before="2"/>
        <w:rPr>
          <w:rFonts w:ascii="Arial" w:hAnsi="Arial" w:cs="Arial"/>
          <w:sz w:val="11"/>
        </w:rPr>
      </w:pPr>
    </w:p>
    <w:p w14:paraId="01F80600" w14:textId="77777777" w:rsidR="008C539B" w:rsidRPr="001058B5" w:rsidRDefault="00C12992">
      <w:pPr>
        <w:pStyle w:val="Heading7"/>
        <w:spacing w:before="104"/>
        <w:rPr>
          <w:rFonts w:ascii="Arial" w:hAnsi="Arial" w:cs="Arial"/>
        </w:rPr>
      </w:pPr>
      <w:bookmarkStart w:id="704" w:name="_bookmark774"/>
      <w:bookmarkEnd w:id="704"/>
      <w:r w:rsidRPr="001058B5">
        <w:rPr>
          <w:rFonts w:ascii="Arial" w:hAnsi="Arial" w:cs="Arial"/>
        </w:rPr>
        <w:t>Procedure Privileges and Packages and Package Objects: Example 2</w:t>
      </w:r>
    </w:p>
    <w:p w14:paraId="230AF256"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This example shows four procedure definitions within the body of a single package. Two additional standalone procedures and a package are created specifically to provide access to the procedures defined in the main package.</w:t>
      </w:r>
    </w:p>
    <w:p w14:paraId="75FF99E5" w14:textId="77777777"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7FF9B019" w14:textId="77777777" w:rsidR="008C539B" w:rsidRPr="001058B5" w:rsidRDefault="00C12992">
      <w:pPr>
        <w:pStyle w:val="BodyText"/>
        <w:spacing w:line="230" w:lineRule="auto"/>
        <w:ind w:left="2259" w:right="181"/>
        <w:rPr>
          <w:rFonts w:ascii="Arial" w:hAnsi="Arial" w:cs="Arial"/>
        </w:rPr>
      </w:pPr>
      <w:r w:rsidRPr="001058B5">
        <w:rPr>
          <w:rFonts w:ascii="Arial" w:hAnsi="Arial" w:cs="Arial"/>
        </w:rPr>
        <w:t>Using this method, the procedures that actually do the work (the procedures in the employee_changes</w:t>
      </w:r>
      <w:r w:rsidRPr="001058B5">
        <w:rPr>
          <w:rFonts w:ascii="Arial" w:hAnsi="Arial" w:cs="Arial"/>
          <w:spacing w:val="-93"/>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defined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single</w:t>
      </w:r>
      <w:r w:rsidRPr="001058B5">
        <w:rPr>
          <w:rFonts w:ascii="Arial" w:hAnsi="Arial" w:cs="Arial"/>
          <w:spacing w:val="-17"/>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share</w:t>
      </w:r>
      <w:r w:rsidRPr="001058B5">
        <w:rPr>
          <w:rFonts w:ascii="Arial" w:hAnsi="Arial" w:cs="Arial"/>
          <w:spacing w:val="-18"/>
        </w:rPr>
        <w:t xml:space="preserve"> </w:t>
      </w:r>
      <w:r w:rsidRPr="001058B5">
        <w:rPr>
          <w:rFonts w:ascii="Arial" w:hAnsi="Arial" w:cs="Arial"/>
        </w:rPr>
        <w:t>declared global</w:t>
      </w:r>
      <w:r w:rsidRPr="001058B5">
        <w:rPr>
          <w:rFonts w:ascii="Arial" w:hAnsi="Arial" w:cs="Arial"/>
          <w:spacing w:val="-12"/>
        </w:rPr>
        <w:t xml:space="preserve"> </w:t>
      </w:r>
      <w:r w:rsidRPr="001058B5">
        <w:rPr>
          <w:rFonts w:ascii="Arial" w:hAnsi="Arial" w:cs="Arial"/>
        </w:rPr>
        <w:t>variables,</w:t>
      </w:r>
      <w:r w:rsidRPr="001058B5">
        <w:rPr>
          <w:rFonts w:ascii="Arial" w:hAnsi="Arial" w:cs="Arial"/>
          <w:spacing w:val="-12"/>
        </w:rPr>
        <w:t xml:space="preserve"> </w:t>
      </w:r>
      <w:r w:rsidRPr="001058B5">
        <w:rPr>
          <w:rFonts w:ascii="Arial" w:hAnsi="Arial" w:cs="Arial"/>
        </w:rPr>
        <w:t>cursors,</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so</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declaring</w:t>
      </w:r>
      <w:r w:rsidRPr="001058B5">
        <w:rPr>
          <w:rFonts w:ascii="Arial" w:hAnsi="Arial" w:cs="Arial"/>
          <w:spacing w:val="-12"/>
        </w:rPr>
        <w:t xml:space="preserve"> </w:t>
      </w:r>
      <w:r w:rsidRPr="001058B5">
        <w:rPr>
          <w:rFonts w:ascii="Arial" w:hAnsi="Arial" w:cs="Arial"/>
        </w:rPr>
        <w:t>top-level</w:t>
      </w:r>
      <w:r w:rsidRPr="001058B5">
        <w:rPr>
          <w:rFonts w:ascii="Arial" w:hAnsi="Arial" w:cs="Arial"/>
          <w:spacing w:val="-12"/>
        </w:rPr>
        <w:t xml:space="preserve"> </w:t>
      </w:r>
      <w:r w:rsidRPr="001058B5">
        <w:rPr>
          <w:rFonts w:ascii="Arial" w:hAnsi="Arial" w:cs="Arial"/>
        </w:rPr>
        <w:t>procedures,</w:t>
      </w:r>
      <w:r w:rsidRPr="001058B5">
        <w:rPr>
          <w:rFonts w:ascii="Arial" w:hAnsi="Arial" w:cs="Arial"/>
          <w:spacing w:val="30"/>
        </w:rPr>
        <w:t xml:space="preserve"> </w:t>
      </w:r>
      <w:r w:rsidRPr="001058B5">
        <w:rPr>
          <w:rFonts w:ascii="Arial" w:hAnsi="Arial" w:cs="Arial"/>
        </w:rPr>
        <w:t>hire</w:t>
      </w:r>
      <w:r w:rsidRPr="001058B5">
        <w:rPr>
          <w:rFonts w:ascii="Arial" w:hAnsi="Arial" w:cs="Arial"/>
          <w:spacing w:val="-87"/>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fire, and</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additional</w:t>
      </w:r>
      <w:r w:rsidRPr="001058B5">
        <w:rPr>
          <w:rFonts w:ascii="Arial" w:hAnsi="Arial" w:cs="Arial"/>
          <w:spacing w:val="-32"/>
        </w:rPr>
        <w:t xml:space="preserve"> </w:t>
      </w:r>
      <w:r w:rsidRPr="001058B5">
        <w:rPr>
          <w:rFonts w:ascii="Arial" w:hAnsi="Arial" w:cs="Arial"/>
        </w:rPr>
        <w:t>package,</w:t>
      </w:r>
      <w:r w:rsidRPr="001058B5">
        <w:rPr>
          <w:rFonts w:ascii="Arial" w:hAnsi="Arial" w:cs="Arial"/>
          <w:spacing w:val="-33"/>
        </w:rPr>
        <w:t xml:space="preserve"> </w:t>
      </w:r>
      <w:r w:rsidRPr="001058B5">
        <w:rPr>
          <w:rFonts w:ascii="Arial" w:hAnsi="Arial" w:cs="Arial"/>
        </w:rPr>
        <w:t>raise_bonus,</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selective</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3"/>
        </w:rPr>
        <w:t xml:space="preserve"> </w:t>
      </w:r>
      <w:r w:rsidRPr="001058B5">
        <w:rPr>
          <w:rFonts w:ascii="Arial" w:hAnsi="Arial" w:cs="Arial"/>
        </w:rPr>
        <w:t>on procedures in the main</w:t>
      </w:r>
      <w:r w:rsidRPr="001058B5">
        <w:rPr>
          <w:rFonts w:ascii="Arial" w:hAnsi="Arial" w:cs="Arial"/>
          <w:spacing w:val="-2"/>
        </w:rPr>
        <w:t xml:space="preserve"> </w:t>
      </w:r>
      <w:r w:rsidRPr="001058B5">
        <w:rPr>
          <w:rFonts w:ascii="Arial" w:hAnsi="Arial" w:cs="Arial"/>
        </w:rPr>
        <w:t>package:</w:t>
      </w:r>
    </w:p>
    <w:p w14:paraId="28E5AAA4" w14:textId="77777777"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4004CD8" w14:textId="77777777" w:rsidR="008C539B" w:rsidRPr="001058B5" w:rsidRDefault="00C12992">
      <w:pPr>
        <w:pStyle w:val="Heading4"/>
      </w:pPr>
      <w:bookmarkStart w:id="705" w:name="Managing_Type_Privileges"/>
      <w:bookmarkStart w:id="706" w:name="_bookmark775"/>
      <w:bookmarkEnd w:id="705"/>
      <w:bookmarkEnd w:id="706"/>
      <w:r w:rsidRPr="001058B5">
        <w:t>Managing Typ</w:t>
      </w:r>
      <w:bookmarkStart w:id="707" w:name="_bookmark776"/>
      <w:bookmarkEnd w:id="707"/>
      <w:r w:rsidRPr="001058B5">
        <w:t>e Privileges</w:t>
      </w:r>
    </w:p>
    <w:p w14:paraId="1A90AD59" w14:textId="77777777" w:rsidR="008C539B" w:rsidRPr="001058B5" w:rsidRDefault="00C12992">
      <w:pPr>
        <w:pStyle w:val="BodyText"/>
        <w:spacing w:before="74"/>
        <w:ind w:left="2260"/>
        <w:rPr>
          <w:rFonts w:ascii="Arial" w:hAnsi="Arial" w:cs="Arial"/>
        </w:rPr>
      </w:pPr>
      <w:r w:rsidRPr="001058B5">
        <w:rPr>
          <w:rFonts w:ascii="Arial" w:hAnsi="Arial" w:cs="Arial"/>
        </w:rPr>
        <w:t>The following sections describe the use of privileges for types, methods, and objects:</w:t>
      </w:r>
    </w:p>
    <w:p w14:paraId="3B56EF9F"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77" w:history="1">
        <w:r w:rsidR="00C12992" w:rsidRPr="001058B5">
          <w:rPr>
            <w:rFonts w:ascii="Arial" w:hAnsi="Arial" w:cs="Arial"/>
            <w:color w:val="0000CC"/>
            <w:sz w:val="20"/>
          </w:rPr>
          <w:t>System Privileges for Named</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Types</w:t>
        </w:r>
      </w:hyperlink>
    </w:p>
    <w:p w14:paraId="11337AC2"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81" w:history="1">
        <w:r w:rsidR="00C12992" w:rsidRPr="001058B5">
          <w:rPr>
            <w:rFonts w:ascii="Arial" w:hAnsi="Arial" w:cs="Arial"/>
            <w:color w:val="0000CC"/>
            <w:sz w:val="20"/>
          </w:rPr>
          <w:t>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7EF92FB3"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82" w:history="1">
        <w:r w:rsidR="00C12992" w:rsidRPr="001058B5">
          <w:rPr>
            <w:rFonts w:ascii="Arial" w:hAnsi="Arial" w:cs="Arial"/>
            <w:color w:val="0000CC"/>
            <w:sz w:val="20"/>
          </w:rPr>
          <w:t>Method Execution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Model</w:t>
        </w:r>
      </w:hyperlink>
    </w:p>
    <w:p w14:paraId="38A7F451"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83" w:history="1">
        <w:r w:rsidR="00C12992" w:rsidRPr="001058B5">
          <w:rPr>
            <w:rFonts w:ascii="Arial" w:hAnsi="Arial" w:cs="Arial"/>
            <w:color w:val="0000CC"/>
            <w:sz w:val="20"/>
          </w:rPr>
          <w:t xml:space="preserve">Privileges Required to Create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Using</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Types</w:t>
        </w:r>
      </w:hyperlink>
    </w:p>
    <w:p w14:paraId="1E549EDF"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85" w:history="1">
        <w:r w:rsidR="00C12992" w:rsidRPr="001058B5">
          <w:rPr>
            <w:rFonts w:ascii="Arial" w:hAnsi="Arial" w:cs="Arial"/>
            <w:color w:val="0000CC"/>
            <w:sz w:val="20"/>
          </w:rPr>
          <w:t xml:space="preserve">Example of Privileges for Creating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 xml:space="preserve">Using </w:t>
        </w:r>
        <w:r w:rsidR="00C12992" w:rsidRPr="001058B5">
          <w:rPr>
            <w:rFonts w:ascii="Arial" w:hAnsi="Arial" w:cs="Arial"/>
            <w:color w:val="0000CC"/>
            <w:spacing w:val="-4"/>
            <w:sz w:val="20"/>
          </w:rPr>
          <w:t>Types</w:t>
        </w:r>
      </w:hyperlink>
    </w:p>
    <w:p w14:paraId="2F5F8384"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87" w:history="1">
        <w:r w:rsidR="00C12992" w:rsidRPr="001058B5">
          <w:rPr>
            <w:rFonts w:ascii="Arial" w:hAnsi="Arial" w:cs="Arial"/>
            <w:color w:val="0000CC"/>
            <w:sz w:val="20"/>
          </w:rPr>
          <w:t xml:space="preserve">Privileges on </w:t>
        </w:r>
        <w:r w:rsidR="00C12992" w:rsidRPr="001058B5">
          <w:rPr>
            <w:rFonts w:ascii="Arial" w:hAnsi="Arial" w:cs="Arial"/>
            <w:color w:val="0000CC"/>
            <w:spacing w:val="-5"/>
            <w:sz w:val="20"/>
          </w:rPr>
          <w:t xml:space="preserve">Type </w:t>
        </w:r>
        <w:r w:rsidR="00C12992" w:rsidRPr="001058B5">
          <w:rPr>
            <w:rFonts w:ascii="Arial" w:hAnsi="Arial" w:cs="Arial"/>
            <w:color w:val="0000CC"/>
            <w:sz w:val="20"/>
          </w:rPr>
          <w:t>Access and Object Access</w:t>
        </w:r>
      </w:hyperlink>
    </w:p>
    <w:p w14:paraId="7E4522C2"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90" w:history="1">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Dependencies</w:t>
        </w:r>
      </w:hyperlink>
    </w:p>
    <w:p w14:paraId="3D537B71" w14:textId="77777777" w:rsidR="008C539B" w:rsidRPr="001058B5" w:rsidRDefault="008C539B">
      <w:pPr>
        <w:pStyle w:val="BodyText"/>
        <w:spacing w:before="2"/>
        <w:rPr>
          <w:rFonts w:ascii="Arial" w:hAnsi="Arial" w:cs="Arial"/>
          <w:sz w:val="23"/>
        </w:rPr>
      </w:pPr>
    </w:p>
    <w:p w14:paraId="46B36768" w14:textId="77777777" w:rsidR="008C539B" w:rsidRPr="001058B5" w:rsidRDefault="00C12992">
      <w:pPr>
        <w:pStyle w:val="Heading6"/>
        <w:spacing w:before="1"/>
      </w:pPr>
      <w:bookmarkStart w:id="708" w:name="System_Privileges_for_Named_Types"/>
      <w:bookmarkStart w:id="709" w:name="_bookmark777"/>
      <w:bookmarkEnd w:id="708"/>
      <w:bookmarkEnd w:id="709"/>
      <w:r w:rsidRPr="001058B5">
        <w:t>System Privileges for Named Types</w:t>
      </w:r>
    </w:p>
    <w:p w14:paraId="6B92D3F3" w14:textId="77777777" w:rsidR="008C539B" w:rsidRPr="001058B5" w:rsidRDefault="008D1AB8">
      <w:pPr>
        <w:pStyle w:val="BodyText"/>
        <w:spacing w:before="59" w:line="228" w:lineRule="auto"/>
        <w:ind w:left="2260"/>
        <w:rPr>
          <w:rFonts w:ascii="Arial" w:hAnsi="Arial" w:cs="Arial"/>
        </w:rPr>
      </w:pPr>
      <w:hyperlink w:anchor="_bookmark779" w:history="1">
        <w:r w:rsidR="00C12992" w:rsidRPr="001058B5">
          <w:rPr>
            <w:rFonts w:ascii="Arial" w:hAnsi="Arial" w:cs="Arial"/>
            <w:color w:val="0000CC"/>
            <w:spacing w:val="-4"/>
          </w:rPr>
          <w:t>Table</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C12992" w:rsidRPr="001058B5">
        <w:rPr>
          <w:rFonts w:ascii="Arial" w:hAnsi="Arial" w:cs="Arial"/>
        </w:rPr>
        <w:t>lists</w:t>
      </w:r>
      <w:r w:rsidR="00C12992" w:rsidRPr="001058B5">
        <w:rPr>
          <w:rFonts w:ascii="Arial" w:hAnsi="Arial" w:cs="Arial"/>
          <w:spacing w:val="-11"/>
        </w:rPr>
        <w:t xml:space="preserve"> </w:t>
      </w:r>
      <w:r w:rsidR="00C12992" w:rsidRPr="001058B5">
        <w:rPr>
          <w:rFonts w:ascii="Arial" w:hAnsi="Arial" w:cs="Arial"/>
        </w:rPr>
        <w:t>system</w:t>
      </w:r>
      <w:r w:rsidR="00C12992" w:rsidRPr="001058B5">
        <w:rPr>
          <w:rFonts w:ascii="Arial" w:hAnsi="Arial" w:cs="Arial"/>
          <w:spacing w:val="-11"/>
        </w:rPr>
        <w:t xml:space="preserve"> </w:t>
      </w:r>
      <w:r w:rsidR="00C12992" w:rsidRPr="001058B5">
        <w:rPr>
          <w:rFonts w:ascii="Arial" w:hAnsi="Arial" w:cs="Arial"/>
        </w:rPr>
        <w:t>privileges</w:t>
      </w:r>
      <w:r w:rsidR="00C12992" w:rsidRPr="001058B5">
        <w:rPr>
          <w:rFonts w:ascii="Arial" w:hAnsi="Arial" w:cs="Arial"/>
          <w:spacing w:val="-11"/>
        </w:rPr>
        <w:t xml:space="preserve"> </w:t>
      </w:r>
      <w:r w:rsidR="00C12992" w:rsidRPr="001058B5">
        <w:rPr>
          <w:rFonts w:ascii="Arial" w:hAnsi="Arial" w:cs="Arial"/>
        </w:rPr>
        <w:t>for</w:t>
      </w:r>
      <w:r w:rsidR="00C12992" w:rsidRPr="001058B5">
        <w:rPr>
          <w:rFonts w:ascii="Arial" w:hAnsi="Arial" w:cs="Arial"/>
          <w:spacing w:val="-11"/>
        </w:rPr>
        <w:t xml:space="preserve"> </w:t>
      </w:r>
      <w:r w:rsidR="00C12992" w:rsidRPr="001058B5">
        <w:rPr>
          <w:rFonts w:ascii="Arial" w:hAnsi="Arial" w:cs="Arial"/>
        </w:rPr>
        <w:t>named</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(object</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VARRAYs,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0"/>
        </w:rPr>
        <w:t xml:space="preserve"> </w:t>
      </w:r>
      <w:r w:rsidR="00C12992" w:rsidRPr="001058B5">
        <w:rPr>
          <w:rFonts w:ascii="Arial" w:hAnsi="Arial" w:cs="Arial"/>
        </w:rPr>
        <w:t>nested tables).</w:t>
      </w:r>
    </w:p>
    <w:p w14:paraId="7ADA02F1" w14:textId="77777777" w:rsidR="008C539B" w:rsidRPr="001058B5" w:rsidRDefault="008C539B">
      <w:pPr>
        <w:pStyle w:val="BodyText"/>
        <w:spacing w:before="2"/>
        <w:rPr>
          <w:rFonts w:ascii="Arial" w:hAnsi="Arial" w:cs="Arial"/>
          <w:sz w:val="11"/>
        </w:rPr>
      </w:pPr>
    </w:p>
    <w:p w14:paraId="18AFC686" w14:textId="77777777" w:rsidR="008C539B" w:rsidRPr="001058B5" w:rsidRDefault="00C12992">
      <w:pPr>
        <w:tabs>
          <w:tab w:val="left" w:pos="3293"/>
        </w:tabs>
        <w:spacing w:before="104"/>
        <w:ind w:left="2260"/>
        <w:rPr>
          <w:rFonts w:ascii="Arial" w:hAnsi="Arial" w:cs="Arial"/>
          <w:b/>
          <w:i/>
          <w:sz w:val="18"/>
        </w:rPr>
      </w:pPr>
      <w:bookmarkStart w:id="710" w:name="_bookmark778"/>
      <w:bookmarkStart w:id="711" w:name="_bookmark779"/>
      <w:bookmarkEnd w:id="710"/>
      <w:bookmarkEnd w:id="71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4–4</w:t>
      </w:r>
      <w:r w:rsidRPr="001058B5">
        <w:rPr>
          <w:rFonts w:ascii="Arial" w:hAnsi="Arial" w:cs="Arial"/>
          <w:b/>
          <w:i/>
          <w:sz w:val="18"/>
        </w:rPr>
        <w:tab/>
        <w:t>System Privileges for Named</w:t>
      </w:r>
      <w:r w:rsidRPr="001058B5">
        <w:rPr>
          <w:rFonts w:ascii="Arial" w:hAnsi="Arial" w:cs="Arial"/>
          <w:b/>
          <w:i/>
          <w:spacing w:val="-4"/>
          <w:sz w:val="18"/>
        </w:rPr>
        <w:t xml:space="preserve"> </w:t>
      </w:r>
      <w:r w:rsidRPr="001058B5">
        <w:rPr>
          <w:rFonts w:ascii="Arial" w:hAnsi="Arial" w:cs="Arial"/>
          <w:b/>
          <w:i/>
          <w:spacing w:val="-3"/>
          <w:sz w:val="18"/>
        </w:rPr>
        <w:t>Types</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77777777" w:rsidR="008C539B" w:rsidRPr="001058B5" w:rsidRDefault="00C12992">
            <w:pPr>
              <w:pStyle w:val="TableParagraph"/>
              <w:spacing w:before="41"/>
              <w:ind w:left="518"/>
              <w:rPr>
                <w:rFonts w:ascii="Arial" w:hAnsi="Arial" w:cs="Arial"/>
                <w:sz w:val="18"/>
              </w:rPr>
            </w:pPr>
            <w:r w:rsidRPr="001058B5">
              <w:rPr>
                <w:rFonts w:ascii="Arial" w:hAnsi="Arial" w:cs="Arial"/>
                <w:sz w:val="18"/>
              </w:rPr>
              <w:t>Create named types in your own schemas</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Create a named type in any schema</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77777777" w:rsidR="008C539B" w:rsidRPr="001058B5" w:rsidRDefault="00C12992">
            <w:pPr>
              <w:pStyle w:val="TableParagraph"/>
              <w:spacing w:before="45"/>
              <w:ind w:left="518"/>
              <w:rPr>
                <w:rFonts w:ascii="Arial" w:hAnsi="Arial" w:cs="Arial"/>
                <w:sz w:val="18"/>
              </w:rPr>
            </w:pPr>
            <w:r w:rsidRPr="001058B5">
              <w:rPr>
                <w:rFonts w:ascii="Arial" w:hAnsi="Arial" w:cs="Arial"/>
                <w:sz w:val="18"/>
              </w:rPr>
              <w:t>Alter a named type in any schema</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Drop a named type in any schema</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Use and reference a named type in any schema</w:t>
            </w:r>
          </w:p>
        </w:tc>
      </w:tr>
    </w:tbl>
    <w:p w14:paraId="63448EAD" w14:textId="77777777" w:rsidR="008C539B" w:rsidRPr="001058B5" w:rsidRDefault="008C539B">
      <w:pPr>
        <w:pStyle w:val="BodyText"/>
        <w:spacing w:before="4"/>
        <w:rPr>
          <w:rFonts w:ascii="Arial" w:hAnsi="Arial" w:cs="Arial"/>
          <w:b/>
          <w:i/>
          <w:sz w:val="23"/>
        </w:rPr>
      </w:pPr>
    </w:p>
    <w:p w14:paraId="582275DD"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rPr>
        <w:t>The</w:t>
      </w:r>
      <w:bookmarkStart w:id="712" w:name="_bookmark780"/>
      <w:bookmarkEnd w:id="712"/>
      <w:r w:rsidRPr="001058B5">
        <w:rPr>
          <w:rFonts w:ascii="Arial" w:hAnsi="Arial" w:cs="Arial"/>
          <w:spacing w:val="-30"/>
        </w:rPr>
        <w:t xml:space="preserve"> </w:t>
      </w:r>
      <w:r w:rsidRPr="001058B5">
        <w:rPr>
          <w:rFonts w:ascii="Arial" w:hAnsi="Arial" w:cs="Arial"/>
        </w:rPr>
        <w:t>RESOURCE</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CREATE</w:t>
      </w:r>
      <w:r w:rsidRPr="001058B5">
        <w:rPr>
          <w:rFonts w:ascii="Arial" w:hAnsi="Arial" w:cs="Arial"/>
          <w:spacing w:val="-99"/>
        </w:rPr>
        <w:t xml:space="preserve"> </w:t>
      </w:r>
      <w:r w:rsidRPr="001058B5">
        <w:rPr>
          <w:rFonts w:ascii="Arial" w:hAnsi="Arial" w:cs="Arial"/>
        </w:rPr>
        <w:t>TYPE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w:t>
      </w:r>
      <w:r w:rsidRPr="001058B5">
        <w:rPr>
          <w:rFonts w:ascii="Arial" w:hAnsi="Arial" w:cs="Arial"/>
          <w:spacing w:val="-102"/>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29"/>
        </w:rPr>
        <w:t xml:space="preserve"> </w:t>
      </w:r>
      <w:r w:rsidRPr="001058B5">
        <w:rPr>
          <w:rFonts w:ascii="Arial" w:hAnsi="Arial" w:cs="Arial"/>
        </w:rPr>
        <w:t>all of these</w:t>
      </w:r>
      <w:r w:rsidRPr="001058B5">
        <w:rPr>
          <w:rFonts w:ascii="Arial" w:hAnsi="Arial" w:cs="Arial"/>
          <w:spacing w:val="-1"/>
        </w:rPr>
        <w:t xml:space="preserve"> </w:t>
      </w:r>
      <w:r w:rsidRPr="001058B5">
        <w:rPr>
          <w:rFonts w:ascii="Arial" w:hAnsi="Arial" w:cs="Arial"/>
        </w:rPr>
        <w:t>privileges.</w:t>
      </w:r>
    </w:p>
    <w:p w14:paraId="3D107228" w14:textId="77777777" w:rsidR="008C539B" w:rsidRPr="001058B5" w:rsidRDefault="008C539B">
      <w:pPr>
        <w:pStyle w:val="BodyText"/>
        <w:spacing w:before="5"/>
        <w:rPr>
          <w:rFonts w:ascii="Arial" w:hAnsi="Arial" w:cs="Arial"/>
          <w:sz w:val="23"/>
        </w:rPr>
      </w:pPr>
    </w:p>
    <w:p w14:paraId="3AF83E53" w14:textId="77777777" w:rsidR="008C539B" w:rsidRPr="001058B5" w:rsidRDefault="00C12992">
      <w:pPr>
        <w:pStyle w:val="Heading6"/>
      </w:pPr>
      <w:bookmarkStart w:id="713" w:name="Object_Privileges"/>
      <w:bookmarkStart w:id="714" w:name="_bookmark781"/>
      <w:bookmarkEnd w:id="713"/>
      <w:bookmarkEnd w:id="714"/>
      <w:r w:rsidRPr="001058B5">
        <w:t>Object Privileges</w:t>
      </w:r>
    </w:p>
    <w:p w14:paraId="607BCF2A"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only object privilege that applies to named types is EXECUTE. If the EXECUTE</w:t>
      </w:r>
    </w:p>
    <w:p w14:paraId="08C7765F" w14:textId="77777777" w:rsidR="008C539B" w:rsidRPr="001058B5" w:rsidRDefault="00C12992">
      <w:pPr>
        <w:pStyle w:val="BodyText"/>
        <w:spacing w:line="242" w:lineRule="exact"/>
        <w:ind w:left="2259"/>
        <w:rPr>
          <w:rFonts w:ascii="Arial" w:hAnsi="Arial" w:cs="Arial"/>
        </w:rPr>
      </w:pPr>
      <w:r w:rsidRPr="001058B5">
        <w:rPr>
          <w:rFonts w:ascii="Arial" w:hAnsi="Arial" w:cs="Arial"/>
        </w:rPr>
        <w:t>privilege exists on a named type, then a user can use the named type to:</w:t>
      </w:r>
    </w:p>
    <w:p w14:paraId="6714D481"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25294955" w14:textId="77777777" w:rsidR="008C539B" w:rsidRPr="001058B5" w:rsidRDefault="008C539B">
      <w:pPr>
        <w:pStyle w:val="BodyText"/>
        <w:spacing w:before="5"/>
        <w:rPr>
          <w:rFonts w:ascii="Arial" w:hAnsi="Arial" w:cs="Arial"/>
          <w:sz w:val="25"/>
        </w:rPr>
      </w:pPr>
    </w:p>
    <w:p w14:paraId="3BEF0E02" w14:textId="77777777" w:rsidR="008C539B" w:rsidRPr="001058B5" w:rsidRDefault="00C12992" w:rsidP="006F7931">
      <w:pPr>
        <w:pStyle w:val="ListParagraph"/>
        <w:numPr>
          <w:ilvl w:val="1"/>
          <w:numId w:val="137"/>
        </w:numPr>
        <w:tabs>
          <w:tab w:val="left" w:pos="2020"/>
        </w:tabs>
        <w:spacing w:before="93"/>
        <w:ind w:hanging="359"/>
        <w:rPr>
          <w:rFonts w:ascii="Arial" w:hAnsi="Arial" w:cs="Arial"/>
          <w:sz w:val="20"/>
        </w:rPr>
      </w:pPr>
      <w:r w:rsidRPr="001058B5">
        <w:rPr>
          <w:rFonts w:ascii="Arial" w:hAnsi="Arial" w:cs="Arial"/>
          <w:sz w:val="20"/>
        </w:rPr>
        <w:t>Define a</w:t>
      </w:r>
      <w:r w:rsidRPr="001058B5">
        <w:rPr>
          <w:rFonts w:ascii="Arial" w:hAnsi="Arial" w:cs="Arial"/>
          <w:spacing w:val="-1"/>
          <w:sz w:val="20"/>
        </w:rPr>
        <w:t xml:space="preserve"> </w:t>
      </w:r>
      <w:r w:rsidRPr="001058B5">
        <w:rPr>
          <w:rFonts w:ascii="Arial" w:hAnsi="Arial" w:cs="Arial"/>
          <w:sz w:val="20"/>
        </w:rPr>
        <w:t>table</w:t>
      </w:r>
    </w:p>
    <w:p w14:paraId="5CF92B2E"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Define a column in a relational</w:t>
      </w:r>
      <w:r w:rsidRPr="001058B5">
        <w:rPr>
          <w:rFonts w:ascii="Arial" w:hAnsi="Arial" w:cs="Arial"/>
          <w:spacing w:val="-3"/>
          <w:sz w:val="20"/>
        </w:rPr>
        <w:t xml:space="preserve"> </w:t>
      </w:r>
      <w:r w:rsidRPr="001058B5">
        <w:rPr>
          <w:rFonts w:ascii="Arial" w:hAnsi="Arial" w:cs="Arial"/>
          <w:sz w:val="20"/>
        </w:rPr>
        <w:t>table</w:t>
      </w:r>
    </w:p>
    <w:p w14:paraId="5DFA765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Declare a variable or parameter of the named</w:t>
      </w:r>
      <w:r w:rsidRPr="001058B5">
        <w:rPr>
          <w:rFonts w:ascii="Arial" w:hAnsi="Arial" w:cs="Arial"/>
          <w:spacing w:val="-4"/>
          <w:sz w:val="20"/>
        </w:rPr>
        <w:t xml:space="preserve"> </w:t>
      </w:r>
      <w:r w:rsidRPr="001058B5">
        <w:rPr>
          <w:rFonts w:ascii="Arial" w:hAnsi="Arial" w:cs="Arial"/>
          <w:sz w:val="20"/>
        </w:rPr>
        <w:t>type</w:t>
      </w:r>
    </w:p>
    <w:p w14:paraId="6C9B3116" w14:textId="77777777" w:rsidR="008C539B" w:rsidRPr="001058B5" w:rsidRDefault="00C12992">
      <w:pPr>
        <w:pStyle w:val="BodyText"/>
        <w:spacing w:before="121" w:line="228" w:lineRule="auto"/>
        <w:ind w:left="1659" w:right="848"/>
        <w:rPr>
          <w:rFonts w:ascii="Arial" w:hAnsi="Arial" w:cs="Arial"/>
        </w:rPr>
      </w:pPr>
      <w:r w:rsidRPr="001058B5">
        <w:rPr>
          <w:rFonts w:ascii="Arial" w:hAnsi="Arial" w:cs="Arial"/>
        </w:rPr>
        <w:t>The</w:t>
      </w:r>
      <w:r w:rsidRPr="001058B5">
        <w:rPr>
          <w:rFonts w:ascii="Arial" w:hAnsi="Arial" w:cs="Arial"/>
          <w:spacing w:val="-11"/>
        </w:rPr>
        <w:t xml:space="preserve"> </w:t>
      </w:r>
      <w:r w:rsidRPr="001058B5">
        <w:rPr>
          <w:rFonts w:ascii="Arial" w:hAnsi="Arial" w:cs="Arial"/>
        </w:rPr>
        <w:t>EXECUTE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permits</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invoke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methods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type,</w:t>
      </w:r>
      <w:r w:rsidRPr="001058B5">
        <w:rPr>
          <w:rFonts w:ascii="Arial" w:hAnsi="Arial" w:cs="Arial"/>
          <w:spacing w:val="-11"/>
        </w:rPr>
        <w:t xml:space="preserve"> </w:t>
      </w:r>
      <w:r w:rsidRPr="001058B5">
        <w:rPr>
          <w:rFonts w:ascii="Arial" w:hAnsi="Arial" w:cs="Arial"/>
        </w:rPr>
        <w:t>including</w:t>
      </w:r>
      <w:r w:rsidRPr="001058B5">
        <w:rPr>
          <w:rFonts w:ascii="Arial" w:hAnsi="Arial" w:cs="Arial"/>
          <w:spacing w:val="-11"/>
        </w:rPr>
        <w:t xml:space="preserve"> </w:t>
      </w:r>
      <w:r w:rsidRPr="001058B5">
        <w:rPr>
          <w:rFonts w:ascii="Arial" w:hAnsi="Arial" w:cs="Arial"/>
        </w:rPr>
        <w:t>the type constructor. This is similar to the EXECUTE privilege on a stored PL/SQL procedure.</w:t>
      </w:r>
    </w:p>
    <w:p w14:paraId="18B70365" w14:textId="77777777" w:rsidR="008C539B" w:rsidRPr="001058B5" w:rsidRDefault="008C539B">
      <w:pPr>
        <w:pStyle w:val="BodyText"/>
        <w:spacing w:before="6"/>
        <w:rPr>
          <w:rFonts w:ascii="Arial" w:hAnsi="Arial" w:cs="Arial"/>
          <w:sz w:val="23"/>
        </w:rPr>
      </w:pPr>
    </w:p>
    <w:p w14:paraId="4009EA78" w14:textId="77777777" w:rsidR="008C539B" w:rsidRPr="001058B5" w:rsidRDefault="00C12992">
      <w:pPr>
        <w:pStyle w:val="Heading6"/>
        <w:ind w:left="1660"/>
      </w:pPr>
      <w:bookmarkStart w:id="715" w:name="Method_Execution_Model"/>
      <w:bookmarkStart w:id="716" w:name="_bookmark782"/>
      <w:bookmarkEnd w:id="715"/>
      <w:bookmarkEnd w:id="716"/>
      <w:r w:rsidRPr="001058B5">
        <w:t>Method Execution Model</w:t>
      </w:r>
    </w:p>
    <w:p w14:paraId="5774E0F3" w14:textId="77777777" w:rsidR="008C539B" w:rsidRPr="001058B5" w:rsidRDefault="00C12992">
      <w:pPr>
        <w:pStyle w:val="BodyText"/>
        <w:spacing w:before="48"/>
        <w:ind w:left="1660"/>
        <w:rPr>
          <w:rFonts w:ascii="Arial" w:hAnsi="Arial" w:cs="Arial"/>
        </w:rPr>
      </w:pPr>
      <w:r w:rsidRPr="001058B5">
        <w:rPr>
          <w:rFonts w:ascii="Arial" w:hAnsi="Arial" w:cs="Arial"/>
        </w:rPr>
        <w:t>Method execution is the same as any other stored PL/SQL procedure.</w:t>
      </w:r>
    </w:p>
    <w:p w14:paraId="39E69E93" w14:textId="77777777" w:rsidR="008C539B" w:rsidRPr="001058B5" w:rsidRDefault="00C12992">
      <w:pPr>
        <w:pStyle w:val="BodyText"/>
        <w:spacing w:before="205"/>
        <w:ind w:left="2380"/>
        <w:rPr>
          <w:rFonts w:ascii="Arial" w:hAnsi="Arial" w:cs="Arial"/>
        </w:rPr>
      </w:pPr>
      <w:r w:rsidRPr="001058B5">
        <w:rPr>
          <w:rFonts w:ascii="Arial" w:hAnsi="Arial" w:cs="Arial"/>
          <w:b/>
          <w:sz w:val="19"/>
        </w:rPr>
        <w:t xml:space="preserve">See Also: </w:t>
      </w:r>
      <w:hyperlink w:anchor="_bookmark745" w:history="1">
        <w:r w:rsidRPr="001058B5">
          <w:rPr>
            <w:rFonts w:ascii="Arial" w:hAnsi="Arial" w:cs="Arial"/>
            <w:color w:val="0000CC"/>
          </w:rPr>
          <w:t xml:space="preserve">"Managing Procedure Privileges" </w:t>
        </w:r>
      </w:hyperlink>
      <w:hyperlink w:anchor="_bookmark745" w:history="1">
        <w:r w:rsidRPr="001058B5">
          <w:rPr>
            <w:rFonts w:ascii="Arial" w:hAnsi="Arial" w:cs="Arial"/>
          </w:rPr>
          <w:t>on page 4-29</w:t>
        </w:r>
      </w:hyperlink>
    </w:p>
    <w:p w14:paraId="5F5E2E24" w14:textId="77777777" w:rsidR="008C539B" w:rsidRPr="001058B5" w:rsidRDefault="008C539B">
      <w:pPr>
        <w:pStyle w:val="BodyText"/>
        <w:spacing w:before="1"/>
        <w:rPr>
          <w:rFonts w:ascii="Arial" w:hAnsi="Arial" w:cs="Arial"/>
        </w:rPr>
      </w:pPr>
    </w:p>
    <w:p w14:paraId="3B1CF285" w14:textId="77777777" w:rsidR="008C539B" w:rsidRPr="001058B5" w:rsidRDefault="00C12992">
      <w:pPr>
        <w:pStyle w:val="Heading6"/>
        <w:spacing w:before="1"/>
        <w:ind w:left="1660"/>
      </w:pPr>
      <w:bookmarkStart w:id="717" w:name="Privileges_Required_to_Create_Types_and_"/>
      <w:bookmarkStart w:id="718" w:name="_bookmark783"/>
      <w:bookmarkStart w:id="719" w:name="_bookmark784"/>
      <w:bookmarkEnd w:id="717"/>
      <w:bookmarkEnd w:id="718"/>
      <w:bookmarkEnd w:id="719"/>
      <w:r w:rsidRPr="001058B5">
        <w:t>Privileges Required to Create Types and Tables Using Types</w:t>
      </w:r>
    </w:p>
    <w:p w14:paraId="6090B12E" w14:textId="77777777" w:rsidR="008C539B" w:rsidRPr="001058B5" w:rsidRDefault="00C12992">
      <w:pPr>
        <w:pStyle w:val="BodyText"/>
        <w:spacing w:before="49"/>
        <w:ind w:left="1660"/>
        <w:rPr>
          <w:rFonts w:ascii="Arial" w:hAnsi="Arial" w:cs="Arial"/>
        </w:rPr>
      </w:pPr>
      <w:r w:rsidRPr="001058B5">
        <w:rPr>
          <w:rFonts w:ascii="Arial" w:hAnsi="Arial" w:cs="Arial"/>
        </w:rPr>
        <w:t>To create a type, you must meet the following requirements:</w:t>
      </w:r>
    </w:p>
    <w:p w14:paraId="29EA1BE3" w14:textId="77777777" w:rsidR="008C539B" w:rsidRPr="001058B5" w:rsidRDefault="00C12992" w:rsidP="006F7931">
      <w:pPr>
        <w:pStyle w:val="ListParagraph"/>
        <w:numPr>
          <w:ilvl w:val="1"/>
          <w:numId w:val="137"/>
        </w:numPr>
        <w:tabs>
          <w:tab w:val="left" w:pos="2020"/>
        </w:tabs>
        <w:spacing w:before="121" w:line="228" w:lineRule="auto"/>
        <w:ind w:right="783" w:hanging="359"/>
        <w:rPr>
          <w:rFonts w:ascii="Arial" w:hAnsi="Arial" w:cs="Arial"/>
          <w:sz w:val="20"/>
        </w:rPr>
      </w:pPr>
      <w:r w:rsidRPr="001058B5">
        <w:rPr>
          <w:rFonts w:ascii="Arial" w:hAnsi="Arial" w:cs="Arial"/>
          <w:spacing w:val="-6"/>
          <w:sz w:val="20"/>
        </w:rPr>
        <w:t>You</w:t>
      </w:r>
      <w:r w:rsidRPr="001058B5">
        <w:rPr>
          <w:rFonts w:ascii="Arial" w:hAnsi="Arial" w:cs="Arial"/>
          <w:spacing w:val="-17"/>
          <w:sz w:val="20"/>
        </w:rPr>
        <w:t xml:space="preserve"> </w:t>
      </w:r>
      <w:r w:rsidRPr="001058B5">
        <w:rPr>
          <w:rFonts w:ascii="Arial" w:hAnsi="Arial" w:cs="Arial"/>
          <w:sz w:val="20"/>
        </w:rPr>
        <w:t>must</w:t>
      </w:r>
      <w:r w:rsidRPr="001058B5">
        <w:rPr>
          <w:rFonts w:ascii="Arial" w:hAnsi="Arial" w:cs="Arial"/>
          <w:spacing w:val="-17"/>
          <w:sz w:val="20"/>
        </w:rPr>
        <w:t xml:space="preserve"> </w:t>
      </w:r>
      <w:r w:rsidRPr="001058B5">
        <w:rPr>
          <w:rFonts w:ascii="Arial" w:hAnsi="Arial" w:cs="Arial"/>
          <w:sz w:val="20"/>
        </w:rPr>
        <w:t>have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87"/>
          <w:sz w:val="20"/>
        </w:rPr>
        <w:t xml:space="preserve"> </w:t>
      </w:r>
      <w:r w:rsidRPr="001058B5">
        <w:rPr>
          <w:rFonts w:ascii="Arial" w:hAnsi="Arial" w:cs="Arial"/>
          <w:sz w:val="20"/>
        </w:rPr>
        <w:t>TYPE</w:t>
      </w:r>
      <w:r w:rsidRPr="001058B5">
        <w:rPr>
          <w:rFonts w:ascii="Arial" w:hAnsi="Arial" w:cs="Arial"/>
          <w:spacing w:val="-91"/>
          <w:sz w:val="20"/>
        </w:rPr>
        <w:t xml:space="preserve"> </w:t>
      </w:r>
      <w:r w:rsidRPr="001058B5">
        <w:rPr>
          <w:rFonts w:ascii="Arial" w:hAnsi="Arial" w:cs="Arial"/>
          <w:sz w:val="20"/>
        </w:rPr>
        <w:t>system</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16"/>
          <w:sz w:val="20"/>
        </w:rPr>
        <w:t xml:space="preserve"> </w:t>
      </w:r>
      <w:r w:rsidRPr="001058B5">
        <w:rPr>
          <w:rFonts w:ascii="Arial" w:hAnsi="Arial" w:cs="Arial"/>
          <w:sz w:val="20"/>
        </w:rPr>
        <w:t>a</w:t>
      </w:r>
      <w:r w:rsidRPr="001058B5">
        <w:rPr>
          <w:rFonts w:ascii="Arial" w:hAnsi="Arial" w:cs="Arial"/>
          <w:spacing w:val="-15"/>
          <w:sz w:val="20"/>
        </w:rPr>
        <w:t xml:space="preserve"> </w:t>
      </w:r>
      <w:r w:rsidRPr="001058B5">
        <w:rPr>
          <w:rFonts w:ascii="Arial" w:hAnsi="Arial" w:cs="Arial"/>
          <w:sz w:val="20"/>
        </w:rPr>
        <w:t>type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5"/>
          <w:sz w:val="20"/>
        </w:rPr>
        <w:t xml:space="preserve"> </w:t>
      </w:r>
      <w:r w:rsidRPr="001058B5">
        <w:rPr>
          <w:rFonts w:ascii="Arial" w:hAnsi="Arial" w:cs="Arial"/>
          <w:sz w:val="20"/>
        </w:rPr>
        <w:t>your</w:t>
      </w:r>
      <w:r w:rsidRPr="001058B5">
        <w:rPr>
          <w:rFonts w:ascii="Arial" w:hAnsi="Arial" w:cs="Arial"/>
          <w:spacing w:val="-16"/>
          <w:sz w:val="20"/>
        </w:rPr>
        <w:t xml:space="preserve"> </w:t>
      </w:r>
      <w:r w:rsidRPr="001058B5">
        <w:rPr>
          <w:rFonts w:ascii="Arial" w:hAnsi="Arial" w:cs="Arial"/>
          <w:sz w:val="20"/>
        </w:rPr>
        <w:t>schema</w:t>
      </w:r>
      <w:r w:rsidRPr="001058B5">
        <w:rPr>
          <w:rFonts w:ascii="Arial" w:hAnsi="Arial" w:cs="Arial"/>
          <w:spacing w:val="-16"/>
          <w:sz w:val="20"/>
        </w:rPr>
        <w:t xml:space="preserve"> </w:t>
      </w:r>
      <w:r w:rsidRPr="001058B5">
        <w:rPr>
          <w:rFonts w:ascii="Arial" w:hAnsi="Arial" w:cs="Arial"/>
          <w:sz w:val="20"/>
        </w:rPr>
        <w:t>or the</w:t>
      </w:r>
      <w:r w:rsidRPr="001058B5">
        <w:rPr>
          <w:rFonts w:ascii="Arial" w:hAnsi="Arial" w:cs="Arial"/>
          <w:spacing w:val="-12"/>
          <w:sz w:val="20"/>
        </w:rPr>
        <w:t xml:space="preserve"> </w:t>
      </w:r>
      <w:r w:rsidRPr="001058B5">
        <w:rPr>
          <w:rFonts w:ascii="Arial" w:hAnsi="Arial" w:cs="Arial"/>
          <w:sz w:val="20"/>
        </w:rPr>
        <w:t>CREATE</w:t>
      </w:r>
      <w:r w:rsidRPr="001058B5">
        <w:rPr>
          <w:rFonts w:ascii="Arial" w:hAnsi="Arial" w:cs="Arial"/>
          <w:spacing w:val="-82"/>
          <w:sz w:val="20"/>
        </w:rPr>
        <w:t xml:space="preserve"> </w:t>
      </w:r>
      <w:r w:rsidRPr="001058B5">
        <w:rPr>
          <w:rFonts w:ascii="Arial" w:hAnsi="Arial" w:cs="Arial"/>
          <w:sz w:val="20"/>
        </w:rPr>
        <w:t>ANY</w:t>
      </w:r>
      <w:r w:rsidRPr="001058B5">
        <w:rPr>
          <w:rFonts w:ascii="Arial" w:hAnsi="Arial" w:cs="Arial"/>
          <w:spacing w:val="-82"/>
          <w:sz w:val="20"/>
        </w:rPr>
        <w:t xml:space="preserve"> </w:t>
      </w:r>
      <w:r w:rsidRPr="001058B5">
        <w:rPr>
          <w:rFonts w:ascii="Arial" w:hAnsi="Arial" w:cs="Arial"/>
          <w:sz w:val="20"/>
        </w:rPr>
        <w:t>TYPE</w:t>
      </w:r>
      <w:r w:rsidRPr="001058B5">
        <w:rPr>
          <w:rFonts w:ascii="Arial" w:hAnsi="Arial" w:cs="Arial"/>
          <w:spacing w:val="-88"/>
          <w:sz w:val="20"/>
        </w:rPr>
        <w:t xml:space="preserve"> </w:t>
      </w:r>
      <w:r w:rsidRPr="001058B5">
        <w:rPr>
          <w:rFonts w:ascii="Arial" w:hAnsi="Arial" w:cs="Arial"/>
          <w:sz w:val="20"/>
        </w:rPr>
        <w:t>system</w:t>
      </w:r>
      <w:r w:rsidRPr="001058B5">
        <w:rPr>
          <w:rFonts w:ascii="Arial" w:hAnsi="Arial" w:cs="Arial"/>
          <w:spacing w:val="-12"/>
          <w:sz w:val="20"/>
        </w:rPr>
        <w:t xml:space="preserve"> </w:t>
      </w:r>
      <w:r w:rsidRPr="001058B5">
        <w:rPr>
          <w:rFonts w:ascii="Arial" w:hAnsi="Arial" w:cs="Arial"/>
          <w:sz w:val="20"/>
        </w:rPr>
        <w:t>privilege</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create</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 xml:space="preserve">another </w:t>
      </w:r>
      <w:r w:rsidRPr="001058B5">
        <w:rPr>
          <w:rFonts w:ascii="Arial" w:hAnsi="Arial" w:cs="Arial"/>
          <w:spacing w:val="-4"/>
          <w:sz w:val="20"/>
        </w:rPr>
        <w:t xml:space="preserve">user. </w:t>
      </w:r>
      <w:r w:rsidRPr="001058B5">
        <w:rPr>
          <w:rFonts w:ascii="Arial" w:hAnsi="Arial" w:cs="Arial"/>
          <w:sz w:val="20"/>
        </w:rPr>
        <w:t>These privileges can be acquired explicitly or through a</w:t>
      </w:r>
      <w:r w:rsidRPr="001058B5">
        <w:rPr>
          <w:rFonts w:ascii="Arial" w:hAnsi="Arial" w:cs="Arial"/>
          <w:spacing w:val="-10"/>
          <w:sz w:val="20"/>
        </w:rPr>
        <w:t xml:space="preserve"> </w:t>
      </w:r>
      <w:r w:rsidRPr="001058B5">
        <w:rPr>
          <w:rFonts w:ascii="Arial" w:hAnsi="Arial" w:cs="Arial"/>
          <w:sz w:val="20"/>
        </w:rPr>
        <w:t>role.</w:t>
      </w:r>
    </w:p>
    <w:p w14:paraId="153C95B4" w14:textId="77777777" w:rsidR="008C539B" w:rsidRPr="001058B5" w:rsidRDefault="00C12992" w:rsidP="006F7931">
      <w:pPr>
        <w:pStyle w:val="ListParagraph"/>
        <w:numPr>
          <w:ilvl w:val="1"/>
          <w:numId w:val="137"/>
        </w:numPr>
        <w:tabs>
          <w:tab w:val="left" w:pos="2020"/>
        </w:tabs>
        <w:spacing w:before="123" w:line="230" w:lineRule="auto"/>
        <w:ind w:right="938"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be</w:t>
      </w:r>
      <w:r w:rsidRPr="001058B5">
        <w:rPr>
          <w:rFonts w:ascii="Arial" w:hAnsi="Arial" w:cs="Arial"/>
          <w:spacing w:val="-12"/>
          <w:sz w:val="20"/>
        </w:rPr>
        <w:t xml:space="preserve"> </w:t>
      </w:r>
      <w:r w:rsidRPr="001058B5">
        <w:rPr>
          <w:rFonts w:ascii="Arial" w:hAnsi="Arial" w:cs="Arial"/>
          <w:sz w:val="20"/>
        </w:rPr>
        <w:t>explicitly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2"/>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to access all other types referenced within the definition of the type, or have been granted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ANY</w:t>
      </w:r>
      <w:r w:rsidRPr="001058B5">
        <w:rPr>
          <w:rFonts w:ascii="Arial" w:hAnsi="Arial" w:cs="Arial"/>
          <w:spacing w:val="-85"/>
          <w:sz w:val="20"/>
        </w:rPr>
        <w:t xml:space="preserve"> </w:t>
      </w:r>
      <w:r w:rsidRPr="001058B5">
        <w:rPr>
          <w:rFonts w:ascii="Arial" w:hAnsi="Arial" w:cs="Arial"/>
          <w:sz w:val="20"/>
        </w:rPr>
        <w:t>TYPE</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owner</w:t>
      </w:r>
      <w:r w:rsidRPr="001058B5">
        <w:rPr>
          <w:rFonts w:ascii="Arial" w:hAnsi="Arial" w:cs="Arial"/>
          <w:spacing w:val="-14"/>
          <w:sz w:val="20"/>
        </w:rPr>
        <w:t xml:space="preserve"> </w:t>
      </w:r>
      <w:r w:rsidRPr="001058B5">
        <w:rPr>
          <w:rFonts w:ascii="Arial" w:hAnsi="Arial" w:cs="Arial"/>
          <w:sz w:val="20"/>
        </w:rPr>
        <w:t>cannot</w:t>
      </w:r>
      <w:r w:rsidRPr="001058B5">
        <w:rPr>
          <w:rFonts w:ascii="Arial" w:hAnsi="Arial" w:cs="Arial"/>
          <w:spacing w:val="-14"/>
          <w:sz w:val="20"/>
        </w:rPr>
        <w:t xml:space="preserve"> </w:t>
      </w:r>
      <w:r w:rsidRPr="001058B5">
        <w:rPr>
          <w:rFonts w:ascii="Arial" w:hAnsi="Arial" w:cs="Arial"/>
          <w:sz w:val="20"/>
        </w:rPr>
        <w:t>obtain</w:t>
      </w:r>
      <w:r w:rsidRPr="001058B5">
        <w:rPr>
          <w:rFonts w:ascii="Arial" w:hAnsi="Arial" w:cs="Arial"/>
          <w:spacing w:val="-15"/>
          <w:sz w:val="20"/>
        </w:rPr>
        <w:t xml:space="preserve"> </w:t>
      </w:r>
      <w:r w:rsidRPr="001058B5">
        <w:rPr>
          <w:rFonts w:ascii="Arial" w:hAnsi="Arial" w:cs="Arial"/>
          <w:sz w:val="20"/>
        </w:rPr>
        <w:t>the required privileges through</w:t>
      </w:r>
      <w:r w:rsidRPr="001058B5">
        <w:rPr>
          <w:rFonts w:ascii="Arial" w:hAnsi="Arial" w:cs="Arial"/>
          <w:spacing w:val="-1"/>
          <w:sz w:val="20"/>
        </w:rPr>
        <w:t xml:space="preserve"> </w:t>
      </w:r>
      <w:r w:rsidRPr="001058B5">
        <w:rPr>
          <w:rFonts w:ascii="Arial" w:hAnsi="Arial" w:cs="Arial"/>
          <w:sz w:val="20"/>
        </w:rPr>
        <w:t>roles.</w:t>
      </w:r>
    </w:p>
    <w:p w14:paraId="5047E3BF" w14:textId="77777777" w:rsidR="008C539B" w:rsidRPr="001058B5" w:rsidRDefault="00C12992" w:rsidP="006F7931">
      <w:pPr>
        <w:pStyle w:val="ListParagraph"/>
        <w:numPr>
          <w:ilvl w:val="1"/>
          <w:numId w:val="137"/>
        </w:numPr>
        <w:tabs>
          <w:tab w:val="left" w:pos="2020"/>
        </w:tabs>
        <w:spacing w:before="118" w:line="230" w:lineRule="auto"/>
        <w:ind w:right="789" w:hanging="359"/>
        <w:rPr>
          <w:rFonts w:ascii="Arial" w:hAnsi="Arial" w:cs="Arial"/>
          <w:sz w:val="20"/>
        </w:rPr>
      </w:pPr>
      <w:r w:rsidRPr="001058B5">
        <w:rPr>
          <w:rFonts w:ascii="Arial" w:hAnsi="Arial" w:cs="Arial"/>
          <w:sz w:val="20"/>
        </w:rPr>
        <w:t>If the type owner intends to grant access to the type to other users, then the owner must</w:t>
      </w:r>
      <w:r w:rsidRPr="001058B5">
        <w:rPr>
          <w:rFonts w:ascii="Arial" w:hAnsi="Arial" w:cs="Arial"/>
          <w:spacing w:val="-26"/>
          <w:sz w:val="20"/>
        </w:rPr>
        <w:t xml:space="preserve"> </w:t>
      </w:r>
      <w:r w:rsidRPr="001058B5">
        <w:rPr>
          <w:rFonts w:ascii="Arial" w:hAnsi="Arial" w:cs="Arial"/>
          <w:sz w:val="20"/>
        </w:rPr>
        <w:t>receive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EXECUTE</w:t>
      </w:r>
      <w:r w:rsidRPr="001058B5">
        <w:rPr>
          <w:rFonts w:ascii="Arial" w:hAnsi="Arial" w:cs="Arial"/>
          <w:spacing w:val="-100"/>
          <w:sz w:val="20"/>
        </w:rPr>
        <w:t xml:space="preserve"> </w:t>
      </w:r>
      <w:r w:rsidRPr="001058B5">
        <w:rPr>
          <w:rFonts w:ascii="Arial" w:hAnsi="Arial" w:cs="Arial"/>
          <w:sz w:val="20"/>
        </w:rPr>
        <w:t>privileges</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referenced</w:t>
      </w:r>
      <w:r w:rsidRPr="001058B5">
        <w:rPr>
          <w:rFonts w:ascii="Arial" w:hAnsi="Arial" w:cs="Arial"/>
          <w:spacing w:val="-26"/>
          <w:sz w:val="20"/>
        </w:rPr>
        <w:t xml:space="preserve"> </w:t>
      </w:r>
      <w:r w:rsidRPr="001058B5">
        <w:rPr>
          <w:rFonts w:ascii="Arial" w:hAnsi="Arial" w:cs="Arial"/>
          <w:sz w:val="20"/>
        </w:rPr>
        <w:t>types</w:t>
      </w:r>
      <w:r w:rsidRPr="001058B5">
        <w:rPr>
          <w:rFonts w:ascii="Arial" w:hAnsi="Arial" w:cs="Arial"/>
          <w:spacing w:val="-26"/>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the GRANT</w:t>
      </w:r>
      <w:r w:rsidRPr="001058B5">
        <w:rPr>
          <w:rFonts w:ascii="Arial" w:hAnsi="Arial" w:cs="Arial"/>
          <w:spacing w:val="-96"/>
          <w:sz w:val="20"/>
        </w:rPr>
        <w:t xml:space="preserve"> </w:t>
      </w:r>
      <w:r w:rsidRPr="001058B5">
        <w:rPr>
          <w:rFonts w:ascii="Arial" w:hAnsi="Arial" w:cs="Arial"/>
          <w:sz w:val="20"/>
        </w:rPr>
        <w:t>OPTION or</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EXECUTE</w:t>
      </w:r>
      <w:r w:rsidRPr="001058B5">
        <w:rPr>
          <w:rFonts w:ascii="Arial" w:hAnsi="Arial" w:cs="Arial"/>
          <w:spacing w:val="-94"/>
          <w:sz w:val="20"/>
        </w:rPr>
        <w:t xml:space="preserve"> </w:t>
      </w:r>
      <w:r w:rsidRPr="001058B5">
        <w:rPr>
          <w:rFonts w:ascii="Arial" w:hAnsi="Arial" w:cs="Arial"/>
          <w:sz w:val="20"/>
        </w:rPr>
        <w:t>ANY</w:t>
      </w:r>
      <w:r w:rsidRPr="001058B5">
        <w:rPr>
          <w:rFonts w:ascii="Arial" w:hAnsi="Arial" w:cs="Arial"/>
          <w:spacing w:val="-94"/>
          <w:sz w:val="20"/>
        </w:rPr>
        <w:t xml:space="preserve"> </w:t>
      </w:r>
      <w:r w:rsidRPr="001058B5">
        <w:rPr>
          <w:rFonts w:ascii="Arial" w:hAnsi="Arial" w:cs="Arial"/>
          <w:sz w:val="20"/>
        </w:rPr>
        <w:t>TYPE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4"/>
          <w:sz w:val="20"/>
        </w:rPr>
        <w:t xml:space="preserve"> </w:t>
      </w:r>
      <w:r w:rsidRPr="001058B5">
        <w:rPr>
          <w:rFonts w:ascii="Arial" w:hAnsi="Arial" w:cs="Arial"/>
          <w:sz w:val="20"/>
        </w:rPr>
        <w:t>with</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ADMIN</w:t>
      </w:r>
      <w:r w:rsidRPr="001058B5">
        <w:rPr>
          <w:rFonts w:ascii="Arial" w:hAnsi="Arial" w:cs="Arial"/>
          <w:spacing w:val="-94"/>
          <w:sz w:val="20"/>
        </w:rPr>
        <w:t xml:space="preserve"> </w:t>
      </w:r>
      <w:r w:rsidRPr="001058B5">
        <w:rPr>
          <w:rFonts w:ascii="Arial" w:hAnsi="Arial" w:cs="Arial"/>
          <w:sz w:val="20"/>
        </w:rPr>
        <w:t>OPTION.</w:t>
      </w:r>
      <w:r w:rsidRPr="001058B5">
        <w:rPr>
          <w:rFonts w:ascii="Arial" w:hAnsi="Arial" w:cs="Arial"/>
          <w:spacing w:val="-24"/>
          <w:sz w:val="20"/>
        </w:rPr>
        <w:t xml:space="preserve"> </w:t>
      </w:r>
      <w:r w:rsidRPr="001058B5">
        <w:rPr>
          <w:rFonts w:ascii="Arial" w:hAnsi="Arial" w:cs="Arial"/>
          <w:sz w:val="20"/>
        </w:rPr>
        <w:t>If</w:t>
      </w:r>
      <w:r w:rsidRPr="001058B5">
        <w:rPr>
          <w:rFonts w:ascii="Arial" w:hAnsi="Arial" w:cs="Arial"/>
          <w:spacing w:val="-24"/>
          <w:sz w:val="20"/>
        </w:rPr>
        <w:t xml:space="preserve"> </w:t>
      </w:r>
      <w:r w:rsidRPr="001058B5">
        <w:rPr>
          <w:rFonts w:ascii="Arial" w:hAnsi="Arial" w:cs="Arial"/>
          <w:sz w:val="20"/>
        </w:rPr>
        <w:t>not,</w:t>
      </w:r>
      <w:r w:rsidRPr="001058B5">
        <w:rPr>
          <w:rFonts w:ascii="Arial" w:hAnsi="Arial" w:cs="Arial"/>
          <w:spacing w:val="-24"/>
          <w:sz w:val="20"/>
        </w:rPr>
        <w:t xml:space="preserve"> </w:t>
      </w:r>
      <w:r w:rsidRPr="001058B5">
        <w:rPr>
          <w:rFonts w:ascii="Arial" w:hAnsi="Arial" w:cs="Arial"/>
          <w:sz w:val="20"/>
        </w:rPr>
        <w:t>then</w:t>
      </w:r>
      <w:r w:rsidRPr="001058B5">
        <w:rPr>
          <w:rFonts w:ascii="Arial" w:hAnsi="Arial" w:cs="Arial"/>
          <w:spacing w:val="-24"/>
          <w:sz w:val="20"/>
        </w:rPr>
        <w:t xml:space="preserve"> </w:t>
      </w:r>
      <w:r w:rsidRPr="001058B5">
        <w:rPr>
          <w:rFonts w:ascii="Arial" w:hAnsi="Arial" w:cs="Arial"/>
          <w:sz w:val="20"/>
        </w:rPr>
        <w:t>the type owner has insufficient privileges to grant access on the type to other</w:t>
      </w:r>
      <w:r w:rsidRPr="001058B5">
        <w:rPr>
          <w:rFonts w:ascii="Arial" w:hAnsi="Arial" w:cs="Arial"/>
          <w:spacing w:val="-23"/>
          <w:sz w:val="20"/>
        </w:rPr>
        <w:t xml:space="preserve"> </w:t>
      </w:r>
      <w:r w:rsidRPr="001058B5">
        <w:rPr>
          <w:rFonts w:ascii="Arial" w:hAnsi="Arial" w:cs="Arial"/>
          <w:sz w:val="20"/>
        </w:rPr>
        <w:t>users.</w:t>
      </w:r>
    </w:p>
    <w:p w14:paraId="70F8E98E"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To create a table using types, you must meet the requirements for creating a table and the following additional requirements:</w:t>
      </w:r>
    </w:p>
    <w:p w14:paraId="1824DE41" w14:textId="77777777" w:rsidR="008C539B" w:rsidRPr="001058B5" w:rsidRDefault="00C12992" w:rsidP="006F7931">
      <w:pPr>
        <w:pStyle w:val="ListParagraph"/>
        <w:numPr>
          <w:ilvl w:val="1"/>
          <w:numId w:val="137"/>
        </w:numPr>
        <w:tabs>
          <w:tab w:val="left" w:pos="2020"/>
        </w:tabs>
        <w:spacing w:before="119" w:line="230" w:lineRule="auto"/>
        <w:ind w:right="1427"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table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have</w:t>
      </w:r>
      <w:r w:rsidRPr="001058B5">
        <w:rPr>
          <w:rFonts w:ascii="Arial" w:hAnsi="Arial" w:cs="Arial"/>
          <w:spacing w:val="-11"/>
          <w:sz w:val="20"/>
        </w:rPr>
        <w:t xml:space="preserve"> </w:t>
      </w:r>
      <w:r w:rsidRPr="001058B5">
        <w:rPr>
          <w:rFonts w:ascii="Arial" w:hAnsi="Arial" w:cs="Arial"/>
          <w:sz w:val="20"/>
        </w:rPr>
        <w:t>been</w:t>
      </w:r>
      <w:r w:rsidRPr="001058B5">
        <w:rPr>
          <w:rFonts w:ascii="Arial" w:hAnsi="Arial" w:cs="Arial"/>
          <w:spacing w:val="-11"/>
          <w:sz w:val="20"/>
        </w:rPr>
        <w:t xml:space="preserve"> </w:t>
      </w:r>
      <w:r w:rsidRPr="001058B5">
        <w:rPr>
          <w:rFonts w:ascii="Arial" w:hAnsi="Arial" w:cs="Arial"/>
          <w:sz w:val="20"/>
        </w:rPr>
        <w:t>directly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 privilege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types</w:t>
      </w:r>
      <w:r w:rsidRPr="001058B5">
        <w:rPr>
          <w:rFonts w:ascii="Arial" w:hAnsi="Arial" w:cs="Arial"/>
          <w:spacing w:val="-4"/>
          <w:sz w:val="20"/>
        </w:rPr>
        <w:t xml:space="preserve"> </w:t>
      </w:r>
      <w:r w:rsidRPr="001058B5">
        <w:rPr>
          <w:rFonts w:ascii="Arial" w:hAnsi="Arial" w:cs="Arial"/>
          <w:sz w:val="20"/>
        </w:rPr>
        <w:t>referenced</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has</w:t>
      </w:r>
      <w:r w:rsidRPr="001058B5">
        <w:rPr>
          <w:rFonts w:ascii="Arial" w:hAnsi="Arial" w:cs="Arial"/>
          <w:spacing w:val="-4"/>
          <w:sz w:val="20"/>
        </w:rPr>
        <w:t xml:space="preserve"> </w:t>
      </w:r>
      <w:r w:rsidRPr="001058B5">
        <w:rPr>
          <w:rFonts w:ascii="Arial" w:hAnsi="Arial" w:cs="Arial"/>
          <w:sz w:val="20"/>
        </w:rPr>
        <w:t>been</w:t>
      </w:r>
      <w:r w:rsidRPr="001058B5">
        <w:rPr>
          <w:rFonts w:ascii="Arial" w:hAnsi="Arial" w:cs="Arial"/>
          <w:spacing w:val="-4"/>
          <w:sz w:val="20"/>
        </w:rPr>
        <w:t xml:space="preserve"> </w:t>
      </w:r>
      <w:r w:rsidRPr="001058B5">
        <w:rPr>
          <w:rFonts w:ascii="Arial" w:hAnsi="Arial" w:cs="Arial"/>
          <w:sz w:val="20"/>
        </w:rPr>
        <w:t>granted</w:t>
      </w:r>
      <w:r w:rsidRPr="001058B5">
        <w:rPr>
          <w:rFonts w:ascii="Arial" w:hAnsi="Arial" w:cs="Arial"/>
          <w:spacing w:val="-4"/>
          <w:sz w:val="20"/>
        </w:rPr>
        <w:t xml:space="preserve"> </w:t>
      </w:r>
      <w:r w:rsidRPr="001058B5">
        <w:rPr>
          <w:rFonts w:ascii="Arial" w:hAnsi="Arial" w:cs="Arial"/>
          <w:sz w:val="20"/>
        </w:rPr>
        <w:t>the EXECUTE</w:t>
      </w:r>
      <w:r w:rsidRPr="001058B5">
        <w:rPr>
          <w:rFonts w:ascii="Arial" w:hAnsi="Arial" w:cs="Arial"/>
          <w:spacing w:val="-96"/>
          <w:sz w:val="20"/>
        </w:rPr>
        <w:t xml:space="preserve"> </w:t>
      </w:r>
      <w:r w:rsidRPr="001058B5">
        <w:rPr>
          <w:rFonts w:ascii="Arial" w:hAnsi="Arial" w:cs="Arial"/>
          <w:sz w:val="20"/>
        </w:rPr>
        <w:t>ANY</w:t>
      </w:r>
      <w:r w:rsidRPr="001058B5">
        <w:rPr>
          <w:rFonts w:ascii="Arial" w:hAnsi="Arial" w:cs="Arial"/>
          <w:spacing w:val="-97"/>
          <w:sz w:val="20"/>
        </w:rPr>
        <w:t xml:space="preserve"> </w:t>
      </w:r>
      <w:r w:rsidRPr="001058B5">
        <w:rPr>
          <w:rFonts w:ascii="Arial" w:hAnsi="Arial" w:cs="Arial"/>
          <w:sz w:val="20"/>
        </w:rPr>
        <w:t>TYPE</w:t>
      </w:r>
      <w:r w:rsidRPr="001058B5">
        <w:rPr>
          <w:rFonts w:ascii="Arial" w:hAnsi="Arial" w:cs="Arial"/>
          <w:spacing w:val="-100"/>
          <w:sz w:val="20"/>
        </w:rPr>
        <w:t xml:space="preserve"> </w:t>
      </w:r>
      <w:r w:rsidRPr="001058B5">
        <w:rPr>
          <w:rFonts w:ascii="Arial" w:hAnsi="Arial" w:cs="Arial"/>
          <w:sz w:val="20"/>
        </w:rPr>
        <w:t>system</w:t>
      </w:r>
      <w:r w:rsidRPr="001058B5">
        <w:rPr>
          <w:rFonts w:ascii="Arial" w:hAnsi="Arial" w:cs="Arial"/>
          <w:spacing w:val="-27"/>
          <w:sz w:val="20"/>
        </w:rPr>
        <w:t xml:space="preserve"> </w:t>
      </w:r>
      <w:r w:rsidRPr="001058B5">
        <w:rPr>
          <w:rFonts w:ascii="Arial" w:hAnsi="Arial" w:cs="Arial"/>
          <w:sz w:val="20"/>
        </w:rPr>
        <w:t>privilege.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owner</w:t>
      </w:r>
      <w:r w:rsidRPr="001058B5">
        <w:rPr>
          <w:rFonts w:ascii="Arial" w:hAnsi="Arial" w:cs="Arial"/>
          <w:spacing w:val="-26"/>
          <w:sz w:val="20"/>
        </w:rPr>
        <w:t xml:space="preserve"> </w:t>
      </w:r>
      <w:r w:rsidRPr="001058B5">
        <w:rPr>
          <w:rFonts w:ascii="Arial" w:hAnsi="Arial" w:cs="Arial"/>
          <w:sz w:val="20"/>
        </w:rPr>
        <w:t>cannot</w:t>
      </w:r>
      <w:r w:rsidRPr="001058B5">
        <w:rPr>
          <w:rFonts w:ascii="Arial" w:hAnsi="Arial" w:cs="Arial"/>
          <w:spacing w:val="-26"/>
          <w:sz w:val="20"/>
        </w:rPr>
        <w:t xml:space="preserve"> </w:t>
      </w:r>
      <w:r w:rsidRPr="001058B5">
        <w:rPr>
          <w:rFonts w:ascii="Arial" w:hAnsi="Arial" w:cs="Arial"/>
          <w:sz w:val="20"/>
        </w:rPr>
        <w:t>exercise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required privileges if these privileges were granted through</w:t>
      </w:r>
      <w:r w:rsidRPr="001058B5">
        <w:rPr>
          <w:rFonts w:ascii="Arial" w:hAnsi="Arial" w:cs="Arial"/>
          <w:spacing w:val="-11"/>
          <w:sz w:val="20"/>
        </w:rPr>
        <w:t xml:space="preserve"> </w:t>
      </w:r>
      <w:r w:rsidRPr="001058B5">
        <w:rPr>
          <w:rFonts w:ascii="Arial" w:hAnsi="Arial" w:cs="Arial"/>
          <w:sz w:val="20"/>
        </w:rPr>
        <w:t>roles.</w:t>
      </w:r>
    </w:p>
    <w:p w14:paraId="596F2C38" w14:textId="77777777" w:rsidR="008C539B" w:rsidRPr="001058B5" w:rsidRDefault="00C12992" w:rsidP="006F7931">
      <w:pPr>
        <w:pStyle w:val="ListParagraph"/>
        <w:numPr>
          <w:ilvl w:val="1"/>
          <w:numId w:val="137"/>
        </w:numPr>
        <w:tabs>
          <w:tab w:val="left" w:pos="2020"/>
        </w:tabs>
        <w:spacing w:before="119" w:line="230" w:lineRule="auto"/>
        <w:ind w:right="1131" w:hanging="359"/>
        <w:rPr>
          <w:rFonts w:ascii="Arial" w:hAnsi="Arial" w:cs="Arial"/>
          <w:sz w:val="20"/>
        </w:rPr>
      </w:pPr>
      <w:r w:rsidRPr="001058B5">
        <w:rPr>
          <w:rFonts w:ascii="Arial" w:hAnsi="Arial" w:cs="Arial"/>
          <w:sz w:val="20"/>
        </w:rPr>
        <w:t>If the table owner intends to grant access to the table to other users, then the owner</w:t>
      </w:r>
      <w:r w:rsidRPr="001058B5">
        <w:rPr>
          <w:rFonts w:ascii="Arial" w:hAnsi="Arial" w:cs="Arial"/>
          <w:spacing w:val="-18"/>
          <w:sz w:val="20"/>
        </w:rPr>
        <w:t xml:space="preserve"> </w:t>
      </w:r>
      <w:r w:rsidRPr="001058B5">
        <w:rPr>
          <w:rFonts w:ascii="Arial" w:hAnsi="Arial" w:cs="Arial"/>
          <w:sz w:val="20"/>
        </w:rPr>
        <w:t>must</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EXECUTE</w:t>
      </w:r>
      <w:r w:rsidRPr="001058B5">
        <w:rPr>
          <w:rFonts w:ascii="Arial" w:hAnsi="Arial" w:cs="Arial"/>
          <w:spacing w:val="-93"/>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referenced</w:t>
      </w:r>
      <w:r w:rsidRPr="001058B5">
        <w:rPr>
          <w:rFonts w:ascii="Arial" w:hAnsi="Arial" w:cs="Arial"/>
          <w:spacing w:val="-19"/>
          <w:sz w:val="20"/>
        </w:rPr>
        <w:t xml:space="preserve"> </w:t>
      </w:r>
      <w:r w:rsidRPr="001058B5">
        <w:rPr>
          <w:rFonts w:ascii="Arial" w:hAnsi="Arial" w:cs="Arial"/>
          <w:sz w:val="20"/>
        </w:rPr>
        <w:t>types</w:t>
      </w:r>
      <w:r w:rsidRPr="001058B5">
        <w:rPr>
          <w:rFonts w:ascii="Arial" w:hAnsi="Arial" w:cs="Arial"/>
          <w:spacing w:val="-19"/>
          <w:sz w:val="20"/>
        </w:rPr>
        <w:t xml:space="preserve"> </w:t>
      </w:r>
      <w:r w:rsidRPr="001058B5">
        <w:rPr>
          <w:rFonts w:ascii="Arial" w:hAnsi="Arial" w:cs="Arial"/>
          <w:sz w:val="20"/>
        </w:rPr>
        <w:t>with</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 xml:space="preserve">GRANT </w:t>
      </w:r>
      <w:r w:rsidRPr="001058B5">
        <w:rPr>
          <w:rFonts w:ascii="Arial" w:hAnsi="Arial" w:cs="Arial"/>
          <w:w w:val="95"/>
          <w:sz w:val="20"/>
        </w:rPr>
        <w:t>OPTION</w:t>
      </w:r>
      <w:r w:rsidRPr="001058B5">
        <w:rPr>
          <w:rFonts w:ascii="Arial" w:hAnsi="Arial" w:cs="Arial"/>
          <w:spacing w:val="-84"/>
          <w:w w:val="95"/>
          <w:sz w:val="20"/>
        </w:rPr>
        <w:t xml:space="preserve"> </w:t>
      </w:r>
      <w:r w:rsidRPr="001058B5">
        <w:rPr>
          <w:rFonts w:ascii="Arial" w:hAnsi="Arial" w:cs="Arial"/>
          <w:w w:val="95"/>
          <w:sz w:val="20"/>
        </w:rPr>
        <w:t>or</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EXECUTE</w:t>
      </w:r>
      <w:r w:rsidRPr="001058B5">
        <w:rPr>
          <w:rFonts w:ascii="Arial" w:hAnsi="Arial" w:cs="Arial"/>
          <w:spacing w:val="-80"/>
          <w:w w:val="95"/>
          <w:sz w:val="20"/>
        </w:rPr>
        <w:t xml:space="preserve"> </w:t>
      </w:r>
      <w:r w:rsidRPr="001058B5">
        <w:rPr>
          <w:rFonts w:ascii="Arial" w:hAnsi="Arial" w:cs="Arial"/>
          <w:w w:val="95"/>
          <w:sz w:val="20"/>
        </w:rPr>
        <w:t>ANY</w:t>
      </w:r>
      <w:r w:rsidRPr="001058B5">
        <w:rPr>
          <w:rFonts w:ascii="Arial" w:hAnsi="Arial" w:cs="Arial"/>
          <w:spacing w:val="-80"/>
          <w:w w:val="95"/>
          <w:sz w:val="20"/>
        </w:rPr>
        <w:t xml:space="preserve"> </w:t>
      </w:r>
      <w:r w:rsidRPr="001058B5">
        <w:rPr>
          <w:rFonts w:ascii="Arial" w:hAnsi="Arial" w:cs="Arial"/>
          <w:w w:val="95"/>
          <w:sz w:val="20"/>
        </w:rPr>
        <w:t>TYPE</w:t>
      </w:r>
      <w:r w:rsidRPr="001058B5">
        <w:rPr>
          <w:rFonts w:ascii="Arial" w:hAnsi="Arial" w:cs="Arial"/>
          <w:spacing w:val="-84"/>
          <w:w w:val="95"/>
          <w:sz w:val="20"/>
        </w:rPr>
        <w:t xml:space="preserve"> </w:t>
      </w:r>
      <w:r w:rsidRPr="001058B5">
        <w:rPr>
          <w:rFonts w:ascii="Arial" w:hAnsi="Arial" w:cs="Arial"/>
          <w:w w:val="95"/>
          <w:sz w:val="20"/>
        </w:rPr>
        <w:t>system</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ADMIN</w:t>
      </w:r>
      <w:r w:rsidRPr="001058B5">
        <w:rPr>
          <w:rFonts w:ascii="Arial" w:hAnsi="Arial" w:cs="Arial"/>
          <w:spacing w:val="-80"/>
          <w:w w:val="95"/>
          <w:sz w:val="20"/>
        </w:rPr>
        <w:t xml:space="preserve"> </w:t>
      </w:r>
      <w:r w:rsidRPr="001058B5">
        <w:rPr>
          <w:rFonts w:ascii="Arial" w:hAnsi="Arial" w:cs="Arial"/>
          <w:w w:val="95"/>
          <w:sz w:val="20"/>
        </w:rPr>
        <w:t>OPTION.</w:t>
      </w:r>
      <w:r w:rsidRPr="001058B5">
        <w:rPr>
          <w:rFonts w:ascii="Arial" w:hAnsi="Arial" w:cs="Arial"/>
          <w:spacing w:val="-13"/>
          <w:w w:val="95"/>
          <w:sz w:val="20"/>
        </w:rPr>
        <w:t xml:space="preserve"> </w:t>
      </w:r>
      <w:r w:rsidRPr="001058B5">
        <w:rPr>
          <w:rFonts w:ascii="Arial" w:hAnsi="Arial" w:cs="Arial"/>
          <w:w w:val="95"/>
          <w:sz w:val="20"/>
        </w:rPr>
        <w:t>If</w:t>
      </w:r>
      <w:r w:rsidRPr="001058B5">
        <w:rPr>
          <w:rFonts w:ascii="Arial" w:hAnsi="Arial" w:cs="Arial"/>
          <w:spacing w:val="-13"/>
          <w:w w:val="95"/>
          <w:sz w:val="20"/>
        </w:rPr>
        <w:t xml:space="preserve"> </w:t>
      </w:r>
      <w:r w:rsidRPr="001058B5">
        <w:rPr>
          <w:rFonts w:ascii="Arial" w:hAnsi="Arial" w:cs="Arial"/>
          <w:w w:val="95"/>
          <w:sz w:val="20"/>
        </w:rPr>
        <w:t xml:space="preserve">not, </w:t>
      </w:r>
      <w:r w:rsidRPr="001058B5">
        <w:rPr>
          <w:rFonts w:ascii="Arial" w:hAnsi="Arial" w:cs="Arial"/>
          <w:sz w:val="20"/>
        </w:rPr>
        <w:t>then the table owner has insufficient privileges to grant access on the</w:t>
      </w:r>
      <w:r w:rsidRPr="001058B5">
        <w:rPr>
          <w:rFonts w:ascii="Arial" w:hAnsi="Arial" w:cs="Arial"/>
          <w:spacing w:val="-29"/>
          <w:sz w:val="20"/>
        </w:rPr>
        <w:t xml:space="preserve"> </w:t>
      </w:r>
      <w:r w:rsidRPr="001058B5">
        <w:rPr>
          <w:rFonts w:ascii="Arial" w:hAnsi="Arial" w:cs="Arial"/>
          <w:sz w:val="20"/>
        </w:rPr>
        <w:t>table.</w:t>
      </w:r>
    </w:p>
    <w:p w14:paraId="19003A8F" w14:textId="77777777" w:rsidR="008C539B" w:rsidRPr="001058B5" w:rsidRDefault="00C12992">
      <w:pPr>
        <w:pStyle w:val="BodyText"/>
        <w:spacing w:before="210" w:line="232" w:lineRule="auto"/>
        <w:ind w:left="2380" w:right="1456"/>
        <w:rPr>
          <w:rFonts w:ascii="Arial" w:hAnsi="Arial" w:cs="Arial"/>
        </w:rPr>
      </w:pPr>
      <w:r w:rsidRPr="001058B5">
        <w:rPr>
          <w:rFonts w:ascii="Arial" w:hAnsi="Arial" w:cs="Arial"/>
          <w:b/>
          <w:sz w:val="19"/>
        </w:rPr>
        <w:t xml:space="preserve">See Also: </w:t>
      </w:r>
      <w:hyperlink w:anchor="_bookmark728" w:history="1">
        <w:r w:rsidRPr="001058B5">
          <w:rPr>
            <w:rFonts w:ascii="Arial" w:hAnsi="Arial" w:cs="Arial"/>
            <w:color w:val="0000CC"/>
          </w:rPr>
          <w:t xml:space="preserve">"Managing Table Privileges" </w:t>
        </w:r>
      </w:hyperlink>
      <w:hyperlink w:anchor="_bookmark728" w:history="1">
        <w:r w:rsidRPr="001058B5">
          <w:rPr>
            <w:rFonts w:ascii="Arial" w:hAnsi="Arial" w:cs="Arial"/>
          </w:rPr>
          <w:t xml:space="preserve">on page 4-26 </w:t>
        </w:r>
      </w:hyperlink>
      <w:r w:rsidRPr="001058B5">
        <w:rPr>
          <w:rFonts w:ascii="Arial" w:hAnsi="Arial" w:cs="Arial"/>
        </w:rPr>
        <w:t>for the requirements for creating a table</w:t>
      </w:r>
    </w:p>
    <w:p w14:paraId="38D34E1A" w14:textId="77777777" w:rsidR="008C539B" w:rsidRPr="001058B5" w:rsidRDefault="008C539B">
      <w:pPr>
        <w:pStyle w:val="BodyText"/>
        <w:spacing w:before="2"/>
        <w:rPr>
          <w:rFonts w:ascii="Arial" w:hAnsi="Arial" w:cs="Arial"/>
        </w:rPr>
      </w:pPr>
    </w:p>
    <w:p w14:paraId="1D68003B" w14:textId="77777777" w:rsidR="008C539B" w:rsidRPr="001058B5" w:rsidRDefault="00C12992">
      <w:pPr>
        <w:pStyle w:val="Heading6"/>
        <w:ind w:left="1660"/>
      </w:pPr>
      <w:bookmarkStart w:id="720" w:name="Example_of_Privileges_for_Creating_Types"/>
      <w:bookmarkStart w:id="721" w:name="_bookmark785"/>
      <w:bookmarkStart w:id="722" w:name="_bookmark786"/>
      <w:bookmarkEnd w:id="720"/>
      <w:bookmarkEnd w:id="721"/>
      <w:bookmarkEnd w:id="722"/>
      <w:r w:rsidRPr="001058B5">
        <w:t>Example of Privileges for Creating Types and Tables Using Types</w:t>
      </w:r>
    </w:p>
    <w:p w14:paraId="39DDA788" w14:textId="77777777" w:rsidR="008C539B" w:rsidRPr="001058B5" w:rsidRDefault="00C12992">
      <w:pPr>
        <w:pStyle w:val="BodyText"/>
        <w:spacing w:before="48"/>
        <w:ind w:left="1660"/>
        <w:rPr>
          <w:rFonts w:ascii="Arial" w:hAnsi="Arial" w:cs="Arial"/>
        </w:rPr>
      </w:pPr>
      <w:r w:rsidRPr="001058B5">
        <w:rPr>
          <w:rFonts w:ascii="Arial" w:hAnsi="Arial" w:cs="Arial"/>
        </w:rPr>
        <w:t>Assume that three users exist with the CONNECT</w:t>
      </w:r>
      <w:r w:rsidRPr="001058B5">
        <w:rPr>
          <w:rFonts w:ascii="Arial" w:hAnsi="Arial" w:cs="Arial"/>
          <w:spacing w:val="-82"/>
        </w:rPr>
        <w:t xml:space="preserve"> </w:t>
      </w:r>
      <w:r w:rsidRPr="001058B5">
        <w:rPr>
          <w:rFonts w:ascii="Arial" w:hAnsi="Arial" w:cs="Arial"/>
        </w:rPr>
        <w:t>and RESOURCE</w:t>
      </w:r>
      <w:r w:rsidRPr="001058B5">
        <w:rPr>
          <w:rFonts w:ascii="Arial" w:hAnsi="Arial" w:cs="Arial"/>
          <w:spacing w:val="-81"/>
        </w:rPr>
        <w:t xml:space="preserve"> </w:t>
      </w:r>
      <w:r w:rsidRPr="001058B5">
        <w:rPr>
          <w:rFonts w:ascii="Arial" w:hAnsi="Arial" w:cs="Arial"/>
        </w:rPr>
        <w:t>roles:</w:t>
      </w:r>
    </w:p>
    <w:p w14:paraId="0770ECEB" w14:textId="77777777" w:rsidR="008C539B" w:rsidRPr="001058B5" w:rsidRDefault="00C12992" w:rsidP="006F7931">
      <w:pPr>
        <w:pStyle w:val="ListParagraph"/>
        <w:numPr>
          <w:ilvl w:val="1"/>
          <w:numId w:val="137"/>
        </w:numPr>
        <w:tabs>
          <w:tab w:val="left" w:pos="2020"/>
        </w:tabs>
        <w:spacing w:before="134"/>
        <w:ind w:hanging="359"/>
        <w:rPr>
          <w:rFonts w:ascii="Arial" w:hAnsi="Arial" w:cs="Arial"/>
          <w:sz w:val="20"/>
        </w:rPr>
      </w:pPr>
      <w:r w:rsidRPr="001058B5">
        <w:rPr>
          <w:rFonts w:ascii="Arial" w:hAnsi="Arial" w:cs="Arial"/>
          <w:w w:val="95"/>
          <w:sz w:val="20"/>
        </w:rPr>
        <w:t>user1</w:t>
      </w:r>
    </w:p>
    <w:p w14:paraId="123DA50D" w14:textId="77777777" w:rsidR="008C539B" w:rsidRPr="001058B5" w:rsidRDefault="00C12992" w:rsidP="006F7931">
      <w:pPr>
        <w:pStyle w:val="ListParagraph"/>
        <w:numPr>
          <w:ilvl w:val="1"/>
          <w:numId w:val="137"/>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rsidP="006F7931">
      <w:pPr>
        <w:pStyle w:val="ListParagraph"/>
        <w:numPr>
          <w:ilvl w:val="1"/>
          <w:numId w:val="137"/>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77777777" w:rsidR="008C539B" w:rsidRPr="001058B5" w:rsidRDefault="00C12992">
      <w:pPr>
        <w:pStyle w:val="BodyText"/>
        <w:spacing w:before="108"/>
        <w:ind w:left="1660"/>
        <w:rPr>
          <w:rFonts w:ascii="Arial" w:hAnsi="Arial" w:cs="Arial"/>
        </w:rPr>
      </w:pPr>
      <w:r w:rsidRPr="001058B5">
        <w:rPr>
          <w:rFonts w:ascii="Arial" w:hAnsi="Arial" w:cs="Arial"/>
        </w:rPr>
        <w:t>The following DDL is run in the schema of 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t>attr1 NUMBER);</w:t>
      </w:r>
    </w:p>
    <w:p w14:paraId="3DDE822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C339FBC" w14:textId="77777777" w:rsidR="008C539B" w:rsidRPr="001058B5" w:rsidRDefault="008C539B">
      <w:pPr>
        <w:pStyle w:val="BodyText"/>
        <w:rPr>
          <w:rFonts w:ascii="Arial" w:hAnsi="Arial" w:cs="Arial"/>
        </w:rPr>
      </w:pPr>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77777777" w:rsidR="008C539B" w:rsidRPr="001058B5" w:rsidRDefault="00C12992">
      <w:pPr>
        <w:pStyle w:val="BodyText"/>
        <w:ind w:left="2260"/>
        <w:rPr>
          <w:rFonts w:ascii="Arial" w:hAnsi="Arial" w:cs="Arial"/>
        </w:rPr>
      </w:pPr>
      <w:r w:rsidRPr="001058B5">
        <w:rPr>
          <w:rFonts w:ascii="Arial" w:hAnsi="Arial" w:cs="Arial"/>
        </w:rPr>
        <w:t>The following DDL is performed in the schema of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2D9ECB64" w14:textId="77777777" w:rsidR="008C539B" w:rsidRPr="001058B5" w:rsidRDefault="008C539B">
      <w:pPr>
        <w:pStyle w:val="BodyText"/>
        <w:spacing w:before="2"/>
        <w:rPr>
          <w:rFonts w:ascii="Arial" w:hAnsi="Arial" w:cs="Arial"/>
          <w:sz w:val="18"/>
        </w:rPr>
      </w:pPr>
    </w:p>
    <w:p w14:paraId="3FED88F4"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following statements succeed because user2</w:t>
      </w:r>
      <w:r w:rsidRPr="001058B5">
        <w:rPr>
          <w:rFonts w:ascii="Arial" w:hAnsi="Arial" w:cs="Arial"/>
          <w:spacing w:val="-83"/>
        </w:rPr>
        <w:t xml:space="preserve"> </w:t>
      </w:r>
      <w:r w:rsidRPr="001058B5">
        <w:rPr>
          <w:rFonts w:ascii="Arial" w:hAnsi="Arial" w:cs="Arial"/>
        </w:rPr>
        <w:t>has EXECUTE</w:t>
      </w:r>
      <w:r w:rsidRPr="001058B5">
        <w:rPr>
          <w:rFonts w:ascii="Arial" w:hAnsi="Arial" w:cs="Arial"/>
          <w:spacing w:val="-85"/>
        </w:rPr>
        <w:t xml:space="preserve"> </w:t>
      </w:r>
      <w:r w:rsidRPr="001058B5">
        <w:rPr>
          <w:rFonts w:ascii="Arial" w:hAnsi="Arial" w:cs="Arial"/>
        </w:rPr>
        <w:t>privilege on</w:t>
      </w:r>
    </w:p>
    <w:p w14:paraId="16ABD960"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user1.type2</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3AF80810"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However, the following grant fails because user2</w:t>
      </w:r>
      <w:r w:rsidRPr="001058B5">
        <w:rPr>
          <w:rFonts w:ascii="Arial" w:hAnsi="Arial" w:cs="Arial"/>
          <w:spacing w:val="-89"/>
        </w:rPr>
        <w:t xml:space="preserve"> </w:t>
      </w:r>
      <w:r w:rsidRPr="001058B5">
        <w:rPr>
          <w:rFonts w:ascii="Arial" w:hAnsi="Arial" w:cs="Arial"/>
        </w:rPr>
        <w:t>does not have EXECUTE</w:t>
      </w:r>
      <w:r w:rsidRPr="001058B5">
        <w:rPr>
          <w:rFonts w:ascii="Arial" w:hAnsi="Arial" w:cs="Arial"/>
          <w:spacing w:val="-89"/>
        </w:rPr>
        <w:t xml:space="preserve"> </w:t>
      </w:r>
      <w:r w:rsidRPr="001058B5">
        <w:rPr>
          <w:rFonts w:ascii="Arial" w:hAnsi="Arial" w:cs="Arial"/>
        </w:rPr>
        <w:t>privilege on</w:t>
      </w:r>
    </w:p>
    <w:p w14:paraId="585A3058"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user1.type1</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1464F551" w14:textId="77777777" w:rsidR="008C539B" w:rsidRPr="001058B5" w:rsidRDefault="008C539B">
      <w:pPr>
        <w:pStyle w:val="BodyText"/>
        <w:spacing w:before="4"/>
        <w:rPr>
          <w:rFonts w:ascii="Arial" w:hAnsi="Arial" w:cs="Arial"/>
          <w:sz w:val="18"/>
        </w:rPr>
      </w:pPr>
    </w:p>
    <w:p w14:paraId="0023D163" w14:textId="77777777" w:rsidR="008C539B" w:rsidRPr="001058B5" w:rsidRDefault="00C12992">
      <w:pPr>
        <w:pStyle w:val="BodyText"/>
        <w:ind w:left="2260"/>
        <w:rPr>
          <w:rFonts w:ascii="Arial" w:hAnsi="Arial" w:cs="Arial"/>
        </w:rPr>
      </w:pPr>
      <w:r w:rsidRPr="001058B5">
        <w:rPr>
          <w:rFonts w:ascii="Arial" w:hAnsi="Arial" w:cs="Arial"/>
        </w:rPr>
        <w:t>The following statements can be successfully run by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77777777" w:rsidR="008C539B" w:rsidRPr="001058B5" w:rsidRDefault="008D1AB8">
      <w:pPr>
        <w:pStyle w:val="BodyText"/>
        <w:spacing w:before="6"/>
        <w:rPr>
          <w:rFonts w:ascii="Arial" w:hAnsi="Arial" w:cs="Arial"/>
          <w:sz w:val="17"/>
        </w:rPr>
      </w:pPr>
      <w:r>
        <w:rPr>
          <w:rFonts w:ascii="Arial" w:hAnsi="Arial" w:cs="Arial"/>
        </w:rPr>
        <w:pict w14:anchorId="0085D392">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14:paraId="51292802" w14:textId="77777777" w:rsidR="008C539B" w:rsidRPr="001058B5" w:rsidRDefault="00C12992">
      <w:pPr>
        <w:pStyle w:val="BodyText"/>
        <w:spacing w:before="30" w:after="104" w:line="228"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 xml:space="preserve">Customers should discontinue using the CONNECT and </w:t>
      </w:r>
      <w:r w:rsidRPr="001058B5">
        <w:rPr>
          <w:rFonts w:ascii="Arial" w:hAnsi="Arial" w:cs="Arial"/>
          <w:w w:val="95"/>
        </w:rPr>
        <w:t>RESOURCE</w:t>
      </w:r>
      <w:r w:rsidRPr="001058B5">
        <w:rPr>
          <w:rFonts w:ascii="Arial" w:hAnsi="Arial" w:cs="Arial"/>
          <w:spacing w:val="-80"/>
          <w:w w:val="95"/>
        </w:rPr>
        <w:t xml:space="preserve"> </w:t>
      </w:r>
      <w:r w:rsidRPr="001058B5">
        <w:rPr>
          <w:rFonts w:ascii="Arial" w:hAnsi="Arial" w:cs="Arial"/>
          <w:w w:val="95"/>
        </w:rPr>
        <w:t>roles. The CONNECT</w:t>
      </w:r>
      <w:r w:rsidRPr="001058B5">
        <w:rPr>
          <w:rFonts w:ascii="Arial" w:hAnsi="Arial" w:cs="Arial"/>
          <w:spacing w:val="-81"/>
          <w:w w:val="95"/>
        </w:rPr>
        <w:t xml:space="preserve"> </w:t>
      </w:r>
      <w:r w:rsidRPr="001058B5">
        <w:rPr>
          <w:rFonts w:ascii="Arial" w:hAnsi="Arial" w:cs="Arial"/>
          <w:w w:val="95"/>
        </w:rPr>
        <w:t xml:space="preserve">role presently retains only the CREATE </w:t>
      </w:r>
      <w:r w:rsidRPr="001058B5">
        <w:rPr>
          <w:rFonts w:ascii="Arial" w:hAnsi="Arial" w:cs="Arial"/>
        </w:rPr>
        <w:t>SESSION</w:t>
      </w:r>
      <w:r w:rsidRPr="001058B5">
        <w:rPr>
          <w:rFonts w:ascii="Arial" w:hAnsi="Arial" w:cs="Arial"/>
          <w:spacing w:val="-79"/>
        </w:rPr>
        <w:t xml:space="preserve"> </w:t>
      </w:r>
      <w:r w:rsidRPr="001058B5">
        <w:rPr>
          <w:rFonts w:ascii="Arial" w:hAnsi="Arial" w:cs="Arial"/>
        </w:rPr>
        <w:t>privilege.</w:t>
      </w:r>
    </w:p>
    <w:p w14:paraId="32F0B522" w14:textId="0A723285" w:rsidR="008C539B" w:rsidRPr="001058B5" w:rsidRDefault="008D1AB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B56EA91">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anchorlock/>
          </v:group>
        </w:pict>
      </w:r>
    </w:p>
    <w:p w14:paraId="5761BA02" w14:textId="77777777" w:rsidR="008C539B" w:rsidRPr="001058B5" w:rsidRDefault="008C539B">
      <w:pPr>
        <w:pStyle w:val="BodyText"/>
        <w:spacing w:before="5"/>
        <w:rPr>
          <w:rFonts w:ascii="Arial" w:hAnsi="Arial" w:cs="Arial"/>
          <w:sz w:val="10"/>
        </w:rPr>
      </w:pPr>
    </w:p>
    <w:p w14:paraId="5B29C4B4" w14:textId="77777777" w:rsidR="008C539B" w:rsidRPr="001058B5" w:rsidRDefault="00C12992">
      <w:pPr>
        <w:pStyle w:val="Heading6"/>
        <w:spacing w:before="105"/>
      </w:pPr>
      <w:bookmarkStart w:id="723" w:name="Privileges_on_Type_Access_and_Object_Acc"/>
      <w:bookmarkStart w:id="724" w:name="_bookmark787"/>
      <w:bookmarkEnd w:id="723"/>
      <w:bookmarkEnd w:id="724"/>
      <w:r w:rsidRPr="001058B5">
        <w:t>Privileges on Type Access and Object Access</w:t>
      </w:r>
    </w:p>
    <w:p w14:paraId="6C6C0F65" w14:textId="77777777" w:rsidR="008C539B" w:rsidRPr="001058B5" w:rsidRDefault="00C12992">
      <w:pPr>
        <w:pStyle w:val="BodyText"/>
        <w:spacing w:before="55" w:line="232" w:lineRule="auto"/>
        <w:ind w:left="2260"/>
        <w:rPr>
          <w:rFonts w:ascii="Arial" w:hAnsi="Arial" w:cs="Arial"/>
        </w:rPr>
      </w:pPr>
      <w:r w:rsidRPr="001058B5">
        <w:rPr>
          <w:rFonts w:ascii="Arial" w:hAnsi="Arial" w:cs="Arial"/>
        </w:rPr>
        <w:t>Existing column-level and table-level privileges for DML statements apply to both column objects and row objects.</w:t>
      </w:r>
    </w:p>
    <w:p w14:paraId="08978603" w14:textId="77777777" w:rsidR="008C539B" w:rsidRPr="001058B5" w:rsidRDefault="008D1AB8">
      <w:pPr>
        <w:pStyle w:val="BodyText"/>
        <w:spacing w:before="112"/>
        <w:ind w:left="2260"/>
        <w:rPr>
          <w:rFonts w:ascii="Arial" w:hAnsi="Arial" w:cs="Arial"/>
        </w:rPr>
      </w:pPr>
      <w:hyperlink w:anchor="_bookmark789" w:history="1">
        <w:r w:rsidR="00C12992" w:rsidRPr="001058B5">
          <w:rPr>
            <w:rFonts w:ascii="Arial" w:hAnsi="Arial" w:cs="Arial"/>
            <w:color w:val="0000CC"/>
          </w:rPr>
          <w:t xml:space="preserve">Table 4–5 </w:t>
        </w:r>
      </w:hyperlink>
      <w:r w:rsidR="00C12992" w:rsidRPr="001058B5">
        <w:rPr>
          <w:rFonts w:ascii="Arial" w:hAnsi="Arial" w:cs="Arial"/>
        </w:rPr>
        <w:t>lists the privileges for object tables.</w:t>
      </w:r>
    </w:p>
    <w:p w14:paraId="37FCDF5B" w14:textId="77777777" w:rsidR="008C539B" w:rsidRPr="001058B5" w:rsidRDefault="008C539B">
      <w:pPr>
        <w:pStyle w:val="BodyText"/>
        <w:rPr>
          <w:rFonts w:ascii="Arial" w:hAnsi="Arial" w:cs="Arial"/>
          <w:sz w:val="11"/>
        </w:rPr>
      </w:pPr>
    </w:p>
    <w:p w14:paraId="7B117DB9" w14:textId="77777777" w:rsidR="008C539B" w:rsidRPr="001058B5" w:rsidRDefault="00C12992">
      <w:pPr>
        <w:tabs>
          <w:tab w:val="left" w:pos="3293"/>
        </w:tabs>
        <w:spacing w:before="105"/>
        <w:ind w:left="2260"/>
        <w:rPr>
          <w:rFonts w:ascii="Arial" w:hAnsi="Arial" w:cs="Arial"/>
          <w:b/>
          <w:i/>
          <w:sz w:val="18"/>
        </w:rPr>
      </w:pPr>
      <w:bookmarkStart w:id="725" w:name="_bookmark788"/>
      <w:bookmarkStart w:id="726" w:name="_bookmark789"/>
      <w:bookmarkEnd w:id="725"/>
      <w:bookmarkEnd w:id="72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4–5</w:t>
      </w:r>
      <w:r w:rsidRPr="001058B5">
        <w:rPr>
          <w:rFonts w:ascii="Arial" w:hAnsi="Arial" w:cs="Arial"/>
          <w:b/>
          <w:i/>
          <w:sz w:val="18"/>
        </w:rPr>
        <w:tab/>
        <w:t>Privileges for Object</w:t>
      </w:r>
      <w:r w:rsidRPr="001058B5">
        <w:rPr>
          <w:rFonts w:ascii="Arial" w:hAnsi="Arial" w:cs="Arial"/>
          <w:b/>
          <w:i/>
          <w:spacing w:val="-2"/>
          <w:sz w:val="18"/>
        </w:rPr>
        <w:t xml:space="preserve"> </w:t>
      </w:r>
      <w:r w:rsidRPr="001058B5">
        <w:rPr>
          <w:rFonts w:ascii="Arial" w:hAnsi="Arial" w:cs="Arial"/>
          <w:b/>
          <w:i/>
          <w:spacing w:val="-4"/>
          <w:sz w:val="18"/>
        </w:rPr>
        <w:t>Tables</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77777777" w:rsidR="008C539B" w:rsidRPr="001058B5" w:rsidRDefault="00C12992">
            <w:pPr>
              <w:pStyle w:val="TableParagraph"/>
              <w:spacing w:before="43"/>
              <w:ind w:left="261"/>
              <w:rPr>
                <w:rFonts w:ascii="Arial" w:hAnsi="Arial" w:cs="Arial"/>
                <w:sz w:val="18"/>
              </w:rPr>
            </w:pPr>
            <w:r w:rsidRPr="001058B5">
              <w:rPr>
                <w:rFonts w:ascii="Arial" w:hAnsi="Arial" w:cs="Arial"/>
                <w:sz w:val="18"/>
              </w:rPr>
              <w:t>Access an object and its attributes from the table</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Modify the attributes of the objects that make up the rows in the table</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Create new objects in the table</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77777777" w:rsidR="008C539B" w:rsidRPr="001058B5" w:rsidRDefault="00C12992">
            <w:pPr>
              <w:pStyle w:val="TableParagraph"/>
              <w:spacing w:before="45"/>
              <w:ind w:left="261"/>
              <w:rPr>
                <w:rFonts w:ascii="Arial" w:hAnsi="Arial" w:cs="Arial"/>
                <w:sz w:val="18"/>
              </w:rPr>
            </w:pPr>
            <w:r w:rsidRPr="001058B5">
              <w:rPr>
                <w:rFonts w:ascii="Arial" w:hAnsi="Arial" w:cs="Arial"/>
                <w:sz w:val="18"/>
              </w:rPr>
              <w:t>Delete rows</w:t>
            </w:r>
          </w:p>
        </w:tc>
      </w:tr>
    </w:tbl>
    <w:p w14:paraId="27CAEE10" w14:textId="77777777" w:rsidR="008C539B" w:rsidRPr="001058B5" w:rsidRDefault="008C539B">
      <w:pPr>
        <w:pStyle w:val="BodyText"/>
        <w:spacing w:before="11"/>
        <w:rPr>
          <w:rFonts w:ascii="Arial" w:hAnsi="Arial" w:cs="Arial"/>
          <w:b/>
          <w:i/>
          <w:sz w:val="22"/>
        </w:rPr>
      </w:pPr>
    </w:p>
    <w:p w14:paraId="2F1B9B81" w14:textId="77777777" w:rsidR="008C539B" w:rsidRPr="001058B5" w:rsidRDefault="00C12992">
      <w:pPr>
        <w:pStyle w:val="BodyText"/>
        <w:spacing w:line="232" w:lineRule="auto"/>
        <w:ind w:left="2260" w:right="102"/>
        <w:rPr>
          <w:rFonts w:ascii="Arial" w:hAnsi="Arial" w:cs="Arial"/>
        </w:rPr>
      </w:pPr>
      <w:r w:rsidRPr="001058B5">
        <w:rPr>
          <w:rFonts w:ascii="Arial" w:hAnsi="Arial" w:cs="Arial"/>
        </w:rPr>
        <w:t>Similar table privileges and column privileges apply to column objects. Retrieving instances does not in itself reveal type information. However, clients must access named type information to interpret the type instance images. When a client requests type information, Oracle Database checks for the EXECUTE</w:t>
      </w:r>
      <w:r w:rsidRPr="001058B5">
        <w:rPr>
          <w:rFonts w:ascii="Arial" w:hAnsi="Arial" w:cs="Arial"/>
          <w:spacing w:val="-83"/>
        </w:rPr>
        <w:t xml:space="preserve"> </w:t>
      </w:r>
      <w:r w:rsidRPr="001058B5">
        <w:rPr>
          <w:rFonts w:ascii="Arial" w:hAnsi="Arial" w:cs="Arial"/>
        </w:rPr>
        <w:t>privilege on the type.</w:t>
      </w:r>
    </w:p>
    <w:p w14:paraId="51296679" w14:textId="77777777" w:rsidR="008C539B" w:rsidRPr="001058B5" w:rsidRDefault="00C12992">
      <w:pPr>
        <w:pStyle w:val="BodyText"/>
        <w:spacing w:before="106"/>
        <w:ind w:left="2260"/>
        <w:rPr>
          <w:rFonts w:ascii="Arial" w:hAnsi="Arial" w:cs="Arial"/>
        </w:rPr>
      </w:pPr>
      <w:r w:rsidRPr="001058B5">
        <w:rPr>
          <w:rFonts w:ascii="Arial" w:hAnsi="Arial" w:cs="Arial"/>
        </w:rPr>
        <w:t>Consider the following schema:</w:t>
      </w:r>
    </w:p>
    <w:p w14:paraId="3C4D1C27"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EF2B2DF" w14:textId="77777777" w:rsidR="008C539B" w:rsidRPr="001058B5" w:rsidRDefault="00C12992">
      <w:pPr>
        <w:pStyle w:val="BodyText"/>
        <w:ind w:left="1660"/>
        <w:rPr>
          <w:rFonts w:ascii="Arial" w:hAnsi="Arial" w:cs="Arial"/>
        </w:rPr>
      </w:pPr>
      <w:r w:rsidRPr="001058B5">
        <w:rPr>
          <w:rFonts w:ascii="Arial" w:hAnsi="Arial" w:cs="Arial"/>
        </w:rPr>
        <w:t>In addition, consider the following two queries:</w:t>
      </w:r>
    </w:p>
    <w:p w14:paraId="1FC5033C" w14:textId="77777777"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66636D02" w14:textId="77777777" w:rsidR="008C539B" w:rsidRPr="001058B5" w:rsidRDefault="00C12992">
      <w:pPr>
        <w:pStyle w:val="BodyText"/>
        <w:spacing w:line="228" w:lineRule="auto"/>
        <w:ind w:left="1659" w:right="700"/>
        <w:rPr>
          <w:rFonts w:ascii="Arial" w:hAnsi="Arial" w:cs="Arial"/>
        </w:rPr>
      </w:pPr>
      <w:r w:rsidRPr="001058B5">
        <w:rPr>
          <w:rFonts w:ascii="Arial" w:hAnsi="Arial" w:cs="Arial"/>
        </w:rPr>
        <w:t xml:space="preserve">For either </w:t>
      </w:r>
      <w:r w:rsidRPr="001058B5">
        <w:rPr>
          <w:rFonts w:ascii="Arial" w:hAnsi="Arial" w:cs="Arial"/>
          <w:spacing w:val="-4"/>
        </w:rPr>
        <w:t xml:space="preserve">query, </w:t>
      </w:r>
      <w:r w:rsidRPr="001058B5">
        <w:rPr>
          <w:rFonts w:ascii="Arial" w:hAnsi="Arial" w:cs="Arial"/>
        </w:rPr>
        <w:t xml:space="preserve">Oracle Database checks the SELECT privilege of the user for the emp table. For the first </w:t>
      </w:r>
      <w:r w:rsidRPr="001058B5">
        <w:rPr>
          <w:rFonts w:ascii="Arial" w:hAnsi="Arial" w:cs="Arial"/>
          <w:spacing w:val="-4"/>
        </w:rPr>
        <w:t xml:space="preserve">query, </w:t>
      </w:r>
      <w:r w:rsidRPr="001058B5">
        <w:rPr>
          <w:rFonts w:ascii="Arial" w:hAnsi="Arial" w:cs="Arial"/>
        </w:rPr>
        <w:t>the user must obtain the emp_type type information to interpret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5"/>
        </w:rPr>
        <w:t xml:space="preserve"> </w:t>
      </w:r>
      <w:r w:rsidRPr="001058B5">
        <w:rPr>
          <w:rFonts w:ascii="Arial" w:hAnsi="Arial" w:cs="Arial"/>
        </w:rPr>
        <w:t>accesses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emp_type</w:t>
      </w:r>
      <w:r w:rsidRPr="001058B5">
        <w:rPr>
          <w:rFonts w:ascii="Arial" w:hAnsi="Arial" w:cs="Arial"/>
          <w:spacing w:val="-90"/>
        </w:rPr>
        <w:t xml:space="preserve"> </w:t>
      </w:r>
      <w:r w:rsidRPr="001058B5">
        <w:rPr>
          <w:rFonts w:ascii="Arial" w:hAnsi="Arial" w:cs="Arial"/>
        </w:rPr>
        <w:t>type,</w:t>
      </w:r>
      <w:r w:rsidRPr="001058B5">
        <w:rPr>
          <w:rFonts w:ascii="Arial" w:hAnsi="Arial" w:cs="Arial"/>
          <w:spacing w:val="-16"/>
        </w:rPr>
        <w:t xml:space="preserve"> </w:t>
      </w:r>
      <w:r w:rsidRPr="001058B5">
        <w:rPr>
          <w:rFonts w:ascii="Arial" w:hAnsi="Arial" w:cs="Arial"/>
        </w:rPr>
        <w:t>Oracle</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checks the EXECUTE</w:t>
      </w:r>
      <w:r w:rsidRPr="001058B5">
        <w:rPr>
          <w:rFonts w:ascii="Arial" w:hAnsi="Arial" w:cs="Arial"/>
          <w:spacing w:val="-84"/>
        </w:rPr>
        <w:t xml:space="preserve"> </w:t>
      </w:r>
      <w:r w:rsidRPr="001058B5">
        <w:rPr>
          <w:rFonts w:ascii="Arial" w:hAnsi="Arial" w:cs="Arial"/>
        </w:rPr>
        <w:t xml:space="preserve">privilege of the </w:t>
      </w:r>
      <w:r w:rsidRPr="001058B5">
        <w:rPr>
          <w:rFonts w:ascii="Arial" w:hAnsi="Arial" w:cs="Arial"/>
          <w:spacing w:val="-4"/>
        </w:rPr>
        <w:t>user.</w:t>
      </w:r>
    </w:p>
    <w:p w14:paraId="0F59D90B"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The second query, however, does not involve named types, so Oracle Database does not check type privileges.</w:t>
      </w:r>
    </w:p>
    <w:p w14:paraId="04E84361" w14:textId="77777777" w:rsidR="008C539B" w:rsidRPr="001058B5" w:rsidRDefault="00C12992">
      <w:pPr>
        <w:pStyle w:val="BodyText"/>
        <w:spacing w:before="121" w:line="228" w:lineRule="auto"/>
        <w:ind w:left="1660" w:right="1060"/>
        <w:rPr>
          <w:rFonts w:ascii="Arial" w:hAnsi="Arial" w:cs="Arial"/>
        </w:rPr>
      </w:pPr>
      <w:r w:rsidRPr="001058B5">
        <w:rPr>
          <w:rFonts w:ascii="Arial" w:hAnsi="Arial" w:cs="Arial"/>
        </w:rPr>
        <w:t>In addition, by using the schema from the previous section, user3</w:t>
      </w:r>
      <w:r w:rsidRPr="001058B5">
        <w:rPr>
          <w:rFonts w:ascii="Arial" w:hAnsi="Arial" w:cs="Arial"/>
          <w:spacing w:val="-86"/>
        </w:rPr>
        <w:t xml:space="preserve"> </w:t>
      </w:r>
      <w:r w:rsidRPr="001058B5">
        <w:rPr>
          <w:rFonts w:ascii="Arial" w:hAnsi="Arial" w:cs="Arial"/>
        </w:rPr>
        <w:t>can perform the following queries:</w:t>
      </w:r>
    </w:p>
    <w:p w14:paraId="5D6DA58C" w14:textId="77777777" w:rsidR="008C539B" w:rsidRPr="001058B5" w:rsidRDefault="00C12992">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64EB1489" w14:textId="77777777" w:rsidR="008C539B" w:rsidRPr="001058B5" w:rsidRDefault="00C12992">
      <w:pPr>
        <w:pStyle w:val="BodyText"/>
        <w:spacing w:line="230" w:lineRule="auto"/>
        <w:ind w:left="1660" w:right="700" w:hanging="1"/>
        <w:rPr>
          <w:rFonts w:ascii="Arial" w:hAnsi="Arial" w:cs="Arial"/>
        </w:rPr>
      </w:pPr>
      <w:r w:rsidRPr="001058B5">
        <w:rPr>
          <w:rFonts w:ascii="Arial" w:hAnsi="Arial" w:cs="Arial"/>
        </w:rPr>
        <w:t>Note that in both SELECT</w:t>
      </w:r>
      <w:r w:rsidRPr="001058B5">
        <w:rPr>
          <w:rFonts w:ascii="Arial" w:hAnsi="Arial" w:cs="Arial"/>
          <w:spacing w:val="-87"/>
        </w:rPr>
        <w:t xml:space="preserve"> </w:t>
      </w:r>
      <w:r w:rsidRPr="001058B5">
        <w:rPr>
          <w:rFonts w:ascii="Arial" w:hAnsi="Arial" w:cs="Arial"/>
        </w:rPr>
        <w:t>statements, user3</w:t>
      </w:r>
      <w:r w:rsidRPr="001058B5">
        <w:rPr>
          <w:rFonts w:ascii="Arial" w:hAnsi="Arial" w:cs="Arial"/>
          <w:spacing w:val="-88"/>
        </w:rPr>
        <w:t xml:space="preserve"> </w:t>
      </w:r>
      <w:r w:rsidRPr="001058B5">
        <w:rPr>
          <w:rFonts w:ascii="Arial" w:hAnsi="Arial" w:cs="Arial"/>
        </w:rPr>
        <w:t>does not have explicit privileges on the underlying types, but the statement succeeds because the type and table owners have the necessary privileges with the GRANT</w:t>
      </w:r>
      <w:r w:rsidRPr="001058B5">
        <w:rPr>
          <w:rFonts w:ascii="Arial" w:hAnsi="Arial" w:cs="Arial"/>
          <w:spacing w:val="-89"/>
        </w:rPr>
        <w:t xml:space="preserve"> </w:t>
      </w:r>
      <w:r w:rsidRPr="001058B5">
        <w:rPr>
          <w:rFonts w:ascii="Arial" w:hAnsi="Arial" w:cs="Arial"/>
        </w:rPr>
        <w:t>OPTION.</w:t>
      </w:r>
    </w:p>
    <w:p w14:paraId="297FA66F" w14:textId="77777777" w:rsidR="008C539B" w:rsidRPr="001058B5" w:rsidRDefault="00C12992">
      <w:pPr>
        <w:pStyle w:val="BodyText"/>
        <w:spacing w:before="116" w:line="232" w:lineRule="auto"/>
        <w:ind w:left="1659" w:right="848"/>
        <w:rPr>
          <w:rFonts w:ascii="Arial" w:hAnsi="Arial" w:cs="Arial"/>
        </w:rPr>
      </w:pPr>
      <w:r w:rsidRPr="001058B5">
        <w:rPr>
          <w:rFonts w:ascii="Arial" w:hAnsi="Arial" w:cs="Arial"/>
        </w:rPr>
        <w:t>Oracle Database checks privileges on the following events, and returns an error if the client does not have the privilege for the action:</w:t>
      </w:r>
    </w:p>
    <w:p w14:paraId="2120C1EC" w14:textId="77777777" w:rsidR="008C539B" w:rsidRPr="001058B5" w:rsidRDefault="00C12992" w:rsidP="006F7931">
      <w:pPr>
        <w:pStyle w:val="ListParagraph"/>
        <w:numPr>
          <w:ilvl w:val="1"/>
          <w:numId w:val="137"/>
        </w:numPr>
        <w:tabs>
          <w:tab w:val="left" w:pos="2020"/>
        </w:tabs>
        <w:spacing w:before="121" w:line="228" w:lineRule="auto"/>
        <w:ind w:right="836" w:hanging="359"/>
        <w:rPr>
          <w:rFonts w:ascii="Arial" w:hAnsi="Arial" w:cs="Arial"/>
          <w:sz w:val="20"/>
        </w:rPr>
      </w:pPr>
      <w:r w:rsidRPr="001058B5">
        <w:rPr>
          <w:rFonts w:ascii="Arial" w:hAnsi="Arial" w:cs="Arial"/>
          <w:sz w:val="20"/>
        </w:rPr>
        <w:t>Pinning</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object</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cache</w:t>
      </w:r>
      <w:r w:rsidRPr="001058B5">
        <w:rPr>
          <w:rFonts w:ascii="Arial" w:hAnsi="Arial" w:cs="Arial"/>
          <w:spacing w:val="-6"/>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its</w:t>
      </w:r>
      <w:r w:rsidRPr="001058B5">
        <w:rPr>
          <w:rFonts w:ascii="Arial" w:hAnsi="Arial" w:cs="Arial"/>
          <w:spacing w:val="-2"/>
          <w:sz w:val="20"/>
        </w:rPr>
        <w:t xml:space="preserve"> </w:t>
      </w:r>
      <w:r w:rsidRPr="001058B5">
        <w:rPr>
          <w:rFonts w:ascii="Arial" w:hAnsi="Arial" w:cs="Arial"/>
          <w:sz w:val="20"/>
        </w:rPr>
        <w:t>REF</w:t>
      </w:r>
      <w:r w:rsidRPr="001058B5">
        <w:rPr>
          <w:rFonts w:ascii="Arial" w:hAnsi="Arial" w:cs="Arial"/>
          <w:spacing w:val="-82"/>
          <w:sz w:val="20"/>
        </w:rPr>
        <w:t xml:space="preserve"> </w:t>
      </w:r>
      <w:r w:rsidRPr="001058B5">
        <w:rPr>
          <w:rFonts w:ascii="Arial" w:hAnsi="Arial" w:cs="Arial"/>
          <w:sz w:val="20"/>
        </w:rPr>
        <w:t>value</w:t>
      </w:r>
      <w:r w:rsidRPr="001058B5">
        <w:rPr>
          <w:rFonts w:ascii="Arial" w:hAnsi="Arial" w:cs="Arial"/>
          <w:spacing w:val="-6"/>
          <w:sz w:val="20"/>
        </w:rPr>
        <w:t xml:space="preserve"> </w:t>
      </w:r>
      <w:r w:rsidRPr="001058B5">
        <w:rPr>
          <w:rFonts w:ascii="Arial" w:hAnsi="Arial" w:cs="Arial"/>
          <w:sz w:val="20"/>
        </w:rPr>
        <w:t>causes</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to check for the SELECT</w:t>
      </w:r>
      <w:r w:rsidRPr="001058B5">
        <w:rPr>
          <w:rFonts w:ascii="Arial" w:hAnsi="Arial" w:cs="Arial"/>
          <w:spacing w:val="-105"/>
          <w:sz w:val="20"/>
        </w:rPr>
        <w:t xml:space="preserve"> </w:t>
      </w:r>
      <w:r w:rsidRPr="001058B5">
        <w:rPr>
          <w:rFonts w:ascii="Arial" w:hAnsi="Arial" w:cs="Arial"/>
          <w:sz w:val="20"/>
        </w:rPr>
        <w:t>privilege on the containing object table.</w:t>
      </w:r>
    </w:p>
    <w:p w14:paraId="00BC4D29" w14:textId="77777777" w:rsidR="008C539B" w:rsidRPr="001058B5" w:rsidRDefault="00C12992" w:rsidP="006F7931">
      <w:pPr>
        <w:pStyle w:val="ListParagraph"/>
        <w:numPr>
          <w:ilvl w:val="1"/>
          <w:numId w:val="137"/>
        </w:numPr>
        <w:tabs>
          <w:tab w:val="left" w:pos="2020"/>
        </w:tabs>
        <w:spacing w:before="117" w:line="232" w:lineRule="auto"/>
        <w:ind w:right="965" w:hanging="359"/>
        <w:rPr>
          <w:rFonts w:ascii="Arial" w:hAnsi="Arial" w:cs="Arial"/>
          <w:sz w:val="20"/>
        </w:rPr>
      </w:pPr>
      <w:r w:rsidRPr="001058B5">
        <w:rPr>
          <w:rFonts w:ascii="Arial" w:hAnsi="Arial" w:cs="Arial"/>
          <w:sz w:val="20"/>
        </w:rPr>
        <w:t>Modifying an existing object or flushing an object from the object cache causes 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UPDATE</w:t>
      </w:r>
      <w:r w:rsidRPr="001058B5">
        <w:rPr>
          <w:rFonts w:ascii="Arial" w:hAnsi="Arial" w:cs="Arial"/>
          <w:spacing w:val="-87"/>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destination</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table.</w:t>
      </w:r>
    </w:p>
    <w:p w14:paraId="52E8C9E0" w14:textId="77777777" w:rsidR="008C539B" w:rsidRPr="001058B5" w:rsidRDefault="00C12992" w:rsidP="006F7931">
      <w:pPr>
        <w:pStyle w:val="ListParagraph"/>
        <w:numPr>
          <w:ilvl w:val="1"/>
          <w:numId w:val="137"/>
        </w:numPr>
        <w:tabs>
          <w:tab w:val="left" w:pos="2020"/>
        </w:tabs>
        <w:spacing w:before="118" w:line="228" w:lineRule="auto"/>
        <w:ind w:right="833" w:hanging="359"/>
        <w:rPr>
          <w:rFonts w:ascii="Arial" w:hAnsi="Arial" w:cs="Arial"/>
          <w:sz w:val="20"/>
        </w:rPr>
      </w:pPr>
      <w:r w:rsidRPr="001058B5">
        <w:rPr>
          <w:rFonts w:ascii="Arial" w:hAnsi="Arial" w:cs="Arial"/>
          <w:sz w:val="20"/>
        </w:rPr>
        <w:t>Flushing</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new</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INSERT</w:t>
      </w:r>
      <w:r w:rsidRPr="001058B5">
        <w:rPr>
          <w:rFonts w:ascii="Arial" w:hAnsi="Arial" w:cs="Arial"/>
          <w:spacing w:val="-86"/>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 the destination object</w:t>
      </w:r>
      <w:r w:rsidRPr="001058B5">
        <w:rPr>
          <w:rFonts w:ascii="Arial" w:hAnsi="Arial" w:cs="Arial"/>
          <w:spacing w:val="-2"/>
          <w:sz w:val="20"/>
        </w:rPr>
        <w:t xml:space="preserve"> </w:t>
      </w:r>
      <w:r w:rsidRPr="001058B5">
        <w:rPr>
          <w:rFonts w:ascii="Arial" w:hAnsi="Arial" w:cs="Arial"/>
          <w:sz w:val="20"/>
        </w:rPr>
        <w:t>table.</w:t>
      </w:r>
    </w:p>
    <w:p w14:paraId="4795881E" w14:textId="77777777" w:rsidR="008C539B" w:rsidRPr="001058B5" w:rsidRDefault="00C12992" w:rsidP="006F7931">
      <w:pPr>
        <w:pStyle w:val="ListParagraph"/>
        <w:numPr>
          <w:ilvl w:val="1"/>
          <w:numId w:val="137"/>
        </w:numPr>
        <w:tabs>
          <w:tab w:val="left" w:pos="2020"/>
        </w:tabs>
        <w:spacing w:before="122" w:line="230" w:lineRule="auto"/>
        <w:ind w:right="838" w:hanging="359"/>
        <w:rPr>
          <w:rFonts w:ascii="Arial" w:hAnsi="Arial" w:cs="Arial"/>
          <w:sz w:val="20"/>
        </w:rPr>
      </w:pPr>
      <w:r w:rsidRPr="001058B5">
        <w:rPr>
          <w:rFonts w:ascii="Arial" w:hAnsi="Arial" w:cs="Arial"/>
          <w:sz w:val="20"/>
        </w:rPr>
        <w:t>Deleting</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0"/>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DELETE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the destination</w:t>
      </w:r>
      <w:r w:rsidRPr="001058B5">
        <w:rPr>
          <w:rFonts w:ascii="Arial" w:hAnsi="Arial" w:cs="Arial"/>
          <w:spacing w:val="-2"/>
          <w:sz w:val="20"/>
        </w:rPr>
        <w:t xml:space="preserve"> </w:t>
      </w:r>
      <w:r w:rsidRPr="001058B5">
        <w:rPr>
          <w:rFonts w:ascii="Arial" w:hAnsi="Arial" w:cs="Arial"/>
          <w:sz w:val="20"/>
        </w:rPr>
        <w:t>table.</w:t>
      </w:r>
    </w:p>
    <w:p w14:paraId="4E93C1DC" w14:textId="77777777" w:rsidR="008C539B" w:rsidRPr="001058B5" w:rsidRDefault="00C12992" w:rsidP="006F7931">
      <w:pPr>
        <w:pStyle w:val="ListParagraph"/>
        <w:numPr>
          <w:ilvl w:val="1"/>
          <w:numId w:val="137"/>
        </w:numPr>
        <w:tabs>
          <w:tab w:val="left" w:pos="2020"/>
        </w:tabs>
        <w:spacing w:before="113" w:line="246" w:lineRule="exact"/>
        <w:ind w:hanging="359"/>
        <w:rPr>
          <w:rFonts w:ascii="Arial" w:hAnsi="Arial" w:cs="Arial"/>
          <w:sz w:val="20"/>
        </w:rPr>
      </w:pPr>
      <w:r w:rsidRPr="001058B5">
        <w:rPr>
          <w:rFonts w:ascii="Arial" w:hAnsi="Arial" w:cs="Arial"/>
          <w:sz w:val="20"/>
        </w:rPr>
        <w:t>Pinning</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named</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5"/>
          <w:sz w:val="20"/>
        </w:rPr>
        <w:t xml:space="preserve"> </w:t>
      </w:r>
      <w:r w:rsidRPr="001058B5">
        <w:rPr>
          <w:rFonts w:ascii="Arial" w:hAnsi="Arial" w:cs="Arial"/>
          <w:sz w:val="20"/>
        </w:rPr>
        <w:t>causes</w:t>
      </w:r>
      <w:r w:rsidRPr="001058B5">
        <w:rPr>
          <w:rFonts w:ascii="Arial" w:hAnsi="Arial" w:cs="Arial"/>
          <w:spacing w:val="-3"/>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check</w:t>
      </w:r>
      <w:r w:rsidRPr="001058B5">
        <w:rPr>
          <w:rFonts w:ascii="Arial" w:hAnsi="Arial" w:cs="Arial"/>
          <w:spacing w:val="-5"/>
          <w:sz w:val="20"/>
        </w:rPr>
        <w:t xml:space="preserve"> </w:t>
      </w:r>
      <w:r w:rsidRPr="001058B5">
        <w:rPr>
          <w:rFonts w:ascii="Arial" w:hAnsi="Arial" w:cs="Arial"/>
          <w:sz w:val="20"/>
        </w:rPr>
        <w:t>EXECUTE</w:t>
      </w:r>
    </w:p>
    <w:p w14:paraId="15810265" w14:textId="77777777" w:rsidR="008C539B" w:rsidRPr="001058B5" w:rsidRDefault="00C12992">
      <w:pPr>
        <w:pStyle w:val="BodyText"/>
        <w:spacing w:line="242" w:lineRule="exact"/>
        <w:ind w:left="2020"/>
        <w:rPr>
          <w:rFonts w:ascii="Arial" w:hAnsi="Arial" w:cs="Arial"/>
        </w:rPr>
      </w:pPr>
      <w:r w:rsidRPr="001058B5">
        <w:rPr>
          <w:rFonts w:ascii="Arial" w:hAnsi="Arial" w:cs="Arial"/>
        </w:rPr>
        <w:t>privilege on the object.</w:t>
      </w:r>
    </w:p>
    <w:p w14:paraId="11459EA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rPr>
        <w:t>Modifying the attributes of an object in a client third-generation language application causes Oracle Database to update the entire object. Therefore, the user needs the UPDATE privilege on the object table. Having the UPDATE privilege on only certain columns of the object table is not sufficient, even if the application only modifies attributes corresponding to those columns. Therefore, Oracle Database does not support column-level privileges for object tables.</w:t>
      </w:r>
    </w:p>
    <w:p w14:paraId="36E35A55" w14:textId="77777777" w:rsidR="008C539B" w:rsidRPr="001058B5" w:rsidRDefault="008C539B">
      <w:pPr>
        <w:pStyle w:val="BodyText"/>
        <w:spacing w:before="7"/>
        <w:rPr>
          <w:rFonts w:ascii="Arial" w:hAnsi="Arial" w:cs="Arial"/>
          <w:sz w:val="23"/>
        </w:rPr>
      </w:pPr>
    </w:p>
    <w:p w14:paraId="4B0D5288" w14:textId="77777777" w:rsidR="008C539B" w:rsidRPr="001058B5" w:rsidRDefault="00C12992">
      <w:pPr>
        <w:pStyle w:val="Heading6"/>
        <w:ind w:left="1660"/>
      </w:pPr>
      <w:bookmarkStart w:id="727" w:name="Type_Dependencies"/>
      <w:bookmarkStart w:id="728" w:name="_bookmark790"/>
      <w:bookmarkEnd w:id="727"/>
      <w:bookmarkEnd w:id="728"/>
      <w:r w:rsidRPr="001058B5">
        <w:t>Type Dependencies</w:t>
      </w:r>
    </w:p>
    <w:p w14:paraId="59241B93" w14:textId="77777777" w:rsidR="008C539B" w:rsidRPr="001058B5" w:rsidRDefault="00C12992">
      <w:pPr>
        <w:pStyle w:val="BodyText"/>
        <w:spacing w:before="55" w:line="232" w:lineRule="auto"/>
        <w:ind w:left="1659" w:right="774"/>
        <w:rPr>
          <w:rFonts w:ascii="Arial" w:hAnsi="Arial" w:cs="Arial"/>
        </w:rPr>
      </w:pPr>
      <w:r w:rsidRPr="001058B5">
        <w:rPr>
          <w:rFonts w:ascii="Arial" w:hAnsi="Arial" w:cs="Arial"/>
        </w:rPr>
        <w:t>As with stored objects, such as procedures and tables, types being referenced by other objects are called dependencies. There are some special issues for types on which tables depend. Because a table contains data that relies on the type definition for access, any change to the type causes all stored data to become inaccessible. Changes that can cause this are when necessary privileges required to use the type are revoked, or the type or dependent types are dropped. If these actions occur, then the table becomes invalid and cannot be accessed.</w:t>
      </w:r>
    </w:p>
    <w:p w14:paraId="5942AD0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DF471C1" w14:textId="77777777" w:rsidR="008C539B" w:rsidRPr="001058B5" w:rsidRDefault="008C539B">
      <w:pPr>
        <w:pStyle w:val="BodyText"/>
        <w:spacing w:before="5"/>
        <w:rPr>
          <w:rFonts w:ascii="Arial" w:hAnsi="Arial" w:cs="Arial"/>
          <w:sz w:val="25"/>
        </w:rPr>
      </w:pPr>
    </w:p>
    <w:p w14:paraId="55BCEA41" w14:textId="77777777" w:rsidR="008C539B" w:rsidRPr="001058B5" w:rsidRDefault="00C12992">
      <w:pPr>
        <w:pStyle w:val="BodyText"/>
        <w:spacing w:before="99" w:line="232" w:lineRule="auto"/>
        <w:ind w:left="2260" w:right="185"/>
        <w:rPr>
          <w:rFonts w:ascii="Arial" w:hAnsi="Arial" w:cs="Arial"/>
        </w:rPr>
      </w:pPr>
      <w:r w:rsidRPr="001058B5">
        <w:rPr>
          <w:rFonts w:ascii="Arial" w:hAnsi="Arial" w:cs="Arial"/>
        </w:rPr>
        <w:t>A table that is invalid because of missing privileges can automatically become valid and accessible if the required privileges are granted again. A table that is invalid because a dependent type was dropped can never be accessed again, and the only permissible action is to drop the table.</w:t>
      </w:r>
    </w:p>
    <w:p w14:paraId="4B73A43E" w14:textId="77777777" w:rsidR="008C539B" w:rsidRPr="001058B5" w:rsidRDefault="00C12992">
      <w:pPr>
        <w:pStyle w:val="BodyText"/>
        <w:spacing w:before="118" w:line="230" w:lineRule="auto"/>
        <w:ind w:left="2259" w:right="186"/>
        <w:rPr>
          <w:rFonts w:ascii="Arial" w:hAnsi="Arial" w:cs="Arial"/>
        </w:rPr>
      </w:pPr>
      <w:r w:rsidRPr="001058B5">
        <w:rPr>
          <w:rFonts w:ascii="Arial" w:hAnsi="Arial" w:cs="Arial"/>
        </w:rPr>
        <w:t>Because</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severe</w:t>
      </w:r>
      <w:r w:rsidRPr="001058B5">
        <w:rPr>
          <w:rFonts w:ascii="Arial" w:hAnsi="Arial" w:cs="Arial"/>
          <w:spacing w:val="-4"/>
        </w:rPr>
        <w:t xml:space="preserve"> </w:t>
      </w:r>
      <w:r w:rsidRPr="001058B5">
        <w:rPr>
          <w:rFonts w:ascii="Arial" w:hAnsi="Arial" w:cs="Arial"/>
        </w:rPr>
        <w:t>effects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revoking</w:t>
      </w:r>
      <w:r w:rsidRPr="001058B5">
        <w:rPr>
          <w:rFonts w:ascii="Arial" w:hAnsi="Arial" w:cs="Arial"/>
          <w:spacing w:val="-4"/>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dropping</w:t>
      </w:r>
      <w:r w:rsidRPr="001058B5">
        <w:rPr>
          <w:rFonts w:ascii="Arial" w:hAnsi="Arial" w:cs="Arial"/>
          <w:spacing w:val="-3"/>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can cause, the SQL statements REVOKE and DROP TYPE, by default, implement restricted semantics. This means that if the named type in either statement has table or type dependents,</w:t>
      </w:r>
      <w:r w:rsidRPr="001058B5">
        <w:rPr>
          <w:rFonts w:ascii="Arial" w:hAnsi="Arial" w:cs="Arial"/>
          <w:spacing w:val="-13"/>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error</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received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cancels.</w:t>
      </w:r>
      <w:r w:rsidRPr="001058B5">
        <w:rPr>
          <w:rFonts w:ascii="Arial" w:hAnsi="Arial" w:cs="Arial"/>
          <w:spacing w:val="-12"/>
        </w:rPr>
        <w:t xml:space="preserve"> </w:t>
      </w:r>
      <w:r w:rsidRPr="001058B5">
        <w:rPr>
          <w:rFonts w:ascii="Arial" w:hAnsi="Arial" w:cs="Arial"/>
        </w:rPr>
        <w:t>However,</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FORCE clause for either statement is used, then the statement always succeeds. If there are depended-upon tables, then they are</w:t>
      </w:r>
      <w:r w:rsidRPr="001058B5">
        <w:rPr>
          <w:rFonts w:ascii="Arial" w:hAnsi="Arial" w:cs="Arial"/>
          <w:spacing w:val="-4"/>
        </w:rPr>
        <w:t xml:space="preserve"> </w:t>
      </w:r>
      <w:r w:rsidRPr="001058B5">
        <w:rPr>
          <w:rFonts w:ascii="Arial" w:hAnsi="Arial" w:cs="Arial"/>
        </w:rPr>
        <w:t>invalidated.</w:t>
      </w:r>
    </w:p>
    <w:p w14:paraId="2E70B631" w14:textId="77777777" w:rsidR="008C539B" w:rsidRPr="001058B5" w:rsidRDefault="00C12992">
      <w:pPr>
        <w:spacing w:before="207" w:line="244" w:lineRule="exact"/>
        <w:ind w:left="298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Reference </w:t>
      </w:r>
      <w:r w:rsidRPr="001058B5">
        <w:rPr>
          <w:rFonts w:ascii="Arial" w:hAnsi="Arial" w:cs="Arial"/>
          <w:sz w:val="20"/>
        </w:rPr>
        <w:t>for details about using the</w:t>
      </w:r>
    </w:p>
    <w:p w14:paraId="350A3D35" w14:textId="77777777" w:rsidR="008C539B" w:rsidRPr="001058B5" w:rsidRDefault="00C12992">
      <w:pPr>
        <w:pStyle w:val="BodyText"/>
        <w:spacing w:line="248" w:lineRule="exact"/>
        <w:ind w:left="2980"/>
        <w:rPr>
          <w:rFonts w:ascii="Arial" w:hAnsi="Arial" w:cs="Arial"/>
        </w:rPr>
      </w:pPr>
      <w:r w:rsidRPr="001058B5">
        <w:rPr>
          <w:rFonts w:ascii="Arial" w:hAnsi="Arial" w:cs="Arial"/>
        </w:rPr>
        <w:t>REVOKE, DROP</w:t>
      </w:r>
      <w:r w:rsidRPr="001058B5">
        <w:rPr>
          <w:rFonts w:ascii="Arial" w:hAnsi="Arial" w:cs="Arial"/>
          <w:spacing w:val="-75"/>
        </w:rPr>
        <w:t xml:space="preserve"> </w:t>
      </w:r>
      <w:r w:rsidRPr="001058B5">
        <w:rPr>
          <w:rFonts w:ascii="Arial" w:hAnsi="Arial" w:cs="Arial"/>
        </w:rPr>
        <w:t>TYPE, and FORCE</w:t>
      </w:r>
      <w:r w:rsidRPr="001058B5">
        <w:rPr>
          <w:rFonts w:ascii="Arial" w:hAnsi="Arial" w:cs="Arial"/>
          <w:spacing w:val="-81"/>
        </w:rPr>
        <w:t xml:space="preserve"> </w:t>
      </w:r>
      <w:r w:rsidRPr="001058B5">
        <w:rPr>
          <w:rFonts w:ascii="Arial" w:hAnsi="Arial" w:cs="Arial"/>
        </w:rPr>
        <w:t>clauses</w:t>
      </w:r>
    </w:p>
    <w:p w14:paraId="64DAF810" w14:textId="77777777" w:rsidR="008C539B" w:rsidRPr="001058B5" w:rsidRDefault="008C539B">
      <w:pPr>
        <w:pStyle w:val="BodyText"/>
        <w:spacing w:before="8"/>
        <w:rPr>
          <w:rFonts w:ascii="Arial" w:hAnsi="Arial" w:cs="Arial"/>
          <w:sz w:val="22"/>
        </w:rPr>
      </w:pPr>
    </w:p>
    <w:p w14:paraId="2CE036FA" w14:textId="77777777" w:rsidR="002D3B5E" w:rsidRDefault="002D3B5E" w:rsidP="002D3B5E">
      <w:pPr>
        <w:pStyle w:val="BodyText"/>
        <w:spacing w:before="80"/>
        <w:ind w:left="720"/>
        <w:rPr>
          <w:rFonts w:ascii="Arial" w:eastAsia="Arial" w:hAnsi="Arial" w:cs="Arial"/>
          <w:b/>
          <w:bCs/>
          <w:spacing w:val="-26"/>
          <w:sz w:val="32"/>
          <w:szCs w:val="32"/>
        </w:rPr>
      </w:pPr>
      <w:bookmarkStart w:id="729" w:name="Granting_a_User_Privileges_and_Roles"/>
      <w:bookmarkStart w:id="730" w:name="_bookmark791"/>
      <w:bookmarkEnd w:id="729"/>
      <w:bookmarkEnd w:id="730"/>
      <w:r w:rsidRPr="002D3B5E">
        <w:rPr>
          <w:rFonts w:ascii="Arial" w:eastAsia="Arial" w:hAnsi="Arial" w:cs="Arial"/>
          <w:b/>
          <w:bCs/>
          <w:spacing w:val="-26"/>
          <w:sz w:val="32"/>
          <w:szCs w:val="32"/>
        </w:rPr>
        <w:t>Cấp đặc quyền và vai trò của người dùng</w:t>
      </w:r>
    </w:p>
    <w:p w14:paraId="166FD7ED" w14:textId="30A9D7E2"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5BBB5AD0"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93" w:history="1">
        <w:r w:rsidR="00C12992" w:rsidRPr="001058B5">
          <w:rPr>
            <w:rFonts w:ascii="Arial" w:hAnsi="Arial" w:cs="Arial"/>
            <w:color w:val="0000CC"/>
            <w:sz w:val="20"/>
          </w:rPr>
          <w:t>Granting System Privileges and Roles</w:t>
        </w:r>
      </w:hyperlink>
    </w:p>
    <w:p w14:paraId="3D97D4D9"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809" w:history="1">
        <w:r w:rsidR="00C12992" w:rsidRPr="001058B5">
          <w:rPr>
            <w:rFonts w:ascii="Arial" w:hAnsi="Arial" w:cs="Arial"/>
            <w:color w:val="0000CC"/>
            <w:sz w:val="20"/>
          </w:rPr>
          <w:t>Granting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04CD6945"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819" w:history="1">
        <w:r w:rsidR="00C12992" w:rsidRPr="001058B5">
          <w:rPr>
            <w:rFonts w:ascii="Arial" w:hAnsi="Arial" w:cs="Arial"/>
            <w:color w:val="0000CC"/>
            <w:sz w:val="20"/>
          </w:rPr>
          <w:t>Granting Privileges 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Columns</w:t>
        </w:r>
      </w:hyperlink>
    </w:p>
    <w:p w14:paraId="574C26C6" w14:textId="77777777" w:rsidR="008C539B" w:rsidRPr="001058B5" w:rsidRDefault="00C12992">
      <w:pPr>
        <w:pStyle w:val="BodyText"/>
        <w:spacing w:before="117" w:line="232" w:lineRule="auto"/>
        <w:ind w:left="2260" w:right="567"/>
        <w:rPr>
          <w:rFonts w:ascii="Arial" w:hAnsi="Arial" w:cs="Arial"/>
        </w:rPr>
      </w:pP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r w:rsidRPr="001058B5">
        <w:rPr>
          <w:rFonts w:ascii="Arial" w:hAnsi="Arial" w:cs="Arial"/>
        </w:rPr>
        <w:t>possible</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roles</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connected</w:t>
      </w:r>
      <w:r w:rsidRPr="001058B5">
        <w:rPr>
          <w:rFonts w:ascii="Arial" w:hAnsi="Arial" w:cs="Arial"/>
          <w:spacing w:val="-3"/>
        </w:rPr>
        <w:t xml:space="preserve"> </w:t>
      </w:r>
      <w:r w:rsidRPr="001058B5">
        <w:rPr>
          <w:rFonts w:ascii="Arial" w:hAnsi="Arial" w:cs="Arial"/>
        </w:rPr>
        <w:t>through</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middle</w:t>
      </w:r>
      <w:r w:rsidRPr="001058B5">
        <w:rPr>
          <w:rFonts w:ascii="Arial" w:hAnsi="Arial" w:cs="Arial"/>
          <w:spacing w:val="-3"/>
        </w:rPr>
        <w:t xml:space="preserve"> </w:t>
      </w:r>
      <w:r w:rsidRPr="001058B5">
        <w:rPr>
          <w:rFonts w:ascii="Arial" w:hAnsi="Arial" w:cs="Arial"/>
        </w:rPr>
        <w:t>tier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spacing w:val="-5"/>
        </w:rPr>
        <w:t xml:space="preserve">proxy. </w:t>
      </w:r>
      <w:r w:rsidRPr="001058B5">
        <w:rPr>
          <w:rFonts w:ascii="Arial" w:hAnsi="Arial" w:cs="Arial"/>
        </w:rPr>
        <w:t xml:space="preserve">This is discussed in </w:t>
      </w:r>
      <w:hyperlink w:anchor="_bookmark416" w:history="1">
        <w:r w:rsidRPr="001058B5">
          <w:rPr>
            <w:rFonts w:ascii="Arial" w:hAnsi="Arial" w:cs="Arial"/>
            <w:color w:val="0000CC"/>
          </w:rPr>
          <w:t xml:space="preserve">"Using a Middle </w:t>
        </w:r>
        <w:r w:rsidRPr="001058B5">
          <w:rPr>
            <w:rFonts w:ascii="Arial" w:hAnsi="Arial" w:cs="Arial"/>
            <w:color w:val="0000CC"/>
            <w:spacing w:val="-3"/>
          </w:rPr>
          <w:t xml:space="preserve">Tier </w:t>
        </w:r>
        <w:r w:rsidRPr="001058B5">
          <w:rPr>
            <w:rFonts w:ascii="Arial" w:hAnsi="Arial" w:cs="Arial"/>
            <w:color w:val="0000CC"/>
          </w:rPr>
          <w:t xml:space="preserve">Server for Proxy Authentication" </w:t>
        </w:r>
      </w:hyperlink>
      <w:hyperlink w:anchor="_bookmark416" w:history="1">
        <w:r w:rsidRPr="001058B5">
          <w:rPr>
            <w:rFonts w:ascii="Arial" w:hAnsi="Arial" w:cs="Arial"/>
          </w:rPr>
          <w:t>on</w:t>
        </w:r>
      </w:hyperlink>
      <w:r w:rsidRPr="001058B5">
        <w:rPr>
          <w:rFonts w:ascii="Arial" w:hAnsi="Arial" w:cs="Arial"/>
        </w:rPr>
        <w:t xml:space="preserve"> </w:t>
      </w:r>
      <w:hyperlink w:anchor="_bookmark41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3-36</w:t>
        </w:r>
      </w:hyperlink>
      <w:r w:rsidRPr="001058B5">
        <w:rPr>
          <w:rFonts w:ascii="Arial" w:hAnsi="Arial" w:cs="Arial"/>
        </w:rPr>
        <w:t>.</w:t>
      </w:r>
    </w:p>
    <w:p w14:paraId="1F78684D" w14:textId="77777777" w:rsidR="008C539B" w:rsidRPr="001058B5" w:rsidRDefault="008C539B">
      <w:pPr>
        <w:pStyle w:val="BodyText"/>
        <w:spacing w:before="6"/>
        <w:rPr>
          <w:rFonts w:ascii="Arial" w:hAnsi="Arial" w:cs="Arial"/>
          <w:sz w:val="25"/>
        </w:rPr>
      </w:pPr>
    </w:p>
    <w:p w14:paraId="69461ACD" w14:textId="77777777" w:rsidR="008C539B" w:rsidRPr="001058B5" w:rsidRDefault="00C12992">
      <w:pPr>
        <w:pStyle w:val="Heading4"/>
      </w:pPr>
      <w:bookmarkStart w:id="731" w:name="Granting_System_Privileges_and_Roles"/>
      <w:bookmarkStart w:id="732" w:name="_bookmark793"/>
      <w:bookmarkStart w:id="733" w:name="_bookmark794"/>
      <w:bookmarkEnd w:id="731"/>
      <w:bookmarkEnd w:id="732"/>
      <w:bookmarkEnd w:id="733"/>
      <w:r w:rsidRPr="001058B5">
        <w:t>Granting SystemPrivileges and Roles</w:t>
      </w:r>
    </w:p>
    <w:p w14:paraId="417F1997" w14:textId="77777777" w:rsidR="008C539B" w:rsidRPr="001058B5" w:rsidRDefault="00C12992">
      <w:pPr>
        <w:pStyle w:val="BodyText"/>
        <w:spacing w:before="84" w:line="228" w:lineRule="auto"/>
        <w:ind w:left="2260" w:right="109" w:hanging="1"/>
        <w:rPr>
          <w:rFonts w:ascii="Arial" w:hAnsi="Arial" w:cs="Arial"/>
        </w:rPr>
      </w:pPr>
      <w:r w:rsidRPr="001058B5">
        <w:rPr>
          <w:rFonts w:ascii="Arial" w:hAnsi="Arial" w:cs="Arial"/>
          <w:spacing w:val="-6"/>
        </w:rPr>
        <w:t xml:space="preserve">You </w:t>
      </w:r>
      <w:bookmarkStart w:id="734" w:name="_bookmark795"/>
      <w:bookmarkEnd w:id="734"/>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SQL statement to grant system privileges and roles to users and roles. The following privileges are required:</w:t>
      </w:r>
    </w:p>
    <w:p w14:paraId="44059E02" w14:textId="77777777" w:rsidR="008C539B" w:rsidRPr="001058B5" w:rsidRDefault="00C12992" w:rsidP="006F7931">
      <w:pPr>
        <w:pStyle w:val="ListParagraph"/>
        <w:numPr>
          <w:ilvl w:val="2"/>
          <w:numId w:val="137"/>
        </w:numPr>
        <w:tabs>
          <w:tab w:val="left" w:pos="2620"/>
        </w:tabs>
        <w:spacing w:before="115" w:line="244" w:lineRule="exact"/>
        <w:rPr>
          <w:rFonts w:ascii="Arial" w:hAnsi="Arial" w:cs="Arial"/>
          <w:sz w:val="20"/>
        </w:rPr>
      </w:pPr>
      <w:r w:rsidRPr="001058B5">
        <w:rPr>
          <w:rFonts w:ascii="Arial" w:hAnsi="Arial" w:cs="Arial"/>
          <w:spacing w:val="-9"/>
          <w:sz w:val="20"/>
        </w:rPr>
        <w:t xml:space="preserve">To </w:t>
      </w:r>
      <w:r w:rsidRPr="001058B5">
        <w:rPr>
          <w:rFonts w:ascii="Arial" w:hAnsi="Arial" w:cs="Arial"/>
          <w:sz w:val="20"/>
        </w:rPr>
        <w:t>grant a system privilege, a user must be granted the system privilege with</w:t>
      </w:r>
      <w:r w:rsidRPr="001058B5">
        <w:rPr>
          <w:rFonts w:ascii="Arial" w:hAnsi="Arial" w:cs="Arial"/>
          <w:spacing w:val="-18"/>
          <w:sz w:val="20"/>
        </w:rPr>
        <w:t xml:space="preserve"> </w:t>
      </w:r>
      <w:r w:rsidRPr="001058B5">
        <w:rPr>
          <w:rFonts w:ascii="Arial" w:hAnsi="Arial" w:cs="Arial"/>
          <w:sz w:val="20"/>
        </w:rPr>
        <w:t>the</w:t>
      </w:r>
    </w:p>
    <w:p w14:paraId="268B78A3" w14:textId="77777777" w:rsidR="008C539B" w:rsidRPr="001058B5" w:rsidRDefault="00C12992">
      <w:pPr>
        <w:pStyle w:val="BodyText"/>
        <w:spacing w:line="248" w:lineRule="exact"/>
        <w:ind w:left="2620"/>
        <w:rPr>
          <w:rFonts w:ascii="Arial" w:hAnsi="Arial" w:cs="Arial"/>
        </w:rPr>
      </w:pPr>
      <w:r w:rsidRPr="001058B5">
        <w:rPr>
          <w:rFonts w:ascii="Arial" w:hAnsi="Arial" w:cs="Arial"/>
        </w:rPr>
        <w:t>ADMIN</w:t>
      </w:r>
      <w:r w:rsidRPr="001058B5">
        <w:rPr>
          <w:rFonts w:ascii="Arial" w:hAnsi="Arial" w:cs="Arial"/>
          <w:spacing w:val="-91"/>
        </w:rPr>
        <w:t xml:space="preserve"> </w:t>
      </w:r>
      <w:r w:rsidRPr="001058B5">
        <w:rPr>
          <w:rFonts w:ascii="Arial" w:hAnsi="Arial" w:cs="Arial"/>
        </w:rPr>
        <w:t>option or must be granted the GRANT ANY PRIVILEGE</w:t>
      </w:r>
      <w:r w:rsidRPr="001058B5">
        <w:rPr>
          <w:rFonts w:ascii="Arial" w:hAnsi="Arial" w:cs="Arial"/>
          <w:spacing w:val="-90"/>
        </w:rPr>
        <w:t xml:space="preserve"> </w:t>
      </w:r>
      <w:r w:rsidRPr="001058B5">
        <w:rPr>
          <w:rFonts w:ascii="Arial" w:hAnsi="Arial" w:cs="Arial"/>
        </w:rPr>
        <w:t>system privilege.</w:t>
      </w:r>
    </w:p>
    <w:p w14:paraId="4F9FCABF" w14:textId="77777777" w:rsidR="008C539B" w:rsidRPr="001058B5" w:rsidRDefault="00C12992" w:rsidP="006F7931">
      <w:pPr>
        <w:pStyle w:val="ListParagraph"/>
        <w:numPr>
          <w:ilvl w:val="2"/>
          <w:numId w:val="137"/>
        </w:numPr>
        <w:tabs>
          <w:tab w:val="left" w:pos="2620"/>
        </w:tabs>
        <w:spacing w:before="117" w:line="228" w:lineRule="auto"/>
        <w:ind w:right="730"/>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granted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8"/>
          <w:sz w:val="20"/>
        </w:rPr>
        <w:t xml:space="preserve"> </w:t>
      </w:r>
      <w:r w:rsidRPr="001058B5">
        <w:rPr>
          <w:rFonts w:ascii="Arial" w:hAnsi="Arial" w:cs="Arial"/>
          <w:sz w:val="20"/>
        </w:rPr>
        <w:t>or</w:t>
      </w:r>
      <w:r w:rsidRPr="001058B5">
        <w:rPr>
          <w:rFonts w:ascii="Arial" w:hAnsi="Arial" w:cs="Arial"/>
          <w:spacing w:val="-7"/>
          <w:sz w:val="20"/>
        </w:rPr>
        <w:t xml:space="preserve"> </w:t>
      </w:r>
      <w:r w:rsidRPr="001058B5">
        <w:rPr>
          <w:rFonts w:ascii="Arial" w:hAnsi="Arial" w:cs="Arial"/>
          <w:sz w:val="20"/>
        </w:rPr>
        <w:t>was granted</w:t>
      </w:r>
      <w:r w:rsidRPr="001058B5">
        <w:rPr>
          <w:rFonts w:ascii="Arial" w:hAnsi="Arial" w:cs="Arial"/>
          <w:spacing w:val="-4"/>
          <w:sz w:val="20"/>
        </w:rPr>
        <w:t xml:space="preserve"> </w:t>
      </w:r>
      <w:bookmarkStart w:id="735" w:name="_bookmark796"/>
      <w:bookmarkEnd w:id="735"/>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25"/>
          <w:sz w:val="20"/>
        </w:rPr>
        <w:t xml:space="preserve"> </w:t>
      </w:r>
      <w:r w:rsidRPr="001058B5">
        <w:rPr>
          <w:rFonts w:ascii="Arial" w:hAnsi="Arial" w:cs="Arial"/>
          <w:sz w:val="20"/>
        </w:rPr>
        <w:t>ANY</w:t>
      </w:r>
      <w:r w:rsidRPr="001058B5">
        <w:rPr>
          <w:rFonts w:ascii="Arial" w:hAnsi="Arial" w:cs="Arial"/>
          <w:spacing w:val="-25"/>
          <w:sz w:val="20"/>
        </w:rPr>
        <w:t xml:space="preserve"> </w:t>
      </w:r>
      <w:r w:rsidRPr="001058B5">
        <w:rPr>
          <w:rFonts w:ascii="Arial" w:hAnsi="Arial" w:cs="Arial"/>
          <w:sz w:val="20"/>
        </w:rPr>
        <w:t>ROLE</w:t>
      </w:r>
      <w:r w:rsidRPr="001058B5">
        <w:rPr>
          <w:rFonts w:ascii="Arial" w:hAnsi="Arial" w:cs="Arial"/>
          <w:spacing w:val="-81"/>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p>
    <w:p w14:paraId="4031F0CE" w14:textId="77777777" w:rsidR="008C539B" w:rsidRPr="001058B5" w:rsidRDefault="008D1AB8">
      <w:pPr>
        <w:pStyle w:val="BodyText"/>
        <w:spacing w:before="121" w:line="228" w:lineRule="auto"/>
        <w:ind w:left="2260" w:right="185"/>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00C12992" w:rsidRPr="001058B5">
        <w:rPr>
          <w:rFonts w:ascii="Arial" w:hAnsi="Arial" w:cs="Arial"/>
        </w:rPr>
        <w:t>grants</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system</w:t>
      </w:r>
      <w:r w:rsidR="00C12992" w:rsidRPr="001058B5">
        <w:rPr>
          <w:rFonts w:ascii="Arial" w:hAnsi="Arial" w:cs="Arial"/>
          <w:spacing w:val="-30"/>
        </w:rPr>
        <w:t xml:space="preserve"> </w:t>
      </w:r>
      <w:r w:rsidR="00C12992" w:rsidRPr="001058B5">
        <w:rPr>
          <w:rFonts w:ascii="Arial" w:hAnsi="Arial" w:cs="Arial"/>
        </w:rPr>
        <w:t>privilege</w:t>
      </w:r>
      <w:r w:rsidR="00C12992" w:rsidRPr="001058B5">
        <w:rPr>
          <w:rFonts w:ascii="Arial" w:hAnsi="Arial" w:cs="Arial"/>
          <w:spacing w:val="-30"/>
        </w:rPr>
        <w:t xml:space="preserve"> </w:t>
      </w:r>
      <w:r w:rsidR="00C12992" w:rsidRPr="001058B5">
        <w:rPr>
          <w:rFonts w:ascii="Arial" w:hAnsi="Arial" w:cs="Arial"/>
        </w:rPr>
        <w:t>CREATE</w:t>
      </w:r>
      <w:r w:rsidR="00C12992" w:rsidRPr="001058B5">
        <w:rPr>
          <w:rFonts w:ascii="Arial" w:hAnsi="Arial" w:cs="Arial"/>
          <w:spacing w:val="-78"/>
        </w:rPr>
        <w:t xml:space="preserve"> </w:t>
      </w:r>
      <w:r w:rsidR="00C12992" w:rsidRPr="001058B5">
        <w:rPr>
          <w:rFonts w:ascii="Arial" w:hAnsi="Arial" w:cs="Arial"/>
        </w:rPr>
        <w:t>SESSION</w:t>
      </w:r>
      <w:r w:rsidR="00C12992" w:rsidRPr="001058B5">
        <w:rPr>
          <w:rFonts w:ascii="Arial" w:hAnsi="Arial" w:cs="Arial"/>
          <w:spacing w:val="-103"/>
        </w:rPr>
        <w:t xml:space="preserve"> </w:t>
      </w:r>
      <w:r w:rsidR="00C12992" w:rsidRPr="001058B5">
        <w:rPr>
          <w:rFonts w:ascii="Arial" w:hAnsi="Arial" w:cs="Arial"/>
        </w:rPr>
        <w:t>and</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accts_pay</w:t>
      </w:r>
      <w:r w:rsidR="00C12992" w:rsidRPr="001058B5">
        <w:rPr>
          <w:rFonts w:ascii="Arial" w:hAnsi="Arial" w:cs="Arial"/>
          <w:spacing w:val="-103"/>
        </w:rPr>
        <w:t xml:space="preserve"> </w:t>
      </w:r>
      <w:r w:rsidR="00C12992" w:rsidRPr="001058B5">
        <w:rPr>
          <w:rFonts w:ascii="Arial" w:hAnsi="Arial" w:cs="Arial"/>
        </w:rPr>
        <w:t>role</w:t>
      </w:r>
      <w:r w:rsidR="00C12992" w:rsidRPr="001058B5">
        <w:rPr>
          <w:rFonts w:ascii="Arial" w:hAnsi="Arial" w:cs="Arial"/>
          <w:spacing w:val="-30"/>
        </w:rPr>
        <w:t xml:space="preserve"> </w:t>
      </w:r>
      <w:r w:rsidR="00C12992" w:rsidRPr="001058B5">
        <w:rPr>
          <w:rFonts w:ascii="Arial" w:hAnsi="Arial" w:cs="Arial"/>
        </w:rPr>
        <w:t>to the user</w:t>
      </w:r>
      <w:r w:rsidR="00C12992" w:rsidRPr="001058B5">
        <w:rPr>
          <w:rFonts w:ascii="Arial" w:hAnsi="Arial" w:cs="Arial"/>
          <w:spacing w:val="-2"/>
        </w:rPr>
        <w:t xml:space="preserve"> </w:t>
      </w:r>
      <w:r w:rsidR="00C12992" w:rsidRPr="001058B5">
        <w:rPr>
          <w:rFonts w:ascii="Arial" w:hAnsi="Arial" w:cs="Arial"/>
        </w:rPr>
        <w:t>jward.</w:t>
      </w:r>
    </w:p>
    <w:p w14:paraId="56EFEC7F" w14:textId="77777777" w:rsidR="008C539B" w:rsidRPr="001058B5" w:rsidRDefault="008C539B">
      <w:pPr>
        <w:pStyle w:val="BodyText"/>
        <w:spacing w:before="10"/>
        <w:rPr>
          <w:rFonts w:ascii="Arial" w:hAnsi="Arial" w:cs="Arial"/>
          <w:sz w:val="25"/>
        </w:rPr>
      </w:pPr>
    </w:p>
    <w:p w14:paraId="4D509FEC" w14:textId="77777777" w:rsidR="008C539B" w:rsidRPr="001058B5" w:rsidRDefault="00C12992">
      <w:pPr>
        <w:spacing w:before="1"/>
        <w:ind w:left="2260"/>
        <w:rPr>
          <w:rFonts w:ascii="Arial" w:hAnsi="Arial" w:cs="Arial"/>
          <w:b/>
          <w:i/>
          <w:sz w:val="18"/>
        </w:rPr>
      </w:pPr>
      <w:bookmarkStart w:id="736" w:name="_bookmark797"/>
      <w:bookmarkEnd w:id="736"/>
      <w:r w:rsidRPr="001058B5">
        <w:rPr>
          <w:rFonts w:ascii="Arial" w:hAnsi="Arial" w:cs="Arial"/>
          <w:b/>
          <w:i/>
          <w:sz w:val="18"/>
        </w:rPr>
        <w:t>Example 4–11 Granting a System Privilege and a Role to a User</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16F9C6C2" w14:textId="77777777" w:rsidR="008C539B" w:rsidRPr="001058B5" w:rsidRDefault="008D1AB8">
      <w:pPr>
        <w:pStyle w:val="BodyText"/>
        <w:spacing w:line="246" w:lineRule="exact"/>
        <w:ind w:left="2260"/>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737" w:name="_bookmark798"/>
        <w:bookmarkEnd w:id="737"/>
        <w:r w:rsidR="00C12992" w:rsidRPr="001058B5">
          <w:rPr>
            <w:rFonts w:ascii="Arial" w:hAnsi="Arial" w:cs="Arial"/>
            <w:color w:val="0000CC"/>
            <w:spacing w:val="-18"/>
          </w:rPr>
          <w:t xml:space="preserve"> </w:t>
        </w:r>
      </w:hyperlink>
      <w:r w:rsidR="00C12992" w:rsidRPr="001058B5">
        <w:rPr>
          <w:rFonts w:ascii="Arial" w:hAnsi="Arial" w:cs="Arial"/>
        </w:rPr>
        <w:t>grants</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7"/>
        </w:rPr>
        <w:t xml:space="preserve"> </w:t>
      </w:r>
      <w:r w:rsidR="00C12992" w:rsidRPr="001058B5">
        <w:rPr>
          <w:rFonts w:ascii="Arial" w:hAnsi="Arial" w:cs="Arial"/>
        </w:rPr>
        <w:t>EXECUTE</w:t>
      </w:r>
      <w:r w:rsidR="00C12992" w:rsidRPr="001058B5">
        <w:rPr>
          <w:rFonts w:ascii="Arial" w:hAnsi="Arial" w:cs="Arial"/>
          <w:spacing w:val="-92"/>
        </w:rPr>
        <w:t xml:space="preserve"> </w:t>
      </w:r>
      <w:r w:rsidR="00C12992" w:rsidRPr="001058B5">
        <w:rPr>
          <w:rFonts w:ascii="Arial" w:hAnsi="Arial" w:cs="Arial"/>
        </w:rPr>
        <w:t>privilege</w:t>
      </w:r>
      <w:r w:rsidR="00C12992" w:rsidRPr="001058B5">
        <w:rPr>
          <w:rFonts w:ascii="Arial" w:hAnsi="Arial" w:cs="Arial"/>
          <w:spacing w:val="-18"/>
        </w:rPr>
        <w:t xml:space="preserve"> </w:t>
      </w:r>
      <w:r w:rsidR="00C12992" w:rsidRPr="001058B5">
        <w:rPr>
          <w:rFonts w:ascii="Arial" w:hAnsi="Arial" w:cs="Arial"/>
        </w:rPr>
        <w:t>on</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exec_dir</w:t>
      </w:r>
      <w:r w:rsidR="00C12992" w:rsidRPr="001058B5">
        <w:rPr>
          <w:rFonts w:ascii="Arial" w:hAnsi="Arial" w:cs="Arial"/>
          <w:spacing w:val="-92"/>
        </w:rPr>
        <w:t xml:space="preserve"> </w:t>
      </w:r>
      <w:r w:rsidR="00C12992" w:rsidRPr="001058B5">
        <w:rPr>
          <w:rFonts w:ascii="Arial" w:hAnsi="Arial" w:cs="Arial"/>
        </w:rPr>
        <w:t>directory</w:t>
      </w:r>
      <w:r w:rsidR="00C12992" w:rsidRPr="001058B5">
        <w:rPr>
          <w:rFonts w:ascii="Arial" w:hAnsi="Arial" w:cs="Arial"/>
          <w:spacing w:val="-17"/>
        </w:rPr>
        <w:t xml:space="preserve"> </w:t>
      </w:r>
      <w:r w:rsidR="00C12992" w:rsidRPr="001058B5">
        <w:rPr>
          <w:rFonts w:ascii="Arial" w:hAnsi="Arial" w:cs="Arial"/>
        </w:rPr>
        <w:t>object</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user</w:t>
      </w:r>
    </w:p>
    <w:p w14:paraId="074ABD66" w14:textId="77777777" w:rsidR="008C539B" w:rsidRPr="001058B5" w:rsidRDefault="00C12992">
      <w:pPr>
        <w:pStyle w:val="BodyText"/>
        <w:spacing w:line="246" w:lineRule="exact"/>
        <w:ind w:left="2260"/>
        <w:rPr>
          <w:rFonts w:ascii="Arial" w:hAnsi="Arial" w:cs="Arial"/>
        </w:rPr>
      </w:pPr>
      <w:r w:rsidRPr="001058B5">
        <w:rPr>
          <w:rFonts w:ascii="Arial" w:hAnsi="Arial" w:cs="Arial"/>
        </w:rPr>
        <w:t>jward.</w:t>
      </w:r>
    </w:p>
    <w:p w14:paraId="5950A485" w14:textId="77777777" w:rsidR="008C539B" w:rsidRPr="001058B5" w:rsidRDefault="008C539B">
      <w:pPr>
        <w:pStyle w:val="BodyText"/>
        <w:spacing w:before="7"/>
        <w:rPr>
          <w:rFonts w:ascii="Arial" w:hAnsi="Arial" w:cs="Arial"/>
          <w:sz w:val="25"/>
        </w:rPr>
      </w:pPr>
    </w:p>
    <w:p w14:paraId="05C455D4" w14:textId="77777777" w:rsidR="008C539B" w:rsidRPr="001058B5" w:rsidRDefault="00C12992">
      <w:pPr>
        <w:spacing w:before="1"/>
        <w:ind w:left="2260"/>
        <w:rPr>
          <w:rFonts w:ascii="Arial" w:hAnsi="Arial" w:cs="Arial"/>
          <w:b/>
          <w:i/>
          <w:sz w:val="18"/>
        </w:rPr>
      </w:pPr>
      <w:bookmarkStart w:id="738" w:name="_bookmark799"/>
      <w:bookmarkEnd w:id="738"/>
      <w:r w:rsidRPr="001058B5">
        <w:rPr>
          <w:rFonts w:ascii="Arial" w:hAnsi="Arial" w:cs="Arial"/>
          <w:b/>
          <w:i/>
          <w:sz w:val="18"/>
        </w:rPr>
        <w:t>Example 4–12 Granting the EXECUTE Privilege on a Directory Object</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77777777" w:rsidR="008C539B" w:rsidRPr="001058B5" w:rsidRDefault="008D1AB8">
      <w:pPr>
        <w:pStyle w:val="BodyText"/>
        <w:spacing w:before="6"/>
        <w:rPr>
          <w:rFonts w:ascii="Arial" w:hAnsi="Arial" w:cs="Arial"/>
          <w:sz w:val="19"/>
        </w:rPr>
      </w:pPr>
      <w:r>
        <w:rPr>
          <w:rFonts w:ascii="Arial" w:hAnsi="Arial" w:cs="Arial"/>
        </w:rPr>
        <w:pict w14:anchorId="107192A9">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14:paraId="106D0432" w14:textId="77777777" w:rsidR="008C539B" w:rsidRPr="001058B5" w:rsidRDefault="00C12992">
      <w:pPr>
        <w:pStyle w:val="BodyText"/>
        <w:spacing w:before="26" w:after="101" w:line="232" w:lineRule="auto"/>
        <w:ind w:left="2980" w:right="1456" w:hanging="1"/>
        <w:rPr>
          <w:rFonts w:ascii="Arial" w:hAnsi="Arial" w:cs="Arial"/>
        </w:rPr>
      </w:pPr>
      <w:r w:rsidRPr="001058B5">
        <w:rPr>
          <w:rFonts w:ascii="Arial" w:hAnsi="Arial" w:cs="Arial"/>
          <w:b/>
          <w:sz w:val="19"/>
        </w:rPr>
        <w:t xml:space="preserve">Note: </w:t>
      </w:r>
      <w:r w:rsidRPr="001058B5">
        <w:rPr>
          <w:rFonts w:ascii="Arial" w:hAnsi="Arial" w:cs="Arial"/>
        </w:rPr>
        <w:t>Object privileges cannot be granted along with system privileges and roles in the same GRANT</w:t>
      </w:r>
      <w:r w:rsidRPr="001058B5">
        <w:rPr>
          <w:rFonts w:ascii="Arial" w:hAnsi="Arial" w:cs="Arial"/>
          <w:spacing w:val="-106"/>
        </w:rPr>
        <w:t xml:space="preserve"> </w:t>
      </w:r>
      <w:r w:rsidRPr="001058B5">
        <w:rPr>
          <w:rFonts w:ascii="Arial" w:hAnsi="Arial" w:cs="Arial"/>
        </w:rPr>
        <w:t>statement.</w:t>
      </w:r>
    </w:p>
    <w:p w14:paraId="4146B4ED" w14:textId="219E1878" w:rsidR="008C539B" w:rsidRPr="001058B5" w:rsidRDefault="008D1AB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4C737136">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anchorlock/>
          </v:group>
        </w:pict>
      </w:r>
    </w:p>
    <w:p w14:paraId="5097BBDE" w14:textId="77777777" w:rsidR="008C539B" w:rsidRPr="001058B5" w:rsidRDefault="008C539B">
      <w:pPr>
        <w:spacing w:line="51" w:lineRule="exact"/>
        <w:rPr>
          <w:rFonts w:ascii="Arial" w:hAnsi="Arial" w:cs="Arial"/>
          <w:sz w:val="5"/>
        </w:rPr>
        <w:sectPr w:rsidR="008C539B" w:rsidRPr="001058B5">
          <w:headerReference w:type="even" r:id="rId108"/>
          <w:headerReference w:type="default" r:id="rId109"/>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24F2812B" w14:textId="77777777" w:rsidR="008C539B" w:rsidRPr="001058B5" w:rsidRDefault="00C12992">
      <w:pPr>
        <w:pStyle w:val="Heading6"/>
        <w:spacing w:before="105"/>
        <w:ind w:left="1660"/>
      </w:pPr>
      <w:bookmarkStart w:id="739" w:name="Granting_the_ADMIN_Option"/>
      <w:bookmarkStart w:id="740" w:name="_bookmark800"/>
      <w:bookmarkEnd w:id="739"/>
      <w:bookmarkEnd w:id="740"/>
      <w:r w:rsidRPr="001058B5">
        <w:t>G</w:t>
      </w:r>
      <w:bookmarkStart w:id="741" w:name="_bookmark801"/>
      <w:bookmarkEnd w:id="741"/>
      <w:r w:rsidRPr="001058B5">
        <w:t>rant</w:t>
      </w:r>
      <w:bookmarkStart w:id="742" w:name="_bookmark802"/>
      <w:bookmarkEnd w:id="742"/>
      <w:r w:rsidRPr="001058B5">
        <w:t>ing the ADMIN Option</w:t>
      </w:r>
    </w:p>
    <w:p w14:paraId="065224D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WITH</w:t>
      </w:r>
      <w:r w:rsidRPr="001058B5">
        <w:rPr>
          <w:rFonts w:ascii="Arial" w:hAnsi="Arial" w:cs="Arial"/>
          <w:spacing w:val="-49"/>
        </w:rPr>
        <w:t xml:space="preserve"> </w:t>
      </w:r>
      <w:r w:rsidRPr="001058B5">
        <w:rPr>
          <w:rFonts w:ascii="Arial" w:hAnsi="Arial" w:cs="Arial"/>
        </w:rPr>
        <w:t>ADMIN</w:t>
      </w:r>
      <w:r w:rsidRPr="001058B5">
        <w:rPr>
          <w:rFonts w:ascii="Arial" w:hAnsi="Arial" w:cs="Arial"/>
          <w:spacing w:val="-49"/>
        </w:rPr>
        <w:t xml:space="preserve"> </w:t>
      </w:r>
      <w:r w:rsidRPr="001058B5">
        <w:rPr>
          <w:rFonts w:ascii="Arial" w:hAnsi="Arial" w:cs="Arial"/>
        </w:rPr>
        <w:t>OPTION</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 user or role, then the privilege grant has the following expanded</w:t>
      </w:r>
      <w:r w:rsidRPr="001058B5">
        <w:rPr>
          <w:rFonts w:ascii="Arial" w:hAnsi="Arial" w:cs="Arial"/>
          <w:spacing w:val="-21"/>
        </w:rPr>
        <w:t xml:space="preserve"> </w:t>
      </w:r>
      <w:r w:rsidRPr="001058B5">
        <w:rPr>
          <w:rFonts w:ascii="Arial" w:hAnsi="Arial" w:cs="Arial"/>
        </w:rPr>
        <w:t>capabilities:</w:t>
      </w:r>
    </w:p>
    <w:p w14:paraId="185D0EC0" w14:textId="77777777" w:rsidR="008C539B" w:rsidRPr="001058B5" w:rsidRDefault="00C12992" w:rsidP="006F7931">
      <w:pPr>
        <w:pStyle w:val="ListParagraph"/>
        <w:numPr>
          <w:ilvl w:val="1"/>
          <w:numId w:val="137"/>
        </w:numPr>
        <w:tabs>
          <w:tab w:val="left" w:pos="2020"/>
        </w:tabs>
        <w:spacing w:before="121" w:line="232" w:lineRule="auto"/>
        <w:ind w:right="949"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3"/>
          <w:sz w:val="20"/>
        </w:rPr>
        <w:t xml:space="preserve"> </w:t>
      </w:r>
      <w:r w:rsidRPr="001058B5">
        <w:rPr>
          <w:rFonts w:ascii="Arial" w:hAnsi="Arial" w:cs="Arial"/>
          <w:sz w:val="20"/>
        </w:rPr>
        <w:t>other user or role in the database. Users cannot revoke a role from</w:t>
      </w:r>
      <w:r w:rsidRPr="001058B5">
        <w:rPr>
          <w:rFonts w:ascii="Arial" w:hAnsi="Arial" w:cs="Arial"/>
          <w:spacing w:val="-27"/>
          <w:sz w:val="20"/>
        </w:rPr>
        <w:t xml:space="preserve"> </w:t>
      </w:r>
      <w:r w:rsidRPr="001058B5">
        <w:rPr>
          <w:rFonts w:ascii="Arial" w:hAnsi="Arial" w:cs="Arial"/>
          <w:sz w:val="20"/>
        </w:rPr>
        <w:t>themselves.</w:t>
      </w:r>
    </w:p>
    <w:p w14:paraId="450B94C5"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with</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w:t>
      </w:r>
      <w:r w:rsidRPr="001058B5">
        <w:rPr>
          <w:rFonts w:ascii="Arial" w:hAnsi="Arial" w:cs="Arial"/>
          <w:spacing w:val="-80"/>
          <w:sz w:val="20"/>
        </w:rPr>
        <w:t xml:space="preserve"> </w:t>
      </w:r>
      <w:r w:rsidRPr="001058B5">
        <w:rPr>
          <w:rFonts w:ascii="Arial" w:hAnsi="Arial" w:cs="Arial"/>
          <w:sz w:val="20"/>
        </w:rPr>
        <w:t>option.</w:t>
      </w:r>
    </w:p>
    <w:p w14:paraId="68572C2B" w14:textId="77777777"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 xml:space="preserve">The </w:t>
      </w:r>
      <w:bookmarkStart w:id="743" w:name="_bookmark803"/>
      <w:bookmarkEnd w:id="743"/>
      <w:r w:rsidRPr="001058B5">
        <w:rPr>
          <w:rFonts w:ascii="Arial" w:hAnsi="Arial" w:cs="Arial"/>
          <w:sz w:val="20"/>
        </w:rPr>
        <w:t>grantee of a role can alter or drop the</w:t>
      </w:r>
      <w:r w:rsidRPr="001058B5">
        <w:rPr>
          <w:rFonts w:ascii="Arial" w:hAnsi="Arial" w:cs="Arial"/>
          <w:spacing w:val="-7"/>
          <w:sz w:val="20"/>
        </w:rPr>
        <w:t xml:space="preserve"> </w:t>
      </w:r>
      <w:r w:rsidRPr="001058B5">
        <w:rPr>
          <w:rFonts w:ascii="Arial" w:hAnsi="Arial" w:cs="Arial"/>
          <w:sz w:val="20"/>
        </w:rPr>
        <w:t>role.</w:t>
      </w:r>
    </w:p>
    <w:p w14:paraId="73466F52" w14:textId="77777777" w:rsidR="008C539B" w:rsidRPr="001058B5" w:rsidRDefault="008D1AB8">
      <w:pPr>
        <w:pStyle w:val="BodyText"/>
        <w:spacing w:before="111" w:line="246" w:lineRule="exact"/>
        <w:ind w:left="1660"/>
        <w:rPr>
          <w:rFonts w:ascii="Arial" w:hAnsi="Arial" w:cs="Arial"/>
        </w:rPr>
      </w:pPr>
      <w:hyperlink w:anchor="_bookmark804" w:history="1">
        <w:r w:rsidR="00C12992" w:rsidRPr="001058B5">
          <w:rPr>
            <w:rFonts w:ascii="Arial" w:hAnsi="Arial" w:cs="Arial"/>
            <w:color w:val="0000CC"/>
          </w:rPr>
          <w:t xml:space="preserve">Example 4–13 </w:t>
        </w:r>
      </w:hyperlink>
      <w:r w:rsidR="00C12992" w:rsidRPr="001058B5">
        <w:rPr>
          <w:rFonts w:ascii="Arial" w:hAnsi="Arial" w:cs="Arial"/>
        </w:rPr>
        <w:t>grants the new_dba</w:t>
      </w:r>
      <w:r w:rsidR="00C12992" w:rsidRPr="001058B5">
        <w:rPr>
          <w:rFonts w:ascii="Arial" w:hAnsi="Arial" w:cs="Arial"/>
          <w:spacing w:val="-86"/>
        </w:rPr>
        <w:t xml:space="preserve"> </w:t>
      </w:r>
      <w:r w:rsidR="00C12992" w:rsidRPr="001058B5">
        <w:rPr>
          <w:rFonts w:ascii="Arial" w:hAnsi="Arial" w:cs="Arial"/>
        </w:rPr>
        <w:t>role with the WITH ADMIN OPTION</w:t>
      </w:r>
      <w:r w:rsidR="00C12992" w:rsidRPr="001058B5">
        <w:rPr>
          <w:rFonts w:ascii="Arial" w:hAnsi="Arial" w:cs="Arial"/>
          <w:spacing w:val="-86"/>
        </w:rPr>
        <w:t xml:space="preserve"> </w:t>
      </w:r>
      <w:r w:rsidR="00C12992" w:rsidRPr="001058B5">
        <w:rPr>
          <w:rFonts w:ascii="Arial" w:hAnsi="Arial" w:cs="Arial"/>
        </w:rPr>
        <w:t>clause to user</w:t>
      </w:r>
    </w:p>
    <w:p w14:paraId="702986BC" w14:textId="77777777" w:rsidR="008C539B" w:rsidRPr="001058B5" w:rsidRDefault="00C12992">
      <w:pPr>
        <w:pStyle w:val="BodyText"/>
        <w:spacing w:line="246" w:lineRule="exact"/>
        <w:ind w:left="1660"/>
        <w:rPr>
          <w:rFonts w:ascii="Arial" w:hAnsi="Arial" w:cs="Arial"/>
        </w:rPr>
      </w:pPr>
      <w:r w:rsidRPr="001058B5">
        <w:rPr>
          <w:rFonts w:ascii="Arial" w:hAnsi="Arial" w:cs="Arial"/>
        </w:rPr>
        <w:t>michael.</w:t>
      </w:r>
    </w:p>
    <w:p w14:paraId="0422D482" w14:textId="77777777" w:rsidR="008C539B" w:rsidRPr="001058B5" w:rsidRDefault="008C539B">
      <w:pPr>
        <w:pStyle w:val="BodyText"/>
        <w:spacing w:before="7"/>
        <w:rPr>
          <w:rFonts w:ascii="Arial" w:hAnsi="Arial" w:cs="Arial"/>
          <w:sz w:val="25"/>
        </w:rPr>
      </w:pPr>
    </w:p>
    <w:p w14:paraId="473F3C98" w14:textId="77777777" w:rsidR="008C539B" w:rsidRPr="001058B5" w:rsidRDefault="00C12992">
      <w:pPr>
        <w:spacing w:before="1"/>
        <w:ind w:left="1660"/>
        <w:rPr>
          <w:rFonts w:ascii="Arial" w:hAnsi="Arial" w:cs="Arial"/>
          <w:b/>
          <w:i/>
          <w:sz w:val="18"/>
        </w:rPr>
      </w:pPr>
      <w:bookmarkStart w:id="744" w:name="_bookmark804"/>
      <w:bookmarkEnd w:id="744"/>
      <w:r w:rsidRPr="001058B5">
        <w:rPr>
          <w:rFonts w:ascii="Arial" w:hAnsi="Arial" w:cs="Arial"/>
          <w:b/>
          <w:i/>
          <w:sz w:val="18"/>
        </w:rPr>
        <w:t>Example 4–13 Granting the ADMIN Option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07BB33E2" w14:textId="77777777" w:rsidR="008C539B" w:rsidRPr="001058B5" w:rsidRDefault="00C12992">
      <w:pPr>
        <w:pStyle w:val="BodyText"/>
        <w:spacing w:line="230" w:lineRule="auto"/>
        <w:ind w:left="1659" w:right="739"/>
        <w:rPr>
          <w:rFonts w:ascii="Arial" w:hAnsi="Arial" w:cs="Arial"/>
        </w:rPr>
      </w:pPr>
      <w:r w:rsidRPr="001058B5">
        <w:rPr>
          <w:rFonts w:ascii="Arial" w:hAnsi="Arial" w:cs="Arial"/>
        </w:rPr>
        <w:t>User</w:t>
      </w:r>
      <w:r w:rsidRPr="001058B5">
        <w:rPr>
          <w:rFonts w:ascii="Arial" w:hAnsi="Arial" w:cs="Arial"/>
          <w:spacing w:val="-14"/>
        </w:rPr>
        <w:t xml:space="preserve"> </w:t>
      </w:r>
      <w:r w:rsidRPr="001058B5">
        <w:rPr>
          <w:rFonts w:ascii="Arial" w:hAnsi="Arial" w:cs="Arial"/>
        </w:rPr>
        <w:t>michael</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able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4"/>
        </w:rPr>
        <w:t xml:space="preserve"> </w:t>
      </w:r>
      <w:r w:rsidRPr="001058B5">
        <w:rPr>
          <w:rFonts w:ascii="Arial" w:hAnsi="Arial" w:cs="Arial"/>
        </w:rPr>
        <w:t>all</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implicit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new_dba</w:t>
      </w:r>
      <w:r w:rsidRPr="001058B5">
        <w:rPr>
          <w:rFonts w:ascii="Arial" w:hAnsi="Arial" w:cs="Arial"/>
          <w:spacing w:val="-88"/>
        </w:rPr>
        <w:t xml:space="preserve"> </w:t>
      </w:r>
      <w:r w:rsidRPr="001058B5">
        <w:rPr>
          <w:rFonts w:ascii="Arial" w:hAnsi="Arial" w:cs="Arial"/>
        </w:rPr>
        <w:t>role, but</w:t>
      </w:r>
      <w:r w:rsidRPr="001058B5">
        <w:rPr>
          <w:rFonts w:ascii="Arial" w:hAnsi="Arial" w:cs="Arial"/>
          <w:spacing w:val="-12"/>
        </w:rPr>
        <w:t xml:space="preserve"> </w:t>
      </w:r>
      <w:r w:rsidRPr="001058B5">
        <w:rPr>
          <w:rFonts w:ascii="Arial" w:hAnsi="Arial" w:cs="Arial"/>
        </w:rPr>
        <w:t>he</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also</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new_dba</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deemed</w:t>
      </w:r>
      <w:r w:rsidRPr="001058B5">
        <w:rPr>
          <w:rFonts w:ascii="Arial" w:hAnsi="Arial" w:cs="Arial"/>
          <w:spacing w:val="-10"/>
        </w:rPr>
        <w:t xml:space="preserve"> </w:t>
      </w:r>
      <w:r w:rsidRPr="001058B5">
        <w:rPr>
          <w:rFonts w:ascii="Arial" w:hAnsi="Arial" w:cs="Arial"/>
          <w:spacing w:val="-3"/>
        </w:rPr>
        <w:t>necessary.</w:t>
      </w:r>
      <w:r w:rsidRPr="001058B5">
        <w:rPr>
          <w:rFonts w:ascii="Arial" w:hAnsi="Arial" w:cs="Arial"/>
          <w:spacing w:val="-12"/>
        </w:rPr>
        <w:t xml:space="preserve"> </w:t>
      </w:r>
      <w:r w:rsidRPr="001058B5">
        <w:rPr>
          <w:rFonts w:ascii="Arial" w:hAnsi="Arial" w:cs="Arial"/>
        </w:rPr>
        <w:t>Because of these powerful capabilities, use caution when granting system privileges or roles with the ADMIN option. These privileges are usually reserved for a security administrator,</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rarely</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administrators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system.</w:t>
      </w:r>
    </w:p>
    <w:p w14:paraId="33C22C5C" w14:textId="77777777" w:rsidR="008C539B" w:rsidRPr="001058B5" w:rsidRDefault="008D1AB8">
      <w:pPr>
        <w:pStyle w:val="BodyText"/>
        <w:spacing w:before="11"/>
        <w:rPr>
          <w:rFonts w:ascii="Arial" w:hAnsi="Arial" w:cs="Arial"/>
          <w:sz w:val="17"/>
        </w:rPr>
      </w:pPr>
      <w:r>
        <w:rPr>
          <w:rFonts w:ascii="Arial" w:hAnsi="Arial" w:cs="Arial"/>
        </w:rPr>
        <w:pict w14:anchorId="03CAF4DF">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14:paraId="3B2C954C"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When a user creates a role, the role is automatically granted to the creator with the ADMIN</w:t>
      </w:r>
      <w:r w:rsidRPr="001058B5">
        <w:rPr>
          <w:rFonts w:ascii="Arial" w:hAnsi="Arial" w:cs="Arial"/>
          <w:spacing w:val="-88"/>
        </w:rPr>
        <w:t xml:space="preserve"> </w:t>
      </w:r>
      <w:r w:rsidRPr="001058B5">
        <w:rPr>
          <w:rFonts w:ascii="Arial" w:hAnsi="Arial" w:cs="Arial"/>
        </w:rPr>
        <w:t>option.</w:t>
      </w:r>
    </w:p>
    <w:p w14:paraId="38685036" w14:textId="08BFE6F0"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D28C5BC">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anchorlock/>
          </v:group>
        </w:pict>
      </w:r>
    </w:p>
    <w:p w14:paraId="14DA0C06" w14:textId="77777777" w:rsidR="008C539B" w:rsidRPr="001058B5" w:rsidRDefault="008C539B">
      <w:pPr>
        <w:pStyle w:val="BodyText"/>
        <w:spacing w:before="6"/>
        <w:rPr>
          <w:rFonts w:ascii="Arial" w:hAnsi="Arial" w:cs="Arial"/>
          <w:sz w:val="10"/>
        </w:rPr>
      </w:pPr>
    </w:p>
    <w:p w14:paraId="0C0C04F2" w14:textId="77777777" w:rsidR="008C539B" w:rsidRPr="001058B5" w:rsidRDefault="00C12992">
      <w:pPr>
        <w:pStyle w:val="Heading6"/>
        <w:spacing w:before="105"/>
        <w:ind w:left="1660"/>
      </w:pPr>
      <w:bookmarkStart w:id="745" w:name="Creating_a_New_User_with_the_GRANT_State"/>
      <w:bookmarkStart w:id="746" w:name="_bookmark805"/>
      <w:bookmarkEnd w:id="745"/>
      <w:bookmarkEnd w:id="746"/>
      <w:r w:rsidRPr="001058B5">
        <w:t>Creating a New User with the GRANT Statement</w:t>
      </w:r>
    </w:p>
    <w:p w14:paraId="44266552" w14:textId="77777777" w:rsidR="008C539B" w:rsidRPr="001058B5" w:rsidRDefault="00C12992">
      <w:pPr>
        <w:pStyle w:val="BodyText"/>
        <w:spacing w:before="57" w:line="228" w:lineRule="auto"/>
        <w:ind w:left="1660" w:right="848" w:hanging="1"/>
        <w:rPr>
          <w:rFonts w:ascii="Arial" w:hAnsi="Arial" w:cs="Arial"/>
        </w:rPr>
      </w:pPr>
      <w:r w:rsidRPr="001058B5">
        <w:rPr>
          <w:rFonts w:ascii="Arial" w:hAnsi="Arial" w:cs="Arial"/>
        </w:rPr>
        <w:t>Oracle Database enables you to create a new user with the</w:t>
      </w:r>
      <w:bookmarkStart w:id="747" w:name="_bookmark807"/>
      <w:bookmarkEnd w:id="747"/>
      <w:r w:rsidRPr="001058B5">
        <w:rPr>
          <w:rFonts w:ascii="Arial" w:hAnsi="Arial" w:cs="Arial"/>
        </w:rPr>
        <w:t xml:space="preserve"> GRANT statement. If you specify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IDENTIFIED</w:t>
      </w:r>
      <w:r w:rsidRPr="001058B5">
        <w:rPr>
          <w:rFonts w:ascii="Arial" w:hAnsi="Arial" w:cs="Arial"/>
          <w:spacing w:val="-49"/>
        </w:rPr>
        <w:t xml:space="preserve"> </w:t>
      </w:r>
      <w:r w:rsidRPr="001058B5">
        <w:rPr>
          <w:rFonts w:ascii="Arial" w:hAnsi="Arial" w:cs="Arial"/>
        </w:rPr>
        <w:t>BY</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name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6"/>
        </w:rPr>
        <w:t xml:space="preserve"> </w:t>
      </w:r>
      <w:r w:rsidRPr="001058B5">
        <w:rPr>
          <w:rFonts w:ascii="Arial" w:hAnsi="Arial" w:cs="Arial"/>
        </w:rPr>
        <w:t>exist in the databas</w:t>
      </w:r>
      <w:bookmarkStart w:id="748" w:name="_bookmark806"/>
      <w:bookmarkEnd w:id="748"/>
      <w:r w:rsidRPr="001058B5">
        <w:rPr>
          <w:rFonts w:ascii="Arial" w:hAnsi="Arial" w:cs="Arial"/>
        </w:rPr>
        <w:t>e, then a new user with that user name and password is</w:t>
      </w:r>
      <w:r w:rsidRPr="001058B5">
        <w:rPr>
          <w:rFonts w:ascii="Arial" w:hAnsi="Arial" w:cs="Arial"/>
          <w:spacing w:val="-26"/>
        </w:rPr>
        <w:t xml:space="preserve"> </w:t>
      </w:r>
      <w:r w:rsidRPr="001058B5">
        <w:rPr>
          <w:rFonts w:ascii="Arial" w:hAnsi="Arial" w:cs="Arial"/>
        </w:rPr>
        <w:t>created.</w:t>
      </w:r>
    </w:p>
    <w:p w14:paraId="1009D77B" w14:textId="77777777" w:rsidR="008C539B" w:rsidRPr="001058B5" w:rsidRDefault="008D1AB8">
      <w:pPr>
        <w:pStyle w:val="BodyText"/>
        <w:spacing w:before="116" w:line="246" w:lineRule="exact"/>
        <w:ind w:left="1660"/>
        <w:rPr>
          <w:rFonts w:ascii="Arial" w:hAnsi="Arial" w:cs="Arial"/>
        </w:rPr>
      </w:pPr>
      <w:hyperlink w:anchor="_bookmark808" w:history="1">
        <w:r w:rsidR="00C12992" w:rsidRPr="001058B5">
          <w:rPr>
            <w:rFonts w:ascii="Arial" w:hAnsi="Arial" w:cs="Arial"/>
            <w:color w:val="0000CC"/>
          </w:rPr>
          <w:t xml:space="preserve">Example 4–14 </w:t>
        </w:r>
      </w:hyperlink>
      <w:r w:rsidR="00C12992" w:rsidRPr="001058B5">
        <w:rPr>
          <w:rFonts w:ascii="Arial" w:hAnsi="Arial" w:cs="Arial"/>
        </w:rPr>
        <w:t>creates psmith</w:t>
      </w:r>
      <w:r w:rsidR="00C12992" w:rsidRPr="001058B5">
        <w:rPr>
          <w:rFonts w:ascii="Arial" w:hAnsi="Arial" w:cs="Arial"/>
          <w:spacing w:val="-91"/>
        </w:rPr>
        <w:t xml:space="preserve"> </w:t>
      </w:r>
      <w:r w:rsidR="00C12992" w:rsidRPr="001058B5">
        <w:rPr>
          <w:rFonts w:ascii="Arial" w:hAnsi="Arial" w:cs="Arial"/>
        </w:rPr>
        <w:t>as a new user while granting psmith</w:t>
      </w:r>
      <w:r w:rsidR="00C12992" w:rsidRPr="001058B5">
        <w:rPr>
          <w:rFonts w:ascii="Arial" w:hAnsi="Arial" w:cs="Arial"/>
          <w:spacing w:val="-91"/>
        </w:rPr>
        <w:t xml:space="preserve"> </w:t>
      </w:r>
      <w:r w:rsidR="00C12992" w:rsidRPr="001058B5">
        <w:rPr>
          <w:rFonts w:ascii="Arial" w:hAnsi="Arial" w:cs="Arial"/>
        </w:rPr>
        <w:t>the CREATE SESSION</w:t>
      </w:r>
    </w:p>
    <w:p w14:paraId="649C313E" w14:textId="77777777" w:rsidR="008C539B" w:rsidRPr="001058B5" w:rsidRDefault="00C12992">
      <w:pPr>
        <w:pStyle w:val="BodyText"/>
        <w:spacing w:line="242" w:lineRule="exact"/>
        <w:ind w:left="1660"/>
        <w:rPr>
          <w:rFonts w:ascii="Arial" w:hAnsi="Arial" w:cs="Arial"/>
        </w:rPr>
      </w:pPr>
      <w:r w:rsidRPr="001058B5">
        <w:rPr>
          <w:rFonts w:ascii="Arial" w:hAnsi="Arial" w:cs="Arial"/>
        </w:rPr>
        <w:t>system privilege.</w:t>
      </w:r>
    </w:p>
    <w:p w14:paraId="571A1421" w14:textId="77777777" w:rsidR="008C539B" w:rsidRPr="001058B5" w:rsidRDefault="008C539B">
      <w:pPr>
        <w:pStyle w:val="BodyText"/>
        <w:spacing w:before="11"/>
        <w:rPr>
          <w:rFonts w:ascii="Arial" w:hAnsi="Arial" w:cs="Arial"/>
          <w:sz w:val="25"/>
        </w:rPr>
      </w:pPr>
    </w:p>
    <w:p w14:paraId="1E831274" w14:textId="77777777" w:rsidR="008C539B" w:rsidRPr="001058B5" w:rsidRDefault="00C12992">
      <w:pPr>
        <w:ind w:left="1660"/>
        <w:rPr>
          <w:rFonts w:ascii="Arial" w:hAnsi="Arial" w:cs="Arial"/>
          <w:b/>
          <w:i/>
          <w:sz w:val="18"/>
        </w:rPr>
      </w:pPr>
      <w:bookmarkStart w:id="749" w:name="_bookmark808"/>
      <w:bookmarkEnd w:id="749"/>
      <w:r w:rsidRPr="001058B5">
        <w:rPr>
          <w:rFonts w:ascii="Arial" w:hAnsi="Arial" w:cs="Arial"/>
          <w:b/>
          <w:i/>
          <w:sz w:val="18"/>
        </w:rPr>
        <w:t>Example 4–14 Creating a New User with the GRANT Statement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12FF8B0" w14:textId="77777777" w:rsidR="008C539B" w:rsidRPr="001058B5" w:rsidRDefault="008D1AB8" w:rsidP="006F7931">
      <w:pPr>
        <w:pStyle w:val="ListParagraph"/>
        <w:numPr>
          <w:ilvl w:val="2"/>
          <w:numId w:val="137"/>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77777777" w:rsidR="008C539B" w:rsidRPr="001058B5" w:rsidRDefault="008D1AB8" w:rsidP="006F7931">
      <w:pPr>
        <w:pStyle w:val="ListParagraph"/>
        <w:numPr>
          <w:ilvl w:val="2"/>
          <w:numId w:val="137"/>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77777777" w:rsidR="008C539B" w:rsidRPr="001058B5" w:rsidRDefault="00C12992">
      <w:pPr>
        <w:pStyle w:val="Heading4"/>
        <w:spacing w:before="1"/>
        <w:ind w:left="100"/>
      </w:pPr>
      <w:bookmarkStart w:id="750" w:name="Granting_Object_Privileges"/>
      <w:bookmarkStart w:id="751" w:name="_bookmark809"/>
      <w:bookmarkEnd w:id="750"/>
      <w:bookmarkEnd w:id="751"/>
      <w:r w:rsidRPr="001058B5">
        <w:t>Granting Obj</w:t>
      </w:r>
      <w:bookmarkStart w:id="752" w:name="_bookmark810"/>
      <w:bookmarkEnd w:id="752"/>
      <w:r w:rsidRPr="001058B5">
        <w:t>ect Privileges</w:t>
      </w:r>
    </w:p>
    <w:p w14:paraId="23806D92" w14:textId="77777777" w:rsidR="008C539B" w:rsidRPr="001058B5" w:rsidRDefault="00C12992">
      <w:pPr>
        <w:pStyle w:val="BodyText"/>
        <w:spacing w:before="83" w:line="228" w:lineRule="auto"/>
        <w:ind w:left="1660" w:right="808" w:hanging="1"/>
        <w:rPr>
          <w:rFonts w:ascii="Arial" w:hAnsi="Arial" w:cs="Arial"/>
        </w:rPr>
      </w:pPr>
      <w:r w:rsidRPr="001058B5">
        <w:rPr>
          <w:rFonts w:ascii="Arial" w:hAnsi="Arial" w:cs="Arial"/>
          <w:spacing w:val="-6"/>
        </w:rPr>
        <w:t xml:space="preserve">You </w:t>
      </w:r>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 xml:space="preserve">statement to grant object privileges to roles and users. </w:t>
      </w:r>
      <w:r w:rsidRPr="001058B5">
        <w:rPr>
          <w:rFonts w:ascii="Arial" w:hAnsi="Arial" w:cs="Arial"/>
          <w:spacing w:val="-9"/>
        </w:rPr>
        <w:t xml:space="preserve">To </w:t>
      </w:r>
      <w:r w:rsidRPr="001058B5">
        <w:rPr>
          <w:rFonts w:ascii="Arial" w:hAnsi="Arial" w:cs="Arial"/>
        </w:rPr>
        <w:t>grant an object privilege, you must fulfill one of the following conditions:</w:t>
      </w:r>
    </w:p>
    <w:p w14:paraId="10F8341D" w14:textId="77777777" w:rsidR="008C539B" w:rsidRPr="001058B5" w:rsidRDefault="00C12992" w:rsidP="006F7931">
      <w:pPr>
        <w:pStyle w:val="ListParagraph"/>
        <w:numPr>
          <w:ilvl w:val="1"/>
          <w:numId w:val="137"/>
        </w:numPr>
        <w:tabs>
          <w:tab w:val="left" w:pos="2020"/>
        </w:tabs>
        <w:spacing w:before="114"/>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own the object</w:t>
      </w:r>
      <w:r w:rsidRPr="001058B5">
        <w:rPr>
          <w:rFonts w:ascii="Arial" w:hAnsi="Arial" w:cs="Arial"/>
          <w:spacing w:val="3"/>
          <w:sz w:val="20"/>
        </w:rPr>
        <w:t xml:space="preserve"> </w:t>
      </w:r>
      <w:r w:rsidRPr="001058B5">
        <w:rPr>
          <w:rFonts w:ascii="Arial" w:hAnsi="Arial" w:cs="Arial"/>
          <w:sz w:val="20"/>
        </w:rPr>
        <w:t>specified.</w:t>
      </w:r>
    </w:p>
    <w:p w14:paraId="1CF3E73F" w14:textId="77777777" w:rsidR="008C539B" w:rsidRPr="001058B5" w:rsidRDefault="00C12992" w:rsidP="006F7931">
      <w:pPr>
        <w:pStyle w:val="ListParagraph"/>
        <w:numPr>
          <w:ilvl w:val="1"/>
          <w:numId w:val="137"/>
        </w:numPr>
        <w:tabs>
          <w:tab w:val="left" w:pos="2020"/>
        </w:tabs>
        <w:spacing w:before="119" w:line="230" w:lineRule="auto"/>
        <w:ind w:right="813" w:hanging="359"/>
        <w:rPr>
          <w:rFonts w:ascii="Arial" w:hAnsi="Arial" w:cs="Arial"/>
          <w:sz w:val="20"/>
        </w:rPr>
      </w:pPr>
      <w:r w:rsidRPr="001058B5">
        <w:rPr>
          <w:rFonts w:ascii="Arial" w:hAnsi="Arial" w:cs="Arial"/>
          <w:spacing w:val="-6"/>
          <w:sz w:val="20"/>
        </w:rPr>
        <w:t>You</w:t>
      </w:r>
      <w:r w:rsidRPr="001058B5">
        <w:rPr>
          <w:rFonts w:ascii="Arial" w:hAnsi="Arial" w:cs="Arial"/>
          <w:spacing w:val="-23"/>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been</w:t>
      </w:r>
      <w:r w:rsidRPr="001058B5">
        <w:rPr>
          <w:rFonts w:ascii="Arial" w:hAnsi="Arial" w:cs="Arial"/>
          <w:spacing w:val="-23"/>
          <w:sz w:val="20"/>
        </w:rPr>
        <w:t xml:space="preserve"> </w:t>
      </w:r>
      <w:r w:rsidRPr="001058B5">
        <w:rPr>
          <w:rFonts w:ascii="Arial" w:hAnsi="Arial" w:cs="Arial"/>
          <w:sz w:val="20"/>
        </w:rPr>
        <w:t>granted</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GRANT</w:t>
      </w:r>
      <w:r w:rsidRPr="001058B5">
        <w:rPr>
          <w:rFonts w:ascii="Arial" w:hAnsi="Arial" w:cs="Arial"/>
          <w:spacing w:val="-65"/>
          <w:sz w:val="20"/>
        </w:rPr>
        <w:t xml:space="preserve"> </w:t>
      </w:r>
      <w:r w:rsidRPr="001058B5">
        <w:rPr>
          <w:rFonts w:ascii="Arial" w:hAnsi="Arial" w:cs="Arial"/>
          <w:sz w:val="20"/>
        </w:rPr>
        <w:t>ANY</w:t>
      </w:r>
      <w:r w:rsidRPr="001058B5">
        <w:rPr>
          <w:rFonts w:ascii="Arial" w:hAnsi="Arial" w:cs="Arial"/>
          <w:spacing w:val="-65"/>
          <w:sz w:val="20"/>
        </w:rPr>
        <w:t xml:space="preserve"> </w:t>
      </w:r>
      <w:r w:rsidRPr="001058B5">
        <w:rPr>
          <w:rFonts w:ascii="Arial" w:hAnsi="Arial" w:cs="Arial"/>
          <w:sz w:val="20"/>
        </w:rPr>
        <w:t>OBJECT</w:t>
      </w:r>
      <w:r w:rsidRPr="001058B5">
        <w:rPr>
          <w:rFonts w:ascii="Arial" w:hAnsi="Arial" w:cs="Arial"/>
          <w:spacing w:val="-65"/>
          <w:sz w:val="20"/>
        </w:rPr>
        <w:t xml:space="preserve"> </w:t>
      </w:r>
      <w:r w:rsidRPr="001058B5">
        <w:rPr>
          <w:rFonts w:ascii="Arial" w:hAnsi="Arial" w:cs="Arial"/>
          <w:sz w:val="20"/>
        </w:rPr>
        <w:t>PRIVILEGE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This privilege</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pacing w:val="-3"/>
          <w:sz w:val="20"/>
        </w:rPr>
        <w:t>owner.</w:t>
      </w:r>
    </w:p>
    <w:p w14:paraId="53FB23E4" w14:textId="77777777" w:rsidR="008C539B" w:rsidRPr="001058B5" w:rsidRDefault="00C12992" w:rsidP="006F7931">
      <w:pPr>
        <w:pStyle w:val="ListParagraph"/>
        <w:numPr>
          <w:ilvl w:val="1"/>
          <w:numId w:val="137"/>
        </w:numPr>
        <w:tabs>
          <w:tab w:val="left" w:pos="2020"/>
        </w:tabs>
        <w:spacing w:before="123" w:line="228" w:lineRule="auto"/>
        <w:ind w:right="1030" w:hanging="359"/>
        <w:rPr>
          <w:rFonts w:ascii="Arial" w:hAnsi="Arial" w:cs="Arial"/>
          <w:sz w:val="20"/>
        </w:rPr>
      </w:pP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57"/>
          <w:sz w:val="20"/>
        </w:rPr>
        <w:t xml:space="preserve"> </w:t>
      </w:r>
      <w:r w:rsidRPr="001058B5">
        <w:rPr>
          <w:rFonts w:ascii="Arial" w:hAnsi="Arial" w:cs="Arial"/>
          <w:sz w:val="20"/>
        </w:rPr>
        <w:t>GRANT</w:t>
      </w:r>
      <w:r w:rsidRPr="001058B5">
        <w:rPr>
          <w:rFonts w:ascii="Arial" w:hAnsi="Arial" w:cs="Arial"/>
          <w:spacing w:val="-58"/>
          <w:sz w:val="20"/>
        </w:rPr>
        <w:t xml:space="preserve"> </w:t>
      </w:r>
      <w:r w:rsidRPr="001058B5">
        <w:rPr>
          <w:rFonts w:ascii="Arial" w:hAnsi="Arial" w:cs="Arial"/>
          <w:sz w:val="20"/>
        </w:rPr>
        <w:t>OPTION</w:t>
      </w:r>
      <w:r w:rsidRPr="001058B5">
        <w:rPr>
          <w:rFonts w:ascii="Arial" w:hAnsi="Arial" w:cs="Arial"/>
          <w:spacing w:val="-94"/>
          <w:sz w:val="20"/>
        </w:rPr>
        <w:t xml:space="preserve"> </w:t>
      </w:r>
      <w:r w:rsidRPr="001058B5">
        <w:rPr>
          <w:rFonts w:ascii="Arial" w:hAnsi="Arial" w:cs="Arial"/>
          <w:sz w:val="20"/>
        </w:rPr>
        <w:t>clause</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20"/>
          <w:sz w:val="20"/>
        </w:rPr>
        <w:t xml:space="preserve"> </w:t>
      </w:r>
      <w:r w:rsidRPr="001058B5">
        <w:rPr>
          <w:rFonts w:ascii="Arial" w:hAnsi="Arial" w:cs="Arial"/>
          <w:sz w:val="20"/>
        </w:rPr>
        <w:t>specified</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9"/>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 privilege.</w:t>
      </w:r>
    </w:p>
    <w:p w14:paraId="649CD105"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F0B9BEF" w14:textId="77777777" w:rsidR="008C539B" w:rsidRPr="001058B5" w:rsidRDefault="008C539B">
      <w:pPr>
        <w:pStyle w:val="BodyText"/>
        <w:rPr>
          <w:rFonts w:ascii="Arial" w:hAnsi="Arial" w:cs="Arial"/>
        </w:rPr>
      </w:pPr>
    </w:p>
    <w:p w14:paraId="2B6A07FA" w14:textId="77777777" w:rsidR="008C539B" w:rsidRPr="001058B5" w:rsidRDefault="008C539B">
      <w:pPr>
        <w:pStyle w:val="BodyText"/>
        <w:rPr>
          <w:rFonts w:ascii="Arial" w:hAnsi="Arial" w:cs="Arial"/>
          <w:sz w:val="22"/>
        </w:rPr>
      </w:pPr>
    </w:p>
    <w:p w14:paraId="1DC0C7E1" w14:textId="5B305BED" w:rsidR="008C539B" w:rsidRPr="001058B5"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6236FFD">
          <v:group id="_x0000_s1427" style="width:300pt;height:2.5pt;mso-position-horizontal-relative:char;mso-position-vertical-relative:line" coordsize="6000,50">
            <v:line id="_x0000_s1429" style="position:absolute" from="0,2" to="6000,2" strokeweight=".24pt"/>
            <v:line id="_x0000_s1428" style="position:absolute" from="0,47" to="6000,47" strokeweight=".24pt"/>
            <w10:anchorlock/>
          </v:group>
        </w:pict>
      </w:r>
    </w:p>
    <w:p w14:paraId="07C0D636" w14:textId="77777777" w:rsidR="008C539B" w:rsidRPr="001058B5" w:rsidRDefault="008D1AB8">
      <w:pPr>
        <w:pStyle w:val="BodyText"/>
        <w:spacing w:before="56" w:line="232" w:lineRule="auto"/>
        <w:ind w:left="2980" w:right="1193" w:hanging="1"/>
        <w:rPr>
          <w:rFonts w:ascii="Arial" w:hAnsi="Arial" w:cs="Arial"/>
        </w:rPr>
      </w:pPr>
      <w:r>
        <w:rPr>
          <w:rFonts w:ascii="Arial" w:hAnsi="Arial" w:cs="Arial"/>
        </w:rPr>
        <w:pict w14:anchorId="688BFF4B">
          <v:group id="_x0000_s1424" style="position:absolute;left:0;text-align:left;margin-left:204pt;margin-top:32.15pt;width:300pt;height:2.55pt;z-index:3304;mso-wrap-distance-left:0;mso-wrap-distance-right:0;mso-position-horizontal-relative:page" coordorigin="4080,643" coordsize="6000,51">
            <v:line id="_x0000_s1426" style="position:absolute" from="4080,646" to="10080,646" strokeweight=".24pt"/>
            <v:line id="_x0000_s1425" style="position:absolute" from="4080,691" to="10080,691"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System privileges and roles cannot be granted along with object privileges in the same GRANT</w:t>
      </w:r>
      <w:r w:rsidR="00C12992" w:rsidRPr="001058B5">
        <w:rPr>
          <w:rFonts w:ascii="Arial" w:hAnsi="Arial" w:cs="Arial"/>
          <w:spacing w:val="-92"/>
        </w:rPr>
        <w:t xml:space="preserve"> </w:t>
      </w:r>
      <w:r w:rsidR="00C12992" w:rsidRPr="001058B5">
        <w:rPr>
          <w:rFonts w:ascii="Arial" w:hAnsi="Arial" w:cs="Arial"/>
        </w:rPr>
        <w:t>statement.</w:t>
      </w:r>
    </w:p>
    <w:p w14:paraId="0BE6966F" w14:textId="77777777" w:rsidR="008C539B" w:rsidRPr="001058B5" w:rsidRDefault="008C539B">
      <w:pPr>
        <w:pStyle w:val="BodyText"/>
        <w:spacing w:before="4"/>
        <w:rPr>
          <w:rFonts w:ascii="Arial" w:hAnsi="Arial" w:cs="Arial"/>
          <w:sz w:val="9"/>
        </w:rPr>
      </w:pPr>
    </w:p>
    <w:p w14:paraId="2825D85F" w14:textId="77777777" w:rsidR="008C539B" w:rsidRPr="001058B5" w:rsidRDefault="008D1AB8">
      <w:pPr>
        <w:pStyle w:val="BodyText"/>
        <w:spacing w:before="102" w:line="228" w:lineRule="auto"/>
        <w:ind w:left="2260" w:right="185"/>
        <w:rPr>
          <w:rFonts w:ascii="Arial" w:hAnsi="Arial" w:cs="Arial"/>
        </w:rPr>
      </w:pPr>
      <w:hyperlink w:anchor="_bookmark812" w:history="1">
        <w:r w:rsidR="00C12992" w:rsidRPr="001058B5">
          <w:rPr>
            <w:rFonts w:ascii="Arial" w:hAnsi="Arial" w:cs="Arial"/>
            <w:color w:val="0000CC"/>
          </w:rPr>
          <w:t>Example</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753" w:name="_bookmark811"/>
        <w:bookmarkEnd w:id="753"/>
        <w:r w:rsidR="00C12992" w:rsidRPr="001058B5">
          <w:rPr>
            <w:rFonts w:ascii="Arial" w:hAnsi="Arial" w:cs="Arial"/>
            <w:color w:val="0000CC"/>
            <w:spacing w:val="-27"/>
          </w:rPr>
          <w:t xml:space="preserve"> </w:t>
        </w:r>
      </w:hyperlink>
      <w:r w:rsidR="00C12992" w:rsidRPr="001058B5">
        <w:rPr>
          <w:rFonts w:ascii="Arial" w:hAnsi="Arial" w:cs="Arial"/>
        </w:rPr>
        <w:t>grants</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SELECT,</w:t>
      </w:r>
      <w:r w:rsidR="00C12992" w:rsidRPr="001058B5">
        <w:rPr>
          <w:rFonts w:ascii="Arial" w:hAnsi="Arial" w:cs="Arial"/>
          <w:spacing w:val="-27"/>
        </w:rPr>
        <w:t xml:space="preserve"> </w:t>
      </w:r>
      <w:r w:rsidR="00C12992" w:rsidRPr="001058B5">
        <w:rPr>
          <w:rFonts w:ascii="Arial" w:hAnsi="Arial" w:cs="Arial"/>
        </w:rPr>
        <w:t>INSERT,</w:t>
      </w:r>
      <w:r w:rsidR="00C12992" w:rsidRPr="001058B5">
        <w:rPr>
          <w:rFonts w:ascii="Arial" w:hAnsi="Arial" w:cs="Arial"/>
          <w:spacing w:val="-27"/>
        </w:rPr>
        <w:t xml:space="preserve"> </w:t>
      </w:r>
      <w:r w:rsidR="00C12992" w:rsidRPr="001058B5">
        <w:rPr>
          <w:rFonts w:ascii="Arial" w:hAnsi="Arial" w:cs="Arial"/>
        </w:rPr>
        <w:t>and</w:t>
      </w:r>
      <w:r w:rsidR="00C12992" w:rsidRPr="001058B5">
        <w:rPr>
          <w:rFonts w:ascii="Arial" w:hAnsi="Arial" w:cs="Arial"/>
          <w:spacing w:val="-27"/>
        </w:rPr>
        <w:t xml:space="preserve"> </w:t>
      </w:r>
      <w:r w:rsidR="00C12992" w:rsidRPr="001058B5">
        <w:rPr>
          <w:rFonts w:ascii="Arial" w:hAnsi="Arial" w:cs="Arial"/>
        </w:rPr>
        <w:t>DELETE</w:t>
      </w:r>
      <w:r w:rsidR="00C12992" w:rsidRPr="001058B5">
        <w:rPr>
          <w:rFonts w:ascii="Arial" w:hAnsi="Arial" w:cs="Arial"/>
          <w:spacing w:val="-100"/>
        </w:rPr>
        <w:t xml:space="preserve"> </w:t>
      </w:r>
      <w:r w:rsidR="00C12992" w:rsidRPr="001058B5">
        <w:rPr>
          <w:rFonts w:ascii="Arial" w:hAnsi="Arial" w:cs="Arial"/>
        </w:rPr>
        <w:t>object</w:t>
      </w:r>
      <w:r w:rsidR="00C12992" w:rsidRPr="001058B5">
        <w:rPr>
          <w:rFonts w:ascii="Arial" w:hAnsi="Arial" w:cs="Arial"/>
          <w:spacing w:val="-27"/>
        </w:rPr>
        <w:t xml:space="preserve"> </w:t>
      </w:r>
      <w:r w:rsidR="00C12992" w:rsidRPr="001058B5">
        <w:rPr>
          <w:rFonts w:ascii="Arial" w:hAnsi="Arial" w:cs="Arial"/>
        </w:rPr>
        <w:t>privileges</w:t>
      </w:r>
      <w:r w:rsidR="00C12992" w:rsidRPr="001058B5">
        <w:rPr>
          <w:rFonts w:ascii="Arial" w:hAnsi="Arial" w:cs="Arial"/>
          <w:spacing w:val="-27"/>
        </w:rPr>
        <w:t xml:space="preserve"> </w:t>
      </w:r>
      <w:r w:rsidR="00C12992" w:rsidRPr="001058B5">
        <w:rPr>
          <w:rFonts w:ascii="Arial" w:hAnsi="Arial" w:cs="Arial"/>
        </w:rPr>
        <w:t>for</w:t>
      </w:r>
      <w:r w:rsidR="00C12992" w:rsidRPr="001058B5">
        <w:rPr>
          <w:rFonts w:ascii="Arial" w:hAnsi="Arial" w:cs="Arial"/>
          <w:spacing w:val="-27"/>
        </w:rPr>
        <w:t xml:space="preserve"> </w:t>
      </w:r>
      <w:r w:rsidR="00C12992" w:rsidRPr="001058B5">
        <w:rPr>
          <w:rFonts w:ascii="Arial" w:hAnsi="Arial" w:cs="Arial"/>
        </w:rPr>
        <w:t>all</w:t>
      </w:r>
      <w:r w:rsidR="00C12992" w:rsidRPr="001058B5">
        <w:rPr>
          <w:rFonts w:ascii="Arial" w:hAnsi="Arial" w:cs="Arial"/>
          <w:spacing w:val="-27"/>
        </w:rPr>
        <w:t xml:space="preserve"> </w:t>
      </w:r>
      <w:r w:rsidR="00C12992" w:rsidRPr="001058B5">
        <w:rPr>
          <w:rFonts w:ascii="Arial" w:hAnsi="Arial" w:cs="Arial"/>
        </w:rPr>
        <w:t>columns of</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3"/>
        </w:rPr>
        <w:t xml:space="preserve"> </w:t>
      </w:r>
      <w:r w:rsidR="00C12992" w:rsidRPr="001058B5">
        <w:rPr>
          <w:rFonts w:ascii="Arial" w:hAnsi="Arial" w:cs="Arial"/>
        </w:rPr>
        <w:t>emp</w:t>
      </w:r>
      <w:r w:rsidR="00C12992" w:rsidRPr="001058B5">
        <w:rPr>
          <w:rFonts w:ascii="Arial" w:hAnsi="Arial" w:cs="Arial"/>
          <w:spacing w:val="-80"/>
        </w:rPr>
        <w:t xml:space="preserve"> </w:t>
      </w:r>
      <w:r w:rsidR="00C12992" w:rsidRPr="001058B5">
        <w:rPr>
          <w:rFonts w:ascii="Arial" w:hAnsi="Arial" w:cs="Arial"/>
        </w:rPr>
        <w:t>table</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spacing w:val="-5"/>
        </w:rPr>
        <w:t xml:space="preserve"> </w:t>
      </w:r>
      <w:r w:rsidR="00C12992" w:rsidRPr="001058B5">
        <w:rPr>
          <w:rFonts w:ascii="Arial" w:hAnsi="Arial" w:cs="Arial"/>
        </w:rPr>
        <w:t>jfee</w:t>
      </w:r>
      <w:r w:rsidR="00C12992" w:rsidRPr="001058B5">
        <w:rPr>
          <w:rFonts w:ascii="Arial" w:hAnsi="Arial" w:cs="Arial"/>
          <w:spacing w:val="-81"/>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tsmith.</w:t>
      </w:r>
    </w:p>
    <w:p w14:paraId="4EEA8941" w14:textId="77777777" w:rsidR="008C539B" w:rsidRPr="001058B5" w:rsidRDefault="008C539B">
      <w:pPr>
        <w:pStyle w:val="BodyText"/>
        <w:spacing w:before="10"/>
        <w:rPr>
          <w:rFonts w:ascii="Arial" w:hAnsi="Arial" w:cs="Arial"/>
          <w:sz w:val="25"/>
        </w:rPr>
      </w:pPr>
    </w:p>
    <w:p w14:paraId="16A06D2A" w14:textId="77777777" w:rsidR="008C539B" w:rsidRPr="001058B5" w:rsidRDefault="00C12992">
      <w:pPr>
        <w:ind w:left="2260"/>
        <w:rPr>
          <w:rFonts w:ascii="Arial" w:hAnsi="Arial" w:cs="Arial"/>
          <w:b/>
          <w:i/>
          <w:sz w:val="18"/>
        </w:rPr>
      </w:pPr>
      <w:bookmarkStart w:id="754" w:name="_bookmark812"/>
      <w:bookmarkEnd w:id="754"/>
      <w:r w:rsidRPr="001058B5">
        <w:rPr>
          <w:rFonts w:ascii="Arial" w:hAnsi="Arial" w:cs="Arial"/>
          <w:b/>
          <w:i/>
          <w:sz w:val="18"/>
        </w:rPr>
        <w:t>Example 4–15 Granting Object Privileges to Users</w:t>
      </w:r>
    </w:p>
    <w:p w14:paraId="2388A2FA"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129F871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5"/>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salary</w:t>
      </w:r>
      <w:r w:rsidRPr="001058B5">
        <w:rPr>
          <w:rFonts w:ascii="Arial" w:hAnsi="Arial" w:cs="Arial"/>
          <w:spacing w:val="-90"/>
        </w:rPr>
        <w:t xml:space="preserve"> </w:t>
      </w:r>
      <w:r w:rsidRPr="001058B5">
        <w:rPr>
          <w:rFonts w:ascii="Arial" w:hAnsi="Arial" w:cs="Arial"/>
        </w:rPr>
        <w:t>view</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jfee,</w:t>
      </w:r>
      <w:r w:rsidRPr="001058B5">
        <w:rPr>
          <w:rFonts w:ascii="Arial" w:hAnsi="Arial" w:cs="Arial"/>
          <w:spacing w:val="-16"/>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90"/>
        </w:rPr>
        <w:t xml:space="preserve"> </w:t>
      </w:r>
      <w:r w:rsidRPr="001058B5">
        <w:rPr>
          <w:rFonts w:ascii="Arial" w:hAnsi="Arial" w:cs="Arial"/>
        </w:rPr>
        <w:t>keyword</w:t>
      </w:r>
      <w:r w:rsidRPr="001058B5">
        <w:rPr>
          <w:rFonts w:ascii="Arial" w:hAnsi="Arial" w:cs="Arial"/>
          <w:spacing w:val="-15"/>
        </w:rPr>
        <w:t xml:space="preserve"> </w:t>
      </w:r>
      <w:r w:rsidRPr="001058B5">
        <w:rPr>
          <w:rFonts w:ascii="Arial" w:hAnsi="Arial" w:cs="Arial"/>
        </w:rPr>
        <w:t>as shown in the following</w:t>
      </w:r>
      <w:r w:rsidRPr="001058B5">
        <w:rPr>
          <w:rFonts w:ascii="Arial" w:hAnsi="Arial" w:cs="Arial"/>
          <w:spacing w:val="-1"/>
        </w:rPr>
        <w:t xml:space="preserve"> </w:t>
      </w:r>
      <w:r w:rsidRPr="001058B5">
        <w:rPr>
          <w:rFonts w:ascii="Arial" w:hAnsi="Arial" w:cs="Arial"/>
        </w:rPr>
        <w:t>example:</w:t>
      </w:r>
    </w:p>
    <w:p w14:paraId="0D0E10B1" w14:textId="77777777"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77777777" w:rsidR="008C539B" w:rsidRPr="001058B5" w:rsidRDefault="008D1AB8">
      <w:pPr>
        <w:pStyle w:val="BodyText"/>
        <w:spacing w:before="6"/>
        <w:rPr>
          <w:rFonts w:ascii="Arial" w:hAnsi="Arial" w:cs="Arial"/>
          <w:sz w:val="19"/>
        </w:rPr>
      </w:pPr>
      <w:r>
        <w:rPr>
          <w:rFonts w:ascii="Arial" w:hAnsi="Arial" w:cs="Arial"/>
        </w:rPr>
        <w:pict w14:anchorId="5DCDDDE6">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14:paraId="5BF1B204" w14:textId="77777777" w:rsidR="008C539B" w:rsidRPr="001058B5" w:rsidRDefault="00C12992">
      <w:pPr>
        <w:pStyle w:val="BodyText"/>
        <w:spacing w:before="28" w:after="103" w:line="230" w:lineRule="auto"/>
        <w:ind w:left="2980" w:right="1178" w:hanging="1"/>
        <w:rPr>
          <w:rFonts w:ascii="Arial" w:hAnsi="Arial" w:cs="Arial"/>
        </w:rPr>
      </w:pPr>
      <w:r w:rsidRPr="001058B5">
        <w:rPr>
          <w:rFonts w:ascii="Arial" w:hAnsi="Arial" w:cs="Arial"/>
          <w:b/>
          <w:sz w:val="19"/>
        </w:rPr>
        <w:t xml:space="preserve">Note:  </w:t>
      </w:r>
      <w:r w:rsidRPr="001058B5">
        <w:rPr>
          <w:rFonts w:ascii="Arial" w:hAnsi="Arial" w:cs="Arial"/>
        </w:rPr>
        <w:t>A grantee cannot regrant access to objects unless the original</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9"/>
        </w:rPr>
        <w:t xml:space="preserve"> </w:t>
      </w:r>
      <w:r w:rsidRPr="001058B5">
        <w:rPr>
          <w:rFonts w:ascii="Arial" w:hAnsi="Arial" w:cs="Arial"/>
        </w:rPr>
        <w:t>included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Thus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example</w:t>
      </w:r>
      <w:r w:rsidRPr="001058B5">
        <w:rPr>
          <w:rFonts w:ascii="Arial" w:hAnsi="Arial" w:cs="Arial"/>
          <w:spacing w:val="-19"/>
        </w:rPr>
        <w:t xml:space="preserve"> </w:t>
      </w:r>
      <w:r w:rsidRPr="001058B5">
        <w:rPr>
          <w:rFonts w:ascii="Arial" w:hAnsi="Arial" w:cs="Arial"/>
        </w:rPr>
        <w:t>just given, jfee cannot use the GRANT statement to grant object privileges to anyone</w:t>
      </w:r>
      <w:r w:rsidRPr="001058B5">
        <w:rPr>
          <w:rFonts w:ascii="Arial" w:hAnsi="Arial" w:cs="Arial"/>
          <w:spacing w:val="-3"/>
        </w:rPr>
        <w:t xml:space="preserve"> </w:t>
      </w:r>
      <w:r w:rsidRPr="001058B5">
        <w:rPr>
          <w:rFonts w:ascii="Arial" w:hAnsi="Arial" w:cs="Arial"/>
        </w:rPr>
        <w:t>else.</w:t>
      </w:r>
    </w:p>
    <w:p w14:paraId="624730C6" w14:textId="5F1252AE" w:rsidR="008C539B" w:rsidRPr="001058B5" w:rsidRDefault="008D1AB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AA19DE3">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anchorlock/>
          </v:group>
        </w:pict>
      </w:r>
    </w:p>
    <w:p w14:paraId="6026F64B" w14:textId="77777777" w:rsidR="008C539B" w:rsidRPr="001058B5" w:rsidRDefault="008C539B">
      <w:pPr>
        <w:pStyle w:val="BodyText"/>
        <w:spacing w:before="5"/>
        <w:rPr>
          <w:rFonts w:ascii="Arial" w:hAnsi="Arial" w:cs="Arial"/>
          <w:sz w:val="10"/>
        </w:rPr>
      </w:pPr>
    </w:p>
    <w:p w14:paraId="51C37755" w14:textId="77777777" w:rsidR="008C539B" w:rsidRPr="001058B5" w:rsidRDefault="00C12992">
      <w:pPr>
        <w:pStyle w:val="Heading6"/>
        <w:spacing w:before="105"/>
      </w:pPr>
      <w:bookmarkStart w:id="755" w:name="Specifying_the_GRANT_OPTION_Clause"/>
      <w:bookmarkStart w:id="756" w:name="_bookmark813"/>
      <w:bookmarkEnd w:id="755"/>
      <w:bookmarkEnd w:id="756"/>
      <w:r w:rsidRPr="001058B5">
        <w:t>Specifying the GRANT OPTIO</w:t>
      </w:r>
      <w:bookmarkStart w:id="757" w:name="_bookmark814"/>
      <w:bookmarkEnd w:id="757"/>
      <w:r w:rsidRPr="001058B5">
        <w:t>N Clause</w:t>
      </w:r>
    </w:p>
    <w:p w14:paraId="52C5DAC9" w14:textId="77777777" w:rsidR="008C539B" w:rsidRPr="001058B5" w:rsidRDefault="00C12992">
      <w:pPr>
        <w:pStyle w:val="BodyText"/>
        <w:spacing w:before="57" w:line="230" w:lineRule="auto"/>
        <w:ind w:left="2260" w:right="185" w:hanging="1"/>
        <w:rPr>
          <w:rFonts w:ascii="Arial" w:hAnsi="Arial" w:cs="Arial"/>
        </w:rPr>
      </w:pPr>
      <w:r w:rsidRPr="001058B5">
        <w:rPr>
          <w:rFonts w:ascii="Arial" w:hAnsi="Arial" w:cs="Arial"/>
        </w:rPr>
        <w:t>Specify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6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OPTION</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97"/>
        </w:rPr>
        <w:t xml:space="preserve"> </w:t>
      </w:r>
      <w:r w:rsidRPr="001058B5">
        <w:rPr>
          <w:rFonts w:ascii="Arial" w:hAnsi="Arial" w:cs="Arial"/>
        </w:rPr>
        <w:t>statement</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grantee 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object</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whose</w:t>
      </w:r>
      <w:r w:rsidRPr="001058B5">
        <w:rPr>
          <w:rFonts w:ascii="Arial" w:hAnsi="Arial" w:cs="Arial"/>
          <w:spacing w:val="-4"/>
        </w:rPr>
        <w:t xml:space="preserve"> </w:t>
      </w:r>
      <w:r w:rsidRPr="001058B5">
        <w:rPr>
          <w:rFonts w:ascii="Arial" w:hAnsi="Arial" w:cs="Arial"/>
        </w:rPr>
        <w:t>schema</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object is</w:t>
      </w:r>
      <w:r w:rsidRPr="001058B5">
        <w:rPr>
          <w:rFonts w:ascii="Arial" w:hAnsi="Arial" w:cs="Arial"/>
          <w:spacing w:val="-13"/>
        </w:rPr>
        <w:t xml:space="preserve"> </w:t>
      </w:r>
      <w:r w:rsidRPr="001058B5">
        <w:rPr>
          <w:rFonts w:ascii="Arial" w:hAnsi="Arial" w:cs="Arial"/>
        </w:rPr>
        <w:t>automatically</w:t>
      </w:r>
      <w:r w:rsidRPr="001058B5">
        <w:rPr>
          <w:rFonts w:ascii="Arial" w:hAnsi="Arial" w:cs="Arial"/>
          <w:spacing w:val="-15"/>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associated</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45"/>
        </w:rPr>
        <w:t xml:space="preserve"> </w:t>
      </w:r>
      <w:r w:rsidRPr="001058B5">
        <w:rPr>
          <w:rFonts w:ascii="Arial" w:hAnsi="Arial" w:cs="Arial"/>
        </w:rPr>
        <w:t>OPTION.</w:t>
      </w:r>
      <w:r w:rsidRPr="001058B5">
        <w:rPr>
          <w:rFonts w:ascii="Arial" w:hAnsi="Arial" w:cs="Arial"/>
          <w:spacing w:val="-14"/>
        </w:rPr>
        <w:t xml:space="preserve"> </w:t>
      </w:r>
      <w:r w:rsidRPr="001058B5">
        <w:rPr>
          <w:rFonts w:ascii="Arial" w:hAnsi="Arial" w:cs="Arial"/>
        </w:rPr>
        <w:t>This special privilege allows the grantee several expanded</w:t>
      </w:r>
      <w:r w:rsidRPr="001058B5">
        <w:rPr>
          <w:rFonts w:ascii="Arial" w:hAnsi="Arial" w:cs="Arial"/>
          <w:spacing w:val="-8"/>
        </w:rPr>
        <w:t xml:space="preserve"> </w:t>
      </w:r>
      <w:r w:rsidRPr="001058B5">
        <w:rPr>
          <w:rFonts w:ascii="Arial" w:hAnsi="Arial" w:cs="Arial"/>
        </w:rPr>
        <w:t>privileges:</w:t>
      </w:r>
    </w:p>
    <w:p w14:paraId="0B6721DF" w14:textId="77777777" w:rsidR="008C539B" w:rsidRPr="001058B5" w:rsidRDefault="00C12992" w:rsidP="006F7931">
      <w:pPr>
        <w:pStyle w:val="ListParagraph"/>
        <w:numPr>
          <w:ilvl w:val="2"/>
          <w:numId w:val="137"/>
        </w:numPr>
        <w:tabs>
          <w:tab w:val="left" w:pos="2620"/>
        </w:tabs>
        <w:spacing w:before="116" w:line="232" w:lineRule="auto"/>
        <w:ind w:right="645"/>
        <w:rPr>
          <w:rFonts w:ascii="Arial" w:hAnsi="Arial" w:cs="Arial"/>
          <w:sz w:val="20"/>
        </w:rPr>
      </w:pPr>
      <w:r w:rsidRPr="001058B5">
        <w:rPr>
          <w:rFonts w:ascii="Arial" w:hAnsi="Arial" w:cs="Arial"/>
          <w:sz w:val="20"/>
        </w:rPr>
        <w:t>The grantee can grant the object privilege to any user in the database, with</w:t>
      </w:r>
      <w:r w:rsidRPr="001058B5">
        <w:rPr>
          <w:rFonts w:ascii="Arial" w:hAnsi="Arial" w:cs="Arial"/>
          <w:spacing w:val="-30"/>
          <w:sz w:val="20"/>
        </w:rPr>
        <w:t xml:space="preserve"> </w:t>
      </w:r>
      <w:r w:rsidRPr="001058B5">
        <w:rPr>
          <w:rFonts w:ascii="Arial" w:hAnsi="Arial" w:cs="Arial"/>
          <w:sz w:val="20"/>
        </w:rPr>
        <w:t>or without the GRANT</w:t>
      </w:r>
      <w:r w:rsidRPr="001058B5">
        <w:rPr>
          <w:rFonts w:ascii="Arial" w:hAnsi="Arial" w:cs="Arial"/>
          <w:spacing w:val="-70"/>
          <w:sz w:val="20"/>
        </w:rPr>
        <w:t xml:space="preserve"> </w:t>
      </w:r>
      <w:r w:rsidRPr="001058B5">
        <w:rPr>
          <w:rFonts w:ascii="Arial" w:hAnsi="Arial" w:cs="Arial"/>
          <w:sz w:val="20"/>
        </w:rPr>
        <w:t>OPTION, and to any role in the database.</w:t>
      </w:r>
    </w:p>
    <w:p w14:paraId="0E8B1B1E" w14:textId="77777777" w:rsidR="008C539B" w:rsidRPr="001058B5" w:rsidRDefault="00C12992" w:rsidP="006F7931">
      <w:pPr>
        <w:pStyle w:val="ListParagraph"/>
        <w:numPr>
          <w:ilvl w:val="2"/>
          <w:numId w:val="137"/>
        </w:numPr>
        <w:tabs>
          <w:tab w:val="left" w:pos="2620"/>
        </w:tabs>
        <w:spacing w:before="115" w:line="232" w:lineRule="auto"/>
        <w:ind w:right="322"/>
        <w:rPr>
          <w:rFonts w:ascii="Arial" w:hAnsi="Arial" w:cs="Arial"/>
          <w:sz w:val="20"/>
        </w:rPr>
      </w:pPr>
      <w:r w:rsidRPr="001058B5">
        <w:rPr>
          <w:rFonts w:ascii="Arial" w:hAnsi="Arial" w:cs="Arial"/>
          <w:sz w:val="20"/>
        </w:rPr>
        <w:t>If both of the following conditions are true, then the grantee can create views on 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corresponding</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views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4"/>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 in the</w:t>
      </w:r>
      <w:r w:rsidRPr="001058B5">
        <w:rPr>
          <w:rFonts w:ascii="Arial" w:hAnsi="Arial" w:cs="Arial"/>
          <w:spacing w:val="-1"/>
          <w:sz w:val="20"/>
        </w:rPr>
        <w:t xml:space="preserve"> </w:t>
      </w:r>
      <w:r w:rsidRPr="001058B5">
        <w:rPr>
          <w:rFonts w:ascii="Arial" w:hAnsi="Arial" w:cs="Arial"/>
          <w:sz w:val="20"/>
        </w:rPr>
        <w:t>database:</w:t>
      </w:r>
    </w:p>
    <w:p w14:paraId="099BFCBB"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grantee</w:t>
      </w:r>
      <w:r w:rsidRPr="001058B5">
        <w:rPr>
          <w:rFonts w:ascii="Arial" w:hAnsi="Arial" w:cs="Arial"/>
          <w:spacing w:val="-9"/>
          <w:sz w:val="20"/>
        </w:rPr>
        <w:t xml:space="preserve"> </w:t>
      </w:r>
      <w:r w:rsidRPr="001058B5">
        <w:rPr>
          <w:rFonts w:ascii="Arial" w:hAnsi="Arial" w:cs="Arial"/>
          <w:sz w:val="20"/>
        </w:rPr>
        <w:t>receives</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privileges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with</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w:t>
      </w:r>
      <w:r w:rsidRPr="001058B5">
        <w:rPr>
          <w:rFonts w:ascii="Arial" w:hAnsi="Arial" w:cs="Arial"/>
          <w:spacing w:val="-36"/>
          <w:sz w:val="20"/>
        </w:rPr>
        <w:t xml:space="preserve"> </w:t>
      </w:r>
      <w:r w:rsidRPr="001058B5">
        <w:rPr>
          <w:rFonts w:ascii="Arial" w:hAnsi="Arial" w:cs="Arial"/>
          <w:sz w:val="20"/>
        </w:rPr>
        <w:t>OPTION.</w:t>
      </w:r>
    </w:p>
    <w:p w14:paraId="403B5991"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grantee</w:t>
      </w:r>
      <w:r w:rsidRPr="001058B5">
        <w:rPr>
          <w:rFonts w:ascii="Arial" w:hAnsi="Arial" w:cs="Arial"/>
          <w:spacing w:val="-14"/>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or</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ANY</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p>
    <w:p w14:paraId="3FE7DC07" w14:textId="77777777" w:rsidR="008C539B" w:rsidRPr="001058B5" w:rsidRDefault="008D1AB8">
      <w:pPr>
        <w:pStyle w:val="BodyText"/>
        <w:spacing w:before="10"/>
        <w:rPr>
          <w:rFonts w:ascii="Arial" w:hAnsi="Arial" w:cs="Arial"/>
          <w:sz w:val="17"/>
        </w:rPr>
      </w:pPr>
      <w:r>
        <w:rPr>
          <w:rFonts w:ascii="Arial" w:hAnsi="Arial" w:cs="Arial"/>
        </w:rPr>
        <w:pict w14:anchorId="7532CEF3">
          <v:group id="_x0000_s1415" style="position:absolute;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14:paraId="3CF0D5E7" w14:textId="77777777" w:rsidR="008C539B" w:rsidRPr="001058B5" w:rsidRDefault="00C12992">
      <w:pPr>
        <w:pStyle w:val="BodyText"/>
        <w:spacing w:before="27" w:after="108" w:line="230" w:lineRule="auto"/>
        <w:ind w:left="2979" w:right="848"/>
        <w:rPr>
          <w:rFonts w:ascii="Arial" w:hAnsi="Arial" w:cs="Arial"/>
        </w:rPr>
      </w:pPr>
      <w:r w:rsidRPr="001058B5">
        <w:rPr>
          <w:rFonts w:ascii="Arial" w:hAnsi="Arial" w:cs="Arial"/>
          <w:b/>
          <w:sz w:val="19"/>
        </w:rPr>
        <w:t>Note:</w:t>
      </w:r>
      <w:bookmarkStart w:id="758" w:name="_bookmark815"/>
      <w:bookmarkEnd w:id="758"/>
      <w:r w:rsidRPr="001058B5">
        <w:rPr>
          <w:rFonts w:ascii="Arial" w:hAnsi="Arial" w:cs="Arial"/>
          <w:b/>
          <w:sz w:val="19"/>
        </w:rPr>
        <w:t xml:space="preserve"> </w:t>
      </w:r>
      <w:r w:rsidRPr="001058B5">
        <w:rPr>
          <w:rFonts w:ascii="Arial" w:hAnsi="Arial" w:cs="Arial"/>
        </w:rPr>
        <w:t>The GRANT OPTION is not valid when granting an object privilege to a role. Oracle Database prevents the propagation of object privileges through roles so that grantees of a role cannot propagate object privileges received by means of roles.</w:t>
      </w:r>
    </w:p>
    <w:p w14:paraId="7E4AE531" w14:textId="1B136AF7" w:rsidR="008C539B" w:rsidRPr="001058B5" w:rsidRDefault="008D1AB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95E50BB">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anchorlock/>
          </v:group>
        </w:pict>
      </w:r>
    </w:p>
    <w:p w14:paraId="1A4786AF" w14:textId="77777777" w:rsidR="008C539B" w:rsidRPr="001058B5" w:rsidRDefault="008C539B">
      <w:pPr>
        <w:pStyle w:val="BodyText"/>
        <w:spacing w:before="5"/>
        <w:rPr>
          <w:rFonts w:ascii="Arial" w:hAnsi="Arial" w:cs="Arial"/>
          <w:sz w:val="10"/>
        </w:rPr>
      </w:pPr>
    </w:p>
    <w:p w14:paraId="4506A10B" w14:textId="77777777" w:rsidR="008C539B" w:rsidRPr="001058B5" w:rsidRDefault="00C12992">
      <w:pPr>
        <w:pStyle w:val="Heading6"/>
        <w:spacing w:before="105"/>
      </w:pPr>
      <w:bookmarkStart w:id="759" w:name="Granting_Object_Privileges_on_Behalf_of_"/>
      <w:bookmarkStart w:id="760" w:name="_bookmark816"/>
      <w:bookmarkEnd w:id="759"/>
      <w:bookmarkEnd w:id="760"/>
      <w:r w:rsidRPr="001058B5">
        <w:t>Gra</w:t>
      </w:r>
      <w:bookmarkStart w:id="761" w:name="_bookmark817"/>
      <w:bookmarkEnd w:id="761"/>
      <w:r w:rsidRPr="001058B5">
        <w:t>nting Object Privileges on Behalf of the Object Owne</w:t>
      </w:r>
      <w:bookmarkStart w:id="762" w:name="_bookmark818"/>
      <w:bookmarkEnd w:id="762"/>
      <w:r w:rsidRPr="001058B5">
        <w:t>r</w:t>
      </w:r>
    </w:p>
    <w:p w14:paraId="2A5D090D"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70"/>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enables</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revoke any</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4"/>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spacing w:val="-3"/>
        </w:rPr>
        <w:t>owner.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provides</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convenient means for database and application administrators to grant access to objects in any schema without requiring that they connect to the schema. Login credentials do not need to be maintained for schema owners who have this privilege, which reduces the number of connections required during</w:t>
      </w:r>
      <w:r w:rsidRPr="001058B5">
        <w:rPr>
          <w:rFonts w:ascii="Arial" w:hAnsi="Arial" w:cs="Arial"/>
          <w:spacing w:val="-4"/>
        </w:rPr>
        <w:t xml:space="preserve"> </w:t>
      </w:r>
      <w:r w:rsidRPr="001058B5">
        <w:rPr>
          <w:rFonts w:ascii="Arial" w:hAnsi="Arial" w:cs="Arial"/>
        </w:rPr>
        <w:t>configuration.</w:t>
      </w:r>
    </w:p>
    <w:p w14:paraId="4E30FA55" w14:textId="77777777" w:rsidR="008C539B" w:rsidRPr="001058B5" w:rsidRDefault="00C12992">
      <w:pPr>
        <w:pStyle w:val="BodyText"/>
        <w:spacing w:before="127" w:line="228" w:lineRule="auto"/>
        <w:ind w:left="2260" w:right="185"/>
        <w:rPr>
          <w:rFonts w:ascii="Arial" w:hAnsi="Arial" w:cs="Arial"/>
        </w:rPr>
      </w:pPr>
      <w:r w:rsidRPr="001058B5">
        <w:rPr>
          <w:rFonts w:ascii="Arial" w:hAnsi="Arial" w:cs="Arial"/>
        </w:rPr>
        <w:t>This system privilege is part of the Oracle Database supplied DBA role and is thus granted</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ADMIN</w:t>
      </w:r>
      <w:r w:rsidRPr="001058B5">
        <w:rPr>
          <w:rFonts w:ascii="Arial" w:hAnsi="Arial" w:cs="Arial"/>
          <w:spacing w:val="-68"/>
        </w:rPr>
        <w:t xml:space="preserve"> </w:t>
      </w:r>
      <w:r w:rsidRPr="001058B5">
        <w:rPr>
          <w:rFonts w:ascii="Arial" w:hAnsi="Arial" w:cs="Arial"/>
        </w:rPr>
        <w:t>option)</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connecting</w:t>
      </w:r>
      <w:r w:rsidRPr="001058B5">
        <w:rPr>
          <w:rFonts w:ascii="Arial" w:hAnsi="Arial" w:cs="Arial"/>
          <w:spacing w:val="-24"/>
        </w:rPr>
        <w:t xml:space="preserve"> </w:t>
      </w:r>
      <w:r w:rsidRPr="001058B5">
        <w:rPr>
          <w:rFonts w:ascii="Arial" w:hAnsi="Arial" w:cs="Arial"/>
        </w:rPr>
        <w:t>AS</w:t>
      </w:r>
      <w:r w:rsidRPr="001058B5">
        <w:rPr>
          <w:rFonts w:ascii="Arial" w:hAnsi="Arial" w:cs="Arial"/>
          <w:spacing w:val="-68"/>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SYS).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5"/>
        </w:rPr>
        <w:t xml:space="preserve"> </w:t>
      </w:r>
      <w:r w:rsidRPr="001058B5">
        <w:rPr>
          <w:rFonts w:ascii="Arial" w:hAnsi="Arial" w:cs="Arial"/>
        </w:rPr>
        <w:t>with other</w:t>
      </w:r>
      <w:r w:rsidRPr="001058B5">
        <w:rPr>
          <w:rFonts w:ascii="Arial" w:hAnsi="Arial" w:cs="Arial"/>
          <w:spacing w:val="-24"/>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only be granted by a user who possesses the ADMIN</w:t>
      </w:r>
      <w:r w:rsidRPr="001058B5">
        <w:rPr>
          <w:rFonts w:ascii="Arial" w:hAnsi="Arial" w:cs="Arial"/>
          <w:spacing w:val="-52"/>
        </w:rPr>
        <w:t xml:space="preserve"> </w:t>
      </w:r>
      <w:r w:rsidRPr="001058B5">
        <w:rPr>
          <w:rFonts w:ascii="Arial" w:hAnsi="Arial" w:cs="Arial"/>
        </w:rPr>
        <w:t>option.</w:t>
      </w:r>
    </w:p>
    <w:p w14:paraId="48007B13"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57E6CD4" w14:textId="77777777" w:rsidR="008C539B" w:rsidRPr="001058B5" w:rsidRDefault="008C539B">
      <w:pPr>
        <w:pStyle w:val="BodyText"/>
        <w:spacing w:before="5"/>
        <w:rPr>
          <w:rFonts w:ascii="Arial" w:hAnsi="Arial" w:cs="Arial"/>
          <w:sz w:val="25"/>
        </w:rPr>
      </w:pPr>
    </w:p>
    <w:p w14:paraId="6E21F48D"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rPr>
        <w:t xml:space="preserve">The </w:t>
      </w:r>
      <w:r w:rsidRPr="001058B5">
        <w:rPr>
          <w:rFonts w:ascii="Arial" w:hAnsi="Arial" w:cs="Arial"/>
          <w:i/>
        </w:rPr>
        <w:t xml:space="preserve">recorded </w:t>
      </w:r>
      <w:r w:rsidRPr="001058B5">
        <w:rPr>
          <w:rFonts w:ascii="Arial" w:hAnsi="Arial" w:cs="Arial"/>
        </w:rPr>
        <w:t>grantor of access rights to an object is either the object owner or the person</w:t>
      </w:r>
      <w:r w:rsidRPr="001058B5">
        <w:rPr>
          <w:rFonts w:ascii="Arial" w:hAnsi="Arial" w:cs="Arial"/>
          <w:spacing w:val="-24"/>
        </w:rPr>
        <w:t xml:space="preserve"> </w:t>
      </w:r>
      <w:r w:rsidRPr="001058B5">
        <w:rPr>
          <w:rFonts w:ascii="Arial" w:hAnsi="Arial" w:cs="Arial"/>
        </w:rPr>
        <w:t>exercising</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6"/>
        </w:rPr>
        <w:t xml:space="preserve"> </w:t>
      </w:r>
      <w:r w:rsidRPr="001058B5">
        <w:rPr>
          <w:rFonts w:ascii="Arial" w:hAnsi="Arial" w:cs="Arial"/>
        </w:rPr>
        <w:t>PRIVILEGE</w:t>
      </w:r>
      <w:r w:rsidRPr="001058B5">
        <w:rPr>
          <w:rFonts w:ascii="Arial" w:hAnsi="Arial" w:cs="Arial"/>
          <w:spacing w:val="-98"/>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grantor with</w:t>
      </w:r>
      <w:r w:rsidRPr="001058B5">
        <w:rPr>
          <w:rFonts w:ascii="Arial" w:hAnsi="Arial" w:cs="Arial"/>
          <w:spacing w:val="-29"/>
        </w:rPr>
        <w:t xml:space="preserve"> </w:t>
      </w:r>
      <w:r w:rsidRPr="001058B5">
        <w:rPr>
          <w:rFonts w:ascii="Arial" w:hAnsi="Arial" w:cs="Arial"/>
        </w:rPr>
        <w:t>GRANT</w:t>
      </w:r>
      <w:r w:rsidRPr="001058B5">
        <w:rPr>
          <w:rFonts w:ascii="Arial" w:hAnsi="Arial" w:cs="Arial"/>
          <w:spacing w:val="-75"/>
        </w:rPr>
        <w:t xml:space="preserve"> </w:t>
      </w:r>
      <w:r w:rsidRPr="001058B5">
        <w:rPr>
          <w:rFonts w:ascii="Arial" w:hAnsi="Arial" w:cs="Arial"/>
        </w:rPr>
        <w:t>ANY</w:t>
      </w:r>
      <w:r w:rsidRPr="001058B5">
        <w:rPr>
          <w:rFonts w:ascii="Arial" w:hAnsi="Arial" w:cs="Arial"/>
          <w:spacing w:val="-75"/>
        </w:rPr>
        <w:t xml:space="preserve"> </w:t>
      </w:r>
      <w:r w:rsidRPr="001058B5">
        <w:rPr>
          <w:rFonts w:ascii="Arial" w:hAnsi="Arial" w:cs="Arial"/>
        </w:rPr>
        <w:t>OBJECT</w:t>
      </w:r>
      <w:r w:rsidRPr="001058B5">
        <w:rPr>
          <w:rFonts w:ascii="Arial" w:hAnsi="Arial" w:cs="Arial"/>
          <w:spacing w:val="-75"/>
        </w:rPr>
        <w:t xml:space="preserve"> </w:t>
      </w:r>
      <w:r w:rsidRPr="001058B5">
        <w:rPr>
          <w:rFonts w:ascii="Arial" w:hAnsi="Arial" w:cs="Arial"/>
        </w:rPr>
        <w:t>PRIVILEGE</w:t>
      </w:r>
      <w:r w:rsidRPr="001058B5">
        <w:rPr>
          <w:rFonts w:ascii="Arial" w:hAnsi="Arial" w:cs="Arial"/>
          <w:spacing w:val="-81"/>
        </w:rPr>
        <w:t xml:space="preserve"> </w:t>
      </w:r>
      <w:r w:rsidRPr="001058B5">
        <w:rPr>
          <w:rFonts w:ascii="Arial" w:hAnsi="Arial" w:cs="Arial"/>
        </w:rPr>
        <w:t>does</w:t>
      </w:r>
      <w:r w:rsidRPr="001058B5">
        <w:rPr>
          <w:rFonts w:ascii="Arial" w:hAnsi="Arial" w:cs="Arial"/>
          <w:spacing w:val="-28"/>
        </w:rPr>
        <w:t xml:space="preserve"> </w:t>
      </w:r>
      <w:r w:rsidRPr="001058B5">
        <w:rPr>
          <w:rFonts w:ascii="Arial" w:hAnsi="Arial" w:cs="Arial"/>
          <w:i/>
        </w:rPr>
        <w:t>not</w:t>
      </w:r>
      <w:r w:rsidRPr="001058B5">
        <w:rPr>
          <w:rFonts w:ascii="Arial" w:hAnsi="Arial" w:cs="Arial"/>
          <w:i/>
          <w:spacing w:val="-29"/>
        </w:rPr>
        <w:t xml:space="preserve"> </w:t>
      </w:r>
      <w:r w:rsidRPr="001058B5">
        <w:rPr>
          <w:rFonts w:ascii="Arial" w:hAnsi="Arial" w:cs="Arial"/>
        </w:rPr>
        <w:t>have</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object</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GRANT OPTION,</w:t>
      </w:r>
      <w:r w:rsidRPr="001058B5">
        <w:rPr>
          <w:rFonts w:ascii="Arial" w:hAnsi="Arial" w:cs="Arial"/>
          <w:spacing w:val="-10"/>
        </w:rPr>
        <w:t xml:space="preserve"> </w:t>
      </w:r>
      <w:r w:rsidRPr="001058B5">
        <w:rPr>
          <w:rFonts w:ascii="Arial" w:hAnsi="Arial" w:cs="Arial"/>
        </w:rPr>
        <w:t>then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owner</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shown</w:t>
      </w:r>
      <w:r w:rsidRPr="001058B5">
        <w:rPr>
          <w:rFonts w:ascii="Arial" w:hAnsi="Arial" w:cs="Arial"/>
          <w:spacing w:val="-10"/>
        </w:rPr>
        <w:t xml:space="preserve"> </w:t>
      </w:r>
      <w:r w:rsidRPr="001058B5">
        <w:rPr>
          <w:rFonts w:ascii="Arial" w:hAnsi="Arial" w:cs="Arial"/>
        </w:rPr>
        <w:t>as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grantor.</w:t>
      </w:r>
      <w:r w:rsidRPr="001058B5">
        <w:rPr>
          <w:rFonts w:ascii="Arial" w:hAnsi="Arial" w:cs="Arial"/>
          <w:spacing w:val="-10"/>
        </w:rPr>
        <w:t xml:space="preserve"> </w:t>
      </w:r>
      <w:r w:rsidRPr="001058B5">
        <w:rPr>
          <w:rFonts w:ascii="Arial" w:hAnsi="Arial" w:cs="Arial"/>
        </w:rPr>
        <w:t>Otherwise,</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grantor has the object privilege with the GRANT OPTION, then that grantor is recorded as the grantor of the</w:t>
      </w:r>
      <w:r w:rsidRPr="001058B5">
        <w:rPr>
          <w:rFonts w:ascii="Arial" w:hAnsi="Arial" w:cs="Arial"/>
          <w:spacing w:val="-4"/>
        </w:rPr>
        <w:t xml:space="preserve"> </w:t>
      </w:r>
      <w:r w:rsidRPr="001058B5">
        <w:rPr>
          <w:rFonts w:ascii="Arial" w:hAnsi="Arial" w:cs="Arial"/>
        </w:rPr>
        <w:t>grant.</w:t>
      </w:r>
    </w:p>
    <w:p w14:paraId="27AFC8E0" w14:textId="77777777" w:rsidR="008C539B" w:rsidRPr="001058B5" w:rsidRDefault="008D1AB8">
      <w:pPr>
        <w:pStyle w:val="BodyText"/>
        <w:spacing w:before="9"/>
        <w:rPr>
          <w:rFonts w:ascii="Arial" w:hAnsi="Arial" w:cs="Arial"/>
          <w:sz w:val="18"/>
        </w:rPr>
      </w:pPr>
      <w:r>
        <w:rPr>
          <w:rFonts w:ascii="Arial" w:hAnsi="Arial" w:cs="Arial"/>
        </w:rPr>
        <w:pict w14:anchorId="024BBE19">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14:paraId="1DB9F266" w14:textId="77777777" w:rsidR="008C539B" w:rsidRPr="001058B5" w:rsidRDefault="00C12992">
      <w:pPr>
        <w:pStyle w:val="BodyText"/>
        <w:spacing w:before="29" w:after="108"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The audit record generated by the GRANT</w:t>
      </w:r>
      <w:r w:rsidRPr="001058B5">
        <w:rPr>
          <w:rFonts w:ascii="Arial" w:hAnsi="Arial" w:cs="Arial"/>
          <w:spacing w:val="-86"/>
        </w:rPr>
        <w:t xml:space="preserve"> </w:t>
      </w:r>
      <w:r w:rsidRPr="001058B5">
        <w:rPr>
          <w:rFonts w:ascii="Arial" w:hAnsi="Arial" w:cs="Arial"/>
        </w:rPr>
        <w:t>statement always shows the actual user who performed the grant.</w:t>
      </w:r>
    </w:p>
    <w:p w14:paraId="0194EF4D" w14:textId="0AE576E5"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DD6BFD3">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anchorlock/>
          </v:group>
        </w:pict>
      </w:r>
    </w:p>
    <w:p w14:paraId="49AD11F2" w14:textId="77777777" w:rsidR="008C539B" w:rsidRPr="001058B5" w:rsidRDefault="008C539B">
      <w:pPr>
        <w:pStyle w:val="BodyText"/>
        <w:spacing w:before="9"/>
        <w:rPr>
          <w:rFonts w:ascii="Arial" w:hAnsi="Arial" w:cs="Arial"/>
          <w:sz w:val="11"/>
        </w:rPr>
      </w:pPr>
    </w:p>
    <w:p w14:paraId="0F965ADE" w14:textId="77777777" w:rsidR="008C539B" w:rsidRPr="001058B5" w:rsidRDefault="00C12992">
      <w:pPr>
        <w:pStyle w:val="BodyText"/>
        <w:spacing w:before="102" w:line="228" w:lineRule="auto"/>
        <w:ind w:left="1660" w:right="848"/>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consider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scenario.</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adams</w:t>
      </w:r>
      <w:r w:rsidRPr="001058B5">
        <w:rPr>
          <w:rFonts w:ascii="Arial" w:hAnsi="Arial" w:cs="Arial"/>
          <w:spacing w:val="-91"/>
        </w:rPr>
        <w:t xml:space="preserve"> </w:t>
      </w:r>
      <w:r w:rsidRPr="001058B5">
        <w:rPr>
          <w:rFonts w:ascii="Arial" w:hAnsi="Arial" w:cs="Arial"/>
        </w:rPr>
        <w:t>possesses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49"/>
        </w:rPr>
        <w:t xml:space="preserve"> </w:t>
      </w:r>
      <w:r w:rsidRPr="001058B5">
        <w:rPr>
          <w:rFonts w:ascii="Arial" w:hAnsi="Arial" w:cs="Arial"/>
        </w:rPr>
        <w:t>ANY OBJECT</w:t>
      </w:r>
      <w:r w:rsidRPr="001058B5">
        <w:rPr>
          <w:rFonts w:ascii="Arial" w:hAnsi="Arial" w:cs="Arial"/>
          <w:spacing w:val="-63"/>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does</w:t>
      </w:r>
      <w:r w:rsidRPr="001058B5">
        <w:rPr>
          <w:rFonts w:ascii="Arial" w:hAnsi="Arial" w:cs="Arial"/>
          <w:spacing w:val="-22"/>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possess</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3"/>
        </w:rPr>
        <w:t xml:space="preserve"> </w:t>
      </w:r>
      <w:r w:rsidRPr="001058B5">
        <w:rPr>
          <w:rFonts w:ascii="Arial" w:hAnsi="Arial" w:cs="Arial"/>
        </w:rPr>
        <w:t>other</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privileges. He issues the following</w:t>
      </w:r>
      <w:r w:rsidRPr="001058B5">
        <w:rPr>
          <w:rFonts w:ascii="Arial" w:hAnsi="Arial" w:cs="Arial"/>
          <w:spacing w:val="-2"/>
        </w:rPr>
        <w:t xml:space="preserve"> </w:t>
      </w:r>
      <w:r w:rsidRPr="001058B5">
        <w:rPr>
          <w:rFonts w:ascii="Arial" w:hAnsi="Arial" w:cs="Arial"/>
        </w:rPr>
        <w:t>statement:</w:t>
      </w:r>
    </w:p>
    <w:p w14:paraId="1628AF72" w14:textId="77777777"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64C31E3C"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If</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examine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DBA_TAB_PRIVS</w:t>
      </w:r>
      <w:r w:rsidRPr="001058B5">
        <w:rPr>
          <w:rFonts w:ascii="Arial" w:hAnsi="Arial" w:cs="Arial"/>
          <w:spacing w:val="-93"/>
        </w:rPr>
        <w:t xml:space="preserve"> </w:t>
      </w:r>
      <w:r w:rsidRPr="001058B5">
        <w:rPr>
          <w:rFonts w:ascii="Arial" w:hAnsi="Arial" w:cs="Arial"/>
          <w:spacing w:val="-4"/>
        </w:rPr>
        <w:t>view,</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will</w:t>
      </w:r>
      <w:r w:rsidRPr="001058B5">
        <w:rPr>
          <w:rFonts w:ascii="Arial" w:hAnsi="Arial" w:cs="Arial"/>
          <w:spacing w:val="-18"/>
        </w:rPr>
        <w:t xml:space="preserve"> </w:t>
      </w:r>
      <w:r w:rsidRPr="001058B5">
        <w:rPr>
          <w:rFonts w:ascii="Arial" w:hAnsi="Arial" w:cs="Arial"/>
        </w:rPr>
        <w:t>see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hr</w:t>
      </w:r>
      <w:r w:rsidRPr="001058B5">
        <w:rPr>
          <w:rFonts w:ascii="Arial" w:hAnsi="Arial" w:cs="Arial"/>
          <w:spacing w:val="-93"/>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shown</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the grantor of the</w:t>
      </w:r>
      <w:r w:rsidRPr="001058B5">
        <w:rPr>
          <w:rFonts w:ascii="Arial" w:hAnsi="Arial" w:cs="Arial"/>
          <w:spacing w:val="-2"/>
        </w:rPr>
        <w:t xml:space="preserve"> </w:t>
      </w:r>
      <w:r w:rsidRPr="001058B5">
        <w:rPr>
          <w:rFonts w:ascii="Arial" w:hAnsi="Arial" w:cs="Arial"/>
        </w:rPr>
        <w:t>privilege:</w:t>
      </w:r>
    </w:p>
    <w:p w14:paraId="2C6BCCA0" w14:textId="77777777"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1E521C0F"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Now</w:t>
      </w:r>
      <w:r w:rsidRPr="001058B5">
        <w:rPr>
          <w:rFonts w:ascii="Arial" w:hAnsi="Arial" w:cs="Arial"/>
          <w:spacing w:val="-30"/>
        </w:rPr>
        <w:t xml:space="preserve"> </w:t>
      </w:r>
      <w:r w:rsidRPr="001058B5">
        <w:rPr>
          <w:rFonts w:ascii="Arial" w:hAnsi="Arial" w:cs="Arial"/>
        </w:rPr>
        <w:t>assume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blake</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has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ANY</w:t>
      </w:r>
      <w:r w:rsidRPr="001058B5">
        <w:rPr>
          <w:rFonts w:ascii="Arial" w:hAnsi="Arial" w:cs="Arial"/>
          <w:spacing w:val="-79"/>
        </w:rPr>
        <w:t xml:space="preserve"> </w:t>
      </w:r>
      <w:r w:rsidRPr="001058B5">
        <w:rPr>
          <w:rFonts w:ascii="Arial" w:hAnsi="Arial" w:cs="Arial"/>
        </w:rPr>
        <w:t>OBJECT</w:t>
      </w:r>
      <w:r w:rsidRPr="001058B5">
        <w:rPr>
          <w:rFonts w:ascii="Arial" w:hAnsi="Arial" w:cs="Arial"/>
          <w:spacing w:val="-79"/>
        </w:rPr>
        <w:t xml:space="preserve"> </w:t>
      </w:r>
      <w:r w:rsidRPr="001058B5">
        <w:rPr>
          <w:rFonts w:ascii="Arial" w:hAnsi="Arial" w:cs="Arial"/>
        </w:rPr>
        <w:t>PRIVILEGE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He issues the following</w:t>
      </w:r>
      <w:r w:rsidRPr="001058B5">
        <w:rPr>
          <w:rFonts w:ascii="Arial" w:hAnsi="Arial" w:cs="Arial"/>
          <w:spacing w:val="-2"/>
        </w:rPr>
        <w:t xml:space="preserve"> </w:t>
      </w:r>
      <w:r w:rsidRPr="001058B5">
        <w:rPr>
          <w:rFonts w:ascii="Arial" w:hAnsi="Arial" w:cs="Arial"/>
        </w:rPr>
        <w:t>statement:</w:t>
      </w:r>
    </w:p>
    <w:p w14:paraId="4F0B2179" w14:textId="77777777"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7491DE3C"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case,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query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DBA_TAB_PRIVS</w:t>
      </w:r>
      <w:r w:rsidRPr="001058B5">
        <w:rPr>
          <w:rFonts w:ascii="Arial" w:hAnsi="Arial" w:cs="Arial"/>
          <w:spacing w:val="-97"/>
        </w:rPr>
        <w:t xml:space="preserve"> </w:t>
      </w:r>
      <w:r w:rsidRPr="001058B5">
        <w:rPr>
          <w:rFonts w:ascii="Arial" w:hAnsi="Arial" w:cs="Arial"/>
        </w:rPr>
        <w:t>view</w:t>
      </w:r>
      <w:r w:rsidRPr="001058B5">
        <w:rPr>
          <w:rFonts w:ascii="Arial" w:hAnsi="Arial" w:cs="Arial"/>
          <w:spacing w:val="-24"/>
        </w:rPr>
        <w:t xml:space="preserve"> </w:t>
      </w:r>
      <w:r w:rsidRPr="001058B5">
        <w:rPr>
          <w:rFonts w:ascii="Arial" w:hAnsi="Arial" w:cs="Arial"/>
        </w:rPr>
        <w:t>again,</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see</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blake</w:t>
      </w:r>
      <w:r w:rsidRPr="001058B5">
        <w:rPr>
          <w:rFonts w:ascii="Arial" w:hAnsi="Arial" w:cs="Arial"/>
          <w:spacing w:val="-97"/>
        </w:rPr>
        <w:t xml:space="preserve"> </w:t>
      </w:r>
      <w:r w:rsidRPr="001058B5">
        <w:rPr>
          <w:rFonts w:ascii="Arial" w:hAnsi="Arial" w:cs="Arial"/>
        </w:rPr>
        <w:t>is shown as being the grantor of the</w:t>
      </w:r>
      <w:r w:rsidRPr="001058B5">
        <w:rPr>
          <w:rFonts w:ascii="Arial" w:hAnsi="Arial" w:cs="Arial"/>
          <w:spacing w:val="-5"/>
        </w:rPr>
        <w:t xml:space="preserve"> </w:t>
      </w:r>
      <w:r w:rsidRPr="001058B5">
        <w:rPr>
          <w:rFonts w:ascii="Arial" w:hAnsi="Arial" w:cs="Arial"/>
        </w:rPr>
        <w:t>privilege:</w:t>
      </w:r>
    </w:p>
    <w:p w14:paraId="1B07A533" w14:textId="77777777"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31E6F8E1"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occurs because blake</w:t>
      </w:r>
      <w:r w:rsidRPr="001058B5">
        <w:rPr>
          <w:rFonts w:ascii="Arial" w:hAnsi="Arial" w:cs="Arial"/>
          <w:spacing w:val="-89"/>
        </w:rPr>
        <w:t xml:space="preserve"> </w:t>
      </w:r>
      <w:r w:rsidRPr="001058B5">
        <w:rPr>
          <w:rFonts w:ascii="Arial" w:hAnsi="Arial" w:cs="Arial"/>
        </w:rPr>
        <w:t>already possesses the SELECT</w:t>
      </w:r>
      <w:r w:rsidRPr="001058B5">
        <w:rPr>
          <w:rFonts w:ascii="Arial" w:hAnsi="Arial" w:cs="Arial"/>
          <w:spacing w:val="-89"/>
        </w:rPr>
        <w:t xml:space="preserve"> </w:t>
      </w:r>
      <w:r w:rsidRPr="001058B5">
        <w:rPr>
          <w:rFonts w:ascii="Arial" w:hAnsi="Arial" w:cs="Arial"/>
        </w:rPr>
        <w:t>privilege on HR.EMPLOYEES</w:t>
      </w:r>
    </w:p>
    <w:p w14:paraId="04E6AEC0" w14:textId="77777777" w:rsidR="008C539B" w:rsidRPr="001058B5" w:rsidRDefault="00C12992">
      <w:pPr>
        <w:pStyle w:val="BodyText"/>
        <w:spacing w:line="246" w:lineRule="exact"/>
        <w:ind w:left="1659"/>
        <w:rPr>
          <w:rFonts w:ascii="Arial" w:hAnsi="Arial" w:cs="Arial"/>
        </w:rPr>
      </w:pPr>
      <w:r w:rsidRPr="001058B5">
        <w:rPr>
          <w:rFonts w:ascii="Arial" w:hAnsi="Arial" w:cs="Arial"/>
        </w:rPr>
        <w:t>with the GRANT OPTION.</w:t>
      </w:r>
    </w:p>
    <w:p w14:paraId="20CABB84" w14:textId="77777777" w:rsidR="008C539B" w:rsidRPr="001058B5" w:rsidRDefault="00C12992">
      <w:pPr>
        <w:pStyle w:val="BodyText"/>
        <w:spacing w:before="207" w:line="232" w:lineRule="auto"/>
        <w:ind w:left="2380" w:right="1745"/>
        <w:rPr>
          <w:rFonts w:ascii="Arial" w:hAnsi="Arial" w:cs="Arial"/>
        </w:rPr>
      </w:pPr>
      <w:r w:rsidRPr="001058B5">
        <w:rPr>
          <w:rFonts w:ascii="Arial" w:hAnsi="Arial" w:cs="Arial"/>
          <w:b/>
          <w:sz w:val="19"/>
        </w:rPr>
        <w:t xml:space="preserve">See Also: </w:t>
      </w:r>
      <w:hyperlink w:anchor="_bookmark830" w:history="1">
        <w:r w:rsidRPr="001058B5">
          <w:rPr>
            <w:rFonts w:ascii="Arial" w:hAnsi="Arial" w:cs="Arial"/>
            <w:color w:val="0000CC"/>
          </w:rPr>
          <w:t>"Revoking Object Privileges on Behalf of the Object</w:t>
        </w:r>
      </w:hyperlink>
      <w:r w:rsidRPr="001058B5">
        <w:rPr>
          <w:rFonts w:ascii="Arial" w:hAnsi="Arial" w:cs="Arial"/>
          <w:color w:val="0000CC"/>
        </w:rPr>
        <w:t xml:space="preserve"> </w:t>
      </w:r>
      <w:hyperlink w:anchor="_bookmark830" w:history="1">
        <w:r w:rsidRPr="001058B5">
          <w:rPr>
            <w:rFonts w:ascii="Arial" w:hAnsi="Arial" w:cs="Arial"/>
            <w:color w:val="0000CC"/>
          </w:rPr>
          <w:t xml:space="preserve">Owner" </w:t>
        </w:r>
      </w:hyperlink>
      <w:hyperlink w:anchor="_bookmark830" w:history="1">
        <w:r w:rsidRPr="001058B5">
          <w:rPr>
            <w:rFonts w:ascii="Arial" w:hAnsi="Arial" w:cs="Arial"/>
          </w:rPr>
          <w:t>on page 4-42</w:t>
        </w:r>
      </w:hyperlink>
    </w:p>
    <w:p w14:paraId="1C888089" w14:textId="77777777" w:rsidR="008C539B" w:rsidRPr="001058B5" w:rsidRDefault="008C539B">
      <w:pPr>
        <w:pStyle w:val="BodyText"/>
        <w:spacing w:before="2"/>
        <w:rPr>
          <w:rFonts w:ascii="Arial" w:hAnsi="Arial" w:cs="Arial"/>
        </w:rPr>
      </w:pPr>
    </w:p>
    <w:p w14:paraId="3BB7C97B" w14:textId="77777777" w:rsidR="008C539B" w:rsidRPr="001058B5" w:rsidRDefault="00C12992">
      <w:pPr>
        <w:pStyle w:val="Heading6"/>
        <w:ind w:left="1660"/>
      </w:pPr>
      <w:bookmarkStart w:id="763" w:name="Granting_Privileges_on_Columns"/>
      <w:bookmarkStart w:id="764" w:name="_bookmark819"/>
      <w:bookmarkStart w:id="765" w:name="_bookmark820"/>
      <w:bookmarkEnd w:id="763"/>
      <w:bookmarkEnd w:id="764"/>
      <w:bookmarkEnd w:id="765"/>
      <w:r w:rsidRPr="001058B5">
        <w:t>Granting Privileges on Columns</w:t>
      </w:r>
    </w:p>
    <w:p w14:paraId="14B958FD"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33"/>
        </w:rPr>
        <w:t xml:space="preserve"> </w:t>
      </w:r>
      <w:r w:rsidRPr="001058B5">
        <w:rPr>
          <w:rFonts w:ascii="Arial" w:hAnsi="Arial" w:cs="Arial"/>
        </w:rPr>
        <w:t>UPDATE,</w:t>
      </w:r>
      <w:r w:rsidRPr="001058B5">
        <w:rPr>
          <w:rFonts w:ascii="Arial" w:hAnsi="Arial" w:cs="Arial"/>
          <w:spacing w:val="-32"/>
        </w:rPr>
        <w:t xml:space="preserve"> </w:t>
      </w:r>
      <w:r w:rsidRPr="001058B5">
        <w:rPr>
          <w:rFonts w:ascii="Arial" w:hAnsi="Arial" w:cs="Arial"/>
        </w:rPr>
        <w:t>or</w:t>
      </w:r>
      <w:r w:rsidRPr="001058B5">
        <w:rPr>
          <w:rFonts w:ascii="Arial" w:hAnsi="Arial" w:cs="Arial"/>
          <w:spacing w:val="-33"/>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3"/>
        </w:rPr>
        <w:t xml:space="preserve"> </w:t>
      </w:r>
      <w:r w:rsidRPr="001058B5">
        <w:rPr>
          <w:rFonts w:ascii="Arial" w:hAnsi="Arial" w:cs="Arial"/>
        </w:rPr>
        <w:t>individual</w:t>
      </w:r>
      <w:r w:rsidRPr="001058B5">
        <w:rPr>
          <w:rFonts w:ascii="Arial" w:hAnsi="Arial" w:cs="Arial"/>
          <w:spacing w:val="-33"/>
        </w:rPr>
        <w:t xml:space="preserve"> </w:t>
      </w:r>
      <w:r w:rsidRPr="001058B5">
        <w:rPr>
          <w:rFonts w:ascii="Arial" w:hAnsi="Arial" w:cs="Arial"/>
        </w:rPr>
        <w:t>columns</w:t>
      </w:r>
      <w:r w:rsidRPr="001058B5">
        <w:rPr>
          <w:rFonts w:ascii="Arial" w:hAnsi="Arial" w:cs="Arial"/>
          <w:spacing w:val="-33"/>
        </w:rPr>
        <w:t xml:space="preserve"> </w:t>
      </w:r>
      <w:r w:rsidRPr="001058B5">
        <w:rPr>
          <w:rFonts w:ascii="Arial" w:hAnsi="Arial" w:cs="Arial"/>
        </w:rPr>
        <w:t>in</w:t>
      </w:r>
      <w:r w:rsidRPr="001058B5">
        <w:rPr>
          <w:rFonts w:ascii="Arial" w:hAnsi="Arial" w:cs="Arial"/>
          <w:spacing w:val="-33"/>
        </w:rPr>
        <w:t xml:space="preserve"> </w:t>
      </w:r>
      <w:r w:rsidRPr="001058B5">
        <w:rPr>
          <w:rFonts w:ascii="Arial" w:hAnsi="Arial" w:cs="Arial"/>
        </w:rPr>
        <w:t>a table.</w:t>
      </w:r>
    </w:p>
    <w:p w14:paraId="2597AB91"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6D84341" w:rsidR="008C539B" w:rsidRPr="001058B5"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2706C00">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anchorlock/>
          </v:group>
        </w:pict>
      </w:r>
    </w:p>
    <w:p w14:paraId="1E091EBF" w14:textId="77777777" w:rsidR="008C539B" w:rsidRPr="001058B5" w:rsidRDefault="008D1AB8">
      <w:pPr>
        <w:pStyle w:val="BodyText"/>
        <w:spacing w:before="57" w:line="230" w:lineRule="auto"/>
        <w:ind w:left="2979" w:right="1050"/>
        <w:rPr>
          <w:rFonts w:ascii="Arial" w:hAnsi="Arial" w:cs="Arial"/>
        </w:rPr>
      </w:pPr>
      <w:r>
        <w:rPr>
          <w:rFonts w:ascii="Arial" w:hAnsi="Arial" w:cs="Arial"/>
        </w:rPr>
        <w:pict w14:anchorId="3DEC0CC6">
          <v:group id="_x0000_s1400" style="position:absolute;left:0;text-align:left;margin-left:204pt;margin-top:104.2pt;width:300pt;height:2.5pt;z-index:3496;mso-wrap-distance-left:0;mso-wrap-distance-right:0;mso-position-horizontal-relative:page" coordorigin="4080,2084" coordsize="6000,50">
            <v:line id="_x0000_s1402" style="position:absolute" from="4080,2086" to="10080,2086" strokeweight=".08469mm"/>
            <v:line id="_x0000_s1401" style="position:absolute" from="4080,2130" to="10080,2130" strokeweight=".24pt"/>
            <w10:wrap type="topAndBottom" anchorx="page"/>
          </v:group>
        </w:pict>
      </w:r>
      <w:r w:rsidR="00C12992" w:rsidRPr="001058B5">
        <w:rPr>
          <w:rFonts w:ascii="Arial" w:hAnsi="Arial" w:cs="Arial"/>
          <w:b/>
          <w:sz w:val="19"/>
        </w:rPr>
        <w:t xml:space="preserve">Caution: </w:t>
      </w:r>
      <w:r w:rsidR="00C12992" w:rsidRPr="001058B5">
        <w:rPr>
          <w:rFonts w:ascii="Arial" w:hAnsi="Arial" w:cs="Arial"/>
        </w:rPr>
        <w:t>Before granting a column-specific INSERT privilege, determine if the table contains any columns on which NOT NULL constraints are defined. Granting selective insert capability without including the NOT NULL</w:t>
      </w:r>
      <w:r w:rsidR="00C12992" w:rsidRPr="001058B5">
        <w:rPr>
          <w:rFonts w:ascii="Arial" w:hAnsi="Arial" w:cs="Arial"/>
          <w:spacing w:val="-87"/>
        </w:rPr>
        <w:t xml:space="preserve"> </w:t>
      </w:r>
      <w:r w:rsidR="00C12992" w:rsidRPr="001058B5">
        <w:rPr>
          <w:rFonts w:ascii="Arial" w:hAnsi="Arial" w:cs="Arial"/>
        </w:rPr>
        <w:t xml:space="preserve">columns prevents the user from inserting any rows into the table. </w:t>
      </w:r>
      <w:r w:rsidR="00C12992" w:rsidRPr="001058B5">
        <w:rPr>
          <w:rFonts w:ascii="Arial" w:hAnsi="Arial" w:cs="Arial"/>
          <w:spacing w:val="-10"/>
        </w:rPr>
        <w:t xml:space="preserve">To </w:t>
      </w:r>
      <w:r w:rsidR="00C12992" w:rsidRPr="001058B5">
        <w:rPr>
          <w:rFonts w:ascii="Arial" w:hAnsi="Arial" w:cs="Arial"/>
        </w:rPr>
        <w:t>avoid this situation, ensure that each NOT NULL</w:t>
      </w:r>
      <w:r w:rsidR="00C12992" w:rsidRPr="001058B5">
        <w:rPr>
          <w:rFonts w:ascii="Arial" w:hAnsi="Arial" w:cs="Arial"/>
          <w:spacing w:val="-87"/>
        </w:rPr>
        <w:t xml:space="preserve"> </w:t>
      </w:r>
      <w:r w:rsidR="00C12992" w:rsidRPr="001058B5">
        <w:rPr>
          <w:rFonts w:ascii="Arial" w:hAnsi="Arial" w:cs="Arial"/>
        </w:rPr>
        <w:t>column can either be inserted into or has a non-NULL</w:t>
      </w:r>
      <w:r w:rsidR="00C12992" w:rsidRPr="001058B5">
        <w:rPr>
          <w:rFonts w:ascii="Arial" w:hAnsi="Arial" w:cs="Arial"/>
          <w:spacing w:val="-86"/>
        </w:rPr>
        <w:t xml:space="preserve"> </w:t>
      </w:r>
      <w:r w:rsidR="00C12992" w:rsidRPr="001058B5">
        <w:rPr>
          <w:rFonts w:ascii="Arial" w:hAnsi="Arial" w:cs="Arial"/>
        </w:rPr>
        <w:t>default value. Otherwise, the grantee will not be able to insert rows into the table and will receive an</w:t>
      </w:r>
      <w:r w:rsidR="00C12992" w:rsidRPr="001058B5">
        <w:rPr>
          <w:rFonts w:ascii="Arial" w:hAnsi="Arial" w:cs="Arial"/>
          <w:spacing w:val="-4"/>
        </w:rPr>
        <w:t xml:space="preserve"> error.</w:t>
      </w:r>
    </w:p>
    <w:p w14:paraId="5EED51F6" w14:textId="77777777" w:rsidR="008C539B" w:rsidRPr="001058B5" w:rsidRDefault="008C539B">
      <w:pPr>
        <w:pStyle w:val="BodyText"/>
        <w:spacing w:before="4"/>
        <w:rPr>
          <w:rFonts w:ascii="Arial" w:hAnsi="Arial" w:cs="Arial"/>
          <w:sz w:val="9"/>
        </w:rPr>
      </w:pPr>
    </w:p>
    <w:p w14:paraId="516E3CA2" w14:textId="77777777" w:rsidR="008C539B" w:rsidRPr="001058B5" w:rsidRDefault="00C12992">
      <w:pPr>
        <w:pStyle w:val="BodyText"/>
        <w:spacing w:before="93" w:line="246" w:lineRule="exact"/>
        <w:ind w:left="2260"/>
        <w:rPr>
          <w:rFonts w:ascii="Arial" w:hAnsi="Arial" w:cs="Arial"/>
        </w:rPr>
      </w:pPr>
      <w:r w:rsidRPr="001058B5">
        <w:rPr>
          <w:rFonts w:ascii="Arial" w:hAnsi="Arial" w:cs="Arial"/>
        </w:rPr>
        <w:t>The following statement grants the INSERT</w:t>
      </w:r>
      <w:r w:rsidRPr="001058B5">
        <w:rPr>
          <w:rFonts w:ascii="Arial" w:hAnsi="Arial" w:cs="Arial"/>
          <w:spacing w:val="-87"/>
        </w:rPr>
        <w:t xml:space="preserve"> </w:t>
      </w:r>
      <w:r w:rsidRPr="001058B5">
        <w:rPr>
          <w:rFonts w:ascii="Arial" w:hAnsi="Arial" w:cs="Arial"/>
        </w:rPr>
        <w:t>privilege on the acct_no</w:t>
      </w:r>
      <w:r w:rsidRPr="001058B5">
        <w:rPr>
          <w:rFonts w:ascii="Arial" w:hAnsi="Arial" w:cs="Arial"/>
          <w:spacing w:val="-86"/>
        </w:rPr>
        <w:t xml:space="preserve"> </w:t>
      </w:r>
      <w:r w:rsidRPr="001058B5">
        <w:rPr>
          <w:rFonts w:ascii="Arial" w:hAnsi="Arial" w:cs="Arial"/>
        </w:rPr>
        <w:t>column of the</w:t>
      </w:r>
    </w:p>
    <w:p w14:paraId="0D18ECC5" w14:textId="77777777" w:rsidR="008C539B" w:rsidRPr="001058B5" w:rsidRDefault="00C12992">
      <w:pPr>
        <w:pStyle w:val="BodyText"/>
        <w:spacing w:line="246" w:lineRule="exact"/>
        <w:ind w:left="2260"/>
        <w:rPr>
          <w:rFonts w:ascii="Arial" w:hAnsi="Arial" w:cs="Arial"/>
        </w:rPr>
      </w:pPr>
      <w:r w:rsidRPr="001058B5">
        <w:rPr>
          <w:rFonts w:ascii="Arial" w:hAnsi="Arial" w:cs="Arial"/>
        </w:rPr>
        <w:t>accounts</w:t>
      </w:r>
      <w:r w:rsidRPr="001058B5">
        <w:rPr>
          <w:rFonts w:ascii="Arial" w:hAnsi="Arial" w:cs="Arial"/>
          <w:spacing w:val="-88"/>
        </w:rPr>
        <w:t xml:space="preserve"> </w:t>
      </w:r>
      <w:r w:rsidRPr="001058B5">
        <w:rPr>
          <w:rFonts w:ascii="Arial" w:hAnsi="Arial" w:cs="Arial"/>
        </w:rPr>
        <w:t>table to user psmith:</w:t>
      </w:r>
    </w:p>
    <w:p w14:paraId="103FF3D9"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75C37342" w14:textId="77777777" w:rsidR="008C539B" w:rsidRPr="001058B5" w:rsidRDefault="00C12992">
      <w:pPr>
        <w:pStyle w:val="BodyText"/>
        <w:spacing w:line="246" w:lineRule="exact"/>
        <w:ind w:left="2260"/>
        <w:rPr>
          <w:rFonts w:ascii="Arial" w:hAnsi="Arial" w:cs="Arial"/>
        </w:rPr>
      </w:pPr>
      <w:r w:rsidRPr="001058B5">
        <w:rPr>
          <w:rFonts w:ascii="Arial" w:hAnsi="Arial" w:cs="Arial"/>
        </w:rPr>
        <w:t>In the following example, object privilege for the ename</w:t>
      </w:r>
      <w:r w:rsidRPr="001058B5">
        <w:rPr>
          <w:rFonts w:ascii="Arial" w:hAnsi="Arial" w:cs="Arial"/>
          <w:spacing w:val="-85"/>
        </w:rPr>
        <w:t xml:space="preserve"> </w:t>
      </w:r>
      <w:r w:rsidRPr="001058B5">
        <w:rPr>
          <w:rFonts w:ascii="Arial" w:hAnsi="Arial" w:cs="Arial"/>
        </w:rPr>
        <w:t>and job</w:t>
      </w:r>
      <w:r w:rsidRPr="001058B5">
        <w:rPr>
          <w:rFonts w:ascii="Arial" w:hAnsi="Arial" w:cs="Arial"/>
          <w:spacing w:val="-85"/>
        </w:rPr>
        <w:t xml:space="preserve"> </w:t>
      </w:r>
      <w:r w:rsidRPr="001058B5">
        <w:rPr>
          <w:rFonts w:ascii="Arial" w:hAnsi="Arial" w:cs="Arial"/>
        </w:rPr>
        <w:t>columns of the emp</w:t>
      </w:r>
    </w:p>
    <w:p w14:paraId="66299992" w14:textId="77777777" w:rsidR="008C539B" w:rsidRPr="001058B5" w:rsidRDefault="00C12992">
      <w:pPr>
        <w:pStyle w:val="BodyText"/>
        <w:spacing w:line="246" w:lineRule="exact"/>
        <w:ind w:left="2259"/>
        <w:rPr>
          <w:rFonts w:ascii="Arial" w:hAnsi="Arial" w:cs="Arial"/>
        </w:rPr>
      </w:pPr>
      <w:r w:rsidRPr="001058B5">
        <w:rPr>
          <w:rFonts w:ascii="Arial" w:hAnsi="Arial" w:cs="Arial"/>
        </w:rPr>
        <w:t>table are granted to the users jfee</w:t>
      </w:r>
      <w:r w:rsidRPr="001058B5">
        <w:rPr>
          <w:rFonts w:ascii="Arial" w:hAnsi="Arial" w:cs="Arial"/>
          <w:spacing w:val="-99"/>
        </w:rPr>
        <w:t xml:space="preserve"> </w:t>
      </w:r>
      <w:r w:rsidRPr="001058B5">
        <w:rPr>
          <w:rFonts w:ascii="Arial" w:hAnsi="Arial" w:cs="Arial"/>
        </w:rPr>
        <w:t>and tsmith:</w:t>
      </w:r>
    </w:p>
    <w:p w14:paraId="64F55F50"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70F19702" w14:textId="77777777" w:rsidR="008C539B" w:rsidRPr="001058B5" w:rsidRDefault="00C12992">
      <w:pPr>
        <w:pStyle w:val="Heading6"/>
      </w:pPr>
      <w:bookmarkStart w:id="766" w:name="Row-Level_Access_Control"/>
      <w:bookmarkStart w:id="767" w:name="_bookmark821"/>
      <w:bookmarkEnd w:id="766"/>
      <w:bookmarkEnd w:id="767"/>
      <w:r w:rsidRPr="001058B5">
        <w:t>Row-Level Access Control</w:t>
      </w:r>
    </w:p>
    <w:p w14:paraId="7F3B1CC3" w14:textId="77777777" w:rsidR="008C539B" w:rsidRPr="001058B5" w:rsidRDefault="00C12992">
      <w:pPr>
        <w:pStyle w:val="BodyText"/>
        <w:spacing w:before="56" w:line="232" w:lineRule="auto"/>
        <w:ind w:left="2260" w:right="102"/>
        <w:rPr>
          <w:rFonts w:ascii="Arial" w:hAnsi="Arial" w:cs="Arial"/>
        </w:rPr>
      </w:pPr>
      <w:r w:rsidRPr="001058B5">
        <w:rPr>
          <w:rFonts w:ascii="Arial" w:hAnsi="Arial" w:cs="Arial"/>
        </w:rPr>
        <w:t>You can also provide access control at the row level, that is, within objects, using Virtual Private Database (VPD) or Oracle Label Security (OLS).</w:t>
      </w:r>
    </w:p>
    <w:p w14:paraId="19CB5A8E" w14:textId="77777777" w:rsidR="008C539B" w:rsidRPr="001058B5" w:rsidRDefault="008C539B">
      <w:pPr>
        <w:pStyle w:val="BodyText"/>
        <w:spacing w:before="8"/>
        <w:rPr>
          <w:rFonts w:ascii="Arial" w:hAnsi="Arial" w:cs="Arial"/>
          <w:sz w:val="17"/>
        </w:rPr>
      </w:pPr>
    </w:p>
    <w:p w14:paraId="295DBAD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BD5F8B1" w14:textId="77777777" w:rsidR="008C539B" w:rsidRPr="001058B5" w:rsidRDefault="008D1AB8" w:rsidP="006F7931">
      <w:pPr>
        <w:pStyle w:val="ListParagraph"/>
        <w:numPr>
          <w:ilvl w:val="4"/>
          <w:numId w:val="137"/>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77777777" w:rsidR="008C539B" w:rsidRPr="001058B5" w:rsidRDefault="008D1AB8" w:rsidP="006F7931">
      <w:pPr>
        <w:pStyle w:val="ListParagraph"/>
        <w:numPr>
          <w:ilvl w:val="4"/>
          <w:numId w:val="137"/>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rsidP="006F7931">
      <w:pPr>
        <w:pStyle w:val="ListParagraph"/>
        <w:numPr>
          <w:ilvl w:val="4"/>
          <w:numId w:val="137"/>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4AC2B3A7" w14:textId="77777777" w:rsidR="002D3B5E" w:rsidRPr="002D3B5E" w:rsidRDefault="002D3B5E" w:rsidP="002D3B5E">
      <w:pPr>
        <w:pStyle w:val="BodyText"/>
        <w:spacing w:before="80"/>
        <w:ind w:left="720"/>
        <w:rPr>
          <w:rFonts w:ascii="Arial" w:hAnsi="Arial" w:cs="Arial"/>
          <w:b/>
          <w:sz w:val="27"/>
          <w:szCs w:val="27"/>
        </w:rPr>
      </w:pPr>
      <w:r w:rsidRPr="002D3B5E">
        <w:rPr>
          <w:rFonts w:ascii="Arial" w:hAnsi="Arial" w:cs="Arial"/>
          <w:b/>
          <w:sz w:val="27"/>
          <w:szCs w:val="27"/>
        </w:rPr>
        <w:t>Thu hồi đặc quyền và vai trò của người dùng</w:t>
      </w:r>
    </w:p>
    <w:p w14:paraId="72D00B3A" w14:textId="2A72D9CC"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324B9992"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823" w:history="1">
        <w:r w:rsidR="00C12992" w:rsidRPr="001058B5">
          <w:rPr>
            <w:rFonts w:ascii="Arial" w:hAnsi="Arial" w:cs="Arial"/>
            <w:color w:val="0000CC"/>
            <w:sz w:val="20"/>
          </w:rPr>
          <w:t>Revoking System Privileges and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194F464A"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827" w:history="1">
        <w:r w:rsidR="00C12992" w:rsidRPr="001058B5">
          <w:rPr>
            <w:rFonts w:ascii="Arial" w:hAnsi="Arial" w:cs="Arial"/>
            <w:color w:val="0000CC"/>
            <w:sz w:val="20"/>
          </w:rPr>
          <w:t>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11484CF8"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837" w:history="1">
        <w:r w:rsidR="00C12992" w:rsidRPr="001058B5">
          <w:rPr>
            <w:rFonts w:ascii="Arial" w:hAnsi="Arial" w:cs="Arial"/>
            <w:color w:val="0000CC"/>
            <w:sz w:val="20"/>
          </w:rPr>
          <w:t>Cascading Effects of Revoking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Privileges</w:t>
        </w:r>
      </w:hyperlink>
    </w:p>
    <w:p w14:paraId="1DBD6F88" w14:textId="77777777" w:rsidR="008C539B" w:rsidRPr="001058B5" w:rsidRDefault="008C539B">
      <w:pPr>
        <w:pStyle w:val="BodyText"/>
        <w:spacing w:before="7"/>
        <w:rPr>
          <w:rFonts w:ascii="Arial" w:hAnsi="Arial" w:cs="Arial"/>
          <w:sz w:val="25"/>
        </w:rPr>
      </w:pPr>
    </w:p>
    <w:p w14:paraId="076C790B" w14:textId="77777777" w:rsidR="008C539B" w:rsidRPr="001058B5" w:rsidRDefault="00C12992">
      <w:pPr>
        <w:pStyle w:val="Heading4"/>
      </w:pPr>
      <w:bookmarkStart w:id="768" w:name="Revoking_System_Privileges_and_Roles"/>
      <w:bookmarkStart w:id="769" w:name="_bookmark823"/>
      <w:bookmarkEnd w:id="768"/>
      <w:bookmarkEnd w:id="769"/>
      <w:r w:rsidRPr="001058B5">
        <w:t>Revoking SystemPrivileges and Roles</w:t>
      </w:r>
    </w:p>
    <w:p w14:paraId="676C5D28"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REVOKE.</w:t>
      </w:r>
      <w:bookmarkStart w:id="770" w:name="_bookmark824"/>
      <w:bookmarkEnd w:id="770"/>
      <w:r w:rsidRPr="001058B5">
        <w:rPr>
          <w:rFonts w:ascii="Arial" w:hAnsi="Arial" w:cs="Arial"/>
          <w:spacing w:val="-11"/>
        </w:rPr>
        <w:t xml:space="preserve"> </w:t>
      </w:r>
      <w:bookmarkStart w:id="771" w:name="_bookmark825"/>
      <w:bookmarkEnd w:id="771"/>
      <w:r w:rsidRPr="001058B5">
        <w:rPr>
          <w:rFonts w:ascii="Arial" w:hAnsi="Arial" w:cs="Arial"/>
        </w:rPr>
        <w:t>Any</w:t>
      </w:r>
      <w:r w:rsidRPr="001058B5">
        <w:rPr>
          <w:rFonts w:ascii="Arial" w:hAnsi="Arial" w:cs="Arial"/>
          <w:spacing w:val="-11"/>
        </w:rPr>
        <w:t xml:space="preserve"> </w:t>
      </w:r>
      <w:r w:rsidRPr="001058B5">
        <w:rPr>
          <w:rFonts w:ascii="Arial" w:hAnsi="Arial" w:cs="Arial"/>
        </w:rPr>
        <w:t>user with the ADMIN option for a system privilege or role can revoke the privilege or role from any other database user or role. The revoker does not have to be the user that originally</w:t>
      </w:r>
      <w:r w:rsidRPr="001058B5">
        <w:rPr>
          <w:rFonts w:ascii="Arial" w:hAnsi="Arial" w:cs="Arial"/>
          <w:spacing w:val="-10"/>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41"/>
        </w:rPr>
        <w:t xml:space="preserve"> </w:t>
      </w:r>
      <w:r w:rsidRPr="001058B5">
        <w:rPr>
          <w:rFonts w:ascii="Arial" w:hAnsi="Arial" w:cs="Arial"/>
        </w:rPr>
        <w:t>ANY</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8"/>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i/>
        </w:rPr>
        <w:t xml:space="preserve">any </w:t>
      </w:r>
      <w:r w:rsidRPr="001058B5">
        <w:rPr>
          <w:rFonts w:ascii="Arial" w:hAnsi="Arial" w:cs="Arial"/>
        </w:rPr>
        <w:t>role.</w:t>
      </w:r>
    </w:p>
    <w:p w14:paraId="433EB048" w14:textId="77777777" w:rsidR="008C539B" w:rsidRPr="001058B5" w:rsidRDefault="00C12992">
      <w:pPr>
        <w:pStyle w:val="BodyText"/>
        <w:spacing w:before="118" w:line="228" w:lineRule="auto"/>
        <w:ind w:left="2260" w:right="185"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statement</w:t>
      </w:r>
      <w:r w:rsidRPr="001058B5">
        <w:rPr>
          <w:rFonts w:ascii="Arial" w:hAnsi="Arial" w:cs="Arial"/>
          <w:spacing w:val="-26"/>
        </w:rPr>
        <w:t xml:space="preserve"> </w:t>
      </w:r>
      <w:r w:rsidRPr="001058B5">
        <w:rPr>
          <w:rFonts w:ascii="Arial" w:hAnsi="Arial" w:cs="Arial"/>
        </w:rPr>
        <w:t>revokes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69"/>
        </w:rPr>
        <w:t xml:space="preserve"> </w:t>
      </w:r>
      <w:r w:rsidRPr="001058B5">
        <w:rPr>
          <w:rFonts w:ascii="Arial" w:hAnsi="Arial" w:cs="Arial"/>
        </w:rPr>
        <w:t>TABLE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accts_ rec</w:t>
      </w:r>
      <w:r w:rsidRPr="001058B5">
        <w:rPr>
          <w:rFonts w:ascii="Arial" w:hAnsi="Arial" w:cs="Arial"/>
          <w:spacing w:val="-86"/>
        </w:rPr>
        <w:t xml:space="preserve"> </w:t>
      </w:r>
      <w:r w:rsidRPr="001058B5">
        <w:rPr>
          <w:rFonts w:ascii="Arial" w:hAnsi="Arial" w:cs="Arial"/>
        </w:rPr>
        <w:t>role from user psmith:</w:t>
      </w:r>
    </w:p>
    <w:p w14:paraId="56FD9172" w14:textId="77777777" w:rsidR="008C539B" w:rsidRPr="001058B5" w:rsidRDefault="00C12992">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0"/>
          <w:headerReference w:type="default" r:id="rId111"/>
          <w:footerReference w:type="even" r:id="rId112"/>
          <w:footerReference w:type="default" r:id="rId113"/>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82AEE66"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F7260EA">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anchorlock/>
          </v:group>
        </w:pict>
      </w:r>
    </w:p>
    <w:p w14:paraId="578A5942" w14:textId="77777777" w:rsidR="008C539B" w:rsidRPr="001058B5" w:rsidRDefault="008D1AB8">
      <w:pPr>
        <w:pStyle w:val="BodyText"/>
        <w:spacing w:before="57" w:line="230" w:lineRule="auto"/>
        <w:ind w:left="2380" w:right="1456" w:hanging="1"/>
        <w:rPr>
          <w:rFonts w:ascii="Arial" w:hAnsi="Arial" w:cs="Arial"/>
        </w:rPr>
      </w:pPr>
      <w:r>
        <w:rPr>
          <w:rFonts w:ascii="Arial" w:hAnsi="Arial" w:cs="Arial"/>
        </w:rPr>
        <w:pict w14:anchorId="01FCB845">
          <v:group id="_x0000_s1394" style="position:absolute;left:0;text-align:left;margin-left:174pt;margin-top:44.2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The ADMIN</w:t>
      </w:r>
      <w:bookmarkStart w:id="772" w:name="_bookmark826"/>
      <w:bookmarkEnd w:id="772"/>
      <w:r w:rsidR="00C12992" w:rsidRPr="001058B5">
        <w:rPr>
          <w:rFonts w:ascii="Arial" w:hAnsi="Arial" w:cs="Arial"/>
        </w:rPr>
        <w:t xml:space="preserve"> option for a system privilege or role cannot be selectively revoked. Instead, revoke the privilege or role, and then grant the privilege or role again but without the ADMIN</w:t>
      </w:r>
      <w:r w:rsidR="00C12992" w:rsidRPr="001058B5">
        <w:rPr>
          <w:rFonts w:ascii="Arial" w:hAnsi="Arial" w:cs="Arial"/>
          <w:spacing w:val="-84"/>
        </w:rPr>
        <w:t xml:space="preserve"> </w:t>
      </w:r>
      <w:r w:rsidR="00C12992" w:rsidRPr="001058B5">
        <w:rPr>
          <w:rFonts w:ascii="Arial" w:hAnsi="Arial" w:cs="Arial"/>
        </w:rPr>
        <w:t>option.</w:t>
      </w:r>
    </w:p>
    <w:p w14:paraId="718F26E5" w14:textId="77777777" w:rsidR="008C539B" w:rsidRPr="001058B5" w:rsidRDefault="008C539B">
      <w:pPr>
        <w:pStyle w:val="BodyText"/>
        <w:spacing w:before="1"/>
        <w:rPr>
          <w:rFonts w:ascii="Arial" w:hAnsi="Arial" w:cs="Arial"/>
          <w:sz w:val="7"/>
        </w:rPr>
      </w:pPr>
    </w:p>
    <w:p w14:paraId="1BD40AF1" w14:textId="77777777" w:rsidR="008C539B" w:rsidRPr="001058B5" w:rsidRDefault="00C12992">
      <w:pPr>
        <w:pStyle w:val="Heading4"/>
        <w:spacing w:before="106"/>
        <w:ind w:left="100"/>
      </w:pPr>
      <w:bookmarkStart w:id="773" w:name="Revoking_Object_Privileges"/>
      <w:bookmarkStart w:id="774" w:name="_bookmark827"/>
      <w:bookmarkEnd w:id="773"/>
      <w:bookmarkEnd w:id="774"/>
      <w:r w:rsidRPr="001058B5">
        <w:t xml:space="preserve">Revoking Object </w:t>
      </w:r>
      <w:bookmarkStart w:id="775" w:name="_bookmark828"/>
      <w:bookmarkEnd w:id="775"/>
      <w:r w:rsidRPr="001058B5">
        <w:t>Privil</w:t>
      </w:r>
      <w:bookmarkStart w:id="776" w:name="_bookmark829"/>
      <w:bookmarkEnd w:id="776"/>
      <w:r w:rsidRPr="001058B5">
        <w:t>eges</w:t>
      </w:r>
    </w:p>
    <w:p w14:paraId="30B47AD2" w14:textId="77777777" w:rsidR="008C539B" w:rsidRPr="001058B5" w:rsidRDefault="00C12992">
      <w:pPr>
        <w:pStyle w:val="BodyText"/>
        <w:spacing w:before="74"/>
        <w:ind w:left="1660"/>
        <w:rPr>
          <w:rFonts w:ascii="Arial" w:hAnsi="Arial" w:cs="Arial"/>
        </w:rPr>
      </w:pPr>
      <w:r w:rsidRPr="001058B5">
        <w:rPr>
          <w:rFonts w:ascii="Arial" w:hAnsi="Arial" w:cs="Arial"/>
        </w:rPr>
        <w:t>To revoke an object privilege, you must fulfill one of the following conditions:</w:t>
      </w:r>
    </w:p>
    <w:p w14:paraId="16D897C5"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previously granted the object privilege to the user or</w:t>
      </w:r>
      <w:r w:rsidRPr="001058B5">
        <w:rPr>
          <w:rFonts w:ascii="Arial" w:hAnsi="Arial" w:cs="Arial"/>
          <w:spacing w:val="-3"/>
          <w:sz w:val="20"/>
        </w:rPr>
        <w:t xml:space="preserve"> </w:t>
      </w:r>
      <w:r w:rsidRPr="001058B5">
        <w:rPr>
          <w:rFonts w:ascii="Arial" w:hAnsi="Arial" w:cs="Arial"/>
          <w:sz w:val="20"/>
        </w:rPr>
        <w:t>role.</w:t>
      </w:r>
    </w:p>
    <w:p w14:paraId="0E430D01" w14:textId="77777777" w:rsidR="008C539B" w:rsidRPr="001058B5" w:rsidRDefault="00C12992" w:rsidP="006F7931">
      <w:pPr>
        <w:pStyle w:val="ListParagraph"/>
        <w:numPr>
          <w:ilvl w:val="1"/>
          <w:numId w:val="137"/>
        </w:numPr>
        <w:tabs>
          <w:tab w:val="left" w:pos="2020"/>
        </w:tabs>
        <w:spacing w:before="121" w:line="228" w:lineRule="auto"/>
        <w:ind w:right="935" w:hanging="359"/>
        <w:rPr>
          <w:rFonts w:ascii="Arial" w:hAnsi="Arial" w:cs="Arial"/>
          <w:sz w:val="20"/>
        </w:rPr>
      </w:pPr>
      <w:r w:rsidRPr="001058B5">
        <w:rPr>
          <w:rFonts w:ascii="Arial" w:hAnsi="Arial" w:cs="Arial"/>
          <w:spacing w:val="-6"/>
          <w:sz w:val="20"/>
        </w:rPr>
        <w:t>You</w:t>
      </w:r>
      <w:r w:rsidRPr="001058B5">
        <w:rPr>
          <w:rFonts w:ascii="Arial" w:hAnsi="Arial" w:cs="Arial"/>
          <w:spacing w:val="-29"/>
          <w:sz w:val="20"/>
        </w:rPr>
        <w:t xml:space="preserve"> </w:t>
      </w:r>
      <w:r w:rsidRPr="001058B5">
        <w:rPr>
          <w:rFonts w:ascii="Arial" w:hAnsi="Arial" w:cs="Arial"/>
          <w:sz w:val="20"/>
        </w:rPr>
        <w:t>possess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GRANT</w:t>
      </w:r>
      <w:r w:rsidRPr="001058B5">
        <w:rPr>
          <w:rFonts w:ascii="Arial" w:hAnsi="Arial" w:cs="Arial"/>
          <w:spacing w:val="-75"/>
          <w:sz w:val="20"/>
        </w:rPr>
        <w:t xml:space="preserve"> </w:t>
      </w:r>
      <w:r w:rsidRPr="001058B5">
        <w:rPr>
          <w:rFonts w:ascii="Arial" w:hAnsi="Arial" w:cs="Arial"/>
          <w:sz w:val="20"/>
        </w:rPr>
        <w:t>ANY</w:t>
      </w:r>
      <w:r w:rsidRPr="001058B5">
        <w:rPr>
          <w:rFonts w:ascii="Arial" w:hAnsi="Arial" w:cs="Arial"/>
          <w:spacing w:val="-75"/>
          <w:sz w:val="20"/>
        </w:rPr>
        <w:t xml:space="preserve"> </w:t>
      </w:r>
      <w:r w:rsidRPr="001058B5">
        <w:rPr>
          <w:rFonts w:ascii="Arial" w:hAnsi="Arial" w:cs="Arial"/>
          <w:sz w:val="20"/>
        </w:rPr>
        <w:t>OBJECT</w:t>
      </w:r>
      <w:r w:rsidRPr="001058B5">
        <w:rPr>
          <w:rFonts w:ascii="Arial" w:hAnsi="Arial" w:cs="Arial"/>
          <w:spacing w:val="-75"/>
          <w:sz w:val="20"/>
        </w:rPr>
        <w:t xml:space="preserve"> </w:t>
      </w:r>
      <w:r w:rsidRPr="001058B5">
        <w:rPr>
          <w:rFonts w:ascii="Arial" w:hAnsi="Arial" w:cs="Arial"/>
          <w:sz w:val="20"/>
        </w:rPr>
        <w:t>PRIVILEGE</w:t>
      </w:r>
      <w:r w:rsidRPr="001058B5">
        <w:rPr>
          <w:rFonts w:ascii="Arial" w:hAnsi="Arial" w:cs="Arial"/>
          <w:spacing w:val="-102"/>
          <w:sz w:val="20"/>
        </w:rPr>
        <w:t xml:space="preserve"> </w:t>
      </w:r>
      <w:r w:rsidRPr="001058B5">
        <w:rPr>
          <w:rFonts w:ascii="Arial" w:hAnsi="Arial" w:cs="Arial"/>
          <w:sz w:val="20"/>
        </w:rPr>
        <w:t>system</w:t>
      </w:r>
      <w:r w:rsidRPr="001058B5">
        <w:rPr>
          <w:rFonts w:ascii="Arial" w:hAnsi="Arial" w:cs="Arial"/>
          <w:spacing w:val="-29"/>
          <w:sz w:val="20"/>
        </w:rPr>
        <w:t xml:space="preserve"> </w:t>
      </w:r>
      <w:r w:rsidRPr="001058B5">
        <w:rPr>
          <w:rFonts w:ascii="Arial" w:hAnsi="Arial" w:cs="Arial"/>
          <w:sz w:val="20"/>
        </w:rPr>
        <w:t>privilege</w:t>
      </w:r>
      <w:r w:rsidRPr="001058B5">
        <w:rPr>
          <w:rFonts w:ascii="Arial" w:hAnsi="Arial" w:cs="Arial"/>
          <w:spacing w:val="-29"/>
          <w:sz w:val="20"/>
        </w:rPr>
        <w:t xml:space="preserve"> </w:t>
      </w:r>
      <w:r w:rsidRPr="001058B5">
        <w:rPr>
          <w:rFonts w:ascii="Arial" w:hAnsi="Arial" w:cs="Arial"/>
          <w:sz w:val="20"/>
        </w:rPr>
        <w:t>that</w:t>
      </w:r>
      <w:r w:rsidRPr="001058B5">
        <w:rPr>
          <w:rFonts w:ascii="Arial" w:hAnsi="Arial" w:cs="Arial"/>
          <w:spacing w:val="-29"/>
          <w:sz w:val="20"/>
        </w:rPr>
        <w:t xml:space="preserve"> </w:t>
      </w:r>
      <w:r w:rsidRPr="001058B5">
        <w:rPr>
          <w:rFonts w:ascii="Arial" w:hAnsi="Arial" w:cs="Arial"/>
          <w:sz w:val="20"/>
        </w:rPr>
        <w:t>enables</w:t>
      </w:r>
      <w:r w:rsidRPr="001058B5">
        <w:rPr>
          <w:rFonts w:ascii="Arial" w:hAnsi="Arial" w:cs="Arial"/>
          <w:spacing w:val="-29"/>
          <w:sz w:val="20"/>
        </w:rPr>
        <w:t xml:space="preserve"> </w:t>
      </w:r>
      <w:r w:rsidRPr="001058B5">
        <w:rPr>
          <w:rFonts w:ascii="Arial" w:hAnsi="Arial" w:cs="Arial"/>
          <w:sz w:val="20"/>
        </w:rPr>
        <w:t>you to grant and revoke privileges on behalf of the object</w:t>
      </w:r>
      <w:r w:rsidRPr="001058B5">
        <w:rPr>
          <w:rFonts w:ascii="Arial" w:hAnsi="Arial" w:cs="Arial"/>
          <w:spacing w:val="-5"/>
          <w:sz w:val="20"/>
        </w:rPr>
        <w:t xml:space="preserve"> </w:t>
      </w:r>
      <w:r w:rsidRPr="001058B5">
        <w:rPr>
          <w:rFonts w:ascii="Arial" w:hAnsi="Arial" w:cs="Arial"/>
          <w:spacing w:val="-3"/>
          <w:sz w:val="20"/>
        </w:rPr>
        <w:t>owner.</w:t>
      </w:r>
    </w:p>
    <w:p w14:paraId="3D5687D3" w14:textId="77777777" w:rsidR="008C539B" w:rsidRPr="001058B5" w:rsidRDefault="00C12992">
      <w:pPr>
        <w:pStyle w:val="BodyText"/>
        <w:spacing w:before="123" w:line="230" w:lineRule="auto"/>
        <w:ind w:left="1659" w:right="700"/>
        <w:rPr>
          <w:rFonts w:ascii="Arial" w:hAnsi="Arial" w:cs="Arial"/>
        </w:rPr>
      </w:pPr>
      <w:r w:rsidRPr="001058B5">
        <w:rPr>
          <w:rFonts w:ascii="Arial" w:hAnsi="Arial" w:cs="Arial"/>
          <w:spacing w:val="-6"/>
        </w:rPr>
        <w:t xml:space="preserve">You </w:t>
      </w:r>
      <w:r w:rsidRPr="001058B5">
        <w:rPr>
          <w:rFonts w:ascii="Arial" w:hAnsi="Arial" w:cs="Arial"/>
        </w:rPr>
        <w:t xml:space="preserve">can only revoke the privileges that you, the person who granted the privilege, directly authorized. </w:t>
      </w:r>
      <w:r w:rsidRPr="001058B5">
        <w:rPr>
          <w:rFonts w:ascii="Arial" w:hAnsi="Arial" w:cs="Arial"/>
          <w:spacing w:val="-6"/>
        </w:rPr>
        <w:t xml:space="preserve">You </w:t>
      </w:r>
      <w:r w:rsidRPr="001058B5">
        <w:rPr>
          <w:rFonts w:ascii="Arial" w:hAnsi="Arial" w:cs="Arial"/>
        </w:rPr>
        <w:t>cannot revoke grants that were made by other users to whom you granted the GRANT OPTION. However, there is a cascading effect. If the object privileges of the user who granted the privilege are revoked, then the object privilege grants that were propagated using the GRANT OPTION</w:t>
      </w:r>
      <w:r w:rsidRPr="001058B5">
        <w:rPr>
          <w:rFonts w:ascii="Arial" w:hAnsi="Arial" w:cs="Arial"/>
          <w:spacing w:val="-84"/>
        </w:rPr>
        <w:t xml:space="preserve"> </w:t>
      </w:r>
      <w:r w:rsidRPr="001058B5">
        <w:rPr>
          <w:rFonts w:ascii="Arial" w:hAnsi="Arial" w:cs="Arial"/>
        </w:rPr>
        <w:t>are revoked as well.</w:t>
      </w:r>
    </w:p>
    <w:p w14:paraId="3BA586CA" w14:textId="77777777" w:rsidR="008C539B" w:rsidRPr="001058B5" w:rsidRDefault="00C12992">
      <w:pPr>
        <w:pStyle w:val="BodyText"/>
        <w:spacing w:before="118" w:line="232" w:lineRule="auto"/>
        <w:ind w:left="1660" w:right="754"/>
        <w:rPr>
          <w:rFonts w:ascii="Arial" w:hAnsi="Arial" w:cs="Arial"/>
        </w:rPr>
      </w:pPr>
      <w:r w:rsidRPr="001058B5">
        <w:rPr>
          <w:rFonts w:ascii="Arial" w:hAnsi="Arial" w:cs="Arial"/>
        </w:rPr>
        <w:t>Assuming you are the original grantor of the privilege, the following statement revokes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SELECT</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emp</w:t>
      </w:r>
      <w:r w:rsidRPr="001058B5">
        <w:rPr>
          <w:rFonts w:ascii="Arial" w:hAnsi="Arial" w:cs="Arial"/>
          <w:spacing w:val="-105"/>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users</w:t>
      </w:r>
      <w:r w:rsidRPr="001058B5">
        <w:rPr>
          <w:rFonts w:ascii="Arial" w:hAnsi="Arial" w:cs="Arial"/>
          <w:spacing w:val="-32"/>
        </w:rPr>
        <w:t xml:space="preserve"> </w:t>
      </w:r>
      <w:r w:rsidRPr="001058B5">
        <w:rPr>
          <w:rFonts w:ascii="Arial" w:hAnsi="Arial" w:cs="Arial"/>
        </w:rPr>
        <w:t>jfee</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psmith:</w:t>
      </w:r>
    </w:p>
    <w:p w14:paraId="5830C4C1" w14:textId="77777777" w:rsidR="008C539B" w:rsidRPr="001058B5" w:rsidRDefault="00C12992">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91B05FC" w14:textId="77777777" w:rsidR="008C539B" w:rsidRPr="001058B5" w:rsidRDefault="00C12992">
      <w:pPr>
        <w:pStyle w:val="BodyText"/>
        <w:spacing w:line="228" w:lineRule="auto"/>
        <w:ind w:left="1660" w:right="1336" w:hanging="1"/>
        <w:rPr>
          <w:rFonts w:ascii="Arial" w:hAnsi="Arial" w:cs="Arial"/>
        </w:rPr>
      </w:pPr>
      <w:r w:rsidRPr="001058B5">
        <w:rPr>
          <w:rFonts w:ascii="Arial" w:hAnsi="Arial" w:cs="Arial"/>
        </w:rPr>
        <w:t>The following statement revokes all object privileges for the dept</w:t>
      </w:r>
      <w:r w:rsidRPr="001058B5">
        <w:rPr>
          <w:rFonts w:ascii="Arial" w:hAnsi="Arial" w:cs="Arial"/>
          <w:spacing w:val="-85"/>
        </w:rPr>
        <w:t xml:space="preserve"> </w:t>
      </w:r>
      <w:r w:rsidRPr="001058B5">
        <w:rPr>
          <w:rFonts w:ascii="Arial" w:hAnsi="Arial" w:cs="Arial"/>
        </w:rPr>
        <w:t>table that you originally granted to the human_resource</w:t>
      </w:r>
      <w:r w:rsidRPr="001058B5">
        <w:rPr>
          <w:rFonts w:ascii="Arial" w:hAnsi="Arial" w:cs="Arial"/>
          <w:spacing w:val="-96"/>
        </w:rPr>
        <w:t xml:space="preserve"> </w:t>
      </w:r>
      <w:r w:rsidRPr="001058B5">
        <w:rPr>
          <w:rFonts w:ascii="Arial" w:hAnsi="Arial" w:cs="Arial"/>
        </w:rPr>
        <w:t>role:</w:t>
      </w:r>
    </w:p>
    <w:p w14:paraId="0CC15ECE" w14:textId="77777777"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77777777" w:rsidR="008C539B" w:rsidRPr="001058B5" w:rsidRDefault="008D1AB8">
      <w:pPr>
        <w:pStyle w:val="BodyText"/>
        <w:spacing w:before="5"/>
        <w:rPr>
          <w:rFonts w:ascii="Arial" w:hAnsi="Arial" w:cs="Arial"/>
          <w:sz w:val="19"/>
        </w:rPr>
      </w:pPr>
      <w:r>
        <w:rPr>
          <w:rFonts w:ascii="Arial" w:hAnsi="Arial" w:cs="Arial"/>
        </w:rPr>
        <w:pict w14:anchorId="5735D893">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14:paraId="59DA4658" w14:textId="77777777" w:rsidR="008C539B" w:rsidRPr="001058B5" w:rsidRDefault="00C12992">
      <w:pPr>
        <w:pStyle w:val="BodyText"/>
        <w:spacing w:before="27" w:after="104" w:line="230" w:lineRule="auto"/>
        <w:ind w:left="2380" w:right="1908" w:hanging="1"/>
        <w:rPr>
          <w:rFonts w:ascii="Arial" w:hAnsi="Arial" w:cs="Arial"/>
        </w:rPr>
      </w:pPr>
      <w:r w:rsidRPr="001058B5">
        <w:rPr>
          <w:rFonts w:ascii="Arial" w:hAnsi="Arial" w:cs="Arial"/>
          <w:b/>
          <w:sz w:val="19"/>
        </w:rPr>
        <w:t xml:space="preserve">Note: </w:t>
      </w:r>
      <w:r w:rsidRPr="001058B5">
        <w:rPr>
          <w:rFonts w:ascii="Arial" w:hAnsi="Arial" w:cs="Arial"/>
        </w:rPr>
        <w:t>The GRANT OPTION for an object privilege cannot be selectively revoked. Instead, revoke the object privilege and then grant</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again</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Users</w:t>
      </w:r>
      <w:r w:rsidRPr="001058B5">
        <w:rPr>
          <w:rFonts w:ascii="Arial" w:hAnsi="Arial" w:cs="Arial"/>
          <w:spacing w:val="-19"/>
        </w:rPr>
        <w:t xml:space="preserve"> </w:t>
      </w:r>
      <w:r w:rsidRPr="001058B5">
        <w:rPr>
          <w:rFonts w:ascii="Arial" w:hAnsi="Arial" w:cs="Arial"/>
        </w:rPr>
        <w:t>cannot</w:t>
      </w:r>
      <w:r w:rsidRPr="001058B5">
        <w:rPr>
          <w:rFonts w:ascii="Arial" w:hAnsi="Arial" w:cs="Arial"/>
          <w:spacing w:val="-19"/>
        </w:rPr>
        <w:t xml:space="preserve"> </w:t>
      </w:r>
      <w:r w:rsidRPr="001058B5">
        <w:rPr>
          <w:rFonts w:ascii="Arial" w:hAnsi="Arial" w:cs="Arial"/>
        </w:rPr>
        <w:t>revoke object privileges from themselves.</w:t>
      </w:r>
    </w:p>
    <w:p w14:paraId="25C9916F" w14:textId="0D770B08"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9841E8F">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anchorlock/>
          </v:group>
        </w:pict>
      </w:r>
    </w:p>
    <w:p w14:paraId="40DD25A4" w14:textId="77777777" w:rsidR="008C539B" w:rsidRPr="001058B5" w:rsidRDefault="008C539B">
      <w:pPr>
        <w:pStyle w:val="BodyText"/>
        <w:spacing w:before="5"/>
        <w:rPr>
          <w:rFonts w:ascii="Arial" w:hAnsi="Arial" w:cs="Arial"/>
          <w:sz w:val="10"/>
        </w:rPr>
      </w:pPr>
    </w:p>
    <w:p w14:paraId="7EF9E801" w14:textId="77777777" w:rsidR="008C539B" w:rsidRPr="001058B5" w:rsidRDefault="00C12992">
      <w:pPr>
        <w:pStyle w:val="Heading6"/>
        <w:spacing w:before="105"/>
        <w:ind w:left="1660"/>
      </w:pPr>
      <w:bookmarkStart w:id="777" w:name="Revoking_Object_Privileges_on_Behalf_of_"/>
      <w:bookmarkStart w:id="778" w:name="_bookmark830"/>
      <w:bookmarkEnd w:id="777"/>
      <w:bookmarkEnd w:id="778"/>
      <w:r w:rsidRPr="001058B5">
        <w:t>Rev</w:t>
      </w:r>
      <w:bookmarkStart w:id="779" w:name="_bookmark831"/>
      <w:bookmarkEnd w:id="779"/>
      <w:r w:rsidRPr="001058B5">
        <w:t>oking Object Privileges on Behalf of the Object Owne</w:t>
      </w:r>
      <w:bookmarkStart w:id="780" w:name="_bookmark832"/>
      <w:bookmarkEnd w:id="780"/>
      <w:r w:rsidRPr="001058B5">
        <w:t>r</w:t>
      </w:r>
    </w:p>
    <w:p w14:paraId="54466FFD" w14:textId="77777777" w:rsidR="008C539B" w:rsidRPr="001058B5" w:rsidRDefault="00C12992">
      <w:pPr>
        <w:pStyle w:val="BodyText"/>
        <w:spacing w:before="57" w:line="230" w:lineRule="auto"/>
        <w:ind w:left="1660" w:right="909" w:hanging="1"/>
        <w:rPr>
          <w:rFonts w:ascii="Arial" w:hAnsi="Arial" w:cs="Arial"/>
        </w:rPr>
      </w:pPr>
      <w:r w:rsidRPr="001058B5">
        <w:rPr>
          <w:rFonts w:ascii="Arial" w:hAnsi="Arial" w:cs="Arial"/>
        </w:rPr>
        <w:t xml:space="preserve">The GRANT ANY OBJECT PRIVILEGE system privilege enables you to revoke any specified object privilege where the object owner is the </w:t>
      </w:r>
      <w:r w:rsidRPr="001058B5">
        <w:rPr>
          <w:rFonts w:ascii="Arial" w:hAnsi="Arial" w:cs="Arial"/>
          <w:spacing w:val="-3"/>
        </w:rPr>
        <w:t xml:space="preserve">grantor. </w:t>
      </w:r>
      <w:r w:rsidRPr="001058B5">
        <w:rPr>
          <w:rFonts w:ascii="Arial" w:hAnsi="Arial" w:cs="Arial"/>
        </w:rPr>
        <w:t xml:space="preserve">This occurs when the object privilege is granted by the object </w:t>
      </w:r>
      <w:r w:rsidRPr="001058B5">
        <w:rPr>
          <w:rFonts w:ascii="Arial" w:hAnsi="Arial" w:cs="Arial"/>
          <w:spacing w:val="-3"/>
        </w:rPr>
        <w:t xml:space="preserve">owner, </w:t>
      </w:r>
      <w:r w:rsidRPr="001058B5">
        <w:rPr>
          <w:rFonts w:ascii="Arial" w:hAnsi="Arial" w:cs="Arial"/>
        </w:rPr>
        <w:t>or on behalf of the owner by any user holding the GRANT ANY OBJECT PRIVILEGE</w:t>
      </w:r>
      <w:r w:rsidRPr="001058B5">
        <w:rPr>
          <w:rFonts w:ascii="Arial" w:hAnsi="Arial" w:cs="Arial"/>
          <w:spacing w:val="-84"/>
        </w:rPr>
        <w:t xml:space="preserve"> </w:t>
      </w:r>
      <w:r w:rsidRPr="001058B5">
        <w:rPr>
          <w:rFonts w:ascii="Arial" w:hAnsi="Arial" w:cs="Arial"/>
        </w:rPr>
        <w:t>system privilege.</w:t>
      </w:r>
    </w:p>
    <w:p w14:paraId="2D43200B" w14:textId="77777777" w:rsidR="008C539B" w:rsidRPr="001058B5" w:rsidRDefault="00C12992">
      <w:pPr>
        <w:pStyle w:val="BodyText"/>
        <w:spacing w:before="118" w:line="230" w:lineRule="auto"/>
        <w:ind w:left="1659" w:right="700"/>
        <w:rPr>
          <w:rFonts w:ascii="Arial" w:hAnsi="Arial" w:cs="Arial"/>
        </w:rPr>
      </w:pPr>
      <w:r w:rsidRPr="001058B5">
        <w:rPr>
          <w:rFonts w:ascii="Arial" w:hAnsi="Arial" w:cs="Arial"/>
        </w:rPr>
        <w:t>In a situation where the object privilege was granted by both the owner of the object 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executing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(who</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 and the GRANT ANY OBJECT PRIVILEGE system privilege), Oracle Database only revokes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issuing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 xml:space="preserve">can be illustrated by continuing the example started in </w:t>
      </w:r>
      <w:hyperlink w:anchor="_bookmark816" w:history="1">
        <w:r w:rsidRPr="001058B5">
          <w:rPr>
            <w:rFonts w:ascii="Arial" w:hAnsi="Arial" w:cs="Arial"/>
            <w:color w:val="0000CC"/>
          </w:rPr>
          <w:t>"Granting Object Privileges on</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Behalf of the Object Owner" </w:t>
        </w:r>
      </w:hyperlink>
      <w:hyperlink w:anchor="_bookmark816" w:history="1">
        <w:r w:rsidRPr="001058B5">
          <w:rPr>
            <w:rFonts w:ascii="Arial" w:hAnsi="Arial" w:cs="Arial"/>
          </w:rPr>
          <w:t>on page</w:t>
        </w:r>
        <w:r w:rsidRPr="001058B5">
          <w:rPr>
            <w:rFonts w:ascii="Arial" w:hAnsi="Arial" w:cs="Arial"/>
            <w:spacing w:val="-5"/>
          </w:rPr>
          <w:t xml:space="preserve"> </w:t>
        </w:r>
        <w:r w:rsidRPr="001058B5">
          <w:rPr>
            <w:rFonts w:ascii="Arial" w:hAnsi="Arial" w:cs="Arial"/>
          </w:rPr>
          <w:t>4-39</w:t>
        </w:r>
      </w:hyperlink>
      <w:r w:rsidRPr="001058B5">
        <w:rPr>
          <w:rFonts w:ascii="Arial" w:hAnsi="Arial" w:cs="Arial"/>
        </w:rPr>
        <w:t>.</w:t>
      </w:r>
    </w:p>
    <w:p w14:paraId="03310564" w14:textId="77777777" w:rsidR="008C539B" w:rsidRPr="001058B5" w:rsidRDefault="00C12992">
      <w:pPr>
        <w:pStyle w:val="BodyText"/>
        <w:spacing w:before="120" w:line="228" w:lineRule="auto"/>
        <w:ind w:left="1659" w:right="782"/>
        <w:rPr>
          <w:rFonts w:ascii="Arial" w:hAnsi="Arial" w:cs="Arial"/>
        </w:rPr>
      </w:pPr>
      <w:r w:rsidRPr="001058B5">
        <w:rPr>
          <w:rFonts w:ascii="Arial" w:hAnsi="Arial" w:cs="Arial"/>
          <w:w w:val="95"/>
        </w:rPr>
        <w:t>At</w:t>
      </w:r>
      <w:r w:rsidRPr="001058B5">
        <w:rPr>
          <w:rFonts w:ascii="Arial" w:hAnsi="Arial" w:cs="Arial"/>
          <w:spacing w:val="-7"/>
          <w:w w:val="95"/>
        </w:rPr>
        <w:t xml:space="preserve"> </w:t>
      </w:r>
      <w:r w:rsidRPr="001058B5">
        <w:rPr>
          <w:rFonts w:ascii="Arial" w:hAnsi="Arial" w:cs="Arial"/>
          <w:w w:val="95"/>
        </w:rPr>
        <w:t>this</w:t>
      </w:r>
      <w:r w:rsidRPr="001058B5">
        <w:rPr>
          <w:rFonts w:ascii="Arial" w:hAnsi="Arial" w:cs="Arial"/>
          <w:spacing w:val="-8"/>
          <w:w w:val="95"/>
        </w:rPr>
        <w:t xml:space="preserve"> </w:t>
      </w:r>
      <w:r w:rsidRPr="001058B5">
        <w:rPr>
          <w:rFonts w:ascii="Arial" w:hAnsi="Arial" w:cs="Arial"/>
          <w:w w:val="95"/>
        </w:rPr>
        <w:t>point,</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8"/>
          <w:w w:val="95"/>
        </w:rPr>
        <w:t xml:space="preserve"> </w:t>
      </w:r>
      <w:r w:rsidRPr="001058B5">
        <w:rPr>
          <w:rFonts w:ascii="Arial" w:hAnsi="Arial" w:cs="Arial"/>
          <w:w w:val="95"/>
        </w:rPr>
        <w:t>blake</w:t>
      </w:r>
      <w:r w:rsidRPr="001058B5">
        <w:rPr>
          <w:rFonts w:ascii="Arial" w:hAnsi="Arial" w:cs="Arial"/>
          <w:spacing w:val="-80"/>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SELECT</w:t>
      </w:r>
      <w:r w:rsidRPr="001058B5">
        <w:rPr>
          <w:rFonts w:ascii="Arial" w:hAnsi="Arial" w:cs="Arial"/>
          <w:spacing w:val="-79"/>
          <w:w w:val="95"/>
        </w:rPr>
        <w:t xml:space="preserve"> </w:t>
      </w:r>
      <w:r w:rsidRPr="001058B5">
        <w:rPr>
          <w:rFonts w:ascii="Arial" w:hAnsi="Arial" w:cs="Arial"/>
          <w:w w:val="95"/>
        </w:rPr>
        <w:t>privilege</w:t>
      </w:r>
      <w:r w:rsidRPr="001058B5">
        <w:rPr>
          <w:rFonts w:ascii="Arial" w:hAnsi="Arial" w:cs="Arial"/>
          <w:spacing w:val="-7"/>
          <w:w w:val="95"/>
        </w:rPr>
        <w:t xml:space="preserve"> </w:t>
      </w:r>
      <w:r w:rsidRPr="001058B5">
        <w:rPr>
          <w:rFonts w:ascii="Arial" w:hAnsi="Arial" w:cs="Arial"/>
          <w:w w:val="95"/>
        </w:rPr>
        <w:t>on</w:t>
      </w:r>
      <w:r w:rsidRPr="001058B5">
        <w:rPr>
          <w:rFonts w:ascii="Arial" w:hAnsi="Arial" w:cs="Arial"/>
          <w:spacing w:val="-8"/>
          <w:w w:val="95"/>
        </w:rPr>
        <w:t xml:space="preserve"> </w:t>
      </w:r>
      <w:r w:rsidRPr="001058B5">
        <w:rPr>
          <w:rFonts w:ascii="Arial" w:hAnsi="Arial" w:cs="Arial"/>
          <w:w w:val="95"/>
        </w:rPr>
        <w:t>HR.EMPLOYEES</w:t>
      </w:r>
      <w:r w:rsidRPr="001058B5">
        <w:rPr>
          <w:rFonts w:ascii="Arial" w:hAnsi="Arial" w:cs="Arial"/>
          <w:spacing w:val="-79"/>
          <w:w w:val="95"/>
        </w:rPr>
        <w:t xml:space="preserve"> </w:t>
      </w:r>
      <w:r w:rsidRPr="001058B5">
        <w:rPr>
          <w:rFonts w:ascii="Arial" w:hAnsi="Arial" w:cs="Arial"/>
          <w:w w:val="95"/>
        </w:rPr>
        <w:t>to</w:t>
      </w:r>
      <w:r w:rsidRPr="001058B5">
        <w:rPr>
          <w:rFonts w:ascii="Arial" w:hAnsi="Arial" w:cs="Arial"/>
          <w:spacing w:val="-8"/>
          <w:w w:val="95"/>
        </w:rPr>
        <w:t xml:space="preserve"> </w:t>
      </w:r>
      <w:r w:rsidRPr="001058B5">
        <w:rPr>
          <w:rFonts w:ascii="Arial" w:hAnsi="Arial" w:cs="Arial"/>
          <w:w w:val="95"/>
        </w:rPr>
        <w:t>clark.</w:t>
      </w:r>
      <w:r w:rsidRPr="001058B5">
        <w:rPr>
          <w:rFonts w:ascii="Arial" w:hAnsi="Arial" w:cs="Arial"/>
          <w:spacing w:val="-8"/>
          <w:w w:val="95"/>
        </w:rPr>
        <w:t xml:space="preserve"> </w:t>
      </w:r>
      <w:r w:rsidRPr="001058B5">
        <w:rPr>
          <w:rFonts w:ascii="Arial" w:hAnsi="Arial" w:cs="Arial"/>
          <w:w w:val="95"/>
        </w:rPr>
        <w:t xml:space="preserve">Even </w:t>
      </w:r>
      <w:r w:rsidRPr="001058B5">
        <w:rPr>
          <w:rFonts w:ascii="Arial" w:hAnsi="Arial" w:cs="Arial"/>
        </w:rPr>
        <w:t>though</w:t>
      </w:r>
      <w:r w:rsidRPr="001058B5">
        <w:rPr>
          <w:rFonts w:ascii="Arial" w:hAnsi="Arial" w:cs="Arial"/>
          <w:spacing w:val="-26"/>
        </w:rPr>
        <w:t xml:space="preserve"> </w:t>
      </w:r>
      <w:r w:rsidRPr="001058B5">
        <w:rPr>
          <w:rFonts w:ascii="Arial" w:hAnsi="Arial" w:cs="Arial"/>
        </w:rPr>
        <w:t>blake</w:t>
      </w:r>
      <w:r w:rsidRPr="001058B5">
        <w:rPr>
          <w:rFonts w:ascii="Arial" w:hAnsi="Arial" w:cs="Arial"/>
          <w:spacing w:val="-99"/>
        </w:rPr>
        <w:t xml:space="preserve"> </w:t>
      </w:r>
      <w:r w:rsidRPr="001058B5">
        <w:rPr>
          <w:rFonts w:ascii="Arial" w:hAnsi="Arial" w:cs="Arial"/>
        </w:rPr>
        <w:t>possesses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69"/>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he</w:t>
      </w:r>
      <w:r w:rsidRPr="001058B5">
        <w:rPr>
          <w:rFonts w:ascii="Arial" w:hAnsi="Arial" w:cs="Arial"/>
          <w:spacing w:val="-26"/>
        </w:rPr>
        <w:t xml:space="preserve"> </w:t>
      </w:r>
      <w:r w:rsidRPr="001058B5">
        <w:rPr>
          <w:rFonts w:ascii="Arial" w:hAnsi="Arial" w:cs="Arial"/>
        </w:rPr>
        <w:t>also holds the specific object privilege, thus this grant is attributed to him. Assume that user</w:t>
      </w:r>
      <w:r w:rsidRPr="001058B5">
        <w:rPr>
          <w:rFonts w:ascii="Arial" w:hAnsi="Arial" w:cs="Arial"/>
          <w:spacing w:val="-30"/>
        </w:rPr>
        <w:t xml:space="preserve"> </w:t>
      </w:r>
      <w:r w:rsidRPr="001058B5">
        <w:rPr>
          <w:rFonts w:ascii="Arial" w:hAnsi="Arial" w:cs="Arial"/>
        </w:rPr>
        <w:t>HR</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grants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103"/>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3"/>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clark.</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query</w:t>
      </w:r>
      <w:r w:rsidRPr="001058B5">
        <w:rPr>
          <w:rFonts w:ascii="Arial" w:hAnsi="Arial" w:cs="Arial"/>
          <w:spacing w:val="-30"/>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 xml:space="preserve">the </w:t>
      </w:r>
      <w:r w:rsidRPr="001058B5">
        <w:rPr>
          <w:rFonts w:ascii="Arial" w:hAnsi="Arial" w:cs="Arial"/>
          <w:w w:val="95"/>
        </w:rPr>
        <w:t>DBA_TAB_PRIVS</w:t>
      </w:r>
      <w:r w:rsidRPr="001058B5">
        <w:rPr>
          <w:rFonts w:ascii="Arial" w:hAnsi="Arial" w:cs="Arial"/>
          <w:spacing w:val="-79"/>
          <w:w w:val="95"/>
        </w:rPr>
        <w:t xml:space="preserve"> </w:t>
      </w:r>
      <w:r w:rsidRPr="001058B5">
        <w:rPr>
          <w:rFonts w:ascii="Arial" w:hAnsi="Arial" w:cs="Arial"/>
          <w:w w:val="95"/>
        </w:rPr>
        <w:t>view</w:t>
      </w:r>
      <w:r w:rsidRPr="001058B5">
        <w:rPr>
          <w:rFonts w:ascii="Arial" w:hAnsi="Arial" w:cs="Arial"/>
          <w:spacing w:val="-6"/>
          <w:w w:val="95"/>
        </w:rPr>
        <w:t xml:space="preserve"> </w:t>
      </w:r>
      <w:r w:rsidRPr="001058B5">
        <w:rPr>
          <w:rFonts w:ascii="Arial" w:hAnsi="Arial" w:cs="Arial"/>
          <w:w w:val="95"/>
        </w:rPr>
        <w:t>shows</w:t>
      </w:r>
      <w:r w:rsidRPr="001058B5">
        <w:rPr>
          <w:rFonts w:ascii="Arial" w:hAnsi="Arial" w:cs="Arial"/>
          <w:spacing w:val="-6"/>
          <w:w w:val="95"/>
        </w:rPr>
        <w:t xml:space="preserve"> </w:t>
      </w:r>
      <w:r w:rsidRPr="001058B5">
        <w:rPr>
          <w:rFonts w:ascii="Arial" w:hAnsi="Arial" w:cs="Arial"/>
          <w:w w:val="95"/>
        </w:rPr>
        <w:t>that</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following</w:t>
      </w:r>
      <w:r w:rsidRPr="001058B5">
        <w:rPr>
          <w:rFonts w:ascii="Arial" w:hAnsi="Arial" w:cs="Arial"/>
          <w:spacing w:val="-6"/>
          <w:w w:val="95"/>
        </w:rPr>
        <w:t xml:space="preserve"> </w:t>
      </w:r>
      <w:r w:rsidRPr="001058B5">
        <w:rPr>
          <w:rFonts w:ascii="Arial" w:hAnsi="Arial" w:cs="Arial"/>
          <w:w w:val="95"/>
        </w:rPr>
        <w:t>grants</w:t>
      </w:r>
      <w:r w:rsidRPr="001058B5">
        <w:rPr>
          <w:rFonts w:ascii="Arial" w:hAnsi="Arial" w:cs="Arial"/>
          <w:spacing w:val="-6"/>
          <w:w w:val="95"/>
        </w:rPr>
        <w:t xml:space="preserve"> </w:t>
      </w:r>
      <w:r w:rsidRPr="001058B5">
        <w:rPr>
          <w:rFonts w:ascii="Arial" w:hAnsi="Arial" w:cs="Arial"/>
          <w:w w:val="95"/>
        </w:rPr>
        <w:t>are</w:t>
      </w:r>
      <w:r w:rsidRPr="001058B5">
        <w:rPr>
          <w:rFonts w:ascii="Arial" w:hAnsi="Arial" w:cs="Arial"/>
          <w:spacing w:val="-7"/>
          <w:w w:val="95"/>
        </w:rPr>
        <w:t xml:space="preserve"> </w:t>
      </w:r>
      <w:r w:rsidRPr="001058B5">
        <w:rPr>
          <w:rFonts w:ascii="Arial" w:hAnsi="Arial" w:cs="Arial"/>
          <w:w w:val="95"/>
        </w:rPr>
        <w:t>in</w:t>
      </w:r>
      <w:r w:rsidRPr="001058B5">
        <w:rPr>
          <w:rFonts w:ascii="Arial" w:hAnsi="Arial" w:cs="Arial"/>
          <w:spacing w:val="-6"/>
          <w:w w:val="95"/>
        </w:rPr>
        <w:t xml:space="preserve"> </w:t>
      </w:r>
      <w:r w:rsidRPr="001058B5">
        <w:rPr>
          <w:rFonts w:ascii="Arial" w:hAnsi="Arial" w:cs="Arial"/>
          <w:w w:val="95"/>
        </w:rPr>
        <w:t>effect</w:t>
      </w:r>
      <w:r w:rsidRPr="001058B5">
        <w:rPr>
          <w:rFonts w:ascii="Arial" w:hAnsi="Arial" w:cs="Arial"/>
          <w:spacing w:val="-7"/>
          <w:w w:val="95"/>
        </w:rPr>
        <w:t xml:space="preserve"> </w:t>
      </w:r>
      <w:r w:rsidRPr="001058B5">
        <w:rPr>
          <w:rFonts w:ascii="Arial" w:hAnsi="Arial" w:cs="Arial"/>
          <w:w w:val="95"/>
        </w:rPr>
        <w:t>for</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 xml:space="preserve">HR.EMPLOYEES </w:t>
      </w:r>
      <w:r w:rsidRPr="001058B5">
        <w:rPr>
          <w:rFonts w:ascii="Arial" w:hAnsi="Arial" w:cs="Arial"/>
        </w:rPr>
        <w:t>table:</w:t>
      </w:r>
    </w:p>
    <w:p w14:paraId="0AA87412" w14:textId="77777777"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781"/>
      <w:r w:rsidRPr="001058B5">
        <w:rPr>
          <w:rFonts w:ascii="Arial" w:hAnsi="Arial" w:cs="Arial"/>
          <w:w w:val="95"/>
          <w:sz w:val="18"/>
        </w:rPr>
        <w:t>NO</w:t>
      </w:r>
      <w:commentRangeEnd w:id="781"/>
      <w:r w:rsidR="00A20AEF">
        <w:rPr>
          <w:rStyle w:val="CommentReference"/>
        </w:rPr>
        <w:commentReference w:id="781"/>
      </w:r>
    </w:p>
    <w:p w14:paraId="0F43B847" w14:textId="77777777" w:rsidR="008C539B" w:rsidRPr="001058B5" w:rsidRDefault="008C539B">
      <w:pPr>
        <w:pStyle w:val="BodyText"/>
        <w:spacing w:before="4"/>
        <w:rPr>
          <w:rFonts w:ascii="Arial" w:hAnsi="Arial" w:cs="Arial"/>
          <w:sz w:val="18"/>
        </w:rPr>
      </w:pPr>
    </w:p>
    <w:p w14:paraId="34012767" w14:textId="77777777" w:rsidR="008C539B" w:rsidRPr="001058B5" w:rsidRDefault="00C12992">
      <w:pPr>
        <w:pStyle w:val="BodyText"/>
        <w:ind w:left="2260"/>
        <w:rPr>
          <w:rFonts w:ascii="Arial" w:hAnsi="Arial" w:cs="Arial"/>
        </w:rPr>
      </w:pPr>
      <w:r w:rsidRPr="001058B5">
        <w:rPr>
          <w:rFonts w:ascii="Arial" w:hAnsi="Arial" w:cs="Arial"/>
        </w:rPr>
        <w:t>User blake</w:t>
      </w:r>
      <w:r w:rsidRPr="001058B5">
        <w:rPr>
          <w:rFonts w:ascii="Arial" w:hAnsi="Arial" w:cs="Arial"/>
          <w:spacing w:val="-80"/>
        </w:rPr>
        <w:t xml:space="preserve"> </w:t>
      </w:r>
      <w:r w:rsidRPr="001058B5">
        <w:rPr>
          <w:rFonts w:ascii="Arial" w:hAnsi="Arial" w:cs="Arial"/>
        </w:rPr>
        <w:t>now issues the following REVOKE</w:t>
      </w:r>
      <w:r w:rsidRPr="001058B5">
        <w:rPr>
          <w:rFonts w:ascii="Arial" w:hAnsi="Arial" w:cs="Arial"/>
          <w:spacing w:val="-80"/>
        </w:rPr>
        <w:t xml:space="preserve"> </w:t>
      </w:r>
      <w:r w:rsidRPr="001058B5">
        <w:rPr>
          <w:rFonts w:ascii="Arial" w:hAnsi="Arial" w:cs="Arial"/>
        </w:rPr>
        <w:t>statement:</w:t>
      </w:r>
    </w:p>
    <w:p w14:paraId="2B516952" w14:textId="77777777"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1EB32AA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Only</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clark</w:t>
      </w:r>
      <w:r w:rsidRPr="001058B5">
        <w:rPr>
          <w:rFonts w:ascii="Arial" w:hAnsi="Arial" w:cs="Arial"/>
          <w:spacing w:val="-89"/>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blake</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removed.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 xml:space="preserve">grant by the object </w:t>
      </w:r>
      <w:r w:rsidRPr="001058B5">
        <w:rPr>
          <w:rFonts w:ascii="Arial" w:hAnsi="Arial" w:cs="Arial"/>
          <w:spacing w:val="-3"/>
        </w:rPr>
        <w:t xml:space="preserve">owner, </w:t>
      </w:r>
      <w:r w:rsidRPr="001058B5">
        <w:rPr>
          <w:rFonts w:ascii="Arial" w:hAnsi="Arial" w:cs="Arial"/>
        </w:rPr>
        <w:t>HR,</w:t>
      </w:r>
      <w:r w:rsidRPr="001058B5">
        <w:rPr>
          <w:rFonts w:ascii="Arial" w:hAnsi="Arial" w:cs="Arial"/>
          <w:spacing w:val="-4"/>
        </w:rPr>
        <w:t xml:space="preserve"> </w:t>
      </w:r>
      <w:r w:rsidRPr="001058B5">
        <w:rPr>
          <w:rFonts w:ascii="Arial" w:hAnsi="Arial" w:cs="Arial"/>
        </w:rPr>
        <w:t>remains.</w:t>
      </w:r>
    </w:p>
    <w:p w14:paraId="5A78535C" w14:textId="77777777"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52F4D6A"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blake</w:t>
      </w:r>
      <w:r w:rsidRPr="001058B5">
        <w:rPr>
          <w:rFonts w:ascii="Arial" w:hAnsi="Arial" w:cs="Arial"/>
          <w:spacing w:val="-91"/>
        </w:rPr>
        <w:t xml:space="preserve"> </w:t>
      </w:r>
      <w:r w:rsidRPr="001058B5">
        <w:rPr>
          <w:rFonts w:ascii="Arial" w:hAnsi="Arial" w:cs="Arial"/>
        </w:rPr>
        <w:t>issues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REVOKE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again,</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time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effect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remove</w:t>
      </w:r>
      <w:r w:rsidRPr="001058B5">
        <w:rPr>
          <w:rFonts w:ascii="Arial" w:hAnsi="Arial" w:cs="Arial"/>
          <w:spacing w:val="-16"/>
        </w:rPr>
        <w:t xml:space="preserve"> </w:t>
      </w:r>
      <w:r w:rsidRPr="001058B5">
        <w:rPr>
          <w:rFonts w:ascii="Arial" w:hAnsi="Arial" w:cs="Arial"/>
        </w:rPr>
        <w:t>the object</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granted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adams</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behalf</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HR),</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53"/>
        </w:rPr>
        <w:t xml:space="preserve"> </w:t>
      </w:r>
      <w:r w:rsidRPr="001058B5">
        <w:rPr>
          <w:rFonts w:ascii="Arial" w:hAnsi="Arial" w:cs="Arial"/>
        </w:rPr>
        <w:t>ANY</w:t>
      </w:r>
      <w:r w:rsidRPr="001058B5">
        <w:rPr>
          <w:rFonts w:ascii="Arial" w:hAnsi="Arial" w:cs="Arial"/>
          <w:spacing w:val="-53"/>
        </w:rPr>
        <w:t xml:space="preserve"> </w:t>
      </w:r>
      <w:r w:rsidRPr="001058B5">
        <w:rPr>
          <w:rFonts w:ascii="Arial" w:hAnsi="Arial" w:cs="Arial"/>
        </w:rPr>
        <w:t>OBEJCT PRIVILEGE</w:t>
      </w:r>
      <w:r w:rsidRPr="001058B5">
        <w:rPr>
          <w:rFonts w:ascii="Arial" w:hAnsi="Arial" w:cs="Arial"/>
          <w:spacing w:val="-81"/>
        </w:rPr>
        <w:t xml:space="preserve"> </w:t>
      </w:r>
      <w:r w:rsidRPr="001058B5">
        <w:rPr>
          <w:rFonts w:ascii="Arial" w:hAnsi="Arial" w:cs="Arial"/>
        </w:rPr>
        <w:t>system privilege.</w:t>
      </w:r>
    </w:p>
    <w:p w14:paraId="32B9C65B" w14:textId="77777777" w:rsidR="008C539B" w:rsidRPr="001058B5" w:rsidRDefault="00C12992">
      <w:pPr>
        <w:pStyle w:val="BodyText"/>
        <w:spacing w:before="211" w:line="232" w:lineRule="auto"/>
        <w:ind w:left="2980" w:right="1456"/>
        <w:rPr>
          <w:rFonts w:ascii="Arial" w:hAnsi="Arial" w:cs="Arial"/>
        </w:rPr>
      </w:pPr>
      <w:r w:rsidRPr="001058B5">
        <w:rPr>
          <w:rFonts w:ascii="Arial" w:hAnsi="Arial" w:cs="Arial"/>
          <w:b/>
          <w:sz w:val="19"/>
        </w:rPr>
        <w:t xml:space="preserve">See Also: </w:t>
      </w:r>
      <w:hyperlink w:anchor="_bookmark816" w:history="1">
        <w:r w:rsidRPr="001058B5">
          <w:rPr>
            <w:rFonts w:ascii="Arial" w:hAnsi="Arial" w:cs="Arial"/>
            <w:color w:val="0000CC"/>
          </w:rPr>
          <w:t>"Granting Object Privileges on Behalf of the Object</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Owner" </w:t>
        </w:r>
      </w:hyperlink>
      <w:hyperlink w:anchor="_bookmark816" w:history="1">
        <w:r w:rsidRPr="001058B5">
          <w:rPr>
            <w:rFonts w:ascii="Arial" w:hAnsi="Arial" w:cs="Arial"/>
          </w:rPr>
          <w:t>on page 4-39</w:t>
        </w:r>
      </w:hyperlink>
    </w:p>
    <w:p w14:paraId="1BFB6BCD" w14:textId="77777777" w:rsidR="008C539B" w:rsidRPr="001058B5" w:rsidRDefault="008C539B">
      <w:pPr>
        <w:pStyle w:val="BodyText"/>
        <w:spacing w:before="1"/>
        <w:rPr>
          <w:rFonts w:ascii="Arial" w:hAnsi="Arial" w:cs="Arial"/>
        </w:rPr>
      </w:pPr>
    </w:p>
    <w:p w14:paraId="176349AD" w14:textId="77777777" w:rsidR="008C539B" w:rsidRPr="001058B5" w:rsidRDefault="00C12992">
      <w:pPr>
        <w:pStyle w:val="Heading6"/>
        <w:spacing w:before="1"/>
      </w:pPr>
      <w:bookmarkStart w:id="782" w:name="Revoking_Column-Selective_Object_Privile"/>
      <w:bookmarkStart w:id="783" w:name="_bookmark833"/>
      <w:bookmarkEnd w:id="782"/>
      <w:bookmarkEnd w:id="783"/>
      <w:r w:rsidRPr="001058B5">
        <w:t>Revoki</w:t>
      </w:r>
      <w:bookmarkStart w:id="784" w:name="_bookmark834"/>
      <w:bookmarkEnd w:id="784"/>
      <w:r w:rsidRPr="001058B5">
        <w:t>ng Column-Selective Object Privileges</w:t>
      </w:r>
    </w:p>
    <w:p w14:paraId="570E4026"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w w:val="95"/>
        </w:rPr>
        <w:t xml:space="preserve">Although users can grant column-specific INSERT, UPDATE, and REFERENCES privileges </w:t>
      </w:r>
      <w:r w:rsidRPr="001058B5">
        <w:rPr>
          <w:rFonts w:ascii="Arial" w:hAnsi="Arial" w:cs="Arial"/>
        </w:rPr>
        <w:t>for tables and views, they cannot selectively revoke column-specific privileges with a similar</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Instead,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grantor</w:t>
      </w:r>
      <w:r w:rsidRPr="001058B5">
        <w:rPr>
          <w:rFonts w:ascii="Arial" w:hAnsi="Arial" w:cs="Arial"/>
          <w:spacing w:val="-11"/>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 xml:space="preserve">for all columns of a table or </w:t>
      </w:r>
      <w:r w:rsidRPr="001058B5">
        <w:rPr>
          <w:rFonts w:ascii="Arial" w:hAnsi="Arial" w:cs="Arial"/>
          <w:spacing w:val="-4"/>
        </w:rPr>
        <w:t xml:space="preserve">view, </w:t>
      </w:r>
      <w:r w:rsidRPr="001058B5">
        <w:rPr>
          <w:rFonts w:ascii="Arial" w:hAnsi="Arial" w:cs="Arial"/>
        </w:rPr>
        <w:t>and then selectively repeat the grant of</w:t>
      </w:r>
      <w:r w:rsidRPr="001058B5">
        <w:rPr>
          <w:rFonts w:ascii="Arial" w:hAnsi="Arial" w:cs="Arial"/>
          <w:spacing w:val="-4"/>
        </w:rPr>
        <w:t xml:space="preserve"> </w:t>
      </w:r>
      <w:r w:rsidRPr="001058B5">
        <w:rPr>
          <w:rFonts w:ascii="Arial" w:hAnsi="Arial" w:cs="Arial"/>
        </w:rPr>
        <w:t>the</w:t>
      </w:r>
    </w:p>
    <w:p w14:paraId="58BFC486" w14:textId="77777777" w:rsidR="008C539B" w:rsidRPr="001058B5" w:rsidRDefault="00C12992">
      <w:pPr>
        <w:pStyle w:val="BodyText"/>
        <w:spacing w:line="241" w:lineRule="exact"/>
        <w:ind w:left="2259"/>
        <w:rPr>
          <w:rFonts w:ascii="Arial" w:hAnsi="Arial" w:cs="Arial"/>
        </w:rPr>
      </w:pPr>
      <w:r w:rsidRPr="001058B5">
        <w:rPr>
          <w:rFonts w:ascii="Arial" w:hAnsi="Arial" w:cs="Arial"/>
        </w:rPr>
        <w:t>column-specific privileges that the grantor intends to keep in effect.</w:t>
      </w:r>
    </w:p>
    <w:p w14:paraId="4FE336E6" w14:textId="77777777" w:rsidR="008C539B" w:rsidRPr="001058B5" w:rsidRDefault="00C12992">
      <w:pPr>
        <w:pStyle w:val="BodyText"/>
        <w:spacing w:before="120" w:line="228" w:lineRule="auto"/>
        <w:ind w:left="2259" w:right="102"/>
        <w:rPr>
          <w:rFonts w:ascii="Arial" w:hAnsi="Arial" w:cs="Arial"/>
        </w:rPr>
      </w:pPr>
      <w:r w:rsidRPr="001058B5">
        <w:rPr>
          <w:rFonts w:ascii="Arial" w:hAnsi="Arial" w:cs="Arial"/>
        </w:rPr>
        <w:t>For</w:t>
      </w:r>
      <w:r w:rsidRPr="001058B5">
        <w:rPr>
          <w:rFonts w:ascii="Arial" w:hAnsi="Arial" w:cs="Arial"/>
          <w:spacing w:val="-27"/>
        </w:rPr>
        <w:t xml:space="preserve"> </w:t>
      </w:r>
      <w:r w:rsidRPr="001058B5">
        <w:rPr>
          <w:rFonts w:ascii="Arial" w:hAnsi="Arial" w:cs="Arial"/>
        </w:rPr>
        <w:t>example,</w:t>
      </w:r>
      <w:r w:rsidRPr="001058B5">
        <w:rPr>
          <w:rFonts w:ascii="Arial" w:hAnsi="Arial" w:cs="Arial"/>
          <w:spacing w:val="-27"/>
        </w:rPr>
        <w:t xml:space="preserve"> </w:t>
      </w:r>
      <w:r w:rsidRPr="001058B5">
        <w:rPr>
          <w:rFonts w:ascii="Arial" w:hAnsi="Arial" w:cs="Arial"/>
        </w:rPr>
        <w:t>assume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human_resources</w:t>
      </w:r>
      <w:r w:rsidRPr="001058B5">
        <w:rPr>
          <w:rFonts w:ascii="Arial" w:hAnsi="Arial" w:cs="Arial"/>
          <w:spacing w:val="-101"/>
        </w:rPr>
        <w:t xml:space="preserve"> </w:t>
      </w:r>
      <w:r w:rsidRPr="001058B5">
        <w:rPr>
          <w:rFonts w:ascii="Arial" w:hAnsi="Arial" w:cs="Arial"/>
        </w:rPr>
        <w:t>was</w:t>
      </w:r>
      <w:r w:rsidRPr="001058B5">
        <w:rPr>
          <w:rFonts w:ascii="Arial" w:hAnsi="Arial" w:cs="Arial"/>
          <w:spacing w:val="-28"/>
        </w:rPr>
        <w:t xml:space="preserve"> </w:t>
      </w:r>
      <w:r w:rsidRPr="001058B5">
        <w:rPr>
          <w:rFonts w:ascii="Arial" w:hAnsi="Arial" w:cs="Arial"/>
        </w:rPr>
        <w:t>granted</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101"/>
        </w:rPr>
        <w:t xml:space="preserve"> </w:t>
      </w:r>
      <w:r w:rsidRPr="001058B5">
        <w:rPr>
          <w:rFonts w:ascii="Arial" w:hAnsi="Arial" w:cs="Arial"/>
        </w:rPr>
        <w:t>privilege</w:t>
      </w:r>
      <w:r w:rsidRPr="001058B5">
        <w:rPr>
          <w:rFonts w:ascii="Arial" w:hAnsi="Arial" w:cs="Arial"/>
          <w:spacing w:val="-28"/>
        </w:rPr>
        <w:t xml:space="preserve"> </w:t>
      </w:r>
      <w:r w:rsidRPr="001058B5">
        <w:rPr>
          <w:rFonts w:ascii="Arial" w:hAnsi="Arial" w:cs="Arial"/>
        </w:rPr>
        <w:t>on the</w:t>
      </w:r>
      <w:r w:rsidRPr="001058B5">
        <w:rPr>
          <w:rFonts w:ascii="Arial" w:hAnsi="Arial" w:cs="Arial"/>
          <w:spacing w:val="-26"/>
        </w:rPr>
        <w:t xml:space="preserve"> </w:t>
      </w:r>
      <w:r w:rsidRPr="001058B5">
        <w:rPr>
          <w:rFonts w:ascii="Arial" w:hAnsi="Arial" w:cs="Arial"/>
        </w:rPr>
        <w:t>deptno</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columns</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6"/>
        </w:rPr>
        <w:t xml:space="preserve"> </w:t>
      </w:r>
      <w:r w:rsidRPr="001058B5">
        <w:rPr>
          <w:rFonts w:ascii="Arial" w:hAnsi="Arial" w:cs="Arial"/>
        </w:rPr>
        <w:t>dept.</w:t>
      </w:r>
      <w:r w:rsidRPr="001058B5">
        <w:rPr>
          <w:rFonts w:ascii="Arial" w:hAnsi="Arial" w:cs="Arial"/>
          <w:spacing w:val="-26"/>
        </w:rPr>
        <w:t xml:space="preserve"> </w:t>
      </w:r>
      <w:r w:rsidRPr="001058B5">
        <w:rPr>
          <w:rFonts w:ascii="Arial" w:hAnsi="Arial" w:cs="Arial"/>
          <w:spacing w:val="-10"/>
        </w:rPr>
        <w:t>To</w:t>
      </w:r>
      <w:r w:rsidRPr="001058B5">
        <w:rPr>
          <w:rFonts w:ascii="Arial" w:hAnsi="Arial" w:cs="Arial"/>
          <w:spacing w:val="-25"/>
        </w:rPr>
        <w:t xml:space="preserve"> </w:t>
      </w:r>
      <w:r w:rsidRPr="001058B5">
        <w:rPr>
          <w:rFonts w:ascii="Arial" w:hAnsi="Arial" w:cs="Arial"/>
        </w:rPr>
        <w:t>revoke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just the deptno</w:t>
      </w:r>
      <w:r w:rsidRPr="001058B5">
        <w:rPr>
          <w:rFonts w:ascii="Arial" w:hAnsi="Arial" w:cs="Arial"/>
          <w:spacing w:val="-94"/>
        </w:rPr>
        <w:t xml:space="preserve"> </w:t>
      </w:r>
      <w:r w:rsidRPr="001058B5">
        <w:rPr>
          <w:rFonts w:ascii="Arial" w:hAnsi="Arial" w:cs="Arial"/>
        </w:rPr>
        <w:t>column, issue the following two statements:</w:t>
      </w:r>
    </w:p>
    <w:p w14:paraId="5ABDF6CF" w14:textId="77777777" w:rsidR="008C539B" w:rsidRPr="001058B5" w:rsidRDefault="00C12992">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0949075B"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revokes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columns</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dept</w:t>
      </w:r>
      <w:r w:rsidRPr="001058B5">
        <w:rPr>
          <w:rFonts w:ascii="Arial" w:hAnsi="Arial" w:cs="Arial"/>
          <w:spacing w:val="-91"/>
        </w:rPr>
        <w:t xml:space="preserve"> </w:t>
      </w:r>
      <w:r w:rsidRPr="001058B5">
        <w:rPr>
          <w:rFonts w:ascii="Arial" w:hAnsi="Arial" w:cs="Arial"/>
        </w:rPr>
        <w:t xml:space="preserve">table </w:t>
      </w:r>
      <w:r w:rsidRPr="001058B5">
        <w:rPr>
          <w:rFonts w:ascii="Arial" w:hAnsi="Arial" w:cs="Arial"/>
          <w:w w:val="95"/>
        </w:rPr>
        <w:t>from the role human_resources. The GRANT</w:t>
      </w:r>
      <w:r w:rsidRPr="001058B5">
        <w:rPr>
          <w:rFonts w:ascii="Arial" w:hAnsi="Arial" w:cs="Arial"/>
          <w:spacing w:val="-65"/>
          <w:w w:val="95"/>
        </w:rPr>
        <w:t xml:space="preserve"> </w:t>
      </w:r>
      <w:r w:rsidRPr="001058B5">
        <w:rPr>
          <w:rFonts w:ascii="Arial" w:hAnsi="Arial" w:cs="Arial"/>
          <w:w w:val="95"/>
        </w:rPr>
        <w:t xml:space="preserve">statement then repeats, restores, or reissues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25"/>
        </w:rPr>
        <w:t xml:space="preserve"> </w:t>
      </w:r>
      <w:r w:rsidRPr="001058B5">
        <w:rPr>
          <w:rFonts w:ascii="Arial" w:hAnsi="Arial" w:cs="Arial"/>
        </w:rPr>
        <w:t>human_resources.</w:t>
      </w:r>
    </w:p>
    <w:p w14:paraId="51ABD4A5" w14:textId="77777777" w:rsidR="008C539B" w:rsidRPr="001058B5" w:rsidRDefault="008C539B">
      <w:pPr>
        <w:pStyle w:val="BodyText"/>
        <w:spacing w:before="1"/>
        <w:rPr>
          <w:rFonts w:ascii="Arial" w:hAnsi="Arial" w:cs="Arial"/>
          <w:sz w:val="23"/>
        </w:rPr>
      </w:pPr>
    </w:p>
    <w:p w14:paraId="4809ACAF" w14:textId="77777777" w:rsidR="008C539B" w:rsidRPr="001058B5" w:rsidRDefault="00C12992">
      <w:pPr>
        <w:pStyle w:val="Heading6"/>
      </w:pPr>
      <w:bookmarkStart w:id="785" w:name="Revoking_the_REFERENCES_Object_Privilege"/>
      <w:bookmarkStart w:id="786" w:name="_bookmark835"/>
      <w:bookmarkStart w:id="787" w:name="_bookmark836"/>
      <w:bookmarkEnd w:id="785"/>
      <w:bookmarkEnd w:id="786"/>
      <w:bookmarkEnd w:id="787"/>
      <w:r w:rsidRPr="001058B5">
        <w:t>Revoking the REFERENCES Object Privilege</w:t>
      </w:r>
    </w:p>
    <w:p w14:paraId="3632A13F" w14:textId="77777777" w:rsidR="008C539B" w:rsidRPr="001058B5" w:rsidRDefault="00C12992">
      <w:pPr>
        <w:pStyle w:val="BodyText"/>
        <w:spacing w:before="58" w:line="230" w:lineRule="auto"/>
        <w:ind w:left="2259"/>
        <w:rPr>
          <w:rFonts w:ascii="Arial" w:hAnsi="Arial" w:cs="Arial"/>
        </w:rPr>
      </w:pPr>
      <w:r w:rsidRPr="001058B5">
        <w:rPr>
          <w:rFonts w:ascii="Arial" w:hAnsi="Arial" w:cs="Arial"/>
        </w:rPr>
        <w:t>If the grantee of the REFERENCES object privilege has used the privilege to create a foreign key constraint (that currently exists), then the grantor can revoke the privilege only by specifying the CASCADE CONSTRAINTS</w:t>
      </w:r>
      <w:r w:rsidRPr="001058B5">
        <w:rPr>
          <w:rFonts w:ascii="Arial" w:hAnsi="Arial" w:cs="Arial"/>
          <w:spacing w:val="-92"/>
        </w:rPr>
        <w:t xml:space="preserve"> </w:t>
      </w:r>
      <w:r w:rsidRPr="001058B5">
        <w:rPr>
          <w:rFonts w:ascii="Arial" w:hAnsi="Arial" w:cs="Arial"/>
        </w:rPr>
        <w:t>option in the REVOKE</w:t>
      </w:r>
      <w:r w:rsidRPr="001058B5">
        <w:rPr>
          <w:rFonts w:ascii="Arial" w:hAnsi="Arial" w:cs="Arial"/>
          <w:spacing w:val="-91"/>
        </w:rPr>
        <w:t xml:space="preserve"> </w:t>
      </w:r>
      <w:r w:rsidRPr="001058B5">
        <w:rPr>
          <w:rFonts w:ascii="Arial" w:hAnsi="Arial" w:cs="Arial"/>
        </w:rPr>
        <w:t>statement:</w:t>
      </w:r>
    </w:p>
    <w:p w14:paraId="4F60C866" w14:textId="77777777"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228568EE"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Any foreign key constraints currently defined that use the revoked REFERENCES</w:t>
      </w:r>
    </w:p>
    <w:p w14:paraId="7317440E" w14:textId="77777777" w:rsidR="008C539B" w:rsidRPr="001058B5" w:rsidRDefault="00C12992">
      <w:pPr>
        <w:pStyle w:val="BodyText"/>
        <w:spacing w:line="246" w:lineRule="exact"/>
        <w:ind w:left="2259"/>
        <w:rPr>
          <w:rFonts w:ascii="Arial" w:hAnsi="Arial" w:cs="Arial"/>
        </w:rPr>
      </w:pPr>
      <w:r w:rsidRPr="001058B5">
        <w:rPr>
          <w:rFonts w:ascii="Arial" w:hAnsi="Arial" w:cs="Arial"/>
        </w:rPr>
        <w:t>privilege are dropped when the CASCADE CONSTRAINTS</w:t>
      </w:r>
      <w:r w:rsidRPr="001058B5">
        <w:rPr>
          <w:rFonts w:ascii="Arial" w:hAnsi="Arial" w:cs="Arial"/>
          <w:spacing w:val="-85"/>
        </w:rPr>
        <w:t xml:space="preserve"> </w:t>
      </w:r>
      <w:r w:rsidRPr="001058B5">
        <w:rPr>
          <w:rFonts w:ascii="Arial" w:hAnsi="Arial" w:cs="Arial"/>
        </w:rPr>
        <w:t>clause is specified.</w:t>
      </w:r>
    </w:p>
    <w:p w14:paraId="5E9AC5DE" w14:textId="77777777" w:rsidR="008C539B" w:rsidRPr="001058B5" w:rsidRDefault="008C539B">
      <w:pPr>
        <w:pStyle w:val="BodyText"/>
        <w:spacing w:before="2"/>
        <w:rPr>
          <w:rFonts w:ascii="Arial" w:hAnsi="Arial" w:cs="Arial"/>
          <w:sz w:val="25"/>
        </w:rPr>
      </w:pPr>
    </w:p>
    <w:p w14:paraId="72A5CE5B" w14:textId="77777777" w:rsidR="008C539B" w:rsidRPr="001058B5" w:rsidRDefault="00C12992">
      <w:pPr>
        <w:pStyle w:val="Heading4"/>
      </w:pPr>
      <w:bookmarkStart w:id="788" w:name="Cascading_Effects_of_Revoking_Privileges"/>
      <w:bookmarkStart w:id="789" w:name="_bookmark837"/>
      <w:bookmarkEnd w:id="788"/>
      <w:bookmarkEnd w:id="789"/>
      <w:r w:rsidRPr="001058B5">
        <w:t>Cascading Eff</w:t>
      </w:r>
      <w:bookmarkStart w:id="790" w:name="_bookmark838"/>
      <w:bookmarkEnd w:id="790"/>
      <w:r w:rsidRPr="001058B5">
        <w:t>ects of Revoking Privileges</w:t>
      </w:r>
    </w:p>
    <w:p w14:paraId="5DEA6ACC" w14:textId="77777777" w:rsidR="008C539B" w:rsidRPr="001058B5" w:rsidRDefault="00C12992">
      <w:pPr>
        <w:pStyle w:val="BodyText"/>
        <w:spacing w:before="79" w:line="232" w:lineRule="auto"/>
        <w:ind w:left="2259"/>
        <w:rPr>
          <w:rFonts w:ascii="Arial" w:hAnsi="Arial" w:cs="Arial"/>
        </w:rPr>
      </w:pPr>
      <w:r w:rsidRPr="001058B5">
        <w:rPr>
          <w:rFonts w:ascii="Arial" w:hAnsi="Arial" w:cs="Arial"/>
        </w:rPr>
        <w:t>Depending on the type of privilege, there may be cascading effects when a privilege is revoked. This is discussed in the following sections:</w:t>
      </w:r>
    </w:p>
    <w:p w14:paraId="05100A20"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839" w:history="1">
        <w:r w:rsidR="00C12992" w:rsidRPr="001058B5">
          <w:rPr>
            <w:rFonts w:ascii="Arial" w:hAnsi="Arial" w:cs="Arial"/>
            <w:color w:val="0000CC"/>
            <w:sz w:val="20"/>
          </w:rPr>
          <w:t>Cascading Effects When Revoking System Privileges</w:t>
        </w:r>
      </w:hyperlink>
    </w:p>
    <w:p w14:paraId="53612452"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841" w:history="1">
        <w:r w:rsidR="00C12992" w:rsidRPr="001058B5">
          <w:rPr>
            <w:rFonts w:ascii="Arial" w:hAnsi="Arial" w:cs="Arial"/>
            <w:color w:val="0000CC"/>
            <w:sz w:val="20"/>
          </w:rPr>
          <w:t>Cascading Effects When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0BB4E8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CC18596" w14:textId="77777777" w:rsidR="008C539B" w:rsidRPr="001058B5" w:rsidRDefault="008C539B">
      <w:pPr>
        <w:pStyle w:val="BodyText"/>
        <w:spacing w:before="2"/>
        <w:rPr>
          <w:rFonts w:ascii="Arial" w:hAnsi="Arial" w:cs="Arial"/>
          <w:sz w:val="24"/>
        </w:rPr>
      </w:pPr>
    </w:p>
    <w:p w14:paraId="672EA9D3" w14:textId="77777777" w:rsidR="008C539B" w:rsidRPr="001058B5" w:rsidRDefault="00C12992">
      <w:pPr>
        <w:pStyle w:val="Heading6"/>
        <w:spacing w:before="105"/>
        <w:ind w:left="1660"/>
      </w:pPr>
      <w:bookmarkStart w:id="791" w:name="Cascading_Effects_When_Revoking_System_P"/>
      <w:bookmarkStart w:id="792" w:name="_bookmark839"/>
      <w:bookmarkEnd w:id="791"/>
      <w:bookmarkEnd w:id="792"/>
      <w:r w:rsidRPr="001058B5">
        <w:t>Cas</w:t>
      </w:r>
      <w:bookmarkStart w:id="793" w:name="_bookmark840"/>
      <w:bookmarkEnd w:id="793"/>
      <w:r w:rsidRPr="001058B5">
        <w:t>cading Effects When Revoking System Privileges</w:t>
      </w:r>
    </w:p>
    <w:p w14:paraId="0435F7CC"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There are no cascading effects when revoking a system privilege related to DDL operations,</w:t>
      </w:r>
      <w:r w:rsidRPr="001058B5">
        <w:rPr>
          <w:rFonts w:ascii="Arial" w:hAnsi="Arial" w:cs="Arial"/>
          <w:spacing w:val="-11"/>
        </w:rPr>
        <w:t xml:space="preserve"> </w:t>
      </w:r>
      <w:r w:rsidRPr="001058B5">
        <w:rPr>
          <w:rFonts w:ascii="Arial" w:hAnsi="Arial" w:cs="Arial"/>
        </w:rPr>
        <w:t>regardless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whether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without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ADMIN option. For example, assume the</w:t>
      </w:r>
      <w:r w:rsidRPr="001058B5">
        <w:rPr>
          <w:rFonts w:ascii="Arial" w:hAnsi="Arial" w:cs="Arial"/>
          <w:spacing w:val="-4"/>
        </w:rPr>
        <w:t xml:space="preserve"> </w:t>
      </w:r>
      <w:r w:rsidRPr="001058B5">
        <w:rPr>
          <w:rFonts w:ascii="Arial" w:hAnsi="Arial" w:cs="Arial"/>
        </w:rPr>
        <w:t>following:</w:t>
      </w:r>
    </w:p>
    <w:p w14:paraId="256FEF0E" w14:textId="77777777" w:rsidR="008C539B" w:rsidRPr="001058B5" w:rsidRDefault="00C12992" w:rsidP="006F7931">
      <w:pPr>
        <w:pStyle w:val="ListParagraph"/>
        <w:numPr>
          <w:ilvl w:val="0"/>
          <w:numId w:val="100"/>
        </w:numPr>
        <w:tabs>
          <w:tab w:val="left" w:pos="2020"/>
        </w:tabs>
        <w:spacing w:before="113"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security</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0"/>
          <w:sz w:val="20"/>
        </w:rPr>
        <w:t xml:space="preserve"> </w:t>
      </w:r>
      <w:r w:rsidRPr="001058B5">
        <w:rPr>
          <w:rFonts w:ascii="Arial" w:hAnsi="Arial" w:cs="Arial"/>
          <w:sz w:val="20"/>
        </w:rPr>
        <w:t>grants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CREATE</w:t>
      </w:r>
      <w:r w:rsidRPr="001058B5">
        <w:rPr>
          <w:rFonts w:ascii="Arial" w:hAnsi="Arial" w:cs="Arial"/>
          <w:spacing w:val="-37"/>
          <w:sz w:val="20"/>
        </w:rPr>
        <w:t xml:space="preserve"> </w:t>
      </w:r>
      <w:r w:rsidRPr="001058B5">
        <w:rPr>
          <w:rFonts w:ascii="Arial" w:hAnsi="Arial" w:cs="Arial"/>
          <w:sz w:val="20"/>
        </w:rPr>
        <w:t>TABLE</w:t>
      </w:r>
      <w:r w:rsidRPr="001058B5">
        <w:rPr>
          <w:rFonts w:ascii="Arial" w:hAnsi="Arial" w:cs="Arial"/>
          <w:spacing w:val="-86"/>
          <w:sz w:val="20"/>
        </w:rPr>
        <w:t xml:space="preserve"> </w:t>
      </w:r>
      <w:r w:rsidRPr="001058B5">
        <w:rPr>
          <w:rFonts w:ascii="Arial" w:hAnsi="Arial" w:cs="Arial"/>
          <w:sz w:val="20"/>
        </w:rPr>
        <w:t>system</w:t>
      </w:r>
      <w:r w:rsidRPr="001058B5">
        <w:rPr>
          <w:rFonts w:ascii="Arial" w:hAnsi="Arial" w:cs="Arial"/>
          <w:spacing w:val="-10"/>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jfee</w:t>
      </w:r>
    </w:p>
    <w:p w14:paraId="5232AA6D" w14:textId="77777777" w:rsidR="008C539B" w:rsidRPr="001058B5" w:rsidRDefault="00C12992">
      <w:pPr>
        <w:pStyle w:val="BodyText"/>
        <w:spacing w:line="246" w:lineRule="exact"/>
        <w:ind w:left="2019"/>
        <w:rPr>
          <w:rFonts w:ascii="Arial" w:hAnsi="Arial" w:cs="Arial"/>
        </w:rPr>
      </w:pPr>
      <w:r w:rsidRPr="001058B5">
        <w:rPr>
          <w:rFonts w:ascii="Arial" w:hAnsi="Arial" w:cs="Arial"/>
        </w:rPr>
        <w:t>with the ADMIN option.</w:t>
      </w:r>
    </w:p>
    <w:p w14:paraId="7CC0F63B"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jfee</w:t>
      </w:r>
      <w:r w:rsidRPr="001058B5">
        <w:rPr>
          <w:rFonts w:ascii="Arial" w:hAnsi="Arial" w:cs="Arial"/>
          <w:spacing w:val="-82"/>
          <w:sz w:val="20"/>
        </w:rPr>
        <w:t xml:space="preserve"> </w:t>
      </w:r>
      <w:r w:rsidRPr="001058B5">
        <w:rPr>
          <w:rFonts w:ascii="Arial" w:hAnsi="Arial" w:cs="Arial"/>
          <w:sz w:val="20"/>
        </w:rPr>
        <w:t>creates a table.</w:t>
      </w:r>
    </w:p>
    <w:p w14:paraId="11B31F16"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jfee</w:t>
      </w:r>
      <w:r w:rsidRPr="001058B5">
        <w:rPr>
          <w:rFonts w:ascii="Arial" w:hAnsi="Arial" w:cs="Arial"/>
          <w:spacing w:val="-83"/>
          <w:sz w:val="20"/>
        </w:rPr>
        <w:t xml:space="preserve"> </w:t>
      </w:r>
      <w:r w:rsidRPr="001058B5">
        <w:rPr>
          <w:rFonts w:ascii="Arial" w:hAnsi="Arial" w:cs="Arial"/>
          <w:sz w:val="20"/>
        </w:rPr>
        <w:t>grants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TABLE</w:t>
      </w:r>
      <w:r w:rsidRPr="001058B5">
        <w:rPr>
          <w:rFonts w:ascii="Arial" w:hAnsi="Arial" w:cs="Arial"/>
          <w:spacing w:val="-83"/>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privilege</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tsmith.</w:t>
      </w:r>
    </w:p>
    <w:p w14:paraId="1FBC46F7"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tsmith</w:t>
      </w:r>
      <w:r w:rsidRPr="001058B5">
        <w:rPr>
          <w:rFonts w:ascii="Arial" w:hAnsi="Arial" w:cs="Arial"/>
          <w:spacing w:val="-83"/>
          <w:sz w:val="20"/>
        </w:rPr>
        <w:t xml:space="preserve"> </w:t>
      </w:r>
      <w:r w:rsidRPr="001058B5">
        <w:rPr>
          <w:rFonts w:ascii="Arial" w:hAnsi="Arial" w:cs="Arial"/>
          <w:sz w:val="20"/>
        </w:rPr>
        <w:t>creates a table.</w:t>
      </w:r>
    </w:p>
    <w:p w14:paraId="14FB3F82" w14:textId="77777777" w:rsidR="008C539B" w:rsidRPr="001058B5" w:rsidRDefault="00C12992" w:rsidP="006F7931">
      <w:pPr>
        <w:pStyle w:val="ListParagraph"/>
        <w:numPr>
          <w:ilvl w:val="0"/>
          <w:numId w:val="100"/>
        </w:numPr>
        <w:tabs>
          <w:tab w:val="left" w:pos="2020"/>
        </w:tabs>
        <w:spacing w:before="108"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security</w:t>
      </w:r>
      <w:r w:rsidRPr="001058B5">
        <w:rPr>
          <w:rFonts w:ascii="Arial" w:hAnsi="Arial" w:cs="Arial"/>
          <w:spacing w:val="-8"/>
          <w:sz w:val="20"/>
        </w:rPr>
        <w:t xml:space="preserve"> </w:t>
      </w:r>
      <w:r w:rsidRPr="001058B5">
        <w:rPr>
          <w:rFonts w:ascii="Arial" w:hAnsi="Arial" w:cs="Arial"/>
          <w:sz w:val="20"/>
        </w:rPr>
        <w:t>administrator</w:t>
      </w:r>
      <w:r w:rsidRPr="001058B5">
        <w:rPr>
          <w:rFonts w:ascii="Arial" w:hAnsi="Arial" w:cs="Arial"/>
          <w:spacing w:val="-8"/>
          <w:sz w:val="20"/>
        </w:rPr>
        <w:t xml:space="preserve"> </w:t>
      </w:r>
      <w:r w:rsidRPr="001058B5">
        <w:rPr>
          <w:rFonts w:ascii="Arial" w:hAnsi="Arial" w:cs="Arial"/>
          <w:sz w:val="20"/>
        </w:rPr>
        <w:t>revokes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CREATE</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user</w:t>
      </w:r>
    </w:p>
    <w:p w14:paraId="05C02689" w14:textId="77777777" w:rsidR="008C539B" w:rsidRPr="001058B5" w:rsidRDefault="00C12992">
      <w:pPr>
        <w:pStyle w:val="BodyText"/>
        <w:spacing w:line="246" w:lineRule="exact"/>
        <w:ind w:left="2020"/>
        <w:rPr>
          <w:rFonts w:ascii="Arial" w:hAnsi="Arial" w:cs="Arial"/>
        </w:rPr>
      </w:pPr>
      <w:r w:rsidRPr="001058B5">
        <w:rPr>
          <w:rFonts w:ascii="Arial" w:hAnsi="Arial" w:cs="Arial"/>
        </w:rPr>
        <w:t>jfee.</w:t>
      </w:r>
    </w:p>
    <w:p w14:paraId="3793141C" w14:textId="77777777" w:rsidR="008C539B" w:rsidRPr="001058B5" w:rsidRDefault="00C12992" w:rsidP="006F7931">
      <w:pPr>
        <w:pStyle w:val="ListParagraph"/>
        <w:numPr>
          <w:ilvl w:val="0"/>
          <w:numId w:val="100"/>
        </w:numPr>
        <w:tabs>
          <w:tab w:val="left" w:pos="2020"/>
        </w:tabs>
        <w:spacing w:before="117" w:line="228" w:lineRule="auto"/>
        <w:ind w:right="1083"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table</w:t>
      </w:r>
      <w:r w:rsidRPr="001058B5">
        <w:rPr>
          <w:rFonts w:ascii="Arial" w:hAnsi="Arial" w:cs="Arial"/>
          <w:spacing w:val="-15"/>
          <w:sz w:val="20"/>
        </w:rPr>
        <w:t xml:space="preserve"> </w:t>
      </w:r>
      <w:r w:rsidRPr="001058B5">
        <w:rPr>
          <w:rFonts w:ascii="Arial" w:hAnsi="Arial" w:cs="Arial"/>
          <w:sz w:val="20"/>
        </w:rPr>
        <w:t>created</w:t>
      </w:r>
      <w:r w:rsidRPr="001058B5">
        <w:rPr>
          <w:rFonts w:ascii="Arial" w:hAnsi="Arial" w:cs="Arial"/>
          <w:spacing w:val="-15"/>
          <w:sz w:val="20"/>
        </w:rPr>
        <w:t xml:space="preserve"> </w:t>
      </w:r>
      <w:r w:rsidRPr="001058B5">
        <w:rPr>
          <w:rFonts w:ascii="Arial" w:hAnsi="Arial" w:cs="Arial"/>
          <w:sz w:val="20"/>
        </w:rPr>
        <w:t>by</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jfee</w:t>
      </w:r>
      <w:r w:rsidRPr="001058B5">
        <w:rPr>
          <w:rFonts w:ascii="Arial" w:hAnsi="Arial" w:cs="Arial"/>
          <w:spacing w:val="-90"/>
          <w:sz w:val="20"/>
        </w:rPr>
        <w:t xml:space="preserve"> </w:t>
      </w:r>
      <w:r w:rsidRPr="001058B5">
        <w:rPr>
          <w:rFonts w:ascii="Arial" w:hAnsi="Arial" w:cs="Arial"/>
          <w:sz w:val="20"/>
        </w:rPr>
        <w:t>continues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exist.</w:t>
      </w:r>
      <w:r w:rsidRPr="001058B5">
        <w:rPr>
          <w:rFonts w:ascii="Arial" w:hAnsi="Arial" w:cs="Arial"/>
          <w:spacing w:val="-15"/>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tsmith</w:t>
      </w:r>
      <w:r w:rsidRPr="001058B5">
        <w:rPr>
          <w:rFonts w:ascii="Arial" w:hAnsi="Arial" w:cs="Arial"/>
          <w:spacing w:val="-90"/>
          <w:sz w:val="20"/>
        </w:rPr>
        <w:t xml:space="preserve"> </w:t>
      </w:r>
      <w:r w:rsidRPr="001058B5">
        <w:rPr>
          <w:rFonts w:ascii="Arial" w:hAnsi="Arial" w:cs="Arial"/>
          <w:sz w:val="20"/>
        </w:rPr>
        <w:t>still</w:t>
      </w:r>
      <w:r w:rsidRPr="001058B5">
        <w:rPr>
          <w:rFonts w:ascii="Arial" w:hAnsi="Arial" w:cs="Arial"/>
          <w:spacing w:val="-15"/>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table and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p>
    <w:p w14:paraId="207754CF" w14:textId="77777777" w:rsidR="008C539B" w:rsidRPr="001058B5" w:rsidRDefault="00C12992">
      <w:pPr>
        <w:pStyle w:val="BodyText"/>
        <w:spacing w:before="119" w:line="230" w:lineRule="auto"/>
        <w:ind w:left="1659" w:right="906"/>
        <w:rPr>
          <w:rFonts w:ascii="Arial" w:hAnsi="Arial" w:cs="Arial"/>
        </w:rPr>
      </w:pPr>
      <w:r w:rsidRPr="001058B5">
        <w:rPr>
          <w:rFonts w:ascii="Arial" w:hAnsi="Arial" w:cs="Arial"/>
          <w:spacing w:val="-6"/>
        </w:rPr>
        <w:t xml:space="preserve">You </w:t>
      </w:r>
      <w:r w:rsidRPr="001058B5">
        <w:rPr>
          <w:rFonts w:ascii="Arial" w:hAnsi="Arial" w:cs="Arial"/>
        </w:rPr>
        <w:t>can observe cascading effects when you revoke a system privilege related to a DML operation. If the SELECT ANY TABLE</w:t>
      </w:r>
      <w:r w:rsidRPr="001058B5">
        <w:rPr>
          <w:rFonts w:ascii="Arial" w:hAnsi="Arial" w:cs="Arial"/>
          <w:spacing w:val="-89"/>
        </w:rPr>
        <w:t xml:space="preserve"> </w:t>
      </w:r>
      <w:r w:rsidRPr="001058B5">
        <w:rPr>
          <w:rFonts w:ascii="Arial" w:hAnsi="Arial" w:cs="Arial"/>
        </w:rPr>
        <w:t xml:space="preserve">privilege is revoked from a </w:t>
      </w:r>
      <w:r w:rsidRPr="001058B5">
        <w:rPr>
          <w:rFonts w:ascii="Arial" w:hAnsi="Arial" w:cs="Arial"/>
          <w:spacing w:val="-3"/>
        </w:rPr>
        <w:t xml:space="preserve">user, </w:t>
      </w:r>
      <w:r w:rsidRPr="001058B5">
        <w:rPr>
          <w:rFonts w:ascii="Arial" w:hAnsi="Arial" w:cs="Arial"/>
        </w:rPr>
        <w:t>then all procedures contained in the user’s schema relying on this privilege can no longer be executed successfully until the privilege is reauthorized.</w:t>
      </w:r>
    </w:p>
    <w:p w14:paraId="1CFD4C7D" w14:textId="77777777" w:rsidR="008C539B" w:rsidRPr="001058B5" w:rsidRDefault="008C539B">
      <w:pPr>
        <w:pStyle w:val="BodyText"/>
        <w:spacing w:before="5"/>
        <w:rPr>
          <w:rFonts w:ascii="Arial" w:hAnsi="Arial" w:cs="Arial"/>
          <w:sz w:val="23"/>
        </w:rPr>
      </w:pPr>
    </w:p>
    <w:p w14:paraId="3C6C0F3B" w14:textId="77777777" w:rsidR="008C539B" w:rsidRPr="001058B5" w:rsidRDefault="00C12992">
      <w:pPr>
        <w:pStyle w:val="Heading6"/>
        <w:ind w:left="1660"/>
      </w:pPr>
      <w:bookmarkStart w:id="794" w:name="Cascading_Effects_When_Revoking_Object_P"/>
      <w:bookmarkStart w:id="795" w:name="_bookmark841"/>
      <w:bookmarkStart w:id="796" w:name="_bookmark842"/>
      <w:bookmarkEnd w:id="794"/>
      <w:bookmarkEnd w:id="795"/>
      <w:bookmarkEnd w:id="796"/>
      <w:r w:rsidRPr="001058B5">
        <w:t>Cascading Effects When Revoking Object Privileges</w:t>
      </w:r>
    </w:p>
    <w:p w14:paraId="189130A3" w14:textId="77777777" w:rsidR="008C539B" w:rsidRPr="001058B5" w:rsidRDefault="00C12992">
      <w:pPr>
        <w:pStyle w:val="BodyText"/>
        <w:spacing w:before="50"/>
        <w:ind w:left="1660"/>
        <w:rPr>
          <w:rFonts w:ascii="Arial" w:hAnsi="Arial" w:cs="Arial"/>
        </w:rPr>
      </w:pPr>
      <w:r w:rsidRPr="001058B5">
        <w:rPr>
          <w:rFonts w:ascii="Arial" w:hAnsi="Arial" w:cs="Arial"/>
        </w:rPr>
        <w:t>Revoking an object privilege can have cascading effects. Remember the following:</w:t>
      </w:r>
    </w:p>
    <w:p w14:paraId="1503ADC4" w14:textId="77777777" w:rsidR="008C539B" w:rsidRPr="001058B5" w:rsidRDefault="00C12992" w:rsidP="006F7931">
      <w:pPr>
        <w:pStyle w:val="ListParagraph"/>
        <w:numPr>
          <w:ilvl w:val="1"/>
          <w:numId w:val="137"/>
        </w:numPr>
        <w:tabs>
          <w:tab w:val="left" w:pos="2020"/>
        </w:tabs>
        <w:spacing w:before="123" w:line="230" w:lineRule="auto"/>
        <w:ind w:right="784" w:hanging="359"/>
        <w:rPr>
          <w:rFonts w:ascii="Arial" w:hAnsi="Arial" w:cs="Arial"/>
          <w:sz w:val="20"/>
        </w:rPr>
      </w:pPr>
      <w:r w:rsidRPr="001058B5">
        <w:rPr>
          <w:rFonts w:ascii="Arial" w:hAnsi="Arial" w:cs="Arial"/>
          <w:b/>
          <w:sz w:val="20"/>
        </w:rPr>
        <w:t xml:space="preserve">Object definitions that depend on a DML object privilege can be affected if the DML object privilege is revoked. </w:t>
      </w:r>
      <w:r w:rsidRPr="001058B5">
        <w:rPr>
          <w:rFonts w:ascii="Arial" w:hAnsi="Arial" w:cs="Arial"/>
          <w:sz w:val="20"/>
        </w:rPr>
        <w:t>For example, assume that the body of the test procedure includes a SQL statement that queries data from the emp table. If the SELECT</w:t>
      </w:r>
      <w:r w:rsidRPr="001058B5">
        <w:rPr>
          <w:rFonts w:ascii="Arial" w:hAnsi="Arial" w:cs="Arial"/>
          <w:spacing w:val="-95"/>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w:t>
      </w:r>
      <w:r w:rsidRPr="001058B5">
        <w:rPr>
          <w:rFonts w:ascii="Arial" w:hAnsi="Arial" w:cs="Arial"/>
          <w:spacing w:val="-95"/>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revoked</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owner</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test</w:t>
      </w:r>
      <w:r w:rsidRPr="001058B5">
        <w:rPr>
          <w:rFonts w:ascii="Arial" w:hAnsi="Arial" w:cs="Arial"/>
          <w:spacing w:val="-95"/>
          <w:sz w:val="20"/>
        </w:rPr>
        <w:t xml:space="preserve"> </w:t>
      </w:r>
      <w:r w:rsidRPr="001058B5">
        <w:rPr>
          <w:rFonts w:ascii="Arial" w:hAnsi="Arial" w:cs="Arial"/>
          <w:sz w:val="20"/>
        </w:rPr>
        <w:t>procedure, then the procedure can no longer be executed</w:t>
      </w:r>
      <w:r w:rsidRPr="001058B5">
        <w:rPr>
          <w:rFonts w:ascii="Arial" w:hAnsi="Arial" w:cs="Arial"/>
          <w:spacing w:val="-13"/>
          <w:sz w:val="20"/>
        </w:rPr>
        <w:t xml:space="preserve"> </w:t>
      </w:r>
      <w:r w:rsidRPr="001058B5">
        <w:rPr>
          <w:rFonts w:ascii="Arial" w:hAnsi="Arial" w:cs="Arial"/>
          <w:sz w:val="20"/>
        </w:rPr>
        <w:t>successfully.</w:t>
      </w:r>
    </w:p>
    <w:p w14:paraId="492DF5CB" w14:textId="77777777" w:rsidR="008C539B" w:rsidRPr="001058B5" w:rsidRDefault="00C12992" w:rsidP="006F7931">
      <w:pPr>
        <w:pStyle w:val="ListParagraph"/>
        <w:numPr>
          <w:ilvl w:val="1"/>
          <w:numId w:val="137"/>
        </w:numPr>
        <w:tabs>
          <w:tab w:val="left" w:pos="2020"/>
        </w:tabs>
        <w:spacing w:before="123" w:line="230" w:lineRule="auto"/>
        <w:ind w:right="805" w:hanging="359"/>
        <w:rPr>
          <w:rFonts w:ascii="Arial" w:hAnsi="Arial" w:cs="Arial"/>
          <w:sz w:val="20"/>
        </w:rPr>
      </w:pPr>
      <w:r w:rsidRPr="001058B5">
        <w:rPr>
          <w:rFonts w:ascii="Arial" w:hAnsi="Arial" w:cs="Arial"/>
          <w:b/>
          <w:sz w:val="20"/>
        </w:rPr>
        <w:t xml:space="preserve">When a REFERENCES privilege for a table is revoked from a </w:t>
      </w:r>
      <w:r w:rsidRPr="001058B5">
        <w:rPr>
          <w:rFonts w:ascii="Arial" w:hAnsi="Arial" w:cs="Arial"/>
          <w:b/>
          <w:spacing w:val="-3"/>
          <w:sz w:val="20"/>
        </w:rPr>
        <w:t xml:space="preserve">user, </w:t>
      </w:r>
      <w:r w:rsidRPr="001058B5">
        <w:rPr>
          <w:rFonts w:ascii="Arial" w:hAnsi="Arial" w:cs="Arial"/>
          <w:b/>
          <w:sz w:val="20"/>
        </w:rPr>
        <w:t xml:space="preserve">any foreign key integrity constraints that are defined by the user and require the dropped REFERENCES privilege are automatically dropped. </w:t>
      </w:r>
      <w:r w:rsidRPr="001058B5">
        <w:rPr>
          <w:rFonts w:ascii="Arial" w:hAnsi="Arial" w:cs="Arial"/>
          <w:sz w:val="20"/>
        </w:rPr>
        <w:t>For example, assume that user</w:t>
      </w:r>
      <w:r w:rsidRPr="001058B5">
        <w:rPr>
          <w:rFonts w:ascii="Arial" w:hAnsi="Arial" w:cs="Arial"/>
          <w:spacing w:val="-30"/>
          <w:sz w:val="20"/>
        </w:rPr>
        <w:t xml:space="preserve"> </w:t>
      </w:r>
      <w:r w:rsidRPr="001058B5">
        <w:rPr>
          <w:rFonts w:ascii="Arial" w:hAnsi="Arial" w:cs="Arial"/>
          <w:sz w:val="20"/>
        </w:rPr>
        <w:t>jward</w:t>
      </w:r>
      <w:r w:rsidRPr="001058B5">
        <w:rPr>
          <w:rFonts w:ascii="Arial" w:hAnsi="Arial" w:cs="Arial"/>
          <w:spacing w:val="-103"/>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granted</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REFERENCES</w:t>
      </w:r>
      <w:r w:rsidRPr="001058B5">
        <w:rPr>
          <w:rFonts w:ascii="Arial" w:hAnsi="Arial" w:cs="Arial"/>
          <w:spacing w:val="-102"/>
          <w:sz w:val="20"/>
        </w:rPr>
        <w:t xml:space="preserve"> </w:t>
      </w:r>
      <w:r w:rsidRPr="001058B5">
        <w:rPr>
          <w:rFonts w:ascii="Arial" w:hAnsi="Arial" w:cs="Arial"/>
          <w:sz w:val="20"/>
        </w:rPr>
        <w:t>privilege</w:t>
      </w:r>
      <w:r w:rsidRPr="001058B5">
        <w:rPr>
          <w:rFonts w:ascii="Arial" w:hAnsi="Arial" w:cs="Arial"/>
          <w:spacing w:val="-30"/>
          <w:sz w:val="20"/>
        </w:rPr>
        <w:t xml:space="preserv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deptno</w:t>
      </w:r>
      <w:r w:rsidRPr="001058B5">
        <w:rPr>
          <w:rFonts w:ascii="Arial" w:hAnsi="Arial" w:cs="Arial"/>
          <w:spacing w:val="-102"/>
          <w:sz w:val="20"/>
        </w:rPr>
        <w:t xml:space="preserve"> </w:t>
      </w:r>
      <w:r w:rsidRPr="001058B5">
        <w:rPr>
          <w:rFonts w:ascii="Arial" w:hAnsi="Arial" w:cs="Arial"/>
          <w:sz w:val="20"/>
        </w:rPr>
        <w:t>column</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 table.</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creates</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foreign</w:t>
      </w:r>
      <w:r w:rsidRPr="001058B5">
        <w:rPr>
          <w:rFonts w:ascii="Arial" w:hAnsi="Arial" w:cs="Arial"/>
          <w:spacing w:val="-10"/>
          <w:sz w:val="20"/>
        </w:rPr>
        <w:t xml:space="preserve"> </w:t>
      </w:r>
      <w:r w:rsidRPr="001058B5">
        <w:rPr>
          <w:rFonts w:ascii="Arial" w:hAnsi="Arial" w:cs="Arial"/>
          <w:sz w:val="20"/>
        </w:rPr>
        <w:t>key</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deptno</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emp</w:t>
      </w:r>
      <w:r w:rsidRPr="001058B5">
        <w:rPr>
          <w:rFonts w:ascii="Arial" w:hAnsi="Arial" w:cs="Arial"/>
          <w:spacing w:val="-86"/>
          <w:sz w:val="20"/>
        </w:rPr>
        <w:t xml:space="preserve"> </w:t>
      </w:r>
      <w:r w:rsidRPr="001058B5">
        <w:rPr>
          <w:rFonts w:ascii="Arial" w:hAnsi="Arial" w:cs="Arial"/>
          <w:sz w:val="20"/>
        </w:rPr>
        <w:t>table that</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deptno</w:t>
      </w:r>
      <w:r w:rsidRPr="001058B5">
        <w:rPr>
          <w:rFonts w:ascii="Arial" w:hAnsi="Arial" w:cs="Arial"/>
          <w:spacing w:val="-101"/>
          <w:sz w:val="20"/>
        </w:rPr>
        <w:t xml:space="preserve"> </w:t>
      </w:r>
      <w:r w:rsidRPr="001058B5">
        <w:rPr>
          <w:rFonts w:ascii="Arial" w:hAnsi="Arial" w:cs="Arial"/>
          <w:sz w:val="20"/>
        </w:rPr>
        <w:t>column</w:t>
      </w:r>
      <w:r w:rsidRPr="001058B5">
        <w:rPr>
          <w:rFonts w:ascii="Arial" w:hAnsi="Arial" w:cs="Arial"/>
          <w:spacing w:val="-28"/>
          <w:sz w:val="20"/>
        </w:rPr>
        <w:t xml:space="preserve"> </w:t>
      </w:r>
      <w:r w:rsidRPr="001058B5">
        <w:rPr>
          <w:rFonts w:ascii="Arial" w:hAnsi="Arial" w:cs="Arial"/>
          <w:sz w:val="20"/>
        </w:rPr>
        <w:t>of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dept</w:t>
      </w:r>
      <w:r w:rsidRPr="001058B5">
        <w:rPr>
          <w:rFonts w:ascii="Arial" w:hAnsi="Arial" w:cs="Arial"/>
          <w:spacing w:val="-101"/>
          <w:sz w:val="20"/>
        </w:rPr>
        <w:t xml:space="preserve"> </w:t>
      </w:r>
      <w:r w:rsidRPr="001058B5">
        <w:rPr>
          <w:rFonts w:ascii="Arial" w:hAnsi="Arial" w:cs="Arial"/>
          <w:sz w:val="20"/>
        </w:rPr>
        <w:t>table.</w:t>
      </w:r>
      <w:r w:rsidRPr="001058B5">
        <w:rPr>
          <w:rFonts w:ascii="Arial" w:hAnsi="Arial" w:cs="Arial"/>
          <w:spacing w:val="-28"/>
          <w:sz w:val="20"/>
        </w:rPr>
        <w:t xml:space="preserve"> </w:t>
      </w:r>
      <w:r w:rsidRPr="001058B5">
        <w:rPr>
          <w:rFonts w:ascii="Arial" w:hAnsi="Arial" w:cs="Arial"/>
          <w:sz w:val="20"/>
        </w:rPr>
        <w:t>If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101"/>
          <w:sz w:val="20"/>
        </w:rPr>
        <w:t xml:space="preserve"> </w:t>
      </w:r>
      <w:r w:rsidRPr="001058B5">
        <w:rPr>
          <w:rFonts w:ascii="Arial" w:hAnsi="Arial" w:cs="Arial"/>
          <w:sz w:val="20"/>
        </w:rPr>
        <w:t>privilege</w:t>
      </w:r>
      <w:r w:rsidRPr="001058B5">
        <w:rPr>
          <w:rFonts w:ascii="Arial" w:hAnsi="Arial" w:cs="Arial"/>
          <w:spacing w:val="-28"/>
          <w:sz w:val="20"/>
        </w:rPr>
        <w:t xml:space="preserve"> </w:t>
      </w:r>
      <w:r w:rsidRPr="001058B5">
        <w:rPr>
          <w:rFonts w:ascii="Arial" w:hAnsi="Arial" w:cs="Arial"/>
          <w:sz w:val="20"/>
        </w:rPr>
        <w:t>on the</w:t>
      </w:r>
      <w:r w:rsidRPr="001058B5">
        <w:rPr>
          <w:rFonts w:ascii="Arial" w:hAnsi="Arial" w:cs="Arial"/>
          <w:spacing w:val="-14"/>
          <w:sz w:val="20"/>
        </w:rPr>
        <w:t xml:space="preserve"> </w:t>
      </w:r>
      <w:r w:rsidRPr="001058B5">
        <w:rPr>
          <w:rFonts w:ascii="Arial" w:hAnsi="Arial" w:cs="Arial"/>
          <w:sz w:val="20"/>
        </w:rPr>
        <w:t>deptno</w:t>
      </w:r>
      <w:r w:rsidRPr="001058B5">
        <w:rPr>
          <w:rFonts w:ascii="Arial" w:hAnsi="Arial" w:cs="Arial"/>
          <w:spacing w:val="-89"/>
          <w:sz w:val="20"/>
        </w:rPr>
        <w:t xml:space="preserve"> </w:t>
      </w:r>
      <w:r w:rsidRPr="001058B5">
        <w:rPr>
          <w:rFonts w:ascii="Arial" w:hAnsi="Arial" w:cs="Arial"/>
          <w:sz w:val="20"/>
        </w:rPr>
        <w:t>column</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dept</w:t>
      </w:r>
      <w:r w:rsidRPr="001058B5">
        <w:rPr>
          <w:rFonts w:ascii="Arial" w:hAnsi="Arial" w:cs="Arial"/>
          <w:spacing w:val="-90"/>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revoked,</w:t>
      </w:r>
      <w:r w:rsidRPr="001058B5">
        <w:rPr>
          <w:rFonts w:ascii="Arial" w:hAnsi="Arial" w:cs="Arial"/>
          <w:spacing w:val="-14"/>
          <w:sz w:val="20"/>
        </w:rPr>
        <w:t xml:space="preserve"> </w:t>
      </w:r>
      <w:r w:rsidRPr="001058B5">
        <w:rPr>
          <w:rFonts w:ascii="Arial" w:hAnsi="Arial" w:cs="Arial"/>
          <w:sz w:val="20"/>
        </w:rPr>
        <w:t>then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foreign</w:t>
      </w:r>
      <w:r w:rsidRPr="001058B5">
        <w:rPr>
          <w:rFonts w:ascii="Arial" w:hAnsi="Arial" w:cs="Arial"/>
          <w:spacing w:val="-14"/>
          <w:sz w:val="20"/>
        </w:rPr>
        <w:t xml:space="preserve"> </w:t>
      </w:r>
      <w:r w:rsidRPr="001058B5">
        <w:rPr>
          <w:rFonts w:ascii="Arial" w:hAnsi="Arial" w:cs="Arial"/>
          <w:sz w:val="20"/>
        </w:rPr>
        <w:t>key</w:t>
      </w:r>
      <w:r w:rsidRPr="001058B5">
        <w:rPr>
          <w:rFonts w:ascii="Arial" w:hAnsi="Arial" w:cs="Arial"/>
          <w:spacing w:val="-14"/>
          <w:sz w:val="20"/>
        </w:rPr>
        <w:t xml:space="preserve"> </w:t>
      </w:r>
      <w:r w:rsidRPr="001058B5">
        <w:rPr>
          <w:rFonts w:ascii="Arial" w:hAnsi="Arial" w:cs="Arial"/>
          <w:sz w:val="20"/>
        </w:rPr>
        <w:t>constraint</w:t>
      </w:r>
      <w:r w:rsidRPr="001058B5">
        <w:rPr>
          <w:rFonts w:ascii="Arial" w:hAnsi="Arial" w:cs="Arial"/>
          <w:spacing w:val="-14"/>
          <w:sz w:val="20"/>
        </w:rPr>
        <w:t xml:space="preserve"> </w:t>
      </w:r>
      <w:r w:rsidRPr="001058B5">
        <w:rPr>
          <w:rFonts w:ascii="Arial" w:hAnsi="Arial" w:cs="Arial"/>
          <w:sz w:val="20"/>
        </w:rPr>
        <w:t>on the</w:t>
      </w:r>
      <w:r w:rsidRPr="001058B5">
        <w:rPr>
          <w:rFonts w:ascii="Arial" w:hAnsi="Arial" w:cs="Arial"/>
          <w:spacing w:val="-5"/>
          <w:sz w:val="20"/>
        </w:rPr>
        <w:t xml:space="preserve"> </w:t>
      </w:r>
      <w:r w:rsidRPr="001058B5">
        <w:rPr>
          <w:rFonts w:ascii="Arial" w:hAnsi="Arial" w:cs="Arial"/>
          <w:sz w:val="20"/>
        </w:rPr>
        <w:t>deptno</w:t>
      </w:r>
      <w:r w:rsidRPr="001058B5">
        <w:rPr>
          <w:rFonts w:ascii="Arial" w:hAnsi="Arial" w:cs="Arial"/>
          <w:spacing w:val="-82"/>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emp</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dropped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same</w:t>
      </w:r>
      <w:r w:rsidRPr="001058B5">
        <w:rPr>
          <w:rFonts w:ascii="Arial" w:hAnsi="Arial" w:cs="Arial"/>
          <w:spacing w:val="-5"/>
          <w:sz w:val="20"/>
        </w:rPr>
        <w:t xml:space="preserve"> </w:t>
      </w:r>
      <w:r w:rsidRPr="001058B5">
        <w:rPr>
          <w:rFonts w:ascii="Arial" w:hAnsi="Arial" w:cs="Arial"/>
          <w:sz w:val="20"/>
        </w:rPr>
        <w:t>operation.</w:t>
      </w:r>
    </w:p>
    <w:p w14:paraId="033B526E" w14:textId="77777777" w:rsidR="008C539B" w:rsidRPr="001058B5" w:rsidRDefault="00C12992" w:rsidP="006F7931">
      <w:pPr>
        <w:pStyle w:val="ListParagraph"/>
        <w:numPr>
          <w:ilvl w:val="1"/>
          <w:numId w:val="137"/>
        </w:numPr>
        <w:tabs>
          <w:tab w:val="left" w:pos="2020"/>
        </w:tabs>
        <w:spacing w:before="127" w:line="230" w:lineRule="auto"/>
        <w:ind w:right="806" w:hanging="359"/>
        <w:rPr>
          <w:rFonts w:ascii="Arial" w:hAnsi="Arial" w:cs="Arial"/>
          <w:sz w:val="20"/>
        </w:rPr>
      </w:pPr>
      <w:r w:rsidRPr="001058B5">
        <w:rPr>
          <w:rFonts w:ascii="Arial" w:hAnsi="Arial" w:cs="Arial"/>
          <w:b/>
          <w:sz w:val="20"/>
        </w:rPr>
        <w:t>The object privilege grants propagated using the GRANT OPTION are</w:t>
      </w:r>
      <w:r w:rsidRPr="001058B5">
        <w:rPr>
          <w:rFonts w:ascii="Arial" w:hAnsi="Arial" w:cs="Arial"/>
          <w:b/>
          <w:spacing w:val="-30"/>
          <w:sz w:val="20"/>
        </w:rPr>
        <w:t xml:space="preserve"> </w:t>
      </w:r>
      <w:r w:rsidRPr="001058B5">
        <w:rPr>
          <w:rFonts w:ascii="Arial" w:hAnsi="Arial" w:cs="Arial"/>
          <w:b/>
          <w:sz w:val="20"/>
        </w:rPr>
        <w:t>revoked if</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8"/>
          <w:sz w:val="20"/>
        </w:rPr>
        <w:t xml:space="preserve"> </w:t>
      </w:r>
      <w:r w:rsidRPr="001058B5">
        <w:rPr>
          <w:rFonts w:ascii="Arial" w:hAnsi="Arial" w:cs="Arial"/>
          <w:b/>
          <w:sz w:val="20"/>
        </w:rPr>
        <w:t>privilege</w:t>
      </w:r>
      <w:r w:rsidRPr="001058B5">
        <w:rPr>
          <w:rFonts w:ascii="Arial" w:hAnsi="Arial" w:cs="Arial"/>
          <w:b/>
          <w:spacing w:val="-8"/>
          <w:sz w:val="20"/>
        </w:rPr>
        <w:t xml:space="preserve"> </w:t>
      </w:r>
      <w:r w:rsidRPr="001058B5">
        <w:rPr>
          <w:rFonts w:ascii="Arial" w:hAnsi="Arial" w:cs="Arial"/>
          <w:b/>
          <w:sz w:val="20"/>
        </w:rPr>
        <w:t>of</w:t>
      </w:r>
      <w:r w:rsidRPr="001058B5">
        <w:rPr>
          <w:rFonts w:ascii="Arial" w:hAnsi="Arial" w:cs="Arial"/>
          <w:b/>
          <w:spacing w:val="-8"/>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grantor</w:t>
      </w:r>
      <w:r w:rsidRPr="001058B5">
        <w:rPr>
          <w:rFonts w:ascii="Arial" w:hAnsi="Arial" w:cs="Arial"/>
          <w:b/>
          <w:spacing w:val="-8"/>
          <w:sz w:val="20"/>
        </w:rPr>
        <w:t xml:space="preserve"> </w:t>
      </w:r>
      <w:r w:rsidRPr="001058B5">
        <w:rPr>
          <w:rFonts w:ascii="Arial" w:hAnsi="Arial" w:cs="Arial"/>
          <w:b/>
          <w:sz w:val="20"/>
        </w:rPr>
        <w:t>is</w:t>
      </w:r>
      <w:r w:rsidRPr="001058B5">
        <w:rPr>
          <w:rFonts w:ascii="Arial" w:hAnsi="Arial" w:cs="Arial"/>
          <w:b/>
          <w:spacing w:val="-8"/>
          <w:sz w:val="20"/>
        </w:rPr>
        <w:t xml:space="preserve"> </w:t>
      </w:r>
      <w:r w:rsidRPr="001058B5">
        <w:rPr>
          <w:rFonts w:ascii="Arial" w:hAnsi="Arial" w:cs="Arial"/>
          <w:b/>
          <w:sz w:val="20"/>
        </w:rPr>
        <w:t>revoked.</w:t>
      </w:r>
      <w:r w:rsidRPr="001058B5">
        <w:rPr>
          <w:rFonts w:ascii="Arial" w:hAnsi="Arial" w:cs="Arial"/>
          <w:b/>
          <w:spacing w:val="-9"/>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assume</w:t>
      </w:r>
      <w:r w:rsidRPr="001058B5">
        <w:rPr>
          <w:rFonts w:ascii="Arial" w:hAnsi="Arial" w:cs="Arial"/>
          <w:spacing w:val="-8"/>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user1</w:t>
      </w:r>
      <w:r w:rsidRPr="001058B5">
        <w:rPr>
          <w:rFonts w:ascii="Arial" w:hAnsi="Arial" w:cs="Arial"/>
          <w:spacing w:val="-85"/>
          <w:sz w:val="20"/>
        </w:rPr>
        <w:t xml:space="preserve"> </w:t>
      </w:r>
      <w:r w:rsidRPr="001058B5">
        <w:rPr>
          <w:rFonts w:ascii="Arial" w:hAnsi="Arial" w:cs="Arial"/>
          <w:sz w:val="20"/>
        </w:rPr>
        <w:t>is 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SELECT</w:t>
      </w:r>
      <w:r w:rsidRPr="001058B5">
        <w:rPr>
          <w:rFonts w:ascii="Arial" w:hAnsi="Arial" w:cs="Arial"/>
          <w:spacing w:val="-94"/>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emp</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GRANT</w:t>
      </w:r>
      <w:r w:rsidRPr="001058B5">
        <w:rPr>
          <w:rFonts w:ascii="Arial" w:hAnsi="Arial" w:cs="Arial"/>
          <w:spacing w:val="-57"/>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and grants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emp</w:t>
      </w:r>
      <w:r w:rsidRPr="001058B5">
        <w:rPr>
          <w:rFonts w:ascii="Arial" w:hAnsi="Arial" w:cs="Arial"/>
          <w:spacing w:val="-98"/>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user2.</w:t>
      </w:r>
      <w:r w:rsidRPr="001058B5">
        <w:rPr>
          <w:rFonts w:ascii="Arial" w:hAnsi="Arial" w:cs="Arial"/>
          <w:spacing w:val="-25"/>
          <w:sz w:val="20"/>
        </w:rPr>
        <w:t xml:space="preserve"> </w:t>
      </w:r>
      <w:r w:rsidRPr="001058B5">
        <w:rPr>
          <w:rFonts w:ascii="Arial" w:hAnsi="Arial" w:cs="Arial"/>
          <w:spacing w:val="-3"/>
          <w:sz w:val="20"/>
        </w:rPr>
        <w:t>Subsequently,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is revoked</w:t>
      </w:r>
      <w:r w:rsidRPr="001058B5">
        <w:rPr>
          <w:rFonts w:ascii="Arial" w:hAnsi="Arial" w:cs="Arial"/>
          <w:spacing w:val="-23"/>
          <w:sz w:val="20"/>
        </w:rPr>
        <w:t xml:space="preserve"> </w:t>
      </w:r>
      <w:r w:rsidRPr="001058B5">
        <w:rPr>
          <w:rFonts w:ascii="Arial" w:hAnsi="Arial" w:cs="Arial"/>
          <w:sz w:val="20"/>
        </w:rPr>
        <w:t>from</w:t>
      </w:r>
      <w:r w:rsidRPr="001058B5">
        <w:rPr>
          <w:rFonts w:ascii="Arial" w:hAnsi="Arial" w:cs="Arial"/>
          <w:spacing w:val="-23"/>
          <w:sz w:val="20"/>
        </w:rPr>
        <w:t xml:space="preserve"> </w:t>
      </w:r>
      <w:r w:rsidRPr="001058B5">
        <w:rPr>
          <w:rFonts w:ascii="Arial" w:hAnsi="Arial" w:cs="Arial"/>
          <w:sz w:val="20"/>
        </w:rPr>
        <w:t>user1.</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REVOKE</w:t>
      </w:r>
      <w:r w:rsidRPr="001058B5">
        <w:rPr>
          <w:rFonts w:ascii="Arial" w:hAnsi="Arial" w:cs="Arial"/>
          <w:spacing w:val="-97"/>
          <w:sz w:val="20"/>
        </w:rPr>
        <w:t xml:space="preserve"> </w:t>
      </w:r>
      <w:r w:rsidRPr="001058B5">
        <w:rPr>
          <w:rFonts w:ascii="Arial" w:hAnsi="Arial" w:cs="Arial"/>
          <w:sz w:val="20"/>
        </w:rPr>
        <w:t>statement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also</w:t>
      </w:r>
      <w:r w:rsidRPr="001058B5">
        <w:rPr>
          <w:rFonts w:ascii="Arial" w:hAnsi="Arial" w:cs="Arial"/>
          <w:spacing w:val="-23"/>
          <w:sz w:val="20"/>
        </w:rPr>
        <w:t xml:space="preserve"> </w:t>
      </w:r>
      <w:r w:rsidRPr="001058B5">
        <w:rPr>
          <w:rFonts w:ascii="Arial" w:hAnsi="Arial" w:cs="Arial"/>
          <w:sz w:val="20"/>
        </w:rPr>
        <w:t>cascaded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user2.</w:t>
      </w:r>
      <w:r w:rsidRPr="001058B5">
        <w:rPr>
          <w:rFonts w:ascii="Arial" w:hAnsi="Arial" w:cs="Arial"/>
          <w:spacing w:val="-23"/>
          <w:sz w:val="20"/>
        </w:rPr>
        <w:t xml:space="preserve"> </w:t>
      </w:r>
      <w:r w:rsidRPr="001058B5">
        <w:rPr>
          <w:rFonts w:ascii="Arial" w:hAnsi="Arial" w:cs="Arial"/>
          <w:sz w:val="20"/>
        </w:rPr>
        <w:t>Any</w:t>
      </w:r>
      <w:r w:rsidRPr="001058B5">
        <w:rPr>
          <w:rFonts w:ascii="Arial" w:hAnsi="Arial" w:cs="Arial"/>
          <w:spacing w:val="-22"/>
          <w:sz w:val="20"/>
        </w:rPr>
        <w:t xml:space="preserve"> </w:t>
      </w:r>
      <w:r w:rsidRPr="001058B5">
        <w:rPr>
          <w:rFonts w:ascii="Arial" w:hAnsi="Arial" w:cs="Arial"/>
          <w:sz w:val="20"/>
        </w:rPr>
        <w:t>objects that depend on the revoked SELECT privilege of user1 and user2 can also be affected, as described</w:t>
      </w:r>
      <w:r w:rsidRPr="001058B5">
        <w:rPr>
          <w:rFonts w:ascii="Arial" w:hAnsi="Arial" w:cs="Arial"/>
          <w:spacing w:val="-2"/>
          <w:sz w:val="20"/>
        </w:rPr>
        <w:t xml:space="preserve"> </w:t>
      </w:r>
      <w:r w:rsidRPr="001058B5">
        <w:rPr>
          <w:rFonts w:ascii="Arial" w:hAnsi="Arial" w:cs="Arial"/>
          <w:sz w:val="20"/>
        </w:rPr>
        <w:t>earlier.</w:t>
      </w:r>
    </w:p>
    <w:p w14:paraId="15D5E5BC" w14:textId="77777777" w:rsidR="008C539B" w:rsidRPr="001058B5" w:rsidRDefault="00C12992">
      <w:pPr>
        <w:pStyle w:val="BodyText"/>
        <w:spacing w:before="115" w:line="230" w:lineRule="auto"/>
        <w:ind w:left="1659" w:right="848"/>
        <w:rPr>
          <w:rFonts w:ascii="Arial" w:hAnsi="Arial" w:cs="Arial"/>
        </w:rPr>
      </w:pPr>
      <w:r w:rsidRPr="001058B5">
        <w:rPr>
          <w:rFonts w:ascii="Arial" w:hAnsi="Arial" w:cs="Arial"/>
        </w:rPr>
        <w:t>Object</w:t>
      </w:r>
      <w:r w:rsidRPr="001058B5">
        <w:rPr>
          <w:rFonts w:ascii="Arial" w:hAnsi="Arial" w:cs="Arial"/>
          <w:spacing w:val="-15"/>
        </w:rPr>
        <w:t xml:space="preserve"> </w:t>
      </w:r>
      <w:r w:rsidRPr="001058B5">
        <w:rPr>
          <w:rFonts w:ascii="Arial" w:hAnsi="Arial" w:cs="Arial"/>
        </w:rPr>
        <w:t>definitions</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require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ALTER</w:t>
      </w:r>
      <w:r w:rsidRPr="001058B5">
        <w:rPr>
          <w:rFonts w:ascii="Arial" w:hAnsi="Arial" w:cs="Arial"/>
          <w:spacing w:val="-90"/>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INDEX</w:t>
      </w:r>
      <w:r w:rsidRPr="001058B5">
        <w:rPr>
          <w:rFonts w:ascii="Arial" w:hAnsi="Arial" w:cs="Arial"/>
          <w:spacing w:val="-48"/>
        </w:rPr>
        <w:t xml:space="preserve"> </w:t>
      </w:r>
      <w:r w:rsidRPr="001058B5">
        <w:rPr>
          <w:rFonts w:ascii="Arial" w:hAnsi="Arial" w:cs="Arial"/>
        </w:rPr>
        <w:t>DDL</w:t>
      </w:r>
      <w:r w:rsidRPr="001058B5">
        <w:rPr>
          <w:rFonts w:ascii="Arial" w:hAnsi="Arial" w:cs="Arial"/>
          <w:spacing w:val="-91"/>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not affected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INDEX</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1"/>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revoked.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 xml:space="preserve">INDEX privilege is revoked from a user that created an index on a table that belongs to another </w:t>
      </w:r>
      <w:r w:rsidRPr="001058B5">
        <w:rPr>
          <w:rFonts w:ascii="Arial" w:hAnsi="Arial" w:cs="Arial"/>
          <w:spacing w:val="-3"/>
        </w:rPr>
        <w:t xml:space="preserve">user, </w:t>
      </w:r>
      <w:r w:rsidRPr="001058B5">
        <w:rPr>
          <w:rFonts w:ascii="Arial" w:hAnsi="Arial" w:cs="Arial"/>
        </w:rPr>
        <w:t>then the index continues to exist after the privilege is</w:t>
      </w:r>
      <w:r w:rsidRPr="001058B5">
        <w:rPr>
          <w:rFonts w:ascii="Arial" w:hAnsi="Arial" w:cs="Arial"/>
          <w:spacing w:val="-20"/>
        </w:rPr>
        <w:t xml:space="preserve"> </w:t>
      </w:r>
      <w:r w:rsidRPr="001058B5">
        <w:rPr>
          <w:rFonts w:ascii="Arial" w:hAnsi="Arial" w:cs="Arial"/>
        </w:rPr>
        <w:t>revoked.</w:t>
      </w:r>
    </w:p>
    <w:p w14:paraId="49DB116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4366391" w14:textId="77777777" w:rsidR="008C539B" w:rsidRPr="001058B5" w:rsidRDefault="008C539B">
      <w:pPr>
        <w:pStyle w:val="BodyText"/>
        <w:spacing w:before="1"/>
        <w:rPr>
          <w:rFonts w:ascii="Arial" w:hAnsi="Arial" w:cs="Arial"/>
          <w:sz w:val="22"/>
        </w:rPr>
      </w:pPr>
    </w:p>
    <w:p w14:paraId="79BDD6D1" w14:textId="77777777" w:rsidR="00EF7A91" w:rsidRPr="00EF7A91" w:rsidRDefault="00EF7A91" w:rsidP="00EF7A91">
      <w:pPr>
        <w:rPr>
          <w:rFonts w:ascii="Arial" w:hAnsi="Arial" w:cs="Arial"/>
          <w:b/>
          <w:sz w:val="36"/>
          <w:szCs w:val="36"/>
        </w:rPr>
      </w:pPr>
      <w:bookmarkStart w:id="797" w:name="Granting_to_and_Revoking_from_the_PUBLIC"/>
      <w:bookmarkStart w:id="798" w:name="_bookmark843"/>
      <w:bookmarkStart w:id="799" w:name="Granting_Roles_Using_the_Operating_Syste"/>
      <w:bookmarkStart w:id="800" w:name="_bookmark846"/>
      <w:bookmarkEnd w:id="797"/>
      <w:bookmarkEnd w:id="798"/>
      <w:bookmarkEnd w:id="799"/>
      <w:bookmarkEnd w:id="800"/>
      <w:r w:rsidRPr="00EF7A91">
        <w:rPr>
          <w:rFonts w:ascii="Arial" w:hAnsi="Arial" w:cs="Arial"/>
          <w:b/>
          <w:sz w:val="36"/>
          <w:szCs w:val="36"/>
        </w:rPr>
        <w:t>Cấp và thu hồi từ vai trò PUBLIC</w:t>
      </w:r>
    </w:p>
    <w:p w14:paraId="02E700EC" w14:textId="17A58CDF" w:rsidR="00EF7A91" w:rsidRDefault="00EF7A91" w:rsidP="003D1D3A">
      <w:pPr>
        <w:ind w:left="720"/>
        <w:rPr>
          <w:rFonts w:ascii="Arial" w:hAnsi="Arial" w:cs="Arial"/>
          <w:sz w:val="24"/>
          <w:szCs w:val="24"/>
        </w:rPr>
      </w:pPr>
      <w:r w:rsidRPr="003D1D3A">
        <w:rPr>
          <w:rFonts w:ascii="Arial" w:hAnsi="Arial" w:cs="Arial"/>
          <w:sz w:val="24"/>
          <w:szCs w:val="24"/>
        </w:rPr>
        <w:t>Bạn có thể cấp và thu hồi các đặc quyền và vai trò từ vai trò PUBLIC. Vì PUBLIC có thể truy cập được đối với mọi người dùng cơ sở dữ liệu, tất cả các đặc quyền và vai trò được cấp cho PUBLIC đều có thể truy cập được đối với mọi người dùng cơ sở dữ liệu.</w:t>
      </w:r>
    </w:p>
    <w:p w14:paraId="66831229" w14:textId="77777777" w:rsidR="003D1D3A" w:rsidRPr="003D1D3A" w:rsidRDefault="003D1D3A" w:rsidP="00EF7A91">
      <w:pPr>
        <w:ind w:left="90"/>
        <w:rPr>
          <w:rFonts w:ascii="Arial" w:hAnsi="Arial" w:cs="Arial"/>
          <w:sz w:val="24"/>
          <w:szCs w:val="24"/>
        </w:rPr>
      </w:pPr>
    </w:p>
    <w:p w14:paraId="731B0DE9" w14:textId="1C545D01" w:rsidR="00EF7A91" w:rsidRDefault="00EF7A91" w:rsidP="003D1D3A">
      <w:pPr>
        <w:ind w:left="720"/>
        <w:rPr>
          <w:rFonts w:ascii="Arial" w:hAnsi="Arial" w:cs="Arial"/>
          <w:sz w:val="24"/>
          <w:szCs w:val="24"/>
        </w:rPr>
      </w:pPr>
      <w:r w:rsidRPr="003D1D3A">
        <w:rPr>
          <w:rFonts w:ascii="Arial" w:hAnsi="Arial" w:cs="Arial"/>
          <w:sz w:val="24"/>
          <w:szCs w:val="24"/>
        </w:rPr>
        <w:t>Quản trị viên bảo mật và người dùng cơ sở dữ liệu chỉ nên cấp đặc quyền hoặc vai trò cho PUBLIC nếu mọi người dùng cơ sở dữ liệu yêu cầu đặc quyền hoặc vai trò. Đề xuất này củng cố quy tắc chung, tại bất kỳ thời điểm nào, mỗi người dùng cơ sở dữ liệu chỉ nên có các đặc quyền cần thiết để hoàn thành các tác vụ nhóm hiện tại thành công.</w:t>
      </w:r>
    </w:p>
    <w:p w14:paraId="609B13A2" w14:textId="77777777" w:rsidR="003D1D3A" w:rsidRPr="003D1D3A" w:rsidRDefault="003D1D3A" w:rsidP="00EF7A91">
      <w:pPr>
        <w:ind w:left="90"/>
        <w:rPr>
          <w:rFonts w:ascii="Arial" w:hAnsi="Arial" w:cs="Arial"/>
          <w:sz w:val="24"/>
          <w:szCs w:val="24"/>
        </w:rPr>
      </w:pPr>
    </w:p>
    <w:p w14:paraId="6FF19BFB" w14:textId="4084D39E" w:rsidR="00EF7A91" w:rsidRPr="003D1D3A" w:rsidRDefault="00EF7A91" w:rsidP="003D1D3A">
      <w:pPr>
        <w:ind w:left="720"/>
        <w:rPr>
          <w:rFonts w:ascii="Arial" w:hAnsi="Arial" w:cs="Arial"/>
          <w:sz w:val="24"/>
          <w:szCs w:val="24"/>
        </w:rPr>
      </w:pPr>
      <w:r w:rsidRPr="003D1D3A">
        <w:rPr>
          <w:rFonts w:ascii="Arial" w:hAnsi="Arial" w:cs="Arial"/>
          <w:sz w:val="24"/>
          <w:szCs w:val="24"/>
        </w:rPr>
        <w:t>Việc thu hồi đặc quyền từ PUBLIC có thể gây ra các hiệu ứng xếp tầng đáng kể. Nếu bất kỳ đặc quyền nào liên quan đến một hoạt động DML bị thu hồi từ PUBLIC (ví dụ, SELECT ANY TABLE or UPDATE ON emp), thì tất cả các thủ tục trong cơ sở dữ liệu, bao gồm các hàm và gói, phải được ủy quyền lại trước khi chúng có thể được sử dụng lại. Do đó, hãy cẩn thận khi bạn cấp và thu hồi các đặc quyền DML-related đến hoặc từ PUBLIC.</w:t>
      </w:r>
    </w:p>
    <w:p w14:paraId="22F9D22A" w14:textId="77777777" w:rsidR="00EF7A91" w:rsidRPr="00EF7A91" w:rsidRDefault="00EF7A91" w:rsidP="00EF7A91">
      <w:pPr>
        <w:rPr>
          <w:rFonts w:ascii="Arial" w:hAnsi="Arial" w:cs="Arial"/>
          <w:b/>
          <w:sz w:val="20"/>
          <w:szCs w:val="20"/>
        </w:rPr>
      </w:pPr>
      <w:r w:rsidRPr="00EF7A91">
        <w:rPr>
          <w:rFonts w:ascii="Arial" w:hAnsi="Arial" w:cs="Arial"/>
          <w:sz w:val="20"/>
          <w:szCs w:val="20"/>
        </w:rPr>
        <w:tab/>
      </w:r>
      <w:r w:rsidRPr="00EF7A91">
        <w:rPr>
          <w:rFonts w:ascii="Arial" w:hAnsi="Arial" w:cs="Arial"/>
          <w:sz w:val="20"/>
          <w:szCs w:val="20"/>
        </w:rPr>
        <w:tab/>
      </w:r>
      <w:r w:rsidRPr="00EF7A91">
        <w:rPr>
          <w:rFonts w:ascii="Arial" w:hAnsi="Arial" w:cs="Arial"/>
          <w:b/>
          <w:sz w:val="20"/>
          <w:szCs w:val="20"/>
        </w:rPr>
        <w:t>Xem thêm:</w:t>
      </w:r>
    </w:p>
    <w:p w14:paraId="650050F9"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Managing Object Dependencies in </w:t>
      </w:r>
      <w:r w:rsidRPr="00EF7A91">
        <w:rPr>
          <w:rFonts w:ascii="Arial" w:hAnsi="Arial" w:cs="Arial"/>
          <w:i/>
          <w:sz w:val="20"/>
          <w:szCs w:val="20"/>
        </w:rPr>
        <w:t xml:space="preserve">Oracle Database Administrator's Guide </w:t>
      </w:r>
      <w:r w:rsidRPr="00EF7A91">
        <w:rPr>
          <w:rFonts w:ascii="Arial" w:hAnsi="Arial" w:cs="Arial"/>
          <w:sz w:val="20"/>
          <w:szCs w:val="20"/>
        </w:rPr>
        <w:t>để biết thêm thông tin về phụ thuộc đối tượng.</w:t>
      </w:r>
    </w:p>
    <w:p w14:paraId="582F57BE"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 </w:t>
      </w:r>
      <w:r w:rsidRPr="00EF7A91">
        <w:rPr>
          <w:rFonts w:ascii="Arial" w:hAnsi="Arial" w:cs="Arial"/>
          <w:color w:val="4BACC6" w:themeColor="accent5"/>
          <w:sz w:val="20"/>
          <w:szCs w:val="20"/>
        </w:rPr>
        <w:t>Nguyên tắc bảo mật dữ liệu</w:t>
      </w:r>
      <w:r w:rsidRPr="00EF7A91">
        <w:rPr>
          <w:rFonts w:ascii="Arial" w:hAnsi="Arial" w:cs="Arial"/>
          <w:sz w:val="20"/>
          <w:szCs w:val="20"/>
        </w:rPr>
        <w:t>" trên trang 10-10.</w:t>
      </w:r>
    </w:p>
    <w:p w14:paraId="3D55723C" w14:textId="77777777" w:rsidR="00EF7A91" w:rsidRPr="00EF7A91" w:rsidRDefault="00EF7A91" w:rsidP="00EF7A91">
      <w:pPr>
        <w:rPr>
          <w:rFonts w:ascii="Arial" w:hAnsi="Arial" w:cs="Arial"/>
          <w:b/>
          <w:sz w:val="36"/>
          <w:szCs w:val="36"/>
        </w:rPr>
      </w:pPr>
      <w:r w:rsidRPr="00EF7A91">
        <w:rPr>
          <w:rFonts w:ascii="Arial" w:hAnsi="Arial" w:cs="Arial"/>
          <w:b/>
          <w:sz w:val="36"/>
          <w:szCs w:val="36"/>
        </w:rPr>
        <w:t>Cấp vai trò bằng cách sử dụng hệ điều hành hoặc mạng.</w:t>
      </w:r>
    </w:p>
    <w:p w14:paraId="120C2E9B" w14:textId="77777777" w:rsidR="00EF7A91" w:rsidRPr="00EF7A91" w:rsidRDefault="00EF7A91" w:rsidP="00EF7A91">
      <w:pPr>
        <w:rPr>
          <w:rFonts w:ascii="Arial" w:hAnsi="Arial" w:cs="Arial"/>
          <w:sz w:val="24"/>
          <w:szCs w:val="24"/>
        </w:rPr>
      </w:pPr>
      <w:r w:rsidRPr="00EF7A91">
        <w:rPr>
          <w:rFonts w:ascii="Arial" w:hAnsi="Arial" w:cs="Arial"/>
          <w:b/>
          <w:sz w:val="36"/>
          <w:szCs w:val="36"/>
        </w:rPr>
        <w:tab/>
      </w:r>
      <w:r w:rsidRPr="00EF7A91">
        <w:rPr>
          <w:rFonts w:ascii="Arial" w:hAnsi="Arial" w:cs="Arial"/>
          <w:sz w:val="24"/>
          <w:szCs w:val="24"/>
        </w:rPr>
        <w:t>Phần này bao gồm:</w:t>
      </w:r>
    </w:p>
    <w:p w14:paraId="7864BCB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Giới thiệu về Vai trò Cấp quyền Sử dụng Hệ điều hành hoặc Mạng.</w:t>
      </w:r>
    </w:p>
    <w:p w14:paraId="4BA95CA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nhận dạng vai trò của hệ điều hành.</w:t>
      </w:r>
    </w:p>
    <w:p w14:paraId="3B53485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hệ điều hành Quản lý vai trò.</w:t>
      </w:r>
    </w:p>
    <w:p w14:paraId="050BA9EC"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Cấp và hủy bỏ vai trò khi OS_ROLES được đặt thành TRUE.</w:t>
      </w:r>
    </w:p>
    <w:p w14:paraId="2B82749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Kích hoạt và vô hiệu hóa vai trò khi OS_ROLES được đặt thành TRUE.</w:t>
      </w:r>
    </w:p>
    <w:p w14:paraId="46BE8A22"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kết nối mạng với hệ điều hành Quản lý vai trò.</w:t>
      </w:r>
    </w:p>
    <w:p w14:paraId="5F4E610E" w14:textId="77777777" w:rsidR="008C539B" w:rsidRPr="00EF7A91" w:rsidRDefault="008C539B">
      <w:pPr>
        <w:pStyle w:val="BodyText"/>
        <w:spacing w:before="7"/>
        <w:rPr>
          <w:rFonts w:ascii="Arial" w:hAnsi="Arial" w:cs="Arial"/>
          <w:sz w:val="25"/>
        </w:rPr>
      </w:pPr>
    </w:p>
    <w:p w14:paraId="3098F4E8" w14:textId="77777777" w:rsidR="00EF7A91" w:rsidRPr="00EF7A91" w:rsidRDefault="00EF7A91" w:rsidP="00EF7A91">
      <w:pPr>
        <w:rPr>
          <w:rFonts w:ascii="Arial" w:hAnsi="Arial" w:cs="Arial"/>
          <w:b/>
          <w:sz w:val="36"/>
          <w:szCs w:val="36"/>
        </w:rPr>
      </w:pPr>
      <w:bookmarkStart w:id="801" w:name="About_Granting_Roles_Using_the_Operating"/>
      <w:bookmarkStart w:id="802" w:name="_bookmark848"/>
      <w:bookmarkEnd w:id="801"/>
      <w:bookmarkEnd w:id="802"/>
      <w:r w:rsidRPr="00EF7A91">
        <w:rPr>
          <w:rFonts w:ascii="Arial" w:hAnsi="Arial" w:cs="Arial"/>
          <w:b/>
          <w:sz w:val="36"/>
          <w:szCs w:val="36"/>
        </w:rPr>
        <w:t>Giới thiệu về vai trò cấp quyền bằng cách sử dụng hệ điều hành hoặc mạng.</w:t>
      </w:r>
    </w:p>
    <w:p w14:paraId="5CEE47AD" w14:textId="00073C17" w:rsidR="008C539B" w:rsidRPr="00EF7A91" w:rsidRDefault="008C539B">
      <w:pPr>
        <w:pStyle w:val="Heading4"/>
        <w:spacing w:before="1"/>
      </w:pPr>
    </w:p>
    <w:p w14:paraId="6B2E2A06" w14:textId="731C9E45" w:rsidR="00EF7A91" w:rsidRDefault="00EF7A91" w:rsidP="003D1D3A">
      <w:pPr>
        <w:ind w:left="720"/>
        <w:rPr>
          <w:rFonts w:ascii="Arial" w:hAnsi="Arial" w:cs="Arial"/>
          <w:sz w:val="24"/>
          <w:szCs w:val="24"/>
        </w:rPr>
      </w:pPr>
      <w:r w:rsidRPr="00EF7A91">
        <w:rPr>
          <w:rFonts w:ascii="Arial" w:hAnsi="Arial" w:cs="Arial"/>
          <w:sz w:val="24"/>
          <w:szCs w:val="24"/>
        </w:rPr>
        <w:t>Thay vì quản trị viên an toàn cấp và thu hồi vai trò cơ sở dữ liệu đến và từ người dùng bằng cách sử dụng các câu lệnh GRANT và REVOKE, hệ điều hành mà Oracle Database chạy có thể cấp vai trò cho người dùng vào thời gian kết nối. Vai trò có thể được quản lý bằng cách sử dụng hệ điều hành và được chuyển tới Cơ sở dữ liệu Oracle khi người dùng tạo phiên. Là một phần của cơ chế này, các vai trò mặc định của người dùng và vai trò được cấp cho người dùng có tùy chọn ADMIN có thể được xác định. Nếu hệ điều hành được sử dụng để ủy quyền người dùng cho các vai trò, thì tất cả các vai trò phải được tạo trong cơ sở dữ liệu và các đặc quyền được gán cho vai trò với các câu lệnh GRANT.</w:t>
      </w:r>
    </w:p>
    <w:p w14:paraId="2BF0AA77" w14:textId="77777777" w:rsidR="003D1D3A" w:rsidRPr="00EF7A91" w:rsidRDefault="003D1D3A" w:rsidP="00EF7A91">
      <w:pPr>
        <w:rPr>
          <w:rFonts w:ascii="Arial" w:hAnsi="Arial" w:cs="Arial"/>
          <w:sz w:val="24"/>
          <w:szCs w:val="24"/>
        </w:rPr>
      </w:pPr>
    </w:p>
    <w:p w14:paraId="650F0C0F" w14:textId="30D97999" w:rsidR="00EF7A91" w:rsidRDefault="00EF7A91" w:rsidP="00EF7A91">
      <w:pPr>
        <w:ind w:firstLine="720"/>
        <w:rPr>
          <w:rFonts w:ascii="Arial" w:hAnsi="Arial" w:cs="Arial"/>
          <w:sz w:val="24"/>
          <w:szCs w:val="24"/>
        </w:rPr>
      </w:pPr>
      <w:r w:rsidRPr="00EF7A91">
        <w:rPr>
          <w:rFonts w:ascii="Arial" w:hAnsi="Arial" w:cs="Arial"/>
          <w:sz w:val="24"/>
          <w:szCs w:val="24"/>
        </w:rPr>
        <w:t>Vai trò cũng có thể được cấp thông qua dịch vụ mạng.</w:t>
      </w:r>
    </w:p>
    <w:p w14:paraId="221AA412" w14:textId="77777777" w:rsidR="003D1D3A" w:rsidRPr="00EF7A91" w:rsidRDefault="003D1D3A" w:rsidP="00EF7A91">
      <w:pPr>
        <w:ind w:firstLine="720"/>
        <w:rPr>
          <w:rFonts w:ascii="Arial" w:hAnsi="Arial" w:cs="Arial"/>
          <w:sz w:val="24"/>
          <w:szCs w:val="24"/>
        </w:rPr>
      </w:pPr>
    </w:p>
    <w:p w14:paraId="0D4E7A3D"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 xml:space="preserve">Lợi thế của việc sử dụng hệ điều hành để xác định vai trò cơ sở dữ liệu của người dùng là việc quản lý đặc quyền cho một cơ sở dữ liệu Oracle có thể được bên ngoài. Các cơ </w:t>
      </w:r>
      <w:r w:rsidRPr="00EF7A91">
        <w:rPr>
          <w:rFonts w:ascii="Arial" w:hAnsi="Arial" w:cs="Arial"/>
          <w:sz w:val="24"/>
          <w:szCs w:val="24"/>
        </w:rPr>
        <w:lastRenderedPageBreak/>
        <w:t>sở bảo mật được cung cấp bởi các đặc quyền người dùng kiểm soát hệ điều hành. Tùy chọn này có thể mang lại lợi thế về việc tập trung bảo mật cho một số hoạt động của hệ thống, chẳng hạn như tình huống sau:</w:t>
      </w:r>
    </w:p>
    <w:p w14:paraId="16B42106"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MVS Oracle muốn các nhóm RACF xác định vai trò người dùng cơ sở dữ liệu.</w:t>
      </w:r>
    </w:p>
    <w:p w14:paraId="176392C3"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UNIX của Oracle muốn các nhóm UNIX xác định vai trò người dùng cơ sở dữ liệu.</w:t>
      </w:r>
    </w:p>
    <w:p w14:paraId="6202036D"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Quản trị viên VMS Oracle muốn sử dụng các mã định danh quyền để xác định vai trò người dùng cơ sở dữ liệu.</w:t>
      </w:r>
    </w:p>
    <w:p w14:paraId="024A5C78" w14:textId="5E7B8E72" w:rsidR="00EF7A91" w:rsidRDefault="00EF7A91" w:rsidP="003D1D3A">
      <w:pPr>
        <w:ind w:left="720"/>
        <w:rPr>
          <w:rFonts w:ascii="Arial" w:hAnsi="Arial" w:cs="Arial"/>
          <w:sz w:val="24"/>
          <w:szCs w:val="24"/>
        </w:rPr>
      </w:pPr>
      <w:r w:rsidRPr="00EF7A91">
        <w:rPr>
          <w:rFonts w:ascii="Arial" w:hAnsi="Arial" w:cs="Arial"/>
          <w:sz w:val="24"/>
          <w:szCs w:val="24"/>
        </w:rPr>
        <w:t>Những bất lợi chính của việc sử dụng hệ điều hành để xác định vai trò cơ sở dữ liệu của người dùng là quản lý đặc quyền chỉ có thể được thực hiện ở cấp vai trò. Các đặc quyền riêng lẻ không thể được cấp bằng cách sử dụng hệ điều hành, nhưng chúng vẫn có thể được cấp bên trong cơ sở dữ liệu bằng cách sử dụng các câu lệnh GRANT.</w:t>
      </w:r>
    </w:p>
    <w:p w14:paraId="4514888D" w14:textId="77777777" w:rsidR="003D1D3A" w:rsidRPr="00EF7A91" w:rsidRDefault="003D1D3A" w:rsidP="00EF7A91">
      <w:pPr>
        <w:ind w:firstLine="720"/>
        <w:rPr>
          <w:rFonts w:ascii="Arial" w:hAnsi="Arial" w:cs="Arial"/>
          <w:sz w:val="24"/>
          <w:szCs w:val="24"/>
        </w:rPr>
      </w:pPr>
    </w:p>
    <w:p w14:paraId="79CA225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Một bất lợi thứ hai của việc sử dụng tính năng này là, theo mặc định, người dùng không thể kết nối với cơ sở dữ liệu thông qua máy chủ chia sẻ hoặc bất kỳ kết nối mạng nào khác nếu hệ điều hành đang quản lý vai trò. Tuy nhiên, bạn có thể thay đổi mặc định này như được mô tả trong "</w:t>
      </w:r>
      <w:r w:rsidRPr="00EF7A91">
        <w:rPr>
          <w:rFonts w:ascii="Arial" w:hAnsi="Arial" w:cs="Arial"/>
          <w:color w:val="4BACC6" w:themeColor="accent5"/>
          <w:sz w:val="24"/>
          <w:szCs w:val="24"/>
        </w:rPr>
        <w:t>Sử dụng kết nối mạng với quản lý vai trò hệ điều hành</w:t>
      </w:r>
      <w:r w:rsidRPr="00EF7A91">
        <w:rPr>
          <w:rFonts w:ascii="Arial" w:hAnsi="Arial" w:cs="Arial"/>
          <w:sz w:val="24"/>
          <w:szCs w:val="24"/>
        </w:rPr>
        <w:t>" trên trang 4-47.</w:t>
      </w:r>
    </w:p>
    <w:p w14:paraId="5A9426AB" w14:textId="77777777" w:rsidR="00EF7A91" w:rsidRPr="00EF7A91" w:rsidRDefault="00EF7A91" w:rsidP="00EF7A91">
      <w:pPr>
        <w:ind w:left="144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Các tính năng được mô tả trong phần này chỉ khả dụng trên một số hệ điều hành. Xem tài liệu Oracle Database dành riêng cho hệ điều hành của bạn để xác định xem bạn có thể sử dụng các tính năng này hay không.</w:t>
      </w:r>
    </w:p>
    <w:p w14:paraId="58262E55" w14:textId="47FDEF74" w:rsidR="008C539B" w:rsidRPr="001058B5" w:rsidRDefault="008C539B">
      <w:pPr>
        <w:pStyle w:val="BodyText"/>
        <w:spacing w:line="50" w:lineRule="exact"/>
        <w:ind w:left="2377"/>
        <w:rPr>
          <w:rFonts w:ascii="Arial" w:hAnsi="Arial" w:cs="Arial"/>
          <w:sz w:val="5"/>
        </w:rPr>
      </w:pPr>
    </w:p>
    <w:p w14:paraId="4BCC685E" w14:textId="77777777" w:rsidR="008C539B" w:rsidRPr="001058B5" w:rsidRDefault="008C539B">
      <w:pPr>
        <w:pStyle w:val="BodyText"/>
        <w:spacing w:before="5"/>
        <w:rPr>
          <w:rFonts w:ascii="Arial" w:hAnsi="Arial" w:cs="Arial"/>
          <w:sz w:val="9"/>
        </w:rPr>
      </w:pPr>
    </w:p>
    <w:p w14:paraId="4CC87F2B" w14:textId="77777777" w:rsidR="00EF7A91" w:rsidRPr="00EF7A91" w:rsidRDefault="00EF7A91" w:rsidP="00EF7A91">
      <w:pPr>
        <w:rPr>
          <w:rFonts w:ascii="Arial" w:hAnsi="Arial" w:cs="Arial"/>
          <w:b/>
          <w:sz w:val="36"/>
          <w:szCs w:val="36"/>
        </w:rPr>
      </w:pPr>
      <w:bookmarkStart w:id="803" w:name="Using_Operating_System_Role_Identificati"/>
      <w:bookmarkStart w:id="804" w:name="_bookmark849"/>
      <w:bookmarkEnd w:id="803"/>
      <w:bookmarkEnd w:id="804"/>
      <w:r w:rsidRPr="00EF7A91">
        <w:rPr>
          <w:rFonts w:ascii="Arial" w:hAnsi="Arial" w:cs="Arial"/>
          <w:b/>
          <w:sz w:val="36"/>
          <w:szCs w:val="36"/>
        </w:rPr>
        <w:t>Sử dụng hệ điều hành.</w:t>
      </w:r>
    </w:p>
    <w:p w14:paraId="42C370C8" w14:textId="179A9E5F" w:rsidR="00EF7A91" w:rsidRDefault="00EF7A91" w:rsidP="003D1D3A">
      <w:pPr>
        <w:ind w:left="720"/>
        <w:rPr>
          <w:rFonts w:ascii="Arial" w:hAnsi="Arial" w:cs="Arial"/>
          <w:sz w:val="24"/>
          <w:szCs w:val="24"/>
        </w:rPr>
      </w:pPr>
      <w:r w:rsidRPr="00EF7A91">
        <w:rPr>
          <w:rFonts w:ascii="Arial" w:hAnsi="Arial" w:cs="Arial"/>
          <w:sz w:val="24"/>
          <w:szCs w:val="24"/>
        </w:rPr>
        <w:t>Để làm cho cơ sở dữ liệu sử dụng hệ điều hành để xác định vai trò cơ sở dữ liệu của mỗi người dùng khi tạo phiên, hãy đặt tham số khởi tạo OS_ROLES thành TRUE (và khởi động lại cá thể, nếu nó hiện đang chạy). Khi người dùng cố tạo một phiên với cơ sở dữ liệu, Cơ sở dữ liệu Oracle sẽ khởi tạo miền bảo mật người dùng bằng các vai trò cơ sở dữ liệu được hệ điều hành xác định.</w:t>
      </w:r>
    </w:p>
    <w:p w14:paraId="34CAF453" w14:textId="77777777" w:rsidR="003D1D3A" w:rsidRPr="00EF7A91" w:rsidRDefault="003D1D3A" w:rsidP="00EF7A91">
      <w:pPr>
        <w:rPr>
          <w:rFonts w:ascii="Arial" w:hAnsi="Arial" w:cs="Arial"/>
          <w:sz w:val="24"/>
          <w:szCs w:val="24"/>
        </w:rPr>
      </w:pPr>
    </w:p>
    <w:p w14:paraId="5ECA9287" w14:textId="36B4ED4A" w:rsidR="00EF7A91" w:rsidRPr="00EF7A91" w:rsidRDefault="00EF7A91" w:rsidP="003D1D3A">
      <w:pPr>
        <w:ind w:left="720"/>
        <w:rPr>
          <w:rFonts w:ascii="Arial" w:hAnsi="Arial" w:cs="Arial"/>
          <w:sz w:val="24"/>
          <w:szCs w:val="24"/>
        </w:rPr>
      </w:pPr>
      <w:r w:rsidRPr="00EF7A91">
        <w:rPr>
          <w:rFonts w:ascii="Arial" w:hAnsi="Arial" w:cs="Arial"/>
          <w:sz w:val="24"/>
          <w:szCs w:val="24"/>
        </w:rPr>
        <w:t>Để xác định vai trò cơ sở dữ liệu cho người dùng, tài khoản hệ điều hành cho mỗi người dùng cơ sở dữ liệu Oracle phải có số nhận dạng hệ điều hành (có thể được gọi là nhóm, số nhận dạng quyền hoặc tên tương tự khác) cho biết vai trò cơ sở dữ liệu nào khả dụng cho người dùng. Đặc tả vai trò cũng có thể cho biết vai trò nào là vai trò mặc định của người dùng và vai trò nào có sẵn với tùy chọn ADMIN. Bất kể hệ điều hành nào được sử dụng, đặc tả vai trò ở cấp hệ điều hành đều tuân theo định dạng:</w:t>
      </w:r>
    </w:p>
    <w:p w14:paraId="1C643823" w14:textId="77777777" w:rsidR="00EF7A91" w:rsidRPr="00EF7A91" w:rsidRDefault="00EF7A91" w:rsidP="00EF7A91">
      <w:pPr>
        <w:rPr>
          <w:rFonts w:ascii="Arial" w:hAnsi="Arial" w:cs="Arial"/>
          <w:i/>
          <w:sz w:val="24"/>
          <w:szCs w:val="24"/>
        </w:rPr>
      </w:pPr>
      <w:r w:rsidRPr="00EF7A91">
        <w:rPr>
          <w:rFonts w:ascii="Arial" w:hAnsi="Arial" w:cs="Arial"/>
          <w:sz w:val="24"/>
          <w:szCs w:val="24"/>
        </w:rPr>
        <w:tab/>
      </w:r>
      <w:r w:rsidRPr="00EF7A91">
        <w:rPr>
          <w:rFonts w:ascii="Arial" w:hAnsi="Arial" w:cs="Arial"/>
          <w:sz w:val="24"/>
          <w:szCs w:val="24"/>
        </w:rPr>
        <w:tab/>
      </w:r>
      <w:r w:rsidRPr="00EF7A91">
        <w:rPr>
          <w:rFonts w:ascii="Arial" w:hAnsi="Arial" w:cs="Arial"/>
          <w:i/>
          <w:sz w:val="24"/>
          <w:szCs w:val="24"/>
        </w:rPr>
        <w:t>ora_ID_ROLE[[_d][_a][_da]]</w:t>
      </w:r>
    </w:p>
    <w:p w14:paraId="4BCA4A31" w14:textId="77777777" w:rsidR="00EF7A91" w:rsidRPr="00EF7A91" w:rsidRDefault="00EF7A91" w:rsidP="00EF7A91">
      <w:pPr>
        <w:rPr>
          <w:rFonts w:ascii="Arial" w:hAnsi="Arial" w:cs="Arial"/>
          <w:sz w:val="24"/>
          <w:szCs w:val="24"/>
        </w:rPr>
      </w:pPr>
      <w:r w:rsidRPr="00EF7A91">
        <w:rPr>
          <w:rFonts w:ascii="Arial" w:hAnsi="Arial" w:cs="Arial"/>
          <w:i/>
          <w:sz w:val="24"/>
          <w:szCs w:val="24"/>
        </w:rPr>
        <w:tab/>
      </w:r>
      <w:r w:rsidRPr="00EF7A91">
        <w:rPr>
          <w:rFonts w:ascii="Arial" w:hAnsi="Arial" w:cs="Arial"/>
          <w:sz w:val="24"/>
          <w:szCs w:val="24"/>
        </w:rPr>
        <w:t>Trong đặc tả này:</w:t>
      </w:r>
    </w:p>
    <w:p w14:paraId="2A8D0B79"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ID has a definition that varies on different operating systems. For example, on VMS, ID is the instance identifier of the database; on VMS, it is the computer type; and on UNIX, it is the system ID.</w:t>
      </w:r>
    </w:p>
    <w:p w14:paraId="7FFDFA58"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ID có phân biệt chữ hoa chữ thường để khớp với ORACLE_SID của bạn. ROLE không phân biệt chữ hoa chữ thường.</w:t>
      </w:r>
    </w:p>
    <w:p w14:paraId="4D79F68F"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ROLE là tên của vai trò cơ sở dữ liệu.</w:t>
      </w:r>
    </w:p>
    <w:p w14:paraId="5AF497B3"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d</w:t>
      </w:r>
      <w:r w:rsidRPr="00EF7A91">
        <w:rPr>
          <w:rFonts w:ascii="Arial" w:hAnsi="Arial" w:cs="Arial"/>
          <w:sz w:val="24"/>
          <w:szCs w:val="24"/>
        </w:rPr>
        <w:t xml:space="preserve"> là một ký tự tùy chọn cho biết vai trò này là vai trò mặc định của người dùng cơ sở dữ liệu.</w:t>
      </w:r>
    </w:p>
    <w:p w14:paraId="746CA05D"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a</w:t>
      </w:r>
      <w:r w:rsidRPr="00EF7A91">
        <w:rPr>
          <w:rFonts w:ascii="Arial" w:hAnsi="Arial" w:cs="Arial"/>
          <w:sz w:val="24"/>
          <w:szCs w:val="24"/>
        </w:rPr>
        <w:t xml:space="preserve"> là một ký tự tùy chọn cho biết vai trò này sẽ được cấp cho người dùng bằng tùy chọn ADMIN. Điều này cho phép người dùng chỉ cấp vai trò cho các vai trò </w:t>
      </w:r>
      <w:r w:rsidRPr="00EF7A91">
        <w:rPr>
          <w:rFonts w:ascii="Arial" w:hAnsi="Arial" w:cs="Arial"/>
          <w:sz w:val="24"/>
          <w:szCs w:val="24"/>
        </w:rPr>
        <w:lastRenderedPageBreak/>
        <w:t>khác. Vai trò không thể được cấp cho người dùng nếu hệ điều hành được sử dụng để quản lý vai trò.</w:t>
      </w:r>
    </w:p>
    <w:p w14:paraId="06511709"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Nếu ký tự d hoặc ký tự được chỉ định, thì trước ký tự đó bằng dấu gạch dưới (_).</w:t>
      </w:r>
    </w:p>
    <w:p w14:paraId="6FED627F" w14:textId="77777777" w:rsidR="00EF7A91" w:rsidRPr="00EF7A91" w:rsidRDefault="00EF7A91" w:rsidP="00EF7A91">
      <w:pPr>
        <w:rPr>
          <w:rFonts w:ascii="Arial" w:hAnsi="Arial" w:cs="Arial"/>
          <w:sz w:val="24"/>
          <w:szCs w:val="24"/>
        </w:rPr>
      </w:pPr>
      <w:r w:rsidRPr="00EF7A91">
        <w:rPr>
          <w:rFonts w:ascii="Arial" w:hAnsi="Arial" w:cs="Arial"/>
          <w:sz w:val="24"/>
          <w:szCs w:val="24"/>
        </w:rPr>
        <w:tab/>
      </w:r>
    </w:p>
    <w:p w14:paraId="00E8A51E" w14:textId="77777777" w:rsidR="00EF7A91" w:rsidRPr="00EF7A91" w:rsidRDefault="00EF7A91" w:rsidP="003D1D3A">
      <w:pPr>
        <w:ind w:left="720"/>
        <w:rPr>
          <w:rFonts w:ascii="Arial" w:hAnsi="Arial" w:cs="Arial"/>
          <w:sz w:val="24"/>
          <w:szCs w:val="24"/>
        </w:rPr>
      </w:pPr>
      <w:r w:rsidRPr="00EF7A91">
        <w:rPr>
          <w:rFonts w:ascii="Arial" w:hAnsi="Arial" w:cs="Arial"/>
          <w:b/>
          <w:sz w:val="24"/>
          <w:szCs w:val="24"/>
        </w:rPr>
        <w:tab/>
      </w:r>
      <w:r w:rsidRPr="00EF7A91">
        <w:rPr>
          <w:rFonts w:ascii="Arial" w:hAnsi="Arial" w:cs="Arial"/>
          <w:sz w:val="24"/>
          <w:szCs w:val="24"/>
        </w:rPr>
        <w:t>Ví dụ: tài khoản hệ điều hành có thể có các vai trò sau được xác định trong tiểu sử của tài khoản:</w:t>
      </w:r>
    </w:p>
    <w:p w14:paraId="7813107D" w14:textId="77777777" w:rsidR="00EF7A91" w:rsidRPr="00EF7A91" w:rsidRDefault="00EF7A91" w:rsidP="00EF7A91">
      <w:pPr>
        <w:rPr>
          <w:rFonts w:ascii="Arial" w:hAnsi="Arial" w:cs="Arial"/>
          <w:sz w:val="20"/>
          <w:szCs w:val="20"/>
        </w:rPr>
      </w:pPr>
      <w:r w:rsidRPr="00EF7A91">
        <w:rPr>
          <w:rFonts w:ascii="Arial" w:hAnsi="Arial" w:cs="Arial"/>
          <w:sz w:val="24"/>
          <w:szCs w:val="24"/>
        </w:rPr>
        <w:tab/>
      </w:r>
      <w:r w:rsidRPr="00EF7A91">
        <w:rPr>
          <w:rFonts w:ascii="Arial" w:hAnsi="Arial" w:cs="Arial"/>
          <w:sz w:val="20"/>
          <w:szCs w:val="20"/>
        </w:rPr>
        <w:t>ora_PAYROLL_ROLE1</w:t>
      </w:r>
    </w:p>
    <w:p w14:paraId="0E6C8C24"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ora_PAYROLL_ROLE2_a</w:t>
      </w:r>
    </w:p>
    <w:p w14:paraId="75490256"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ora_PAYROLL_ROLE3_d</w:t>
      </w:r>
    </w:p>
    <w:p w14:paraId="0CEBA577"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ora_PAYROLL_ROLE4_da</w:t>
      </w:r>
    </w:p>
    <w:p w14:paraId="4737826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Khi người dùng tương ứng kết nối với cá thể biên chế của Cơ sở dữ liệu Oracle, role3 và role4 là mặc định, trong khi role2 và role4 có sẵn với tùy chọn ADMIN.</w:t>
      </w:r>
    </w:p>
    <w:p w14:paraId="444CD6CE" w14:textId="77777777" w:rsidR="008C539B" w:rsidRPr="001058B5" w:rsidRDefault="008C539B">
      <w:pPr>
        <w:pStyle w:val="BodyText"/>
        <w:spacing w:before="11"/>
        <w:rPr>
          <w:rFonts w:ascii="Arial" w:hAnsi="Arial" w:cs="Arial"/>
          <w:sz w:val="25"/>
        </w:rPr>
      </w:pPr>
    </w:p>
    <w:p w14:paraId="7C62926D" w14:textId="77777777" w:rsidR="00EF7A91" w:rsidRPr="00C437F4" w:rsidRDefault="00EF7A91" w:rsidP="00EF7A91">
      <w:pPr>
        <w:rPr>
          <w:rFonts w:ascii="Arial" w:hAnsi="Arial" w:cs="Arial"/>
          <w:b/>
          <w:sz w:val="36"/>
          <w:szCs w:val="36"/>
        </w:rPr>
      </w:pPr>
      <w:bookmarkStart w:id="805" w:name="Using_Operating_System_Role_Management"/>
      <w:bookmarkStart w:id="806" w:name="_bookmark852"/>
      <w:bookmarkEnd w:id="805"/>
      <w:bookmarkEnd w:id="806"/>
      <w:r w:rsidRPr="00C437F4">
        <w:rPr>
          <w:rFonts w:ascii="Arial" w:hAnsi="Arial" w:cs="Arial"/>
          <w:b/>
          <w:sz w:val="36"/>
          <w:szCs w:val="36"/>
        </w:rPr>
        <w:t>Sử dụng Quản lý vai trò của hệ điều hành.</w:t>
      </w:r>
    </w:p>
    <w:p w14:paraId="6C98474C" w14:textId="74DDB65A" w:rsidR="00EF7A91" w:rsidRPr="00C437F4" w:rsidRDefault="00EF7A91" w:rsidP="003D1D3A">
      <w:pPr>
        <w:ind w:left="720"/>
        <w:rPr>
          <w:rFonts w:ascii="Arial" w:hAnsi="Arial" w:cs="Arial"/>
          <w:sz w:val="24"/>
          <w:szCs w:val="24"/>
        </w:rPr>
      </w:pPr>
      <w:r w:rsidRPr="00C437F4">
        <w:rPr>
          <w:rFonts w:ascii="Arial" w:hAnsi="Arial" w:cs="Arial"/>
          <w:sz w:val="24"/>
          <w:szCs w:val="24"/>
        </w:rPr>
        <w:t>Khi bạn sử dụng vai trò được quản lý bởi hệ điều hành, hãy nhớ rằng vai trò cơ sở dữ liệu đang được cấp cho người dùng hệ điều hành. Bất kỳ người dùng cơ sở dữ liệu nào mà người dùng hệ điều hành có thể kết nối sẽ có vai trò cơ sở dữ liệu được ủy quyền được bật. Vì lý do này, bạn nên xem xét định nghĩa tất cả người dùng Oracle Database là IDENTIFIED EXTERNALLY nếu bạn đang sử dụng OS_ROLES = TRUE, để các tài khoản cơ sở dữ liệu được liên kết với tài khoản hệ điều hành đã được cấp đặc quyền.</w:t>
      </w:r>
    </w:p>
    <w:p w14:paraId="5F3058F0" w14:textId="77777777" w:rsidR="008C539B" w:rsidRPr="001058B5" w:rsidRDefault="008C539B">
      <w:pPr>
        <w:pStyle w:val="BodyText"/>
        <w:spacing w:before="8"/>
        <w:rPr>
          <w:rFonts w:ascii="Arial" w:hAnsi="Arial" w:cs="Arial"/>
          <w:sz w:val="25"/>
        </w:rPr>
      </w:pPr>
    </w:p>
    <w:p w14:paraId="7C1B28D1" w14:textId="77777777" w:rsidR="00EF7A91" w:rsidRPr="00C437F4" w:rsidRDefault="00EF7A91" w:rsidP="00EF7A91">
      <w:pPr>
        <w:rPr>
          <w:rFonts w:ascii="Arial" w:hAnsi="Arial" w:cs="Arial"/>
          <w:b/>
          <w:sz w:val="36"/>
          <w:szCs w:val="36"/>
        </w:rPr>
      </w:pPr>
      <w:bookmarkStart w:id="807" w:name="Granting_and_Revoking_Roles_When_OS_ROLE"/>
      <w:bookmarkStart w:id="808" w:name="_bookmark854"/>
      <w:bookmarkEnd w:id="807"/>
      <w:bookmarkEnd w:id="808"/>
      <w:r w:rsidRPr="00C437F4">
        <w:rPr>
          <w:rFonts w:ascii="Arial" w:hAnsi="Arial" w:cs="Arial"/>
          <w:b/>
          <w:sz w:val="36"/>
          <w:szCs w:val="36"/>
        </w:rPr>
        <w:t>Cấp và thu hồi vai trò Khi OS_ROLES được đặt thành TRUE.</w:t>
      </w:r>
    </w:p>
    <w:p w14:paraId="38F9C839" w14:textId="35C2747D" w:rsidR="00EF7A91" w:rsidRDefault="00EF7A91" w:rsidP="003D1D3A">
      <w:pPr>
        <w:ind w:left="720"/>
        <w:rPr>
          <w:rFonts w:ascii="Arial" w:hAnsi="Arial" w:cs="Arial"/>
          <w:sz w:val="24"/>
          <w:szCs w:val="24"/>
        </w:rPr>
      </w:pPr>
      <w:r w:rsidRPr="00C437F4">
        <w:rPr>
          <w:rFonts w:ascii="Arial" w:hAnsi="Arial" w:cs="Arial"/>
          <w:sz w:val="24"/>
          <w:szCs w:val="24"/>
        </w:rPr>
        <w:t>Nếu tham số OS_ROLES được đặt thành TRUE, thì hệ điều hành hoàn toàn quản lý việc cấp và thu hồi vai trò cho người dùng. Bất kỳ việc cấp quyền vai trò nào trước đây cho người dùng sử dụng câu lệnh GRANT đều không áp dụng. Tuy nhiên, chúng vẫn được liệt kê trong từ điển dữ liệu. Chỉ có vai trò cấp cho người dùng được thực hiện ở cấp hệ điều hành được áp dụng. Người dùng vẫn có thể cấp đặc quyền cho vai trò và người dùng.</w:t>
      </w:r>
    </w:p>
    <w:p w14:paraId="524790B6" w14:textId="77777777" w:rsidR="003D1D3A" w:rsidRPr="00C437F4" w:rsidRDefault="003D1D3A" w:rsidP="00EF7A91">
      <w:pPr>
        <w:rPr>
          <w:rFonts w:ascii="Arial" w:hAnsi="Arial" w:cs="Arial"/>
          <w:sz w:val="24"/>
          <w:szCs w:val="24"/>
        </w:rPr>
      </w:pPr>
    </w:p>
    <w:p w14:paraId="6182F491" w14:textId="77777777" w:rsidR="00EF7A91" w:rsidRPr="00C437F4" w:rsidRDefault="00EF7A91" w:rsidP="00EF7A91">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Nếu hệ điều hành cấp vai trò cho người dùng bằng tùy chọn QUẢN TRỊ, thì người dùng chỉ có thể cấp vai trò cho các vai trò khác.</w:t>
      </w:r>
    </w:p>
    <w:p w14:paraId="5BF5967A" w14:textId="77777777" w:rsidR="008C539B" w:rsidRPr="001058B5" w:rsidRDefault="008C539B">
      <w:pPr>
        <w:pStyle w:val="BodyText"/>
        <w:spacing w:before="1"/>
        <w:rPr>
          <w:rFonts w:ascii="Arial" w:hAnsi="Arial" w:cs="Arial"/>
          <w:sz w:val="7"/>
        </w:rPr>
      </w:pPr>
    </w:p>
    <w:p w14:paraId="2DA5A361" w14:textId="77777777" w:rsidR="003D1D3A" w:rsidRPr="00C437F4" w:rsidRDefault="003D1D3A" w:rsidP="003D1D3A">
      <w:pPr>
        <w:rPr>
          <w:rFonts w:ascii="Arial" w:hAnsi="Arial" w:cs="Arial"/>
          <w:b/>
          <w:sz w:val="36"/>
          <w:szCs w:val="36"/>
        </w:rPr>
      </w:pPr>
      <w:bookmarkStart w:id="809" w:name="Enabling_and_Disabling_Roles_When_OS_ROL"/>
      <w:bookmarkStart w:id="810" w:name="_bookmark856"/>
      <w:bookmarkEnd w:id="809"/>
      <w:bookmarkEnd w:id="810"/>
      <w:r w:rsidRPr="00C437F4">
        <w:rPr>
          <w:rFonts w:ascii="Arial" w:hAnsi="Arial" w:cs="Arial"/>
          <w:b/>
          <w:sz w:val="36"/>
          <w:szCs w:val="36"/>
        </w:rPr>
        <w:t>Kích hoạt và vô hiệu hóa vai trò Khi OS_ROLES được đặt thành TRUE.</w:t>
      </w:r>
    </w:p>
    <w:p w14:paraId="46798B9E" w14:textId="216A6D87" w:rsidR="003D1D3A" w:rsidRDefault="003D1D3A" w:rsidP="003D1D3A">
      <w:pPr>
        <w:ind w:left="720"/>
        <w:rPr>
          <w:rFonts w:ascii="Arial" w:hAnsi="Arial" w:cs="Arial"/>
          <w:sz w:val="24"/>
          <w:szCs w:val="24"/>
        </w:rPr>
      </w:pPr>
      <w:r w:rsidRPr="00C437F4">
        <w:rPr>
          <w:rFonts w:ascii="Arial" w:hAnsi="Arial" w:cs="Arial"/>
          <w:sz w:val="24"/>
          <w:szCs w:val="24"/>
        </w:rPr>
        <w:t>If the OS_ROLES initialization parameter is set to TRUE, then any role granted by the operating system can be dynamically enabled using the SET ROLE statement. This still applies, even if the role was defined to require a password or operating system authorization. However, any role not identified in the operating system account of a user cannot be specified in a SET ROLE statement, even if a role was granted using a GRANT statement when OS_ROLES = FALSE. (If you specify such a role, then Oracle Database ignores it).</w:t>
      </w:r>
    </w:p>
    <w:p w14:paraId="6BA8D30C" w14:textId="77777777" w:rsidR="003D1D3A" w:rsidRPr="00C437F4" w:rsidRDefault="003D1D3A" w:rsidP="003D1D3A">
      <w:pPr>
        <w:rPr>
          <w:rFonts w:ascii="Arial" w:hAnsi="Arial" w:cs="Arial"/>
          <w:sz w:val="24"/>
          <w:szCs w:val="24"/>
        </w:rPr>
      </w:pPr>
    </w:p>
    <w:p w14:paraId="3FEDFBE6" w14:textId="40B8FB3B" w:rsidR="003D1D3A" w:rsidRPr="00C437F4" w:rsidRDefault="003D1D3A" w:rsidP="003D1D3A">
      <w:pPr>
        <w:ind w:left="720"/>
        <w:rPr>
          <w:rFonts w:ascii="Arial" w:hAnsi="Arial" w:cs="Arial"/>
          <w:sz w:val="24"/>
          <w:szCs w:val="24"/>
        </w:rPr>
      </w:pPr>
      <w:r w:rsidRPr="00C437F4">
        <w:rPr>
          <w:rFonts w:ascii="Arial" w:hAnsi="Arial" w:cs="Arial"/>
          <w:sz w:val="24"/>
          <w:szCs w:val="24"/>
        </w:rPr>
        <w:t>Khi OS_ROLES được đặt thành TRUE, thì người dùng có thể bật tối đa 148 vai trò. Hãy nhớ rằng số này bao gồm các vai trò khác có thể đã được cấp cho vai trò đó.</w:t>
      </w:r>
    </w:p>
    <w:p w14:paraId="00E28DFE" w14:textId="77777777" w:rsidR="008C539B" w:rsidRPr="001058B5" w:rsidRDefault="008C539B">
      <w:pPr>
        <w:pStyle w:val="BodyText"/>
        <w:spacing w:before="10"/>
        <w:rPr>
          <w:rFonts w:ascii="Arial" w:hAnsi="Arial" w:cs="Arial"/>
          <w:sz w:val="25"/>
        </w:rPr>
      </w:pPr>
    </w:p>
    <w:p w14:paraId="34191CD4" w14:textId="77777777" w:rsidR="003D1D3A" w:rsidRPr="00C437F4" w:rsidRDefault="003D1D3A" w:rsidP="003D1D3A">
      <w:pPr>
        <w:rPr>
          <w:rFonts w:ascii="Arial" w:hAnsi="Arial" w:cs="Arial"/>
          <w:b/>
          <w:sz w:val="36"/>
          <w:szCs w:val="36"/>
        </w:rPr>
      </w:pPr>
      <w:bookmarkStart w:id="811" w:name="Using_Network_Connections_with_Operating"/>
      <w:bookmarkStart w:id="812" w:name="_bookmark859"/>
      <w:bookmarkEnd w:id="811"/>
      <w:bookmarkEnd w:id="812"/>
      <w:r w:rsidRPr="00C437F4">
        <w:rPr>
          <w:rFonts w:ascii="Arial" w:hAnsi="Arial" w:cs="Arial"/>
          <w:b/>
          <w:sz w:val="36"/>
          <w:szCs w:val="36"/>
        </w:rPr>
        <w:t>Sử dụng kết nối mạng với hệ điều hành Quản lý vai trò.</w:t>
      </w:r>
    </w:p>
    <w:p w14:paraId="4273B99F" w14:textId="13313941" w:rsidR="003D1D3A" w:rsidRDefault="003D1D3A" w:rsidP="003D1D3A">
      <w:pPr>
        <w:ind w:left="720"/>
        <w:rPr>
          <w:rFonts w:ascii="Arial" w:hAnsi="Arial" w:cs="Arial"/>
          <w:sz w:val="24"/>
          <w:szCs w:val="24"/>
        </w:rPr>
      </w:pPr>
      <w:r w:rsidRPr="00C437F4">
        <w:rPr>
          <w:rFonts w:ascii="Arial" w:hAnsi="Arial" w:cs="Arial"/>
          <w:sz w:val="24"/>
          <w:szCs w:val="24"/>
        </w:rPr>
        <w:t xml:space="preserve">Nếu bạn có hệ điều hành quản lý vai trò, theo mặc định, người dùng không thể kết nối </w:t>
      </w:r>
      <w:r w:rsidRPr="00C437F4">
        <w:rPr>
          <w:rFonts w:ascii="Arial" w:hAnsi="Arial" w:cs="Arial"/>
          <w:sz w:val="24"/>
          <w:szCs w:val="24"/>
        </w:rPr>
        <w:lastRenderedPageBreak/>
        <w:t>với cơ sở dữ liệu thông qua máy chủ được chia sẻ. Hạn chế này là mặc định vì người dùng từ xa có thể mạo danh người dùng hệ điều hành khác qua kết nối không an toàn.</w:t>
      </w:r>
    </w:p>
    <w:p w14:paraId="626E37C5" w14:textId="77777777" w:rsidR="003D1D3A" w:rsidRPr="00C437F4" w:rsidRDefault="003D1D3A" w:rsidP="003D1D3A">
      <w:pPr>
        <w:ind w:left="720"/>
        <w:rPr>
          <w:rFonts w:ascii="Arial" w:hAnsi="Arial" w:cs="Arial"/>
          <w:sz w:val="24"/>
          <w:szCs w:val="24"/>
        </w:rPr>
      </w:pPr>
    </w:p>
    <w:p w14:paraId="6CA4E2F9" w14:textId="356572C3" w:rsidR="003D1D3A" w:rsidRPr="00C437F4" w:rsidRDefault="003D1D3A" w:rsidP="003D1D3A">
      <w:pPr>
        <w:ind w:left="720"/>
        <w:rPr>
          <w:rFonts w:ascii="Arial" w:hAnsi="Arial" w:cs="Arial"/>
          <w:sz w:val="24"/>
          <w:szCs w:val="24"/>
        </w:rPr>
      </w:pPr>
      <w:r w:rsidRPr="00C437F4">
        <w:rPr>
          <w:rFonts w:ascii="Arial" w:hAnsi="Arial" w:cs="Arial"/>
          <w:sz w:val="24"/>
          <w:szCs w:val="24"/>
        </w:rPr>
        <w:t>Nếu bạn không quan tâm đến nguy cơ bảo mật này và muốn sử dụng quản lý vai trò của hệ điều hành với máy chủ được chia sẻ hoặc bất kỳ kết nối mạng nào khác, hãy đặt tham số khởi tạo REMOTE_OS_ROLES thành TRUE. Thay đổi này có hiệu lực vào lần sau khi bạn khởi động cá thể và gắn kết cơ sở dữ liệu. Cài đặt mặc định của tham số này là FALSE.</w:t>
      </w:r>
    </w:p>
    <w:p w14:paraId="780D4E9F" w14:textId="77777777" w:rsidR="008C539B" w:rsidRPr="001058B5" w:rsidRDefault="008C539B">
      <w:pPr>
        <w:pStyle w:val="BodyText"/>
        <w:spacing w:before="8"/>
        <w:rPr>
          <w:rFonts w:ascii="Arial" w:hAnsi="Arial" w:cs="Arial"/>
          <w:sz w:val="27"/>
        </w:rPr>
      </w:pPr>
    </w:p>
    <w:p w14:paraId="47B0D23A" w14:textId="77777777" w:rsidR="003D1D3A" w:rsidRPr="00C437F4" w:rsidRDefault="003D1D3A" w:rsidP="003D1D3A">
      <w:pPr>
        <w:rPr>
          <w:rFonts w:ascii="Arial" w:hAnsi="Arial" w:cs="Arial"/>
          <w:b/>
          <w:sz w:val="36"/>
          <w:szCs w:val="36"/>
        </w:rPr>
      </w:pPr>
      <w:bookmarkStart w:id="813" w:name="When_Do_Grants_and_Revokes_Take_Effect?"/>
      <w:bookmarkStart w:id="814" w:name="_bookmark862"/>
      <w:bookmarkStart w:id="815" w:name="_bookmark863"/>
      <w:bookmarkEnd w:id="813"/>
      <w:bookmarkEnd w:id="814"/>
      <w:bookmarkEnd w:id="815"/>
      <w:r w:rsidRPr="00C437F4">
        <w:rPr>
          <w:rFonts w:ascii="Arial" w:hAnsi="Arial" w:cs="Arial"/>
          <w:b/>
          <w:sz w:val="36"/>
          <w:szCs w:val="36"/>
        </w:rPr>
        <w:t>Khi Do Grants và Revokes Take Effect?</w:t>
      </w:r>
    </w:p>
    <w:p w14:paraId="657DE47E" w14:textId="76BE3048" w:rsidR="003D1D3A" w:rsidRPr="00C437F4" w:rsidRDefault="003D1D3A" w:rsidP="003D1D3A">
      <w:pPr>
        <w:ind w:left="720"/>
        <w:rPr>
          <w:rFonts w:ascii="Arial" w:hAnsi="Arial" w:cs="Arial"/>
          <w:sz w:val="24"/>
          <w:szCs w:val="24"/>
        </w:rPr>
      </w:pPr>
      <w:r w:rsidRPr="00C437F4">
        <w:rPr>
          <w:rFonts w:ascii="Arial" w:hAnsi="Arial" w:cs="Arial"/>
          <w:sz w:val="24"/>
          <w:szCs w:val="24"/>
        </w:rPr>
        <w:t>Tùy thuộc vào những gì được cấp hoặc thu hồi, khoản trợ cấp hoặc thu hồi có hiệu lực vào các thời điểm khác nhau:</w:t>
      </w:r>
    </w:p>
    <w:p w14:paraId="29B3A56B"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tài trợ và thu hồi các đặc quyền hệ thống và đối tượng cho bất kỳ điều gì (người dùng, vai trò và PUBLIC) đều có hiệu lực ngay lập tức.</w:t>
      </w:r>
    </w:p>
    <w:p w14:paraId="6BDDC612"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trợ cấp và thu hồi vai trò cho bất kỳ thứ gì (người dùng, vai trò khác, PUBLIC) chỉ có hiệu lực khi phiên người dùng hiện tại phát hành câu lệnh SET ROLE để có thể mở lại vai trò sau khi cấp và thu hồi hoặc khi phiên người dùng mới được tạo sau khi cấp hoặc thu hồi.</w:t>
      </w:r>
    </w:p>
    <w:p w14:paraId="36049654"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xem vai trò nào hiện được bật bằng cách kiểm tra chế độ xem từ điển dữ liệu SESSION_ROLES.</w:t>
      </w:r>
    </w:p>
    <w:p w14:paraId="01A64CA9" w14:textId="77777777" w:rsidR="008C539B" w:rsidRPr="001058B5" w:rsidRDefault="008C539B">
      <w:pPr>
        <w:pStyle w:val="BodyText"/>
        <w:spacing w:before="9"/>
        <w:rPr>
          <w:rFonts w:ascii="Arial" w:hAnsi="Arial" w:cs="Arial"/>
          <w:sz w:val="25"/>
        </w:rPr>
      </w:pPr>
    </w:p>
    <w:p w14:paraId="54622936" w14:textId="77777777" w:rsidR="003D1D3A" w:rsidRPr="00C437F4" w:rsidRDefault="003D1D3A" w:rsidP="003D1D3A">
      <w:pPr>
        <w:rPr>
          <w:rFonts w:ascii="Arial" w:hAnsi="Arial" w:cs="Arial"/>
          <w:b/>
          <w:sz w:val="36"/>
          <w:szCs w:val="36"/>
        </w:rPr>
      </w:pPr>
      <w:bookmarkStart w:id="816" w:name="How_the_SET_ROLE_Statement_Affects_Grant"/>
      <w:bookmarkStart w:id="817" w:name="_bookmark865"/>
      <w:bookmarkStart w:id="818" w:name="_bookmark866"/>
      <w:bookmarkEnd w:id="816"/>
      <w:bookmarkEnd w:id="817"/>
      <w:bookmarkEnd w:id="818"/>
      <w:r w:rsidRPr="00C437F4">
        <w:rPr>
          <w:rFonts w:ascii="Arial" w:hAnsi="Arial" w:cs="Arial"/>
          <w:b/>
          <w:sz w:val="36"/>
          <w:szCs w:val="36"/>
        </w:rPr>
        <w:t>Tuyên bố ROLE SET ảnh hưởng như thế nào đến Grants và Revokes.</w:t>
      </w:r>
    </w:p>
    <w:p w14:paraId="54D3E0A5" w14:textId="70E56826" w:rsidR="003D1D3A" w:rsidRPr="00C437F4" w:rsidRDefault="003D1D3A" w:rsidP="003D1D3A">
      <w:pPr>
        <w:ind w:left="720"/>
        <w:rPr>
          <w:rFonts w:ascii="Arial" w:hAnsi="Arial" w:cs="Arial"/>
          <w:sz w:val="24"/>
          <w:szCs w:val="24"/>
        </w:rPr>
      </w:pPr>
      <w:r w:rsidRPr="00C437F4">
        <w:rPr>
          <w:rFonts w:ascii="Arial" w:hAnsi="Arial" w:cs="Arial"/>
          <w:sz w:val="24"/>
          <w:szCs w:val="24"/>
        </w:rPr>
        <w:t>Trong phiên người dùng, người dùng hoặc ứng dụng có thể sử dụng câu lệnh SET ROLE bất kỳ số lần nào để thay đổi vai trò hiện được bật cho phiên. Người dùng phải đã được cấp các vai trò được đặt tên trong câu lệnh SET ROLE.</w:t>
      </w:r>
    </w:p>
    <w:p w14:paraId="5F5E069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Ví dụ 4–16 </w:t>
      </w:r>
      <w:r w:rsidRPr="00C437F4">
        <w:rPr>
          <w:rFonts w:ascii="Arial" w:hAnsi="Arial" w:cs="Arial"/>
          <w:sz w:val="24"/>
          <w:szCs w:val="24"/>
        </w:rPr>
        <w:t>cho phép nhân viên vai trò mà bạn đã được cấp và chỉ định mật khẩu.</w:t>
      </w:r>
    </w:p>
    <w:p w14:paraId="352F90DE" w14:textId="77777777" w:rsidR="003D1D3A" w:rsidRPr="00C437F4" w:rsidRDefault="003D1D3A" w:rsidP="003D1D3A">
      <w:pPr>
        <w:ind w:left="720"/>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4–16 Sử dụng SET ROLE để cấp một vai trò và chỉ định mật khẩu</w:t>
      </w:r>
    </w:p>
    <w:p w14:paraId="7CD56F75"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clerk IDENTIFIED BY password;</w:t>
      </w:r>
    </w:p>
    <w:p w14:paraId="2321E167" w14:textId="339831C9" w:rsidR="003D1D3A" w:rsidRPr="00C437F4" w:rsidRDefault="003D1D3A" w:rsidP="003D1D3A">
      <w:pPr>
        <w:rPr>
          <w:rFonts w:ascii="Arial" w:hAnsi="Arial" w:cs="Arial"/>
          <w:sz w:val="24"/>
          <w:szCs w:val="24"/>
        </w:rPr>
      </w:pPr>
      <w:r w:rsidRPr="00C437F4">
        <w:rPr>
          <w:rFonts w:ascii="Arial" w:hAnsi="Arial" w:cs="Arial"/>
          <w:i/>
          <w:sz w:val="20"/>
          <w:szCs w:val="20"/>
        </w:rPr>
        <w:tab/>
      </w:r>
      <w:r w:rsidRPr="00C437F4">
        <w:rPr>
          <w:rFonts w:ascii="Arial" w:hAnsi="Arial" w:cs="Arial"/>
          <w:sz w:val="24"/>
          <w:szCs w:val="24"/>
        </w:rPr>
        <w:t>Thay thế mật khẩu bằng mật khẩu an toàn.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w:t>
      </w:r>
      <w:r>
        <w:rPr>
          <w:rFonts w:ascii="Arial" w:hAnsi="Arial" w:cs="Arial"/>
          <w:sz w:val="24"/>
          <w:szCs w:val="24"/>
        </w:rPr>
        <w:tab/>
      </w:r>
      <w:r w:rsidRPr="00C437F4">
        <w:rPr>
          <w:rFonts w:ascii="Arial" w:hAnsi="Arial" w:cs="Arial"/>
          <w:sz w:val="24"/>
          <w:szCs w:val="24"/>
        </w:rPr>
        <w:t>rang 3-3 mô tả các yêu cầu tối thiểu đối với mật khẩu.</w:t>
      </w:r>
    </w:p>
    <w:p w14:paraId="65D0F6AC"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4–17</w:t>
      </w:r>
      <w:r w:rsidRPr="00C437F4">
        <w:rPr>
          <w:rFonts w:ascii="Arial" w:hAnsi="Arial" w:cs="Arial"/>
          <w:sz w:val="24"/>
          <w:szCs w:val="24"/>
        </w:rPr>
        <w:t xml:space="preserve"> cho thấy cách sử dụng SET ROLE để vô hiệu hóa tất cả các vai trò.</w:t>
      </w:r>
    </w:p>
    <w:p w14:paraId="1C93FE8D" w14:textId="77777777" w:rsidR="003D1D3A" w:rsidRPr="00C437F4" w:rsidRDefault="003D1D3A" w:rsidP="003D1D3A">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4–17 Sử dụng SET ROLE để vô hiệu hóa tất cả các vai trò</w:t>
      </w:r>
    </w:p>
    <w:p w14:paraId="7499276F"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NONE;</w:t>
      </w:r>
    </w:p>
    <w:p w14:paraId="1908F73A" w14:textId="77777777" w:rsidR="008C539B" w:rsidRPr="001058B5" w:rsidRDefault="008C539B">
      <w:pPr>
        <w:pStyle w:val="BodyText"/>
        <w:rPr>
          <w:rFonts w:ascii="Arial" w:hAnsi="Arial" w:cs="Arial"/>
          <w:sz w:val="18"/>
        </w:rPr>
      </w:pPr>
    </w:p>
    <w:p w14:paraId="01711A31" w14:textId="77777777" w:rsidR="003D1D3A" w:rsidRPr="00C437F4" w:rsidRDefault="003D1D3A" w:rsidP="003D1D3A">
      <w:pPr>
        <w:rPr>
          <w:rFonts w:ascii="Arial" w:hAnsi="Arial" w:cs="Arial"/>
          <w:b/>
          <w:sz w:val="36"/>
          <w:szCs w:val="36"/>
        </w:rPr>
      </w:pPr>
      <w:bookmarkStart w:id="819" w:name="Specifying_a_Default_Role"/>
      <w:bookmarkStart w:id="820" w:name="_bookmark870"/>
      <w:bookmarkEnd w:id="819"/>
      <w:bookmarkEnd w:id="820"/>
      <w:r w:rsidRPr="00C437F4">
        <w:rPr>
          <w:rFonts w:ascii="Arial" w:hAnsi="Arial" w:cs="Arial"/>
          <w:b/>
          <w:sz w:val="36"/>
          <w:szCs w:val="36"/>
        </w:rPr>
        <w:t>Chỉ định vai trò mặc định.</w:t>
      </w:r>
    </w:p>
    <w:p w14:paraId="6B06709D" w14:textId="03E7F79B" w:rsidR="003D1D3A" w:rsidRPr="00C437F4" w:rsidRDefault="003D1D3A" w:rsidP="003D1D3A">
      <w:pPr>
        <w:ind w:left="720"/>
        <w:rPr>
          <w:rFonts w:ascii="Arial" w:hAnsi="Arial" w:cs="Arial"/>
          <w:sz w:val="24"/>
          <w:szCs w:val="24"/>
        </w:rPr>
      </w:pPr>
      <w:r w:rsidRPr="00C437F4">
        <w:rPr>
          <w:rFonts w:ascii="Arial" w:hAnsi="Arial" w:cs="Arial"/>
          <w:sz w:val="24"/>
          <w:szCs w:val="24"/>
        </w:rPr>
        <w:t>Khi người dùng đăng nhập, Cơ sở dữ liệu Oracle cho phép tất cả các đặc quyền được cấp rõ ràng cho người dùng và tất cả các đặc quyền trong các vai trò mặc định của người dùng.</w:t>
      </w:r>
    </w:p>
    <w:p w14:paraId="711B1452" w14:textId="7BC0B3F6"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đặt và thay đổi danh sách các vai trò mặc định cho người dùng bằng cách sử dụng câu lệnh SQL ALTER USER. Câu lệnh ALTER USER chỉ định các vai trò sẽ được kích hoạt khi người dùng kết nối với cơ sở dữ liệu. Người dùng phải được cấp trực tiếp các vai trò với câu lệnh GRANT hoặc vai trò phải được tạo bởi người dùng có đặc quyền CREATE ROLE. Để biết thông tin về các hạn chế của mệnh đề DEFAULT ROLE của câu lệnh ALTER USER, xem Tham chiếu ngôn ngữ SQL cơ sở dữ liệu Oracle.</w:t>
      </w:r>
    </w:p>
    <w:p w14:paraId="36E778B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4–18</w:t>
      </w:r>
      <w:r w:rsidRPr="00C437F4">
        <w:rPr>
          <w:rFonts w:ascii="Arial" w:hAnsi="Arial" w:cs="Arial"/>
          <w:sz w:val="24"/>
          <w:szCs w:val="24"/>
        </w:rPr>
        <w:t xml:space="preserve"> thiết lập các payclerk vai trò mặc định và pettycash cho của user jane:</w:t>
      </w:r>
    </w:p>
    <w:p w14:paraId="690EBFBF" w14:textId="4DB2D800" w:rsidR="003D1D3A" w:rsidRDefault="003D1D3A" w:rsidP="003D1D3A">
      <w:pPr>
        <w:rPr>
          <w:rFonts w:ascii="Arial" w:hAnsi="Arial" w:cs="Arial"/>
          <w:b/>
          <w:sz w:val="28"/>
          <w:szCs w:val="28"/>
        </w:rPr>
      </w:pPr>
      <w:r w:rsidRPr="00C437F4">
        <w:rPr>
          <w:rFonts w:ascii="Arial" w:hAnsi="Arial" w:cs="Arial"/>
          <w:sz w:val="20"/>
          <w:szCs w:val="20"/>
        </w:rPr>
        <w:lastRenderedPageBreak/>
        <w:tab/>
      </w:r>
      <w:r w:rsidRPr="00C437F4">
        <w:rPr>
          <w:rFonts w:ascii="Arial" w:hAnsi="Arial" w:cs="Arial"/>
          <w:b/>
          <w:sz w:val="28"/>
          <w:szCs w:val="28"/>
        </w:rPr>
        <w:t>Ví dụ 4–18 Sử dụng ALTER USER để Đặt Vai trò Mặc định</w:t>
      </w:r>
    </w:p>
    <w:p w14:paraId="6115500A" w14:textId="77777777" w:rsidR="003D1D3A" w:rsidRPr="00C437F4" w:rsidRDefault="003D1D3A" w:rsidP="003D1D3A">
      <w:pPr>
        <w:rPr>
          <w:rFonts w:ascii="Arial" w:hAnsi="Arial" w:cs="Arial"/>
          <w:b/>
          <w:sz w:val="28"/>
          <w:szCs w:val="28"/>
        </w:rPr>
      </w:pPr>
    </w:p>
    <w:p w14:paraId="75DEF639" w14:textId="360B128F" w:rsidR="003D1D3A"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ALTER USER jane DEFAULT ROLE payclerk, pettycash;</w:t>
      </w:r>
    </w:p>
    <w:p w14:paraId="61D3C234" w14:textId="77777777" w:rsidR="003D1D3A" w:rsidRPr="00C437F4" w:rsidRDefault="003D1D3A" w:rsidP="003D1D3A">
      <w:pPr>
        <w:rPr>
          <w:rFonts w:ascii="Arial" w:hAnsi="Arial" w:cs="Arial"/>
          <w:i/>
          <w:sz w:val="20"/>
          <w:szCs w:val="20"/>
        </w:rPr>
      </w:pPr>
    </w:p>
    <w:p w14:paraId="0598E1DF" w14:textId="18CF0C61" w:rsidR="003D1D3A" w:rsidRPr="00C437F4" w:rsidRDefault="003D1D3A" w:rsidP="003D1D3A">
      <w:pPr>
        <w:ind w:left="720"/>
        <w:rPr>
          <w:rFonts w:ascii="Arial" w:hAnsi="Arial" w:cs="Arial"/>
          <w:sz w:val="24"/>
          <w:szCs w:val="24"/>
        </w:rPr>
      </w:pPr>
      <w:r w:rsidRPr="00C437F4">
        <w:rPr>
          <w:rFonts w:ascii="Arial" w:hAnsi="Arial" w:cs="Arial"/>
          <w:sz w:val="24"/>
          <w:szCs w:val="24"/>
        </w:rPr>
        <w:t>Bạn không thể đặt vai trò mặc định cho người dùng trong câu lệnh CREATE USER. Khi bạn lần đầu tiên tạo người dùng, cài đặt vai trò người dùng mặc định là TẤT CẢ, khiến tất cả các vai trò sau đó được cấp cho người dùng là vai trò mặc định. Sử dụng câu lệnh ALTER USER để giới hạn vai trò người dùng mặc định.</w:t>
      </w:r>
    </w:p>
    <w:p w14:paraId="551DD08C"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Khi bạn tạo vai trò (ngoài vai trò toàn cầu hoặc vai trò ứng dụng), vai trò đó được cấp hoàn toàn cho bạn và bộ vai trò mặc định của bạn được cập nhật để bao gồm vai trò mới. Lưu ý rằng chỉ có thể bật 148 vai trò cho phiên người dùng. Khi vai trò tổng hợp, chẳng hạn như vai trò DBA, được cấp cho người dùng, vai trò được cấp cho vai trò được bao gồm trong số vai trò người dùng có. Ví dụ: nếu vai trò có 20 vai trò được cấp cho vai trò đó và bạn cấp vai trò đó cho người dùng thì người dùng hiện có 21 vai trò bổ sung. Do đó, khi bạn cấp vai trò mới cho người dùng, hãy sử dụng mệnh đề DEFAULT ROLE của câu lệnh ALTER USER để đảm bảo rằng không có quá nhiều vai trò được chỉ định làm vai trò mặc định của người dùng đó.</w:t>
      </w:r>
    </w:p>
    <w:p w14:paraId="650D0722" w14:textId="6F5D1D10" w:rsidR="008C539B" w:rsidRPr="001058B5"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0F09328">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anchorlock/>
          </v:group>
        </w:pict>
      </w:r>
    </w:p>
    <w:p w14:paraId="3FD79DDC" w14:textId="77777777" w:rsidR="008C539B" w:rsidRPr="001058B5" w:rsidRDefault="008C539B">
      <w:pPr>
        <w:pStyle w:val="BodyText"/>
        <w:spacing w:before="5"/>
        <w:rPr>
          <w:rFonts w:ascii="Arial" w:hAnsi="Arial" w:cs="Arial"/>
          <w:sz w:val="9"/>
        </w:rPr>
      </w:pPr>
    </w:p>
    <w:p w14:paraId="773254A9" w14:textId="77777777" w:rsidR="003D1D3A" w:rsidRPr="00C437F4" w:rsidRDefault="003D1D3A" w:rsidP="003D1D3A">
      <w:pPr>
        <w:rPr>
          <w:rFonts w:ascii="Arial" w:hAnsi="Arial" w:cs="Arial"/>
          <w:b/>
          <w:sz w:val="36"/>
          <w:szCs w:val="36"/>
        </w:rPr>
      </w:pPr>
      <w:bookmarkStart w:id="821" w:name="The_Maximum_Number_of_Roles_That_a_User_"/>
      <w:bookmarkStart w:id="822" w:name="_bookmark874"/>
      <w:bookmarkEnd w:id="821"/>
      <w:bookmarkEnd w:id="822"/>
      <w:r w:rsidRPr="00C437F4">
        <w:rPr>
          <w:rFonts w:ascii="Arial" w:hAnsi="Arial" w:cs="Arial"/>
          <w:b/>
          <w:sz w:val="36"/>
          <w:szCs w:val="36"/>
        </w:rPr>
        <w:t>Số lượng vai trò tối đa mà người dùng có thể bật.</w:t>
      </w:r>
    </w:p>
    <w:p w14:paraId="60E6BCB2" w14:textId="721342B2" w:rsidR="003D1D3A" w:rsidRPr="00C437F4" w:rsidRDefault="003D1D3A" w:rsidP="003D1D3A">
      <w:pPr>
        <w:ind w:left="700" w:firstLine="20"/>
        <w:rPr>
          <w:rFonts w:ascii="Arial" w:hAnsi="Arial" w:cs="Arial"/>
          <w:sz w:val="24"/>
          <w:szCs w:val="24"/>
        </w:rPr>
      </w:pPr>
      <w:r w:rsidRPr="00C437F4">
        <w:rPr>
          <w:rFonts w:ascii="Arial" w:hAnsi="Arial" w:cs="Arial"/>
          <w:sz w:val="24"/>
          <w:szCs w:val="24"/>
        </w:rPr>
        <w:t>Người dùng có thể cho phép không quá 148 vai trò. Bạn có thể cấp cho người dùng nhiều vai trò tùy ý, nhưng bạn nên hạn chế số vai trò được cấp cho người dùng đối với vai trò tối thiểu mà người dùng cần. Xem "</w:t>
      </w:r>
      <w:r w:rsidRPr="00C437F4">
        <w:rPr>
          <w:rFonts w:ascii="Arial" w:hAnsi="Arial" w:cs="Arial"/>
          <w:color w:val="4BACC6" w:themeColor="accent5"/>
          <w:sz w:val="24"/>
          <w:szCs w:val="24"/>
        </w:rPr>
        <w:t>Nguyên tắc đảm bảo vai trò</w:t>
      </w:r>
      <w:r w:rsidRPr="00C437F4">
        <w:rPr>
          <w:rFonts w:ascii="Arial" w:hAnsi="Arial" w:cs="Arial"/>
          <w:sz w:val="24"/>
          <w:szCs w:val="24"/>
        </w:rPr>
        <w:t>" trên trang 10-6 để biết thêm hướng dẫn về cách cấp vai trò cho người dùng.</w:t>
      </w:r>
    </w:p>
    <w:p w14:paraId="088C8DF8" w14:textId="77777777" w:rsidR="008C539B" w:rsidRPr="001058B5" w:rsidRDefault="008C539B">
      <w:pPr>
        <w:pStyle w:val="BodyText"/>
        <w:spacing w:before="6"/>
        <w:rPr>
          <w:rFonts w:ascii="Arial" w:hAnsi="Arial" w:cs="Arial"/>
          <w:sz w:val="27"/>
        </w:rPr>
      </w:pPr>
    </w:p>
    <w:p w14:paraId="6A625724" w14:textId="77777777" w:rsidR="003D1D3A" w:rsidRPr="00C437F4" w:rsidRDefault="003D1D3A" w:rsidP="003D1D3A">
      <w:pPr>
        <w:rPr>
          <w:rFonts w:ascii="Arial" w:hAnsi="Arial" w:cs="Arial"/>
          <w:b/>
          <w:sz w:val="36"/>
          <w:szCs w:val="36"/>
        </w:rPr>
      </w:pPr>
      <w:bookmarkStart w:id="823" w:name="Managing_Fine-Grained_Access_in_PL/SQL_P"/>
      <w:bookmarkStart w:id="824" w:name="_bookmark877"/>
      <w:bookmarkStart w:id="825" w:name="_bookmark878"/>
      <w:bookmarkEnd w:id="823"/>
      <w:bookmarkEnd w:id="824"/>
      <w:bookmarkEnd w:id="825"/>
      <w:r w:rsidRPr="00C437F4">
        <w:rPr>
          <w:rFonts w:ascii="Arial" w:hAnsi="Arial" w:cs="Arial"/>
          <w:b/>
          <w:sz w:val="36"/>
          <w:szCs w:val="36"/>
        </w:rPr>
        <w:t>Managing Fine-Grained Access in PL/SQL Packages and Types.</w:t>
      </w:r>
    </w:p>
    <w:p w14:paraId="59B5F650" w14:textId="1C51C9E2"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cấu hình kiểm soát truy cập của người dùng với các dịch vụ mạng bên ngoài và ví thông qua các gói UTL_TCP, UTL_SMTP, UTL_MAIL, UTL_HTTP và UTL_INADDR PL / SQL, gói DBMS_LDAP PL / SQL và kiểu HttpUriType.</w:t>
      </w:r>
    </w:p>
    <w:p w14:paraId="34B74D08"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Cấu hình kiểm soát truy cập chi tiết cho người dùng và các vai trò cần truy cập các dịch vụ mạng bên ngoài từ cơ sở dữ liệu</w:t>
      </w:r>
      <w:r w:rsidRPr="00C437F4">
        <w:rPr>
          <w:rFonts w:ascii="Arial" w:hAnsi="Arial" w:cs="Arial"/>
          <w:sz w:val="24"/>
          <w:szCs w:val="24"/>
        </w:rPr>
        <w:t>. Bằng cách này, các nhóm người dùng cụ thể có thể kết nối với một hoặc nhiều máy chủ lưu trữ, dựa trên các đặc quyền mà bạn cấp cho họ. Thông thường, bạn sử dụng tính năng này để kiểm soát quyền truy cập vào các ứng dụng chạy trên các địa chỉ máy chủ cụ thể.</w:t>
      </w:r>
    </w:p>
    <w:p w14:paraId="7712E9F2"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Định cấu hình kiểm soát truy cập chi tiết cho ví Oracle để thực hiện các yêu cầu HTTP yêu cầu xác thực mật khẩu hoặc chứng chỉ ứng dụng khách</w:t>
      </w:r>
      <w:r w:rsidRPr="00C437F4">
        <w:rPr>
          <w:rFonts w:ascii="Arial" w:hAnsi="Arial" w:cs="Arial"/>
          <w:sz w:val="24"/>
          <w:szCs w:val="24"/>
        </w:rPr>
        <w:t xml:space="preserve">. Tính năng này cho phép bạn cấp đặc quyền cho người dùng đang sử dụng mật khẩu và chứng chỉ ứng dụng khách được lưu trữ trong ví Oracle để truy cập tài nguyên HTTP được bảo vệ bên ngoài thông qua gói UTL_HTTP. Ví dụ, bạn có thể cấu hình các ứng dụng để sử dụng các thông tin được lưu trữ trong ví thay vì mã hóa cứng các thông tin trong các ứng dụng. Để biết thêm thông tin về cách bạn có thể sử dụng ví để lưu trữ mật khẩu và thông tin đăng nhập, hãy xem </w:t>
      </w:r>
      <w:r w:rsidRPr="00C437F4">
        <w:rPr>
          <w:rFonts w:ascii="Arial" w:hAnsi="Arial" w:cs="Arial"/>
          <w:i/>
          <w:sz w:val="24"/>
          <w:szCs w:val="24"/>
        </w:rPr>
        <w:t>Hướng dẫn của quản trị viên bảo mật nâng cao cơ sở dữ liệu Oracle</w:t>
      </w:r>
      <w:r w:rsidRPr="00C437F4">
        <w:rPr>
          <w:rFonts w:ascii="Arial" w:hAnsi="Arial" w:cs="Arial"/>
          <w:sz w:val="24"/>
          <w:szCs w:val="24"/>
        </w:rPr>
        <w:t>.</w:t>
      </w:r>
    </w:p>
    <w:p w14:paraId="2BA5D20A" w14:textId="77777777" w:rsidR="003D1D3A" w:rsidRPr="00C437F4" w:rsidRDefault="003D1D3A" w:rsidP="003D1D3A">
      <w:pPr>
        <w:ind w:left="1080"/>
        <w:rPr>
          <w:rFonts w:ascii="Arial" w:hAnsi="Arial" w:cs="Arial"/>
          <w:sz w:val="24"/>
          <w:szCs w:val="24"/>
        </w:rPr>
      </w:pPr>
      <w:r w:rsidRPr="00C437F4">
        <w:rPr>
          <w:rFonts w:ascii="Arial" w:hAnsi="Arial" w:cs="Arial"/>
          <w:sz w:val="24"/>
          <w:szCs w:val="24"/>
        </w:rPr>
        <w:t>Phần này bao gồm:</w:t>
      </w:r>
    </w:p>
    <w:p w14:paraId="13779D7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Giới thiệu về Kiểm soát truy cập hạt mịn cho các dịch vụ mạng bên ngoài.</w:t>
      </w:r>
    </w:p>
    <w:p w14:paraId="6EE134F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kiểm soát truy cập đến ví tiền.</w:t>
      </w:r>
    </w:p>
    <w:p w14:paraId="50BA24A0"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Nâng cấp các ứng dụng phụ thuộc vào các gói sử dụng dịch vụ mạng bên ngoài.</w:t>
      </w:r>
    </w:p>
    <w:p w14:paraId="101BE4D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danh sách điều khiển truy cập cho các dịch vụ mạng bên ngoài.</w:t>
      </w:r>
    </w:p>
    <w:p w14:paraId="192605D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Kiểm soát truy cập vào Wallet.</w:t>
      </w:r>
    </w:p>
    <w:p w14:paraId="62BAA96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tạo danh sách điều khiển truy cập.</w:t>
      </w:r>
    </w:p>
    <w:p w14:paraId="2E0192E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Chỉ định một nhóm máy tính chủ mạng.</w:t>
      </w:r>
    </w:p>
    <w:p w14:paraId="0D6DBAD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tính chủ trong các phép chuyển danh sách điều khiển truy cập nhiều.</w:t>
      </w:r>
    </w:p>
    <w:p w14:paraId="45A61E9A"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chủ trong danh sách kiểm soát truy cập nhiệm vụ với các dãy cảng.</w:t>
      </w:r>
    </w:p>
    <w:p w14:paraId="10F0D8E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tra các nhiệm vụ đặc quyền ảnh hưởng đến quyền truy cập của người dùng vào một máy chủ mạng.</w:t>
      </w:r>
    </w:p>
    <w:p w14:paraId="02BD0EE7"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lập mức độ ưu tiên của nhiều người dùng và vai trò trong danh sách kiểm soát một lần truy cập.</w:t>
      </w:r>
    </w:p>
    <w:p w14:paraId="29F15B4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Tìm thông tin về danh sách điều khiển truy cập được cấu hình để truy cập người dùng.</w:t>
      </w:r>
    </w:p>
    <w:p w14:paraId="08250561" w14:textId="77777777" w:rsidR="008C539B" w:rsidRPr="001058B5" w:rsidRDefault="008C539B">
      <w:pPr>
        <w:pStyle w:val="BodyText"/>
        <w:spacing w:before="6"/>
        <w:rPr>
          <w:rFonts w:ascii="Arial" w:hAnsi="Arial" w:cs="Arial"/>
          <w:sz w:val="25"/>
        </w:rPr>
      </w:pPr>
    </w:p>
    <w:p w14:paraId="405DBC95" w14:textId="77777777" w:rsidR="003D1D3A" w:rsidRPr="00C437F4" w:rsidRDefault="003D1D3A" w:rsidP="003D1D3A">
      <w:pPr>
        <w:rPr>
          <w:rFonts w:ascii="Arial" w:hAnsi="Arial" w:cs="Arial"/>
          <w:b/>
          <w:sz w:val="36"/>
          <w:szCs w:val="36"/>
        </w:rPr>
      </w:pPr>
      <w:bookmarkStart w:id="826" w:name="About_Fine-Grained_Access_Control_to_Ext"/>
      <w:bookmarkStart w:id="827" w:name="_bookmark881"/>
      <w:bookmarkEnd w:id="826"/>
      <w:bookmarkEnd w:id="827"/>
      <w:r w:rsidRPr="00C437F4">
        <w:rPr>
          <w:rFonts w:ascii="Arial" w:hAnsi="Arial" w:cs="Arial"/>
          <w:b/>
          <w:sz w:val="36"/>
          <w:szCs w:val="36"/>
        </w:rPr>
        <w:t>Giới thiệu về Kiểm soát truy cập hạt mịn cho các dịch vụ mạng bên ngoài.</w:t>
      </w:r>
    </w:p>
    <w:p w14:paraId="67186D87" w14:textId="41B48F87" w:rsidR="003D1D3A" w:rsidRDefault="003D1D3A" w:rsidP="003D1D3A">
      <w:pPr>
        <w:ind w:left="720"/>
        <w:rPr>
          <w:rFonts w:ascii="Arial" w:hAnsi="Arial" w:cs="Arial"/>
          <w:i/>
          <w:sz w:val="24"/>
          <w:szCs w:val="24"/>
        </w:rPr>
      </w:pPr>
      <w:r w:rsidRPr="00C437F4">
        <w:rPr>
          <w:rFonts w:ascii="Arial" w:hAnsi="Arial" w:cs="Arial"/>
          <w:sz w:val="24"/>
          <w:szCs w:val="24"/>
        </w:rPr>
        <w:t xml:space="preserve">Để cấu hình kiểm soát truy cập chi tiết cho các dịch vụ mạng bên ngoài, bạn tạo một danh sách điều khiển truy cập (ACL), được lưu trữ trong Oracle XML DB. Bạn có thể tạo danh sách điều khiển truy cập bằng cách sử dụng Oracle XML DB chính nó, hoặc bằng cách sử dụng các gói DBMS_NETWORK_ACL_ADMIN và DBMS_NETWORK_ACL_UTILITY PL / SQL. Hướng dẫn này giải thích cách sử dụng các gói này để tạo và quản lý danh sách điều khiển truy cập. Để tạo một danh sách điều khiển truy cập bằng cách sử dụng Oracle XML DB và cho thông tin khái niệm chung về các danh sách điều khiển truy cập, hãy xem </w:t>
      </w:r>
      <w:r w:rsidRPr="00C437F4">
        <w:rPr>
          <w:rFonts w:ascii="Arial" w:hAnsi="Arial" w:cs="Arial"/>
          <w:i/>
          <w:sz w:val="24"/>
          <w:szCs w:val="24"/>
        </w:rPr>
        <w:t>Hướng dẫn của nhà phát triển Oracle XML DB.</w:t>
      </w:r>
    </w:p>
    <w:p w14:paraId="48416434" w14:textId="77777777" w:rsidR="003D1D3A" w:rsidRPr="00C437F4" w:rsidRDefault="003D1D3A" w:rsidP="003D1D3A">
      <w:pPr>
        <w:rPr>
          <w:rFonts w:ascii="Arial" w:hAnsi="Arial" w:cs="Arial"/>
          <w:i/>
          <w:sz w:val="24"/>
          <w:szCs w:val="24"/>
        </w:rPr>
      </w:pPr>
    </w:p>
    <w:p w14:paraId="2F2EC63C" w14:textId="0BFF6A41" w:rsidR="003D1D3A" w:rsidRPr="00C437F4" w:rsidRDefault="003D1D3A" w:rsidP="003D1D3A">
      <w:pPr>
        <w:ind w:left="720"/>
        <w:rPr>
          <w:rFonts w:ascii="Arial" w:hAnsi="Arial" w:cs="Arial"/>
          <w:i/>
          <w:sz w:val="24"/>
          <w:szCs w:val="24"/>
        </w:rPr>
      </w:pPr>
      <w:r w:rsidRPr="00C437F4">
        <w:rPr>
          <w:rFonts w:ascii="Arial" w:hAnsi="Arial" w:cs="Arial"/>
          <w:sz w:val="24"/>
          <w:szCs w:val="24"/>
        </w:rPr>
        <w:t xml:space="preserve">Tính năng này tăng cường bảo mật cho các kết nối mạng vì nó hạn chế các máy chủ mạng bên ngoài mà người dùng cơ sở dữ liệu có thể kết nối với việc sử dụng các gói tiện ích mạng PL / SQL UTL_TCP, UTL_SMTP, UTL_MAIL, UTL_HTTP và UTL_INADDR, gói DBMS_LDAP PL / SQL và HttpUriType kiểu. Nếu không, kẻ xâm nhập đã truy cập vào cơ sở dữ liệu có thể tấn công mạng nguy hiểm, bởi vì, theo mặc định, các gói tiện ích PL / SQL được tạo ra với đặc quyền EXECUTE được cấp cho người dùng PUBLIC. Các gói tiện ích mạng PL / SQL này, và các gói DBMS_NETWORK_ACL_ADMIN và DBMS_NETWORK_ACL_UTILITY, hỗ trợ cả hai địa chỉ IP Phiên bản 4 (IPv4) và IP Phiên bản 6 (IPv6). Hướng dẫn này giải thích cách quản lý kiểm soát truy cập cho cả hai phiên bản. Để biết thông tin chi tiết về cách ký hiệu IPv4 và IPv6 hoạt động với Cơ sở dữ liệu Oracle, hãy xem </w:t>
      </w:r>
      <w:r w:rsidRPr="00C437F4">
        <w:rPr>
          <w:rFonts w:ascii="Arial" w:hAnsi="Arial" w:cs="Arial"/>
          <w:i/>
          <w:sz w:val="24"/>
          <w:szCs w:val="24"/>
        </w:rPr>
        <w:t>Hướng dẫn của quản trị viên dịch vụ mạng cơ sở dữ liệu Oracle.</w:t>
      </w:r>
    </w:p>
    <w:p w14:paraId="3077BEBE"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Hướng dẫn: Thêm thông báo qua email vào Chính sách kiểm tra chi tiết hạt nhân</w:t>
      </w:r>
      <w:r w:rsidRPr="00C437F4">
        <w:rPr>
          <w:rFonts w:ascii="Arial" w:hAnsi="Arial" w:cs="Arial"/>
          <w:sz w:val="24"/>
          <w:szCs w:val="24"/>
        </w:rPr>
        <w:t>" trên trang 9-44 để biết ví dụ về định cấu hình quyền kiểm soát truy cập vào các dịch vụ mạng bên ngoài cho thông báo qua email.</w:t>
      </w:r>
    </w:p>
    <w:p w14:paraId="193B57E7" w14:textId="77777777" w:rsidR="008C539B" w:rsidRPr="001058B5" w:rsidRDefault="008C539B">
      <w:pPr>
        <w:pStyle w:val="BodyText"/>
        <w:spacing w:before="10"/>
        <w:rPr>
          <w:rFonts w:ascii="Arial" w:hAnsi="Arial" w:cs="Arial"/>
        </w:rPr>
      </w:pPr>
    </w:p>
    <w:p w14:paraId="5B5CE506" w14:textId="77777777" w:rsidR="003D1D3A" w:rsidRPr="00C437F4" w:rsidRDefault="003D1D3A" w:rsidP="003D1D3A">
      <w:pPr>
        <w:rPr>
          <w:rFonts w:ascii="Arial" w:hAnsi="Arial" w:cs="Arial"/>
          <w:b/>
          <w:sz w:val="36"/>
          <w:szCs w:val="36"/>
        </w:rPr>
      </w:pPr>
      <w:bookmarkStart w:id="828" w:name="About_Access_Control_to_Wallets"/>
      <w:bookmarkStart w:id="829" w:name="_bookmark885"/>
      <w:bookmarkEnd w:id="828"/>
      <w:bookmarkEnd w:id="829"/>
      <w:r w:rsidRPr="00C437F4">
        <w:rPr>
          <w:rFonts w:ascii="Arial" w:hAnsi="Arial" w:cs="Arial"/>
          <w:b/>
          <w:sz w:val="36"/>
          <w:szCs w:val="36"/>
        </w:rPr>
        <w:t>Giới thiệu về kiểm soát truy cập vào ví.</w:t>
      </w:r>
    </w:p>
    <w:p w14:paraId="15CAED80" w14:textId="454F28B8" w:rsidR="003D1D3A" w:rsidRDefault="003D1D3A" w:rsidP="003D1D3A">
      <w:pPr>
        <w:ind w:left="720"/>
        <w:rPr>
          <w:rFonts w:ascii="Arial" w:hAnsi="Arial" w:cs="Arial"/>
          <w:sz w:val="24"/>
          <w:szCs w:val="24"/>
        </w:rPr>
      </w:pPr>
      <w:r w:rsidRPr="00C437F4">
        <w:rPr>
          <w:rFonts w:ascii="Arial" w:hAnsi="Arial" w:cs="Arial"/>
          <w:sz w:val="24"/>
          <w:szCs w:val="24"/>
        </w:rPr>
        <w:t xml:space="preserve">Khi người dùng truy cập các trang Web được bảo vệ bởi máy chủ Web từ xa, người </w:t>
      </w:r>
      <w:r w:rsidRPr="00C437F4">
        <w:rPr>
          <w:rFonts w:ascii="Arial" w:hAnsi="Arial" w:cs="Arial"/>
          <w:sz w:val="24"/>
          <w:szCs w:val="24"/>
        </w:rPr>
        <w:lastRenderedPageBreak/>
        <w:t>dùng có thể tự xác thực bằng cách cung cấp mật khẩu và chứng chỉ ứng dụng khách được lưu trữ trong ví Oracle. Ví Oracle cung cấp lưu trữ an toàn mật khẩu người dùng và chứng chỉ ứng dụng khách.</w:t>
      </w:r>
    </w:p>
    <w:p w14:paraId="08D9FA15" w14:textId="77777777" w:rsidR="003D1D3A" w:rsidRPr="00C437F4" w:rsidRDefault="003D1D3A" w:rsidP="003D1D3A">
      <w:pPr>
        <w:ind w:left="720"/>
        <w:rPr>
          <w:rFonts w:ascii="Arial" w:hAnsi="Arial" w:cs="Arial"/>
          <w:sz w:val="24"/>
          <w:szCs w:val="24"/>
        </w:rPr>
      </w:pPr>
    </w:p>
    <w:p w14:paraId="25060492" w14:textId="77777777" w:rsidR="003D1D3A" w:rsidRPr="00C437F4" w:rsidRDefault="003D1D3A" w:rsidP="003D1D3A">
      <w:pPr>
        <w:rPr>
          <w:rFonts w:ascii="Arial" w:hAnsi="Arial" w:cs="Arial"/>
          <w:sz w:val="24"/>
          <w:szCs w:val="24"/>
        </w:rPr>
      </w:pPr>
      <w:r w:rsidRPr="00C437F4">
        <w:rPr>
          <w:rFonts w:ascii="Arial" w:hAnsi="Arial" w:cs="Arial"/>
          <w:sz w:val="24"/>
          <w:szCs w:val="24"/>
        </w:rPr>
        <w:tab/>
        <w:t>Để định cấu hình kiểm soát truy cập vào ví, bạn cần các thành phần sau:</w:t>
      </w:r>
    </w:p>
    <w:p w14:paraId="72EA09F0"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ví Oracle</w:t>
      </w:r>
      <w:r w:rsidRPr="00C437F4">
        <w:rPr>
          <w:rFonts w:ascii="Arial" w:hAnsi="Arial" w:cs="Arial"/>
          <w:sz w:val="24"/>
          <w:szCs w:val="24"/>
        </w:rPr>
        <w:t>. Bạn có thể tạo ví bằng cách sử dụng tiện ích cơ sở dữ liệu Oracle mkstore hoặc Oracle Wallet Manager. Yêu cầu HTTP sẽ sử dụng kho lưu trữ mật khẩu bên ngoài hoặc chứng chỉ ứng dụng khách trong ví để xác thực người dùng.</w:t>
      </w:r>
    </w:p>
    <w:p w14:paraId="178C1F2C"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Danh sách kiểm soát quyền truy cập để cấp đặc quyền cho người dùng sử dụng ví</w:t>
      </w:r>
      <w:r w:rsidRPr="00C437F4">
        <w:rPr>
          <w:rFonts w:ascii="Arial" w:hAnsi="Arial" w:cs="Arial"/>
          <w:sz w:val="24"/>
          <w:szCs w:val="24"/>
        </w:rPr>
        <w:t>. Để tạo danh sách điều khiển truy cập, bạn sử dụng gói DBMS_NETWORK_ACL_ADMIN PL / SQL.</w:t>
      </w:r>
    </w:p>
    <w:p w14:paraId="75948C82"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cách để liên kết ví với danh sách kiểm soát truy cập</w:t>
      </w:r>
      <w:r w:rsidRPr="00C437F4">
        <w:rPr>
          <w:rFonts w:ascii="Arial" w:hAnsi="Arial" w:cs="Arial"/>
          <w:sz w:val="24"/>
          <w:szCs w:val="24"/>
        </w:rPr>
        <w:t>. Để làm như vậy, hãy sử dụng gói DBMS_NETWORK_ACL_ADMIN PL / SQL.</w:t>
      </w:r>
    </w:p>
    <w:p w14:paraId="5EDF59E6"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Việc sử dụng ví là có lợi vì nó cung cấp lưu trữ an toàn mật khẩu và chứng chỉ ứng dụng khách cần thiết để truy cập các trang Web được bảo vệ.</w:t>
      </w:r>
    </w:p>
    <w:p w14:paraId="3C7ADAB5" w14:textId="7A6E92CC" w:rsidR="008C539B" w:rsidRPr="003D1D3A" w:rsidRDefault="003D1D3A" w:rsidP="003D1D3A">
      <w:pPr>
        <w:ind w:firstLine="720"/>
        <w:rPr>
          <w:rFonts w:ascii="Arial" w:hAnsi="Arial" w:cs="Arial"/>
          <w:sz w:val="24"/>
          <w:szCs w:val="24"/>
        </w:rPr>
        <w:sectPr w:rsidR="008C539B" w:rsidRPr="003D1D3A">
          <w:headerReference w:type="even" r:id="rId114"/>
          <w:headerReference w:type="default" r:id="rId115"/>
          <w:pgSz w:w="12240" w:h="15840"/>
          <w:pgMar w:top="840" w:right="1060" w:bottom="860" w:left="1100" w:header="549" w:footer="663" w:gutter="0"/>
          <w:cols w:space="720"/>
        </w:sect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Định cấu hình kiểm soát truy cập vào Wallet</w:t>
      </w:r>
      <w:r>
        <w:rPr>
          <w:rFonts w:ascii="Arial" w:hAnsi="Arial" w:cs="Arial"/>
          <w:sz w:val="24"/>
          <w:szCs w:val="24"/>
        </w:rPr>
        <w:t>" trên trang 4-5</w:t>
      </w:r>
    </w:p>
    <w:p w14:paraId="6613D705" w14:textId="77777777" w:rsidR="003D1D3A" w:rsidRPr="00C437F4" w:rsidRDefault="003D1D3A" w:rsidP="003D1D3A">
      <w:pPr>
        <w:rPr>
          <w:rFonts w:ascii="Arial" w:hAnsi="Arial" w:cs="Arial"/>
          <w:b/>
          <w:sz w:val="36"/>
          <w:szCs w:val="36"/>
        </w:rPr>
      </w:pPr>
      <w:bookmarkStart w:id="830" w:name="Upgrading_Applications_That_Depend_on_Pa"/>
      <w:bookmarkStart w:id="831" w:name="_bookmark888"/>
      <w:bookmarkEnd w:id="830"/>
      <w:bookmarkEnd w:id="831"/>
      <w:r w:rsidRPr="00C437F4">
        <w:rPr>
          <w:rFonts w:ascii="Arial" w:hAnsi="Arial" w:cs="Arial"/>
          <w:b/>
          <w:sz w:val="36"/>
          <w:szCs w:val="36"/>
        </w:rPr>
        <w:lastRenderedPageBreak/>
        <w:t>Nâng cấp ứng dụng phụ thuộc vào gói sử dụng dịch vụ mạng bên ngoài.</w:t>
      </w:r>
    </w:p>
    <w:p w14:paraId="222CC7EA" w14:textId="09FF0352" w:rsidR="003D1D3A" w:rsidRDefault="003D1D3A" w:rsidP="005A2410">
      <w:pPr>
        <w:ind w:left="720"/>
        <w:rPr>
          <w:rFonts w:ascii="Arial" w:hAnsi="Arial" w:cs="Arial"/>
          <w:sz w:val="24"/>
          <w:szCs w:val="24"/>
        </w:rPr>
      </w:pPr>
      <w:r w:rsidRPr="00C437F4">
        <w:rPr>
          <w:rFonts w:ascii="Arial" w:hAnsi="Arial" w:cs="Arial"/>
          <w:sz w:val="24"/>
          <w:szCs w:val="24"/>
        </w:rPr>
        <w:t>Nếu bạn đã nâng cấp từ bản phát hành trước Oracle Database 11g Release 1 (11.1) và các ứng dụng của bạn phụ thuộc vào gói tiện ích mạng PL / SQL UTL_TCP, UTL_SMTP, UTL_MAIL, UTL_HTTP và UTL_INADDR, gói DBMS_LDAP PL / SQL hoặc loại HttpUriType , sau đó lỗi sau có thể xảy ra khi bạn cố gắng chạy ứng dụng:</w:t>
      </w:r>
    </w:p>
    <w:p w14:paraId="063594F4" w14:textId="77777777" w:rsidR="005A2410" w:rsidRPr="00C437F4" w:rsidRDefault="005A2410" w:rsidP="003D1D3A">
      <w:pPr>
        <w:rPr>
          <w:rFonts w:ascii="Arial" w:hAnsi="Arial" w:cs="Arial"/>
          <w:sz w:val="24"/>
          <w:szCs w:val="24"/>
        </w:rPr>
      </w:pPr>
    </w:p>
    <w:p w14:paraId="2AFE2178" w14:textId="3A929779" w:rsidR="003D1D3A" w:rsidRDefault="003D1D3A" w:rsidP="003D1D3A">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ORA-24247: network access denied by access control list (ACL).</w:t>
      </w:r>
    </w:p>
    <w:p w14:paraId="24C9CF15" w14:textId="77777777" w:rsidR="005A2410" w:rsidRPr="00C437F4" w:rsidRDefault="005A2410" w:rsidP="003D1D3A">
      <w:pPr>
        <w:rPr>
          <w:rFonts w:ascii="Arial" w:hAnsi="Arial" w:cs="Arial"/>
          <w:sz w:val="20"/>
          <w:szCs w:val="20"/>
        </w:rPr>
      </w:pPr>
    </w:p>
    <w:p w14:paraId="7256BAAE" w14:textId="62682A3D" w:rsidR="003D1D3A" w:rsidRPr="00C437F4" w:rsidRDefault="003D1D3A" w:rsidP="005A2410">
      <w:pPr>
        <w:ind w:left="700" w:firstLine="20"/>
        <w:rPr>
          <w:rFonts w:ascii="Arial" w:hAnsi="Arial" w:cs="Arial"/>
          <w:i/>
          <w:sz w:val="24"/>
          <w:szCs w:val="24"/>
        </w:rPr>
      </w:pPr>
      <w:r w:rsidRPr="00C437F4">
        <w:rPr>
          <w:rFonts w:ascii="Arial" w:hAnsi="Arial" w:cs="Arial"/>
          <w:sz w:val="24"/>
          <w:szCs w:val="24"/>
        </w:rPr>
        <w:t xml:space="preserve">Sử dụng các thủ tục trong phần này để cấu hình lại quyền truy cập mạng cho ứng dụng. Xem thêm Hướng dẫn nâng cấp cơ sở dữ liệu Oracle về các vấn đề tương thích cho các ứng dụng phụ thuộc vào các gói tiện ích mạng PL / SQL. Để biết thông tin chi tiết về các gói tiện ích mạng, xem </w:t>
      </w:r>
      <w:r w:rsidRPr="00C437F4">
        <w:rPr>
          <w:rFonts w:ascii="Arial" w:hAnsi="Arial" w:cs="Arial"/>
          <w:i/>
          <w:sz w:val="24"/>
          <w:szCs w:val="24"/>
        </w:rPr>
        <w:t>Tham chiếu các gói và các kiểu cơ sở dữ liệu Oracle PL / SQL.</w:t>
      </w:r>
    </w:p>
    <w:p w14:paraId="3B16F3B8" w14:textId="77777777" w:rsidR="008C539B" w:rsidRPr="001058B5" w:rsidRDefault="008C539B">
      <w:pPr>
        <w:pStyle w:val="BodyText"/>
        <w:spacing w:before="3"/>
        <w:rPr>
          <w:rFonts w:ascii="Arial" w:hAnsi="Arial" w:cs="Arial"/>
          <w:sz w:val="25"/>
        </w:rPr>
      </w:pPr>
    </w:p>
    <w:p w14:paraId="5F488A01" w14:textId="77777777" w:rsidR="005A2410" w:rsidRPr="00C437F4" w:rsidRDefault="005A2410" w:rsidP="005A2410">
      <w:pPr>
        <w:rPr>
          <w:rFonts w:ascii="Arial" w:hAnsi="Arial" w:cs="Arial"/>
          <w:b/>
          <w:sz w:val="36"/>
          <w:szCs w:val="36"/>
        </w:rPr>
      </w:pPr>
      <w:bookmarkStart w:id="832" w:name="Creating_an_Access_Control_List_for_Exte"/>
      <w:bookmarkStart w:id="833" w:name="_bookmark891"/>
      <w:bookmarkEnd w:id="832"/>
      <w:bookmarkEnd w:id="833"/>
      <w:r w:rsidRPr="00C437F4">
        <w:rPr>
          <w:rFonts w:ascii="Arial" w:hAnsi="Arial" w:cs="Arial"/>
          <w:b/>
          <w:sz w:val="36"/>
          <w:szCs w:val="36"/>
        </w:rPr>
        <w:t>Creating an Access Control List for External Network Services.</w:t>
      </w:r>
    </w:p>
    <w:p w14:paraId="7CE334EE" w14:textId="39788978" w:rsidR="005A2410" w:rsidRDefault="005A2410" w:rsidP="005A2410">
      <w:pPr>
        <w:ind w:left="720"/>
        <w:rPr>
          <w:rFonts w:ascii="Arial" w:hAnsi="Arial" w:cs="Arial"/>
          <w:sz w:val="24"/>
          <w:szCs w:val="24"/>
        </w:rPr>
      </w:pPr>
      <w:r w:rsidRPr="00C437F4">
        <w:rPr>
          <w:rFonts w:ascii="Arial" w:hAnsi="Arial" w:cs="Arial"/>
          <w:sz w:val="24"/>
          <w:szCs w:val="24"/>
        </w:rPr>
        <w:t>Khi bạn tạo danh sách điều khiển truy cập cho kết nối mạng, bạn nên tạo một danh sách điều khiển truy cập dành riêng cho một nhóm người dùng thông thường, ví dụ: người dùng cần quyền truy cập vào một ứng dụng cụ thể nằm trên máy chủ lưu trữ cụ thể. Để dễ quản trị và hiệu suất hệ thống tốt, không tạo quá nhiều danh sách điều khiển truy cập. Các máy chủ mạng có thể truy cập vào cùng một nhóm người dùng nên chia sẻ cùng một danh sách điều khiển truy cập.</w:t>
      </w:r>
    </w:p>
    <w:p w14:paraId="603E8274" w14:textId="77777777" w:rsidR="005A2410" w:rsidRPr="00C437F4" w:rsidRDefault="005A2410" w:rsidP="005A2410">
      <w:pPr>
        <w:ind w:left="720"/>
        <w:rPr>
          <w:rFonts w:ascii="Arial" w:hAnsi="Arial" w:cs="Arial"/>
          <w:sz w:val="24"/>
          <w:szCs w:val="24"/>
        </w:rPr>
      </w:pPr>
    </w:p>
    <w:p w14:paraId="3372963B" w14:textId="2C26EE03" w:rsidR="005A2410" w:rsidRPr="00C437F4" w:rsidRDefault="005A2410" w:rsidP="005A2410">
      <w:pPr>
        <w:ind w:left="720"/>
        <w:rPr>
          <w:rFonts w:ascii="Arial" w:hAnsi="Arial" w:cs="Arial"/>
          <w:sz w:val="24"/>
          <w:szCs w:val="24"/>
        </w:rPr>
      </w:pPr>
      <w:r w:rsidRPr="00C437F4">
        <w:rPr>
          <w:rFonts w:ascii="Arial" w:hAnsi="Arial" w:cs="Arial"/>
          <w:sz w:val="24"/>
          <w:szCs w:val="24"/>
        </w:rPr>
        <w:t>Để tạo danh sách điều khiển truy cập bằng cách sử dụng gói DBMS_NETWORK_ACL_ADMIN, hãy làm theo các bước sau:</w:t>
      </w:r>
    </w:p>
    <w:p w14:paraId="4DFA345E"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danh sách điều khiển truy cập và định nghĩa đặc quyền của nó.</w:t>
      </w:r>
    </w:p>
    <w:p w14:paraId="12B7D94F"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Gán Danh sách điều khiển truy cập cho một hoặc nhiều máy chủ mạng.</w:t>
      </w:r>
    </w:p>
    <w:p w14:paraId="32187967"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1: Tạo danh sách điều khiển truy cập và định nghĩa đặc quyền của nó</w:t>
      </w:r>
    </w:p>
    <w:p w14:paraId="6FF625C1"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Sử dụng thủ tục DBMS_NETWORK_ACL_ADMIN.CREATE_ACL để tạo nội dung của danh sách điều khiển truy cập. Nó chứa tên của danh sách điều khiển truy cập, mô tả ngắn gọn và cài đặt đặc quyền cho một người dùng hoặc vai trò mà bạn muốn liên kết với danh sách điều khiển truy cập. Trong một danh sách điều khiển truy cập, các đặc quyền cho mỗi người dùng hoặc vai trò được nhóm lại với nhau như một mục điều khiển truy cập (ACE). Danh sách điều khiển truy cập phải có cài đặt đặc quyền cho ít nhất một người dùng hoặc vai trò.</w:t>
      </w:r>
    </w:p>
    <w:p w14:paraId="511345F0"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Ghi chú</w:t>
      </w:r>
      <w:r w:rsidRPr="00C437F4">
        <w:rPr>
          <w:rFonts w:ascii="Arial" w:hAnsi="Arial" w:cs="Arial"/>
          <w:sz w:val="24"/>
          <w:szCs w:val="24"/>
        </w:rPr>
        <w:t>: Bạn không thể nhập hoặc xuất cài đặt danh sách điều khiển truy cập bằng cách sử dụng cơ sở dữ liệu Oracle nhập hoặc xuất các tiện ích như Oracle Data Pump.</w:t>
      </w:r>
    </w:p>
    <w:p w14:paraId="6B6EE685" w14:textId="77777777" w:rsidR="005A2410" w:rsidRPr="00C437F4" w:rsidRDefault="005A2410" w:rsidP="005A2410">
      <w:pPr>
        <w:rPr>
          <w:rFonts w:ascii="Arial" w:hAnsi="Arial" w:cs="Arial"/>
          <w:sz w:val="24"/>
          <w:szCs w:val="24"/>
        </w:rPr>
      </w:pPr>
      <w:r w:rsidRPr="00C437F4">
        <w:rPr>
          <w:rFonts w:ascii="Arial" w:hAnsi="Arial" w:cs="Arial"/>
          <w:b/>
          <w:sz w:val="24"/>
          <w:szCs w:val="24"/>
        </w:rPr>
        <w:tab/>
      </w:r>
      <w:r w:rsidRPr="00C437F4">
        <w:rPr>
          <w:rFonts w:ascii="Arial" w:hAnsi="Arial" w:cs="Arial"/>
          <w:sz w:val="24"/>
          <w:szCs w:val="24"/>
        </w:rPr>
        <w:t>Ví dụ:</w:t>
      </w:r>
    </w:p>
    <w:p w14:paraId="188E7075" w14:textId="77777777" w:rsidR="005A2410" w:rsidRPr="00C437F4" w:rsidRDefault="005A2410" w:rsidP="005A2410">
      <w:pPr>
        <w:rPr>
          <w:rFonts w:ascii="Arial" w:hAnsi="Arial" w:cs="Arial"/>
          <w:sz w:val="20"/>
          <w:szCs w:val="20"/>
        </w:rPr>
      </w:pPr>
      <w:r w:rsidRPr="00C437F4">
        <w:rPr>
          <w:rFonts w:ascii="Arial" w:hAnsi="Arial" w:cs="Arial"/>
          <w:sz w:val="24"/>
          <w:szCs w:val="24"/>
        </w:rPr>
        <w:lastRenderedPageBreak/>
        <w:tab/>
      </w:r>
      <w:r w:rsidRPr="00C437F4">
        <w:rPr>
          <w:rFonts w:ascii="Arial" w:hAnsi="Arial" w:cs="Arial"/>
          <w:sz w:val="20"/>
          <w:szCs w:val="20"/>
        </w:rPr>
        <w:t>BEGIN</w:t>
      </w:r>
    </w:p>
    <w:p w14:paraId="2B7D00F6" w14:textId="77777777" w:rsidR="005A2410" w:rsidRPr="00C437F4" w:rsidRDefault="005A2410" w:rsidP="005A2410">
      <w:pPr>
        <w:rPr>
          <w:rFonts w:ascii="Arial" w:hAnsi="Arial" w:cs="Arial"/>
          <w:sz w:val="20"/>
          <w:szCs w:val="20"/>
        </w:rPr>
      </w:pPr>
      <w:r w:rsidRPr="00C437F4">
        <w:rPr>
          <w:rFonts w:ascii="Arial" w:hAnsi="Arial" w:cs="Arial"/>
          <w:sz w:val="20"/>
          <w:szCs w:val="20"/>
        </w:rPr>
        <w:tab/>
        <w:t>DBMS_NETWORK_ACL_ADMIN.CREATE_ACL (</w:t>
      </w:r>
    </w:p>
    <w:p w14:paraId="759AA9A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'file_name.xml', </w:t>
      </w:r>
    </w:p>
    <w:p w14:paraId="496AF55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=&gt; 'file description',</w:t>
      </w:r>
    </w:p>
    <w:p w14:paraId="2752A85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291162C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is_grant </w:t>
      </w:r>
      <w:r w:rsidRPr="00C437F4">
        <w:rPr>
          <w:rFonts w:ascii="Arial" w:hAnsi="Arial" w:cs="Arial"/>
          <w:sz w:val="20"/>
          <w:szCs w:val="20"/>
        </w:rPr>
        <w:tab/>
        <w:t xml:space="preserve">=&gt; TRUE|FALSE, </w:t>
      </w:r>
    </w:p>
    <w:p w14:paraId="1B08581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=&gt; 'connect|resolve',</w:t>
      </w:r>
    </w:p>
    <w:p w14:paraId="2A277F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start_date </w:t>
      </w:r>
      <w:r w:rsidRPr="00C437F4">
        <w:rPr>
          <w:rFonts w:ascii="Arial" w:hAnsi="Arial" w:cs="Arial"/>
          <w:sz w:val="20"/>
          <w:szCs w:val="20"/>
        </w:rPr>
        <w:tab/>
        <w:t>=&gt; null|timestamp_with_time_zone,</w:t>
      </w:r>
    </w:p>
    <w:p w14:paraId="4847F7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 xml:space="preserve">=&gt; null|timestamp_with_time_zone); </w:t>
      </w:r>
    </w:p>
    <w:p w14:paraId="0BFB8F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CBFFB8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C205C6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tệp XML danh sách điều khiển truy cập. Cơ sở dữ liệu Oracle tạo tệp này liên quan đến thư mục / sys / acls trong kho lưu trữ XML DB trong cơ sở dữ liệu. Bao gồm phần mở rộng .xml. Ví dụ:</w:t>
      </w:r>
    </w:p>
    <w:p w14:paraId="0086B64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'us-example-com-permissions.xml',</w:t>
      </w:r>
    </w:p>
    <w:p w14:paraId="4B0AFB23"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7F513C8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'Network connection permission for ACCT_MGR role',</w:t>
      </w:r>
    </w:p>
    <w:p w14:paraId="6A8C62BB"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w:t>
      </w:r>
      <w:r w:rsidRPr="00C437F4">
        <w:rPr>
          <w:rFonts w:ascii="Arial" w:hAnsi="Arial" w:cs="Arial"/>
          <w:sz w:val="24"/>
          <w:szCs w:val="24"/>
        </w:rPr>
        <w:t>l: Nhập tài khoản hoặc vai trò người dùng đầu tiên được cấp hoặc từ chối quyền. Ví dụ:</w:t>
      </w:r>
    </w:p>
    <w:p w14:paraId="26B48FA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'ACCT_MGR',</w:t>
      </w:r>
    </w:p>
    <w:p w14:paraId="77F7CCD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Nhập tên của tài khoản người dùng hoặc vai trò trong trường hợp các ký tự nhạy cảm. Ví dụ: nếu cơ sở dữ liệu lưu trữ tên vai trò ACCT_MGR trong tất cả các chữ cái viết hoa, hãy nhập nó vào trường hợp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787A1F68"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Nếu bạn muốn nhập nhiều người dùng hoặc cấp đặc quyền bổ sung cho người dùng hoặc vai trò này, hãy sử dụng thủ tục DBMS_NETWORK_ACL.ADD_PRIVILEGE (được mô tả tiếp theo) sau khi bạn đã tạo tệp danh sách điều khiển truy cập XML này.</w:t>
      </w:r>
    </w:p>
    <w:p w14:paraId="0013C7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được cấp hay từ chối. Ví dụ:</w:t>
      </w:r>
    </w:p>
    <w:p w14:paraId="11E2EB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95FB3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hoặc kết nối hoặc giải quyết. Cài đặt này phân biệt chữ hoa chữ thường, vì vậy hãy luôn nhập nó theo chữ thường. Ví dụ:</w:t>
      </w:r>
    </w:p>
    <w:p w14:paraId="777FC16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privilege =&gt; 'connect',</w:t>
      </w:r>
    </w:p>
    <w:p w14:paraId="7B2C8A2D"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Đặc quyền kết nối cấp cho người dùng quyền kết nối với dịch vụ mạng tại máy chủ bên ngoài. Đặc quyền giải quyết cấp cho người dùng quyền để giải quyết tên máy chủ lưu trữ mạng hoặc địa chỉ IP.</w:t>
      </w:r>
    </w:p>
    <w:p w14:paraId="76BDCBD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Người dùng cơ sở dữ liệu cần đặc quyền kết nối với máy chủ lưu trữ mạng bên ngoài nếu người đó đang kết nối bằng UTL_TCP, UTL_SMTP, UTL_MAIL, UTL_HTTP, gói DBMS_LDAP và loại HttpUriType. Để giải quyết tên máy chủ được cấp địa chỉ IP máy chủ hoặc địa chỉ IP đã được cấp tên máy chủ lưu trữ, với gói UTL_INADDR, thay vào đó, cấp cho người dùng cơ sở dữ liệu đặc quyền giải quyết.</w:t>
      </w:r>
    </w:p>
    <w:p w14:paraId="6A42F6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Bạn có thể sử dụng chế độ xem dữ liệu từ điển được mô tả trong phần "</w:t>
      </w:r>
      <w:r w:rsidRPr="00C437F4">
        <w:rPr>
          <w:rFonts w:ascii="Arial" w:hAnsi="Arial" w:cs="Arial"/>
          <w:color w:val="4BACC6" w:themeColor="accent5"/>
          <w:sz w:val="24"/>
          <w:szCs w:val="24"/>
        </w:rPr>
        <w:t xml:space="preserve">Tìm thông tin về danh sách điều khiển truy cập được định cấu hình cho </w:t>
      </w:r>
      <w:r w:rsidRPr="00C437F4">
        <w:rPr>
          <w:rFonts w:ascii="Arial" w:hAnsi="Arial" w:cs="Arial"/>
          <w:color w:val="4BACC6" w:themeColor="accent5"/>
          <w:sz w:val="24"/>
          <w:szCs w:val="24"/>
        </w:rPr>
        <w:lastRenderedPageBreak/>
        <w:t>quyền truy cập của người dùng</w:t>
      </w:r>
      <w:r w:rsidRPr="00C437F4">
        <w:rPr>
          <w:rFonts w:ascii="Arial" w:hAnsi="Arial" w:cs="Arial"/>
          <w:sz w:val="24"/>
          <w:szCs w:val="24"/>
        </w:rPr>
        <w:t>" trên trang 4-71 để tìm thêm thông tin về các quyền và kết nối mạng hiện có.</w:t>
      </w:r>
    </w:p>
    <w:p w14:paraId="25FDAAB5"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start_date</w:t>
      </w:r>
      <w:r w:rsidRPr="00C437F4">
        <w:rPr>
          <w:rFonts w:ascii="Arial" w:hAnsi="Arial" w:cs="Arial"/>
          <w:sz w:val="24"/>
          <w:szCs w:val="24"/>
        </w:rPr>
        <w:t>:  (Tùy chọn) Nhập ngày bắt đầu cho mục nhập điều khiển truy cập (ACE), trong TIMESTAMP với định dạng TIME ZONE (YYYY-MM-DD HH: MI: SS.FF TZR). Khi được chỉ định, mục nhập điều khiển truy cập sẽ chỉ hợp lệ vào hoặc sau ngày được chỉ định. Giá trị mặc định là null. Ví dụ: để đặt ngày bắt đầu vào ngày 28 tháng 2 năm 2008, lúc 6:30 sáng tại San Francisco, California, Hoa Kỳ, ở múi giờ Thái Bình Dương:</w:t>
      </w:r>
    </w:p>
    <w:p w14:paraId="0F8A9828"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start_date =&gt; '2008-02-28 06:30:00.00 US/Pacific',</w:t>
      </w:r>
    </w:p>
    <w:p w14:paraId="52FBE510"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Tham số khởi tạo NLS_TIMESTAMP_FORMAT đặt định dạng dấu thời gian mặc định. Xem Tham khảo cơ sở dữ liệu Oracle để biết thêm thông tin.</w:t>
      </w:r>
    </w:p>
    <w:p w14:paraId="248F68F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end_date</w:t>
      </w:r>
      <w:r w:rsidRPr="00C437F4">
        <w:rPr>
          <w:rFonts w:ascii="Arial" w:hAnsi="Arial" w:cs="Arial"/>
          <w:sz w:val="24"/>
          <w:szCs w:val="24"/>
        </w:rPr>
        <w:t>: (Tùy chọn) Nhập ngày kết thúc cho mục nhập điều khiển truy cập (ACE), trong TIMESTAMP với định dạng TIME ZONE (YYYY-MM-DD HH: MI: SS.FF TZR). Khi được chỉ định, mục kiểm soát truy cập sẽ hết hạn sau ngày được chỉ định. Cài đặt end_date phải lớn hơn hoặc bằng cài đặt start_date. Giá trị mặc định là null.</w:t>
      </w:r>
    </w:p>
    <w:p w14:paraId="2CB975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để đặt ngày kết thúc vào ngày 10 tháng 12 năm 2008, lúc 11:59 tối. ở San Francisco, California, Hoa Kỳ, thuộc múi giờ Thái Bình Dương:</w:t>
      </w:r>
    </w:p>
    <w:p w14:paraId="61E3B041" w14:textId="77777777" w:rsidR="005A2410" w:rsidRPr="00C437F4" w:rsidRDefault="005A2410" w:rsidP="005A2410">
      <w:pPr>
        <w:ind w:left="1080"/>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end_date =&gt; '2008-12-10 23:59:00.00 US/Pacific');</w:t>
      </w:r>
    </w:p>
    <w:p w14:paraId="76EDA1F9" w14:textId="77777777" w:rsidR="005A2410" w:rsidRPr="00C437F4" w:rsidRDefault="005A2410" w:rsidP="005A2410">
      <w:pPr>
        <w:ind w:left="1080"/>
        <w:rPr>
          <w:rFonts w:ascii="Arial" w:hAnsi="Arial" w:cs="Arial"/>
          <w:sz w:val="20"/>
          <w:szCs w:val="20"/>
        </w:rPr>
      </w:pPr>
    </w:p>
    <w:p w14:paraId="156BD109" w14:textId="3D3A929E" w:rsidR="005A2410" w:rsidRDefault="005A2410" w:rsidP="005A2410">
      <w:pPr>
        <w:ind w:left="720"/>
        <w:rPr>
          <w:rFonts w:ascii="Arial" w:hAnsi="Arial" w:cs="Arial"/>
          <w:sz w:val="24"/>
          <w:szCs w:val="24"/>
        </w:rPr>
      </w:pPr>
      <w:r w:rsidRPr="00C437F4">
        <w:rPr>
          <w:rFonts w:ascii="Arial" w:hAnsi="Arial" w:cs="Arial"/>
          <w:sz w:val="24"/>
          <w:szCs w:val="24"/>
        </w:rPr>
        <w:t>Để thêm nhiều người dùng hoặc vai trò hơn vào danh sách điều khiển truy cập hoặc cấp đặc quyền bổ sung cho một người dùng hoặc vai trò, hãy sử dụng thủ tục DBMS_NETWORK_ACL.ADD_PRIVILEGE. Cú pháp như sau:</w:t>
      </w:r>
    </w:p>
    <w:p w14:paraId="0B1799DC" w14:textId="77777777" w:rsidR="005A2410" w:rsidRPr="00C437F4" w:rsidRDefault="005A2410" w:rsidP="005A2410">
      <w:pPr>
        <w:ind w:left="720"/>
        <w:rPr>
          <w:rFonts w:ascii="Arial" w:hAnsi="Arial" w:cs="Arial"/>
          <w:sz w:val="24"/>
          <w:szCs w:val="24"/>
        </w:rPr>
      </w:pPr>
    </w:p>
    <w:p w14:paraId="643EF83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BEGIN</w:t>
      </w:r>
    </w:p>
    <w:p w14:paraId="5EC668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7CA961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 xml:space="preserve">=&gt; 'file_name.xml', </w:t>
      </w:r>
    </w:p>
    <w:p w14:paraId="08FC10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w:t>
      </w:r>
      <w:r w:rsidRPr="00C437F4">
        <w:rPr>
          <w:rFonts w:ascii="Arial" w:hAnsi="Arial" w:cs="Arial"/>
          <w:sz w:val="20"/>
          <w:szCs w:val="20"/>
        </w:rPr>
        <w:tab/>
        <w:t>=&gt; 'user_or_role',</w:t>
      </w:r>
    </w:p>
    <w:p w14:paraId="490939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w:t>
      </w:r>
      <w:r w:rsidRPr="00C437F4">
        <w:rPr>
          <w:rFonts w:ascii="Arial" w:hAnsi="Arial" w:cs="Arial"/>
          <w:sz w:val="20"/>
          <w:szCs w:val="20"/>
        </w:rPr>
        <w:tab/>
        <w:t xml:space="preserve"> </w:t>
      </w:r>
      <w:r w:rsidRPr="00C437F4">
        <w:rPr>
          <w:rFonts w:ascii="Arial" w:hAnsi="Arial" w:cs="Arial"/>
          <w:sz w:val="20"/>
          <w:szCs w:val="20"/>
        </w:rPr>
        <w:tab/>
        <w:t xml:space="preserve">=&gt; TRUE|FALSE, </w:t>
      </w:r>
    </w:p>
    <w:p w14:paraId="01E634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 xml:space="preserve">=&gt; 'connect|resolve', </w:t>
      </w:r>
    </w:p>
    <w:p w14:paraId="778098C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 xml:space="preserve">=&gt; null|value, </w:t>
      </w:r>
    </w:p>
    <w:p w14:paraId="1B73189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start_date </w:t>
      </w:r>
      <w:r w:rsidRPr="00C437F4">
        <w:rPr>
          <w:rFonts w:ascii="Arial" w:hAnsi="Arial" w:cs="Arial"/>
          <w:sz w:val="20"/>
          <w:szCs w:val="20"/>
        </w:rPr>
        <w:tab/>
        <w:t>=&gt; null|timestamp_with_time_zone,</w:t>
      </w:r>
    </w:p>
    <w:p w14:paraId="298420A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=&gt; null|timestamp_with_time_zone);</w:t>
      </w:r>
    </w:p>
    <w:p w14:paraId="4CE60D99" w14:textId="59414F5D" w:rsidR="005A2410" w:rsidRDefault="005A2410" w:rsidP="005A2410">
      <w:pPr>
        <w:ind w:firstLine="720"/>
        <w:rPr>
          <w:rFonts w:ascii="Arial" w:hAnsi="Arial" w:cs="Arial"/>
          <w:sz w:val="20"/>
          <w:szCs w:val="20"/>
        </w:rPr>
      </w:pPr>
      <w:r w:rsidRPr="00C437F4">
        <w:rPr>
          <w:rFonts w:ascii="Arial" w:hAnsi="Arial" w:cs="Arial"/>
          <w:sz w:val="20"/>
          <w:szCs w:val="20"/>
        </w:rPr>
        <w:t>END;</w:t>
      </w:r>
    </w:p>
    <w:p w14:paraId="398E7E59" w14:textId="77777777" w:rsidR="005A2410" w:rsidRPr="00C437F4" w:rsidRDefault="005A2410" w:rsidP="005A2410">
      <w:pPr>
        <w:ind w:firstLine="720"/>
        <w:rPr>
          <w:rFonts w:ascii="Arial" w:hAnsi="Arial" w:cs="Arial"/>
          <w:sz w:val="20"/>
          <w:szCs w:val="20"/>
        </w:rPr>
      </w:pPr>
    </w:p>
    <w:p w14:paraId="30A47961" w14:textId="11E75C1F" w:rsidR="005A2410" w:rsidRDefault="005A2410" w:rsidP="005A2410">
      <w:pPr>
        <w:ind w:left="720"/>
        <w:rPr>
          <w:rFonts w:ascii="Arial" w:hAnsi="Arial" w:cs="Arial"/>
          <w:sz w:val="24"/>
          <w:szCs w:val="24"/>
        </w:rPr>
      </w:pPr>
      <w:r w:rsidRPr="00C437F4">
        <w:rPr>
          <w:rFonts w:ascii="Arial" w:hAnsi="Arial" w:cs="Arial"/>
          <w:sz w:val="24"/>
          <w:szCs w:val="24"/>
        </w:rPr>
        <w:t>Như bạn có thể thấy, các tham số để thêm đặc quyền giống như tham số trong thủ tục CREATE_ACL, ngoại trừ mô tả đó không được bao gồm và tham số vị trí, đặt thứ tự ưu tiên cho nhiều người dùng hoặc vai trò, đã được thêm vào. Bởi vì bây giờ bạn đang thêm nhiều hơn một người dùng hoặc vai trò, bạn có thể muốn xem xét thiết lập ưu tiên của họ. "</w:t>
      </w:r>
      <w:r w:rsidRPr="00C437F4">
        <w:rPr>
          <w:rFonts w:ascii="Arial" w:hAnsi="Arial" w:cs="Arial"/>
          <w:color w:val="4BACC6" w:themeColor="accent5"/>
          <w:sz w:val="24"/>
          <w:szCs w:val="24"/>
        </w:rPr>
        <w:t>Đặt mức độ ưu tiên của nhiều người dùng và vai trò trong Danh sách kiểm soát một lần truy cập</w:t>
      </w:r>
      <w:r w:rsidRPr="00C437F4">
        <w:rPr>
          <w:rFonts w:ascii="Arial" w:hAnsi="Arial" w:cs="Arial"/>
          <w:sz w:val="24"/>
          <w:szCs w:val="24"/>
        </w:rPr>
        <w:t>" trên trang 4-69 cung cấp thêm thông tin.</w:t>
      </w:r>
    </w:p>
    <w:p w14:paraId="73C5C243" w14:textId="77777777" w:rsidR="005A2410" w:rsidRPr="00C437F4" w:rsidRDefault="005A2410" w:rsidP="005A2410">
      <w:pPr>
        <w:ind w:left="720"/>
        <w:rPr>
          <w:rFonts w:ascii="Arial" w:hAnsi="Arial" w:cs="Arial"/>
          <w:sz w:val="24"/>
          <w:szCs w:val="24"/>
        </w:rPr>
      </w:pPr>
    </w:p>
    <w:p w14:paraId="30D14D10" w14:textId="680AF259" w:rsidR="005A2410" w:rsidRDefault="005A2410" w:rsidP="005A2410">
      <w:pPr>
        <w:ind w:left="720"/>
        <w:rPr>
          <w:rFonts w:ascii="Arial" w:hAnsi="Arial" w:cs="Arial"/>
          <w:sz w:val="24"/>
          <w:szCs w:val="24"/>
        </w:rPr>
      </w:pPr>
      <w:r w:rsidRPr="00C437F4">
        <w:rPr>
          <w:rFonts w:ascii="Arial" w:hAnsi="Arial" w:cs="Arial"/>
          <w:sz w:val="24"/>
          <w:szCs w:val="24"/>
        </w:rPr>
        <w:t>Các thủ tục DBMS_NETWORK_ACL_ADMIN khác có sẵn cho bước này là DELETE_PRIVILEGE và DROP_ACL.</w:t>
      </w:r>
    </w:p>
    <w:p w14:paraId="07002783" w14:textId="77777777" w:rsidR="005A2410" w:rsidRPr="00C437F4" w:rsidRDefault="005A2410" w:rsidP="005A2410">
      <w:pPr>
        <w:ind w:left="720"/>
        <w:rPr>
          <w:rFonts w:ascii="Arial" w:hAnsi="Arial" w:cs="Arial"/>
          <w:sz w:val="24"/>
          <w:szCs w:val="24"/>
        </w:rPr>
      </w:pPr>
    </w:p>
    <w:p w14:paraId="68863BF2" w14:textId="46590DBB" w:rsidR="005A2410" w:rsidRDefault="005A2410" w:rsidP="005A2410">
      <w:pPr>
        <w:ind w:left="720"/>
        <w:rPr>
          <w:rFonts w:ascii="Arial" w:hAnsi="Arial" w:cs="Arial"/>
          <w:color w:val="4BACC6" w:themeColor="accent5"/>
          <w:sz w:val="24"/>
          <w:szCs w:val="24"/>
        </w:rPr>
      </w:pPr>
      <w:r w:rsidRPr="00C437F4">
        <w:rPr>
          <w:rFonts w:ascii="Arial" w:hAnsi="Arial" w:cs="Arial"/>
          <w:sz w:val="24"/>
          <w:szCs w:val="24"/>
        </w:rPr>
        <w:lastRenderedPageBreak/>
        <w:t xml:space="preserve">Ở giai đoạn này, bạn đã tạo một danh sách điều khiển truy cập để xác định các đặc quyền cần thiết để kết nối với một máy chủ mạng. Tuy nhiên, danh sách điều khiển truy cập không có hiệu lực cho đến khi bạn hoàn thành </w:t>
      </w:r>
      <w:r w:rsidRPr="00C437F4">
        <w:rPr>
          <w:rFonts w:ascii="Arial" w:hAnsi="Arial" w:cs="Arial"/>
          <w:color w:val="4BACC6" w:themeColor="accent5"/>
          <w:sz w:val="24"/>
          <w:szCs w:val="24"/>
        </w:rPr>
        <w:t>Bước 2: Gán Danh sách điều khiển truy cập cho một hoặc nhiều Máy chủ mạng.</w:t>
      </w:r>
    </w:p>
    <w:p w14:paraId="6170A4AF" w14:textId="77777777" w:rsidR="005A2410" w:rsidRPr="00C437F4" w:rsidRDefault="005A2410" w:rsidP="005A2410">
      <w:pPr>
        <w:ind w:left="720"/>
        <w:rPr>
          <w:rFonts w:ascii="Arial" w:hAnsi="Arial" w:cs="Arial"/>
          <w:sz w:val="24"/>
          <w:szCs w:val="24"/>
        </w:rPr>
      </w:pPr>
    </w:p>
    <w:p w14:paraId="00B6AAA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Step 2: Assign the Access Control List to One or More Network Hosts</w:t>
      </w:r>
    </w:p>
    <w:p w14:paraId="7ABD862E" w14:textId="55932EC2" w:rsidR="005A2410" w:rsidRDefault="005A2410" w:rsidP="005A2410">
      <w:pPr>
        <w:ind w:left="720"/>
        <w:rPr>
          <w:rFonts w:ascii="Arial" w:hAnsi="Arial" w:cs="Arial"/>
          <w:sz w:val="24"/>
          <w:szCs w:val="24"/>
        </w:rPr>
      </w:pPr>
      <w:r w:rsidRPr="00C437F4">
        <w:rPr>
          <w:rFonts w:ascii="Arial" w:hAnsi="Arial" w:cs="Arial"/>
          <w:sz w:val="24"/>
          <w:szCs w:val="24"/>
        </w:rPr>
        <w:t>Sau khi bạn tạo danh sách điều khiển truy cập, sau đó bạn đã sẵn sàng gán nó cho một hoặc nhiều máy chủ lưu trữ mạng. Bạn có thể sử dụng thủ tục DBMS_NETWORK_ACL_ADMIN.ASSIGN_ACL để làm như vậy.</w:t>
      </w:r>
    </w:p>
    <w:p w14:paraId="0A75AF95" w14:textId="77777777" w:rsidR="005A2410" w:rsidRPr="00C437F4" w:rsidRDefault="005A2410" w:rsidP="005A2410">
      <w:pPr>
        <w:ind w:left="720"/>
        <w:rPr>
          <w:rFonts w:ascii="Arial" w:hAnsi="Arial" w:cs="Arial"/>
          <w:sz w:val="24"/>
          <w:szCs w:val="24"/>
        </w:rPr>
      </w:pPr>
    </w:p>
    <w:p w14:paraId="53D197C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2AB8CF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0F0937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w:t>
      </w:r>
    </w:p>
    <w:p w14:paraId="6FA5FA8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'file_name.xml',</w:t>
      </w:r>
    </w:p>
    <w:p w14:paraId="4D8853F2"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host </w:t>
      </w:r>
      <w:r w:rsidRPr="00C437F4">
        <w:rPr>
          <w:rFonts w:ascii="Arial" w:hAnsi="Arial" w:cs="Arial"/>
          <w:sz w:val="20"/>
          <w:szCs w:val="20"/>
        </w:rPr>
        <w:tab/>
      </w:r>
      <w:r w:rsidRPr="00C437F4">
        <w:rPr>
          <w:rFonts w:ascii="Arial" w:hAnsi="Arial" w:cs="Arial"/>
          <w:sz w:val="20"/>
          <w:szCs w:val="20"/>
        </w:rPr>
        <w:tab/>
        <w:t xml:space="preserve">=&gt; 'network_host', </w:t>
      </w:r>
    </w:p>
    <w:p w14:paraId="02095B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lower_port</w:t>
      </w:r>
      <w:r w:rsidRPr="00C437F4">
        <w:rPr>
          <w:rFonts w:ascii="Arial" w:hAnsi="Arial" w:cs="Arial"/>
          <w:sz w:val="20"/>
          <w:szCs w:val="20"/>
        </w:rPr>
        <w:tab/>
        <w:t xml:space="preserve"> =&gt; null|port_number,</w:t>
      </w:r>
    </w:p>
    <w:p w14:paraId="3C09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null|port_number); </w:t>
      </w:r>
    </w:p>
    <w:p w14:paraId="4B7AC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FC4B00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7A14FBC"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của tệp XML danh sách điều khiển truy cập (từ Bước 1: Tạo Danh sách điều khiển truy cập và Định nghĩa đặc quyền của nó) để gán cho máy chủ lưu trữ mạng. Cơ sở dữ liệu Oracle tạo tệp này liên quan đến thư mục / sys / acls trong kho lưu trữ XML DB trong cơ sở dữ liệu. Bao gồm phần mở rộng .xml. Ví dụ:</w:t>
      </w:r>
    </w:p>
    <w:p w14:paraId="027CC7A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acl =&gt; 'us-example-com-permissions.xml',</w:t>
      </w:r>
    </w:p>
    <w:p w14:paraId="0804EC6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host</w:t>
      </w:r>
      <w:r w:rsidRPr="00C437F4">
        <w:rPr>
          <w:rFonts w:ascii="Arial" w:hAnsi="Arial" w:cs="Arial"/>
          <w:sz w:val="24"/>
          <w:szCs w:val="24"/>
        </w:rPr>
        <w:t>: Nhập máy chủ mạng mà danh sách điều khiển truy cập này sẽ được chỉ định. Cài đặt này có thể là tên hoặc địa chỉ IP của máy chủ lưu trữ mạng. Tên máy chủ không phân biệt chữ hoa chữ thường. Ví dụ:</w:t>
      </w:r>
    </w:p>
    <w:p w14:paraId="3FECDF0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host =&gt; 'us.example.com',</w:t>
      </w:r>
    </w:p>
    <w:p w14:paraId="7D34798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Nếu bạn chỉ định localhost và nếu tên máy chủ chưa được chỉ định với các gói UTL_INADDR và UTL_HTTP PL / SQL trong các tình huống mà máy chủ cục bộ được giả định, thì các gói này sẽ tìm kiếm và sử dụng ACL đã được gán máy chủ cục bộ cho thiết lập máy chủ.</w:t>
      </w:r>
    </w:p>
    <w:p w14:paraId="61262B58"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các phần sau để biết thêm thông tin về cách các máy tính lưu trữ mạng trong các phép gán danh sách điều khiển truy cập hoạt động như thế nào:</w:t>
      </w:r>
    </w:p>
    <w:p w14:paraId="1059B4F3"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Chỉ định một nhóm máy tính chủ mạng</w:t>
      </w:r>
      <w:r w:rsidRPr="00C437F4">
        <w:rPr>
          <w:rFonts w:ascii="Arial" w:hAnsi="Arial" w:cs="Arial"/>
          <w:sz w:val="24"/>
          <w:szCs w:val="24"/>
        </w:rPr>
        <w:t>" trên trang 4-64.</w:t>
      </w:r>
    </w:p>
    <w:p w14:paraId="5C7F89EB"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Kiểm tra các nhiệm vụ đặc quyền ảnh hưởng đến quyền truy cập của người dùng vào máy chủ lưu trữ mạng</w:t>
      </w:r>
      <w:r w:rsidRPr="00C437F4">
        <w:rPr>
          <w:rFonts w:ascii="Arial" w:hAnsi="Arial" w:cs="Arial"/>
          <w:sz w:val="24"/>
          <w:szCs w:val="24"/>
        </w:rPr>
        <w:t>" trên trang 4-66.</w:t>
      </w:r>
    </w:p>
    <w:p w14:paraId="23DAECB1"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một máy tính chủ trong nhiều nhiệm vụ điều khiển danh sách kiểm soát truy cập</w:t>
      </w:r>
      <w:r w:rsidRPr="00C437F4">
        <w:rPr>
          <w:rFonts w:ascii="Arial" w:hAnsi="Arial" w:cs="Arial"/>
          <w:sz w:val="24"/>
          <w:szCs w:val="24"/>
        </w:rPr>
        <w:t>" trên trang 4-65.</w:t>
      </w:r>
    </w:p>
    <w:p w14:paraId="20B7007E"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Máy chủ trong Truy cập danh sách điều khiển truy cập với các dãy cổng</w:t>
      </w:r>
      <w:r w:rsidRPr="00C437F4">
        <w:rPr>
          <w:rFonts w:ascii="Arial" w:hAnsi="Arial" w:cs="Arial"/>
          <w:sz w:val="24"/>
          <w:szCs w:val="24"/>
        </w:rPr>
        <w:t>" trên trang 4-66.</w:t>
      </w:r>
    </w:p>
    <w:p w14:paraId="279AB279"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lower_port</w:t>
      </w:r>
      <w:r w:rsidRPr="00C437F4">
        <w:rPr>
          <w:rFonts w:ascii="Arial" w:hAnsi="Arial" w:cs="Arial"/>
          <w:sz w:val="24"/>
          <w:szCs w:val="24"/>
        </w:rPr>
        <w:t xml:space="preserve">: (Tùy chọn) Đối với kết nối TCP, nhập ranh giới dưới của phạm vi cổng. Chỉ sử dụng cài đặt này cho đặc quyền kết nối; bỏ qua nó cho </w:t>
      </w:r>
      <w:r w:rsidRPr="00C437F4">
        <w:rPr>
          <w:rFonts w:ascii="Arial" w:hAnsi="Arial" w:cs="Arial"/>
          <w:sz w:val="24"/>
          <w:szCs w:val="24"/>
        </w:rPr>
        <w:lastRenderedPageBreak/>
        <w:t>đặc quyền giải quyết. Mặc định là null, có nghĩa là không có hạn chế cổng (tức là, ACL áp dụng cho tất cả các cổng). Phạm vi số cổng nằm trong khoảng từ 1 đến 65535.</w:t>
      </w:r>
    </w:p>
    <w:p w14:paraId="74BD977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28694D7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lower_port =&gt; 80,</w:t>
      </w:r>
    </w:p>
    <w:p w14:paraId="6ACE550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sz w:val="20"/>
          <w:szCs w:val="20"/>
        </w:rPr>
        <w:t>upper_port:</w:t>
      </w:r>
      <w:r w:rsidRPr="00C437F4">
        <w:rPr>
          <w:rFonts w:ascii="Arial" w:hAnsi="Arial" w:cs="Arial"/>
          <w:sz w:val="24"/>
          <w:szCs w:val="24"/>
        </w:rPr>
        <w:t xml:space="preserve"> (Tùy chọn) Đối với các kết nối TCP, nhập ranh giới trên của phạm vi cổng. Chỉ sử dụng cài đặt này cho các đặc quyền kết nối; bỏ qua nó cho đặc quyền giải quyết. Mặc định là null, có nghĩa là không có hạn chế cổng (tức là, ACL áp dụng cho tất cả các cổng). Phạm vi số cổng nằm trong khoảng từ 1 đến 65535.</w:t>
      </w:r>
    </w:p>
    <w:p w14:paraId="089FE1B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78A378C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upper_port =&gt; 3999);</w:t>
      </w:r>
    </w:p>
    <w:p w14:paraId="325E67AE" w14:textId="0D867E9C" w:rsidR="005A2410" w:rsidRDefault="005A2410" w:rsidP="005A2410">
      <w:pPr>
        <w:ind w:left="1440"/>
        <w:rPr>
          <w:rFonts w:ascii="Arial" w:hAnsi="Arial" w:cs="Arial"/>
          <w:sz w:val="24"/>
          <w:szCs w:val="24"/>
        </w:rPr>
      </w:pPr>
      <w:r w:rsidRPr="00C437F4">
        <w:rPr>
          <w:rFonts w:ascii="Arial" w:hAnsi="Arial" w:cs="Arial"/>
          <w:sz w:val="24"/>
          <w:szCs w:val="24"/>
        </w:rPr>
        <w:t>Nếu bạn nhập một giá trị cho lower_port và để lại upper_port tại null (hoặc chỉ bỏ qua nó), Oracle Database giả sử thiết lập upper_port giống như lower_port. Ví dụ: nếu bạn đặt lower_port là 80 và bỏ qua upper_port, thì cài đặt upper_port được giả định là 80.</w:t>
      </w:r>
    </w:p>
    <w:p w14:paraId="7BB3D580" w14:textId="77777777" w:rsidR="005A2410" w:rsidRPr="00C437F4" w:rsidRDefault="005A2410" w:rsidP="005A2410">
      <w:pPr>
        <w:ind w:left="1440"/>
        <w:rPr>
          <w:rFonts w:ascii="Arial" w:hAnsi="Arial" w:cs="Arial"/>
          <w:sz w:val="24"/>
          <w:szCs w:val="24"/>
        </w:rPr>
      </w:pPr>
    </w:p>
    <w:p w14:paraId="6ABC46F7" w14:textId="6E67D7F0" w:rsidR="005A2410" w:rsidRDefault="005A2410" w:rsidP="005A2410">
      <w:pPr>
        <w:ind w:left="720"/>
        <w:rPr>
          <w:rFonts w:ascii="Arial" w:hAnsi="Arial" w:cs="Arial"/>
          <w:sz w:val="24"/>
          <w:szCs w:val="24"/>
        </w:rPr>
      </w:pPr>
      <w:r w:rsidRPr="00C437F4">
        <w:rPr>
          <w:rFonts w:ascii="Arial" w:hAnsi="Arial" w:cs="Arial"/>
          <w:sz w:val="24"/>
          <w:szCs w:val="24"/>
        </w:rPr>
        <w:t>Đặc quyền phân giải trong danh sách điều khiển truy cập sẽ không có hiệu lực khi một phạm vi cổng được chỉ định trong việc gán danh sách điều khiển truy cập.</w:t>
      </w:r>
    </w:p>
    <w:p w14:paraId="20D3FC10" w14:textId="77777777" w:rsidR="005A2410" w:rsidRPr="00C437F4" w:rsidRDefault="005A2410" w:rsidP="005A2410">
      <w:pPr>
        <w:ind w:firstLine="720"/>
        <w:rPr>
          <w:rFonts w:ascii="Arial" w:hAnsi="Arial" w:cs="Arial"/>
          <w:sz w:val="24"/>
          <w:szCs w:val="24"/>
        </w:rPr>
      </w:pPr>
    </w:p>
    <w:p w14:paraId="53FB59E1" w14:textId="126BBD56" w:rsidR="005A2410" w:rsidRDefault="005A2410" w:rsidP="005A2410">
      <w:pPr>
        <w:ind w:left="720"/>
        <w:rPr>
          <w:rFonts w:ascii="Arial" w:hAnsi="Arial" w:cs="Arial"/>
          <w:sz w:val="24"/>
          <w:szCs w:val="24"/>
        </w:rPr>
      </w:pPr>
      <w:r w:rsidRPr="00C437F4">
        <w:rPr>
          <w:rFonts w:ascii="Arial" w:hAnsi="Arial" w:cs="Arial"/>
          <w:sz w:val="24"/>
          <w:szCs w:val="24"/>
        </w:rPr>
        <w:t>Chỉ có thể gán một danh sách điều khiển truy cập cho bất kỳ máy chủ lưu trữ, tên miền hoặc mạng con IP nào và nếu được chỉ định, phạm vi cổng TCP. Khi bạn gán một danh sách điều khiển truy cập mới cho một mục tiêu mạng, Cơ sở dữ liệu Oracle sẽ bỏ gán danh sách điều khiển truy cập trước đó được gán cho cùng một đích. Tuy nhiên, cơ sở dữ liệu Oracle không thả danh sách điều khiển truy cập. Bạn có thể thả danh sách điều khiển truy cập bằng cách sử dụng thủ tục DROP_ACL. Để xóa bài tập danh sách điều khiển truy cập, sử dụng thủ tục UNASSIGN_ACL.</w:t>
      </w:r>
    </w:p>
    <w:p w14:paraId="28D3EEF1" w14:textId="77777777" w:rsidR="005A2410" w:rsidRPr="00C437F4" w:rsidRDefault="005A2410" w:rsidP="005A2410">
      <w:pPr>
        <w:rPr>
          <w:rFonts w:ascii="Arial" w:hAnsi="Arial" w:cs="Arial"/>
          <w:sz w:val="24"/>
          <w:szCs w:val="24"/>
        </w:rPr>
      </w:pPr>
    </w:p>
    <w:p w14:paraId="6CB3F902" w14:textId="07E95A81" w:rsidR="005A2410" w:rsidRDefault="005A2410" w:rsidP="005A2410">
      <w:pPr>
        <w:ind w:left="720"/>
        <w:rPr>
          <w:rFonts w:ascii="Arial" w:hAnsi="Arial" w:cs="Arial"/>
          <w:sz w:val="24"/>
          <w:szCs w:val="24"/>
        </w:rPr>
      </w:pPr>
      <w:r w:rsidRPr="00C437F4">
        <w:rPr>
          <w:rFonts w:ascii="Arial" w:hAnsi="Arial" w:cs="Arial"/>
          <w:sz w:val="24"/>
          <w:szCs w:val="24"/>
        </w:rPr>
        <w:t>Tùy thuộc vào cách bạn tạo và duy trì danh sách điều khiển truy cập, hai bước có thể chồng lên nhau. Ví dụ, bạn có thể tạo một danh sách điều khiển truy cập có đặc quyền cho năm người dùng trong đó, và sau đó áp dụng nó cho hai máy chủ. Sau đó, bạn có thể sửa đổi danh sách điều khiển truy cập này để có những người dùng và đặc quyền khác hoặc bổ sung và gán nó cho các máy chủ lưu trữ khác hoặc bổ sung.</w:t>
      </w:r>
    </w:p>
    <w:p w14:paraId="3032F7F3" w14:textId="77777777" w:rsidR="005A2410" w:rsidRPr="00C437F4" w:rsidRDefault="005A2410" w:rsidP="005A2410">
      <w:pPr>
        <w:rPr>
          <w:rFonts w:ascii="Arial" w:hAnsi="Arial" w:cs="Arial"/>
          <w:sz w:val="24"/>
          <w:szCs w:val="24"/>
        </w:rPr>
      </w:pPr>
    </w:p>
    <w:p w14:paraId="4F64AD9F" w14:textId="1444E61C" w:rsidR="005A2410" w:rsidRDefault="005A2410" w:rsidP="005A2410">
      <w:pPr>
        <w:ind w:left="720"/>
        <w:rPr>
          <w:rFonts w:ascii="Arial" w:hAnsi="Arial" w:cs="Arial"/>
          <w:sz w:val="24"/>
          <w:szCs w:val="24"/>
        </w:rPr>
      </w:pPr>
      <w:r w:rsidRPr="00C437F4">
        <w:rPr>
          <w:rFonts w:ascii="Arial" w:hAnsi="Arial" w:cs="Arial"/>
          <w:sz w:val="24"/>
          <w:szCs w:val="24"/>
        </w:rPr>
        <w:t>Tất cả các thay đổi trong danh sách kiểm soát truy cập, bao gồm cả việc gán cho các máy chủ mạng, đều là giao dịch. Chúng không có hiệu lực cho đến khi giao dịch được thực hiện.</w:t>
      </w:r>
    </w:p>
    <w:p w14:paraId="66EB5A41" w14:textId="77777777" w:rsidR="005A2410" w:rsidRPr="00C437F4" w:rsidRDefault="005A2410" w:rsidP="005A2410">
      <w:pPr>
        <w:rPr>
          <w:rFonts w:ascii="Arial" w:hAnsi="Arial" w:cs="Arial"/>
          <w:sz w:val="24"/>
          <w:szCs w:val="24"/>
        </w:rPr>
      </w:pPr>
    </w:p>
    <w:p w14:paraId="64659C2E" w14:textId="28258FBE" w:rsidR="005A2410" w:rsidRDefault="005A2410" w:rsidP="005A2410">
      <w:pPr>
        <w:ind w:left="720"/>
        <w:rPr>
          <w:rFonts w:ascii="Arial" w:hAnsi="Arial" w:cs="Arial"/>
          <w:sz w:val="24"/>
          <w:szCs w:val="24"/>
        </w:rPr>
      </w:pPr>
      <w:r w:rsidRPr="00C437F4">
        <w:rPr>
          <w:rFonts w:ascii="Arial" w:hAnsi="Arial" w:cs="Arial"/>
          <w:sz w:val="24"/>
          <w:szCs w:val="24"/>
        </w:rPr>
        <w:t xml:space="preserve">Bạn có thể tìm thấy thông tin về các đặc quyền và kết nối mạng hiện có bằng cách sử dụng các khung nhìn từ điển dữ liệu được mô tả trong </w:t>
      </w:r>
      <w:r w:rsidRPr="00C437F4">
        <w:rPr>
          <w:rFonts w:ascii="Arial" w:hAnsi="Arial" w:cs="Arial"/>
          <w:color w:val="4BACC6" w:themeColor="accent5"/>
          <w:sz w:val="24"/>
          <w:szCs w:val="24"/>
        </w:rPr>
        <w:t>Bảng 4–6</w:t>
      </w:r>
      <w:r w:rsidRPr="00C437F4">
        <w:rPr>
          <w:rFonts w:ascii="Arial" w:hAnsi="Arial" w:cs="Arial"/>
          <w:sz w:val="24"/>
          <w:szCs w:val="24"/>
        </w:rPr>
        <w:t>, "</w:t>
      </w:r>
      <w:r w:rsidRPr="00C437F4">
        <w:rPr>
          <w:rFonts w:ascii="Arial" w:hAnsi="Arial" w:cs="Arial"/>
          <w:color w:val="4BACC6" w:themeColor="accent5"/>
          <w:sz w:val="24"/>
          <w:szCs w:val="24"/>
        </w:rPr>
        <w:t>Số liệu từ điển dữ liệu hiển thị thông tin về danh sách điều khiển truy cập</w:t>
      </w:r>
      <w:r w:rsidRPr="00C437F4">
        <w:rPr>
          <w:rFonts w:ascii="Arial" w:hAnsi="Arial" w:cs="Arial"/>
          <w:sz w:val="24"/>
          <w:szCs w:val="24"/>
        </w:rPr>
        <w:t>" trên trang 4-71.</w:t>
      </w:r>
    </w:p>
    <w:p w14:paraId="05BC0E1B" w14:textId="77777777" w:rsidR="005A2410" w:rsidRPr="00C437F4" w:rsidRDefault="005A2410" w:rsidP="005A2410">
      <w:pPr>
        <w:rPr>
          <w:rFonts w:ascii="Arial" w:hAnsi="Arial" w:cs="Arial"/>
          <w:sz w:val="24"/>
          <w:szCs w:val="24"/>
        </w:rPr>
      </w:pPr>
    </w:p>
    <w:p w14:paraId="29256E5F" w14:textId="0D51726B" w:rsidR="005A2410" w:rsidRDefault="005A2410" w:rsidP="005A2410">
      <w:pPr>
        <w:ind w:left="700" w:firstLine="20"/>
        <w:rPr>
          <w:rFonts w:ascii="Arial" w:hAnsi="Arial" w:cs="Arial"/>
          <w:sz w:val="24"/>
          <w:szCs w:val="24"/>
        </w:rPr>
      </w:pPr>
      <w:r w:rsidRPr="00C437F4">
        <w:rPr>
          <w:rFonts w:ascii="Arial" w:hAnsi="Arial" w:cs="Arial"/>
          <w:sz w:val="24"/>
          <w:szCs w:val="24"/>
        </w:rPr>
        <w:t>Để biết thông tin về cách sử dụng gói DBMS_NETWORK_ACL_ADMIN, xem Tham chiếu các gói và các kiểu cơ sở dữ liệu Oracle PL / SQL.</w:t>
      </w:r>
    </w:p>
    <w:p w14:paraId="21807F5A"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Kiểm soát truy cập vào Wallet.</w:t>
      </w:r>
    </w:p>
    <w:p w14:paraId="59A266F3" w14:textId="0B9B5E90" w:rsidR="005A2410" w:rsidRDefault="005A2410" w:rsidP="005A2410">
      <w:pPr>
        <w:ind w:left="720"/>
        <w:rPr>
          <w:rFonts w:ascii="Arial" w:hAnsi="Arial" w:cs="Arial"/>
          <w:sz w:val="24"/>
          <w:szCs w:val="24"/>
        </w:rPr>
      </w:pPr>
      <w:r w:rsidRPr="00C437F4">
        <w:rPr>
          <w:rFonts w:ascii="Arial" w:hAnsi="Arial" w:cs="Arial"/>
          <w:sz w:val="24"/>
          <w:szCs w:val="24"/>
        </w:rPr>
        <w:t>Phương thức này cho phép bạn cấp quyền truy cập vào các mật khẩu và chứng chỉ ứng dụng khách được lưu trữ trong một ví Oracle để người dùng tự xác thực với một máy chủ Web bên ngoài. Điều này cho phép người dùng truy xuất các trang Web được bảo vệ từ máy chủ Web.</w:t>
      </w:r>
    </w:p>
    <w:p w14:paraId="628780E5" w14:textId="77777777" w:rsidR="005A2410" w:rsidRPr="00C437F4" w:rsidRDefault="005A2410" w:rsidP="005A2410">
      <w:pPr>
        <w:ind w:left="720"/>
        <w:rPr>
          <w:rFonts w:ascii="Arial" w:hAnsi="Arial" w:cs="Arial"/>
          <w:sz w:val="24"/>
          <w:szCs w:val="24"/>
        </w:rPr>
      </w:pPr>
    </w:p>
    <w:p w14:paraId="46546E84"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3020898F"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ví Oracle.</w:t>
      </w:r>
    </w:p>
    <w:p w14:paraId="6B49F0F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Tạo danh sách kiểm soát truy cập tài trợ các đặc quyền của Wallet.</w:t>
      </w:r>
    </w:p>
    <w:p w14:paraId="0EAF030A"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3: Gán Danh sách điều khiển truy cập cho Wallet.</w:t>
      </w:r>
    </w:p>
    <w:p w14:paraId="6B14441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4: Thực hiện Yêu cầu HTTP bằng mật khẩu và chứng chỉ ứng dụng khách.</w:t>
      </w:r>
    </w:p>
    <w:p w14:paraId="0385F032"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Bước 1: Tạo ví Oracle.</w:t>
      </w:r>
    </w:p>
    <w:p w14:paraId="445C51C1" w14:textId="77777777" w:rsidR="005A2410" w:rsidRPr="00C437F4" w:rsidRDefault="005A2410" w:rsidP="005A2410">
      <w:pPr>
        <w:ind w:left="720"/>
        <w:rPr>
          <w:rFonts w:ascii="Arial" w:hAnsi="Arial" w:cs="Arial"/>
          <w:i/>
          <w:sz w:val="24"/>
          <w:szCs w:val="24"/>
        </w:rPr>
      </w:pPr>
      <w:r w:rsidRPr="00C437F4">
        <w:rPr>
          <w:rFonts w:ascii="Arial" w:hAnsi="Arial" w:cs="Arial"/>
          <w:sz w:val="24"/>
          <w:szCs w:val="24"/>
        </w:rPr>
        <w:t xml:space="preserve">Để tạo ví, bạn có thể sử dụng tiện ích dòng lệnh mkstore hoặc giao diện người dùng Oracle Wallet Manager. Để lưu trữ mật khẩu trong ví, bạn phải sử dụng mkstore. Bạn có thể sử dụng cả hai loại ví chuẩn và PKCS11 và ví có thể là ví tiền tự động đăng nhập nếu bạn muốn. Để biết thông tin chi tiết về cách tạo ví, hãy xem </w:t>
      </w:r>
      <w:r w:rsidRPr="00C437F4">
        <w:rPr>
          <w:rFonts w:ascii="Arial" w:hAnsi="Arial" w:cs="Arial"/>
          <w:i/>
          <w:sz w:val="24"/>
          <w:szCs w:val="24"/>
        </w:rPr>
        <w:t>Hướng dẫn của quản trị viên bảo mật nâng cao cơ sở dữ liệu Oracle.</w:t>
      </w:r>
    </w:p>
    <w:p w14:paraId="24B93DA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Khi bạn tạo ví, hãy làm như sau:</w:t>
      </w:r>
    </w:p>
    <w:p w14:paraId="717F99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Đảm bảo rằng bạn đã xuất khẩu ví vào một tập tin.</w:t>
      </w:r>
    </w:p>
    <w:p w14:paraId="473CD8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Ghi chú thư mục mà bạn đã tạo ví. Bạn sẽ cần đường dẫn thư mục này khi bạn hoàn thành các thủ tục trong phần này.</w:t>
      </w:r>
    </w:p>
    <w:p w14:paraId="0456A75E"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Xem thêm:</w:t>
      </w:r>
    </w:p>
    <w:p w14:paraId="0B5F61AC"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để sử dụng mật khẩu trong ví không được chia sẻ</w:t>
      </w:r>
      <w:r w:rsidRPr="00C437F4">
        <w:rPr>
          <w:rFonts w:ascii="Arial" w:hAnsi="Arial" w:cs="Arial"/>
          <w:sz w:val="24"/>
          <w:szCs w:val="24"/>
        </w:rPr>
        <w:t>" trên trang 4-62.</w:t>
      </w:r>
    </w:p>
    <w:p w14:paraId="6532B084"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ví tiền trong một phiên cơ sở dữ liệu được chia sẻ</w:t>
      </w:r>
      <w:r w:rsidRPr="00C437F4">
        <w:rPr>
          <w:rFonts w:ascii="Arial" w:hAnsi="Arial" w:cs="Arial"/>
          <w:sz w:val="24"/>
          <w:szCs w:val="24"/>
        </w:rPr>
        <w:t>" trên trang 4-64.</w:t>
      </w:r>
    </w:p>
    <w:p w14:paraId="64AA9829"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2: Tạo danh sách kiểm soát truy cập tài trợ các đặc quyền của Wallet.</w:t>
      </w:r>
    </w:p>
    <w:p w14:paraId="7F9C3F6C" w14:textId="11D0EE8D" w:rsidR="005A2410" w:rsidRDefault="005A2410" w:rsidP="005A2410">
      <w:pPr>
        <w:ind w:left="720"/>
        <w:rPr>
          <w:rFonts w:ascii="Arial" w:hAnsi="Arial" w:cs="Arial"/>
          <w:sz w:val="24"/>
          <w:szCs w:val="24"/>
        </w:rPr>
      </w:pPr>
      <w:r w:rsidRPr="00C437F4">
        <w:rPr>
          <w:rFonts w:ascii="Arial" w:hAnsi="Arial" w:cs="Arial"/>
          <w:sz w:val="24"/>
          <w:szCs w:val="24"/>
        </w:rPr>
        <w:t>Sau khi bạn đã tạo ví, bạn đã sẵn sàng để tạo danh sách điều khiển truy cập sẽ gán đặc quyền mật khẩu hoặc chứng chỉ máy khách mà người dùng cần sử dụng thông tin xác thực mật khẩu trong ví để xác thực HTTP.</w:t>
      </w:r>
    </w:p>
    <w:p w14:paraId="175C3F89" w14:textId="77777777" w:rsidR="005A2410" w:rsidRPr="00C437F4" w:rsidRDefault="005A2410" w:rsidP="005A2410">
      <w:pPr>
        <w:ind w:left="720"/>
        <w:rPr>
          <w:rFonts w:ascii="Arial" w:hAnsi="Arial" w:cs="Arial"/>
          <w:sz w:val="24"/>
          <w:szCs w:val="24"/>
        </w:rPr>
      </w:pPr>
    </w:p>
    <w:p w14:paraId="283A0CF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56104D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4A8B44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5BD10CC4"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7DE3A2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'description',</w:t>
      </w:r>
    </w:p>
    <w:p w14:paraId="20E1E14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148B8F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TRUE|FALSE,</w:t>
      </w:r>
    </w:p>
    <w:p w14:paraId="4918516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lastRenderedPageBreak/>
        <w:t xml:space="preserve">privilege </w:t>
      </w:r>
      <w:r w:rsidRPr="00C437F4">
        <w:rPr>
          <w:rFonts w:ascii="Arial" w:hAnsi="Arial" w:cs="Arial"/>
          <w:sz w:val="20"/>
          <w:szCs w:val="20"/>
        </w:rPr>
        <w:tab/>
        <w:t>=&gt; 'privilege';</w:t>
      </w:r>
    </w:p>
    <w:p w14:paraId="44F7195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694A27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F2939A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0B95524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ACL và ghi chú tên này. Bạn sẽ cần tên này trong Bước 3: Gán Danh sách điều khiển truy cập cho Wallet, tiếp theo. Cơ sở dữ liệu Oracle tạo tệp này liên quan đến thư mục / sys / acls trong kho lưu trữ XML DB trong cơ sở dữ liệu. Bao gồm phần mở rộng .xml. Ví dụ:</w:t>
      </w:r>
    </w:p>
    <w:p w14:paraId="7A8301E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0EECE206"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30A7B14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'Wallet ACL for the hr_access application',</w:t>
      </w:r>
    </w:p>
    <w:p w14:paraId="2C4809D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principal</w:t>
      </w:r>
      <w:r w:rsidRPr="00C437F4">
        <w:rPr>
          <w:rFonts w:ascii="Arial" w:hAnsi="Arial" w:cs="Arial"/>
          <w:sz w:val="24"/>
          <w:szCs w:val="24"/>
        </w:rPr>
        <w:t>: Nhập tài khoản người dùng hoặc vai trò được cấp hoặc từ chối đặc quyền. Ví dụ:</w:t>
      </w:r>
    </w:p>
    <w:p w14:paraId="62AE674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'HR_CLERK',</w:t>
      </w:r>
    </w:p>
    <w:p w14:paraId="57BCF764" w14:textId="04BC309E" w:rsidR="005A2410" w:rsidRDefault="005A2410" w:rsidP="005A2410">
      <w:pPr>
        <w:ind w:left="720"/>
        <w:rPr>
          <w:rFonts w:ascii="Arial" w:hAnsi="Arial" w:cs="Arial"/>
          <w:sz w:val="24"/>
          <w:szCs w:val="24"/>
        </w:rPr>
      </w:pPr>
      <w:r w:rsidRPr="00C437F4">
        <w:rPr>
          <w:rFonts w:ascii="Arial" w:hAnsi="Arial" w:cs="Arial"/>
          <w:sz w:val="24"/>
          <w:szCs w:val="24"/>
        </w:rPr>
        <w:t>Nhập tên này bằng cách sử dụng các ký tự phân biệt chữ hoa chữ thường. Ví dụ: nếu cơ sở dữ liệu lưu trữ tên vai trò HR_CLERK trong tất cả các chữ cái viết hoa, hãy nhập nó vào các chữ cái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2A77845E" w14:textId="77777777" w:rsidR="005A2410" w:rsidRPr="00C437F4" w:rsidRDefault="005A2410" w:rsidP="005A2410">
      <w:pPr>
        <w:rPr>
          <w:rFonts w:ascii="Arial" w:hAnsi="Arial" w:cs="Arial"/>
          <w:sz w:val="24"/>
          <w:szCs w:val="24"/>
        </w:rPr>
      </w:pPr>
    </w:p>
    <w:p w14:paraId="076BA70D" w14:textId="797E5BDB" w:rsidR="005A2410" w:rsidRDefault="005A2410" w:rsidP="005A2410">
      <w:pPr>
        <w:ind w:left="720"/>
        <w:rPr>
          <w:rFonts w:ascii="Arial" w:hAnsi="Arial" w:cs="Arial"/>
          <w:sz w:val="24"/>
          <w:szCs w:val="24"/>
        </w:rPr>
      </w:pPr>
      <w:r w:rsidRPr="00C437F4">
        <w:rPr>
          <w:rFonts w:ascii="Arial" w:hAnsi="Arial" w:cs="Arial"/>
          <w:sz w:val="24"/>
          <w:szCs w:val="24"/>
        </w:rPr>
        <w:t>Nếu bạn muốn thêm nhiều người dùng hoặc nếu bạn muốn cấp cho người dùng này một đặc quyền bổ sung, bạn có thể sử dụng thủ tục DBMS_NETWORK_ACL.ADD_PRIVILEGE sau khi bạn đã tạo tệp danh sách điều khiển truy cập XML này.</w:t>
      </w:r>
    </w:p>
    <w:p w14:paraId="6C7B13CF" w14:textId="77777777" w:rsidR="005A2410" w:rsidRPr="00C437F4" w:rsidRDefault="005A2410" w:rsidP="005A2410">
      <w:pPr>
        <w:rPr>
          <w:rFonts w:ascii="Arial" w:hAnsi="Arial" w:cs="Arial"/>
          <w:sz w:val="24"/>
          <w:szCs w:val="24"/>
        </w:rPr>
      </w:pPr>
    </w:p>
    <w:p w14:paraId="47F44A8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có phải là</w:t>
      </w:r>
    </w:p>
    <w:p w14:paraId="01DC0E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được cấp hoặc từ chối. Ví dụ:</w:t>
      </w:r>
    </w:p>
    <w:p w14:paraId="722D24A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8E3C78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một trong các cài đặt sau bằng chữ thường và dấu gạch nối. Hãy nhớ rằng tên đặc quyền phân biệt chữ hoa chữ thường.</w:t>
      </w:r>
    </w:p>
    <w:p w14:paraId="656B557F"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 xml:space="preserve">use-passwords </w:t>
      </w:r>
      <w:r w:rsidRPr="00C437F4">
        <w:rPr>
          <w:rFonts w:ascii="Arial" w:hAnsi="Arial" w:cs="Arial"/>
          <w:sz w:val="24"/>
          <w:szCs w:val="24"/>
        </w:rPr>
        <w:t>để cho phép người dùng sử dụng mật khẩu trong ví.</w:t>
      </w:r>
    </w:p>
    <w:p w14:paraId="61BBCAD7"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use-client-certificates</w:t>
      </w:r>
      <w:r w:rsidRPr="00C437F4">
        <w:rPr>
          <w:rFonts w:ascii="Arial" w:hAnsi="Arial" w:cs="Arial"/>
          <w:sz w:val="24"/>
          <w:szCs w:val="24"/>
        </w:rPr>
        <w:t xml:space="preserve"> để xác thực người dùng bằng chứng chỉ ứng dụng khách trong ví.</w:t>
      </w:r>
    </w:p>
    <w:p w14:paraId="7C6194E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469AA3A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privilege =&gt; 'use-client-certificates');</w:t>
      </w:r>
    </w:p>
    <w:p w14:paraId="35863FED" w14:textId="77777777" w:rsidR="005A2410" w:rsidRPr="00C437F4" w:rsidRDefault="005A2410" w:rsidP="005A2410">
      <w:pPr>
        <w:rPr>
          <w:rFonts w:ascii="Arial" w:hAnsi="Arial" w:cs="Arial"/>
          <w:b/>
          <w:sz w:val="28"/>
          <w:szCs w:val="28"/>
        </w:rPr>
      </w:pPr>
      <w:r w:rsidRPr="00C437F4">
        <w:rPr>
          <w:rFonts w:ascii="Arial" w:hAnsi="Arial" w:cs="Arial"/>
          <w:sz w:val="20"/>
          <w:szCs w:val="20"/>
        </w:rPr>
        <w:tab/>
      </w:r>
      <w:r w:rsidRPr="00C437F4">
        <w:rPr>
          <w:rFonts w:ascii="Arial" w:hAnsi="Arial" w:cs="Arial"/>
          <w:b/>
          <w:sz w:val="28"/>
          <w:szCs w:val="28"/>
        </w:rPr>
        <w:t>Bước 3: Gán Danh sách điều khiển truy cập cho Wallet.</w:t>
      </w:r>
    </w:p>
    <w:p w14:paraId="7A4F2848" w14:textId="13BAFD67" w:rsidR="005A2410" w:rsidRDefault="005A2410" w:rsidP="005A2410">
      <w:pPr>
        <w:ind w:left="720"/>
        <w:rPr>
          <w:rFonts w:ascii="Arial" w:hAnsi="Arial" w:cs="Arial"/>
          <w:sz w:val="24"/>
          <w:szCs w:val="24"/>
        </w:rPr>
      </w:pPr>
      <w:r w:rsidRPr="00C437F4">
        <w:rPr>
          <w:rFonts w:ascii="Arial" w:hAnsi="Arial" w:cs="Arial"/>
          <w:sz w:val="24"/>
          <w:szCs w:val="24"/>
        </w:rPr>
        <w:t>Trong bước này, bạn chỉ định danh sách điều khiển truy cập này vào ví bạn đã tạo trước đó. Sau đó, bạn có thể kiểm tra cài đặt của mình bằng cách truy vấn chế độ xem từ điển dữ liệu DBA_WALLET_ACLS.</w:t>
      </w:r>
    </w:p>
    <w:p w14:paraId="07982094" w14:textId="77777777" w:rsidR="005A2410" w:rsidRPr="00C437F4" w:rsidRDefault="005A2410" w:rsidP="005A2410">
      <w:pPr>
        <w:ind w:firstLine="720"/>
        <w:rPr>
          <w:rFonts w:ascii="Arial" w:hAnsi="Arial" w:cs="Arial"/>
          <w:sz w:val="24"/>
          <w:szCs w:val="24"/>
        </w:rPr>
      </w:pPr>
    </w:p>
    <w:p w14:paraId="49C9536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B91A35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D34CD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DBA84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DBMS_NETWORK_ACL_ADMIN.ASSIGN_WALLET_ACL (</w:t>
      </w:r>
    </w:p>
    <w:p w14:paraId="576BA72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57F9443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wallet_path </w:t>
      </w:r>
      <w:r w:rsidRPr="00C437F4">
        <w:rPr>
          <w:rFonts w:ascii="Arial" w:hAnsi="Arial" w:cs="Arial"/>
          <w:sz w:val="20"/>
          <w:szCs w:val="20"/>
        </w:rPr>
        <w:tab/>
        <w:t>=&gt; 'file:path_to_directory_containing_wallet');</w:t>
      </w:r>
    </w:p>
    <w:p w14:paraId="10BB98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07CE880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19456E61"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xml:space="preserve">: Nhập tên bạn đã tạo cho ví này trong </w:t>
      </w:r>
      <w:r w:rsidRPr="00C437F4">
        <w:rPr>
          <w:rFonts w:ascii="Arial" w:hAnsi="Arial" w:cs="Arial"/>
          <w:color w:val="4BACC6" w:themeColor="accent5"/>
          <w:sz w:val="24"/>
          <w:szCs w:val="24"/>
        </w:rPr>
        <w:t>Bước 2: Tạo Danh sách điều khiển truy cập cấp các đặc quyền của Wallet</w:t>
      </w:r>
      <w:r w:rsidRPr="00C437F4">
        <w:rPr>
          <w:rFonts w:ascii="Arial" w:hAnsi="Arial" w:cs="Arial"/>
          <w:sz w:val="24"/>
          <w:szCs w:val="24"/>
        </w:rPr>
        <w:t>, trong phần trước. Ví dụ:</w:t>
      </w:r>
    </w:p>
    <w:p w14:paraId="17A8400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2CAE112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Nhập đường dẫn đến thư mục chứa ví. Khi bạn chỉ định đường dẫn ví, bạn phải sử dụng đường dẫn tuyệt đối và bao gồm tệp: trước đường dẫn thư mục này. Không sử dụng các biến môi trường, chẳng hạn như $ ORACLE_HOME, cũng như chèn một khoảng trắng sau tệp: và trước tên đường dẫn. Ví dụ:</w:t>
      </w:r>
    </w:p>
    <w:p w14:paraId="2CD41A1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5FF9F544" w14:textId="4676171D"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4: Đặt yêu cầu HTTP bằng mật khẩu và chứng chỉ ứng dụng khách.</w:t>
      </w:r>
    </w:p>
    <w:p w14:paraId="134316C9" w14:textId="2CC90A07" w:rsidR="005A2410" w:rsidRDefault="005A2410" w:rsidP="005A2410">
      <w:pPr>
        <w:ind w:left="720"/>
        <w:rPr>
          <w:rFonts w:ascii="Arial" w:hAnsi="Arial" w:cs="Arial"/>
          <w:sz w:val="24"/>
          <w:szCs w:val="24"/>
        </w:rPr>
      </w:pPr>
      <w:r w:rsidRPr="00C437F4">
        <w:rPr>
          <w:rFonts w:ascii="Arial" w:hAnsi="Arial" w:cs="Arial"/>
          <w:sz w:val="24"/>
          <w:szCs w:val="24"/>
        </w:rPr>
        <w:t>Trong bước này, bạn sử dụng gói PLL SQL UTL_HTTP để tạo một đối tượng bối cảnh yêu cầu được sử dụng riêng với yêu cầu HTTP và đáp ứng của nó. Để biết thông tin chi tiết về gói UTL_HTTP, xem Tham chiếu các loại và gói PL / SQL cơ sở dữ liệu Oracle.</w:t>
      </w:r>
    </w:p>
    <w:p w14:paraId="37927A99" w14:textId="77777777" w:rsidR="005A2410" w:rsidRPr="00C437F4" w:rsidRDefault="005A2410" w:rsidP="005A2410">
      <w:pPr>
        <w:ind w:firstLine="720"/>
        <w:rPr>
          <w:rFonts w:ascii="Arial" w:hAnsi="Arial" w:cs="Arial"/>
          <w:sz w:val="24"/>
          <w:szCs w:val="24"/>
        </w:rPr>
      </w:pPr>
    </w:p>
    <w:p w14:paraId="0FCDD1C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65F547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DC90BB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w:t>
      </w:r>
      <w:r w:rsidRPr="00C437F4">
        <w:rPr>
          <w:rFonts w:ascii="Arial" w:hAnsi="Arial" w:cs="Arial"/>
          <w:sz w:val="20"/>
          <w:szCs w:val="20"/>
        </w:rPr>
        <w:tab/>
        <w:t>UTL_HTTP.REQUEST_CONTEXT_KEY;</w:t>
      </w:r>
    </w:p>
    <w:p w14:paraId="74D3D9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 </w:t>
      </w:r>
      <w:r w:rsidRPr="00C437F4">
        <w:rPr>
          <w:rFonts w:ascii="Arial" w:hAnsi="Arial" w:cs="Arial"/>
          <w:sz w:val="20"/>
          <w:szCs w:val="20"/>
        </w:rPr>
        <w:tab/>
      </w:r>
      <w:r w:rsidRPr="00C437F4">
        <w:rPr>
          <w:rFonts w:ascii="Arial" w:hAnsi="Arial" w:cs="Arial"/>
          <w:sz w:val="20"/>
          <w:szCs w:val="20"/>
        </w:rPr>
        <w:tab/>
        <w:t>UTL_HTTP.REQ;</w:t>
      </w:r>
    </w:p>
    <w:p w14:paraId="7E4CEC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81FAFF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 UTL_HTTP.CREATE_REQUEST_CONTEXT (</w:t>
      </w:r>
    </w:p>
    <w:p w14:paraId="22AF575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r>
      <w:r w:rsidRPr="00C437F4">
        <w:rPr>
          <w:rFonts w:ascii="Arial" w:hAnsi="Arial" w:cs="Arial"/>
          <w:sz w:val="20"/>
          <w:szCs w:val="20"/>
        </w:rPr>
        <w:tab/>
        <w:t>=&gt; 'file:path_to_directory_containing_wallet',</w:t>
      </w:r>
    </w:p>
    <w:p w14:paraId="3BB6D46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'wallet_password'|NULL);</w:t>
      </w:r>
    </w:p>
    <w:p w14:paraId="6FFEB8B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 := UTL_HTTP.BEGIN_REQUEST( </w:t>
      </w:r>
    </w:p>
    <w:p w14:paraId="1A026E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'URL_to_application',</w:t>
      </w:r>
    </w:p>
    <w:p w14:paraId="6A681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'request_context'|NULL);</w:t>
      </w:r>
    </w:p>
    <w:p w14:paraId="37165C0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6FD482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694F28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5B29818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req_context</w:t>
      </w:r>
      <w:r w:rsidRPr="00C437F4">
        <w:rPr>
          <w:rFonts w:ascii="Arial" w:hAnsi="Arial" w:cs="Arial"/>
          <w:sz w:val="24"/>
          <w:szCs w:val="24"/>
        </w:rPr>
        <w:t>: Sử dụng kiểu dữ liệu UTL_HTTP.CREATE_REQUEST_CONTEXT_KEY để tạo đối tượng bối cảnh yêu cầu. Đối tượng này lưu trữ khóa số được tạo ngẫu nhiên mà Cơ sở dữ liệu Oracle sử dụng để xác định ngữ cảnh yêu cầu. Hàm UTL_HTTP.CREATE_REQUEST_CONTEXT tạo chính bối cảnh yêu cầu.</w:t>
      </w:r>
    </w:p>
    <w:p w14:paraId="625C143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w:t>
      </w:r>
      <w:r w:rsidRPr="00C437F4">
        <w:rPr>
          <w:rFonts w:ascii="Arial" w:hAnsi="Arial" w:cs="Arial"/>
          <w:sz w:val="24"/>
          <w:szCs w:val="24"/>
        </w:rPr>
        <w:t>: Use the UTL_HTTP.REQ datatype to create the object that will be used to begin the HTTP request. You will refer to this object later on, when you set the user name and password from the wallet to access a password-protected Web page.</w:t>
      </w:r>
    </w:p>
    <w:p w14:paraId="0180E7A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xml:space="preserve">: Nhập đường dẫn đến thư mục chứa ví. Đảm bảo rằng đường dẫn này là cùng một đường dẫn bạn chỉ định khi bạn tạo danh sách điều khiển truy cập trong </w:t>
      </w:r>
      <w:r w:rsidRPr="00C437F4">
        <w:rPr>
          <w:rFonts w:ascii="Arial" w:hAnsi="Arial" w:cs="Arial"/>
          <w:color w:val="4BACC6" w:themeColor="accent5"/>
          <w:sz w:val="24"/>
          <w:szCs w:val="24"/>
        </w:rPr>
        <w:t>Bước 3: Gán Danh sách điều khiển truy cập vào Wallet</w:t>
      </w:r>
      <w:r w:rsidRPr="00C437F4">
        <w:rPr>
          <w:rFonts w:ascii="Arial" w:hAnsi="Arial" w:cs="Arial"/>
          <w:sz w:val="24"/>
          <w:szCs w:val="24"/>
        </w:rPr>
        <w:t xml:space="preserve"> trong phần trước. Bạn phải bao gồm tệp: trước đường dẫn thư </w:t>
      </w:r>
      <w:r w:rsidRPr="00C437F4">
        <w:rPr>
          <w:rFonts w:ascii="Arial" w:hAnsi="Arial" w:cs="Arial"/>
          <w:sz w:val="24"/>
          <w:szCs w:val="24"/>
        </w:rPr>
        <w:lastRenderedPageBreak/>
        <w:t>mục. Không sử dụng các biến môi trường, chẳng hạn như $ ORACLE_HOME.</w:t>
      </w:r>
    </w:p>
    <w:p w14:paraId="49432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305486BD"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35C1BC87"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wallet_password</w:t>
      </w:r>
      <w:r w:rsidRPr="00C437F4">
        <w:rPr>
          <w:rFonts w:ascii="Arial" w:hAnsi="Arial" w:cs="Arial"/>
          <w:sz w:val="24"/>
          <w:szCs w:val="24"/>
        </w:rPr>
        <w:t>: Nhập mật khẩu được sử dụng để mở ví. Giá trị mặc định là NULL, được sử dụng cho ví đăng nhập tự động. Ví dụ:</w:t>
      </w:r>
    </w:p>
    <w:p w14:paraId="646A65E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wallet_password =&gt; NULL);</w:t>
      </w:r>
    </w:p>
    <w:p w14:paraId="60D4271B"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url</w:t>
      </w:r>
      <w:r w:rsidRPr="00C437F4">
        <w:rPr>
          <w:rFonts w:ascii="Arial" w:hAnsi="Arial" w:cs="Arial"/>
          <w:sz w:val="24"/>
          <w:szCs w:val="24"/>
        </w:rPr>
        <w:t>: Nhập URL vào ứng dụng sử dụng ví. Ví dụ:</w:t>
      </w:r>
    </w:p>
    <w:p w14:paraId="45ED2EF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url =&gt; 'www.hr_access.example.com',</w:t>
      </w:r>
    </w:p>
    <w:p w14:paraId="3730AD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request_context</w:t>
      </w:r>
      <w:r w:rsidRPr="00C437F4">
        <w:rPr>
          <w:rFonts w:ascii="Arial" w:hAnsi="Arial" w:cs="Arial"/>
          <w:sz w:val="24"/>
          <w:szCs w:val="24"/>
        </w:rPr>
        <w:t>: Nhập tên của đối tượng bối cảnh yêu cầu mà bạn đã tạo trước đó trong phần này. Đối tượng này ngăn không cho ví được chia sẻ với các ứng dụng khác trong cùng một phiên cơ sở dữ liệu. Ví dụ:</w:t>
      </w:r>
    </w:p>
    <w:p w14:paraId="6180B2ED" w14:textId="5C7A22A6" w:rsidR="005A2410" w:rsidRDefault="005A2410" w:rsidP="005A2410">
      <w:pPr>
        <w:pStyle w:val="ListParagraph"/>
        <w:ind w:left="1440"/>
        <w:rPr>
          <w:rFonts w:ascii="Arial" w:hAnsi="Arial" w:cs="Arial"/>
          <w:sz w:val="20"/>
          <w:szCs w:val="20"/>
        </w:rPr>
      </w:pPr>
      <w:r w:rsidRPr="00C437F4">
        <w:rPr>
          <w:rFonts w:ascii="Arial" w:hAnsi="Arial" w:cs="Arial"/>
          <w:sz w:val="20"/>
          <w:szCs w:val="20"/>
        </w:rPr>
        <w:t>request_context =&gt; req_context);</w:t>
      </w:r>
    </w:p>
    <w:p w14:paraId="549034A0" w14:textId="77777777" w:rsidR="005A2410" w:rsidRPr="00C437F4" w:rsidRDefault="005A2410" w:rsidP="005A2410">
      <w:pPr>
        <w:pStyle w:val="ListParagraph"/>
        <w:ind w:left="1440"/>
        <w:rPr>
          <w:rFonts w:ascii="Arial" w:hAnsi="Arial" w:cs="Arial"/>
          <w:sz w:val="20"/>
          <w:szCs w:val="20"/>
        </w:rPr>
      </w:pPr>
    </w:p>
    <w:p w14:paraId="215D20F7" w14:textId="0BCA8C17" w:rsidR="005A2410" w:rsidRPr="00C437F4" w:rsidRDefault="005A2410" w:rsidP="005A2410">
      <w:pPr>
        <w:ind w:left="720"/>
        <w:rPr>
          <w:rFonts w:ascii="Arial" w:hAnsi="Arial" w:cs="Arial"/>
          <w:b/>
          <w:sz w:val="28"/>
          <w:szCs w:val="28"/>
        </w:rPr>
      </w:pPr>
      <w:r w:rsidRPr="00C437F4">
        <w:rPr>
          <w:rFonts w:ascii="Arial" w:hAnsi="Arial" w:cs="Arial"/>
          <w:b/>
          <w:sz w:val="28"/>
          <w:szCs w:val="28"/>
        </w:rPr>
        <w:t>Sử dụng bối cảnh yêu cầu để giữ ví tiền khi chia sẻ phiên với các ứng dụng khác.</w:t>
      </w:r>
    </w:p>
    <w:p w14:paraId="0CC668AB" w14:textId="1110A02E" w:rsidR="005A2410" w:rsidRDefault="005A2410" w:rsidP="005A2410">
      <w:pPr>
        <w:ind w:left="720"/>
        <w:rPr>
          <w:rFonts w:ascii="Arial" w:hAnsi="Arial" w:cs="Arial"/>
          <w:sz w:val="24"/>
          <w:szCs w:val="24"/>
        </w:rPr>
      </w:pPr>
      <w:r w:rsidRPr="00C437F4">
        <w:rPr>
          <w:rFonts w:ascii="Arial" w:hAnsi="Arial" w:cs="Arial"/>
          <w:sz w:val="24"/>
          <w:szCs w:val="24"/>
        </w:rPr>
        <w:t>Bạn nên sử dụng ngữ cảnh yêu cầu để giữ ví khi phiên cơ sở dữ liệu được chia sẻ với các ứng dụng khác. Nếu ứng dụng của bạn sử dụng độc quyền phiên cơ sở dữ liệu, bạn có thể giữ ví trong phiên cơ sở dữ liệu bằng cách sử dụng thủ tục SET_WALLET thay thế.</w:t>
      </w:r>
    </w:p>
    <w:p w14:paraId="45DDB112" w14:textId="77777777" w:rsidR="005A2410" w:rsidRPr="00C437F4" w:rsidRDefault="005A2410" w:rsidP="005A2410">
      <w:pPr>
        <w:ind w:firstLine="720"/>
        <w:rPr>
          <w:rFonts w:ascii="Arial" w:hAnsi="Arial" w:cs="Arial"/>
          <w:sz w:val="24"/>
          <w:szCs w:val="24"/>
        </w:rPr>
      </w:pPr>
    </w:p>
    <w:p w14:paraId="32AA1FC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39287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67525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req UTL_HTTP.REQ;</w:t>
      </w:r>
    </w:p>
    <w:p w14:paraId="5CDBD8F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791E82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UTL_HTTP.SET_WALLET(</w:t>
      </w:r>
    </w:p>
    <w:p w14:paraId="227880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path </w:t>
      </w:r>
      <w:r w:rsidRPr="00C437F4">
        <w:rPr>
          <w:rFonts w:ascii="Arial" w:hAnsi="Arial" w:cs="Arial"/>
          <w:sz w:val="20"/>
          <w:szCs w:val="20"/>
        </w:rPr>
        <w:tab/>
      </w:r>
      <w:r w:rsidRPr="00C437F4">
        <w:rPr>
          <w:rFonts w:ascii="Arial" w:hAnsi="Arial" w:cs="Arial"/>
          <w:sz w:val="20"/>
          <w:szCs w:val="20"/>
        </w:rPr>
        <w:tab/>
        <w:t>=&gt; 'file:path_to_directory_containing_wallet',</w:t>
      </w:r>
    </w:p>
    <w:p w14:paraId="03E312F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password </w:t>
      </w:r>
      <w:r w:rsidRPr="00C437F4">
        <w:rPr>
          <w:rFonts w:ascii="Arial" w:hAnsi="Arial" w:cs="Arial"/>
          <w:sz w:val="20"/>
          <w:szCs w:val="20"/>
        </w:rPr>
        <w:tab/>
        <w:t>=&gt; 'wallet_password'|NULL);</w:t>
      </w:r>
    </w:p>
    <w:p w14:paraId="395C3B6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 UTL_HTTP.BEGIN_REQUEST( </w:t>
      </w:r>
    </w:p>
    <w:p w14:paraId="225F501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url </w:t>
      </w:r>
      <w:r w:rsidRPr="00C437F4">
        <w:rPr>
          <w:rFonts w:ascii="Arial" w:hAnsi="Arial" w:cs="Arial"/>
          <w:sz w:val="20"/>
          <w:szCs w:val="20"/>
        </w:rPr>
        <w:tab/>
      </w:r>
      <w:r w:rsidRPr="00C437F4">
        <w:rPr>
          <w:rFonts w:ascii="Arial" w:hAnsi="Arial" w:cs="Arial"/>
          <w:sz w:val="20"/>
          <w:szCs w:val="20"/>
        </w:rPr>
        <w:tab/>
        <w:t>=&gt; 'URL_to_application');</w:t>
      </w:r>
    </w:p>
    <w:p w14:paraId="3D9101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7EEFFEAB" w14:textId="674FE0DC" w:rsidR="005A2410" w:rsidRDefault="005A2410" w:rsidP="005A2410">
      <w:pPr>
        <w:ind w:firstLine="720"/>
        <w:rPr>
          <w:rFonts w:ascii="Arial" w:hAnsi="Arial" w:cs="Arial"/>
          <w:sz w:val="20"/>
          <w:szCs w:val="20"/>
        </w:rPr>
      </w:pPr>
      <w:r w:rsidRPr="00C437F4">
        <w:rPr>
          <w:rFonts w:ascii="Arial" w:hAnsi="Arial" w:cs="Arial"/>
          <w:sz w:val="20"/>
          <w:szCs w:val="20"/>
        </w:rPr>
        <w:t>END;</w:t>
      </w:r>
    </w:p>
    <w:p w14:paraId="7E72344E" w14:textId="77777777" w:rsidR="005A2410" w:rsidRPr="00C437F4" w:rsidRDefault="005A2410" w:rsidP="005A2410">
      <w:pPr>
        <w:ind w:firstLine="720"/>
        <w:rPr>
          <w:rFonts w:ascii="Arial" w:hAnsi="Arial" w:cs="Arial"/>
          <w:sz w:val="20"/>
          <w:szCs w:val="20"/>
        </w:rPr>
      </w:pPr>
    </w:p>
    <w:p w14:paraId="5809EB0B" w14:textId="6E829D1E"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yêu cầu tên người dùng và mật khẩu để xác thực, thì hãy sử dụng thủ tục SET_AUTHENTICATION_FROM_WALLET để đặt tên người dùng và mật khẩu từ ví để xác thực.</w:t>
      </w:r>
    </w:p>
    <w:p w14:paraId="23D28CAC" w14:textId="77777777" w:rsidR="005A2410" w:rsidRPr="00C437F4" w:rsidRDefault="005A2410" w:rsidP="005A2410">
      <w:pPr>
        <w:ind w:firstLine="720"/>
        <w:rPr>
          <w:rFonts w:ascii="Arial" w:hAnsi="Arial" w:cs="Arial"/>
          <w:sz w:val="24"/>
          <w:szCs w:val="24"/>
        </w:rPr>
      </w:pPr>
    </w:p>
    <w:p w14:paraId="321EEDC5" w14:textId="59AB9AFD" w:rsidR="005A2410" w:rsidRPr="00C437F4" w:rsidRDefault="005A2410" w:rsidP="005A2410">
      <w:pPr>
        <w:ind w:firstLine="720"/>
        <w:rPr>
          <w:rFonts w:ascii="Arial" w:hAnsi="Arial" w:cs="Arial"/>
          <w:b/>
          <w:sz w:val="28"/>
          <w:szCs w:val="28"/>
        </w:rPr>
      </w:pPr>
      <w:r w:rsidRPr="00C437F4">
        <w:rPr>
          <w:rFonts w:ascii="Arial" w:hAnsi="Arial" w:cs="Arial"/>
          <w:b/>
          <w:sz w:val="28"/>
          <w:szCs w:val="28"/>
        </w:rPr>
        <w:t>Chỉ sử dụng chứng chỉ ứng dụng khách để xác thực.</w:t>
      </w:r>
    </w:p>
    <w:p w14:paraId="5EEC79E5" w14:textId="153E879B"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chỉ yêu cầu chứng chỉ ứng dụng khách để xác thực, hàm BEGIN_REQUEST sẽ gửi chứng chỉ ứng dụng khách cần thiết từ ví. giả sử người dùng đã được cấp đặc quyền sử dụng-client-certificate trong ACL được gán cho ví. Việc xác thực sẽ thành công tại máy chủ Web từ xa và người dùng có thể tiến hành truy xuất phản hồi HTTP bằng cách sử dụng hàm GET_RESPONSE.</w:t>
      </w:r>
    </w:p>
    <w:p w14:paraId="1AE51230" w14:textId="77777777" w:rsidR="005A2410" w:rsidRPr="00C437F4" w:rsidRDefault="005A2410" w:rsidP="005A2410">
      <w:pPr>
        <w:ind w:firstLine="720"/>
        <w:rPr>
          <w:rFonts w:ascii="Arial" w:hAnsi="Arial" w:cs="Arial"/>
          <w:sz w:val="24"/>
          <w:szCs w:val="24"/>
        </w:rPr>
      </w:pPr>
    </w:p>
    <w:p w14:paraId="310D23C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Using the Password to Authenticate.</w:t>
      </w:r>
    </w:p>
    <w:p w14:paraId="60225E1C" w14:textId="1920CA49" w:rsidR="005A2410" w:rsidRDefault="005A2410" w:rsidP="005A2410">
      <w:pPr>
        <w:ind w:left="720"/>
        <w:rPr>
          <w:rFonts w:ascii="Arial" w:hAnsi="Arial" w:cs="Arial"/>
          <w:sz w:val="24"/>
          <w:szCs w:val="24"/>
        </w:rPr>
      </w:pPr>
      <w:r w:rsidRPr="00C437F4">
        <w:rPr>
          <w:rFonts w:ascii="Arial" w:hAnsi="Arial" w:cs="Arial"/>
          <w:sz w:val="24"/>
          <w:szCs w:val="24"/>
        </w:rPr>
        <w:t xml:space="preserve">Nếu URL được bảo vệ được yêu cầu yêu cầu tên người dùng và mật khẩu để </w:t>
      </w:r>
      <w:r w:rsidRPr="00C437F4">
        <w:rPr>
          <w:rFonts w:ascii="Arial" w:hAnsi="Arial" w:cs="Arial"/>
          <w:sz w:val="24"/>
          <w:szCs w:val="24"/>
        </w:rPr>
        <w:lastRenderedPageBreak/>
        <w:t>xác thực, bạn nên sử dụng thủ tục SET_AUTHENTICATION_FROM_WALLET để đặt tên người dùng và mật khẩu từ ví để xác thực.</w:t>
      </w:r>
    </w:p>
    <w:p w14:paraId="19FD241E" w14:textId="77777777" w:rsidR="005A2410" w:rsidRPr="00C437F4" w:rsidRDefault="005A2410" w:rsidP="005A2410">
      <w:pPr>
        <w:ind w:left="720"/>
        <w:rPr>
          <w:rFonts w:ascii="Arial" w:hAnsi="Arial" w:cs="Arial"/>
          <w:sz w:val="24"/>
          <w:szCs w:val="24"/>
        </w:rPr>
      </w:pPr>
    </w:p>
    <w:p w14:paraId="218149B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77F4C5E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458BD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req_context UTL_HTTP.REQUEST_CONTEXT_KEY;</w:t>
      </w:r>
    </w:p>
    <w:p w14:paraId="5B718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UTL_HTTP.REQ;</w:t>
      </w:r>
    </w:p>
    <w:p w14:paraId="2E5A109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03C761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A8BDB8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UTL_HTTP.SET_AUTHENTICATION_FROM_WALLET(</w:t>
      </w:r>
    </w:p>
    <w:p w14:paraId="22727F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t>=&gt; HTTP_REQUEST,</w:t>
      </w:r>
    </w:p>
    <w:p w14:paraId="1D9AAB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t>=&gt; 'alias_to_retrieve_credentials_stored_in_wallet',</w:t>
      </w:r>
    </w:p>
    <w:p w14:paraId="51ABAE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t xml:space="preserve">=&gt; 'AWS|Basic', </w:t>
      </w:r>
    </w:p>
    <w:p w14:paraId="425331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for_proxy </w:t>
      </w:r>
      <w:r w:rsidRPr="00C437F4">
        <w:rPr>
          <w:rFonts w:ascii="Arial" w:hAnsi="Arial" w:cs="Arial"/>
          <w:sz w:val="20"/>
          <w:szCs w:val="20"/>
        </w:rPr>
        <w:tab/>
        <w:t>=&gt; TRUE|FALSE);</w:t>
      </w:r>
    </w:p>
    <w:p w14:paraId="0CAF5CD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E8974B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3A4FEE7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w:t>
      </w:r>
      <w:r w:rsidRPr="00C437F4">
        <w:rPr>
          <w:rFonts w:ascii="Arial" w:hAnsi="Arial" w:cs="Arial"/>
          <w:sz w:val="24"/>
          <w:szCs w:val="24"/>
        </w:rPr>
        <w:t>: Nhập yêu cầu HTTP được xác định trong quy trình UTL_HTTP.BEGIN_REQUEST mà bạn đã tạo ở trên, trong phần trước. Ví dụ:</w:t>
      </w:r>
    </w:p>
    <w:p w14:paraId="277D395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r =&gt; req,</w:t>
      </w:r>
    </w:p>
    <w:p w14:paraId="0A0D386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alias</w:t>
      </w:r>
      <w:r w:rsidRPr="00C437F4">
        <w:rPr>
          <w:rFonts w:ascii="Arial" w:hAnsi="Arial" w:cs="Arial"/>
          <w:sz w:val="24"/>
          <w:szCs w:val="24"/>
        </w:rPr>
        <w:t>: Nhập bí danh được sử dụng để xác định và truy xuất tên người dùng và thông tin xác thực mật khẩu được lưu trữ trong ví Oracle. Ví dụ: giả sử bí danh được sử dụng để xác định tên người dùng và thông tin xác thực mật khẩu này là hr_access.</w:t>
      </w:r>
    </w:p>
    <w:p w14:paraId="383904E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alias =&gt; 'hr_access',</w:t>
      </w:r>
    </w:p>
    <w:p w14:paraId="7E7D208C"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scheme</w:t>
      </w:r>
      <w:r w:rsidRPr="00C437F4">
        <w:rPr>
          <w:rFonts w:ascii="Arial" w:hAnsi="Arial" w:cs="Arial"/>
          <w:sz w:val="24"/>
          <w:szCs w:val="24"/>
        </w:rPr>
        <w:t>: Nhập một trong các mục sau:</w:t>
      </w:r>
    </w:p>
    <w:p w14:paraId="2156A1E2"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AWS</w:t>
      </w:r>
      <w:r w:rsidRPr="00C437F4">
        <w:rPr>
          <w:rFonts w:ascii="Arial" w:hAnsi="Arial" w:cs="Arial"/>
          <w:sz w:val="24"/>
          <w:szCs w:val="24"/>
        </w:rPr>
        <w:t>: Chỉ định chương trình Dịch vụ lưu trữ đơn giản Amazon (S3). Chỉ sử dụng lược đồ này nếu bạn định cấu hình truy cập vào trang Web Amazon.com. (Liên hệ với Amazon để biết thêm thông tin về cài đặt này).</w:t>
      </w:r>
    </w:p>
    <w:p w14:paraId="138D1ADE"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Basic</w:t>
      </w:r>
      <w:r w:rsidRPr="00C437F4">
        <w:rPr>
          <w:rFonts w:ascii="Arial" w:hAnsi="Arial" w:cs="Arial"/>
          <w:sz w:val="24"/>
          <w:szCs w:val="24"/>
        </w:rPr>
        <w:t>: Chỉ định xác thực cơ sở HTTP. Mặc định là Basic.</w:t>
      </w:r>
    </w:p>
    <w:p w14:paraId="274C803B"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3CE0192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scheme =&gt; 'Basic',</w:t>
      </w:r>
    </w:p>
    <w:p w14:paraId="7C3185B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for_proxy: Chỉ định xem thông tin xác thực HTTP là để truy cập vào máy chủ proxy HTTP thay vì máy chủ Web hay không. Mặc định này sai. Ví dụ:</w:t>
      </w:r>
    </w:p>
    <w:p w14:paraId="12E4BA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for_proxy =&gt; TRUE);</w:t>
      </w:r>
    </w:p>
    <w:p w14:paraId="6BC200C0" w14:textId="664C3E5E" w:rsidR="005A2410" w:rsidRDefault="005A2410" w:rsidP="005A2410">
      <w:pPr>
        <w:ind w:left="720"/>
        <w:rPr>
          <w:rFonts w:ascii="Arial" w:hAnsi="Arial" w:cs="Arial"/>
          <w:sz w:val="24"/>
          <w:szCs w:val="24"/>
        </w:rPr>
      </w:pPr>
      <w:r w:rsidRPr="00C437F4">
        <w:rPr>
          <w:rFonts w:ascii="Arial" w:hAnsi="Arial" w:cs="Arial"/>
          <w:sz w:val="24"/>
          <w:szCs w:val="24"/>
        </w:rPr>
        <w:t>Việc sử dụng tên người dùng và mật khẩu trong ví yêu cầu đặc quyền sử dụng mật khẩu được cấp cho người dùng trong ACL được gán cho ví.</w:t>
      </w:r>
    </w:p>
    <w:p w14:paraId="1F0F2111" w14:textId="77777777" w:rsidR="005A2410" w:rsidRPr="00C437F4" w:rsidRDefault="005A2410" w:rsidP="005A2410">
      <w:pPr>
        <w:rPr>
          <w:rFonts w:ascii="Arial" w:hAnsi="Arial" w:cs="Arial"/>
          <w:sz w:val="24"/>
          <w:szCs w:val="24"/>
        </w:rPr>
      </w:pPr>
    </w:p>
    <w:p w14:paraId="0CA3ADE7"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tạo danh sách kiểm soát truy cập.</w:t>
      </w:r>
    </w:p>
    <w:p w14:paraId="7E533CF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ví dụ sau minh họa cách tạo danh sách điều khiển truy cập.</w:t>
      </w:r>
    </w:p>
    <w:p w14:paraId="5A57164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một vai trò duy nhất và kết nối mạng.</w:t>
      </w:r>
    </w:p>
    <w:p w14:paraId="59FEFC35"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có nhiều vai trò được gán cho nhiều máy chủ lưu trữ.</w:t>
      </w:r>
    </w:p>
    <w:p w14:paraId="261E69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Ví dụ về Danh sách kiểm soát truy cập để sử dụng mật khẩu trong ví không được chia sẻ.</w:t>
      </w:r>
    </w:p>
    <w:p w14:paraId="77C6057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các ví trong phiên cơ sở dữ liệu được chia sẻ.</w:t>
      </w:r>
    </w:p>
    <w:p w14:paraId="02CBD1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của quản trị viên cơ sở dữ liệu Oracle Vault cho một hướng dẫn minh họa cách sử dụng danh sách điều khiển truy cập khi người quản trị phải sử dụng gói UTL_MAIL PL / SQL để cấu hình cảnh báo email.</w:t>
      </w:r>
    </w:p>
    <w:p w14:paraId="60391127" w14:textId="67F81F97"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cho một vai trò duy nhất và kết nối mạng.</w:t>
      </w:r>
    </w:p>
    <w:p w14:paraId="34E0C4D0" w14:textId="77777777" w:rsidR="005A2410" w:rsidRPr="00C437F4" w:rsidRDefault="005A2410" w:rsidP="005A2410">
      <w:pPr>
        <w:ind w:left="720"/>
        <w:rPr>
          <w:rFonts w:ascii="Arial" w:hAnsi="Arial" w:cs="Arial"/>
          <w:b/>
          <w:sz w:val="28"/>
          <w:szCs w:val="28"/>
        </w:rPr>
      </w:pPr>
    </w:p>
    <w:p w14:paraId="0853DD71" w14:textId="2A2300E2"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4–19 </w:t>
      </w:r>
      <w:r w:rsidRPr="00C437F4">
        <w:rPr>
          <w:rFonts w:ascii="Arial" w:hAnsi="Arial" w:cs="Arial"/>
          <w:sz w:val="24"/>
          <w:szCs w:val="24"/>
        </w:rPr>
        <w:t>cho thấy cách bạn tạo một danh sách điều khiển truy cập được gọi là us-example-com-permissions.xml để cấp cho người dùng quyền truy cập vai trò ACCT_MGR vào các dịch vụ mạng chạy trên máy chủ us.example.com.</w:t>
      </w:r>
    </w:p>
    <w:p w14:paraId="1BE5A237" w14:textId="77777777" w:rsidR="005A2410" w:rsidRPr="00C437F4" w:rsidRDefault="005A2410" w:rsidP="005A2410">
      <w:pPr>
        <w:ind w:left="720"/>
        <w:rPr>
          <w:rFonts w:ascii="Arial" w:hAnsi="Arial" w:cs="Arial"/>
          <w:sz w:val="24"/>
          <w:szCs w:val="24"/>
        </w:rPr>
      </w:pPr>
    </w:p>
    <w:p w14:paraId="1462DB1F" w14:textId="0FE97FA1" w:rsidR="005A2410" w:rsidRDefault="005A2410" w:rsidP="005A2410">
      <w:pPr>
        <w:ind w:firstLine="720"/>
        <w:rPr>
          <w:rFonts w:ascii="Arial" w:hAnsi="Arial" w:cs="Arial"/>
          <w:b/>
          <w:sz w:val="28"/>
          <w:szCs w:val="28"/>
        </w:rPr>
      </w:pPr>
      <w:r w:rsidRPr="00C437F4">
        <w:rPr>
          <w:rFonts w:ascii="Arial" w:hAnsi="Arial" w:cs="Arial"/>
          <w:b/>
          <w:sz w:val="28"/>
          <w:szCs w:val="28"/>
        </w:rPr>
        <w:t>Ví dụ 4–19 Tạo danh sách điều khiển truy cập cho một vai trò và mạng đơn lẻ Kết nối.</w:t>
      </w:r>
    </w:p>
    <w:p w14:paraId="0BD20E58" w14:textId="77777777" w:rsidR="005A2410" w:rsidRPr="00C437F4" w:rsidRDefault="005A2410" w:rsidP="005A2410">
      <w:pPr>
        <w:ind w:firstLine="720"/>
        <w:rPr>
          <w:rFonts w:ascii="Arial" w:hAnsi="Arial" w:cs="Arial"/>
          <w:b/>
          <w:sz w:val="28"/>
          <w:szCs w:val="28"/>
        </w:rPr>
      </w:pPr>
    </w:p>
    <w:p w14:paraId="2F7CE80A" w14:textId="33A863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 bao gồm một vai trò:</w:t>
      </w:r>
    </w:p>
    <w:p w14:paraId="5E074B49" w14:textId="77777777" w:rsidR="005A2410" w:rsidRPr="00C437F4" w:rsidRDefault="005A2410" w:rsidP="005A2410">
      <w:pPr>
        <w:ind w:firstLine="720"/>
        <w:rPr>
          <w:rFonts w:ascii="Arial" w:hAnsi="Arial" w:cs="Arial"/>
          <w:b/>
          <w:sz w:val="24"/>
          <w:szCs w:val="24"/>
        </w:rPr>
      </w:pPr>
    </w:p>
    <w:p w14:paraId="65DE8E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619B0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42A1AB1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4F2DE879"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 xml:space="preserve">=&gt; 'Network connection permission for ACCT_MGR', </w:t>
      </w:r>
    </w:p>
    <w:p w14:paraId="2F3C5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8D33A5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1A713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 xml:space="preserve">=&gt; 'connect'); </w:t>
      </w:r>
    </w:p>
    <w:p w14:paraId="0448917C" w14:textId="14AE1A2B" w:rsidR="005A2410" w:rsidRDefault="005A2410" w:rsidP="005A2410">
      <w:pPr>
        <w:ind w:firstLine="720"/>
        <w:rPr>
          <w:rFonts w:ascii="Arial" w:hAnsi="Arial" w:cs="Arial"/>
          <w:sz w:val="24"/>
          <w:szCs w:val="24"/>
        </w:rPr>
      </w:pPr>
      <w:r w:rsidRPr="00C437F4">
        <w:rPr>
          <w:rFonts w:ascii="Arial" w:hAnsi="Arial" w:cs="Arial"/>
          <w:sz w:val="20"/>
          <w:szCs w:val="20"/>
        </w:rPr>
        <w:t>END</w:t>
      </w:r>
      <w:r w:rsidRPr="00C437F4">
        <w:rPr>
          <w:rFonts w:ascii="Arial" w:hAnsi="Arial" w:cs="Arial"/>
          <w:sz w:val="24"/>
          <w:szCs w:val="24"/>
        </w:rPr>
        <w:t>;</w:t>
      </w:r>
    </w:p>
    <w:p w14:paraId="762E9C6A" w14:textId="77777777" w:rsidR="005A2410" w:rsidRPr="00C437F4" w:rsidRDefault="005A2410" w:rsidP="005A2410">
      <w:pPr>
        <w:ind w:firstLine="720"/>
        <w:rPr>
          <w:rFonts w:ascii="Arial" w:hAnsi="Arial" w:cs="Arial"/>
          <w:sz w:val="24"/>
          <w:szCs w:val="24"/>
        </w:rPr>
      </w:pPr>
    </w:p>
    <w:p w14:paraId="6F01E5DC"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  2. Gán danh sách điều khiển truy cập máy chủ mạng:</w:t>
      </w:r>
    </w:p>
    <w:p w14:paraId="160222E1" w14:textId="77777777" w:rsidR="005A2410" w:rsidRDefault="005A2410" w:rsidP="005A2410">
      <w:pPr>
        <w:ind w:left="720"/>
        <w:rPr>
          <w:rFonts w:ascii="Arial" w:hAnsi="Arial" w:cs="Arial"/>
          <w:sz w:val="20"/>
          <w:szCs w:val="20"/>
        </w:rPr>
      </w:pPr>
    </w:p>
    <w:p w14:paraId="36DC2262" w14:textId="4671C793"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61FCE03"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DBMS_NETWORK_ACL_ADMIN.ASSIGN_ACL (</w:t>
      </w:r>
    </w:p>
    <w:p w14:paraId="7D2F1CB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136D40D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'www.us.example.com', </w:t>
      </w:r>
    </w:p>
    <w:p w14:paraId="615E5AE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7BD1B949"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80); </w:t>
      </w:r>
    </w:p>
    <w:p w14:paraId="37BE2B44" w14:textId="238B271D" w:rsidR="005A2410" w:rsidRDefault="005A2410" w:rsidP="005A2410">
      <w:pPr>
        <w:ind w:left="720"/>
        <w:rPr>
          <w:rFonts w:ascii="Arial" w:hAnsi="Arial" w:cs="Arial"/>
          <w:sz w:val="20"/>
          <w:szCs w:val="20"/>
        </w:rPr>
      </w:pPr>
      <w:r w:rsidRPr="00C437F4">
        <w:rPr>
          <w:rFonts w:ascii="Arial" w:hAnsi="Arial" w:cs="Arial"/>
          <w:sz w:val="20"/>
          <w:szCs w:val="20"/>
        </w:rPr>
        <w:t>END;</w:t>
      </w:r>
    </w:p>
    <w:p w14:paraId="2C685A61" w14:textId="77777777" w:rsidR="005A2410" w:rsidRPr="00C437F4" w:rsidRDefault="005A2410" w:rsidP="005A2410">
      <w:pPr>
        <w:ind w:left="720"/>
        <w:rPr>
          <w:rFonts w:ascii="Arial" w:hAnsi="Arial" w:cs="Arial"/>
          <w:b/>
          <w:sz w:val="36"/>
          <w:szCs w:val="36"/>
        </w:rPr>
      </w:pPr>
    </w:p>
    <w:p w14:paraId="158EB263" w14:textId="595BB65D" w:rsidR="005A2410" w:rsidRDefault="005A2410" w:rsidP="005A2410">
      <w:pPr>
        <w:ind w:left="720"/>
        <w:rPr>
          <w:rFonts w:ascii="Arial" w:hAnsi="Arial" w:cs="Arial"/>
          <w:sz w:val="24"/>
          <w:szCs w:val="24"/>
        </w:rPr>
      </w:pPr>
      <w:r w:rsidRPr="00C437F4">
        <w:rPr>
          <w:rFonts w:ascii="Arial" w:hAnsi="Arial" w:cs="Arial"/>
          <w:sz w:val="24"/>
          <w:szCs w:val="24"/>
        </w:rPr>
        <w:t>Ví dụ này tạo tệp us-example-com-permissions.xml trong thư mục / sys / acls, đây là vị trí mặc định. Tệp XML xuất hiện như sau:</w:t>
      </w:r>
    </w:p>
    <w:p w14:paraId="2E6FF26A" w14:textId="77777777" w:rsidR="005A2410" w:rsidRPr="00C437F4" w:rsidRDefault="005A2410" w:rsidP="005A2410">
      <w:pPr>
        <w:ind w:firstLine="720"/>
        <w:rPr>
          <w:rFonts w:ascii="Arial" w:hAnsi="Arial" w:cs="Arial"/>
          <w:sz w:val="24"/>
          <w:szCs w:val="24"/>
        </w:rPr>
      </w:pPr>
    </w:p>
    <w:p w14:paraId="1E5E3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w:t>
      </w:r>
    </w:p>
    <w:p w14:paraId="202D19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7D291B3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xmlns:plsql="http://xmlns.oracle.com/plsql" </w:t>
      </w:r>
    </w:p>
    <w:p w14:paraId="2D06EB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7D8DD5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454CF8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34F619A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t>
      </w:r>
      <w:r w:rsidRPr="00C437F4">
        <w:rPr>
          <w:rFonts w:ascii="Arial" w:hAnsi="Arial" w:cs="Arial"/>
          <w:sz w:val="20"/>
          <w:szCs w:val="20"/>
        </w:rPr>
        <w:tab/>
        <w:t>&lt;security-class&gt;plsql:network&lt;/security-class&gt;</w:t>
      </w:r>
    </w:p>
    <w:p w14:paraId="6041E93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5B9BBD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0AF0F7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&lt;principal&gt;ACCT_MGR&lt;/principal&gt;</w:t>
      </w:r>
    </w:p>
    <w:p w14:paraId="56F1B1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112167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98AD9DB" w14:textId="67077C52"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253954A5" w14:textId="77777777" w:rsidR="005A2410" w:rsidRPr="00C437F4" w:rsidRDefault="005A2410" w:rsidP="005A2410">
      <w:pPr>
        <w:ind w:firstLine="720"/>
        <w:rPr>
          <w:rFonts w:ascii="Arial" w:hAnsi="Arial" w:cs="Arial"/>
          <w:sz w:val="20"/>
          <w:szCs w:val="20"/>
        </w:rPr>
      </w:pPr>
    </w:p>
    <w:p w14:paraId="6ED4850A" w14:textId="637E42C3" w:rsidR="005A2410" w:rsidRDefault="005A2410" w:rsidP="005A2410">
      <w:pPr>
        <w:ind w:left="720"/>
        <w:rPr>
          <w:rFonts w:ascii="Arial" w:hAnsi="Arial" w:cs="Arial"/>
          <w:sz w:val="24"/>
          <w:szCs w:val="24"/>
        </w:rPr>
      </w:pPr>
      <w:r w:rsidRPr="00C437F4">
        <w:rPr>
          <w:rFonts w:ascii="Arial" w:hAnsi="Arial" w:cs="Arial"/>
          <w:sz w:val="24"/>
          <w:szCs w:val="24"/>
        </w:rPr>
        <w:t>Các phần tử xmlns và xsi được cố định và không nên sửa đổi, ví dụ, trong một trình soạn thảo văn bản.</w:t>
      </w:r>
    </w:p>
    <w:p w14:paraId="7DD41657" w14:textId="77777777" w:rsidR="005A2410" w:rsidRPr="00C437F4" w:rsidRDefault="005A2410" w:rsidP="005A2410">
      <w:pPr>
        <w:ind w:firstLine="720"/>
        <w:rPr>
          <w:rFonts w:ascii="Arial" w:hAnsi="Arial" w:cs="Arial"/>
          <w:sz w:val="24"/>
          <w:szCs w:val="24"/>
        </w:rPr>
      </w:pPr>
    </w:p>
    <w:p w14:paraId="6A00D2B5" w14:textId="1B90C232" w:rsidR="005A2410" w:rsidRDefault="005A2410" w:rsidP="005A2410">
      <w:pPr>
        <w:ind w:left="720"/>
        <w:rPr>
          <w:rFonts w:ascii="Arial" w:hAnsi="Arial" w:cs="Arial"/>
          <w:sz w:val="24"/>
          <w:szCs w:val="24"/>
        </w:rPr>
      </w:pPr>
      <w:r w:rsidRPr="00C437F4">
        <w:rPr>
          <w:rFonts w:ascii="Arial" w:hAnsi="Arial" w:cs="Arial"/>
          <w:sz w:val="24"/>
          <w:szCs w:val="24"/>
        </w:rPr>
        <w:t>Bạn có thể kiểm tra nội dung của danh sách điều khiển truy cập trong SQL * Plus. Xem Hướng dẫn của nhà phát triển DB XML của Oracle để biết các ví dụ.</w:t>
      </w:r>
    </w:p>
    <w:p w14:paraId="1B76BCA7" w14:textId="77777777" w:rsidR="005A2410" w:rsidRPr="00C437F4" w:rsidRDefault="005A2410" w:rsidP="005A2410">
      <w:pPr>
        <w:ind w:firstLine="720"/>
        <w:rPr>
          <w:rFonts w:ascii="Arial" w:hAnsi="Arial" w:cs="Arial"/>
          <w:sz w:val="24"/>
          <w:szCs w:val="24"/>
        </w:rPr>
      </w:pPr>
    </w:p>
    <w:p w14:paraId="3CA0502E" w14:textId="135E5F33"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có nhiều vai trò được gán cho nhiều máy chủ lưu trữ.</w:t>
      </w:r>
    </w:p>
    <w:p w14:paraId="2676E3D9" w14:textId="77777777" w:rsidR="005A2410" w:rsidRPr="00C437F4" w:rsidRDefault="005A2410" w:rsidP="005A2410">
      <w:pPr>
        <w:ind w:left="720"/>
        <w:rPr>
          <w:rFonts w:ascii="Arial" w:hAnsi="Arial" w:cs="Arial"/>
          <w:b/>
          <w:sz w:val="28"/>
          <w:szCs w:val="28"/>
        </w:rPr>
      </w:pPr>
    </w:p>
    <w:p w14:paraId="6D30DA29" w14:textId="780048E3"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4–20 </w:t>
      </w:r>
      <w:r w:rsidRPr="00C437F4">
        <w:rPr>
          <w:rFonts w:ascii="Arial" w:hAnsi="Arial" w:cs="Arial"/>
          <w:sz w:val="24"/>
          <w:szCs w:val="24"/>
        </w:rPr>
        <w:t>cho thấy cách tạo một phiên bản phức tạp hơn một chút của danh sách điều khiển truy cập us-example-com-permissions.xml. Trong ví dụ này, bạn chỉ định nhiều đặc quyền vai trò và vị trí ưu tiên của chúng và được gán cho nhiều máy chủ lưu trữ.</w:t>
      </w:r>
    </w:p>
    <w:p w14:paraId="3DF9148A" w14:textId="77777777" w:rsidR="005A2410" w:rsidRPr="00C437F4" w:rsidRDefault="005A2410" w:rsidP="005A2410">
      <w:pPr>
        <w:ind w:firstLine="720"/>
        <w:rPr>
          <w:rFonts w:ascii="Arial" w:hAnsi="Arial" w:cs="Arial"/>
          <w:sz w:val="24"/>
          <w:szCs w:val="24"/>
        </w:rPr>
      </w:pPr>
    </w:p>
    <w:p w14:paraId="062E54DA" w14:textId="43E58E6A" w:rsidR="005A2410" w:rsidRDefault="005A2410" w:rsidP="005A2410">
      <w:pPr>
        <w:ind w:left="72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Chỉ định nhóm máy tính lưu trữ mạng</w:t>
      </w:r>
      <w:r w:rsidRPr="00C437F4">
        <w:rPr>
          <w:rFonts w:ascii="Arial" w:hAnsi="Arial" w:cs="Arial"/>
          <w:sz w:val="24"/>
          <w:szCs w:val="24"/>
        </w:rPr>
        <w:t>" trên trang 4-64 và "</w:t>
      </w:r>
      <w:r w:rsidRPr="00C437F4">
        <w:rPr>
          <w:rFonts w:ascii="Arial" w:hAnsi="Arial" w:cs="Arial"/>
          <w:color w:val="4BACC6" w:themeColor="accent5"/>
          <w:sz w:val="24"/>
          <w:szCs w:val="24"/>
        </w:rPr>
        <w:t>Thứ tự ưu tiên cho máy chủ lưu trữ trong nhiều nhiệm vụ điều khiển danh sách kiểm soát</w:t>
      </w:r>
      <w:r w:rsidRPr="00C437F4">
        <w:rPr>
          <w:rFonts w:ascii="Arial" w:hAnsi="Arial" w:cs="Arial"/>
          <w:sz w:val="24"/>
          <w:szCs w:val="24"/>
        </w:rPr>
        <w:t>" trên trang 4-65 để biết thêm thông tin về tên máy chủ lưu trữ. Xem thêm "</w:t>
      </w:r>
      <w:r w:rsidRPr="00C437F4">
        <w:rPr>
          <w:rFonts w:ascii="Arial" w:hAnsi="Arial" w:cs="Arial"/>
          <w:color w:val="4BACC6" w:themeColor="accent5"/>
          <w:sz w:val="24"/>
          <w:szCs w:val="24"/>
        </w:rPr>
        <w:t>Đặt mức độ ưu tiên của nhiều người dùng và vai trò trong Danh sách điều khiển truy cập</w:t>
      </w:r>
      <w:r w:rsidRPr="00C437F4">
        <w:rPr>
          <w:rFonts w:ascii="Arial" w:hAnsi="Arial" w:cs="Arial"/>
          <w:sz w:val="24"/>
          <w:szCs w:val="24"/>
        </w:rPr>
        <w:t>" trên trang 4-69 để xác định thứ tự của nhiều phần tử ACE trong tệp XML danh sách điều khiển truy cập.</w:t>
      </w:r>
    </w:p>
    <w:p w14:paraId="58953F04" w14:textId="77777777" w:rsidR="005A2410" w:rsidRPr="00C437F4" w:rsidRDefault="005A2410" w:rsidP="005A2410">
      <w:pPr>
        <w:ind w:firstLine="720"/>
        <w:rPr>
          <w:rFonts w:ascii="Arial" w:hAnsi="Arial" w:cs="Arial"/>
          <w:sz w:val="24"/>
          <w:szCs w:val="24"/>
        </w:rPr>
      </w:pPr>
    </w:p>
    <w:p w14:paraId="3A79EFB6" w14:textId="474C61D7" w:rsidR="005A2410" w:rsidRDefault="005A2410" w:rsidP="005A2410">
      <w:pPr>
        <w:ind w:left="720"/>
        <w:rPr>
          <w:rFonts w:ascii="Arial" w:hAnsi="Arial" w:cs="Arial"/>
          <w:b/>
          <w:sz w:val="28"/>
          <w:szCs w:val="28"/>
        </w:rPr>
      </w:pPr>
      <w:r w:rsidRPr="00C437F4">
        <w:rPr>
          <w:rFonts w:ascii="Arial" w:hAnsi="Arial" w:cs="Arial"/>
          <w:b/>
          <w:sz w:val="28"/>
          <w:szCs w:val="28"/>
        </w:rPr>
        <w:t>Ví dụ 4–20 Tạo danh sách điều khiển truy cập cho nhiều vai trò và kết nối mạng.</w:t>
      </w:r>
    </w:p>
    <w:p w14:paraId="5852517E" w14:textId="77777777" w:rsidR="005A2410" w:rsidRPr="00C437F4" w:rsidRDefault="005A2410" w:rsidP="005A2410">
      <w:pPr>
        <w:ind w:left="720"/>
        <w:rPr>
          <w:rFonts w:ascii="Arial" w:hAnsi="Arial" w:cs="Arial"/>
          <w:b/>
          <w:sz w:val="28"/>
          <w:szCs w:val="28"/>
        </w:rPr>
      </w:pPr>
    </w:p>
    <w:p w14:paraId="72EDDBA7" w14:textId="7E31FD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w:t>
      </w:r>
    </w:p>
    <w:p w14:paraId="5EE0611A" w14:textId="77777777" w:rsidR="005A2410" w:rsidRPr="00C437F4" w:rsidRDefault="005A2410" w:rsidP="005A2410">
      <w:pPr>
        <w:ind w:firstLine="720"/>
        <w:rPr>
          <w:rFonts w:ascii="Arial" w:hAnsi="Arial" w:cs="Arial"/>
          <w:b/>
          <w:sz w:val="24"/>
          <w:szCs w:val="24"/>
        </w:rPr>
      </w:pPr>
    </w:p>
    <w:p w14:paraId="2A107A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5478C5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34DED33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635901D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 xml:space="preserve">=&gt; 'Network connection permission for ACCT_MGR and ACCT_CLERK', </w:t>
      </w:r>
    </w:p>
    <w:p w14:paraId="68A8D6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02B39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0549E65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'resolve');</w:t>
      </w:r>
    </w:p>
    <w:p w14:paraId="7F15DD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 Creates the second role privilege</w:t>
      </w:r>
    </w:p>
    <w:p w14:paraId="04E0B3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3B4E45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 xml:space="preserve">=&gt; 'ACCT_CLERK', </w:t>
      </w:r>
    </w:p>
    <w:p w14:paraId="44C212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644F1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'connect',</w:t>
      </w:r>
    </w:p>
    <w:p w14:paraId="4966CA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=&gt; null);</w:t>
      </w:r>
    </w:p>
    <w:p w14:paraId="07690B7C" w14:textId="202AF15F" w:rsidR="005A2410" w:rsidRDefault="005A2410" w:rsidP="005A2410">
      <w:pPr>
        <w:ind w:firstLine="720"/>
        <w:rPr>
          <w:rFonts w:ascii="Arial" w:hAnsi="Arial" w:cs="Arial"/>
          <w:sz w:val="20"/>
          <w:szCs w:val="20"/>
        </w:rPr>
      </w:pPr>
      <w:r w:rsidRPr="00C437F4">
        <w:rPr>
          <w:rFonts w:ascii="Arial" w:hAnsi="Arial" w:cs="Arial"/>
          <w:sz w:val="20"/>
          <w:szCs w:val="20"/>
        </w:rPr>
        <w:t>END;</w:t>
      </w:r>
    </w:p>
    <w:p w14:paraId="2A7A84A2" w14:textId="77777777" w:rsidR="005A2410" w:rsidRPr="00C437F4" w:rsidRDefault="005A2410" w:rsidP="005A2410">
      <w:pPr>
        <w:ind w:firstLine="720"/>
        <w:rPr>
          <w:rFonts w:ascii="Arial" w:hAnsi="Arial" w:cs="Arial"/>
          <w:sz w:val="20"/>
          <w:szCs w:val="20"/>
        </w:rPr>
      </w:pPr>
    </w:p>
    <w:p w14:paraId="63EA438D" w14:textId="4BE94057" w:rsidR="005A2410" w:rsidRDefault="005A2410" w:rsidP="005A2410">
      <w:pPr>
        <w:ind w:firstLine="720"/>
        <w:rPr>
          <w:rFonts w:ascii="Arial" w:hAnsi="Arial" w:cs="Arial"/>
          <w:b/>
          <w:sz w:val="24"/>
          <w:szCs w:val="24"/>
        </w:rPr>
      </w:pPr>
      <w:r w:rsidRPr="00C437F4">
        <w:rPr>
          <w:rFonts w:ascii="Arial" w:hAnsi="Arial" w:cs="Arial"/>
          <w:b/>
          <w:sz w:val="24"/>
          <w:szCs w:val="24"/>
        </w:rPr>
        <w:lastRenderedPageBreak/>
        <w:t>--  2. Gán danh sách điều khiển truy cập cho máy chủ:</w:t>
      </w:r>
    </w:p>
    <w:p w14:paraId="4E562923" w14:textId="77777777" w:rsidR="005A2410" w:rsidRPr="00C437F4" w:rsidRDefault="005A2410" w:rsidP="005A2410">
      <w:pPr>
        <w:ind w:firstLine="720"/>
        <w:rPr>
          <w:rFonts w:ascii="Arial" w:hAnsi="Arial" w:cs="Arial"/>
          <w:b/>
          <w:sz w:val="24"/>
          <w:szCs w:val="24"/>
        </w:rPr>
      </w:pPr>
    </w:p>
    <w:p w14:paraId="2D2E58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5FAB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first target host</w:t>
      </w:r>
    </w:p>
    <w:p w14:paraId="5E46B6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59D306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'*.us.example.com'); </w:t>
      </w:r>
    </w:p>
    <w:p w14:paraId="0FAEBA0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second target host </w:t>
      </w:r>
    </w:p>
    <w:p w14:paraId="3D231C2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06FB98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=&gt; '*.uk.example.com',</w:t>
      </w:r>
    </w:p>
    <w:p w14:paraId="7D153C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32BB7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99); </w:t>
      </w:r>
    </w:p>
    <w:p w14:paraId="5D8D658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47D85C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Tệp us-example-com-permissions.xml xuất hiện như sau:</w:t>
      </w:r>
    </w:p>
    <w:p w14:paraId="2E81D5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and ACCT_CLERK" </w:t>
      </w:r>
    </w:p>
    <w:p w14:paraId="45EB174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66EA004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xmlns:plsql="http://xmlns.oracle.com/plsql" </w:t>
      </w:r>
    </w:p>
    <w:p w14:paraId="3A1A523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1ED072A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3DCA46E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140E0F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&lt;security-class&gt;plsql:network&lt;/security-class&gt;</w:t>
      </w:r>
    </w:p>
    <w:p w14:paraId="7A62C7C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A97B18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&lt;grant&gt;true&lt;/grant&gt;</w:t>
      </w:r>
    </w:p>
    <w:p w14:paraId="6883635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&lt;principal&gt;ACCT_MGR&lt;/principal&gt;</w:t>
      </w:r>
    </w:p>
    <w:p w14:paraId="1386B0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&lt;privilege&gt;&lt;plsql:resolve/&gt;&lt;/privilege&gt;</w:t>
      </w:r>
    </w:p>
    <w:p w14:paraId="312A81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6BC2D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C32C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4188D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&lt;principal&gt;ACCT_CLERK&lt;/principal&gt;</w:t>
      </w:r>
    </w:p>
    <w:p w14:paraId="3D034A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423BE6B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0F0F54E6" w14:textId="4E53EC4F"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049D6832" w14:textId="77777777" w:rsidR="005A2410" w:rsidRPr="00C437F4" w:rsidRDefault="005A2410" w:rsidP="005A2410">
      <w:pPr>
        <w:ind w:firstLine="720"/>
        <w:rPr>
          <w:rFonts w:ascii="Arial" w:hAnsi="Arial" w:cs="Arial"/>
          <w:sz w:val="20"/>
          <w:szCs w:val="20"/>
        </w:rPr>
      </w:pPr>
    </w:p>
    <w:p w14:paraId="4448BE9D" w14:textId="33DEA589"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4–21 </w:t>
      </w:r>
      <w:r w:rsidRPr="00C437F4">
        <w:rPr>
          <w:rFonts w:ascii="Arial" w:hAnsi="Arial" w:cs="Arial"/>
          <w:sz w:val="24"/>
          <w:szCs w:val="24"/>
        </w:rPr>
        <w:t xml:space="preserve">cho thấy cách khung nhìn từ điển dữ liệu </w:t>
      </w:r>
    </w:p>
    <w:p w14:paraId="5A38C189" w14:textId="4340C3E5" w:rsidR="005A2410" w:rsidRDefault="005A2410" w:rsidP="005A2410">
      <w:pPr>
        <w:ind w:left="720"/>
        <w:rPr>
          <w:rFonts w:ascii="Arial" w:hAnsi="Arial" w:cs="Arial"/>
          <w:sz w:val="24"/>
          <w:szCs w:val="24"/>
        </w:rPr>
      </w:pPr>
      <w:r w:rsidRPr="00C437F4">
        <w:rPr>
          <w:rFonts w:ascii="Arial" w:hAnsi="Arial" w:cs="Arial"/>
          <w:sz w:val="24"/>
          <w:szCs w:val="24"/>
        </w:rPr>
        <w:t>DBA_NETWORK_ACL_PRIVILEGES hiển thị đặc quyền được cấp trong danh sách điều khiển truy cập trước đó.</w:t>
      </w:r>
    </w:p>
    <w:p w14:paraId="70167E17" w14:textId="77777777" w:rsidR="005A2410" w:rsidRPr="00C437F4" w:rsidRDefault="005A2410" w:rsidP="005A2410">
      <w:pPr>
        <w:ind w:left="720"/>
        <w:rPr>
          <w:rFonts w:ascii="Arial" w:hAnsi="Arial" w:cs="Arial"/>
          <w:sz w:val="24"/>
          <w:szCs w:val="24"/>
        </w:rPr>
      </w:pPr>
    </w:p>
    <w:p w14:paraId="2C8C39DD" w14:textId="77777777" w:rsidR="005A2410" w:rsidRDefault="005A2410" w:rsidP="005A2410">
      <w:pPr>
        <w:ind w:firstLine="720"/>
        <w:rPr>
          <w:rFonts w:ascii="Arial" w:hAnsi="Arial" w:cs="Arial"/>
          <w:b/>
          <w:sz w:val="28"/>
          <w:szCs w:val="28"/>
        </w:rPr>
      </w:pPr>
      <w:r w:rsidRPr="00C437F4">
        <w:rPr>
          <w:rFonts w:ascii="Arial" w:hAnsi="Arial" w:cs="Arial"/>
          <w:b/>
          <w:sz w:val="28"/>
          <w:szCs w:val="28"/>
        </w:rPr>
        <w:t xml:space="preserve">Ví dụ 4–21 Sử dụng DBA_NETWORK_ACL_PRIVILEGES Xem để </w:t>
      </w:r>
    </w:p>
    <w:p w14:paraId="4E6597A2" w14:textId="0C24ED6E" w:rsidR="005A2410" w:rsidRDefault="005A2410" w:rsidP="005A2410">
      <w:pPr>
        <w:ind w:firstLine="720"/>
        <w:rPr>
          <w:rFonts w:ascii="Arial" w:hAnsi="Arial" w:cs="Arial"/>
          <w:b/>
          <w:sz w:val="28"/>
          <w:szCs w:val="28"/>
        </w:rPr>
      </w:pPr>
      <w:r w:rsidRPr="00C437F4">
        <w:rPr>
          <w:rFonts w:ascii="Arial" w:hAnsi="Arial" w:cs="Arial"/>
          <w:b/>
          <w:sz w:val="28"/>
          <w:szCs w:val="28"/>
        </w:rPr>
        <w:t>hiển thị các đặc quyền được cấp.</w:t>
      </w:r>
    </w:p>
    <w:p w14:paraId="7FB54EF4" w14:textId="77777777" w:rsidR="005A2410" w:rsidRPr="00C437F4" w:rsidRDefault="005A2410" w:rsidP="005A2410">
      <w:pPr>
        <w:ind w:firstLine="720"/>
        <w:rPr>
          <w:rFonts w:ascii="Arial" w:hAnsi="Arial" w:cs="Arial"/>
          <w:b/>
          <w:sz w:val="28"/>
          <w:szCs w:val="28"/>
        </w:rPr>
      </w:pPr>
    </w:p>
    <w:p w14:paraId="2A770D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ACL </w:t>
      </w:r>
    </w:p>
    <w:p w14:paraId="344048D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 PRINCIPAL PRIVILEGE IS_GRANT INVERT</w:t>
      </w:r>
    </w:p>
    <w:p w14:paraId="213738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START_DATE END_DATE</w:t>
      </w:r>
    </w:p>
    <w:p w14:paraId="5E7A6D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19C006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 -------- -------</w:t>
      </w:r>
    </w:p>
    <w:p w14:paraId="76B9D91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52C9508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1022D52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MGR resolve true false</w:t>
      </w:r>
    </w:p>
    <w:p w14:paraId="23584D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0D9D40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CLERK connect true false</w:t>
      </w:r>
    </w:p>
    <w:p w14:paraId="2EEB0E77"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4–22 </w:t>
      </w:r>
      <w:r w:rsidRPr="00C437F4">
        <w:rPr>
          <w:rFonts w:ascii="Arial" w:hAnsi="Arial" w:cs="Arial"/>
          <w:sz w:val="24"/>
          <w:szCs w:val="24"/>
        </w:rPr>
        <w:t xml:space="preserve">cho thấy cách xem dữ liệu từ điển DBA_NETWORK_ACLS hiển thị </w:t>
      </w:r>
    </w:p>
    <w:p w14:paraId="64C62C45" w14:textId="6008066B" w:rsidR="005A2410" w:rsidRDefault="005A2410" w:rsidP="005A2410">
      <w:pPr>
        <w:ind w:firstLine="720"/>
        <w:rPr>
          <w:rFonts w:ascii="Arial" w:hAnsi="Arial" w:cs="Arial"/>
          <w:sz w:val="24"/>
          <w:szCs w:val="24"/>
        </w:rPr>
      </w:pPr>
      <w:r w:rsidRPr="00C437F4">
        <w:rPr>
          <w:rFonts w:ascii="Arial" w:hAnsi="Arial" w:cs="Arial"/>
          <w:sz w:val="24"/>
          <w:szCs w:val="24"/>
        </w:rPr>
        <w:t>việc gán máy chủ của danh sách điều khiển truy cập.</w:t>
      </w:r>
    </w:p>
    <w:p w14:paraId="7F86AE6E" w14:textId="77777777" w:rsidR="005A2410" w:rsidRPr="00C437F4" w:rsidRDefault="005A2410" w:rsidP="005A2410">
      <w:pPr>
        <w:ind w:firstLine="720"/>
        <w:rPr>
          <w:rFonts w:ascii="Arial" w:hAnsi="Arial" w:cs="Arial"/>
          <w:sz w:val="24"/>
          <w:szCs w:val="24"/>
        </w:rPr>
      </w:pPr>
    </w:p>
    <w:p w14:paraId="28824A5C" w14:textId="77777777" w:rsidR="005A2410" w:rsidRDefault="005A2410" w:rsidP="005A2410">
      <w:pPr>
        <w:ind w:firstLine="720"/>
        <w:rPr>
          <w:rFonts w:ascii="Arial" w:hAnsi="Arial" w:cs="Arial"/>
          <w:b/>
          <w:sz w:val="28"/>
          <w:szCs w:val="28"/>
        </w:rPr>
      </w:pPr>
      <w:r w:rsidRPr="00C437F4">
        <w:rPr>
          <w:rFonts w:ascii="Arial" w:hAnsi="Arial" w:cs="Arial"/>
          <w:b/>
          <w:sz w:val="28"/>
          <w:szCs w:val="28"/>
        </w:rPr>
        <w:lastRenderedPageBreak/>
        <w:t xml:space="preserve">Ví dụ 4–22 Sử dụng Chế độ xem DBA_NETWORK_ACLS để hiển </w:t>
      </w:r>
    </w:p>
    <w:p w14:paraId="219D3899" w14:textId="747FF6CB" w:rsidR="005A2410" w:rsidRDefault="005A2410" w:rsidP="005A2410">
      <w:pPr>
        <w:ind w:firstLine="720"/>
        <w:rPr>
          <w:rFonts w:ascii="Arial" w:hAnsi="Arial" w:cs="Arial"/>
          <w:b/>
          <w:sz w:val="28"/>
          <w:szCs w:val="28"/>
        </w:rPr>
      </w:pPr>
      <w:r w:rsidRPr="00C437F4">
        <w:rPr>
          <w:rFonts w:ascii="Arial" w:hAnsi="Arial" w:cs="Arial"/>
          <w:b/>
          <w:sz w:val="28"/>
          <w:szCs w:val="28"/>
        </w:rPr>
        <w:t>thị các bài tập chủ nhà.</w:t>
      </w:r>
    </w:p>
    <w:p w14:paraId="6C2BD170" w14:textId="77777777" w:rsidR="005A2410" w:rsidRPr="00C437F4" w:rsidRDefault="005A2410" w:rsidP="005A2410">
      <w:pPr>
        <w:ind w:firstLine="720"/>
        <w:rPr>
          <w:rFonts w:ascii="Arial" w:hAnsi="Arial" w:cs="Arial"/>
          <w:b/>
          <w:sz w:val="28"/>
          <w:szCs w:val="28"/>
        </w:rPr>
      </w:pPr>
    </w:p>
    <w:p w14:paraId="2790FDC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HOST LOWER_PORT UPPER_PORT</w:t>
      </w:r>
    </w:p>
    <w:p w14:paraId="00649D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w:t>
      </w:r>
    </w:p>
    <w:p w14:paraId="2F0D3B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w:t>
      </w:r>
    </w:p>
    <w:p w14:paraId="29BA8DA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w:t>
      </w:r>
    </w:p>
    <w:p w14:paraId="74D9B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FFDEA2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2B0D3F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*.us.example.com </w:t>
      </w:r>
    </w:p>
    <w:p w14:paraId="364AD1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6F578CD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*.uk.example.com 80 99</w:t>
      </w:r>
    </w:p>
    <w:p w14:paraId="0CC3A932" w14:textId="53DCE881" w:rsidR="005A2410"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5CD08D8E" w14:textId="77777777" w:rsidR="005A2410" w:rsidRPr="00C437F4" w:rsidRDefault="005A2410" w:rsidP="005A2410">
      <w:pPr>
        <w:ind w:firstLine="720"/>
        <w:rPr>
          <w:rFonts w:ascii="Arial" w:hAnsi="Arial" w:cs="Arial"/>
          <w:sz w:val="20"/>
          <w:szCs w:val="20"/>
        </w:rPr>
      </w:pPr>
    </w:p>
    <w:p w14:paraId="14988A7F" w14:textId="77777777" w:rsidR="005A2410" w:rsidRDefault="005A2410" w:rsidP="005A2410">
      <w:pPr>
        <w:ind w:firstLine="720"/>
        <w:rPr>
          <w:rFonts w:ascii="Arial" w:hAnsi="Arial" w:cs="Arial"/>
          <w:sz w:val="24"/>
          <w:szCs w:val="24"/>
        </w:rPr>
      </w:pPr>
      <w:r w:rsidRPr="00C437F4">
        <w:rPr>
          <w:rFonts w:ascii="Arial" w:hAnsi="Arial" w:cs="Arial"/>
          <w:sz w:val="24"/>
          <w:szCs w:val="24"/>
        </w:rPr>
        <w:t xml:space="preserve">Trong các ví dụ này, vai trò ACCT_MGR có đặc quyền phân giải đối với máy chủ </w:t>
      </w:r>
    </w:p>
    <w:p w14:paraId="493E8B8D" w14:textId="2EB5EED7" w:rsidR="005A2410" w:rsidRDefault="005A2410" w:rsidP="005A2410">
      <w:pPr>
        <w:ind w:left="720"/>
        <w:rPr>
          <w:rFonts w:ascii="Arial" w:hAnsi="Arial" w:cs="Arial"/>
          <w:sz w:val="24"/>
          <w:szCs w:val="24"/>
        </w:rPr>
      </w:pPr>
      <w:r w:rsidRPr="00C437F4">
        <w:rPr>
          <w:rFonts w:ascii="Arial" w:hAnsi="Arial" w:cs="Arial"/>
          <w:sz w:val="24"/>
          <w:szCs w:val="24"/>
        </w:rPr>
        <w:t>đầu tiên và vai trò ACCT_CLERK có đặc quyền kết nối với máy chủ đích thứ nhất và thứ hai. Vai trò ACCT_MGR không có đặc quyền phân giải đối với máy chủ thứ hai vì phạm vi cổng được chỉ định trong gán cho máy chủ thứ hai.</w:t>
      </w:r>
    </w:p>
    <w:p w14:paraId="48FD6C9A" w14:textId="77777777" w:rsidR="005A2410" w:rsidRPr="00C437F4" w:rsidRDefault="005A2410" w:rsidP="005A2410">
      <w:pPr>
        <w:ind w:firstLine="720"/>
        <w:rPr>
          <w:rFonts w:ascii="Arial" w:hAnsi="Arial" w:cs="Arial"/>
          <w:sz w:val="24"/>
          <w:szCs w:val="24"/>
        </w:rPr>
      </w:pPr>
    </w:p>
    <w:p w14:paraId="7F7C7663" w14:textId="6C931C3C" w:rsidR="005A2410" w:rsidRDefault="005A2410" w:rsidP="005A2410">
      <w:pPr>
        <w:ind w:left="720"/>
        <w:rPr>
          <w:rFonts w:ascii="Arial" w:hAnsi="Arial" w:cs="Arial"/>
          <w:sz w:val="24"/>
          <w:szCs w:val="24"/>
        </w:rPr>
      </w:pPr>
      <w:r w:rsidRPr="00C437F4">
        <w:rPr>
          <w:rFonts w:ascii="Arial" w:hAnsi="Arial" w:cs="Arial"/>
          <w:sz w:val="24"/>
          <w:szCs w:val="24"/>
        </w:rPr>
        <w:t xml:space="preserve">Để kiểm tra nội dung của danh sách điều khiển truy cập trong SQL * Plus, xem </w:t>
      </w:r>
      <w:r w:rsidRPr="00C437F4">
        <w:rPr>
          <w:rFonts w:ascii="Arial" w:hAnsi="Arial" w:cs="Arial"/>
          <w:i/>
          <w:sz w:val="24"/>
          <w:szCs w:val="24"/>
        </w:rPr>
        <w:t>Hướng dẫn của nhà phát triển DB XML của Oracle</w:t>
      </w:r>
      <w:r w:rsidRPr="00C437F4">
        <w:rPr>
          <w:rFonts w:ascii="Arial" w:hAnsi="Arial" w:cs="Arial"/>
          <w:sz w:val="24"/>
          <w:szCs w:val="24"/>
        </w:rPr>
        <w:t xml:space="preserve"> để biết các ví dụ.</w:t>
      </w:r>
    </w:p>
    <w:p w14:paraId="62AF0C40" w14:textId="77777777" w:rsidR="005A2410" w:rsidRPr="00C437F4" w:rsidRDefault="005A2410" w:rsidP="005A2410">
      <w:pPr>
        <w:ind w:firstLine="720"/>
        <w:rPr>
          <w:rFonts w:ascii="Arial" w:hAnsi="Arial" w:cs="Arial"/>
          <w:sz w:val="24"/>
          <w:szCs w:val="24"/>
        </w:rPr>
      </w:pPr>
    </w:p>
    <w:p w14:paraId="64D6AFD2" w14:textId="31A39BC1" w:rsidR="005A2410" w:rsidRDefault="005A2410" w:rsidP="005A2410">
      <w:pPr>
        <w:ind w:firstLine="720"/>
        <w:rPr>
          <w:rFonts w:ascii="Arial" w:hAnsi="Arial" w:cs="Arial"/>
          <w:b/>
          <w:sz w:val="28"/>
          <w:szCs w:val="28"/>
        </w:rPr>
      </w:pPr>
      <w:r w:rsidRPr="00C437F4">
        <w:rPr>
          <w:rFonts w:ascii="Arial" w:hAnsi="Arial" w:cs="Arial"/>
          <w:b/>
          <w:sz w:val="28"/>
          <w:szCs w:val="28"/>
        </w:rPr>
        <w:t>Ví dụ về Danh sách kiểm soát truy cập để sử dụng mật khẩu t</w:t>
      </w:r>
      <w:r>
        <w:rPr>
          <w:rFonts w:ascii="Arial" w:hAnsi="Arial" w:cs="Arial"/>
          <w:b/>
          <w:sz w:val="28"/>
          <w:szCs w:val="28"/>
        </w:rPr>
        <w:tab/>
      </w:r>
      <w:r w:rsidRPr="00C437F4">
        <w:rPr>
          <w:rFonts w:ascii="Arial" w:hAnsi="Arial" w:cs="Arial"/>
          <w:b/>
          <w:sz w:val="28"/>
          <w:szCs w:val="28"/>
        </w:rPr>
        <w:t>rong một Wallet không được chia sẻ.</w:t>
      </w:r>
    </w:p>
    <w:p w14:paraId="6C9B00DE" w14:textId="77777777" w:rsidR="005A2410" w:rsidRPr="00C437F4" w:rsidRDefault="005A2410" w:rsidP="005A2410">
      <w:pPr>
        <w:ind w:firstLine="720"/>
        <w:rPr>
          <w:rFonts w:ascii="Arial" w:hAnsi="Arial" w:cs="Arial"/>
          <w:b/>
          <w:sz w:val="28"/>
          <w:szCs w:val="28"/>
        </w:rPr>
      </w:pPr>
    </w:p>
    <w:p w14:paraId="5A7A6B2E"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4–23 </w:t>
      </w:r>
      <w:r w:rsidRPr="00C437F4">
        <w:rPr>
          <w:rFonts w:ascii="Arial" w:hAnsi="Arial" w:cs="Arial"/>
          <w:sz w:val="24"/>
          <w:szCs w:val="24"/>
        </w:rPr>
        <w:t xml:space="preserve">cấu hình truy cập ví cho hai vai trò bộ phận Nhân sự, hr_clerk và </w:t>
      </w:r>
    </w:p>
    <w:p w14:paraId="1B23EEDF" w14:textId="2B77476B" w:rsidR="005A2410" w:rsidRDefault="005A2410" w:rsidP="005A2410">
      <w:pPr>
        <w:ind w:left="720"/>
        <w:rPr>
          <w:rFonts w:ascii="Arial" w:hAnsi="Arial" w:cs="Arial"/>
          <w:sz w:val="24"/>
          <w:szCs w:val="24"/>
        </w:rPr>
      </w:pPr>
      <w:r w:rsidRPr="00C437F4">
        <w:rPr>
          <w:rFonts w:ascii="Arial" w:hAnsi="Arial" w:cs="Arial"/>
          <w:sz w:val="24"/>
          <w:szCs w:val="24"/>
        </w:rPr>
        <w:t>hr_manager. Các vai trò này sử dụng đặc quyền sử dụng mật khẩu để truy cập mật khẩu được lưu trữ trong ví. Trong ví dụ này, ví sẽ không được chia sẻ với các ứng dụng khác trong cùng một phiên cơ sở dữ liệu.</w:t>
      </w:r>
    </w:p>
    <w:p w14:paraId="19FB9F8D" w14:textId="77777777" w:rsidR="005A2410" w:rsidRPr="00C437F4" w:rsidRDefault="005A2410" w:rsidP="005A2410">
      <w:pPr>
        <w:ind w:left="720"/>
        <w:rPr>
          <w:rFonts w:ascii="Arial" w:hAnsi="Arial" w:cs="Arial"/>
          <w:sz w:val="24"/>
          <w:szCs w:val="24"/>
        </w:rPr>
      </w:pPr>
    </w:p>
    <w:p w14:paraId="4C8FA3D9" w14:textId="709563FF" w:rsidR="005A2410" w:rsidRDefault="005A2410" w:rsidP="005A2410">
      <w:pPr>
        <w:ind w:left="720"/>
        <w:rPr>
          <w:rFonts w:ascii="Arial" w:hAnsi="Arial" w:cs="Arial"/>
          <w:b/>
          <w:sz w:val="28"/>
          <w:szCs w:val="28"/>
        </w:rPr>
      </w:pPr>
      <w:r w:rsidRPr="00C437F4">
        <w:rPr>
          <w:rFonts w:ascii="Arial" w:hAnsi="Arial" w:cs="Arial"/>
          <w:b/>
          <w:sz w:val="28"/>
          <w:szCs w:val="28"/>
        </w:rPr>
        <w:t>Ví dụ 4–23 Định cấu hình truy cập ACL bằng mật khẩu trong Wallet không được chia sẻ.</w:t>
      </w:r>
    </w:p>
    <w:p w14:paraId="2E2A1125" w14:textId="77777777" w:rsidR="005A2410" w:rsidRPr="00C437F4" w:rsidRDefault="005A2410" w:rsidP="005A2410">
      <w:pPr>
        <w:ind w:firstLine="720"/>
        <w:rPr>
          <w:rFonts w:ascii="Arial" w:hAnsi="Arial" w:cs="Arial"/>
          <w:b/>
          <w:sz w:val="28"/>
          <w:szCs w:val="28"/>
        </w:rPr>
      </w:pPr>
    </w:p>
    <w:p w14:paraId="3D8D9692" w14:textId="4490C7F3" w:rsidR="005A2410" w:rsidRDefault="005A2410" w:rsidP="005A2410">
      <w:pPr>
        <w:ind w:left="720"/>
        <w:rPr>
          <w:rFonts w:ascii="Arial" w:hAnsi="Arial" w:cs="Arial"/>
          <w:b/>
          <w:sz w:val="24"/>
          <w:szCs w:val="24"/>
        </w:rPr>
      </w:pPr>
      <w:r w:rsidRPr="00C437F4">
        <w:rPr>
          <w:rFonts w:ascii="Arial" w:hAnsi="Arial" w:cs="Arial"/>
          <w:b/>
          <w:sz w:val="24"/>
          <w:szCs w:val="24"/>
        </w:rPr>
        <w:t>/ * 1. Tại dấu nhắc lệnh, tạo ví. Ví dụ sau sử dụng tên người dùng hr_access làm bí danh để xác định tên người dùng và mật khẩu được lưu trữ trong ví. Bạn phải sử dụng tên bí danh này khi bạn gọi thủ tục SET_AUTHENTICATION_FROM_WALLET sau này. * /</w:t>
      </w:r>
    </w:p>
    <w:p w14:paraId="0153927E" w14:textId="77777777" w:rsidR="005A2410" w:rsidRPr="00C437F4" w:rsidRDefault="005A2410" w:rsidP="005A2410">
      <w:pPr>
        <w:ind w:left="720"/>
        <w:rPr>
          <w:rFonts w:ascii="Arial" w:hAnsi="Arial" w:cs="Arial"/>
          <w:b/>
          <w:sz w:val="24"/>
          <w:szCs w:val="24"/>
        </w:rPr>
      </w:pPr>
    </w:p>
    <w:p w14:paraId="7BD637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mkstore -wrl $ORACLE_HOME/wallets/hr_access_access -create</w:t>
      </w:r>
    </w:p>
    <w:p w14:paraId="642003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3B37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again: password</w:t>
      </w:r>
    </w:p>
    <w:p w14:paraId="5330AC6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mkstore -wrl $ORACLE_HOME/wallets/hr_access_access -createCredential hr_access </w:t>
      </w:r>
    </w:p>
    <w:p w14:paraId="0D5362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hr_usr </w:t>
      </w:r>
    </w:p>
    <w:p w14:paraId="52E3B81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Your secret/Password is missing in the command line</w:t>
      </w:r>
    </w:p>
    <w:p w14:paraId="051A7A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your secret/Password: password</w:t>
      </w:r>
    </w:p>
    <w:p w14:paraId="63EC0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Re-enter your secret/Password: password</w:t>
      </w:r>
    </w:p>
    <w:p w14:paraId="71E4DF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wallet password: password</w:t>
      </w:r>
    </w:p>
    <w:p w14:paraId="745FCB61" w14:textId="04559B7C" w:rsidR="005A2410" w:rsidRDefault="005A2410" w:rsidP="005A2410">
      <w:pPr>
        <w:ind w:left="720"/>
        <w:rPr>
          <w:rFonts w:ascii="Arial" w:hAnsi="Arial" w:cs="Arial"/>
          <w:b/>
          <w:sz w:val="24"/>
          <w:szCs w:val="24"/>
        </w:rPr>
      </w:pPr>
      <w:r w:rsidRPr="00C437F4">
        <w:rPr>
          <w:rFonts w:ascii="Arial" w:hAnsi="Arial" w:cs="Arial"/>
          <w:b/>
          <w:sz w:val="24"/>
          <w:szCs w:val="24"/>
        </w:rPr>
        <w:t xml:space="preserve">/ * 2. Trong SQL * Plus, tạo danh sách điều khiển truy cập để cấp đặc quyền </w:t>
      </w:r>
      <w:r w:rsidRPr="00C437F4">
        <w:rPr>
          <w:rFonts w:ascii="Arial" w:hAnsi="Arial" w:cs="Arial"/>
          <w:b/>
          <w:sz w:val="24"/>
          <w:szCs w:val="24"/>
        </w:rPr>
        <w:lastRenderedPageBreak/>
        <w:t>cho ví. Ví dụ sau đây cấp đặc quyền sử dụng mật khẩu cho vai trò hr_clerk và hr_manager, và sau đó nó gán ACL này cho ví. * /</w:t>
      </w:r>
    </w:p>
    <w:p w14:paraId="633A87C9" w14:textId="77777777" w:rsidR="005A2410" w:rsidRPr="00C437F4" w:rsidRDefault="005A2410" w:rsidP="005A2410">
      <w:pPr>
        <w:ind w:left="720"/>
        <w:rPr>
          <w:rFonts w:ascii="Arial" w:hAnsi="Arial" w:cs="Arial"/>
          <w:b/>
          <w:sz w:val="24"/>
          <w:szCs w:val="24"/>
        </w:rPr>
      </w:pPr>
    </w:p>
    <w:p w14:paraId="1A0A2E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3B894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2B3017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6F07D2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1A2D30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52B1FC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13BF9A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44E613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499925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33320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2B5FDA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750F7D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183FF2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68480A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ECA61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50F0D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D7CA5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41EB90C5" w14:textId="7E7BAC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6984C996" w14:textId="77777777" w:rsidR="005A2410" w:rsidRPr="00C437F4" w:rsidRDefault="005A2410" w:rsidP="005A2410">
      <w:pPr>
        <w:ind w:firstLine="720"/>
        <w:rPr>
          <w:rFonts w:ascii="Arial" w:hAnsi="Arial" w:cs="Arial"/>
          <w:sz w:val="20"/>
          <w:szCs w:val="20"/>
        </w:rPr>
      </w:pPr>
    </w:p>
    <w:p w14:paraId="051DA9A4" w14:textId="77777777" w:rsidR="005A2410" w:rsidRPr="00C437F4" w:rsidRDefault="005A2410" w:rsidP="005A2410">
      <w:pPr>
        <w:ind w:left="720"/>
        <w:rPr>
          <w:rFonts w:ascii="Arial" w:hAnsi="Arial" w:cs="Arial"/>
          <w:sz w:val="20"/>
          <w:szCs w:val="20"/>
        </w:rPr>
      </w:pPr>
      <w:r w:rsidRPr="00C437F4">
        <w:rPr>
          <w:rFonts w:ascii="Arial" w:hAnsi="Arial" w:cs="Arial"/>
          <w:b/>
          <w:sz w:val="24"/>
          <w:szCs w:val="24"/>
        </w:rPr>
        <w:t>/ * 3. Tạo một bối cảnh yêu cầu và yêu cầu đối tượng, và sau đó thiết lập xác thực cho ví. * /</w:t>
      </w:r>
    </w:p>
    <w:p w14:paraId="5E01A469"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DECLARE</w:t>
      </w:r>
    </w:p>
    <w:p w14:paraId="000D33F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req_context UTL_HTTP.REQUEST_CONTEXT_KEY;</w:t>
      </w:r>
    </w:p>
    <w:p w14:paraId="158EC905"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 UTL_HTTP.REQ;</w:t>
      </w:r>
    </w:p>
    <w:p w14:paraId="21C29332" w14:textId="77777777" w:rsidR="005A2410" w:rsidRPr="00C437F4" w:rsidRDefault="005A2410" w:rsidP="005A2410">
      <w:pPr>
        <w:ind w:left="720"/>
        <w:rPr>
          <w:rFonts w:ascii="Arial" w:hAnsi="Arial" w:cs="Arial"/>
          <w:b/>
          <w:sz w:val="24"/>
          <w:szCs w:val="24"/>
        </w:rPr>
      </w:pPr>
    </w:p>
    <w:p w14:paraId="4095A62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4813BDEC"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req_context := UTL_HTTP.CREATE_REQUEST_CONTEXT(</w:t>
      </w:r>
    </w:p>
    <w:p w14:paraId="3869D07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wallet_path</w:t>
      </w:r>
      <w:r w:rsidRPr="00C437F4">
        <w:rPr>
          <w:rFonts w:ascii="Arial" w:hAnsi="Arial" w:cs="Arial"/>
          <w:sz w:val="20"/>
          <w:szCs w:val="20"/>
        </w:rPr>
        <w:tab/>
        <w:t xml:space="preserve"> </w:t>
      </w:r>
      <w:r w:rsidRPr="00C437F4">
        <w:rPr>
          <w:rFonts w:ascii="Arial" w:hAnsi="Arial" w:cs="Arial"/>
          <w:sz w:val="20"/>
          <w:szCs w:val="20"/>
        </w:rPr>
        <w:tab/>
        <w:t>=&gt; 'file:/oracle/wallets/hr_access_access',</w:t>
      </w:r>
    </w:p>
    <w:p w14:paraId="4E6F34E1"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NULL,</w:t>
      </w:r>
    </w:p>
    <w:p w14:paraId="1B4C78C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enable_cookies </w:t>
      </w:r>
      <w:r w:rsidRPr="00C437F4">
        <w:rPr>
          <w:rFonts w:ascii="Arial" w:hAnsi="Arial" w:cs="Arial"/>
          <w:sz w:val="20"/>
          <w:szCs w:val="20"/>
        </w:rPr>
        <w:tab/>
      </w:r>
      <w:r w:rsidRPr="00C437F4">
        <w:rPr>
          <w:rFonts w:ascii="Arial" w:hAnsi="Arial" w:cs="Arial"/>
          <w:sz w:val="20"/>
          <w:szCs w:val="20"/>
        </w:rPr>
        <w:tab/>
        <w:t>=&gt; TRUE,</w:t>
      </w:r>
    </w:p>
    <w:p w14:paraId="5FC31AE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 </w:t>
      </w:r>
      <w:r w:rsidRPr="00C437F4">
        <w:rPr>
          <w:rFonts w:ascii="Arial" w:hAnsi="Arial" w:cs="Arial"/>
          <w:sz w:val="20"/>
          <w:szCs w:val="20"/>
        </w:rPr>
        <w:tab/>
      </w:r>
      <w:r w:rsidRPr="00C437F4">
        <w:rPr>
          <w:rFonts w:ascii="Arial" w:hAnsi="Arial" w:cs="Arial"/>
          <w:sz w:val="20"/>
          <w:szCs w:val="20"/>
        </w:rPr>
        <w:tab/>
        <w:t>=&gt; 300,</w:t>
      </w:r>
    </w:p>
    <w:p w14:paraId="5AEAE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max_cookies_per_site </w:t>
      </w:r>
      <w:r w:rsidRPr="00C437F4">
        <w:rPr>
          <w:rFonts w:ascii="Arial" w:hAnsi="Arial" w:cs="Arial"/>
          <w:sz w:val="20"/>
          <w:szCs w:val="20"/>
        </w:rPr>
        <w:tab/>
        <w:t>=&gt; 20);</w:t>
      </w:r>
    </w:p>
    <w:p w14:paraId="0154A03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2693056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'www.hr_access.example.com',</w:t>
      </w:r>
    </w:p>
    <w:p w14:paraId="7142BBF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req_context);</w:t>
      </w:r>
    </w:p>
    <w:p w14:paraId="283315D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UTL_HTTP.SET_AUTHENTICATION_FROM_WALLET(</w:t>
      </w:r>
    </w:p>
    <w:p w14:paraId="4AD9C66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req,</w:t>
      </w:r>
    </w:p>
    <w:p w14:paraId="1F9E1DF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'hr_access'),</w:t>
      </w:r>
    </w:p>
    <w:p w14:paraId="0FF0427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=&gt; 'Basic', </w:t>
      </w:r>
    </w:p>
    <w:p w14:paraId="0F323F0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for_proxy =&gt; FALSE);</w:t>
      </w:r>
    </w:p>
    <w:p w14:paraId="15A98036" w14:textId="3083001F" w:rsidR="005A2410" w:rsidRDefault="005A2410" w:rsidP="005A2410">
      <w:pPr>
        <w:ind w:left="720"/>
        <w:rPr>
          <w:rFonts w:ascii="Arial" w:hAnsi="Arial" w:cs="Arial"/>
          <w:sz w:val="20"/>
          <w:szCs w:val="20"/>
        </w:rPr>
      </w:pPr>
      <w:r w:rsidRPr="00C437F4">
        <w:rPr>
          <w:rFonts w:ascii="Arial" w:hAnsi="Arial" w:cs="Arial"/>
          <w:sz w:val="20"/>
          <w:szCs w:val="20"/>
        </w:rPr>
        <w:t>END;</w:t>
      </w:r>
    </w:p>
    <w:p w14:paraId="2CA86F71" w14:textId="77777777" w:rsidR="005A2410" w:rsidRPr="00C437F4" w:rsidRDefault="005A2410" w:rsidP="005A2410">
      <w:pPr>
        <w:ind w:left="720"/>
        <w:rPr>
          <w:rFonts w:ascii="Arial" w:hAnsi="Arial" w:cs="Arial"/>
          <w:sz w:val="20"/>
          <w:szCs w:val="20"/>
        </w:rPr>
      </w:pPr>
    </w:p>
    <w:p w14:paraId="22A84AB8" w14:textId="2CC23476" w:rsidR="005A2410" w:rsidRDefault="005A2410" w:rsidP="005A2410">
      <w:pPr>
        <w:ind w:left="720"/>
        <w:rPr>
          <w:rFonts w:ascii="Arial" w:hAnsi="Arial" w:cs="Arial"/>
          <w:b/>
          <w:sz w:val="28"/>
          <w:szCs w:val="28"/>
        </w:rPr>
      </w:pPr>
      <w:r w:rsidRPr="00C437F4">
        <w:rPr>
          <w:rFonts w:ascii="Arial" w:hAnsi="Arial" w:cs="Arial"/>
          <w:b/>
          <w:sz w:val="28"/>
          <w:szCs w:val="28"/>
        </w:rPr>
        <w:t>Example of an Access Control List for Wallets in a Shared Database Session.</w:t>
      </w:r>
    </w:p>
    <w:p w14:paraId="316355B5" w14:textId="77777777" w:rsidR="005A2410" w:rsidRPr="00C437F4" w:rsidRDefault="005A2410" w:rsidP="005A2410">
      <w:pPr>
        <w:ind w:left="720"/>
        <w:rPr>
          <w:rFonts w:ascii="Arial" w:hAnsi="Arial" w:cs="Arial"/>
          <w:b/>
          <w:sz w:val="28"/>
          <w:szCs w:val="28"/>
        </w:rPr>
      </w:pPr>
    </w:p>
    <w:p w14:paraId="2D474A0A" w14:textId="4F3BE667"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Ví dụ 4–24</w:t>
      </w:r>
      <w:r w:rsidRPr="00C437F4">
        <w:rPr>
          <w:rFonts w:ascii="Arial" w:hAnsi="Arial" w:cs="Arial"/>
          <w:sz w:val="24"/>
          <w:szCs w:val="24"/>
        </w:rPr>
        <w:t xml:space="preserve"> gần như giống như </w:t>
      </w:r>
      <w:r w:rsidRPr="00C437F4">
        <w:rPr>
          <w:rFonts w:ascii="Arial" w:hAnsi="Arial" w:cs="Arial"/>
          <w:color w:val="4BACC6" w:themeColor="accent5"/>
          <w:sz w:val="24"/>
          <w:szCs w:val="24"/>
        </w:rPr>
        <w:t>Ví dụ 4–23</w:t>
      </w:r>
      <w:r w:rsidRPr="00C437F4">
        <w:rPr>
          <w:rFonts w:ascii="Arial" w:hAnsi="Arial" w:cs="Arial"/>
          <w:sz w:val="24"/>
          <w:szCs w:val="24"/>
        </w:rPr>
        <w:t>, ngoại trừ việc nó cấu hình ví được sử dụng cho một phiên cơ sở dữ liệu được chia sẻ; nghĩa là, tất cả các ứng dụng trong phiên cơ sở dữ liệu hiện tại sẽ có quyền truy cập vào ví này.</w:t>
      </w:r>
    </w:p>
    <w:p w14:paraId="4802EE69" w14:textId="77777777" w:rsidR="005A2410" w:rsidRPr="00C437F4" w:rsidRDefault="005A2410" w:rsidP="005A2410">
      <w:pPr>
        <w:ind w:left="720"/>
        <w:rPr>
          <w:rFonts w:ascii="Arial" w:hAnsi="Arial" w:cs="Arial"/>
          <w:sz w:val="24"/>
          <w:szCs w:val="24"/>
        </w:rPr>
      </w:pPr>
    </w:p>
    <w:p w14:paraId="22F0294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lastRenderedPageBreak/>
        <w:t>Example 4–24 Configuring ACL Access for a Wallet in a Shared Database Session.</w:t>
      </w:r>
    </w:p>
    <w:p w14:paraId="726BE20D" w14:textId="77777777" w:rsidR="005A2410" w:rsidRPr="00C437F4" w:rsidRDefault="005A2410" w:rsidP="005A2410">
      <w:pPr>
        <w:ind w:firstLine="720"/>
        <w:rPr>
          <w:rFonts w:ascii="Arial" w:hAnsi="Arial" w:cs="Arial"/>
          <w:b/>
          <w:sz w:val="20"/>
          <w:szCs w:val="20"/>
        </w:rPr>
      </w:pPr>
      <w:r w:rsidRPr="00C437F4">
        <w:rPr>
          <w:rFonts w:ascii="Arial" w:hAnsi="Arial" w:cs="Arial"/>
          <w:b/>
          <w:sz w:val="20"/>
          <w:szCs w:val="20"/>
        </w:rPr>
        <w:t>/ * Làm theo các bước sau:</w:t>
      </w:r>
    </w:p>
    <w:p w14:paraId="2FCC1073" w14:textId="515546C2"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Sử dụng Oracle Wallet Manager để tạo ví và thêm chứng chỉ ứng dụng khách. Xem Hướng dẫn của quản trị viên bảo mật nâng cao cơ sở dữ liệu Oracle để biết thông tin chi tiết về cách sử dụng Oracle Wallet Manager.</w:t>
      </w:r>
    </w:p>
    <w:p w14:paraId="760E8A55" w14:textId="77777777" w:rsidR="005A2410" w:rsidRPr="005A2410" w:rsidRDefault="005A2410" w:rsidP="005A2410">
      <w:pPr>
        <w:pStyle w:val="ListParagraph"/>
        <w:ind w:left="1185" w:firstLine="0"/>
        <w:rPr>
          <w:rFonts w:ascii="Arial" w:hAnsi="Arial" w:cs="Arial"/>
          <w:b/>
          <w:sz w:val="20"/>
          <w:szCs w:val="20"/>
        </w:rPr>
      </w:pPr>
    </w:p>
    <w:p w14:paraId="429FCBD7" w14:textId="378D3C78"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Trong SQL * Plus, tạo danh sách điều khiển truy cập để cấp đặc quyền cho ví. Ví dụ sau đây cấp đặc quyền sử dụng-client-certificate cho các vai trò hr_clerk và hr_manager, sau đó nó gán ACL này cho ví. * /</w:t>
      </w:r>
    </w:p>
    <w:p w14:paraId="01E5A6EB" w14:textId="47541C30" w:rsidR="005A2410" w:rsidRPr="005A2410" w:rsidRDefault="005A2410" w:rsidP="005A2410">
      <w:pPr>
        <w:rPr>
          <w:rFonts w:ascii="Arial" w:hAnsi="Arial" w:cs="Arial"/>
          <w:b/>
          <w:sz w:val="20"/>
          <w:szCs w:val="20"/>
        </w:rPr>
      </w:pPr>
    </w:p>
    <w:p w14:paraId="075BDC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A293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495E61E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44DFEF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5DFDA8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67349F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8D967D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770B25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39767F4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1FDD8A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526E57C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E2AAC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62046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4F3AE8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20821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CE9AB7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B6405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7233B49" w14:textId="01F570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3FD8ADDD" w14:textId="77777777" w:rsidR="005A2410" w:rsidRPr="00C437F4" w:rsidRDefault="005A2410" w:rsidP="005A2410">
      <w:pPr>
        <w:ind w:firstLine="720"/>
        <w:rPr>
          <w:rFonts w:ascii="Arial" w:hAnsi="Arial" w:cs="Arial"/>
          <w:sz w:val="20"/>
          <w:szCs w:val="20"/>
        </w:rPr>
      </w:pPr>
    </w:p>
    <w:p w14:paraId="4DA63EC1" w14:textId="5BCF219A" w:rsidR="005A2410" w:rsidRDefault="005A2410" w:rsidP="005A2410">
      <w:pPr>
        <w:ind w:left="720"/>
        <w:rPr>
          <w:rFonts w:ascii="Arial" w:hAnsi="Arial" w:cs="Arial"/>
          <w:b/>
          <w:sz w:val="20"/>
          <w:szCs w:val="20"/>
        </w:rPr>
      </w:pPr>
      <w:r w:rsidRPr="00C437F4">
        <w:rPr>
          <w:rFonts w:ascii="Arial" w:hAnsi="Arial" w:cs="Arial"/>
          <w:b/>
          <w:sz w:val="20"/>
          <w:szCs w:val="20"/>
        </w:rPr>
        <w:t>/ * 3. Tạo một đối tượng yêu cầu để xử lý xác thực HTTP cho ví. * /</w:t>
      </w:r>
    </w:p>
    <w:p w14:paraId="3448EC36" w14:textId="77777777" w:rsidR="005A2410" w:rsidRPr="00C437F4" w:rsidRDefault="005A2410" w:rsidP="005A2410">
      <w:pPr>
        <w:ind w:left="720"/>
        <w:rPr>
          <w:rFonts w:ascii="Arial" w:hAnsi="Arial" w:cs="Arial"/>
          <w:b/>
          <w:sz w:val="20"/>
          <w:szCs w:val="20"/>
        </w:rPr>
      </w:pPr>
    </w:p>
    <w:p w14:paraId="7DC246C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DECLARE</w:t>
      </w:r>
    </w:p>
    <w:p w14:paraId="21224A3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UTL_HTTP.req;</w:t>
      </w:r>
    </w:p>
    <w:p w14:paraId="3B86C912"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CDC993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UTL_HTTP.SET_WALLET(</w:t>
      </w:r>
    </w:p>
    <w:p w14:paraId="75EFDA5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path </w:t>
      </w:r>
      <w:r w:rsidRPr="00C437F4">
        <w:rPr>
          <w:rFonts w:ascii="Arial" w:hAnsi="Arial" w:cs="Arial"/>
          <w:sz w:val="20"/>
          <w:szCs w:val="20"/>
        </w:rPr>
        <w:tab/>
      </w:r>
      <w:r w:rsidRPr="00C437F4">
        <w:rPr>
          <w:rFonts w:ascii="Arial" w:hAnsi="Arial" w:cs="Arial"/>
          <w:sz w:val="20"/>
          <w:szCs w:val="20"/>
        </w:rPr>
        <w:tab/>
        <w:t>=&gt; 'file: $ORACLE_HOME/wallets/hr_access_access',</w:t>
      </w:r>
    </w:p>
    <w:p w14:paraId="0D97BD8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password </w:t>
      </w:r>
      <w:r w:rsidRPr="00C437F4">
        <w:rPr>
          <w:rFonts w:ascii="Arial" w:hAnsi="Arial" w:cs="Arial"/>
          <w:sz w:val="20"/>
          <w:szCs w:val="20"/>
        </w:rPr>
        <w:tab/>
        <w:t>=&gt; NULL);</w:t>
      </w:r>
    </w:p>
    <w:p w14:paraId="114FBFF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3B831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url</w:t>
      </w:r>
      <w:r w:rsidRPr="00C437F4">
        <w:rPr>
          <w:rFonts w:ascii="Arial" w:hAnsi="Arial" w:cs="Arial"/>
          <w:sz w:val="20"/>
          <w:szCs w:val="20"/>
        </w:rPr>
        <w:tab/>
      </w:r>
      <w:r w:rsidRPr="00C437F4">
        <w:rPr>
          <w:rFonts w:ascii="Arial" w:hAnsi="Arial" w:cs="Arial"/>
          <w:sz w:val="20"/>
          <w:szCs w:val="20"/>
        </w:rPr>
        <w:tab/>
        <w:t xml:space="preserve"> =&gt; 'www.hr_access.example.com',</w:t>
      </w:r>
    </w:p>
    <w:p w14:paraId="2FBE0CC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method </w:t>
      </w:r>
      <w:r w:rsidRPr="00C437F4">
        <w:rPr>
          <w:rFonts w:ascii="Arial" w:hAnsi="Arial" w:cs="Arial"/>
          <w:sz w:val="20"/>
          <w:szCs w:val="20"/>
        </w:rPr>
        <w:tab/>
      </w:r>
      <w:r w:rsidRPr="00C437F4">
        <w:rPr>
          <w:rFonts w:ascii="Arial" w:hAnsi="Arial" w:cs="Arial"/>
          <w:sz w:val="20"/>
          <w:szCs w:val="20"/>
        </w:rPr>
        <w:tab/>
        <w:t>=&gt; 'POST',</w:t>
      </w:r>
    </w:p>
    <w:p w14:paraId="28FC7B5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http_version </w:t>
      </w:r>
      <w:r w:rsidRPr="00C437F4">
        <w:rPr>
          <w:rFonts w:ascii="Arial" w:hAnsi="Arial" w:cs="Arial"/>
          <w:sz w:val="20"/>
          <w:szCs w:val="20"/>
        </w:rPr>
        <w:tab/>
        <w:t>=&gt; NULL,</w:t>
      </w:r>
    </w:p>
    <w:p w14:paraId="7914A5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request_context </w:t>
      </w:r>
      <w:r w:rsidRPr="00C437F4">
        <w:rPr>
          <w:rFonts w:ascii="Arial" w:hAnsi="Arial" w:cs="Arial"/>
          <w:sz w:val="20"/>
          <w:szCs w:val="20"/>
        </w:rPr>
        <w:tab/>
        <w:t>=&gt; NULL);</w:t>
      </w:r>
    </w:p>
    <w:p w14:paraId="280BD104" w14:textId="1BF8CEE0" w:rsidR="005A2410" w:rsidRDefault="005A2410" w:rsidP="005A2410">
      <w:pPr>
        <w:ind w:left="720"/>
        <w:rPr>
          <w:rFonts w:ascii="Arial" w:hAnsi="Arial" w:cs="Arial"/>
          <w:sz w:val="20"/>
          <w:szCs w:val="20"/>
        </w:rPr>
      </w:pPr>
      <w:r w:rsidRPr="00C437F4">
        <w:rPr>
          <w:rFonts w:ascii="Arial" w:hAnsi="Arial" w:cs="Arial"/>
          <w:sz w:val="20"/>
          <w:szCs w:val="20"/>
        </w:rPr>
        <w:t>END;</w:t>
      </w:r>
    </w:p>
    <w:p w14:paraId="33251D79" w14:textId="77777777" w:rsidR="005A2410" w:rsidRPr="00C437F4" w:rsidRDefault="005A2410" w:rsidP="005A2410">
      <w:pPr>
        <w:ind w:left="720"/>
        <w:rPr>
          <w:rFonts w:ascii="Arial" w:hAnsi="Arial" w:cs="Arial"/>
          <w:sz w:val="20"/>
          <w:szCs w:val="20"/>
        </w:rPr>
      </w:pPr>
    </w:p>
    <w:p w14:paraId="685E476A" w14:textId="77777777" w:rsidR="005A2410" w:rsidRPr="00C437F4" w:rsidRDefault="005A2410" w:rsidP="005A2410">
      <w:pPr>
        <w:rPr>
          <w:rFonts w:ascii="Arial" w:hAnsi="Arial" w:cs="Arial"/>
          <w:b/>
          <w:sz w:val="36"/>
          <w:szCs w:val="36"/>
        </w:rPr>
      </w:pPr>
      <w:r w:rsidRPr="00C437F4">
        <w:rPr>
          <w:rFonts w:ascii="Arial" w:hAnsi="Arial" w:cs="Arial"/>
          <w:b/>
          <w:sz w:val="36"/>
          <w:szCs w:val="36"/>
        </w:rPr>
        <w:t>Chỉ định một nhóm các máy chủ lưu trữ mạng.</w:t>
      </w:r>
    </w:p>
    <w:p w14:paraId="03E699DC" w14:textId="4839BA7E" w:rsidR="005A2410" w:rsidRDefault="005A2410" w:rsidP="005A2410">
      <w:pPr>
        <w:ind w:left="720"/>
        <w:rPr>
          <w:rFonts w:ascii="Arial" w:hAnsi="Arial" w:cs="Arial"/>
          <w:sz w:val="24"/>
          <w:szCs w:val="24"/>
        </w:rPr>
      </w:pPr>
      <w:r w:rsidRPr="00C437F4">
        <w:rPr>
          <w:rFonts w:ascii="Arial" w:hAnsi="Arial" w:cs="Arial"/>
          <w:sz w:val="24"/>
          <w:szCs w:val="24"/>
        </w:rPr>
        <w:t xml:space="preserve">Nếu bạn muốn gán danh sách điều khiển truy cập vào một nhóm máy tính lưu trữ mạng, bạn có thể sử dụng ký tự đại diện dấu hoa thị (*). Ví dụ: nhập * .example.com cho máy chủ lưu trữ thuộc miền hoặc 192.0.2. * Cho địa chỉ IPv4 thuộc về mạng con IP. Ký tự đại diện dấu hoa thị phải ở đầu, trước một dấu chấm (.) Trong một miền, hoặc ở cuối, sau một dấu chấm (.), Trong một mạng con IP. Ví dụ: *. Example.com hợp lệ, nhưng * example.com và * .example. * Thì </w:t>
      </w:r>
      <w:r w:rsidRPr="00C437F4">
        <w:rPr>
          <w:rFonts w:ascii="Arial" w:hAnsi="Arial" w:cs="Arial"/>
          <w:sz w:val="24"/>
          <w:szCs w:val="24"/>
        </w:rPr>
        <w:lastRenderedPageBreak/>
        <w:t>không. Lưu ý rằng việc sử dụng các ký tự đại diện ảnh hưởng đến thứ tự ưu tiên cho nhiều danh sách điều khiển truy cập được gán cho cùng một máy tính chủ. Bạn không thể sử dụng ký tự đại diện cho địa chỉ IPv6.</w:t>
      </w:r>
    </w:p>
    <w:p w14:paraId="108D7FB3" w14:textId="77777777" w:rsidR="005A2410" w:rsidRPr="00C437F4" w:rsidRDefault="005A2410" w:rsidP="005A2410">
      <w:pPr>
        <w:rPr>
          <w:rFonts w:ascii="Arial" w:hAnsi="Arial" w:cs="Arial"/>
          <w:sz w:val="24"/>
          <w:szCs w:val="24"/>
        </w:rPr>
      </w:pPr>
    </w:p>
    <w:p w14:paraId="40A93310" w14:textId="60EFA772" w:rsidR="005A2410" w:rsidRDefault="005A2410" w:rsidP="005A2410">
      <w:pPr>
        <w:ind w:left="720"/>
        <w:rPr>
          <w:rFonts w:ascii="Arial" w:hAnsi="Arial" w:cs="Arial"/>
          <w:sz w:val="24"/>
          <w:szCs w:val="24"/>
        </w:rPr>
      </w:pPr>
      <w:r w:rsidRPr="00C437F4">
        <w:rPr>
          <w:rFonts w:ascii="Arial" w:hAnsi="Arial" w:cs="Arial"/>
          <w:sz w:val="24"/>
          <w:szCs w:val="24"/>
        </w:rPr>
        <w:t>Ký hiệu Định tuyến Liên miền (CIDR) không xác định cách địa chỉ IPv4 và IPv6 được phân loại để định tuyến các gói IP trên internet. Gói DBMS_NETWORK_ACL_ADMIN hỗ trợ ký hiệu CIDR cho cả địa chỉ IPv4 và IPv6. Gói này xem xét địa chỉ IPv6 được ánh xạ IPv4 hoặc mạng con tương đương với địa chỉ gốc IPv4 hoặc mạng phụ mà nó đại diện. Ví dụ, :: ffff: 192.0.2.1 tương đương với 192.0.2.1, và :: ffff: 192.0.2.1/120 tương đương với 192.0.2. *.</w:t>
      </w:r>
    </w:p>
    <w:p w14:paraId="2C49DBFB" w14:textId="77777777" w:rsidR="005A2410" w:rsidRPr="00C437F4" w:rsidRDefault="005A2410" w:rsidP="005A2410">
      <w:pPr>
        <w:rPr>
          <w:rFonts w:ascii="Arial" w:hAnsi="Arial" w:cs="Arial"/>
          <w:sz w:val="24"/>
          <w:szCs w:val="24"/>
        </w:rPr>
      </w:pPr>
    </w:p>
    <w:p w14:paraId="3618B1BF" w14:textId="3CBD7EAE" w:rsidR="005A2410" w:rsidRDefault="005A2410" w:rsidP="005A2410">
      <w:pPr>
        <w:rPr>
          <w:rFonts w:ascii="Arial" w:hAnsi="Arial" w:cs="Arial"/>
          <w:b/>
          <w:sz w:val="36"/>
          <w:szCs w:val="36"/>
        </w:rPr>
      </w:pPr>
      <w:r w:rsidRPr="00C437F4">
        <w:rPr>
          <w:rFonts w:ascii="Arial" w:hAnsi="Arial" w:cs="Arial"/>
          <w:b/>
          <w:sz w:val="36"/>
          <w:szCs w:val="36"/>
        </w:rPr>
        <w:t>Thứ tự ưu tiên cho một máy tính chủ trong các truy cập danh sách điều khiển truy cập nhiều.</w:t>
      </w:r>
    </w:p>
    <w:p w14:paraId="4CB1AF01" w14:textId="77777777" w:rsidR="005A2410" w:rsidRPr="00C437F4" w:rsidRDefault="005A2410" w:rsidP="005A2410">
      <w:pPr>
        <w:rPr>
          <w:rFonts w:ascii="Arial" w:hAnsi="Arial" w:cs="Arial"/>
          <w:b/>
          <w:sz w:val="36"/>
          <w:szCs w:val="36"/>
        </w:rPr>
      </w:pPr>
    </w:p>
    <w:p w14:paraId="6C67CA6B" w14:textId="149D131B" w:rsidR="005A2410" w:rsidRDefault="005A2410" w:rsidP="005A2410">
      <w:pPr>
        <w:ind w:left="720"/>
        <w:rPr>
          <w:rFonts w:ascii="Arial" w:hAnsi="Arial" w:cs="Arial"/>
          <w:sz w:val="24"/>
          <w:szCs w:val="24"/>
        </w:rPr>
      </w:pPr>
      <w:r w:rsidRPr="00C437F4">
        <w:rPr>
          <w:rFonts w:ascii="Arial" w:hAnsi="Arial" w:cs="Arial"/>
          <w:sz w:val="24"/>
          <w:szCs w:val="24"/>
        </w:rPr>
        <w:t>Đối với nhiều danh sách điều khiển truy cập được gán cho máy chủ và tên miền của nó, danh sách điều khiển truy cập được gán cho máy chủ sẽ được ưu tiên so với danh sách được gán cho tên miền. Danh sách điều khiển truy cập được gán cho một miền có mức ưu tiên thấp hơn so với danh sách được chỉ định cho tên miền phụ.</w:t>
      </w:r>
    </w:p>
    <w:p w14:paraId="68F2B006" w14:textId="77777777" w:rsidR="005A2410" w:rsidRPr="00C437F4" w:rsidRDefault="005A2410" w:rsidP="005A2410">
      <w:pPr>
        <w:ind w:left="720"/>
        <w:rPr>
          <w:rFonts w:ascii="Arial" w:hAnsi="Arial" w:cs="Arial"/>
          <w:sz w:val="24"/>
          <w:szCs w:val="24"/>
        </w:rPr>
      </w:pPr>
    </w:p>
    <w:p w14:paraId="64CD697F" w14:textId="2F543C88"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máy chủ lưu trữ.us.example.com, trước các danh sách điều khiển truy cập khác được gán cho các miền của nó. Nếu danh sách điều khiển truy cập bổ sung được gán cho các tên miền phụ, thứ tự ưu tiên của chúng như sau:</w:t>
      </w:r>
    </w:p>
    <w:p w14:paraId="4DA301DA" w14:textId="77777777" w:rsidR="005A2410" w:rsidRPr="00C437F4" w:rsidRDefault="005A2410" w:rsidP="005A2410">
      <w:pPr>
        <w:ind w:left="720"/>
        <w:rPr>
          <w:rFonts w:ascii="Arial" w:hAnsi="Arial" w:cs="Arial"/>
          <w:sz w:val="24"/>
          <w:szCs w:val="24"/>
        </w:rPr>
      </w:pPr>
    </w:p>
    <w:p w14:paraId="37552C71" w14:textId="77777777" w:rsidR="005A2410" w:rsidRPr="00C437F4" w:rsidRDefault="005A2410" w:rsidP="005A2410">
      <w:pPr>
        <w:rPr>
          <w:rFonts w:ascii="Arial" w:hAnsi="Arial" w:cs="Arial"/>
          <w:sz w:val="24"/>
          <w:szCs w:val="24"/>
        </w:rPr>
      </w:pPr>
      <w:r w:rsidRPr="00C437F4">
        <w:rPr>
          <w:rFonts w:ascii="Arial" w:hAnsi="Arial" w:cs="Arial"/>
          <w:sz w:val="24"/>
          <w:szCs w:val="24"/>
        </w:rPr>
        <w:tab/>
        <w:t>1. server.us.example.com</w:t>
      </w:r>
    </w:p>
    <w:p w14:paraId="5996B5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*.us.example.com</w:t>
      </w:r>
    </w:p>
    <w:p w14:paraId="05CA6A80"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*.example.com</w:t>
      </w:r>
    </w:p>
    <w:p w14:paraId="416453D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4. *.com</w:t>
      </w:r>
    </w:p>
    <w:p w14:paraId="773C4424" w14:textId="77777777" w:rsidR="005A2410" w:rsidRDefault="005A2410" w:rsidP="005A2410">
      <w:pPr>
        <w:ind w:left="720"/>
        <w:rPr>
          <w:rFonts w:ascii="Arial" w:hAnsi="Arial" w:cs="Arial"/>
          <w:sz w:val="24"/>
          <w:szCs w:val="24"/>
        </w:rPr>
      </w:pPr>
      <w:r w:rsidRPr="00C437F4">
        <w:rPr>
          <w:rFonts w:ascii="Arial" w:hAnsi="Arial" w:cs="Arial"/>
          <w:sz w:val="24"/>
          <w:szCs w:val="24"/>
        </w:rPr>
        <w:t>5. *</w:t>
      </w:r>
    </w:p>
    <w:p w14:paraId="27D9AFAC" w14:textId="7E2BF3FE" w:rsidR="005A2410" w:rsidRDefault="005A2410" w:rsidP="005A2410">
      <w:pPr>
        <w:ind w:left="720"/>
        <w:rPr>
          <w:rFonts w:ascii="Arial" w:hAnsi="Arial" w:cs="Arial"/>
          <w:sz w:val="24"/>
          <w:szCs w:val="24"/>
        </w:rPr>
      </w:pPr>
      <w:r w:rsidRPr="00C437F4">
        <w:rPr>
          <w:rFonts w:ascii="Arial" w:hAnsi="Arial" w:cs="Arial"/>
          <w:sz w:val="24"/>
          <w:szCs w:val="24"/>
        </w:rPr>
        <w:t>Tương tự, đối với nhiều danh sách điều khiển truy cập được gán cho địa chỉ IP (cả IPv4 và IPv6) và mạng con thuộc về, danh sách điều khiển truy cập được gán cho địa chỉ IP được ưu tiên so với danh sách được gán cho mạng phụ. Danh sách điều khiển truy cập được gán cho mạng con có mức độ ưu tiên thấp hơn so với danh sách được gán cho các mạng con nhỏ hơn.</w:t>
      </w:r>
    </w:p>
    <w:p w14:paraId="4293B626" w14:textId="77777777" w:rsidR="005A2410" w:rsidRPr="00C437F4" w:rsidRDefault="005A2410" w:rsidP="005A2410">
      <w:pPr>
        <w:ind w:firstLine="720"/>
        <w:rPr>
          <w:rFonts w:ascii="Arial" w:hAnsi="Arial" w:cs="Arial"/>
          <w:sz w:val="24"/>
          <w:szCs w:val="24"/>
        </w:rPr>
      </w:pPr>
    </w:p>
    <w:p w14:paraId="653523E3" w14:textId="2EFC6E31"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địa chỉ IP 192.0.2.3, trước các danh sách điều khiển truy cập khác được gán cho các mạng con nó thuộc về. Nếu danh sách điều khiển truy cập bổ sung được gán cho mạng con, thứ tự ưu tiên của chúng như sau:</w:t>
      </w:r>
    </w:p>
    <w:p w14:paraId="251C1C67" w14:textId="77777777" w:rsidR="005A2410" w:rsidRPr="00C437F4" w:rsidRDefault="005A2410" w:rsidP="005A2410">
      <w:pPr>
        <w:ind w:left="720"/>
        <w:rPr>
          <w:rFonts w:ascii="Arial" w:hAnsi="Arial" w:cs="Arial"/>
          <w:sz w:val="24"/>
          <w:szCs w:val="24"/>
        </w:rPr>
      </w:pPr>
    </w:p>
    <w:p w14:paraId="42AEA37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192.0.2.3 (or ::ffff:192.0.2.3)</w:t>
      </w:r>
    </w:p>
    <w:p w14:paraId="40C1EA9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2. 192.0.2.3/31 (or ::ffff:192.0.2.3/127) </w:t>
      </w:r>
    </w:p>
    <w:p w14:paraId="6A508A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192.0.2.3/30 (or ::ffff:192.0.2.3/126)</w:t>
      </w:r>
    </w:p>
    <w:p w14:paraId="2EDC4C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lastRenderedPageBreak/>
        <w:t xml:space="preserve">4. 192.0.2.3/29 (or ::ffff:192.0.2.3/125) </w:t>
      </w:r>
    </w:p>
    <w:p w14:paraId="546D961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5. ...</w:t>
      </w:r>
    </w:p>
    <w:p w14:paraId="0B24DB8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6. 192.0.2.3/24 (or ::ffff:192.0.2.3/120 or 192.0.2.*)</w:t>
      </w:r>
    </w:p>
    <w:p w14:paraId="2006DA0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7. ...</w:t>
      </w:r>
    </w:p>
    <w:p w14:paraId="41E8294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8. 192.0.2.3/16 (or ::ffff:192.0.2.3/112 or 192.0.*)</w:t>
      </w:r>
    </w:p>
    <w:p w14:paraId="0284224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9. ...</w:t>
      </w:r>
    </w:p>
    <w:p w14:paraId="2223819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10. 192.0.2.3/8 (or ::ffff:192.0.2.3/104 or 192.*)</w:t>
      </w:r>
    </w:p>
    <w:p w14:paraId="473047F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11. ...</w:t>
      </w:r>
    </w:p>
    <w:p w14:paraId="2246B19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12. ::ffff:192.0.2.3/95</w:t>
      </w:r>
    </w:p>
    <w:p w14:paraId="0D17D14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13. ::ffff:192.0.2.3/94</w:t>
      </w:r>
    </w:p>
    <w:p w14:paraId="65C4B8C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14. ...</w:t>
      </w:r>
    </w:p>
    <w:p w14:paraId="46F1B3A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15. *</w:t>
      </w:r>
    </w:p>
    <w:p w14:paraId="41854C08" w14:textId="77777777" w:rsidR="005A2410" w:rsidRPr="00C437F4" w:rsidRDefault="005A2410" w:rsidP="005A2410">
      <w:pPr>
        <w:rPr>
          <w:rFonts w:ascii="Arial" w:hAnsi="Arial" w:cs="Arial"/>
          <w:b/>
          <w:sz w:val="36"/>
          <w:szCs w:val="36"/>
        </w:rPr>
      </w:pPr>
      <w:r w:rsidRPr="00C437F4">
        <w:rPr>
          <w:rFonts w:ascii="Arial" w:hAnsi="Arial" w:cs="Arial"/>
          <w:b/>
          <w:sz w:val="36"/>
          <w:szCs w:val="36"/>
        </w:rPr>
        <w:t>Thứ tự ưu tiên cho một máy chủ trong danh sách điều khiển truy cập các nhiệm vụ với các dãy cổng.</w:t>
      </w:r>
    </w:p>
    <w:p w14:paraId="31C2A440" w14:textId="0F9A78FD" w:rsidR="005A2410" w:rsidRDefault="005A2410" w:rsidP="005A2410">
      <w:pPr>
        <w:ind w:left="720"/>
        <w:rPr>
          <w:rFonts w:ascii="Arial" w:hAnsi="Arial" w:cs="Arial"/>
          <w:sz w:val="24"/>
          <w:szCs w:val="24"/>
        </w:rPr>
      </w:pPr>
      <w:r w:rsidRPr="00C437F4">
        <w:rPr>
          <w:rFonts w:ascii="Arial" w:hAnsi="Arial" w:cs="Arial"/>
          <w:sz w:val="24"/>
          <w:szCs w:val="24"/>
        </w:rPr>
        <w:t>Khi một danh sách điều khiển truy cập được gán cho một máy chủ, một miền hoặc một mạng con IP với một dải cổng, nó sẽ được ưu tiên hơn danh sách điều khiển truy cập được gán cho cùng một máy chủ, tên miền hoặc IP subnet mà không có dải cổng.</w:t>
      </w:r>
    </w:p>
    <w:p w14:paraId="4FC4470D" w14:textId="77777777" w:rsidR="005A2410" w:rsidRPr="00C437F4" w:rsidRDefault="005A2410" w:rsidP="005A2410">
      <w:pPr>
        <w:rPr>
          <w:rFonts w:ascii="Arial" w:hAnsi="Arial" w:cs="Arial"/>
          <w:sz w:val="24"/>
          <w:szCs w:val="24"/>
        </w:rPr>
      </w:pPr>
    </w:p>
    <w:p w14:paraId="132400D2" w14:textId="7A07E699" w:rsidR="005A2410" w:rsidRDefault="005A2410" w:rsidP="005A2410">
      <w:pPr>
        <w:ind w:left="720"/>
        <w:rPr>
          <w:rFonts w:ascii="Arial" w:hAnsi="Arial" w:cs="Arial"/>
          <w:sz w:val="24"/>
          <w:szCs w:val="24"/>
        </w:rPr>
      </w:pPr>
      <w:r w:rsidRPr="00C437F4">
        <w:rPr>
          <w:rFonts w:ascii="Arial" w:hAnsi="Arial" w:cs="Arial"/>
          <w:sz w:val="24"/>
          <w:szCs w:val="24"/>
        </w:rPr>
        <w:t>Ví dụ, đối với các kết nối TCP tới bất kỳ cổng nào giữa cổng 80 và 99 tại server.us.example.com, trước tiên Oracle Database chọn danh sách điều khiển truy cập được gán cho cổng 80 đến 99 tại server.us.example.com, phía trước danh sách điều khiển truy cập được gán cho server.us.example.com không có dải cổng.</w:t>
      </w:r>
    </w:p>
    <w:p w14:paraId="1C2667B5" w14:textId="77777777" w:rsidR="005A2410" w:rsidRPr="00C437F4" w:rsidRDefault="005A2410" w:rsidP="005A2410">
      <w:pPr>
        <w:ind w:left="720"/>
        <w:rPr>
          <w:rFonts w:ascii="Arial" w:hAnsi="Arial" w:cs="Arial"/>
          <w:sz w:val="24"/>
          <w:szCs w:val="24"/>
        </w:rPr>
      </w:pPr>
    </w:p>
    <w:p w14:paraId="67403C66"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tra các nhiệm vụ đặc quyền ảnh hưởng đến quyền truy cập của người dùng vào máy chủ lưu trữ mạng.</w:t>
      </w:r>
    </w:p>
    <w:p w14:paraId="2659F32B" w14:textId="4C596FAC" w:rsidR="005A2410" w:rsidRDefault="005A2410" w:rsidP="005A2410">
      <w:pPr>
        <w:ind w:left="720"/>
        <w:rPr>
          <w:rFonts w:ascii="Arial" w:hAnsi="Arial" w:cs="Arial"/>
          <w:sz w:val="24"/>
          <w:szCs w:val="24"/>
        </w:rPr>
      </w:pPr>
      <w:r w:rsidRPr="00C437F4">
        <w:rPr>
          <w:rFonts w:ascii="Arial" w:hAnsi="Arial" w:cs="Arial"/>
          <w:sz w:val="24"/>
          <w:szCs w:val="24"/>
        </w:rPr>
        <w:t>Quản trị viên cơ sở dữ liệu có thể sử dụng chế độ xem từ điển dữ liệu DBA_NETWORK_ACL_PRIVILEGES để truy vấn hoặc từ chối người dùng và vai trò cơ sở dữ liệu trong danh sách kiểm soát truy cập và liệu các đặc quyền đó chỉ có hiệu lực trong một số lần nhất định hay không. Sử dụng thông tin được cung cấp bởi khung nhìn, bạn có thể cần kết hợp dữ liệu để xác định xem người dùng có được cấp đặc quyền tại thời điểm hiện tại không, vai trò người dùng có, thứ tự của các mục điều khiển truy cập, v.v. Để đơn giản hóa việc đánh giá đặc quyền này, bạn có thể sử dụng các hàm DBMS_NETWORK_ACL_ADMIN sau đây để kiểm tra đặc quyền được cấp cho người dùng trong danh sách điều khiển truy cập:</w:t>
      </w:r>
    </w:p>
    <w:p w14:paraId="5E7513D0" w14:textId="77777777" w:rsidR="005A2410" w:rsidRPr="00C437F4" w:rsidRDefault="005A2410" w:rsidP="005A2410">
      <w:pPr>
        <w:rPr>
          <w:rFonts w:ascii="Arial" w:hAnsi="Arial" w:cs="Arial"/>
          <w:sz w:val="24"/>
          <w:szCs w:val="24"/>
        </w:rPr>
      </w:pPr>
    </w:p>
    <w:p w14:paraId="63D2717D"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CHECK_PRIVILEGE: Kiểm tra xem đặc quyền được chỉ định có được cấp hoặc bị từ chối từ người dùng được chỉ định trong danh sách điều khiển truy cập hay không. Thủ tục này xác định danh sách điều khiển truy cập bằng đường dẫn của nó trong kho lưu trữ XML DB. Sử dụng </w:t>
      </w:r>
      <w:r w:rsidRPr="00C437F4">
        <w:rPr>
          <w:rFonts w:ascii="Arial" w:hAnsi="Arial" w:cs="Arial"/>
          <w:sz w:val="24"/>
          <w:szCs w:val="24"/>
        </w:rPr>
        <w:lastRenderedPageBreak/>
        <w:t>CHECK_PRIVILEGE nếu bạn muốn đánh giá một danh sách điều khiển truy cập với một đường dẫn đã biết.</w:t>
      </w:r>
    </w:p>
    <w:p w14:paraId="1B58C372"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CHECK_PRIVILEGE_ACLID: Tương tự như thủ tục CHECK_PRIVILEGE, ngoại trừ việc nó cho phép bạn chỉ định ID đối tượng của danh sách điều khiển truy cập. Sử dụng CHECK_PRIVILEGE_ACLID nếu bạn cần đánh giá nhiều danh sách kiểm soát truy cập, khi bạn truy vấn chế độ xem từ điển dữ liệu DBA_NETWORK_ACLS. Để có hiệu suất tốt hơn, hãy gọi CHECK_PRIVILEGE_ACLID trên nhiều danh sách kiểm soát truy cập thay vì sử dụng CHECK_PRIVILEGE trên từng danh sách riêng lẻ.</w:t>
      </w:r>
    </w:p>
    <w:p w14:paraId="3058626D" w14:textId="77777777" w:rsidR="005A2410" w:rsidRDefault="005A2410" w:rsidP="00210B04">
      <w:pPr>
        <w:ind w:left="720"/>
        <w:rPr>
          <w:rFonts w:ascii="Arial" w:hAnsi="Arial" w:cs="Arial"/>
          <w:sz w:val="24"/>
          <w:szCs w:val="24"/>
        </w:rPr>
      </w:pPr>
      <w:r w:rsidRPr="00C437F4">
        <w:rPr>
          <w:rFonts w:ascii="Arial" w:hAnsi="Arial" w:cs="Arial"/>
          <w:sz w:val="24"/>
          <w:szCs w:val="24"/>
        </w:rPr>
        <w:t xml:space="preserve">Người dùng không có quyền quản trị cơ sở dữ liệu không có đặc quyền truy cập vào danh sách điều khiển truy cập hoặc gọi các hàm DBMS_NETWORK_ACL_ADMIN đó. Tuy nhiên, họ có thể truy vấn chế độ xem từ điển dữ liệu </w:t>
      </w:r>
    </w:p>
    <w:p w14:paraId="374EA9A2" w14:textId="3A380BF8" w:rsidR="005A2410" w:rsidRDefault="005A2410" w:rsidP="00210B04">
      <w:pPr>
        <w:ind w:firstLine="720"/>
        <w:rPr>
          <w:rFonts w:ascii="Arial" w:hAnsi="Arial" w:cs="Arial"/>
          <w:sz w:val="24"/>
          <w:szCs w:val="24"/>
        </w:rPr>
      </w:pPr>
      <w:r w:rsidRPr="00C437F4">
        <w:rPr>
          <w:rFonts w:ascii="Arial" w:hAnsi="Arial" w:cs="Arial"/>
          <w:sz w:val="24"/>
          <w:szCs w:val="24"/>
        </w:rPr>
        <w:t>USER_NETWORK_ACL_PRIVILEGES để kiểm tra đặc quyền của họ thay thế.</w:t>
      </w:r>
    </w:p>
    <w:p w14:paraId="132FEBDC" w14:textId="77777777" w:rsidR="00210B04" w:rsidRPr="00C437F4" w:rsidRDefault="00210B04" w:rsidP="005A2410">
      <w:pPr>
        <w:rPr>
          <w:rFonts w:ascii="Arial" w:hAnsi="Arial" w:cs="Arial"/>
          <w:sz w:val="24"/>
          <w:szCs w:val="24"/>
        </w:rPr>
      </w:pPr>
    </w:p>
    <w:p w14:paraId="5FCE6EB0" w14:textId="68FC5EBF"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và người dùng có thể sử dụng các hàm DBMS_NETWORK_ACL_UTILITY sau để xác định xem hai máy chủ, tên miền hoặc mạng con là tương đương hay nếu máy chủ, tên miền hoặc mạng con bằng hoặc chứa trong một máy chủ, miền hoặc mạng con khác:</w:t>
      </w:r>
    </w:p>
    <w:p w14:paraId="34CBA5AC" w14:textId="77777777" w:rsidR="00210B04" w:rsidRPr="00C437F4" w:rsidRDefault="00210B04" w:rsidP="00210B04">
      <w:pPr>
        <w:ind w:left="720"/>
        <w:rPr>
          <w:rFonts w:ascii="Arial" w:hAnsi="Arial" w:cs="Arial"/>
          <w:sz w:val="24"/>
          <w:szCs w:val="24"/>
        </w:rPr>
      </w:pPr>
    </w:p>
    <w:p w14:paraId="0D7930AE"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EQUALS_HOST: Trả về một giá trị để biểu thị nếu hai máy chủ, tên miền hoặc mạng con là tương đương.</w:t>
      </w:r>
    </w:p>
    <w:p w14:paraId="7D4D3569"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CONTAINS_HOST: Trả về một giá trị để chỉ ra nếu một máy chủ, tên miền, hoặc mạng con bằng hoặc chứa trong một máy chủ, tên miền, hoặc mạng con khác, và thứ tự tương đối ưu tiên của miền có chứa hoặc mạng con cho các bài tập ACL của nó.</w:t>
      </w:r>
    </w:p>
    <w:p w14:paraId="1606F1D0" w14:textId="096E6322" w:rsidR="005A2410" w:rsidRDefault="005A2410" w:rsidP="00210B04">
      <w:pPr>
        <w:ind w:left="720"/>
        <w:rPr>
          <w:rFonts w:ascii="Arial" w:hAnsi="Arial" w:cs="Arial"/>
          <w:sz w:val="24"/>
          <w:szCs w:val="24"/>
        </w:rPr>
      </w:pPr>
      <w:r w:rsidRPr="00C437F4">
        <w:rPr>
          <w:rFonts w:ascii="Arial" w:hAnsi="Arial" w:cs="Arial"/>
          <w:sz w:val="24"/>
          <w:szCs w:val="24"/>
        </w:rPr>
        <w:t>Nếu bạn không sử dụng địa chỉ IPv6, người quản trị cơ sở dữ liệu và người dùng có thể sử dụng các hàm DBMS_NETWORK_ACL_UTILITY sau để tạo danh sách tên miền hoặc mạng con IPv4 một máy chủ thuộc và sắp xếp danh sách điều khiển truy cập theo thứ tự ưu tiên của họ theo bài tập chủ của họ:</w:t>
      </w:r>
    </w:p>
    <w:p w14:paraId="6ADDD46F" w14:textId="77777777" w:rsidR="00210B04" w:rsidRPr="00C437F4" w:rsidRDefault="00210B04" w:rsidP="00210B04">
      <w:pPr>
        <w:ind w:left="720"/>
        <w:rPr>
          <w:rFonts w:ascii="Arial" w:hAnsi="Arial" w:cs="Arial"/>
          <w:sz w:val="24"/>
          <w:szCs w:val="24"/>
        </w:rPr>
      </w:pPr>
    </w:p>
    <w:p w14:paraId="237764FF"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DOMAINS: Trả về danh sách tên miền hoặc mạng con IP có danh sách điều khiển truy cập có thể ảnh hưởng đến quyền đối với mạng máy chủ lưu trữ mạng, tên miền phụ hoặc IP được chỉ định.</w:t>
      </w:r>
    </w:p>
    <w:p w14:paraId="366A5976"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DOMAIN_LEVEL: Trả về cấp tên miền của một máy chủ đã cho.</w:t>
      </w:r>
    </w:p>
    <w:p w14:paraId="28F6E101"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giải thích cách quản trị viên cơ sở dữ liệu và người dùng có thể kiểm tra quyền để người dùng kết nối với máy chủ lưu trữ mạng hoặc thực hiện độ phân giải tên miền:</w:t>
      </w:r>
    </w:p>
    <w:p w14:paraId="2222B4BD"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một DBA có thể kiểm tra kết nối mạng người dùng và đặc quyền miền.</w:t>
      </w:r>
    </w:p>
    <w:p w14:paraId="287C742E"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người dùng có thể kiểm tra kết nối mạng và đặc quyền miền của họ.</w:t>
      </w:r>
    </w:p>
    <w:p w14:paraId="4981C10F" w14:textId="6551A823" w:rsidR="005A2410" w:rsidRDefault="005A2410" w:rsidP="00210B04">
      <w:pPr>
        <w:ind w:left="720"/>
        <w:rPr>
          <w:rFonts w:ascii="Arial" w:hAnsi="Arial" w:cs="Arial"/>
          <w:b/>
          <w:sz w:val="28"/>
          <w:szCs w:val="28"/>
        </w:rPr>
      </w:pPr>
      <w:r w:rsidRPr="00C437F4">
        <w:rPr>
          <w:rFonts w:ascii="Arial" w:hAnsi="Arial" w:cs="Arial"/>
          <w:b/>
          <w:sz w:val="28"/>
          <w:szCs w:val="28"/>
        </w:rPr>
        <w:t xml:space="preserve">DBA có thể kiểm tra kết nối mạng người dùng và đặc quyền </w:t>
      </w:r>
      <w:r w:rsidRPr="00C437F4">
        <w:rPr>
          <w:rFonts w:ascii="Arial" w:hAnsi="Arial" w:cs="Arial"/>
          <w:b/>
          <w:sz w:val="28"/>
          <w:szCs w:val="28"/>
        </w:rPr>
        <w:lastRenderedPageBreak/>
        <w:t>miền như thế nào.</w:t>
      </w:r>
    </w:p>
    <w:p w14:paraId="08AC3503" w14:textId="77777777" w:rsidR="00210B04" w:rsidRPr="00C437F4" w:rsidRDefault="00210B04" w:rsidP="00210B04">
      <w:pPr>
        <w:ind w:left="720"/>
        <w:rPr>
          <w:rFonts w:ascii="Arial" w:hAnsi="Arial" w:cs="Arial"/>
          <w:b/>
          <w:sz w:val="28"/>
          <w:szCs w:val="28"/>
        </w:rPr>
      </w:pPr>
    </w:p>
    <w:p w14:paraId="11D826B5" w14:textId="0D530FC8"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có thể truy vấn khung nhìn DBA_NETWORK_ACLS để xác định danh sách điều khiển truy cập nào hiện diện cho một máy chủ lưu trữ được chỉ định. Chế độ xem này hiển thị danh sách kiểm soát truy cập xác định quyền truy cập vào kết nối mạng hoặc miền, và sau đó xác định xem mỗi danh sách điều khiển truy cập có cấp (GRANTED), từ chối (DENIED) hoặc không áp dụng (NULL) cho đặc quyền truy cập của người dùng . Chỉ quản trị viên cơ sở dữ liệu mới có thể truy vấn chế độ xem này.</w:t>
      </w:r>
    </w:p>
    <w:p w14:paraId="46912760" w14:textId="77777777" w:rsidR="00210B04" w:rsidRPr="00C437F4" w:rsidRDefault="00210B04" w:rsidP="00210B04">
      <w:pPr>
        <w:ind w:left="720"/>
        <w:rPr>
          <w:rFonts w:ascii="Arial" w:hAnsi="Arial" w:cs="Arial"/>
          <w:sz w:val="24"/>
          <w:szCs w:val="24"/>
        </w:rPr>
      </w:pPr>
    </w:p>
    <w:p w14:paraId="2C51A17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các đặc quyền của người dùng cho các kết nối mạng và độ phân giải tên miền.</w:t>
      </w:r>
    </w:p>
    <w:p w14:paraId="52ABC5B7"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cơ sở dữ liệu Kiểm tra đặc quyền kết nối người dùng.</w:t>
      </w:r>
    </w:p>
    <w:p w14:paraId="22CCF0DF"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viên cơ sở dữ liệu Kiểm tra đặc quyền người dùng cho độ phân giải tên miền.</w:t>
      </w:r>
    </w:p>
    <w:p w14:paraId="2B416A5D" w14:textId="68A10DAB"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4–25 </w:t>
      </w:r>
      <w:r w:rsidRPr="00C437F4">
        <w:rPr>
          <w:rFonts w:ascii="Arial" w:hAnsi="Arial" w:cs="Arial"/>
          <w:sz w:val="24"/>
          <w:szCs w:val="24"/>
        </w:rPr>
        <w:t>cho thấy cách quản trị viên cơ sở dữ liệu có thể kiểm tra các đặc quyền cho người dùng preston để kết nối với www.us.example.com. Hãy nhớ rằng tên người dùng bạn nhập cho tham số người dùng trong thủ tục CHECK_PRIVILEGE_ACLID phân biệt chữ hoa chữ thường. Trong ví dụ này, nhập tên người dùng preston là chính xác, nhưng việc nhập Preston hoặc preston là không chính xác.</w:t>
      </w:r>
    </w:p>
    <w:p w14:paraId="059646AC" w14:textId="77777777" w:rsidR="00210B04" w:rsidRPr="00C437F4" w:rsidRDefault="00210B04" w:rsidP="00210B04">
      <w:pPr>
        <w:ind w:left="720"/>
        <w:rPr>
          <w:rFonts w:ascii="Arial" w:hAnsi="Arial" w:cs="Arial"/>
          <w:sz w:val="24"/>
          <w:szCs w:val="24"/>
        </w:rPr>
      </w:pPr>
    </w:p>
    <w:p w14:paraId="079A32FA" w14:textId="71A548BF" w:rsidR="005A2410" w:rsidRDefault="005A2410" w:rsidP="00210B04">
      <w:pPr>
        <w:ind w:left="720"/>
        <w:rPr>
          <w:rFonts w:ascii="Arial" w:hAnsi="Arial" w:cs="Arial"/>
          <w:sz w:val="24"/>
          <w:szCs w:val="24"/>
        </w:rPr>
      </w:pPr>
      <w:r w:rsidRPr="00C437F4">
        <w:rPr>
          <w:rFonts w:ascii="Arial" w:hAnsi="Arial" w:cs="Arial"/>
          <w:sz w:val="24"/>
          <w:szCs w:val="24"/>
        </w:rPr>
        <w:t>Bạn có thể tìm thấy người dùng trong cá thể cơ sở dữ liệu hiện tại bằng cách truy vấn dạng xem từ điển dữ liệu DBA_USERS, ví dụ:</w:t>
      </w:r>
    </w:p>
    <w:p w14:paraId="6CE4B2D5" w14:textId="77777777" w:rsidR="00210B04" w:rsidRPr="00C437F4" w:rsidRDefault="00210B04" w:rsidP="00210B04">
      <w:pPr>
        <w:ind w:left="720"/>
        <w:rPr>
          <w:rFonts w:ascii="Arial" w:hAnsi="Arial" w:cs="Arial"/>
          <w:sz w:val="24"/>
          <w:szCs w:val="24"/>
        </w:rPr>
      </w:pPr>
    </w:p>
    <w:p w14:paraId="41A25558" w14:textId="2F5AC5F8" w:rsidR="005A2410" w:rsidRDefault="005A2410" w:rsidP="005A2410">
      <w:pPr>
        <w:ind w:firstLine="720"/>
        <w:rPr>
          <w:rFonts w:ascii="Arial" w:hAnsi="Arial" w:cs="Arial"/>
          <w:sz w:val="20"/>
          <w:szCs w:val="20"/>
        </w:rPr>
      </w:pPr>
      <w:r w:rsidRPr="00C437F4">
        <w:rPr>
          <w:rFonts w:ascii="Arial" w:hAnsi="Arial" w:cs="Arial"/>
          <w:sz w:val="20"/>
          <w:szCs w:val="20"/>
        </w:rPr>
        <w:t>SELECT USERNAME FROM DBA_USERS;</w:t>
      </w:r>
    </w:p>
    <w:p w14:paraId="4869948F" w14:textId="77777777" w:rsidR="00210B04" w:rsidRPr="00C437F4" w:rsidRDefault="00210B04" w:rsidP="005A2410">
      <w:pPr>
        <w:ind w:firstLine="720"/>
        <w:rPr>
          <w:rFonts w:ascii="Arial" w:hAnsi="Arial" w:cs="Arial"/>
          <w:sz w:val="20"/>
          <w:szCs w:val="20"/>
        </w:rPr>
      </w:pPr>
    </w:p>
    <w:p w14:paraId="0BB0F779" w14:textId="2A4F42A8" w:rsidR="005A2410" w:rsidRDefault="005A2410" w:rsidP="00210B04">
      <w:pPr>
        <w:ind w:left="720"/>
        <w:rPr>
          <w:rFonts w:ascii="Arial" w:hAnsi="Arial" w:cs="Arial"/>
          <w:b/>
          <w:i/>
          <w:sz w:val="24"/>
          <w:szCs w:val="24"/>
        </w:rPr>
      </w:pPr>
      <w:r w:rsidRPr="00C437F4">
        <w:rPr>
          <w:rFonts w:ascii="Arial" w:hAnsi="Arial" w:cs="Arial"/>
          <w:b/>
          <w:i/>
          <w:sz w:val="24"/>
          <w:szCs w:val="24"/>
        </w:rPr>
        <w:t>Ví dụ 4–25 Quản trị viên Kiểm tra quyền người dùng cho kết nối máy chủ lưu trữ mạng.</w:t>
      </w:r>
    </w:p>
    <w:p w14:paraId="3DBCE898" w14:textId="77777777" w:rsidR="00210B04" w:rsidRPr="00C437F4" w:rsidRDefault="00210B04" w:rsidP="00210B04">
      <w:pPr>
        <w:ind w:left="720"/>
        <w:rPr>
          <w:rFonts w:ascii="Arial" w:hAnsi="Arial" w:cs="Arial"/>
          <w:b/>
          <w:i/>
          <w:sz w:val="24"/>
          <w:szCs w:val="24"/>
        </w:rPr>
      </w:pPr>
    </w:p>
    <w:p w14:paraId="1F12A3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ACL,</w:t>
      </w:r>
    </w:p>
    <w:p w14:paraId="2904A3E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32117BE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DBMS_NETWORK_ACL_ADMIN.CHECK_PRIVILEGE_ACLID(ACLID, 'PRESTON',</w:t>
      </w:r>
    </w:p>
    <w:p w14:paraId="63CB780D"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'connect'),</w:t>
      </w:r>
    </w:p>
    <w:p w14:paraId="0FC985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1, 'GRANTED', 0, 'DENIED', NULL) PRIVILEGE</w:t>
      </w:r>
    </w:p>
    <w:p w14:paraId="412000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03C2796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56B7CC71"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42AE01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DBA_NETWORK_ACLS)</w:t>
      </w:r>
    </w:p>
    <w:p w14:paraId="5BE3D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WHERE PRECEDENCE IS NOT NULL</w:t>
      </w:r>
    </w:p>
    <w:p w14:paraId="4F001EE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52ADC7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LOWER_PORT NULLS LAST,</w:t>
      </w:r>
    </w:p>
    <w:p w14:paraId="6FBB113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UPPER_PORT NULLS LAST;</w:t>
      </w:r>
    </w:p>
    <w:p w14:paraId="76909211" w14:textId="77777777" w:rsidR="005A2410" w:rsidRPr="00C437F4" w:rsidRDefault="005A2410" w:rsidP="005A2410">
      <w:pPr>
        <w:ind w:firstLine="720"/>
        <w:rPr>
          <w:rFonts w:ascii="Arial" w:hAnsi="Arial" w:cs="Arial"/>
          <w:sz w:val="20"/>
          <w:szCs w:val="20"/>
        </w:rPr>
      </w:pPr>
    </w:p>
    <w:p w14:paraId="23409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0031D4D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12BF58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51AF63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509765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www.us.example.com /sys/acls/www.xml GRANTED</w:t>
      </w:r>
    </w:p>
    <w:p w14:paraId="5B14C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47F25812" w14:textId="5D779ABE"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0786634" w14:textId="77777777" w:rsidR="00210B04" w:rsidRPr="00C437F4" w:rsidRDefault="00210B04" w:rsidP="005A2410">
      <w:pPr>
        <w:ind w:firstLine="720"/>
        <w:rPr>
          <w:rFonts w:ascii="Arial" w:hAnsi="Arial" w:cs="Arial"/>
          <w:sz w:val="20"/>
          <w:szCs w:val="20"/>
        </w:rPr>
      </w:pPr>
    </w:p>
    <w:p w14:paraId="37297D69" w14:textId="5955723A" w:rsidR="005A2410" w:rsidRDefault="005A2410" w:rsidP="00210B04">
      <w:pPr>
        <w:ind w:left="720"/>
        <w:rPr>
          <w:rFonts w:ascii="Arial" w:hAnsi="Arial" w:cs="Arial"/>
          <w:sz w:val="24"/>
          <w:szCs w:val="24"/>
        </w:rPr>
      </w:pPr>
      <w:r w:rsidRPr="00C437F4">
        <w:rPr>
          <w:rFonts w:ascii="Arial" w:hAnsi="Arial" w:cs="Arial"/>
          <w:sz w:val="24"/>
          <w:szCs w:val="24"/>
        </w:rPr>
        <w:t>Trong ví dụ này, người dùng preston được cấp đặc quyền cho tất cả các kết nối máy chủ mạng được tìm thấy cho www.us.example.com. Tuy nhiên, giả sử preston đã được cấp quyền truy cập vào một kết nối máy chủ trên cổng 80, nhưng sau đó từ chối truy cập vào các kết nối máy chủ lưu trữ trên cổng 3000–3999. Trong trường hợp này, bạn cần tạo một danh sách điều khiển truy cập cho kết nối máy chủ trên cổng 80 và danh sách điều khiển truy cập riêng cho kết nối máy chủ trên cổng 3000–3999.</w:t>
      </w:r>
    </w:p>
    <w:p w14:paraId="3E0C02FF" w14:textId="77777777" w:rsidR="00210B04" w:rsidRPr="00C437F4" w:rsidRDefault="00210B04" w:rsidP="005A2410">
      <w:pPr>
        <w:ind w:firstLine="720"/>
        <w:rPr>
          <w:rFonts w:ascii="Arial" w:hAnsi="Arial" w:cs="Arial"/>
          <w:sz w:val="24"/>
          <w:szCs w:val="24"/>
        </w:rPr>
      </w:pPr>
    </w:p>
    <w:p w14:paraId="4DBCFAF0" w14:textId="661BDB04" w:rsidR="005A2410" w:rsidRDefault="005A2410" w:rsidP="00210B04">
      <w:pPr>
        <w:ind w:left="720"/>
        <w:rPr>
          <w:rFonts w:ascii="Arial" w:hAnsi="Arial" w:cs="Arial"/>
          <w:b/>
          <w:sz w:val="28"/>
          <w:szCs w:val="28"/>
        </w:rPr>
      </w:pPr>
      <w:r w:rsidRPr="00C437F4">
        <w:rPr>
          <w:rFonts w:ascii="Arial" w:hAnsi="Arial" w:cs="Arial"/>
          <w:b/>
          <w:sz w:val="28"/>
          <w:szCs w:val="28"/>
        </w:rPr>
        <w:t>Quản trị viên cơ sở dữ liệu Kiểm tra đặc quyền người dùng cho độ phân giải tên miền.</w:t>
      </w:r>
    </w:p>
    <w:p w14:paraId="55AE1399" w14:textId="77777777" w:rsidR="00210B04" w:rsidRPr="00C437F4" w:rsidRDefault="00210B04" w:rsidP="00210B04">
      <w:pPr>
        <w:ind w:left="720"/>
        <w:rPr>
          <w:rFonts w:ascii="Arial" w:hAnsi="Arial" w:cs="Arial"/>
          <w:b/>
          <w:sz w:val="28"/>
          <w:szCs w:val="28"/>
        </w:rPr>
      </w:pPr>
    </w:p>
    <w:p w14:paraId="65F3A233" w14:textId="727A2EB5" w:rsidR="005A2410" w:rsidRDefault="005A2410" w:rsidP="00210B04">
      <w:pPr>
        <w:ind w:left="720"/>
        <w:rPr>
          <w:rFonts w:ascii="Arial" w:hAnsi="Arial" w:cs="Arial"/>
          <w:sz w:val="24"/>
          <w:szCs w:val="24"/>
        </w:rPr>
      </w:pPr>
      <w:r w:rsidRPr="00C437F4">
        <w:rPr>
          <w:rFonts w:ascii="Arial" w:hAnsi="Arial" w:cs="Arial"/>
          <w:sz w:val="24"/>
          <w:szCs w:val="24"/>
        </w:rPr>
        <w:t>Ví dụ 4–26 cho thấy cách quản trị viên cơ sở dữ liệu có thể kiểm tra các đặc quyền của người dùng preston để thực hiện độ phân giải tên miền cho máy chủ www.us.example.com. Trong ví dụ này, chỉ có các danh sách điều khiển truy cập được gán cho các máy chủ không có dải cổng vì đặc quyền giải quyết không có hiệu lực đối với những người có phạm vi cổng. (Hãy nhớ rằng tên người dùng bạn nhập cho tham số người dùng trong CHECK_PRIVILEGE_ACLID phân biệt chữ hoa chữ thườ</w:t>
      </w:r>
      <w:r w:rsidR="00210B04">
        <w:rPr>
          <w:rFonts w:ascii="Arial" w:hAnsi="Arial" w:cs="Arial"/>
          <w:sz w:val="24"/>
          <w:szCs w:val="24"/>
        </w:rPr>
        <w:t>ng.</w:t>
      </w:r>
    </w:p>
    <w:p w14:paraId="3B440CD5" w14:textId="77777777" w:rsidR="00210B04" w:rsidRPr="00C437F4" w:rsidRDefault="00210B04" w:rsidP="005A2410">
      <w:pPr>
        <w:ind w:firstLine="720"/>
        <w:rPr>
          <w:rFonts w:ascii="Arial" w:hAnsi="Arial" w:cs="Arial"/>
          <w:sz w:val="24"/>
          <w:szCs w:val="24"/>
        </w:rPr>
      </w:pPr>
    </w:p>
    <w:p w14:paraId="4EA276A3" w14:textId="1C70DDB6" w:rsidR="005A2410" w:rsidRDefault="005A2410" w:rsidP="00210B04">
      <w:pPr>
        <w:ind w:left="720"/>
        <w:rPr>
          <w:rFonts w:ascii="Arial" w:hAnsi="Arial" w:cs="Arial"/>
          <w:b/>
          <w:i/>
          <w:sz w:val="24"/>
          <w:szCs w:val="24"/>
        </w:rPr>
      </w:pPr>
      <w:r w:rsidRPr="00C437F4">
        <w:rPr>
          <w:rFonts w:ascii="Arial" w:hAnsi="Arial" w:cs="Arial"/>
          <w:b/>
          <w:i/>
          <w:sz w:val="24"/>
          <w:szCs w:val="24"/>
        </w:rPr>
        <w:t>Example 4–26 Administrator Checking Permissions for Domain Name Resolution</w:t>
      </w:r>
    </w:p>
    <w:p w14:paraId="30F6455E" w14:textId="77777777" w:rsidR="00210B04" w:rsidRPr="00C437F4" w:rsidRDefault="00210B04" w:rsidP="00210B04">
      <w:pPr>
        <w:ind w:left="720"/>
        <w:rPr>
          <w:rFonts w:ascii="Arial" w:hAnsi="Arial" w:cs="Arial"/>
          <w:b/>
          <w:i/>
          <w:sz w:val="24"/>
          <w:szCs w:val="24"/>
        </w:rPr>
      </w:pPr>
    </w:p>
    <w:p w14:paraId="49AE2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ACL,</w:t>
      </w:r>
    </w:p>
    <w:p w14:paraId="39CA708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264AF75B" w14:textId="1AD52161" w:rsidR="005A2410" w:rsidRPr="00C437F4" w:rsidRDefault="005A2410" w:rsidP="00210B04">
      <w:pPr>
        <w:ind w:left="720" w:firstLine="1440"/>
        <w:rPr>
          <w:rFonts w:ascii="Arial" w:hAnsi="Arial" w:cs="Arial"/>
          <w:sz w:val="20"/>
          <w:szCs w:val="20"/>
        </w:rPr>
      </w:pPr>
      <w:r w:rsidRPr="00C437F4">
        <w:rPr>
          <w:rFonts w:ascii="Arial" w:hAnsi="Arial" w:cs="Arial"/>
          <w:sz w:val="20"/>
          <w:szCs w:val="20"/>
        </w:rPr>
        <w:t>DBMS_NETWORK_ACL_ADMIN.CHECK_PRIVILEGE_ACLID(ACLID, 'PRESTON',</w:t>
      </w:r>
    </w:p>
    <w:p w14:paraId="25002684"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'resolve'),</w:t>
      </w:r>
    </w:p>
    <w:p w14:paraId="11D2623C"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1, 'GRANTED', 0, 'DENIED', NULL) PRIVILEGE</w:t>
      </w:r>
    </w:p>
    <w:p w14:paraId="4F0F47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1843540E"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69FC4DDD" w14:textId="77777777" w:rsidR="005A2410" w:rsidRPr="00C437F4" w:rsidRDefault="005A2410" w:rsidP="005A2410">
      <w:pPr>
        <w:ind w:left="5760"/>
        <w:rPr>
          <w:rFonts w:ascii="Arial" w:hAnsi="Arial" w:cs="Arial"/>
          <w:sz w:val="20"/>
          <w:szCs w:val="20"/>
        </w:rPr>
      </w:pPr>
      <w:r w:rsidRPr="00C437F4">
        <w:rPr>
          <w:rFonts w:ascii="Arial" w:hAnsi="Arial" w:cs="Arial"/>
          <w:sz w:val="20"/>
          <w:szCs w:val="20"/>
        </w:rPr>
        <w:t xml:space="preserve"> HOST) PRECEDENCE</w:t>
      </w:r>
    </w:p>
    <w:p w14:paraId="0F43FA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DBA_NETWORK_ACLS</w:t>
      </w:r>
    </w:p>
    <w:p w14:paraId="3DF339D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LOWER_PORT IS NULL AND UPPER_PORT IS NULL)</w:t>
      </w:r>
    </w:p>
    <w:p w14:paraId="3700071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171DBA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6A9AE1AF" w14:textId="77777777" w:rsidR="005A2410" w:rsidRPr="00C437F4" w:rsidRDefault="005A2410" w:rsidP="005A2410">
      <w:pPr>
        <w:ind w:firstLine="720"/>
        <w:rPr>
          <w:rFonts w:ascii="Arial" w:hAnsi="Arial" w:cs="Arial"/>
          <w:sz w:val="20"/>
          <w:szCs w:val="20"/>
        </w:rPr>
      </w:pPr>
    </w:p>
    <w:p w14:paraId="52D0E0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ACL PRIVILEGE</w:t>
      </w:r>
    </w:p>
    <w:p w14:paraId="324AE7F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w:t>
      </w:r>
    </w:p>
    <w:p w14:paraId="7EB29E43" w14:textId="77777777" w:rsidR="005A2410" w:rsidRPr="00C437F4" w:rsidRDefault="005A2410" w:rsidP="005A2410">
      <w:pPr>
        <w:ind w:firstLine="720"/>
        <w:rPr>
          <w:rFonts w:ascii="Arial" w:hAnsi="Arial" w:cs="Arial"/>
          <w:sz w:val="20"/>
          <w:szCs w:val="20"/>
        </w:rPr>
      </w:pPr>
    </w:p>
    <w:p w14:paraId="256E69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17E081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1AE1787C" w14:textId="55A5CFCA"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521536B" w14:textId="77777777" w:rsidR="00210B04" w:rsidRPr="00C437F4" w:rsidRDefault="00210B04" w:rsidP="005A2410">
      <w:pPr>
        <w:ind w:firstLine="720"/>
        <w:rPr>
          <w:rFonts w:ascii="Arial" w:hAnsi="Arial" w:cs="Arial"/>
          <w:sz w:val="20"/>
          <w:szCs w:val="20"/>
        </w:rPr>
      </w:pPr>
    </w:p>
    <w:p w14:paraId="56D7F80D" w14:textId="3EE65072" w:rsidR="005A2410" w:rsidRDefault="005A2410" w:rsidP="00210B04">
      <w:pPr>
        <w:ind w:left="720"/>
        <w:rPr>
          <w:rFonts w:ascii="Arial" w:hAnsi="Arial" w:cs="Arial"/>
          <w:b/>
          <w:sz w:val="28"/>
          <w:szCs w:val="28"/>
        </w:rPr>
      </w:pPr>
      <w:r w:rsidRPr="00C437F4">
        <w:rPr>
          <w:rFonts w:ascii="Arial" w:hAnsi="Arial" w:cs="Arial"/>
          <w:b/>
          <w:sz w:val="28"/>
          <w:szCs w:val="28"/>
        </w:rPr>
        <w:t>Cách người dùng có thể kiểm tra kết nối mạng và đặc quyền miền của họ.</w:t>
      </w:r>
    </w:p>
    <w:p w14:paraId="24A906AC" w14:textId="77777777" w:rsidR="00210B04" w:rsidRPr="00C437F4" w:rsidRDefault="00210B04" w:rsidP="00210B04">
      <w:pPr>
        <w:ind w:left="720"/>
        <w:rPr>
          <w:rFonts w:ascii="Arial" w:hAnsi="Arial" w:cs="Arial"/>
          <w:b/>
          <w:sz w:val="28"/>
          <w:szCs w:val="28"/>
        </w:rPr>
      </w:pPr>
    </w:p>
    <w:p w14:paraId="3653DDBE" w14:textId="0DF8940A" w:rsidR="005A2410" w:rsidRDefault="005A2410" w:rsidP="00210B04">
      <w:pPr>
        <w:ind w:left="720"/>
        <w:rPr>
          <w:rFonts w:ascii="Arial" w:hAnsi="Arial" w:cs="Arial"/>
          <w:sz w:val="24"/>
          <w:szCs w:val="24"/>
        </w:rPr>
      </w:pPr>
      <w:r w:rsidRPr="00C437F4">
        <w:rPr>
          <w:rFonts w:ascii="Arial" w:hAnsi="Arial" w:cs="Arial"/>
          <w:sz w:val="24"/>
          <w:szCs w:val="24"/>
        </w:rPr>
        <w:lastRenderedPageBreak/>
        <w:t>Người dùng có thể truy vấn chế độ xem USER_NETWORK_ACL_PRIVILEGES để kiểm tra quyền truy cập mạng và miền của họ. Chế độ xem USER_NETWORK_ACL_PRIVILEGES là PUBLIC, vì vậy tất cả người dùng đều có thể chọn từ đó.</w:t>
      </w:r>
    </w:p>
    <w:p w14:paraId="1454025A" w14:textId="77777777" w:rsidR="00210B04" w:rsidRPr="00C437F4" w:rsidRDefault="00210B04" w:rsidP="005A2410">
      <w:pPr>
        <w:ind w:firstLine="720"/>
        <w:rPr>
          <w:rFonts w:ascii="Arial" w:hAnsi="Arial" w:cs="Arial"/>
          <w:sz w:val="24"/>
          <w:szCs w:val="24"/>
        </w:rPr>
      </w:pPr>
    </w:p>
    <w:p w14:paraId="4A6EA5C1" w14:textId="49C879B8" w:rsidR="005A2410" w:rsidRDefault="005A2410" w:rsidP="00210B04">
      <w:pPr>
        <w:ind w:left="720"/>
        <w:rPr>
          <w:rFonts w:ascii="Arial" w:hAnsi="Arial" w:cs="Arial"/>
          <w:sz w:val="24"/>
          <w:szCs w:val="24"/>
        </w:rPr>
      </w:pPr>
      <w:r w:rsidRPr="00C437F4">
        <w:rPr>
          <w:rFonts w:ascii="Arial" w:hAnsi="Arial" w:cs="Arial"/>
          <w:sz w:val="24"/>
          <w:szCs w:val="24"/>
        </w:rPr>
        <w:t>Chế độ xem này ẩn danh sách điều khiển truy cập khỏi người dùng. Nó đánh giá tình trạng cho phép cho người dùng (GRANTED hoặc DENIED) và lọc ra trường hợp NULL vì người dùng không cần phải biết khi nào danh sách điều khiển truy cập không áp dụng cho họ. Nói cách khác, Cơ sở dữ liệu Oracle chỉ hiển thị người dùng trên các máy chủ mạng cấp quyền hoặc từ chối truy cập một cách rõ ràng cho người đó. Do đó, đầu ra không hiển thị * .example.com và * xuất hiện trong đầu ra từ khung nhìn DBA_NETWORK_ACLS của quản trị cơ sở dữ liệu cụ thể.</w:t>
      </w:r>
    </w:p>
    <w:p w14:paraId="2AF26581" w14:textId="77777777" w:rsidR="00210B04" w:rsidRPr="00C437F4" w:rsidRDefault="00210B04" w:rsidP="005A2410">
      <w:pPr>
        <w:ind w:firstLine="720"/>
        <w:rPr>
          <w:rFonts w:ascii="Arial" w:hAnsi="Arial" w:cs="Arial"/>
          <w:sz w:val="24"/>
          <w:szCs w:val="24"/>
        </w:rPr>
      </w:pPr>
    </w:p>
    <w:p w14:paraId="11D9ADE4"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quyền người dùng đối với các kết nối mạng và độ phân giải tên miền.</w:t>
      </w:r>
    </w:p>
    <w:p w14:paraId="66F0AFF5"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đặc quyền kết nối mạng của anh ta hoặc cô ấy.</w:t>
      </w:r>
    </w:p>
    <w:p w14:paraId="3A9B49AF"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các đặc quyền riêng cho độ phân giải tên miền.</w:t>
      </w:r>
    </w:p>
    <w:p w14:paraId="726685D4" w14:textId="49F37D64" w:rsidR="005A2410" w:rsidRDefault="005A2410" w:rsidP="005A2410">
      <w:pPr>
        <w:ind w:left="720"/>
        <w:rPr>
          <w:rFonts w:ascii="Arial" w:hAnsi="Arial" w:cs="Arial"/>
          <w:b/>
          <w:sz w:val="28"/>
          <w:szCs w:val="28"/>
        </w:rPr>
      </w:pPr>
      <w:r w:rsidRPr="00C437F4">
        <w:rPr>
          <w:rFonts w:ascii="Arial" w:hAnsi="Arial" w:cs="Arial"/>
          <w:b/>
          <w:sz w:val="28"/>
          <w:szCs w:val="28"/>
        </w:rPr>
        <w:t>Người dùng kiểm tra đặc quyền kết nối mạng của họ.</w:t>
      </w:r>
    </w:p>
    <w:p w14:paraId="1D1E3A26" w14:textId="77777777" w:rsidR="00210B04" w:rsidRPr="00C437F4" w:rsidRDefault="00210B04" w:rsidP="005A2410">
      <w:pPr>
        <w:ind w:left="720"/>
        <w:rPr>
          <w:rFonts w:ascii="Arial" w:hAnsi="Arial" w:cs="Arial"/>
          <w:b/>
          <w:sz w:val="28"/>
          <w:szCs w:val="28"/>
        </w:rPr>
      </w:pPr>
    </w:p>
    <w:p w14:paraId="62290C40" w14:textId="5AB3B59E"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4–27 </w:t>
      </w:r>
      <w:r w:rsidRPr="00C437F4">
        <w:rPr>
          <w:rFonts w:ascii="Arial" w:hAnsi="Arial" w:cs="Arial"/>
          <w:sz w:val="24"/>
          <w:szCs w:val="24"/>
        </w:rPr>
        <w:t xml:space="preserve">cho thấy cách người dùng preston có thể kiểm tra các đặc quyền của mình để kết nối với </w:t>
      </w:r>
      <w:hyperlink r:id="rId116" w:history="1">
        <w:r w:rsidR="00210B04" w:rsidRPr="00C82904">
          <w:rPr>
            <w:rStyle w:val="Hyperlink"/>
            <w:rFonts w:ascii="Arial" w:hAnsi="Arial" w:cs="Arial"/>
            <w:sz w:val="24"/>
            <w:szCs w:val="24"/>
          </w:rPr>
          <w:t>www.us.example.com</w:t>
        </w:r>
      </w:hyperlink>
      <w:r w:rsidRPr="00C437F4">
        <w:rPr>
          <w:rFonts w:ascii="Arial" w:hAnsi="Arial" w:cs="Arial"/>
          <w:sz w:val="24"/>
          <w:szCs w:val="24"/>
        </w:rPr>
        <w:t xml:space="preserve">. </w:t>
      </w:r>
    </w:p>
    <w:p w14:paraId="6A00C4DD" w14:textId="77777777" w:rsidR="00210B04" w:rsidRPr="00C437F4" w:rsidRDefault="00210B04" w:rsidP="00210B04">
      <w:pPr>
        <w:ind w:left="720"/>
        <w:rPr>
          <w:rFonts w:ascii="Arial" w:hAnsi="Arial" w:cs="Arial"/>
          <w:sz w:val="24"/>
          <w:szCs w:val="24"/>
        </w:rPr>
      </w:pPr>
    </w:p>
    <w:p w14:paraId="5BC7E55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Ví dụ 4–27 Quyền kiểm tra người dùng đối với kết nối máy chủ lưu trữ mạng.</w:t>
      </w:r>
    </w:p>
    <w:p w14:paraId="1EB7132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STATUS PRIVILEGE</w:t>
      </w:r>
    </w:p>
    <w:p w14:paraId="70659381"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FROM (SELECT HOST, LOWER_PORT, UPPER_PORT, STATUS,</w:t>
      </w:r>
    </w:p>
    <w:p w14:paraId="03D8B6C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2BE79308"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E0064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02EF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'connect')</w:t>
      </w:r>
    </w:p>
    <w:p w14:paraId="43F4F4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2752DE4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312554D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LOWER_PORT NULLS LAST,</w:t>
      </w:r>
    </w:p>
    <w:p w14:paraId="00343478"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UPPER_PORT NULLS LAST;</w:t>
      </w:r>
    </w:p>
    <w:p w14:paraId="6DCD7ED6" w14:textId="77777777" w:rsidR="005A2410" w:rsidRPr="00C437F4" w:rsidRDefault="005A2410" w:rsidP="005A2410">
      <w:pPr>
        <w:ind w:firstLine="720"/>
        <w:rPr>
          <w:rFonts w:ascii="Arial" w:hAnsi="Arial" w:cs="Arial"/>
          <w:sz w:val="20"/>
          <w:szCs w:val="20"/>
        </w:rPr>
      </w:pPr>
    </w:p>
    <w:p w14:paraId="7F87CE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17FBAF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2D987B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4DC4C3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109254C1" w14:textId="6E6C0868"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418B7165" w14:textId="77777777" w:rsidR="00210B04" w:rsidRPr="00C437F4" w:rsidRDefault="00210B04" w:rsidP="005A2410">
      <w:pPr>
        <w:ind w:firstLine="720"/>
        <w:rPr>
          <w:rFonts w:ascii="Arial" w:hAnsi="Arial" w:cs="Arial"/>
          <w:sz w:val="20"/>
          <w:szCs w:val="20"/>
        </w:rPr>
      </w:pPr>
    </w:p>
    <w:p w14:paraId="58CA3259" w14:textId="106A2D48" w:rsidR="005A2410" w:rsidRDefault="005A2410" w:rsidP="00210B04">
      <w:pPr>
        <w:ind w:left="720"/>
        <w:rPr>
          <w:rFonts w:ascii="Arial" w:hAnsi="Arial" w:cs="Arial"/>
          <w:b/>
          <w:sz w:val="28"/>
          <w:szCs w:val="28"/>
        </w:rPr>
      </w:pPr>
      <w:r w:rsidRPr="00C437F4">
        <w:rPr>
          <w:rFonts w:ascii="Arial" w:hAnsi="Arial" w:cs="Arial"/>
          <w:b/>
          <w:sz w:val="28"/>
          <w:szCs w:val="28"/>
        </w:rPr>
        <w:t>Người dùng kiểm tra các đặc quyền riêng cho độ phân giải tên miền.</w:t>
      </w:r>
    </w:p>
    <w:p w14:paraId="5457CFD1" w14:textId="77777777" w:rsidR="00210B04" w:rsidRPr="00C437F4" w:rsidRDefault="00210B04" w:rsidP="00210B04">
      <w:pPr>
        <w:ind w:left="720"/>
        <w:rPr>
          <w:rFonts w:ascii="Arial" w:hAnsi="Arial" w:cs="Arial"/>
          <w:b/>
          <w:sz w:val="28"/>
          <w:szCs w:val="28"/>
        </w:rPr>
      </w:pPr>
    </w:p>
    <w:p w14:paraId="5FFA700C" w14:textId="734AAB2F"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4–26 </w:t>
      </w:r>
      <w:r w:rsidRPr="00C437F4">
        <w:rPr>
          <w:rFonts w:ascii="Arial" w:hAnsi="Arial" w:cs="Arial"/>
          <w:sz w:val="24"/>
          <w:szCs w:val="24"/>
        </w:rPr>
        <w:t xml:space="preserve">cho thấy người dùng preston có thể kiểm tra các đặc quyền của mình để thực hiện độ phân giải tên miền cho </w:t>
      </w:r>
      <w:hyperlink r:id="rId117" w:history="1">
        <w:r w:rsidRPr="00C437F4">
          <w:rPr>
            <w:rStyle w:val="Hyperlink"/>
            <w:rFonts w:ascii="Arial" w:hAnsi="Arial" w:cs="Arial"/>
            <w:sz w:val="24"/>
            <w:szCs w:val="24"/>
          </w:rPr>
          <w:t>www.us.example.com</w:t>
        </w:r>
      </w:hyperlink>
      <w:r w:rsidRPr="00C437F4">
        <w:rPr>
          <w:rFonts w:ascii="Arial" w:hAnsi="Arial" w:cs="Arial"/>
          <w:sz w:val="24"/>
          <w:szCs w:val="24"/>
        </w:rPr>
        <w:t>:</w:t>
      </w:r>
    </w:p>
    <w:p w14:paraId="12960D0F" w14:textId="77777777" w:rsidR="00210B04" w:rsidRPr="00C437F4" w:rsidRDefault="00210B04" w:rsidP="00210B04">
      <w:pPr>
        <w:ind w:left="720"/>
        <w:rPr>
          <w:rFonts w:ascii="Arial" w:hAnsi="Arial" w:cs="Arial"/>
          <w:sz w:val="24"/>
          <w:szCs w:val="24"/>
        </w:rPr>
      </w:pPr>
    </w:p>
    <w:p w14:paraId="25A975E5" w14:textId="1A0A57CE" w:rsidR="005A2410" w:rsidRDefault="005A2410" w:rsidP="005A2410">
      <w:pPr>
        <w:ind w:firstLine="720"/>
        <w:rPr>
          <w:rFonts w:ascii="Arial" w:hAnsi="Arial" w:cs="Arial"/>
          <w:b/>
          <w:i/>
          <w:sz w:val="24"/>
          <w:szCs w:val="24"/>
        </w:rPr>
      </w:pPr>
      <w:r w:rsidRPr="00C437F4">
        <w:rPr>
          <w:rFonts w:ascii="Arial" w:hAnsi="Arial" w:cs="Arial"/>
          <w:b/>
          <w:i/>
          <w:sz w:val="24"/>
          <w:szCs w:val="24"/>
        </w:rPr>
        <w:lastRenderedPageBreak/>
        <w:t>Ví dụ 4–28 Đặc quyền kiểm tra người dùng cho độ phân giải tên miền</w:t>
      </w:r>
    </w:p>
    <w:p w14:paraId="19D72AC4" w14:textId="77777777" w:rsidR="00210B04" w:rsidRPr="00C437F4" w:rsidRDefault="00210B04" w:rsidP="005A2410">
      <w:pPr>
        <w:ind w:firstLine="720"/>
        <w:rPr>
          <w:rFonts w:ascii="Arial" w:hAnsi="Arial" w:cs="Arial"/>
          <w:b/>
          <w:i/>
          <w:sz w:val="24"/>
          <w:szCs w:val="24"/>
        </w:rPr>
      </w:pPr>
    </w:p>
    <w:p w14:paraId="711C9D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STATUS PRIVILEGE</w:t>
      </w:r>
    </w:p>
    <w:p w14:paraId="71D2D9A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from (SELECT HOST, STATUS,</w:t>
      </w:r>
    </w:p>
    <w:p w14:paraId="40F54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1CE610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HOST) PRECEDENCE</w:t>
      </w:r>
    </w:p>
    <w:p w14:paraId="4113A3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974CE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'resolve' AND</w:t>
      </w:r>
    </w:p>
    <w:p w14:paraId="012107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LOWER_PORT IS NULL AND UPPER_PORT IS NULL)</w:t>
      </w:r>
    </w:p>
    <w:p w14:paraId="6B208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5B01D3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701EEC0B" w14:textId="77777777" w:rsidR="005A2410" w:rsidRPr="00C437F4" w:rsidRDefault="005A2410" w:rsidP="005A2410">
      <w:pPr>
        <w:ind w:firstLine="720"/>
        <w:rPr>
          <w:rFonts w:ascii="Arial" w:hAnsi="Arial" w:cs="Arial"/>
          <w:sz w:val="20"/>
          <w:szCs w:val="20"/>
        </w:rPr>
      </w:pPr>
    </w:p>
    <w:p w14:paraId="6D5257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PRIVILEGE</w:t>
      </w:r>
    </w:p>
    <w:p w14:paraId="0B0442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w:t>
      </w:r>
    </w:p>
    <w:p w14:paraId="3D6762B6" w14:textId="2674BAAD"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GRANTED</w:t>
      </w:r>
    </w:p>
    <w:p w14:paraId="672A3312" w14:textId="77777777" w:rsidR="00210B04" w:rsidRPr="00C437F4" w:rsidRDefault="00210B04" w:rsidP="005A2410">
      <w:pPr>
        <w:ind w:firstLine="720"/>
        <w:rPr>
          <w:rFonts w:ascii="Arial" w:hAnsi="Arial" w:cs="Arial"/>
          <w:sz w:val="20"/>
          <w:szCs w:val="20"/>
        </w:rPr>
      </w:pPr>
    </w:p>
    <w:p w14:paraId="657EE41F" w14:textId="7935117D" w:rsidR="00210B04" w:rsidRPr="00C437F4" w:rsidRDefault="005A2410" w:rsidP="005A2410">
      <w:pPr>
        <w:rPr>
          <w:rFonts w:ascii="Arial" w:hAnsi="Arial" w:cs="Arial"/>
          <w:b/>
          <w:sz w:val="36"/>
          <w:szCs w:val="36"/>
        </w:rPr>
      </w:pPr>
      <w:r w:rsidRPr="00C437F4">
        <w:rPr>
          <w:rFonts w:ascii="Arial" w:hAnsi="Arial" w:cs="Arial"/>
          <w:b/>
          <w:sz w:val="36"/>
          <w:szCs w:val="36"/>
        </w:rPr>
        <w:t>Đặt mức độ ưu tiên của nhiều người dùng và vai trò trong danh sách kiểm soát một lượt truy cập.</w:t>
      </w:r>
    </w:p>
    <w:p w14:paraId="16C4C815" w14:textId="3845D38B" w:rsidR="005A2410" w:rsidRDefault="005A2410" w:rsidP="00210B04">
      <w:pPr>
        <w:ind w:left="720"/>
        <w:rPr>
          <w:rFonts w:ascii="Arial" w:hAnsi="Arial" w:cs="Arial"/>
          <w:sz w:val="24"/>
          <w:szCs w:val="24"/>
        </w:rPr>
      </w:pPr>
      <w:r w:rsidRPr="00C437F4">
        <w:rPr>
          <w:rFonts w:ascii="Arial" w:hAnsi="Arial" w:cs="Arial"/>
          <w:sz w:val="24"/>
          <w:szCs w:val="24"/>
        </w:rPr>
        <w:t>Theo mặc định, Cơ sở dữ liệu Oracle cấp hoặc từ chối đặc quyền cho người dùng và vai trò dựa trên vị trí vật lý của họ trong danh sách điều khiển truy cập. Người dùng hoặc vai trò đầu tiên được liệt kê được cấp hoặc từ chối đặc quyền trước tiên, theo sau người dùng hoặc vai trò thứ hai, v.v. Ví dụ, giả sử mã trong ví dụ 4-20 xác định một vai trò, ACCT_MGR và hai người dùng, sebastian và preston, và danh sách kiểm soát truy cập tệp XML đã ra lệnh cho ba tệp này như sau:</w:t>
      </w:r>
    </w:p>
    <w:p w14:paraId="69D14C31" w14:textId="77777777" w:rsidR="00210B04" w:rsidRPr="00C437F4" w:rsidRDefault="00210B04" w:rsidP="00210B04">
      <w:pPr>
        <w:ind w:left="720"/>
        <w:rPr>
          <w:rFonts w:ascii="Arial" w:hAnsi="Arial" w:cs="Arial"/>
          <w:sz w:val="24"/>
          <w:szCs w:val="24"/>
        </w:rPr>
      </w:pPr>
    </w:p>
    <w:p w14:paraId="163C82FB" w14:textId="77777777" w:rsidR="005A2410" w:rsidRPr="00C437F4" w:rsidRDefault="005A2410" w:rsidP="005A2410">
      <w:pPr>
        <w:rPr>
          <w:rFonts w:ascii="Arial" w:hAnsi="Arial" w:cs="Arial"/>
          <w:sz w:val="20"/>
          <w:szCs w:val="20"/>
        </w:rPr>
      </w:pPr>
      <w:r w:rsidRPr="00C437F4">
        <w:rPr>
          <w:rFonts w:ascii="Arial" w:hAnsi="Arial" w:cs="Arial"/>
          <w:b/>
          <w:sz w:val="28"/>
          <w:szCs w:val="28"/>
        </w:rPr>
        <w:tab/>
      </w:r>
      <w:r w:rsidRPr="00C437F4">
        <w:rPr>
          <w:rFonts w:ascii="Arial" w:hAnsi="Arial" w:cs="Arial"/>
          <w:sz w:val="20"/>
          <w:szCs w:val="20"/>
        </w:rPr>
        <w:t>&lt;acl ...&gt;</w:t>
      </w:r>
    </w:p>
    <w:p w14:paraId="2A799740"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p>
    <w:p w14:paraId="15AC3158" w14:textId="078C1F2C"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&lt;ace&gt;</w:t>
      </w:r>
    </w:p>
    <w:p w14:paraId="09EDAE33" w14:textId="24B9DAA6"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&lt;principal&gt;ACCT_MGR&lt;/principal&gt;</w:t>
      </w:r>
    </w:p>
    <w:p w14:paraId="7E409AF6" w14:textId="61C3C80C"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&lt;grant&gt;true&lt;/grant&gt;</w:t>
      </w:r>
    </w:p>
    <w:p w14:paraId="0F85D7AA"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1CAF57D2"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DC8DC93"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6DC2993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&lt;principal&gt;SEBASTIAN&lt;/principal&gt;</w:t>
      </w:r>
    </w:p>
    <w:p w14:paraId="5D7DAEF2" w14:textId="547231BB"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&lt;grant&gt;false&lt;/grant&gt;</w:t>
      </w:r>
    </w:p>
    <w:p w14:paraId="39AD686F" w14:textId="487AC408"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&lt;privilege&gt;&lt;plsql:connect/&gt;&lt;/privilege&gt;</w:t>
      </w:r>
    </w:p>
    <w:p w14:paraId="4C8C4117"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3BA9F63C"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2581E56"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&lt;principal&gt;PRESTON&lt;/principal&gt;</w:t>
      </w:r>
    </w:p>
    <w:p w14:paraId="0990881C"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&lt;grant&gt;false&lt;/grant&gt;</w:t>
      </w:r>
    </w:p>
    <w:p w14:paraId="08C25CD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237147B8"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4BD92654" w14:textId="4555309B" w:rsidR="005A2410" w:rsidRDefault="005A2410" w:rsidP="00210B04">
      <w:pPr>
        <w:ind w:firstLine="720"/>
        <w:rPr>
          <w:rFonts w:ascii="Arial" w:hAnsi="Arial" w:cs="Arial"/>
          <w:sz w:val="20"/>
          <w:szCs w:val="20"/>
        </w:rPr>
      </w:pPr>
      <w:r w:rsidRPr="00C437F4">
        <w:rPr>
          <w:rFonts w:ascii="Arial" w:hAnsi="Arial" w:cs="Arial"/>
          <w:sz w:val="20"/>
          <w:szCs w:val="20"/>
        </w:rPr>
        <w:t>&lt;/acl&gt;</w:t>
      </w:r>
    </w:p>
    <w:p w14:paraId="7036729D" w14:textId="77777777" w:rsidR="00210B04" w:rsidRPr="00C437F4" w:rsidRDefault="00210B04" w:rsidP="00210B04">
      <w:pPr>
        <w:ind w:firstLine="720"/>
        <w:rPr>
          <w:rFonts w:ascii="Arial" w:hAnsi="Arial" w:cs="Arial"/>
          <w:sz w:val="20"/>
          <w:szCs w:val="20"/>
        </w:rPr>
      </w:pPr>
    </w:p>
    <w:p w14:paraId="64A03835" w14:textId="56063280" w:rsidR="005A2410" w:rsidRDefault="005A2410" w:rsidP="00210B04">
      <w:pPr>
        <w:ind w:left="720"/>
        <w:rPr>
          <w:rFonts w:ascii="Arial" w:hAnsi="Arial" w:cs="Arial"/>
          <w:sz w:val="24"/>
          <w:szCs w:val="24"/>
        </w:rPr>
      </w:pPr>
      <w:r w:rsidRPr="00C437F4">
        <w:rPr>
          <w:rFonts w:ascii="Arial" w:hAnsi="Arial" w:cs="Arial"/>
          <w:sz w:val="24"/>
          <w:szCs w:val="24"/>
        </w:rPr>
        <w:t>ACCT_MGR được cấp quyền trước tiên, tiếp theo là từ chối quyền cho sebastian và sau đó là preston. Tuy nhiên, nếu sebastian và preston đã được cấp vai trò ACCT_MGR, họ vẫn có thể đăng nhập, bởi vì vai trò ACCT_MGR xuất hiện đầu tiên trong danh sách.</w:t>
      </w:r>
    </w:p>
    <w:p w14:paraId="46CC4705" w14:textId="77777777" w:rsidR="00210B04" w:rsidRPr="00C437F4" w:rsidRDefault="00210B04" w:rsidP="005A2410">
      <w:pPr>
        <w:ind w:firstLine="720"/>
        <w:rPr>
          <w:rFonts w:ascii="Arial" w:hAnsi="Arial" w:cs="Arial"/>
          <w:sz w:val="24"/>
          <w:szCs w:val="24"/>
        </w:rPr>
      </w:pPr>
    </w:p>
    <w:p w14:paraId="71994555" w14:textId="2E36F6F0" w:rsidR="005A2410" w:rsidRDefault="005A2410" w:rsidP="00210B04">
      <w:pPr>
        <w:ind w:left="720"/>
        <w:rPr>
          <w:rFonts w:ascii="Arial" w:hAnsi="Arial" w:cs="Arial"/>
          <w:sz w:val="24"/>
          <w:szCs w:val="24"/>
        </w:rPr>
      </w:pPr>
      <w:r w:rsidRPr="00C437F4">
        <w:rPr>
          <w:rFonts w:ascii="Arial" w:hAnsi="Arial" w:cs="Arial"/>
          <w:sz w:val="24"/>
          <w:szCs w:val="24"/>
        </w:rPr>
        <w:t xml:space="preserve">Mặc dù hai người dùng này đã được cấp vai trò acct_mgr, nhưng các công việc </w:t>
      </w:r>
      <w:r w:rsidRPr="00C437F4">
        <w:rPr>
          <w:rFonts w:ascii="Arial" w:hAnsi="Arial" w:cs="Arial"/>
          <w:sz w:val="24"/>
          <w:szCs w:val="24"/>
        </w:rPr>
        <w:lastRenderedPageBreak/>
        <w:t>cụ thể của họ không yêu cầu họ phải có quyền truy cập vào máy chủ www.example.com. Nếu các vị trí bị đảo ngược - vai trò acct_mgr được liệt kê sau sebastian và preston - chúng sẽ bị từ chối đặc quyền kết nối với mạng. Để đặt thứ tự ưu tiên của các phần tử ACE bất kể vị trí thực của chúng trong câu lệnh CREATE_ACL và ADD_PRIVILEGE, bạn có thể sử dụng thuộc tính vị trí.</w:t>
      </w:r>
    </w:p>
    <w:p w14:paraId="0DAC260A" w14:textId="77777777" w:rsidR="00210B04" w:rsidRPr="00C437F4" w:rsidRDefault="00210B04" w:rsidP="005A2410">
      <w:pPr>
        <w:ind w:firstLine="720"/>
        <w:rPr>
          <w:rFonts w:ascii="Arial" w:hAnsi="Arial" w:cs="Arial"/>
          <w:sz w:val="24"/>
          <w:szCs w:val="24"/>
        </w:rPr>
      </w:pPr>
    </w:p>
    <w:p w14:paraId="2005C64A"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Ví dụ, các câu lệnh sau thiết lập các phần tử ACE trong tệp XML kết quả theo thứ tự sau:</w:t>
      </w:r>
    </w:p>
    <w:p w14:paraId="1894DA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Phần tử ACE cho sebastian xuất hiện đầu tiên.</w:t>
      </w:r>
    </w:p>
    <w:p w14:paraId="219BB79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Yếu tố ACE cho preston xuất hiện thứ hai.</w:t>
      </w:r>
    </w:p>
    <w:p w14:paraId="6DDF7ED0" w14:textId="7143A5E8" w:rsidR="005A2410" w:rsidRDefault="005A2410" w:rsidP="005A2410">
      <w:pPr>
        <w:ind w:firstLine="720"/>
        <w:rPr>
          <w:rFonts w:ascii="Arial" w:hAnsi="Arial" w:cs="Arial"/>
          <w:sz w:val="24"/>
          <w:szCs w:val="24"/>
        </w:rPr>
      </w:pPr>
      <w:r w:rsidRPr="00C437F4">
        <w:rPr>
          <w:rFonts w:ascii="Arial" w:hAnsi="Arial" w:cs="Arial"/>
          <w:sz w:val="24"/>
          <w:szCs w:val="24"/>
        </w:rPr>
        <w:t>3. Vai trò acct_mgr xuất hiện cuối cùng.</w:t>
      </w:r>
    </w:p>
    <w:p w14:paraId="4B40AC1E" w14:textId="77777777" w:rsidR="00210B04" w:rsidRPr="00C437F4" w:rsidRDefault="00210B04" w:rsidP="005A2410">
      <w:pPr>
        <w:ind w:firstLine="720"/>
        <w:rPr>
          <w:rFonts w:ascii="Arial" w:hAnsi="Arial" w:cs="Arial"/>
          <w:sz w:val="24"/>
          <w:szCs w:val="24"/>
        </w:rPr>
      </w:pPr>
    </w:p>
    <w:p w14:paraId="3210D2AC" w14:textId="372BC00D" w:rsidR="005A2410" w:rsidRDefault="005A2410" w:rsidP="00210B04">
      <w:pPr>
        <w:ind w:left="720"/>
        <w:rPr>
          <w:rFonts w:ascii="Arial" w:hAnsi="Arial" w:cs="Arial"/>
          <w:sz w:val="24"/>
          <w:szCs w:val="24"/>
        </w:rPr>
      </w:pPr>
      <w:r w:rsidRPr="00C437F4">
        <w:rPr>
          <w:rFonts w:ascii="Arial" w:hAnsi="Arial" w:cs="Arial"/>
          <w:sz w:val="24"/>
          <w:szCs w:val="24"/>
        </w:rPr>
        <w:t>Trong trường hợp này, không ai trong số những người dùng này sẽ có thể kết nối, vì đặc quyền cấp quyền của họ, được đặt thành FALSE, được đánh giá trước vai trò acct_mgr.</w:t>
      </w:r>
    </w:p>
    <w:p w14:paraId="247376AF" w14:textId="77777777" w:rsidR="00210B04" w:rsidRPr="00C437F4" w:rsidRDefault="00210B04" w:rsidP="00210B04">
      <w:pPr>
        <w:ind w:left="720"/>
        <w:rPr>
          <w:rFonts w:ascii="Arial" w:hAnsi="Arial" w:cs="Arial"/>
          <w:sz w:val="24"/>
          <w:szCs w:val="24"/>
        </w:rPr>
      </w:pPr>
    </w:p>
    <w:p w14:paraId="4A6ED38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8B66B2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DBMS_NETWORK_ACL_ADMIN.CREATE_ACL (</w:t>
      </w:r>
    </w:p>
    <w:p w14:paraId="293910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=&gt; 'us-example-com-permissions.xml', </w:t>
      </w:r>
    </w:p>
    <w:p w14:paraId="0D3269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description =&gt; 'Network connection permission for ACCT_MGR and users', </w:t>
      </w:r>
    </w:p>
    <w:p w14:paraId="620941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principal =&gt; 'ACCT_MGR',</w:t>
      </w:r>
    </w:p>
    <w:p w14:paraId="181A644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 =&gt; TRUE,</w:t>
      </w:r>
    </w:p>
    <w:p w14:paraId="47862B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013BAA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690C481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=&gt; 'us-example-com-permissions.xml', </w:t>
      </w:r>
    </w:p>
    <w:p w14:paraId="173636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=&gt; 'SEBASTIAN', </w:t>
      </w:r>
    </w:p>
    <w:p w14:paraId="15DC897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4892E6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4692A3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1); </w:t>
      </w:r>
    </w:p>
    <w:p w14:paraId="029286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4A4264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acl =&gt; 'us-example-com-permissions.xml',</w:t>
      </w:r>
    </w:p>
    <w:p w14:paraId="7018BF01"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principal =&gt; 'PRESTON', </w:t>
      </w:r>
    </w:p>
    <w:p w14:paraId="0064804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2A99E1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6C6B3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2); </w:t>
      </w:r>
    </w:p>
    <w:p w14:paraId="676FD2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7EDDA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0AEE8618" w14:textId="0D04C888" w:rsidR="005A2410" w:rsidRDefault="005A2410" w:rsidP="005A2410">
      <w:pPr>
        <w:rPr>
          <w:rFonts w:ascii="Arial" w:hAnsi="Arial" w:cs="Arial"/>
          <w:b/>
          <w:sz w:val="36"/>
          <w:szCs w:val="36"/>
        </w:rPr>
      </w:pPr>
      <w:r w:rsidRPr="00C437F4">
        <w:rPr>
          <w:rFonts w:ascii="Arial" w:hAnsi="Arial" w:cs="Arial"/>
          <w:b/>
          <w:sz w:val="36"/>
          <w:szCs w:val="36"/>
        </w:rPr>
        <w:t>Tìm thông tin về danh sách điều khiển truy cập được cấu hình để truy cập người dùng.</w:t>
      </w:r>
    </w:p>
    <w:p w14:paraId="0B8DC92C" w14:textId="77777777" w:rsidR="00210B04" w:rsidRPr="00C437F4" w:rsidRDefault="00210B04" w:rsidP="005A2410">
      <w:pPr>
        <w:rPr>
          <w:rFonts w:ascii="Arial" w:hAnsi="Arial" w:cs="Arial"/>
          <w:b/>
          <w:sz w:val="36"/>
          <w:szCs w:val="36"/>
        </w:rPr>
      </w:pPr>
    </w:p>
    <w:p w14:paraId="7B9B07FA" w14:textId="0646B571"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4–6</w:t>
      </w:r>
      <w:r w:rsidRPr="00C437F4">
        <w:rPr>
          <w:rFonts w:ascii="Arial" w:hAnsi="Arial" w:cs="Arial"/>
          <w:sz w:val="24"/>
          <w:szCs w:val="24"/>
        </w:rPr>
        <w:t xml:space="preserve"> liệt kê các khung nhìn từ điển dữ liệu mà bạn có thể sử dụng để tìm thông tin về các danh sách điều khiển truy cập hiện có. Xem Tham khảo cơ sở dữ liệu Oracle để biết thêm thông tin về các khung nhìn này.</w:t>
      </w:r>
    </w:p>
    <w:p w14:paraId="4193643C" w14:textId="77777777" w:rsidR="00210B04" w:rsidRPr="00C437F4" w:rsidRDefault="00210B04" w:rsidP="005A2410">
      <w:pPr>
        <w:rPr>
          <w:rFonts w:ascii="Arial" w:hAnsi="Arial" w:cs="Arial"/>
          <w:sz w:val="24"/>
          <w:szCs w:val="24"/>
        </w:rPr>
      </w:pPr>
    </w:p>
    <w:p w14:paraId="058E0A0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4–6 Số lượt xem từ điển dữ liệu hiển thị thông tin về danh sách điều khiển truy cập</w:t>
      </w:r>
    </w:p>
    <w:tbl>
      <w:tblPr>
        <w:tblStyle w:val="TableGrid"/>
        <w:tblW w:w="0" w:type="auto"/>
        <w:tblLook w:val="04A0" w:firstRow="1" w:lastRow="0" w:firstColumn="1" w:lastColumn="0" w:noHBand="0" w:noVBand="1"/>
      </w:tblPr>
      <w:tblGrid>
        <w:gridCol w:w="4404"/>
        <w:gridCol w:w="5172"/>
      </w:tblGrid>
      <w:tr w:rsidR="005A2410" w:rsidRPr="00C437F4" w14:paraId="13EC4F33" w14:textId="77777777" w:rsidTr="005A2410">
        <w:tc>
          <w:tcPr>
            <w:tcW w:w="3579" w:type="dxa"/>
            <w:tcBorders>
              <w:left w:val="nil"/>
              <w:bottom w:val="single" w:sz="4" w:space="0" w:color="auto"/>
              <w:right w:val="nil"/>
            </w:tcBorders>
          </w:tcPr>
          <w:p w14:paraId="3524042A"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5781" w:type="dxa"/>
            <w:tcBorders>
              <w:left w:val="nil"/>
              <w:bottom w:val="single" w:sz="4" w:space="0" w:color="auto"/>
              <w:right w:val="nil"/>
            </w:tcBorders>
          </w:tcPr>
          <w:p w14:paraId="41C093A1"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6FEFD8D9" w14:textId="77777777" w:rsidTr="005A2410">
        <w:tc>
          <w:tcPr>
            <w:tcW w:w="3579" w:type="dxa"/>
            <w:tcBorders>
              <w:left w:val="nil"/>
              <w:bottom w:val="single" w:sz="4" w:space="0" w:color="auto"/>
              <w:right w:val="nil"/>
            </w:tcBorders>
          </w:tcPr>
          <w:p w14:paraId="6BA7047B" w14:textId="77777777" w:rsidR="005A2410" w:rsidRPr="00C437F4" w:rsidRDefault="005A2410" w:rsidP="005A2410">
            <w:pPr>
              <w:rPr>
                <w:rFonts w:ascii="Arial" w:hAnsi="Arial" w:cs="Arial"/>
                <w:sz w:val="24"/>
                <w:szCs w:val="24"/>
              </w:rPr>
            </w:pPr>
            <w:r w:rsidRPr="00C437F4">
              <w:rPr>
                <w:rFonts w:ascii="Arial" w:hAnsi="Arial" w:cs="Arial"/>
                <w:sz w:val="24"/>
                <w:szCs w:val="24"/>
              </w:rPr>
              <w:t>DBA_NETWORK_ACLS</w:t>
            </w:r>
          </w:p>
        </w:tc>
        <w:tc>
          <w:tcPr>
            <w:tcW w:w="5781" w:type="dxa"/>
            <w:tcBorders>
              <w:left w:val="nil"/>
              <w:bottom w:val="single" w:sz="4" w:space="0" w:color="auto"/>
              <w:right w:val="nil"/>
            </w:tcBorders>
          </w:tcPr>
          <w:p w14:paraId="0163E24A" w14:textId="77777777" w:rsidR="005A2410" w:rsidRPr="00C437F4" w:rsidRDefault="005A2410" w:rsidP="005A2410">
            <w:pPr>
              <w:rPr>
                <w:rFonts w:ascii="Arial" w:hAnsi="Arial" w:cs="Arial"/>
                <w:sz w:val="24"/>
                <w:szCs w:val="24"/>
              </w:rPr>
            </w:pPr>
            <w:r w:rsidRPr="00C437F4">
              <w:rPr>
                <w:rFonts w:ascii="Arial" w:hAnsi="Arial" w:cs="Arial"/>
                <w:sz w:val="24"/>
                <w:szCs w:val="24"/>
              </w:rPr>
              <w:t xml:space="preserve">Hiển thị các nhiệm vụ danh sách điều khiển </w:t>
            </w:r>
            <w:r w:rsidRPr="00C437F4">
              <w:rPr>
                <w:rFonts w:ascii="Arial" w:hAnsi="Arial" w:cs="Arial"/>
                <w:sz w:val="24"/>
                <w:szCs w:val="24"/>
              </w:rPr>
              <w:lastRenderedPageBreak/>
              <w:t>truy cập cho các máy chủ mạng. Đặc quyền SELECT trên chế độ xem này chỉ được cấp cho vai trò SELECT_CATALOG_ROLE.</w:t>
            </w:r>
          </w:p>
          <w:p w14:paraId="6FECF13E" w14:textId="77777777" w:rsidR="005A2410" w:rsidRPr="00C437F4" w:rsidRDefault="005A2410" w:rsidP="005A2410">
            <w:pPr>
              <w:tabs>
                <w:tab w:val="left" w:pos="3015"/>
              </w:tabs>
              <w:rPr>
                <w:rFonts w:ascii="Arial" w:hAnsi="Arial" w:cs="Arial"/>
                <w:sz w:val="24"/>
                <w:szCs w:val="24"/>
              </w:rPr>
            </w:pPr>
            <w:r w:rsidRPr="00C437F4">
              <w:rPr>
                <w:rFonts w:ascii="Arial" w:hAnsi="Arial" w:cs="Arial"/>
                <w:sz w:val="24"/>
                <w:szCs w:val="24"/>
              </w:rPr>
              <w:tab/>
            </w:r>
          </w:p>
        </w:tc>
      </w:tr>
      <w:tr w:rsidR="005A2410" w:rsidRPr="00C437F4" w14:paraId="748B084E" w14:textId="77777777" w:rsidTr="005A2410">
        <w:tc>
          <w:tcPr>
            <w:tcW w:w="3579" w:type="dxa"/>
            <w:tcBorders>
              <w:left w:val="nil"/>
              <w:bottom w:val="single" w:sz="4" w:space="0" w:color="auto"/>
              <w:right w:val="nil"/>
            </w:tcBorders>
          </w:tcPr>
          <w:p w14:paraId="5F5EF5D7"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DBA_NETWORK_ACL_PRIVILEGES</w:t>
            </w:r>
          </w:p>
        </w:tc>
        <w:tc>
          <w:tcPr>
            <w:tcW w:w="5781" w:type="dxa"/>
            <w:tcBorders>
              <w:left w:val="nil"/>
              <w:bottom w:val="single" w:sz="4" w:space="0" w:color="auto"/>
              <w:right w:val="nil"/>
            </w:tcBorders>
          </w:tcPr>
          <w:p w14:paraId="590A206E"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các đặc quyền mạng được xác định trong tất cả các danh sách điều khiển truy cập hiện được gán cho các máy chủ mạng. Đặc quyền SELECT trên chế độ xem này chỉ được cấp cho vai trò SELECT_CATALOG_ROLE.</w:t>
            </w:r>
          </w:p>
        </w:tc>
      </w:tr>
      <w:tr w:rsidR="005A2410" w:rsidRPr="00C437F4" w14:paraId="0F877290" w14:textId="77777777" w:rsidTr="005A2410">
        <w:tc>
          <w:tcPr>
            <w:tcW w:w="3579" w:type="dxa"/>
            <w:tcBorders>
              <w:left w:val="nil"/>
              <w:bottom w:val="single" w:sz="4" w:space="0" w:color="auto"/>
              <w:right w:val="nil"/>
            </w:tcBorders>
          </w:tcPr>
          <w:p w14:paraId="14CA8B34" w14:textId="77777777" w:rsidR="005A2410" w:rsidRPr="00C437F4" w:rsidRDefault="005A2410" w:rsidP="005A2410">
            <w:pPr>
              <w:rPr>
                <w:rFonts w:ascii="Arial" w:hAnsi="Arial" w:cs="Arial"/>
                <w:sz w:val="24"/>
                <w:szCs w:val="24"/>
              </w:rPr>
            </w:pPr>
            <w:r w:rsidRPr="00C437F4">
              <w:rPr>
                <w:rFonts w:ascii="Arial" w:hAnsi="Arial" w:cs="Arial"/>
                <w:sz w:val="24"/>
                <w:szCs w:val="24"/>
              </w:rPr>
              <w:t>DBA_WALLET_ACLS</w:t>
            </w:r>
          </w:p>
        </w:tc>
        <w:tc>
          <w:tcPr>
            <w:tcW w:w="5781" w:type="dxa"/>
            <w:tcBorders>
              <w:left w:val="nil"/>
              <w:bottom w:val="single" w:sz="4" w:space="0" w:color="auto"/>
              <w:right w:val="nil"/>
            </w:tcBorders>
          </w:tcPr>
          <w:p w14:paraId="394B0EE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ví đã được gán danh sách điều khiển truy cập.</w:t>
            </w:r>
          </w:p>
        </w:tc>
      </w:tr>
      <w:tr w:rsidR="005A2410" w:rsidRPr="00C437F4" w14:paraId="4C42D6C9" w14:textId="77777777" w:rsidTr="005A2410">
        <w:tc>
          <w:tcPr>
            <w:tcW w:w="3579" w:type="dxa"/>
            <w:tcBorders>
              <w:left w:val="nil"/>
              <w:right w:val="nil"/>
            </w:tcBorders>
          </w:tcPr>
          <w:p w14:paraId="5A42AC18" w14:textId="77777777" w:rsidR="005A2410" w:rsidRPr="00C437F4" w:rsidRDefault="005A2410" w:rsidP="005A2410">
            <w:pPr>
              <w:rPr>
                <w:rFonts w:ascii="Arial" w:hAnsi="Arial" w:cs="Arial"/>
                <w:sz w:val="24"/>
                <w:szCs w:val="24"/>
              </w:rPr>
            </w:pPr>
            <w:r w:rsidRPr="00C437F4">
              <w:rPr>
                <w:rFonts w:ascii="Arial" w:hAnsi="Arial" w:cs="Arial"/>
                <w:sz w:val="24"/>
                <w:szCs w:val="24"/>
              </w:rPr>
              <w:t>USER_NETWORK_ACL_PRIVILEGES</w:t>
            </w:r>
          </w:p>
        </w:tc>
        <w:tc>
          <w:tcPr>
            <w:tcW w:w="5781" w:type="dxa"/>
            <w:tcBorders>
              <w:left w:val="nil"/>
              <w:right w:val="nil"/>
            </w:tcBorders>
          </w:tcPr>
          <w:p w14:paraId="4AD0EDE2"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trạng thái của các đặc quyền mạng cho người dùng hiện tại để truy cập vào các máy chủ mạng. Đặc quyền SELECT trên khung nhìn được cấp cho PUBLIC.</w:t>
            </w:r>
          </w:p>
        </w:tc>
      </w:tr>
    </w:tbl>
    <w:p w14:paraId="3B36B523" w14:textId="77777777" w:rsidR="005A2410" w:rsidRPr="00C437F4" w:rsidRDefault="005A2410" w:rsidP="005A2410">
      <w:pPr>
        <w:rPr>
          <w:rFonts w:ascii="Arial" w:hAnsi="Arial" w:cs="Arial"/>
          <w:b/>
          <w:sz w:val="36"/>
          <w:szCs w:val="36"/>
        </w:rPr>
      </w:pPr>
    </w:p>
    <w:p w14:paraId="3CCFCA92" w14:textId="6A51D3B3" w:rsidR="005A2410" w:rsidRDefault="005A2410" w:rsidP="005A2410">
      <w:pPr>
        <w:rPr>
          <w:rFonts w:ascii="Arial" w:hAnsi="Arial" w:cs="Arial"/>
          <w:b/>
          <w:sz w:val="36"/>
          <w:szCs w:val="36"/>
        </w:rPr>
      </w:pPr>
      <w:r w:rsidRPr="00C437F4">
        <w:rPr>
          <w:rFonts w:ascii="Arial" w:hAnsi="Arial" w:cs="Arial"/>
          <w:b/>
          <w:sz w:val="36"/>
          <w:szCs w:val="36"/>
        </w:rPr>
        <w:t>Tìm thông tin về đặc quyền và vai trò của người dùng</w:t>
      </w:r>
    </w:p>
    <w:p w14:paraId="60337429" w14:textId="77777777" w:rsidR="00210B04" w:rsidRPr="00C437F4" w:rsidRDefault="00210B04" w:rsidP="005A2410">
      <w:pPr>
        <w:rPr>
          <w:rFonts w:ascii="Arial" w:hAnsi="Arial" w:cs="Arial"/>
          <w:b/>
          <w:sz w:val="36"/>
          <w:szCs w:val="36"/>
        </w:rPr>
      </w:pPr>
    </w:p>
    <w:p w14:paraId="0A9B0820" w14:textId="755B5BE6"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4–7</w:t>
      </w:r>
      <w:r w:rsidRPr="00C437F4">
        <w:rPr>
          <w:rFonts w:ascii="Arial" w:hAnsi="Arial" w:cs="Arial"/>
          <w:sz w:val="24"/>
          <w:szCs w:val="24"/>
        </w:rPr>
        <w:t xml:space="preserve"> liệt kê các khung nhìn từ điển dữ liệu mà bạn có thể truy vấn để truy cập thông tin về các đặc quyền và vai trò. Xem Tham khảo cơ sở dữ liệu Oracle để biết thông tin chi tiết về các khung nhìn này.</w:t>
      </w:r>
    </w:p>
    <w:p w14:paraId="4CE177FF" w14:textId="77777777" w:rsidR="00210B04" w:rsidRPr="00C437F4" w:rsidRDefault="00210B04" w:rsidP="005A2410">
      <w:pPr>
        <w:ind w:firstLine="720"/>
        <w:rPr>
          <w:rFonts w:ascii="Arial" w:hAnsi="Arial" w:cs="Arial"/>
          <w:sz w:val="24"/>
          <w:szCs w:val="24"/>
        </w:rPr>
      </w:pPr>
    </w:p>
    <w:p w14:paraId="7893793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Số lượt xem từ điển dữ liệu hiển thị thông tin về đặc quyền và vai trò</w:t>
      </w:r>
    </w:p>
    <w:tbl>
      <w:tblPr>
        <w:tblStyle w:val="TableGrid"/>
        <w:tblW w:w="0" w:type="auto"/>
        <w:tblLook w:val="04A0" w:firstRow="1" w:lastRow="0" w:firstColumn="1" w:lastColumn="0" w:noHBand="0" w:noVBand="1"/>
      </w:tblPr>
      <w:tblGrid>
        <w:gridCol w:w="2970"/>
        <w:gridCol w:w="6380"/>
      </w:tblGrid>
      <w:tr w:rsidR="005A2410" w:rsidRPr="00C437F4" w14:paraId="2A2C602E" w14:textId="77777777" w:rsidTr="005A2410">
        <w:tc>
          <w:tcPr>
            <w:tcW w:w="2970" w:type="dxa"/>
            <w:tcBorders>
              <w:left w:val="nil"/>
              <w:bottom w:val="single" w:sz="4" w:space="0" w:color="auto"/>
              <w:right w:val="nil"/>
            </w:tcBorders>
          </w:tcPr>
          <w:p w14:paraId="4C9EC2D2"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01A4CBD5"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59D61B4F" w14:textId="77777777" w:rsidTr="005A2410">
        <w:tc>
          <w:tcPr>
            <w:tcW w:w="2970" w:type="dxa"/>
            <w:tcBorders>
              <w:left w:val="nil"/>
              <w:bottom w:val="single" w:sz="4" w:space="0" w:color="auto"/>
              <w:right w:val="nil"/>
            </w:tcBorders>
          </w:tcPr>
          <w:p w14:paraId="037288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w:t>
            </w:r>
          </w:p>
        </w:tc>
        <w:tc>
          <w:tcPr>
            <w:tcW w:w="6380" w:type="dxa"/>
            <w:tcBorders>
              <w:left w:val="nil"/>
              <w:bottom w:val="single" w:sz="4" w:space="0" w:color="auto"/>
              <w:right w:val="nil"/>
            </w:tcBorders>
          </w:tcPr>
          <w:p w14:paraId="5BE0CAEF"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mà người dùng hiện tại hoặc PUBLIC là chủ sở hữu đối tượng, người cấp hoặc người được cấp</w:t>
            </w:r>
          </w:p>
        </w:tc>
      </w:tr>
      <w:tr w:rsidR="005A2410" w:rsidRPr="00C437F4" w14:paraId="3548BF82" w14:textId="77777777" w:rsidTr="005A2410">
        <w:tc>
          <w:tcPr>
            <w:tcW w:w="2970" w:type="dxa"/>
            <w:tcBorders>
              <w:left w:val="nil"/>
              <w:bottom w:val="single" w:sz="4" w:space="0" w:color="auto"/>
              <w:right w:val="nil"/>
            </w:tcBorders>
          </w:tcPr>
          <w:p w14:paraId="05E29E30"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ALL_COL_PRIVS_MADE</w:t>
            </w:r>
          </w:p>
        </w:tc>
        <w:tc>
          <w:tcPr>
            <w:tcW w:w="6380" w:type="dxa"/>
            <w:tcBorders>
              <w:left w:val="nil"/>
              <w:bottom w:val="single" w:sz="4" w:space="0" w:color="auto"/>
              <w:right w:val="nil"/>
            </w:tcBorders>
          </w:tcPr>
          <w:p w14:paraId="61DB4DE9"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đối tượng cột mà người dùng hiện tại là chủ sở hữu đối tượng hoặc người cấp quyền.</w:t>
            </w:r>
          </w:p>
        </w:tc>
      </w:tr>
      <w:tr w:rsidR="005A2410" w:rsidRPr="00C437F4" w14:paraId="0AE24480" w14:textId="77777777" w:rsidTr="005A2410">
        <w:tc>
          <w:tcPr>
            <w:tcW w:w="2970" w:type="dxa"/>
            <w:tcBorders>
              <w:left w:val="nil"/>
              <w:bottom w:val="single" w:sz="4" w:space="0" w:color="auto"/>
              <w:right w:val="nil"/>
            </w:tcBorders>
          </w:tcPr>
          <w:p w14:paraId="42E7AC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ALL_COL_PRIVS_RECD</w:t>
            </w:r>
          </w:p>
        </w:tc>
        <w:tc>
          <w:tcPr>
            <w:tcW w:w="6380" w:type="dxa"/>
            <w:tcBorders>
              <w:left w:val="nil"/>
              <w:bottom w:val="single" w:sz="4" w:space="0" w:color="auto"/>
              <w:right w:val="nil"/>
            </w:tcBorders>
          </w:tcPr>
          <w:p w14:paraId="4CC70A48"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hoặc PUBLIC là người được cấp</w:t>
            </w:r>
          </w:p>
        </w:tc>
      </w:tr>
      <w:tr w:rsidR="005A2410" w:rsidRPr="00C437F4" w14:paraId="367E8D87" w14:textId="77777777" w:rsidTr="005A2410">
        <w:tc>
          <w:tcPr>
            <w:tcW w:w="2970" w:type="dxa"/>
            <w:tcBorders>
              <w:left w:val="nil"/>
              <w:bottom w:val="single" w:sz="4" w:space="0" w:color="auto"/>
              <w:right w:val="nil"/>
            </w:tcBorders>
          </w:tcPr>
          <w:p w14:paraId="256A9BE6"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w:t>
            </w:r>
          </w:p>
        </w:tc>
        <w:tc>
          <w:tcPr>
            <w:tcW w:w="6380" w:type="dxa"/>
            <w:tcBorders>
              <w:left w:val="nil"/>
              <w:bottom w:val="single" w:sz="4" w:space="0" w:color="auto"/>
              <w:right w:val="nil"/>
            </w:tcBorders>
          </w:tcPr>
          <w:p w14:paraId="05EB7F4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trên các đối tượng mà người dùng hoặc PUBLIC là người được cấp</w:t>
            </w:r>
          </w:p>
        </w:tc>
      </w:tr>
      <w:tr w:rsidR="005A2410" w:rsidRPr="00C437F4" w14:paraId="08A70B10" w14:textId="77777777" w:rsidTr="005A2410">
        <w:tc>
          <w:tcPr>
            <w:tcW w:w="2970" w:type="dxa"/>
            <w:tcBorders>
              <w:left w:val="nil"/>
              <w:bottom w:val="single" w:sz="4" w:space="0" w:color="auto"/>
              <w:right w:val="nil"/>
            </w:tcBorders>
          </w:tcPr>
          <w:p w14:paraId="30083981"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ALL_TAB_PRIVS_MADE</w:t>
            </w:r>
          </w:p>
        </w:tc>
        <w:tc>
          <w:tcPr>
            <w:tcW w:w="6380" w:type="dxa"/>
            <w:tcBorders>
              <w:left w:val="nil"/>
              <w:bottom w:val="single" w:sz="4" w:space="0" w:color="auto"/>
              <w:right w:val="nil"/>
            </w:tcBorders>
          </w:tcPr>
          <w:p w14:paraId="4692CB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của đối tượng được thực hiện bởi người dùng hiện tại hoặc được thực hiện trên các đối tượng thuộc sở hữu của người dùng hiện tại.</w:t>
            </w:r>
          </w:p>
        </w:tc>
      </w:tr>
      <w:tr w:rsidR="005A2410" w:rsidRPr="00C437F4" w14:paraId="5332F0AE" w14:textId="77777777" w:rsidTr="005A2410">
        <w:tc>
          <w:tcPr>
            <w:tcW w:w="2970" w:type="dxa"/>
            <w:tcBorders>
              <w:left w:val="nil"/>
              <w:bottom w:val="single" w:sz="4" w:space="0" w:color="auto"/>
              <w:right w:val="nil"/>
            </w:tcBorders>
          </w:tcPr>
          <w:p w14:paraId="0B6019DE"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ALL_TAB_PRIVS_RECD</w:t>
            </w:r>
          </w:p>
        </w:tc>
        <w:tc>
          <w:tcPr>
            <w:tcW w:w="6380" w:type="dxa"/>
            <w:tcBorders>
              <w:left w:val="nil"/>
              <w:bottom w:val="single" w:sz="4" w:space="0" w:color="auto"/>
              <w:right w:val="nil"/>
            </w:tcBorders>
          </w:tcPr>
          <w:p w14:paraId="00CCFDD8"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cho đối tượng mà người dùng hoặc PUBLIC là người được cấp</w:t>
            </w:r>
          </w:p>
        </w:tc>
      </w:tr>
      <w:tr w:rsidR="005A2410" w:rsidRPr="00C437F4" w14:paraId="359012C3" w14:textId="77777777" w:rsidTr="005A2410">
        <w:tc>
          <w:tcPr>
            <w:tcW w:w="2970" w:type="dxa"/>
            <w:tcBorders>
              <w:left w:val="nil"/>
              <w:bottom w:val="single" w:sz="4" w:space="0" w:color="auto"/>
              <w:right w:val="nil"/>
            </w:tcBorders>
          </w:tcPr>
          <w:p w14:paraId="6448194E" w14:textId="77777777" w:rsidR="005A2410" w:rsidRPr="00C437F4" w:rsidRDefault="005A2410" w:rsidP="005A2410">
            <w:pPr>
              <w:rPr>
                <w:rFonts w:ascii="Arial" w:hAnsi="Arial" w:cs="Arial"/>
                <w:sz w:val="24"/>
                <w:szCs w:val="24"/>
              </w:rPr>
            </w:pPr>
            <w:r w:rsidRPr="00C437F4">
              <w:rPr>
                <w:rFonts w:ascii="Arial" w:hAnsi="Arial" w:cs="Arial"/>
                <w:sz w:val="24"/>
                <w:szCs w:val="24"/>
              </w:rPr>
              <w:t>DBA_COL_PRIVS</w:t>
            </w:r>
          </w:p>
        </w:tc>
        <w:tc>
          <w:tcPr>
            <w:tcW w:w="6380" w:type="dxa"/>
            <w:tcBorders>
              <w:left w:val="nil"/>
              <w:bottom w:val="single" w:sz="4" w:space="0" w:color="auto"/>
              <w:right w:val="nil"/>
            </w:tcBorders>
          </w:tcPr>
          <w:p w14:paraId="3CFF9F53"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trong cơ sở dữ liệu</w:t>
            </w:r>
          </w:p>
        </w:tc>
      </w:tr>
      <w:tr w:rsidR="005A2410" w:rsidRPr="00C437F4" w14:paraId="3D4FA338" w14:textId="77777777" w:rsidTr="005A2410">
        <w:tc>
          <w:tcPr>
            <w:tcW w:w="2970" w:type="dxa"/>
            <w:tcBorders>
              <w:left w:val="nil"/>
              <w:bottom w:val="single" w:sz="4" w:space="0" w:color="auto"/>
              <w:right w:val="nil"/>
            </w:tcBorders>
          </w:tcPr>
          <w:p w14:paraId="732C93FC" w14:textId="77777777" w:rsidR="005A2410" w:rsidRPr="00C437F4" w:rsidRDefault="005A2410" w:rsidP="005A2410">
            <w:pPr>
              <w:rPr>
                <w:rFonts w:ascii="Arial" w:hAnsi="Arial" w:cs="Arial"/>
                <w:sz w:val="24"/>
                <w:szCs w:val="24"/>
              </w:rPr>
            </w:pPr>
            <w:r w:rsidRPr="00C437F4">
              <w:rPr>
                <w:rFonts w:ascii="Arial" w:hAnsi="Arial" w:cs="Arial"/>
                <w:sz w:val="24"/>
                <w:szCs w:val="24"/>
              </w:rPr>
              <w:t>DBA_EPG_DAD_</w:t>
            </w:r>
          </w:p>
          <w:p w14:paraId="10361FE3"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bottom w:val="single" w:sz="4" w:space="0" w:color="auto"/>
              <w:right w:val="nil"/>
            </w:tcBorders>
          </w:tcPr>
          <w:p w14:paraId="07720C54"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00BC5210" w14:textId="77777777" w:rsidTr="005A2410">
        <w:tc>
          <w:tcPr>
            <w:tcW w:w="2970" w:type="dxa"/>
            <w:tcBorders>
              <w:left w:val="nil"/>
              <w:bottom w:val="single" w:sz="4" w:space="0" w:color="auto"/>
              <w:right w:val="nil"/>
            </w:tcBorders>
          </w:tcPr>
          <w:p w14:paraId="333577BB"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DBA_TAB_PRIVS</w:t>
            </w:r>
          </w:p>
        </w:tc>
        <w:tc>
          <w:tcPr>
            <w:tcW w:w="6380" w:type="dxa"/>
            <w:tcBorders>
              <w:left w:val="nil"/>
              <w:bottom w:val="single" w:sz="4" w:space="0" w:color="auto"/>
              <w:right w:val="nil"/>
            </w:tcBorders>
          </w:tcPr>
          <w:p w14:paraId="253F195A"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trên tất cả các đối tượng trong cơ sở dữ liệu</w:t>
            </w:r>
          </w:p>
        </w:tc>
      </w:tr>
      <w:tr w:rsidR="005A2410" w:rsidRPr="00C437F4" w14:paraId="3A6EE3CD" w14:textId="77777777" w:rsidTr="005A2410">
        <w:tc>
          <w:tcPr>
            <w:tcW w:w="2970" w:type="dxa"/>
            <w:tcBorders>
              <w:left w:val="nil"/>
              <w:right w:val="nil"/>
            </w:tcBorders>
          </w:tcPr>
          <w:p w14:paraId="53A4E469" w14:textId="77777777" w:rsidR="005A2410" w:rsidRPr="00C437F4" w:rsidRDefault="005A2410" w:rsidP="005A2410">
            <w:pPr>
              <w:rPr>
                <w:rFonts w:ascii="Arial" w:hAnsi="Arial" w:cs="Arial"/>
                <w:sz w:val="24"/>
                <w:szCs w:val="24"/>
              </w:rPr>
            </w:pPr>
            <w:r w:rsidRPr="00C437F4">
              <w:rPr>
                <w:rFonts w:ascii="Arial" w:hAnsi="Arial" w:cs="Arial"/>
                <w:sz w:val="24"/>
                <w:szCs w:val="24"/>
              </w:rPr>
              <w:t>DBA_ROLES</w:t>
            </w:r>
          </w:p>
        </w:tc>
        <w:tc>
          <w:tcPr>
            <w:tcW w:w="6380" w:type="dxa"/>
            <w:tcBorders>
              <w:left w:val="nil"/>
              <w:right w:val="nil"/>
            </w:tcBorders>
          </w:tcPr>
          <w:p w14:paraId="77DB7D9D"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tồn tại trong cơ sở dữ liệu, bao gồm các vai trò ứng dụng an toàn</w:t>
            </w:r>
          </w:p>
        </w:tc>
      </w:tr>
    </w:tbl>
    <w:p w14:paraId="4B25FB60" w14:textId="77777777" w:rsidR="005A2410" w:rsidRPr="00C437F4" w:rsidRDefault="005A2410" w:rsidP="005A2410">
      <w:pPr>
        <w:ind w:firstLine="720"/>
        <w:rPr>
          <w:rFonts w:ascii="Arial" w:hAnsi="Arial" w:cs="Arial"/>
          <w:b/>
          <w:sz w:val="24"/>
          <w:szCs w:val="24"/>
        </w:rPr>
      </w:pPr>
    </w:p>
    <w:p w14:paraId="0B296BCB" w14:textId="77777777" w:rsidR="005A2410" w:rsidRPr="00C437F4" w:rsidRDefault="005A2410" w:rsidP="005A2410">
      <w:pPr>
        <w:ind w:firstLine="720"/>
        <w:rPr>
          <w:rFonts w:ascii="Arial" w:hAnsi="Arial" w:cs="Arial"/>
          <w:b/>
          <w:sz w:val="24"/>
          <w:szCs w:val="24"/>
        </w:rPr>
      </w:pPr>
    </w:p>
    <w:p w14:paraId="4F18FD06"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(Tiếp theo) Số lượt xem từ điển dữ liệu hiển thị thông tin về các đặc quyền và</w:t>
      </w:r>
    </w:p>
    <w:tbl>
      <w:tblPr>
        <w:tblStyle w:val="TableGrid"/>
        <w:tblW w:w="0" w:type="auto"/>
        <w:tblLook w:val="04A0" w:firstRow="1" w:lastRow="0" w:firstColumn="1" w:lastColumn="0" w:noHBand="0" w:noVBand="1"/>
      </w:tblPr>
      <w:tblGrid>
        <w:gridCol w:w="3191"/>
        <w:gridCol w:w="6380"/>
      </w:tblGrid>
      <w:tr w:rsidR="005A2410" w:rsidRPr="00C437F4" w14:paraId="687CB778" w14:textId="77777777" w:rsidTr="005A2410">
        <w:tc>
          <w:tcPr>
            <w:tcW w:w="2970" w:type="dxa"/>
            <w:tcBorders>
              <w:left w:val="nil"/>
              <w:bottom w:val="single" w:sz="4" w:space="0" w:color="auto"/>
              <w:right w:val="nil"/>
            </w:tcBorders>
          </w:tcPr>
          <w:p w14:paraId="0CAFA474"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49449E60"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02232958" w14:textId="77777777" w:rsidTr="005A2410">
        <w:tc>
          <w:tcPr>
            <w:tcW w:w="2970" w:type="dxa"/>
            <w:tcBorders>
              <w:left w:val="nil"/>
              <w:bottom w:val="single" w:sz="4" w:space="0" w:color="auto"/>
              <w:right w:val="nil"/>
            </w:tcBorders>
          </w:tcPr>
          <w:p w14:paraId="13975455" w14:textId="77777777" w:rsidR="005A2410" w:rsidRPr="00C437F4" w:rsidRDefault="005A2410" w:rsidP="005A2410">
            <w:pPr>
              <w:rPr>
                <w:rFonts w:ascii="Arial" w:hAnsi="Arial" w:cs="Arial"/>
                <w:sz w:val="24"/>
                <w:szCs w:val="24"/>
              </w:rPr>
            </w:pPr>
            <w:r w:rsidRPr="00C437F4">
              <w:rPr>
                <w:rFonts w:ascii="Arial" w:hAnsi="Arial" w:cs="Arial"/>
                <w:sz w:val="24"/>
                <w:szCs w:val="24"/>
              </w:rPr>
              <w:t>DBA_ROLE_PRIVS</w:t>
            </w:r>
          </w:p>
        </w:tc>
        <w:tc>
          <w:tcPr>
            <w:tcW w:w="6380" w:type="dxa"/>
            <w:tcBorders>
              <w:left w:val="nil"/>
              <w:bottom w:val="single" w:sz="4" w:space="0" w:color="auto"/>
              <w:right w:val="nil"/>
            </w:tcBorders>
          </w:tcPr>
          <w:p w14:paraId="2F8AFD4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và vai trò. Lưu ý rằng nó không liệt kê vai trò PUBLIC.</w:t>
            </w:r>
          </w:p>
        </w:tc>
      </w:tr>
      <w:tr w:rsidR="005A2410" w:rsidRPr="00C437F4" w14:paraId="2EBA9DE8" w14:textId="77777777" w:rsidTr="005A2410">
        <w:tc>
          <w:tcPr>
            <w:tcW w:w="2970" w:type="dxa"/>
            <w:tcBorders>
              <w:left w:val="nil"/>
              <w:bottom w:val="single" w:sz="4" w:space="0" w:color="auto"/>
              <w:right w:val="nil"/>
            </w:tcBorders>
          </w:tcPr>
          <w:p w14:paraId="19F5D051" w14:textId="77777777" w:rsidR="005A2410" w:rsidRPr="00C437F4" w:rsidRDefault="005A2410" w:rsidP="005A2410">
            <w:pPr>
              <w:rPr>
                <w:rFonts w:ascii="Arial" w:hAnsi="Arial" w:cs="Arial"/>
                <w:sz w:val="24"/>
                <w:szCs w:val="24"/>
              </w:rPr>
            </w:pPr>
            <w:r w:rsidRPr="00C437F4">
              <w:rPr>
                <w:rFonts w:ascii="Arial" w:hAnsi="Arial" w:cs="Arial"/>
                <w:sz w:val="24"/>
                <w:szCs w:val="24"/>
              </w:rPr>
              <w:t>DBA_SYS_PRIVS</w:t>
            </w:r>
          </w:p>
        </w:tc>
        <w:tc>
          <w:tcPr>
            <w:tcW w:w="6380" w:type="dxa"/>
            <w:tcBorders>
              <w:left w:val="nil"/>
              <w:bottom w:val="single" w:sz="4" w:space="0" w:color="auto"/>
              <w:right w:val="nil"/>
            </w:tcBorders>
          </w:tcPr>
          <w:p w14:paraId="0645618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và vai trò.</w:t>
            </w:r>
          </w:p>
        </w:tc>
      </w:tr>
      <w:tr w:rsidR="005A2410" w:rsidRPr="00C437F4" w14:paraId="3B0BDDF8" w14:textId="77777777" w:rsidTr="005A2410">
        <w:tc>
          <w:tcPr>
            <w:tcW w:w="2970" w:type="dxa"/>
            <w:tcBorders>
              <w:left w:val="nil"/>
              <w:bottom w:val="single" w:sz="4" w:space="0" w:color="auto"/>
              <w:right w:val="nil"/>
            </w:tcBorders>
          </w:tcPr>
          <w:p w14:paraId="4848936A" w14:textId="77777777" w:rsidR="005A2410" w:rsidRPr="00C437F4" w:rsidRDefault="005A2410" w:rsidP="005A2410">
            <w:pPr>
              <w:rPr>
                <w:rFonts w:ascii="Arial" w:hAnsi="Arial" w:cs="Arial"/>
                <w:sz w:val="24"/>
                <w:szCs w:val="24"/>
              </w:rPr>
            </w:pPr>
            <w:r w:rsidRPr="00C437F4">
              <w:rPr>
                <w:rFonts w:ascii="Arial" w:hAnsi="Arial" w:cs="Arial"/>
                <w:sz w:val="24"/>
                <w:szCs w:val="24"/>
              </w:rPr>
              <w:t>ROLE_ROLE_PRIVS</w:t>
            </w:r>
          </w:p>
        </w:tc>
        <w:tc>
          <w:tcPr>
            <w:tcW w:w="6380" w:type="dxa"/>
            <w:tcBorders>
              <w:left w:val="nil"/>
              <w:bottom w:val="single" w:sz="4" w:space="0" w:color="auto"/>
              <w:right w:val="nil"/>
            </w:tcBorders>
          </w:tcPr>
          <w:p w14:paraId="234C23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cho các vai trò khác. Thông tin chỉ được cung cấp về các vai trò mà người dùng có quyền truy cập.</w:t>
            </w:r>
          </w:p>
        </w:tc>
      </w:tr>
      <w:tr w:rsidR="005A2410" w:rsidRPr="00C437F4" w14:paraId="385CB450" w14:textId="77777777" w:rsidTr="005A2410">
        <w:tc>
          <w:tcPr>
            <w:tcW w:w="2970" w:type="dxa"/>
            <w:tcBorders>
              <w:left w:val="nil"/>
              <w:bottom w:val="single" w:sz="4" w:space="0" w:color="auto"/>
              <w:right w:val="nil"/>
            </w:tcBorders>
          </w:tcPr>
          <w:p w14:paraId="514F51E1" w14:textId="77777777" w:rsidR="005A2410" w:rsidRPr="00C437F4" w:rsidRDefault="005A2410" w:rsidP="005A2410">
            <w:pPr>
              <w:rPr>
                <w:rFonts w:ascii="Arial" w:hAnsi="Arial" w:cs="Arial"/>
                <w:sz w:val="24"/>
                <w:szCs w:val="24"/>
              </w:rPr>
            </w:pPr>
            <w:r w:rsidRPr="00C437F4">
              <w:rPr>
                <w:rFonts w:ascii="Arial" w:hAnsi="Arial" w:cs="Arial"/>
                <w:sz w:val="24"/>
                <w:szCs w:val="24"/>
              </w:rPr>
              <w:t>ROLE_SYS_PRIVS</w:t>
            </w:r>
          </w:p>
        </w:tc>
        <w:tc>
          <w:tcPr>
            <w:tcW w:w="6380" w:type="dxa"/>
            <w:tcBorders>
              <w:left w:val="nil"/>
              <w:bottom w:val="single" w:sz="4" w:space="0" w:color="auto"/>
              <w:right w:val="nil"/>
            </w:tcBorders>
          </w:tcPr>
          <w:p w14:paraId="6B04F5F5"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các vai trò. Thông tin chỉ được cung cấp về các vai trò mà người dùng có quyền truy cập.</w:t>
            </w:r>
          </w:p>
        </w:tc>
      </w:tr>
      <w:tr w:rsidR="005A2410" w:rsidRPr="00C437F4" w14:paraId="725B5BFB" w14:textId="77777777" w:rsidTr="005A2410">
        <w:tc>
          <w:tcPr>
            <w:tcW w:w="2970" w:type="dxa"/>
            <w:tcBorders>
              <w:left w:val="nil"/>
              <w:bottom w:val="single" w:sz="4" w:space="0" w:color="auto"/>
              <w:right w:val="nil"/>
            </w:tcBorders>
          </w:tcPr>
          <w:p w14:paraId="577E21B9" w14:textId="77777777" w:rsidR="005A2410" w:rsidRPr="00C437F4" w:rsidRDefault="005A2410" w:rsidP="005A2410">
            <w:pPr>
              <w:rPr>
                <w:rFonts w:ascii="Arial" w:hAnsi="Arial" w:cs="Arial"/>
                <w:sz w:val="24"/>
                <w:szCs w:val="24"/>
              </w:rPr>
            </w:pPr>
            <w:r w:rsidRPr="00C437F4">
              <w:rPr>
                <w:rFonts w:ascii="Arial" w:hAnsi="Arial" w:cs="Arial"/>
                <w:sz w:val="24"/>
                <w:szCs w:val="24"/>
              </w:rPr>
              <w:t>ROLE_TAB_PRIVS</w:t>
            </w:r>
          </w:p>
        </w:tc>
        <w:tc>
          <w:tcPr>
            <w:tcW w:w="6380" w:type="dxa"/>
            <w:tcBorders>
              <w:left w:val="nil"/>
              <w:bottom w:val="single" w:sz="4" w:space="0" w:color="auto"/>
              <w:right w:val="nil"/>
            </w:tcBorders>
          </w:tcPr>
          <w:p w14:paraId="1CE0AD0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đối tượng được cấp cho các vai trò. Thông tin chỉ được cung cấp về các vai trò mà người dùng có quyền truy cập.</w:t>
            </w:r>
          </w:p>
        </w:tc>
      </w:tr>
      <w:tr w:rsidR="005A2410" w:rsidRPr="00C437F4" w14:paraId="3A44504C" w14:textId="77777777" w:rsidTr="005A2410">
        <w:tc>
          <w:tcPr>
            <w:tcW w:w="2970" w:type="dxa"/>
            <w:tcBorders>
              <w:left w:val="nil"/>
              <w:bottom w:val="single" w:sz="4" w:space="0" w:color="auto"/>
              <w:right w:val="nil"/>
            </w:tcBorders>
          </w:tcPr>
          <w:p w14:paraId="35E495FC" w14:textId="77777777" w:rsidR="005A2410" w:rsidRPr="00C437F4" w:rsidRDefault="005A2410" w:rsidP="005A2410">
            <w:pPr>
              <w:rPr>
                <w:rFonts w:ascii="Arial" w:hAnsi="Arial" w:cs="Arial"/>
                <w:sz w:val="24"/>
                <w:szCs w:val="24"/>
              </w:rPr>
            </w:pPr>
            <w:r w:rsidRPr="00C437F4">
              <w:rPr>
                <w:rFonts w:ascii="Arial" w:hAnsi="Arial" w:cs="Arial"/>
                <w:sz w:val="24"/>
                <w:szCs w:val="24"/>
              </w:rPr>
              <w:t>SESSION_PRIVS</w:t>
            </w:r>
          </w:p>
        </w:tc>
        <w:tc>
          <w:tcPr>
            <w:tcW w:w="6380" w:type="dxa"/>
            <w:tcBorders>
              <w:left w:val="nil"/>
              <w:bottom w:val="single" w:sz="4" w:space="0" w:color="auto"/>
              <w:right w:val="nil"/>
            </w:tcBorders>
          </w:tcPr>
          <w:p w14:paraId="1D5AAA4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hiện được bật cho người dùng</w:t>
            </w:r>
          </w:p>
        </w:tc>
      </w:tr>
      <w:tr w:rsidR="005A2410" w:rsidRPr="00C437F4" w14:paraId="6F821BA1" w14:textId="77777777" w:rsidTr="005A2410">
        <w:tc>
          <w:tcPr>
            <w:tcW w:w="2970" w:type="dxa"/>
            <w:tcBorders>
              <w:left w:val="nil"/>
              <w:bottom w:val="single" w:sz="4" w:space="0" w:color="auto"/>
              <w:right w:val="nil"/>
            </w:tcBorders>
          </w:tcPr>
          <w:p w14:paraId="69C944E8" w14:textId="77777777" w:rsidR="005A2410" w:rsidRPr="00C437F4" w:rsidRDefault="005A2410" w:rsidP="005A2410">
            <w:pPr>
              <w:rPr>
                <w:rFonts w:ascii="Arial" w:hAnsi="Arial" w:cs="Arial"/>
                <w:sz w:val="24"/>
                <w:szCs w:val="24"/>
              </w:rPr>
            </w:pPr>
            <w:r w:rsidRPr="00C437F4">
              <w:rPr>
                <w:rFonts w:ascii="Arial" w:hAnsi="Arial" w:cs="Arial"/>
                <w:sz w:val="24"/>
                <w:szCs w:val="24"/>
              </w:rPr>
              <w:t>SESSION_ROLES</w:t>
            </w:r>
          </w:p>
        </w:tc>
        <w:tc>
          <w:tcPr>
            <w:tcW w:w="6380" w:type="dxa"/>
            <w:tcBorders>
              <w:left w:val="nil"/>
              <w:bottom w:val="single" w:sz="4" w:space="0" w:color="auto"/>
              <w:right w:val="nil"/>
            </w:tcBorders>
          </w:tcPr>
          <w:p w14:paraId="69655531"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được bật cho người dùng hiện tại. Lưu ý rằng nó không liệt kê vai trò PUBLIC.</w:t>
            </w:r>
          </w:p>
        </w:tc>
      </w:tr>
      <w:tr w:rsidR="005A2410" w:rsidRPr="00C437F4" w14:paraId="3B3F10F4" w14:textId="77777777" w:rsidTr="005A2410">
        <w:tc>
          <w:tcPr>
            <w:tcW w:w="2970" w:type="dxa"/>
            <w:tcBorders>
              <w:left w:val="nil"/>
              <w:bottom w:val="single" w:sz="4" w:space="0" w:color="auto"/>
              <w:right w:val="nil"/>
            </w:tcBorders>
          </w:tcPr>
          <w:p w14:paraId="6D6ADFBA"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w:t>
            </w:r>
          </w:p>
        </w:tc>
        <w:tc>
          <w:tcPr>
            <w:tcW w:w="6380" w:type="dxa"/>
            <w:tcBorders>
              <w:left w:val="nil"/>
              <w:bottom w:val="single" w:sz="4" w:space="0" w:color="auto"/>
              <w:right w:val="nil"/>
            </w:tcBorders>
          </w:tcPr>
          <w:p w14:paraId="3815E6AB"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 người cấp hoặc người được cấp</w:t>
            </w:r>
          </w:p>
        </w:tc>
      </w:tr>
      <w:tr w:rsidR="005A2410" w:rsidRPr="00C437F4" w14:paraId="60282BCF" w14:textId="77777777" w:rsidTr="005A2410">
        <w:tc>
          <w:tcPr>
            <w:tcW w:w="2970" w:type="dxa"/>
            <w:tcBorders>
              <w:left w:val="nil"/>
              <w:bottom w:val="single" w:sz="4" w:space="0" w:color="auto"/>
              <w:right w:val="nil"/>
            </w:tcBorders>
          </w:tcPr>
          <w:p w14:paraId="7D7A2A84"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USER_COL_PRIVS_MADE</w:t>
            </w:r>
          </w:p>
        </w:tc>
        <w:tc>
          <w:tcPr>
            <w:tcW w:w="6380" w:type="dxa"/>
            <w:tcBorders>
              <w:left w:val="nil"/>
              <w:bottom w:val="single" w:sz="4" w:space="0" w:color="auto"/>
              <w:right w:val="nil"/>
            </w:tcBorders>
          </w:tcPr>
          <w:p w14:paraId="52BE0DE7"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w:t>
            </w:r>
          </w:p>
        </w:tc>
      </w:tr>
      <w:tr w:rsidR="005A2410" w:rsidRPr="00C437F4" w14:paraId="0B471203" w14:textId="77777777" w:rsidTr="005A2410">
        <w:trPr>
          <w:trHeight w:val="593"/>
        </w:trPr>
        <w:tc>
          <w:tcPr>
            <w:tcW w:w="2970" w:type="dxa"/>
            <w:tcBorders>
              <w:left w:val="nil"/>
              <w:right w:val="nil"/>
            </w:tcBorders>
          </w:tcPr>
          <w:p w14:paraId="00259CB0"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USER_COL_PRIVS_RECD</w:t>
            </w:r>
          </w:p>
        </w:tc>
        <w:tc>
          <w:tcPr>
            <w:tcW w:w="6380" w:type="dxa"/>
            <w:tcBorders>
              <w:left w:val="nil"/>
              <w:right w:val="nil"/>
            </w:tcBorders>
          </w:tcPr>
          <w:p w14:paraId="3DF8C269"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người được cấp</w:t>
            </w:r>
          </w:p>
        </w:tc>
      </w:tr>
      <w:tr w:rsidR="005A2410" w:rsidRPr="00C437F4" w14:paraId="36799D54" w14:textId="77777777" w:rsidTr="005A2410">
        <w:trPr>
          <w:trHeight w:val="593"/>
        </w:trPr>
        <w:tc>
          <w:tcPr>
            <w:tcW w:w="2970" w:type="dxa"/>
            <w:tcBorders>
              <w:left w:val="nil"/>
              <w:right w:val="nil"/>
            </w:tcBorders>
          </w:tcPr>
          <w:p w14:paraId="408AB31D" w14:textId="77777777" w:rsidR="005A2410" w:rsidRPr="00C437F4" w:rsidRDefault="005A2410" w:rsidP="005A2410">
            <w:pPr>
              <w:rPr>
                <w:rFonts w:ascii="Arial" w:hAnsi="Arial" w:cs="Arial"/>
                <w:sz w:val="24"/>
                <w:szCs w:val="24"/>
              </w:rPr>
            </w:pPr>
            <w:r w:rsidRPr="00C437F4">
              <w:rPr>
                <w:rFonts w:ascii="Arial" w:hAnsi="Arial" w:cs="Arial"/>
                <w:sz w:val="24"/>
                <w:szCs w:val="24"/>
              </w:rPr>
              <w:t>USER_EPG_DAD_</w:t>
            </w:r>
          </w:p>
          <w:p w14:paraId="240637F4"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right w:val="nil"/>
            </w:tcBorders>
          </w:tcPr>
          <w:p w14:paraId="1D9D4C02"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48EA9BA8" w14:textId="77777777" w:rsidTr="005A2410">
        <w:trPr>
          <w:trHeight w:val="593"/>
        </w:trPr>
        <w:tc>
          <w:tcPr>
            <w:tcW w:w="2970" w:type="dxa"/>
            <w:tcBorders>
              <w:left w:val="nil"/>
              <w:right w:val="nil"/>
            </w:tcBorders>
          </w:tcPr>
          <w:p w14:paraId="7295669F" w14:textId="77777777" w:rsidR="005A2410" w:rsidRPr="00C437F4" w:rsidRDefault="005A2410" w:rsidP="005A2410">
            <w:pPr>
              <w:rPr>
                <w:rFonts w:ascii="Arial" w:hAnsi="Arial" w:cs="Arial"/>
                <w:sz w:val="24"/>
                <w:szCs w:val="24"/>
              </w:rPr>
            </w:pPr>
            <w:r w:rsidRPr="00C437F4">
              <w:rPr>
                <w:rFonts w:ascii="Arial" w:hAnsi="Arial" w:cs="Arial"/>
                <w:sz w:val="24"/>
                <w:szCs w:val="24"/>
              </w:rPr>
              <w:t>USER_ROLE_PRIVS</w:t>
            </w:r>
          </w:p>
        </w:tc>
        <w:tc>
          <w:tcPr>
            <w:tcW w:w="6380" w:type="dxa"/>
            <w:tcBorders>
              <w:left w:val="nil"/>
              <w:right w:val="nil"/>
            </w:tcBorders>
          </w:tcPr>
          <w:p w14:paraId="688ECA0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hiện tại</w:t>
            </w:r>
          </w:p>
        </w:tc>
      </w:tr>
      <w:tr w:rsidR="005A2410" w:rsidRPr="00C437F4" w14:paraId="19D8CBB8" w14:textId="77777777" w:rsidTr="005A2410">
        <w:trPr>
          <w:trHeight w:val="593"/>
        </w:trPr>
        <w:tc>
          <w:tcPr>
            <w:tcW w:w="2970" w:type="dxa"/>
            <w:tcBorders>
              <w:left w:val="nil"/>
              <w:right w:val="nil"/>
            </w:tcBorders>
          </w:tcPr>
          <w:p w14:paraId="6B625FAF"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w:t>
            </w:r>
          </w:p>
        </w:tc>
        <w:tc>
          <w:tcPr>
            <w:tcW w:w="6380" w:type="dxa"/>
            <w:tcBorders>
              <w:left w:val="nil"/>
              <w:right w:val="nil"/>
            </w:tcBorders>
          </w:tcPr>
          <w:p w14:paraId="37FDACBE"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mà người dùng hiện tại là người được cấp</w:t>
            </w:r>
          </w:p>
        </w:tc>
      </w:tr>
      <w:tr w:rsidR="005A2410" w:rsidRPr="00C437F4" w14:paraId="0AA7C567" w14:textId="77777777" w:rsidTr="005A2410">
        <w:trPr>
          <w:trHeight w:val="593"/>
        </w:trPr>
        <w:tc>
          <w:tcPr>
            <w:tcW w:w="2970" w:type="dxa"/>
            <w:tcBorders>
              <w:left w:val="nil"/>
              <w:right w:val="nil"/>
            </w:tcBorders>
          </w:tcPr>
          <w:p w14:paraId="2D0C0B64" w14:textId="77777777" w:rsidR="005A2410" w:rsidRPr="00C437F4" w:rsidRDefault="005A2410" w:rsidP="005A2410">
            <w:pPr>
              <w:rPr>
                <w:rFonts w:ascii="Arial" w:hAnsi="Arial" w:cs="Arial"/>
                <w:sz w:val="24"/>
                <w:szCs w:val="24"/>
              </w:rPr>
            </w:pPr>
            <w:r w:rsidRPr="00C437F4">
              <w:rPr>
                <w:rFonts w:ascii="Arial" w:hAnsi="Arial" w:cs="Arial"/>
                <w:sz w:val="24"/>
                <w:szCs w:val="24"/>
              </w:rPr>
              <w:t>USER_SYS_PRIVS</w:t>
            </w:r>
          </w:p>
        </w:tc>
        <w:tc>
          <w:tcPr>
            <w:tcW w:w="6380" w:type="dxa"/>
            <w:tcBorders>
              <w:left w:val="nil"/>
              <w:right w:val="nil"/>
            </w:tcBorders>
          </w:tcPr>
          <w:p w14:paraId="421DC1F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hiện tại</w:t>
            </w:r>
          </w:p>
        </w:tc>
      </w:tr>
      <w:tr w:rsidR="005A2410" w:rsidRPr="00C437F4" w14:paraId="3D7C4557" w14:textId="77777777" w:rsidTr="005A2410">
        <w:trPr>
          <w:trHeight w:val="593"/>
        </w:trPr>
        <w:tc>
          <w:tcPr>
            <w:tcW w:w="2970" w:type="dxa"/>
            <w:tcBorders>
              <w:left w:val="nil"/>
              <w:right w:val="nil"/>
            </w:tcBorders>
          </w:tcPr>
          <w:p w14:paraId="614CC6A0"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USER_TAB_PRIVS_MADE</w:t>
            </w:r>
          </w:p>
        </w:tc>
        <w:tc>
          <w:tcPr>
            <w:tcW w:w="6380" w:type="dxa"/>
            <w:tcBorders>
              <w:left w:val="nil"/>
              <w:right w:val="nil"/>
            </w:tcBorders>
          </w:tcPr>
          <w:p w14:paraId="596CC988"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thuộc sở hữu của người dùng hiện tại</w:t>
            </w:r>
          </w:p>
        </w:tc>
      </w:tr>
      <w:tr w:rsidR="005A2410" w:rsidRPr="00C437F4" w14:paraId="63FE029E" w14:textId="77777777" w:rsidTr="005A2410">
        <w:trPr>
          <w:trHeight w:val="593"/>
        </w:trPr>
        <w:tc>
          <w:tcPr>
            <w:tcW w:w="2970" w:type="dxa"/>
            <w:tcBorders>
              <w:left w:val="nil"/>
              <w:right w:val="nil"/>
            </w:tcBorders>
          </w:tcPr>
          <w:p w14:paraId="637CF9C3"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USER_TAB_PRIVS_RECD</w:t>
            </w:r>
          </w:p>
        </w:tc>
        <w:tc>
          <w:tcPr>
            <w:tcW w:w="6380" w:type="dxa"/>
            <w:tcBorders>
              <w:left w:val="nil"/>
              <w:right w:val="nil"/>
            </w:tcBorders>
          </w:tcPr>
          <w:p w14:paraId="4C86A1E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của đối tượng mà người dùng hiện tại là người được cấp</w:t>
            </w:r>
          </w:p>
        </w:tc>
      </w:tr>
    </w:tbl>
    <w:p w14:paraId="22B7503A" w14:textId="77777777" w:rsidR="005A2410" w:rsidRPr="00C437F4" w:rsidRDefault="005A2410" w:rsidP="005A2410">
      <w:pPr>
        <w:ind w:firstLine="720"/>
        <w:rPr>
          <w:rFonts w:ascii="Arial" w:hAnsi="Arial" w:cs="Arial"/>
          <w:b/>
          <w:sz w:val="24"/>
          <w:szCs w:val="24"/>
        </w:rPr>
      </w:pPr>
    </w:p>
    <w:p w14:paraId="6D8D78F7" w14:textId="39CDDF8C" w:rsidR="005A2410" w:rsidRDefault="005A2410" w:rsidP="00210B04">
      <w:pPr>
        <w:ind w:left="720"/>
        <w:rPr>
          <w:rFonts w:ascii="Arial" w:hAnsi="Arial" w:cs="Arial"/>
          <w:sz w:val="24"/>
          <w:szCs w:val="24"/>
        </w:rPr>
      </w:pPr>
      <w:r w:rsidRPr="00C437F4">
        <w:rPr>
          <w:rFonts w:ascii="Arial" w:hAnsi="Arial" w:cs="Arial"/>
          <w:sz w:val="24"/>
          <w:szCs w:val="24"/>
        </w:rPr>
        <w:t>Phần này cung cấp một số ví dụ về cách sử dụng các chế độ xem này. Đối với những ví dụ này, giả sử các phát biểu sau đây đã được ban hành:</w:t>
      </w:r>
    </w:p>
    <w:p w14:paraId="2A05DDB2" w14:textId="77777777" w:rsidR="00210B04" w:rsidRPr="00C437F4" w:rsidRDefault="00210B04" w:rsidP="00210B04">
      <w:pPr>
        <w:ind w:left="720"/>
        <w:rPr>
          <w:rFonts w:ascii="Arial" w:hAnsi="Arial" w:cs="Arial"/>
          <w:sz w:val="24"/>
          <w:szCs w:val="24"/>
        </w:rPr>
      </w:pPr>
    </w:p>
    <w:p w14:paraId="676688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 security_admin IDENTIFIED BY password;</w:t>
      </w:r>
    </w:p>
    <w:p w14:paraId="639ED26B" w14:textId="77777777" w:rsidR="005A2410" w:rsidRPr="00C437F4" w:rsidRDefault="005A2410" w:rsidP="005A2410">
      <w:pPr>
        <w:ind w:firstLine="720"/>
        <w:rPr>
          <w:rFonts w:ascii="Arial" w:hAnsi="Arial" w:cs="Arial"/>
          <w:sz w:val="20"/>
          <w:szCs w:val="20"/>
        </w:rPr>
      </w:pPr>
    </w:p>
    <w:p w14:paraId="5EFB3E2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PROFILE, ALTER PROFILE, DROP PROFILE,</w:t>
      </w:r>
    </w:p>
    <w:p w14:paraId="678CD5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CREATE ROLE, DROP ANY ROLE, GRANT ANY ROLE, AUDIT ANY,</w:t>
      </w:r>
    </w:p>
    <w:p w14:paraId="20ED66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AUDIT SYSTEM, CREATE USER, BECOME USER, ALTER USER, DROP USER</w:t>
      </w:r>
    </w:p>
    <w:p w14:paraId="4E7A4A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TO security_admin WITH ADMIN OPTION;</w:t>
      </w:r>
    </w:p>
    <w:p w14:paraId="44850E43" w14:textId="77777777" w:rsidR="005A2410" w:rsidRPr="00C437F4" w:rsidRDefault="005A2410" w:rsidP="005A2410">
      <w:pPr>
        <w:ind w:firstLine="720"/>
        <w:rPr>
          <w:rFonts w:ascii="Arial" w:hAnsi="Arial" w:cs="Arial"/>
          <w:sz w:val="20"/>
          <w:szCs w:val="20"/>
        </w:rPr>
      </w:pPr>
    </w:p>
    <w:p w14:paraId="3F80E6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SYS.AUD$ TO security_admin;</w:t>
      </w:r>
    </w:p>
    <w:p w14:paraId="4F1F2A02" w14:textId="77777777" w:rsidR="005A2410" w:rsidRPr="00C437F4" w:rsidRDefault="005A2410" w:rsidP="005A2410">
      <w:pPr>
        <w:ind w:firstLine="720"/>
        <w:rPr>
          <w:rFonts w:ascii="Arial" w:hAnsi="Arial" w:cs="Arial"/>
          <w:sz w:val="20"/>
          <w:szCs w:val="20"/>
        </w:rPr>
      </w:pPr>
    </w:p>
    <w:p w14:paraId="799B65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CREATE SESSION TO swilliams;</w:t>
      </w:r>
    </w:p>
    <w:p w14:paraId="598E99C7" w14:textId="77777777" w:rsidR="005A2410" w:rsidRPr="00C437F4" w:rsidRDefault="005A2410" w:rsidP="005A2410">
      <w:pPr>
        <w:ind w:firstLine="720"/>
        <w:rPr>
          <w:rFonts w:ascii="Arial" w:hAnsi="Arial" w:cs="Arial"/>
          <w:sz w:val="20"/>
          <w:szCs w:val="20"/>
        </w:rPr>
      </w:pPr>
    </w:p>
    <w:p w14:paraId="4EAE545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TO system_administrator;</w:t>
      </w:r>
    </w:p>
    <w:p w14:paraId="10E565EB" w14:textId="77777777" w:rsidR="005A2410" w:rsidRPr="00C437F4" w:rsidRDefault="005A2410" w:rsidP="005A2410">
      <w:pPr>
        <w:ind w:firstLine="720"/>
        <w:rPr>
          <w:rFonts w:ascii="Arial" w:hAnsi="Arial" w:cs="Arial"/>
          <w:sz w:val="20"/>
          <w:szCs w:val="20"/>
        </w:rPr>
      </w:pPr>
    </w:p>
    <w:p w14:paraId="4B83AE9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SESSION TO jward;</w:t>
      </w:r>
    </w:p>
    <w:p w14:paraId="15CD452D" w14:textId="77777777" w:rsidR="005A2410" w:rsidRPr="00C437F4" w:rsidRDefault="005A2410" w:rsidP="005A2410">
      <w:pPr>
        <w:ind w:firstLine="720"/>
        <w:rPr>
          <w:rFonts w:ascii="Arial" w:hAnsi="Arial" w:cs="Arial"/>
          <w:sz w:val="20"/>
          <w:szCs w:val="20"/>
        </w:rPr>
      </w:pPr>
    </w:p>
    <w:p w14:paraId="7EE387E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emp TO jward;</w:t>
      </w:r>
    </w:p>
    <w:p w14:paraId="79E22187" w14:textId="77777777" w:rsidR="005A2410" w:rsidRPr="00C437F4" w:rsidRDefault="005A2410" w:rsidP="005A2410">
      <w:pPr>
        <w:ind w:firstLine="720"/>
        <w:rPr>
          <w:rFonts w:ascii="Arial" w:hAnsi="Arial" w:cs="Arial"/>
          <w:sz w:val="20"/>
          <w:szCs w:val="20"/>
        </w:rPr>
      </w:pPr>
    </w:p>
    <w:p w14:paraId="732D2C41" w14:textId="0A463CAF" w:rsidR="005A2410" w:rsidRDefault="005A2410" w:rsidP="005A2410">
      <w:pPr>
        <w:ind w:firstLine="720"/>
        <w:rPr>
          <w:rFonts w:ascii="Arial" w:hAnsi="Arial" w:cs="Arial"/>
          <w:sz w:val="20"/>
          <w:szCs w:val="20"/>
        </w:rPr>
      </w:pPr>
      <w:r w:rsidRPr="00C437F4">
        <w:rPr>
          <w:rFonts w:ascii="Arial" w:hAnsi="Arial" w:cs="Arial"/>
          <w:sz w:val="20"/>
          <w:szCs w:val="20"/>
        </w:rPr>
        <w:t>GRANT INSERT (ename, job) ON emp TO swilliams, jward;</w:t>
      </w:r>
    </w:p>
    <w:p w14:paraId="4392BDFF" w14:textId="77777777" w:rsidR="00210B04" w:rsidRPr="00C437F4" w:rsidRDefault="00210B04" w:rsidP="005A2410">
      <w:pPr>
        <w:ind w:firstLine="720"/>
        <w:rPr>
          <w:rFonts w:ascii="Arial" w:hAnsi="Arial" w:cs="Arial"/>
          <w:sz w:val="20"/>
          <w:szCs w:val="20"/>
        </w:rPr>
      </w:pPr>
    </w:p>
    <w:p w14:paraId="2707AF54" w14:textId="3CF9993F"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Tham khảo cơ sở dữ liệu Oracle để biết mô tả chi tiết về các lượt xem từ điển dữ liệu này</w:t>
      </w:r>
    </w:p>
    <w:p w14:paraId="4E78D5E9" w14:textId="77777777" w:rsidR="00210B04" w:rsidRPr="00C437F4" w:rsidRDefault="00210B04" w:rsidP="005A2410">
      <w:pPr>
        <w:ind w:left="1440"/>
        <w:rPr>
          <w:rFonts w:ascii="Arial" w:hAnsi="Arial" w:cs="Arial"/>
          <w:sz w:val="24"/>
          <w:szCs w:val="24"/>
        </w:rPr>
      </w:pPr>
    </w:p>
    <w:p w14:paraId="6CDDEAC7"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tất cả các tài trợ của Privilege System</w:t>
      </w:r>
    </w:p>
    <w:p w14:paraId="1884B627" w14:textId="61DB470E"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quyền tài trợ hệ thống được thực hiện cho vai trò và người dùng:</w:t>
      </w:r>
    </w:p>
    <w:p w14:paraId="3441BDED" w14:textId="77777777" w:rsidR="00210B04" w:rsidRPr="00C437F4" w:rsidRDefault="00210B04" w:rsidP="00210B04">
      <w:pPr>
        <w:ind w:left="720"/>
        <w:rPr>
          <w:rFonts w:ascii="Arial" w:hAnsi="Arial" w:cs="Arial"/>
          <w:sz w:val="24"/>
          <w:szCs w:val="24"/>
        </w:rPr>
      </w:pPr>
    </w:p>
    <w:p w14:paraId="364CB256"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DBA_SYS_PRIVS;</w:t>
      </w:r>
    </w:p>
    <w:p w14:paraId="3762619D" w14:textId="77777777" w:rsidR="005A2410" w:rsidRPr="00C437F4" w:rsidRDefault="005A2410" w:rsidP="005A2410">
      <w:pPr>
        <w:rPr>
          <w:rFonts w:ascii="Arial" w:hAnsi="Arial" w:cs="Arial"/>
          <w:sz w:val="20"/>
          <w:szCs w:val="20"/>
        </w:rPr>
      </w:pPr>
    </w:p>
    <w:p w14:paraId="54478B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t>ADM</w:t>
      </w:r>
    </w:p>
    <w:p w14:paraId="57C8CB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4D2DC8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t>YES</w:t>
      </w:r>
    </w:p>
    <w:p w14:paraId="70667F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t>YES</w:t>
      </w:r>
    </w:p>
    <w:p w14:paraId="2745BB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t>YES</w:t>
      </w:r>
    </w:p>
    <w:p w14:paraId="392E5E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t>YES</w:t>
      </w:r>
    </w:p>
    <w:p w14:paraId="42DCAD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t>YES</w:t>
      </w:r>
    </w:p>
    <w:p w14:paraId="26FD334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t>YES</w:t>
      </w:r>
    </w:p>
    <w:p w14:paraId="5AA5236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t>YES</w:t>
      </w:r>
    </w:p>
    <w:p w14:paraId="0C4CF76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t>YES</w:t>
      </w:r>
    </w:p>
    <w:p w14:paraId="7FBACB2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t>YES</w:t>
      </w:r>
    </w:p>
    <w:p w14:paraId="3C0FA61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DROP PROFILE</w:t>
      </w:r>
      <w:r w:rsidRPr="00C437F4">
        <w:rPr>
          <w:rFonts w:ascii="Arial" w:hAnsi="Arial" w:cs="Arial"/>
          <w:sz w:val="20"/>
          <w:szCs w:val="20"/>
        </w:rPr>
        <w:tab/>
      </w:r>
      <w:r w:rsidRPr="00C437F4">
        <w:rPr>
          <w:rFonts w:ascii="Arial" w:hAnsi="Arial" w:cs="Arial"/>
          <w:sz w:val="20"/>
          <w:szCs w:val="20"/>
        </w:rPr>
        <w:tab/>
        <w:t>YES</w:t>
      </w:r>
    </w:p>
    <w:p w14:paraId="3F6409B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t>YES</w:t>
      </w:r>
    </w:p>
    <w:p w14:paraId="7BD4816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t>YES</w:t>
      </w:r>
    </w:p>
    <w:p w14:paraId="227505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7E5E7C5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JWARD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09D60475" w14:textId="77777777" w:rsidR="005A2410" w:rsidRPr="00C437F4" w:rsidRDefault="005A2410" w:rsidP="005A2410">
      <w:pPr>
        <w:rPr>
          <w:rFonts w:ascii="Arial" w:hAnsi="Arial" w:cs="Arial"/>
          <w:sz w:val="20"/>
          <w:szCs w:val="20"/>
        </w:rPr>
      </w:pPr>
    </w:p>
    <w:p w14:paraId="7275BBF7" w14:textId="28B755B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DBA_SYS_PRIVS.</w:t>
      </w:r>
    </w:p>
    <w:p w14:paraId="1C60B430" w14:textId="77777777" w:rsidR="00210B04" w:rsidRPr="00C437F4" w:rsidRDefault="00210B04" w:rsidP="00210B04">
      <w:pPr>
        <w:ind w:left="720"/>
        <w:rPr>
          <w:rFonts w:ascii="Arial" w:hAnsi="Arial" w:cs="Arial"/>
          <w:sz w:val="24"/>
          <w:szCs w:val="24"/>
        </w:rPr>
      </w:pPr>
    </w:p>
    <w:p w14:paraId="29B8ED2A" w14:textId="77777777" w:rsidR="005A2410" w:rsidRPr="00C437F4" w:rsidRDefault="005A2410" w:rsidP="005A2410">
      <w:pPr>
        <w:rPr>
          <w:rFonts w:ascii="Arial" w:hAnsi="Arial" w:cs="Arial"/>
          <w:b/>
          <w:sz w:val="36"/>
          <w:szCs w:val="36"/>
        </w:rPr>
      </w:pPr>
      <w:r w:rsidRPr="00C437F4">
        <w:rPr>
          <w:rFonts w:ascii="Arial" w:hAnsi="Arial" w:cs="Arial"/>
          <w:b/>
          <w:sz w:val="36"/>
          <w:szCs w:val="36"/>
        </w:rPr>
        <w:lastRenderedPageBreak/>
        <w:t>Liệt kê tất cả tài trợ vai trò</w:t>
      </w:r>
    </w:p>
    <w:p w14:paraId="366F369B" w14:textId="259DAB62"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vai trò được cấp cho người dùng và các vai trò khác:</w:t>
      </w:r>
    </w:p>
    <w:p w14:paraId="2CC49350" w14:textId="77777777" w:rsidR="00210B04" w:rsidRPr="00C437F4" w:rsidRDefault="00210B04" w:rsidP="00210B04">
      <w:pPr>
        <w:ind w:left="720"/>
        <w:rPr>
          <w:rFonts w:ascii="Arial" w:hAnsi="Arial" w:cs="Arial"/>
          <w:sz w:val="24"/>
          <w:szCs w:val="24"/>
        </w:rPr>
      </w:pPr>
    </w:p>
    <w:p w14:paraId="638EA3A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DBA_ROLE_PRIVS;</w:t>
      </w:r>
    </w:p>
    <w:p w14:paraId="722A666F" w14:textId="77777777" w:rsidR="005A2410" w:rsidRPr="00C437F4" w:rsidRDefault="005A2410" w:rsidP="005A2410">
      <w:pPr>
        <w:rPr>
          <w:rFonts w:ascii="Arial" w:hAnsi="Arial" w:cs="Arial"/>
          <w:sz w:val="20"/>
          <w:szCs w:val="20"/>
        </w:rPr>
      </w:pPr>
    </w:p>
    <w:p w14:paraId="5FA8A5C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GRANTED_ROLE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63EDEF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39FEAB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SECURITY_ADMIN </w:t>
      </w:r>
      <w:r w:rsidRPr="00C437F4">
        <w:rPr>
          <w:rFonts w:ascii="Arial" w:hAnsi="Arial" w:cs="Arial"/>
          <w:sz w:val="20"/>
          <w:szCs w:val="20"/>
        </w:rPr>
        <w:tab/>
      </w:r>
      <w:r w:rsidRPr="00C437F4">
        <w:rPr>
          <w:rFonts w:ascii="Arial" w:hAnsi="Arial" w:cs="Arial"/>
          <w:sz w:val="20"/>
          <w:szCs w:val="20"/>
        </w:rPr>
        <w:tab/>
        <w:t>NO</w:t>
      </w:r>
    </w:p>
    <w:p w14:paraId="7A06593D" w14:textId="7EDA5052" w:rsidR="005A2410" w:rsidRDefault="005A2410" w:rsidP="005A2410">
      <w:pPr>
        <w:ind w:firstLine="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DBA_ROLE_PRIVS.</w:t>
      </w:r>
    </w:p>
    <w:p w14:paraId="18485473" w14:textId="77777777" w:rsidR="00210B04" w:rsidRPr="00C437F4" w:rsidRDefault="00210B04" w:rsidP="005A2410">
      <w:pPr>
        <w:ind w:firstLine="720"/>
        <w:rPr>
          <w:rFonts w:ascii="Arial" w:hAnsi="Arial" w:cs="Arial"/>
          <w:sz w:val="24"/>
          <w:szCs w:val="24"/>
        </w:rPr>
      </w:pPr>
    </w:p>
    <w:p w14:paraId="609A7025" w14:textId="29248D1D" w:rsidR="005A2410" w:rsidRDefault="005A2410" w:rsidP="005A2410">
      <w:pPr>
        <w:rPr>
          <w:rFonts w:ascii="Arial" w:hAnsi="Arial" w:cs="Arial"/>
          <w:b/>
          <w:sz w:val="36"/>
          <w:szCs w:val="36"/>
        </w:rPr>
      </w:pPr>
      <w:r w:rsidRPr="00C437F4">
        <w:rPr>
          <w:rFonts w:ascii="Arial" w:hAnsi="Arial" w:cs="Arial"/>
          <w:b/>
          <w:sz w:val="36"/>
          <w:szCs w:val="36"/>
        </w:rPr>
        <w:t>Các đặc quyền đối tượng danh sách được cấp cho người dùng</w:t>
      </w:r>
    </w:p>
    <w:p w14:paraId="7A465D82" w14:textId="77777777" w:rsidR="00210B04" w:rsidRPr="00C437F4" w:rsidRDefault="00210B04" w:rsidP="005A2410">
      <w:pPr>
        <w:rPr>
          <w:rFonts w:ascii="Arial" w:hAnsi="Arial" w:cs="Arial"/>
          <w:b/>
          <w:sz w:val="36"/>
          <w:szCs w:val="36"/>
        </w:rPr>
      </w:pPr>
    </w:p>
    <w:p w14:paraId="1FCD265E" w14:textId="466C8695"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đặc quyền đối tượng (không bao gồm đặc quyền cột cụ thể) được cấp cho người dùng được chỉ định:</w:t>
      </w:r>
    </w:p>
    <w:p w14:paraId="4C73DDFE" w14:textId="77777777" w:rsidR="00210B04" w:rsidRPr="00C437F4" w:rsidRDefault="00210B04" w:rsidP="00210B04">
      <w:pPr>
        <w:ind w:left="720"/>
        <w:rPr>
          <w:rFonts w:ascii="Arial" w:hAnsi="Arial" w:cs="Arial"/>
          <w:sz w:val="24"/>
          <w:szCs w:val="24"/>
        </w:rPr>
      </w:pPr>
    </w:p>
    <w:p w14:paraId="1C459F58"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TABLE_NAME, PRIVILEGE, GRANTABLE FROM DBA_TAB_PRIVS</w:t>
      </w:r>
    </w:p>
    <w:p w14:paraId="35FEB9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GRANTEE = 'jward';</w:t>
      </w:r>
    </w:p>
    <w:p w14:paraId="081E543E" w14:textId="77777777" w:rsidR="005A2410" w:rsidRPr="00C437F4" w:rsidRDefault="005A2410" w:rsidP="005A2410">
      <w:pPr>
        <w:rPr>
          <w:rFonts w:ascii="Arial" w:hAnsi="Arial" w:cs="Arial"/>
          <w:sz w:val="20"/>
          <w:szCs w:val="20"/>
        </w:rPr>
      </w:pPr>
    </w:p>
    <w:p w14:paraId="0E92769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t xml:space="preserve">PRIVILEGE </w:t>
      </w:r>
      <w:r w:rsidRPr="00C437F4">
        <w:rPr>
          <w:rFonts w:ascii="Arial" w:hAnsi="Arial" w:cs="Arial"/>
          <w:sz w:val="20"/>
          <w:szCs w:val="20"/>
        </w:rPr>
        <w:tab/>
        <w:t>GRANTABLE</w:t>
      </w:r>
    </w:p>
    <w:p w14:paraId="23DD1F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 xml:space="preserve">------------ </w:t>
      </w:r>
      <w:r w:rsidRPr="00C437F4">
        <w:rPr>
          <w:rFonts w:ascii="Arial" w:hAnsi="Arial" w:cs="Arial"/>
          <w:sz w:val="20"/>
          <w:szCs w:val="20"/>
        </w:rPr>
        <w:tab/>
        <w:t>----------</w:t>
      </w:r>
    </w:p>
    <w:p w14:paraId="7507BF7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SELECT </w:t>
      </w:r>
      <w:r w:rsidRPr="00C437F4">
        <w:rPr>
          <w:rFonts w:ascii="Arial" w:hAnsi="Arial" w:cs="Arial"/>
          <w:sz w:val="20"/>
          <w:szCs w:val="20"/>
        </w:rPr>
        <w:tab/>
      </w:r>
      <w:r w:rsidRPr="00C437F4">
        <w:rPr>
          <w:rFonts w:ascii="Arial" w:hAnsi="Arial" w:cs="Arial"/>
          <w:sz w:val="20"/>
          <w:szCs w:val="20"/>
        </w:rPr>
        <w:tab/>
        <w:t>NO</w:t>
      </w:r>
    </w:p>
    <w:p w14:paraId="454A26C8" w14:textId="458E226C" w:rsidR="005A2410"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DELETE </w:t>
      </w:r>
      <w:r w:rsidRPr="00C437F4">
        <w:rPr>
          <w:rFonts w:ascii="Arial" w:hAnsi="Arial" w:cs="Arial"/>
          <w:sz w:val="20"/>
          <w:szCs w:val="20"/>
        </w:rPr>
        <w:tab/>
      </w:r>
      <w:r w:rsidRPr="00C437F4">
        <w:rPr>
          <w:rFonts w:ascii="Arial" w:hAnsi="Arial" w:cs="Arial"/>
          <w:sz w:val="20"/>
          <w:szCs w:val="20"/>
        </w:rPr>
        <w:tab/>
        <w:t>NO</w:t>
      </w:r>
    </w:p>
    <w:p w14:paraId="78CB6C36" w14:textId="77777777" w:rsidR="00210B04" w:rsidRPr="00C437F4" w:rsidRDefault="00210B04" w:rsidP="005A2410">
      <w:pPr>
        <w:ind w:firstLine="720"/>
        <w:rPr>
          <w:rFonts w:ascii="Arial" w:hAnsi="Arial" w:cs="Arial"/>
          <w:sz w:val="20"/>
          <w:szCs w:val="20"/>
        </w:rPr>
      </w:pPr>
    </w:p>
    <w:p w14:paraId="48BE909C" w14:textId="440C755C" w:rsidR="005A2410" w:rsidRDefault="005A2410" w:rsidP="00210B04">
      <w:pPr>
        <w:ind w:left="720"/>
        <w:rPr>
          <w:rFonts w:ascii="Arial" w:hAnsi="Arial" w:cs="Arial"/>
          <w:sz w:val="24"/>
          <w:szCs w:val="24"/>
        </w:rPr>
      </w:pPr>
      <w:r w:rsidRPr="00C437F4">
        <w:rPr>
          <w:rFonts w:ascii="Arial" w:hAnsi="Arial" w:cs="Arial"/>
          <w:sz w:val="24"/>
          <w:szCs w:val="24"/>
        </w:rPr>
        <w:t>Để liệt kê tất cả các đặc quyền dành riêng cho cột đã được cấp, hãy sử dụng truy vấn sau:</w:t>
      </w:r>
    </w:p>
    <w:p w14:paraId="2CFF16DA" w14:textId="77777777" w:rsidR="00210B04" w:rsidRPr="00C437F4" w:rsidRDefault="00210B04" w:rsidP="005A2410">
      <w:pPr>
        <w:ind w:firstLine="720"/>
        <w:rPr>
          <w:rFonts w:ascii="Arial" w:hAnsi="Arial" w:cs="Arial"/>
          <w:sz w:val="24"/>
          <w:szCs w:val="24"/>
        </w:rPr>
      </w:pPr>
    </w:p>
    <w:p w14:paraId="51BE953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SELECT GRANTEE, TABLE_NAME, COLUMN_NAME, PRIVILEGE</w:t>
      </w:r>
    </w:p>
    <w:p w14:paraId="176FA2C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FROM DBA_COL_PRIVS;</w:t>
      </w:r>
    </w:p>
    <w:p w14:paraId="30C42B18" w14:textId="77777777" w:rsidR="005A2410" w:rsidRPr="00C437F4" w:rsidRDefault="005A2410" w:rsidP="005A2410">
      <w:pPr>
        <w:ind w:firstLine="720"/>
        <w:rPr>
          <w:rFonts w:ascii="Arial" w:hAnsi="Arial" w:cs="Arial"/>
          <w:sz w:val="24"/>
          <w:szCs w:val="24"/>
        </w:rPr>
      </w:pPr>
    </w:p>
    <w:p w14:paraId="70B6152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GRANTEE </w:t>
      </w:r>
      <w:r w:rsidRPr="00C437F4">
        <w:rPr>
          <w:rFonts w:ascii="Arial" w:hAnsi="Arial" w:cs="Arial"/>
          <w:sz w:val="24"/>
          <w:szCs w:val="24"/>
        </w:rPr>
        <w:tab/>
        <w:t xml:space="preserve">TABLE_NAME </w:t>
      </w:r>
      <w:r w:rsidRPr="00C437F4">
        <w:rPr>
          <w:rFonts w:ascii="Arial" w:hAnsi="Arial" w:cs="Arial"/>
          <w:sz w:val="24"/>
          <w:szCs w:val="24"/>
        </w:rPr>
        <w:tab/>
      </w:r>
      <w:r w:rsidRPr="00C437F4">
        <w:rPr>
          <w:rFonts w:ascii="Arial" w:hAnsi="Arial" w:cs="Arial"/>
          <w:sz w:val="24"/>
          <w:szCs w:val="24"/>
        </w:rPr>
        <w:tab/>
        <w:t xml:space="preserve">COLUMN_NAME </w:t>
      </w:r>
      <w:r w:rsidRPr="00C437F4">
        <w:rPr>
          <w:rFonts w:ascii="Arial" w:hAnsi="Arial" w:cs="Arial"/>
          <w:sz w:val="24"/>
          <w:szCs w:val="24"/>
        </w:rPr>
        <w:tab/>
        <w:t>PRIVILEGE</w:t>
      </w:r>
    </w:p>
    <w:p w14:paraId="1456666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w:t>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w:t>
      </w:r>
    </w:p>
    <w:p w14:paraId="51A3C40D"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ENAME </w:t>
      </w:r>
      <w:r w:rsidRPr="00C437F4">
        <w:rPr>
          <w:rFonts w:ascii="Arial" w:hAnsi="Arial" w:cs="Arial"/>
          <w:sz w:val="24"/>
          <w:szCs w:val="24"/>
        </w:rPr>
        <w:tab/>
      </w:r>
      <w:r w:rsidRPr="00C437F4">
        <w:rPr>
          <w:rFonts w:ascii="Arial" w:hAnsi="Arial" w:cs="Arial"/>
          <w:sz w:val="24"/>
          <w:szCs w:val="24"/>
        </w:rPr>
        <w:tab/>
        <w:t>INSERT</w:t>
      </w:r>
    </w:p>
    <w:p w14:paraId="12A514D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621E62E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NAME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42C6664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504FA55D" w14:textId="77777777" w:rsidR="005A2410" w:rsidRPr="00C437F4" w:rsidRDefault="005A2410" w:rsidP="005A2410">
      <w:pPr>
        <w:ind w:firstLine="720"/>
        <w:rPr>
          <w:rFonts w:ascii="Arial" w:hAnsi="Arial" w:cs="Arial"/>
          <w:sz w:val="24"/>
          <w:szCs w:val="24"/>
        </w:rPr>
      </w:pPr>
    </w:p>
    <w:p w14:paraId="1A87B143" w14:textId="77B7E1D0"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chế độ xem DBA_TAB_PRIVS.</w:t>
      </w:r>
    </w:p>
    <w:p w14:paraId="645EDA74" w14:textId="77777777" w:rsidR="00210B04" w:rsidRPr="00C437F4" w:rsidRDefault="00210B04" w:rsidP="005A2410">
      <w:pPr>
        <w:ind w:firstLine="720"/>
        <w:rPr>
          <w:rFonts w:ascii="Arial" w:hAnsi="Arial" w:cs="Arial"/>
          <w:sz w:val="24"/>
          <w:szCs w:val="24"/>
        </w:rPr>
      </w:pPr>
    </w:p>
    <w:p w14:paraId="62A80DF6"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Miền đặc quyền hiện tại của phiên của bạn</w:t>
      </w:r>
    </w:p>
    <w:p w14:paraId="642C802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Truy vấn sau liệt kê tất cả các vai trò hiện được bật cho tổ chức phát hành:</w:t>
      </w:r>
    </w:p>
    <w:p w14:paraId="1A3DB762" w14:textId="7766896F" w:rsidR="005A2410" w:rsidRDefault="005A2410" w:rsidP="005A2410">
      <w:pPr>
        <w:ind w:firstLine="720"/>
        <w:rPr>
          <w:rFonts w:ascii="Arial" w:hAnsi="Arial" w:cs="Arial"/>
          <w:sz w:val="20"/>
          <w:szCs w:val="20"/>
        </w:rPr>
      </w:pPr>
      <w:r w:rsidRPr="00C437F4">
        <w:rPr>
          <w:rFonts w:ascii="Arial" w:hAnsi="Arial" w:cs="Arial"/>
          <w:sz w:val="20"/>
          <w:szCs w:val="20"/>
        </w:rPr>
        <w:t>SELECT * FROM SESSION_ROLES;</w:t>
      </w:r>
    </w:p>
    <w:p w14:paraId="33B34C7A" w14:textId="77777777" w:rsidR="00210B04" w:rsidRPr="00C437F4" w:rsidRDefault="00210B04" w:rsidP="005A2410">
      <w:pPr>
        <w:ind w:firstLine="720"/>
        <w:rPr>
          <w:rFonts w:ascii="Arial" w:hAnsi="Arial" w:cs="Arial"/>
          <w:sz w:val="20"/>
          <w:szCs w:val="20"/>
        </w:rPr>
      </w:pPr>
    </w:p>
    <w:p w14:paraId="4CB0E233" w14:textId="50E0567C" w:rsidR="005A2410" w:rsidRDefault="005A2410" w:rsidP="00210B04">
      <w:pPr>
        <w:ind w:left="720"/>
        <w:rPr>
          <w:rFonts w:ascii="Arial" w:hAnsi="Arial" w:cs="Arial"/>
          <w:sz w:val="24"/>
          <w:szCs w:val="24"/>
        </w:rPr>
      </w:pPr>
      <w:r w:rsidRPr="00C437F4">
        <w:rPr>
          <w:rFonts w:ascii="Arial" w:hAnsi="Arial" w:cs="Arial"/>
          <w:sz w:val="24"/>
          <w:szCs w:val="24"/>
        </w:rPr>
        <w:lastRenderedPageBreak/>
        <w:t>Nếu người dùng swilliams có vai trò security_admin được kích hoạt và đưa ra truy vấn trước đó, thì cơ sở dữ liệu Oracle trả về các thông tin sau:</w:t>
      </w:r>
    </w:p>
    <w:p w14:paraId="4962C3D0" w14:textId="77777777" w:rsidR="00210B04" w:rsidRPr="00C437F4" w:rsidRDefault="00210B04" w:rsidP="00210B04">
      <w:pPr>
        <w:ind w:left="720"/>
        <w:rPr>
          <w:rFonts w:ascii="Arial" w:hAnsi="Arial" w:cs="Arial"/>
          <w:sz w:val="24"/>
          <w:szCs w:val="24"/>
        </w:rPr>
      </w:pPr>
    </w:p>
    <w:p w14:paraId="38E28F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w:t>
      </w:r>
    </w:p>
    <w:p w14:paraId="66B46E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3026D25" w14:textId="4BD8AA26" w:rsidR="005A2410" w:rsidRDefault="005A2410" w:rsidP="005A2410">
      <w:pPr>
        <w:ind w:firstLine="720"/>
        <w:rPr>
          <w:rFonts w:ascii="Arial" w:hAnsi="Arial" w:cs="Arial"/>
          <w:sz w:val="20"/>
          <w:szCs w:val="20"/>
        </w:rPr>
      </w:pPr>
      <w:r w:rsidRPr="00C437F4">
        <w:rPr>
          <w:rFonts w:ascii="Arial" w:hAnsi="Arial" w:cs="Arial"/>
          <w:sz w:val="20"/>
          <w:szCs w:val="20"/>
        </w:rPr>
        <w:t>SECURITY_ADMIN</w:t>
      </w:r>
    </w:p>
    <w:p w14:paraId="52045762" w14:textId="77777777" w:rsidR="00210B04" w:rsidRPr="00C437F4" w:rsidRDefault="00210B04" w:rsidP="005A2410">
      <w:pPr>
        <w:ind w:firstLine="720"/>
        <w:rPr>
          <w:rFonts w:ascii="Arial" w:hAnsi="Arial" w:cs="Arial"/>
          <w:sz w:val="20"/>
          <w:szCs w:val="20"/>
        </w:rPr>
      </w:pPr>
    </w:p>
    <w:p w14:paraId="7F21EE51" w14:textId="5CE016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hiện có sẵn trong miền bảo mật của tổ chức phát hành, cả từ các khoản trợ cấp đặc quyền rõ ràng và từ các vai trò được bật:</w:t>
      </w:r>
    </w:p>
    <w:p w14:paraId="1BC118F8" w14:textId="77777777" w:rsidR="00210B04" w:rsidRPr="00C437F4" w:rsidRDefault="00210B04" w:rsidP="005A2410">
      <w:pPr>
        <w:ind w:firstLine="720"/>
        <w:rPr>
          <w:rFonts w:ascii="Arial" w:hAnsi="Arial" w:cs="Arial"/>
          <w:sz w:val="24"/>
          <w:szCs w:val="24"/>
        </w:rPr>
      </w:pPr>
    </w:p>
    <w:p w14:paraId="53C09D60" w14:textId="0F3EF7EC" w:rsidR="005A2410" w:rsidRDefault="005A2410" w:rsidP="005A2410">
      <w:pPr>
        <w:ind w:firstLine="720"/>
        <w:rPr>
          <w:rFonts w:ascii="Arial" w:hAnsi="Arial" w:cs="Arial"/>
          <w:sz w:val="20"/>
          <w:szCs w:val="20"/>
        </w:rPr>
      </w:pPr>
      <w:r w:rsidRPr="00C437F4">
        <w:rPr>
          <w:rFonts w:ascii="Arial" w:hAnsi="Arial" w:cs="Arial"/>
          <w:sz w:val="20"/>
          <w:szCs w:val="20"/>
        </w:rPr>
        <w:t>SELECT * FROM SESSION_PRIVS;</w:t>
      </w:r>
    </w:p>
    <w:p w14:paraId="7DB9C889" w14:textId="77777777" w:rsidR="00210B04" w:rsidRPr="00C437F4" w:rsidRDefault="00210B04" w:rsidP="005A2410">
      <w:pPr>
        <w:ind w:firstLine="720"/>
        <w:rPr>
          <w:rFonts w:ascii="Arial" w:hAnsi="Arial" w:cs="Arial"/>
          <w:sz w:val="20"/>
          <w:szCs w:val="20"/>
        </w:rPr>
      </w:pPr>
    </w:p>
    <w:p w14:paraId="1F6240C5" w14:textId="687F81A0" w:rsidR="005A2410" w:rsidRDefault="005A2410" w:rsidP="00210B04">
      <w:pPr>
        <w:ind w:left="720"/>
        <w:rPr>
          <w:rFonts w:ascii="Arial" w:hAnsi="Arial" w:cs="Arial"/>
          <w:sz w:val="24"/>
          <w:szCs w:val="24"/>
        </w:rPr>
      </w:pPr>
      <w:r w:rsidRPr="00C437F4">
        <w:rPr>
          <w:rFonts w:ascii="Arial" w:hAnsi="Arial" w:cs="Arial"/>
          <w:sz w:val="24"/>
          <w:szCs w:val="24"/>
        </w:rPr>
        <w:t>Nếu người dùng swilliams có vai trò security_admin được kích hoạt và đưa ra truy vấn trước đó, thì cơ sở dữ liệu Oracle trả về các kết quả sau:</w:t>
      </w:r>
    </w:p>
    <w:p w14:paraId="7E9CC62A" w14:textId="77777777" w:rsidR="00210B04" w:rsidRPr="00C437F4" w:rsidRDefault="00210B04" w:rsidP="00210B04">
      <w:pPr>
        <w:ind w:left="720"/>
        <w:rPr>
          <w:rFonts w:ascii="Arial" w:hAnsi="Arial" w:cs="Arial"/>
          <w:sz w:val="24"/>
          <w:szCs w:val="24"/>
        </w:rPr>
      </w:pPr>
    </w:p>
    <w:p w14:paraId="175B97B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PRIVILEGE</w:t>
      </w:r>
    </w:p>
    <w:p w14:paraId="2FD717C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9B7E2C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SYSTEM</w:t>
      </w:r>
    </w:p>
    <w:p w14:paraId="4E8453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SESSION</w:t>
      </w:r>
    </w:p>
    <w:p w14:paraId="458DA39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USER</w:t>
      </w:r>
    </w:p>
    <w:p w14:paraId="65C9FCE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BECOME USER</w:t>
      </w:r>
    </w:p>
    <w:p w14:paraId="10F8C9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USER</w:t>
      </w:r>
    </w:p>
    <w:p w14:paraId="3356C5D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USER</w:t>
      </w:r>
    </w:p>
    <w:p w14:paraId="22F14F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w:t>
      </w:r>
    </w:p>
    <w:p w14:paraId="1E89A5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ANY ROLE</w:t>
      </w:r>
    </w:p>
    <w:p w14:paraId="219E94D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ANY ROLE</w:t>
      </w:r>
    </w:p>
    <w:p w14:paraId="5BC19DB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ANY</w:t>
      </w:r>
    </w:p>
    <w:p w14:paraId="2DCBD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PROFILE</w:t>
      </w:r>
    </w:p>
    <w:p w14:paraId="0108F2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PROFILE</w:t>
      </w:r>
    </w:p>
    <w:p w14:paraId="4F47B5E7" w14:textId="35BB7D56" w:rsidR="005A2410" w:rsidRDefault="005A2410" w:rsidP="005A2410">
      <w:pPr>
        <w:ind w:firstLine="720"/>
        <w:rPr>
          <w:rFonts w:ascii="Arial" w:hAnsi="Arial" w:cs="Arial"/>
          <w:sz w:val="20"/>
          <w:szCs w:val="20"/>
        </w:rPr>
      </w:pPr>
      <w:r w:rsidRPr="00C437F4">
        <w:rPr>
          <w:rFonts w:ascii="Arial" w:hAnsi="Arial" w:cs="Arial"/>
          <w:sz w:val="20"/>
          <w:szCs w:val="20"/>
        </w:rPr>
        <w:t>DROP PROFILE</w:t>
      </w:r>
    </w:p>
    <w:p w14:paraId="74C412F9" w14:textId="77777777" w:rsidR="00210B04" w:rsidRPr="00C437F4" w:rsidRDefault="00210B04" w:rsidP="005A2410">
      <w:pPr>
        <w:ind w:firstLine="720"/>
        <w:rPr>
          <w:rFonts w:ascii="Arial" w:hAnsi="Arial" w:cs="Arial"/>
          <w:sz w:val="20"/>
          <w:szCs w:val="20"/>
        </w:rPr>
      </w:pPr>
    </w:p>
    <w:p w14:paraId="0D1A3504" w14:textId="4118274A" w:rsidR="005A2410" w:rsidRDefault="005A2410" w:rsidP="00210B04">
      <w:pPr>
        <w:ind w:left="720"/>
        <w:rPr>
          <w:rFonts w:ascii="Arial" w:hAnsi="Arial" w:cs="Arial"/>
          <w:sz w:val="24"/>
          <w:szCs w:val="24"/>
        </w:rPr>
      </w:pPr>
      <w:r w:rsidRPr="00C437F4">
        <w:rPr>
          <w:rFonts w:ascii="Arial" w:hAnsi="Arial" w:cs="Arial"/>
          <w:sz w:val="24"/>
          <w:szCs w:val="24"/>
        </w:rPr>
        <w:t>Nếu vai trò security_admin bị vô hiệu hóa cho người dùng swilliams, thì truy vấn đầu tiên sẽ không trả về hàng nào, trong khi truy vấn thứ hai sẽ chỉ trả về một hàng cho quyền cấp đặc quyền CREATE SESSION.</w:t>
      </w:r>
    </w:p>
    <w:p w14:paraId="56A816ED" w14:textId="77777777" w:rsidR="00210B04" w:rsidRPr="00C437F4" w:rsidRDefault="00210B04" w:rsidP="005A2410">
      <w:pPr>
        <w:ind w:firstLine="720"/>
        <w:rPr>
          <w:rFonts w:ascii="Arial" w:hAnsi="Arial" w:cs="Arial"/>
          <w:sz w:val="24"/>
          <w:szCs w:val="24"/>
        </w:rPr>
      </w:pPr>
    </w:p>
    <w:p w14:paraId="41708E14" w14:textId="2BAE93C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nhìnSESSION_ROLES.</w:t>
      </w:r>
    </w:p>
    <w:p w14:paraId="63688E50" w14:textId="77777777" w:rsidR="00210B04" w:rsidRPr="00C437F4" w:rsidRDefault="00210B04" w:rsidP="00210B04">
      <w:pPr>
        <w:ind w:left="720"/>
        <w:rPr>
          <w:rFonts w:ascii="Arial" w:hAnsi="Arial" w:cs="Arial"/>
          <w:sz w:val="24"/>
          <w:szCs w:val="24"/>
        </w:rPr>
      </w:pPr>
    </w:p>
    <w:p w14:paraId="160774E1"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các vai trò của cơ sở dữ liệu</w:t>
      </w:r>
    </w:p>
    <w:p w14:paraId="371B8686" w14:textId="6DA8BF64" w:rsidR="005A2410" w:rsidRDefault="005A2410" w:rsidP="00210B04">
      <w:pPr>
        <w:ind w:left="720"/>
        <w:rPr>
          <w:rFonts w:ascii="Arial" w:hAnsi="Arial" w:cs="Arial"/>
          <w:sz w:val="24"/>
          <w:szCs w:val="24"/>
        </w:rPr>
      </w:pPr>
      <w:r w:rsidRPr="00C437F4">
        <w:rPr>
          <w:rFonts w:ascii="Arial" w:hAnsi="Arial" w:cs="Arial"/>
          <w:sz w:val="24"/>
          <w:szCs w:val="24"/>
        </w:rPr>
        <w:t>Bạn có thể sử dụng khung nhìn từ điển dữ liệu DBA_ROLES để liệt kê tất cả các vai trò của một cơ sở dữ liệu và xác thực được sử dụng cho từng vai trò. Ví dụ, truy vấn sau liệt kê tất cả các vai trò trong cơ sở dữ liệu:</w:t>
      </w:r>
    </w:p>
    <w:p w14:paraId="7DC34F7E" w14:textId="77777777" w:rsidR="00210B04" w:rsidRPr="00C437F4" w:rsidRDefault="00210B04" w:rsidP="00210B04">
      <w:pPr>
        <w:ind w:left="720"/>
        <w:rPr>
          <w:rFonts w:ascii="Arial" w:hAnsi="Arial" w:cs="Arial"/>
          <w:sz w:val="24"/>
          <w:szCs w:val="24"/>
        </w:rPr>
      </w:pPr>
    </w:p>
    <w:p w14:paraId="360491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DBA_ROLES;</w:t>
      </w:r>
    </w:p>
    <w:p w14:paraId="68549EBD" w14:textId="77777777" w:rsidR="005A2410" w:rsidRPr="00C437F4" w:rsidRDefault="005A2410" w:rsidP="005A2410">
      <w:pPr>
        <w:ind w:firstLine="720"/>
        <w:rPr>
          <w:rFonts w:ascii="Arial" w:hAnsi="Arial" w:cs="Arial"/>
          <w:sz w:val="20"/>
          <w:szCs w:val="20"/>
        </w:rPr>
      </w:pPr>
    </w:p>
    <w:p w14:paraId="115AA82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 PASSWORD</w:t>
      </w:r>
    </w:p>
    <w:p w14:paraId="5DF1C4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1F179D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CONNECT NO</w:t>
      </w:r>
    </w:p>
    <w:p w14:paraId="680CA2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RESOURCE NO</w:t>
      </w:r>
    </w:p>
    <w:p w14:paraId="47CA8AD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DBA NO</w:t>
      </w:r>
    </w:p>
    <w:p w14:paraId="403D1D77" w14:textId="374D4FF5" w:rsidR="005A2410" w:rsidRDefault="005A2410" w:rsidP="005A2410">
      <w:pPr>
        <w:ind w:firstLine="720"/>
        <w:rPr>
          <w:rFonts w:ascii="Arial" w:hAnsi="Arial" w:cs="Arial"/>
          <w:sz w:val="20"/>
          <w:szCs w:val="20"/>
        </w:rPr>
      </w:pPr>
      <w:r w:rsidRPr="00C437F4">
        <w:rPr>
          <w:rFonts w:ascii="Arial" w:hAnsi="Arial" w:cs="Arial"/>
          <w:sz w:val="20"/>
          <w:szCs w:val="20"/>
        </w:rPr>
        <w:lastRenderedPageBreak/>
        <w:t>SECURITY_ADMIN YES</w:t>
      </w:r>
    </w:p>
    <w:p w14:paraId="2C014C50" w14:textId="77777777" w:rsidR="00210B04" w:rsidRPr="00C437F4" w:rsidRDefault="00210B04" w:rsidP="005A2410">
      <w:pPr>
        <w:ind w:firstLine="720"/>
        <w:rPr>
          <w:rFonts w:ascii="Arial" w:hAnsi="Arial" w:cs="Arial"/>
          <w:sz w:val="20"/>
          <w:szCs w:val="20"/>
        </w:rPr>
      </w:pPr>
    </w:p>
    <w:p w14:paraId="03A04363" w14:textId="0EDD5666"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DBA_ROLES.</w:t>
      </w:r>
    </w:p>
    <w:p w14:paraId="5C484EAF" w14:textId="77777777" w:rsidR="00210B04" w:rsidRPr="00C437F4" w:rsidRDefault="00210B04" w:rsidP="00210B04">
      <w:pPr>
        <w:ind w:left="720"/>
        <w:rPr>
          <w:rFonts w:ascii="Arial" w:hAnsi="Arial" w:cs="Arial"/>
          <w:sz w:val="24"/>
          <w:szCs w:val="24"/>
        </w:rPr>
      </w:pPr>
    </w:p>
    <w:p w14:paraId="3645E8AF" w14:textId="77777777" w:rsidR="005A2410" w:rsidRPr="00C437F4" w:rsidRDefault="005A2410" w:rsidP="005A2410">
      <w:pPr>
        <w:rPr>
          <w:rFonts w:ascii="Arial" w:hAnsi="Arial" w:cs="Arial"/>
          <w:b/>
          <w:sz w:val="36"/>
          <w:szCs w:val="36"/>
        </w:rPr>
      </w:pPr>
      <w:r w:rsidRPr="00C437F4">
        <w:rPr>
          <w:rFonts w:ascii="Arial" w:hAnsi="Arial" w:cs="Arial"/>
          <w:b/>
          <w:sz w:val="36"/>
          <w:szCs w:val="36"/>
        </w:rPr>
        <w:t>Thông tin danh sách Giới thiệu về miền đặc quyền của vai trò</w:t>
      </w:r>
    </w:p>
    <w:p w14:paraId="32FC527F" w14:textId="263349BD" w:rsidR="005A2410" w:rsidRDefault="005A2410" w:rsidP="00210B04">
      <w:pPr>
        <w:ind w:left="720"/>
        <w:rPr>
          <w:rFonts w:ascii="Arial" w:hAnsi="Arial" w:cs="Arial"/>
          <w:sz w:val="24"/>
          <w:szCs w:val="24"/>
        </w:rPr>
      </w:pPr>
      <w:r w:rsidRPr="00C437F4">
        <w:rPr>
          <w:rFonts w:ascii="Arial" w:hAnsi="Arial" w:cs="Arial"/>
          <w:sz w:val="24"/>
          <w:szCs w:val="24"/>
        </w:rPr>
        <w:t>Số lượt xem từ điển dữ liệu ROLE_ROLE_PRIVS, ROLE_SYS_PRIVS và ROLE_TAB_PRIVS chứa thông tin về miền đặc quyền của vai trò. Ví dụ, truy vấn sau đây liệt kê tất cả các vai trò được cấp cho vai trò system_admin:</w:t>
      </w:r>
    </w:p>
    <w:p w14:paraId="18A0AA9C" w14:textId="77777777" w:rsidR="00210B04" w:rsidRPr="00C437F4" w:rsidRDefault="00210B04" w:rsidP="00210B04">
      <w:pPr>
        <w:ind w:left="720"/>
        <w:rPr>
          <w:rFonts w:ascii="Arial" w:hAnsi="Arial" w:cs="Arial"/>
          <w:sz w:val="24"/>
          <w:szCs w:val="24"/>
        </w:rPr>
      </w:pPr>
    </w:p>
    <w:p w14:paraId="14F5B293"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GRANTED_ROLE, ADMIN_OPTION</w:t>
      </w:r>
    </w:p>
    <w:p w14:paraId="30D05C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ROLE_ROLE_PRIVS</w:t>
      </w:r>
    </w:p>
    <w:p w14:paraId="446A8C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ROLE = 'SYSTEM_ADMIN';</w:t>
      </w:r>
    </w:p>
    <w:p w14:paraId="469E7954" w14:textId="77777777" w:rsidR="005A2410" w:rsidRPr="00C437F4" w:rsidRDefault="005A2410" w:rsidP="005A2410">
      <w:pPr>
        <w:rPr>
          <w:rFonts w:ascii="Arial" w:hAnsi="Arial" w:cs="Arial"/>
          <w:sz w:val="20"/>
          <w:szCs w:val="20"/>
        </w:rPr>
      </w:pPr>
    </w:p>
    <w:p w14:paraId="48A154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GRANTED_ROLE </w:t>
      </w:r>
      <w:r w:rsidRPr="00C437F4">
        <w:rPr>
          <w:rFonts w:ascii="Arial" w:hAnsi="Arial" w:cs="Arial"/>
          <w:sz w:val="20"/>
          <w:szCs w:val="20"/>
        </w:rPr>
        <w:tab/>
      </w:r>
      <w:r w:rsidRPr="00C437F4">
        <w:rPr>
          <w:rFonts w:ascii="Arial" w:hAnsi="Arial" w:cs="Arial"/>
          <w:sz w:val="20"/>
          <w:szCs w:val="20"/>
        </w:rPr>
        <w:tab/>
        <w:t>ADM</w:t>
      </w:r>
    </w:p>
    <w:p w14:paraId="702AC3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w:t>
      </w:r>
    </w:p>
    <w:p w14:paraId="33900141" w14:textId="6C5F1BA6"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NO</w:t>
      </w:r>
    </w:p>
    <w:p w14:paraId="17B4AAB7" w14:textId="77777777" w:rsidR="00210B04" w:rsidRPr="00C437F4" w:rsidRDefault="00210B04" w:rsidP="005A2410">
      <w:pPr>
        <w:ind w:firstLine="720"/>
        <w:rPr>
          <w:rFonts w:ascii="Arial" w:hAnsi="Arial" w:cs="Arial"/>
          <w:sz w:val="20"/>
          <w:szCs w:val="20"/>
        </w:rPr>
      </w:pPr>
    </w:p>
    <w:p w14:paraId="368CE039" w14:textId="7270503B"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được cấp cho vai trò security_admin:</w:t>
      </w:r>
    </w:p>
    <w:p w14:paraId="59C2E1CA" w14:textId="77777777" w:rsidR="00210B04" w:rsidRPr="00C437F4" w:rsidRDefault="00210B04" w:rsidP="005A2410">
      <w:pPr>
        <w:ind w:firstLine="720"/>
        <w:rPr>
          <w:rFonts w:ascii="Arial" w:hAnsi="Arial" w:cs="Arial"/>
          <w:sz w:val="24"/>
          <w:szCs w:val="24"/>
        </w:rPr>
      </w:pPr>
    </w:p>
    <w:p w14:paraId="5582BA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ROLE_SYS_PRIVS WHERE ROLE = 'SECURITY_ADMIN';</w:t>
      </w:r>
    </w:p>
    <w:p w14:paraId="1342717A" w14:textId="77777777" w:rsidR="005A2410" w:rsidRPr="00C437F4" w:rsidRDefault="005A2410" w:rsidP="005A2410">
      <w:pPr>
        <w:ind w:firstLine="720"/>
        <w:rPr>
          <w:rFonts w:ascii="Arial" w:hAnsi="Arial" w:cs="Arial"/>
          <w:sz w:val="20"/>
          <w:szCs w:val="20"/>
        </w:rPr>
      </w:pPr>
    </w:p>
    <w:p w14:paraId="77080B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0A9F67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w:t>
      </w:r>
      <w:r w:rsidRPr="00C437F4">
        <w:rPr>
          <w:rFonts w:ascii="Arial" w:hAnsi="Arial" w:cs="Arial"/>
          <w:sz w:val="20"/>
          <w:szCs w:val="20"/>
        </w:rPr>
        <w:tab/>
      </w:r>
      <w:r w:rsidRPr="00C437F4">
        <w:rPr>
          <w:rFonts w:ascii="Arial" w:hAnsi="Arial" w:cs="Arial"/>
          <w:sz w:val="20"/>
          <w:szCs w:val="20"/>
        </w:rPr>
        <w:tab/>
        <w:t>---</w:t>
      </w:r>
    </w:p>
    <w:p w14:paraId="205CE3B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26995DB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SECURITY_ADMIN</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4AE0F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4985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2E1C05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99C0DA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42C500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AB52F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33FD37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446E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7E5E8B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C1D299F" w14:textId="0C63C24C"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r>
      <w:r w:rsidRPr="00C437F4">
        <w:rPr>
          <w:rFonts w:ascii="Arial" w:hAnsi="Arial" w:cs="Arial"/>
          <w:sz w:val="20"/>
          <w:szCs w:val="20"/>
        </w:rPr>
        <w:tab/>
        <w:t>YES</w:t>
      </w:r>
    </w:p>
    <w:p w14:paraId="6A218A57" w14:textId="77777777" w:rsidR="00210B04" w:rsidRPr="00C437F4" w:rsidRDefault="00210B04" w:rsidP="005A2410">
      <w:pPr>
        <w:ind w:firstLine="720"/>
        <w:rPr>
          <w:rFonts w:ascii="Arial" w:hAnsi="Arial" w:cs="Arial"/>
          <w:sz w:val="20"/>
          <w:szCs w:val="20"/>
        </w:rPr>
      </w:pPr>
    </w:p>
    <w:p w14:paraId="55D27A9F" w14:textId="685407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đối tượng được cấp cho vai trò security_admin:</w:t>
      </w:r>
    </w:p>
    <w:p w14:paraId="7AA5A5F7" w14:textId="77777777" w:rsidR="00210B04" w:rsidRPr="00C437F4" w:rsidRDefault="00210B04" w:rsidP="00210B04">
      <w:pPr>
        <w:ind w:left="720"/>
        <w:rPr>
          <w:rFonts w:ascii="Arial" w:hAnsi="Arial" w:cs="Arial"/>
          <w:sz w:val="24"/>
          <w:szCs w:val="24"/>
        </w:rPr>
      </w:pPr>
    </w:p>
    <w:p w14:paraId="06B7190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TABLE_NAME, PRIVILEGE FROM ROLE_TAB_PRIVS</w:t>
      </w:r>
    </w:p>
    <w:p w14:paraId="3946FC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ROLE = 'SECURITY_ADMIN';</w:t>
      </w:r>
    </w:p>
    <w:p w14:paraId="735C27B8" w14:textId="77777777" w:rsidR="005A2410" w:rsidRPr="00C437F4" w:rsidRDefault="005A2410" w:rsidP="005A2410">
      <w:pPr>
        <w:ind w:firstLine="720"/>
        <w:rPr>
          <w:rFonts w:ascii="Arial" w:hAnsi="Arial" w:cs="Arial"/>
          <w:sz w:val="20"/>
          <w:szCs w:val="20"/>
        </w:rPr>
      </w:pPr>
    </w:p>
    <w:p w14:paraId="316CB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r>
      <w:r w:rsidRPr="00C437F4">
        <w:rPr>
          <w:rFonts w:ascii="Arial" w:hAnsi="Arial" w:cs="Arial"/>
          <w:sz w:val="20"/>
          <w:szCs w:val="20"/>
        </w:rPr>
        <w:tab/>
        <w:t>PRIVILEGE</w:t>
      </w:r>
    </w:p>
    <w:p w14:paraId="33CF239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t>
      </w:r>
    </w:p>
    <w:p w14:paraId="2C9527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DELETE</w:t>
      </w:r>
    </w:p>
    <w:p w14:paraId="7121FC89" w14:textId="3A4B9C7D" w:rsidR="005A2410"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SELECT</w:t>
      </w:r>
    </w:p>
    <w:p w14:paraId="01BF4719" w14:textId="77777777" w:rsidR="00210B04" w:rsidRPr="00C437F4" w:rsidRDefault="00210B04" w:rsidP="005A2410">
      <w:pPr>
        <w:ind w:firstLine="720"/>
        <w:rPr>
          <w:rFonts w:ascii="Arial" w:hAnsi="Arial" w:cs="Arial"/>
          <w:sz w:val="20"/>
          <w:szCs w:val="20"/>
        </w:rPr>
      </w:pPr>
    </w:p>
    <w:p w14:paraId="3FE1F82C"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 xml:space="preserve">Xem Tham khảo cơ sở dữ liệu Oracle để biết thông tin chi tiết về các khung nhìn </w:t>
      </w:r>
      <w:r w:rsidRPr="00C437F4">
        <w:rPr>
          <w:rFonts w:ascii="Arial" w:hAnsi="Arial" w:cs="Arial"/>
          <w:sz w:val="24"/>
          <w:szCs w:val="24"/>
        </w:rPr>
        <w:lastRenderedPageBreak/>
        <w:t>ROLE_ROLE_PRIVS, ROLE_SYS_PRIVS và ROLE_TAB_PRIVS.</w:t>
      </w:r>
    </w:p>
    <w:p w14:paraId="5AFA991C" w14:textId="77777777" w:rsidR="005A2410" w:rsidRPr="00C437F4" w:rsidRDefault="005A2410" w:rsidP="005A2410">
      <w:pPr>
        <w:rPr>
          <w:rFonts w:ascii="Arial" w:hAnsi="Arial" w:cs="Arial"/>
          <w:sz w:val="24"/>
          <w:szCs w:val="24"/>
        </w:rPr>
        <w:sectPr w:rsidR="005A2410" w:rsidRPr="00C437F4">
          <w:headerReference w:type="default" r:id="rId118"/>
          <w:headerReference w:type="first" r:id="rId119"/>
          <w:pgSz w:w="12240" w:h="15840"/>
          <w:pgMar w:top="1440" w:right="1440" w:bottom="1440" w:left="1440" w:header="720" w:footer="720" w:gutter="0"/>
          <w:cols w:space="720"/>
          <w:docGrid w:linePitch="360"/>
        </w:sectPr>
      </w:pPr>
    </w:p>
    <w:p w14:paraId="5AD09AF1" w14:textId="77777777" w:rsidR="005A2410" w:rsidRPr="00C437F4" w:rsidRDefault="005A2410" w:rsidP="005A2410">
      <w:pPr>
        <w:rPr>
          <w:rFonts w:ascii="Arial" w:hAnsi="Arial" w:cs="Arial"/>
          <w:b/>
          <w:sz w:val="96"/>
          <w:szCs w:val="96"/>
        </w:rPr>
      </w:pPr>
      <w:r w:rsidRPr="00C437F4">
        <w:rPr>
          <w:rFonts w:ascii="Arial" w:hAnsi="Arial" w:cs="Arial"/>
          <w:b/>
          <w:sz w:val="96"/>
          <w:szCs w:val="96"/>
          <w:u w:val="single"/>
        </w:rPr>
        <w:lastRenderedPageBreak/>
        <w:t xml:space="preserve">                                        5</w:t>
      </w:r>
      <w:r w:rsidRPr="00C437F4">
        <w:rPr>
          <w:rFonts w:ascii="Arial" w:hAnsi="Arial" w:cs="Arial"/>
          <w:b/>
          <w:sz w:val="96"/>
          <w:szCs w:val="96"/>
        </w:rPr>
        <w:tab/>
      </w:r>
      <w:r w:rsidRPr="00C437F4">
        <w:rPr>
          <w:rFonts w:ascii="Arial" w:hAnsi="Arial" w:cs="Arial"/>
          <w:b/>
          <w:sz w:val="96"/>
          <w:szCs w:val="96"/>
          <w:u w:val="single"/>
        </w:rPr>
        <w:t xml:space="preserve">                               </w:t>
      </w:r>
      <w:r w:rsidRPr="00C437F4">
        <w:rPr>
          <w:rFonts w:ascii="Arial" w:hAnsi="Arial" w:cs="Arial"/>
          <w:b/>
          <w:sz w:val="48"/>
          <w:szCs w:val="48"/>
        </w:rPr>
        <w:t>Quản lý bảo mật cho nhà phát triển ứng dụng</w:t>
      </w:r>
      <w:r w:rsidRPr="00C437F4">
        <w:rPr>
          <w:rFonts w:ascii="Arial" w:hAnsi="Arial" w:cs="Arial"/>
          <w:b/>
          <w:sz w:val="36"/>
          <w:szCs w:val="36"/>
        </w:rPr>
        <w:tab/>
      </w:r>
    </w:p>
    <w:p w14:paraId="0FD4EC3E" w14:textId="77777777" w:rsidR="005A2410" w:rsidRPr="00C437F4" w:rsidRDefault="005A2410" w:rsidP="005A2410">
      <w:pPr>
        <w:rPr>
          <w:rFonts w:ascii="Arial" w:hAnsi="Arial" w:cs="Arial"/>
          <w:sz w:val="24"/>
          <w:szCs w:val="24"/>
        </w:rPr>
      </w:pPr>
      <w:r w:rsidRPr="00C437F4">
        <w:rPr>
          <w:rFonts w:ascii="Arial" w:hAnsi="Arial" w:cs="Arial"/>
          <w:b/>
          <w:sz w:val="96"/>
          <w:szCs w:val="96"/>
        </w:rPr>
        <w:tab/>
      </w:r>
      <w:r w:rsidRPr="00C437F4">
        <w:rPr>
          <w:rFonts w:ascii="Arial" w:hAnsi="Arial" w:cs="Arial"/>
          <w:sz w:val="24"/>
          <w:szCs w:val="24"/>
        </w:rPr>
        <w:t>Chương này bao gồm:</w:t>
      </w:r>
      <w:r w:rsidRPr="00C437F4">
        <w:rPr>
          <w:rFonts w:ascii="Arial" w:hAnsi="Arial" w:cs="Arial"/>
          <w:sz w:val="24"/>
          <w:szCs w:val="24"/>
        </w:rPr>
        <w:tab/>
      </w:r>
    </w:p>
    <w:p w14:paraId="7677AE15"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chính sách bảo mật ứng dụng.</w:t>
      </w:r>
    </w:p>
    <w:p w14:paraId="685E583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Cân nhắc sử dụng bảo mật dựa trên ứng dụng</w:t>
      </w:r>
    </w:p>
    <w:p w14:paraId="066BD256"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trong thiết kế ứng dụng</w:t>
      </w:r>
    </w:p>
    <w:p w14:paraId="7170ED3A"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đặc quyền ứng dụng</w:t>
      </w:r>
    </w:p>
    <w:p w14:paraId="1449CE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vai trò ứng dụng bảo mật để kiểm soát quyền truy cập vào ứng dụng</w:t>
      </w:r>
    </w:p>
    <w:p w14:paraId="6E93E928"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Liên kết đặc quyền với vai trò cơ sở dữ liệu người dùng</w:t>
      </w:r>
    </w:p>
    <w:p w14:paraId="3B6490ED"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vệ các đối tượng cơ sở dữ liệu bằng cách sử dụng các lược đồ</w:t>
      </w:r>
    </w:p>
    <w:p w14:paraId="1C18B56F"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các đặc quyền đối tượng trong một ứng dụng</w:t>
      </w:r>
    </w:p>
    <w:p w14:paraId="7AF514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tham số cho bảo mật nâng cao của truyền thông cơ sở dữ liệu</w:t>
      </w:r>
    </w:p>
    <w:p w14:paraId="2730AB61" w14:textId="77777777" w:rsidR="005A2410" w:rsidRPr="00C437F4" w:rsidRDefault="005A2410" w:rsidP="005A2410">
      <w:pPr>
        <w:rPr>
          <w:rFonts w:ascii="Arial" w:hAnsi="Arial" w:cs="Arial"/>
          <w:b/>
          <w:sz w:val="36"/>
          <w:szCs w:val="36"/>
        </w:rPr>
      </w:pPr>
      <w:r w:rsidRPr="00C437F4">
        <w:rPr>
          <w:rFonts w:ascii="Arial" w:hAnsi="Arial" w:cs="Arial"/>
          <w:b/>
          <w:sz w:val="36"/>
          <w:szCs w:val="36"/>
        </w:rPr>
        <w:t>Giới thiệu về chính sách bảo mật ứng dụng</w:t>
      </w:r>
    </w:p>
    <w:p w14:paraId="112B75A4" w14:textId="05B08C18" w:rsidR="005A2410" w:rsidRDefault="005A2410" w:rsidP="00210B04">
      <w:pPr>
        <w:ind w:left="720"/>
        <w:rPr>
          <w:rFonts w:ascii="Arial" w:hAnsi="Arial" w:cs="Arial"/>
          <w:sz w:val="24"/>
          <w:szCs w:val="24"/>
        </w:rPr>
      </w:pPr>
      <w:r w:rsidRPr="00C437F4">
        <w:rPr>
          <w:rFonts w:ascii="Arial" w:hAnsi="Arial" w:cs="Arial"/>
          <w:sz w:val="24"/>
          <w:szCs w:val="24"/>
        </w:rPr>
        <w:t>Tạo một chính sách bảo mật ứng dụng là bước đầu tiên để tạo ra một ứng dụng cơ sở dữ liệu an toàn. Một chính sách bảo mật ứng dụng là một danh sách các yêu cầu bảo mật ứng dụng và các quy tắc điều chỉnh quyền truy cập của người dùng vào các đối tượng cơ sở dữ liệu.</w:t>
      </w:r>
    </w:p>
    <w:p w14:paraId="60FB23FF" w14:textId="77777777" w:rsidR="00210B04" w:rsidRPr="00C437F4" w:rsidRDefault="00210B04" w:rsidP="00210B04">
      <w:pPr>
        <w:ind w:left="720"/>
        <w:rPr>
          <w:rFonts w:ascii="Arial" w:hAnsi="Arial" w:cs="Arial"/>
          <w:sz w:val="24"/>
          <w:szCs w:val="24"/>
        </w:rPr>
      </w:pPr>
    </w:p>
    <w:p w14:paraId="4B4CE068" w14:textId="384D1851" w:rsidR="005A2410" w:rsidRDefault="005A2410" w:rsidP="00210B04">
      <w:pPr>
        <w:ind w:left="720"/>
        <w:rPr>
          <w:rFonts w:ascii="Arial" w:hAnsi="Arial" w:cs="Arial"/>
          <w:sz w:val="24"/>
          <w:szCs w:val="24"/>
        </w:rPr>
      </w:pPr>
      <w:r w:rsidRPr="00C437F4">
        <w:rPr>
          <w:rFonts w:ascii="Arial" w:hAnsi="Arial" w:cs="Arial"/>
          <w:sz w:val="24"/>
          <w:szCs w:val="24"/>
        </w:rPr>
        <w:t>Bạn nên dự thảo chính sách bảo mật cho từng ứng dụng cơ sở dữ liệu. Ví dụ, mỗi ứng dụng cơ sở dữ liệu phải có một hoặc nhiều vai trò cơ sở dữ liệu cung cấp các mức bảo mật khác nhau khi thực thi ứng dụng. Sau đó, bạn có thể cấp vai trò cơ sở dữ liệu cho các vai trò khác hoặc trực tiếp cho người dùng cụ thể.</w:t>
      </w:r>
    </w:p>
    <w:p w14:paraId="00AABBCA" w14:textId="77777777" w:rsidR="00210B04" w:rsidRPr="00C437F4" w:rsidRDefault="00210B04" w:rsidP="005A2410">
      <w:pPr>
        <w:ind w:firstLine="720"/>
        <w:rPr>
          <w:rFonts w:ascii="Arial" w:hAnsi="Arial" w:cs="Arial"/>
          <w:sz w:val="24"/>
          <w:szCs w:val="24"/>
        </w:rPr>
      </w:pPr>
    </w:p>
    <w:p w14:paraId="5F49C8BA" w14:textId="1CBAC10D" w:rsidR="005A2410" w:rsidRDefault="005A2410" w:rsidP="00210B04">
      <w:pPr>
        <w:ind w:left="720"/>
        <w:rPr>
          <w:rFonts w:ascii="Arial" w:hAnsi="Arial" w:cs="Arial"/>
          <w:sz w:val="24"/>
          <w:szCs w:val="24"/>
        </w:rPr>
      </w:pPr>
      <w:r w:rsidRPr="00C437F4">
        <w:rPr>
          <w:rFonts w:ascii="Arial" w:hAnsi="Arial" w:cs="Arial"/>
          <w:sz w:val="24"/>
          <w:szCs w:val="24"/>
        </w:rPr>
        <w:t>Các ứng dụng có khả năng cho phép xử lý câu lệnh SQL không hạn chế (thông qua các công cụ như SQL * Plus hoặc SQL Developer) cũng cần các chính sách bảo mật ngăn chặn truy cập độc hại vào các đối tượng lược đồ bí mật hoặc quan trọng. Đặc biệt, bạn phải đảm bảo rằng các ứng dụng của bạn xử lý mật khẩu một cách an toàn.</w:t>
      </w:r>
    </w:p>
    <w:p w14:paraId="438CD22F" w14:textId="77777777" w:rsidR="00210B04" w:rsidRPr="00C437F4" w:rsidRDefault="00210B04" w:rsidP="005A2410">
      <w:pPr>
        <w:ind w:firstLine="720"/>
        <w:rPr>
          <w:rFonts w:ascii="Arial" w:hAnsi="Arial" w:cs="Arial"/>
          <w:sz w:val="24"/>
          <w:szCs w:val="24"/>
        </w:rPr>
      </w:pPr>
    </w:p>
    <w:p w14:paraId="2CA6645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mô tả các khía cạnh của bảo mật ứng dụng và các tính năng Cơ sở dữ liệu Oracle mà bạn có thể sử dụng để lên kế hoạch và phát triển các ứng dụng databaseapplications an toàn.</w:t>
      </w:r>
    </w:p>
    <w:p w14:paraId="0663E5C7" w14:textId="77777777" w:rsidR="005A2410" w:rsidRPr="00C437F4" w:rsidRDefault="005A2410" w:rsidP="005A2410">
      <w:pPr>
        <w:rPr>
          <w:rFonts w:ascii="Arial" w:hAnsi="Arial" w:cs="Arial"/>
          <w:b/>
          <w:sz w:val="36"/>
          <w:szCs w:val="36"/>
        </w:rPr>
      </w:pPr>
      <w:r w:rsidRPr="00C437F4">
        <w:rPr>
          <w:rFonts w:ascii="Arial" w:hAnsi="Arial" w:cs="Arial"/>
          <w:b/>
          <w:sz w:val="36"/>
          <w:szCs w:val="36"/>
        </w:rPr>
        <w:t>Cân nhắc sử dụng bảo mật dựa trên ứng dụng</w:t>
      </w:r>
    </w:p>
    <w:p w14:paraId="4172AF0D" w14:textId="4D02462D" w:rsidR="005A2410" w:rsidRPr="00C437F4" w:rsidRDefault="005A2410" w:rsidP="00210B04">
      <w:pPr>
        <w:ind w:left="720"/>
        <w:rPr>
          <w:rFonts w:ascii="Arial" w:hAnsi="Arial" w:cs="Arial"/>
          <w:sz w:val="24"/>
          <w:szCs w:val="24"/>
        </w:rPr>
      </w:pPr>
      <w:r w:rsidRPr="00C437F4">
        <w:rPr>
          <w:rFonts w:ascii="Arial" w:hAnsi="Arial" w:cs="Arial"/>
          <w:sz w:val="24"/>
          <w:szCs w:val="24"/>
        </w:rPr>
        <w:t>Hai câu hỏi chính cần xem xét khi bạn xây dựng và triển khai bảo mật ứng dụng được đề cập trong các phần sau:</w:t>
      </w:r>
    </w:p>
    <w:p w14:paraId="67B2628F"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ứng dụng cũng là người dùng cơ sở dữ liệu?</w:t>
      </w:r>
    </w:p>
    <w:p w14:paraId="417BE3D0"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An ninh có được thực thi tốt hơn trong ứng dụng hay trong cơ sở dữ liệu không?</w:t>
      </w:r>
    </w:p>
    <w:p w14:paraId="48DF7090" w14:textId="77777777" w:rsidR="005A2410" w:rsidRPr="00C437F4" w:rsidRDefault="005A2410" w:rsidP="005A2410">
      <w:pPr>
        <w:rPr>
          <w:rFonts w:ascii="Arial" w:hAnsi="Arial" w:cs="Arial"/>
          <w:b/>
          <w:sz w:val="36"/>
          <w:szCs w:val="36"/>
        </w:rPr>
      </w:pPr>
      <w:r w:rsidRPr="00C437F4">
        <w:rPr>
          <w:rFonts w:ascii="Arial" w:hAnsi="Arial" w:cs="Arial"/>
          <w:b/>
          <w:sz w:val="36"/>
          <w:szCs w:val="36"/>
        </w:rPr>
        <w:t>Người dùng ứng dụng cũng là người dùng cơ sở dữ liệu?</w:t>
      </w:r>
    </w:p>
    <w:p w14:paraId="3EEE2186" w14:textId="19F4E017" w:rsidR="005A2410" w:rsidRDefault="005A2410" w:rsidP="00210B04">
      <w:pPr>
        <w:ind w:left="720"/>
        <w:rPr>
          <w:rFonts w:ascii="Arial" w:hAnsi="Arial" w:cs="Arial"/>
          <w:sz w:val="24"/>
          <w:szCs w:val="24"/>
        </w:rPr>
      </w:pPr>
      <w:r w:rsidRPr="00C437F4">
        <w:rPr>
          <w:rFonts w:ascii="Arial" w:hAnsi="Arial" w:cs="Arial"/>
          <w:sz w:val="24"/>
          <w:szCs w:val="24"/>
        </w:rPr>
        <w:lastRenderedPageBreak/>
        <w:t>Nếu có thể, bạn nên xây dựng các ứng dụng trong đó người dùng ứng dụng là người dùng cơ sở dữ liệu. Bằng cách này, bạn có thể tận dụng các cơ chế bảo mật nội tại của cơ sở dữ liệu.</w:t>
      </w:r>
    </w:p>
    <w:p w14:paraId="19708588" w14:textId="77777777" w:rsidR="00210B04" w:rsidRPr="00C437F4" w:rsidRDefault="00210B04" w:rsidP="005A2410">
      <w:pPr>
        <w:rPr>
          <w:rFonts w:ascii="Arial" w:hAnsi="Arial" w:cs="Arial"/>
          <w:sz w:val="24"/>
          <w:szCs w:val="24"/>
        </w:rPr>
      </w:pPr>
    </w:p>
    <w:p w14:paraId="5088EA05" w14:textId="71071B21" w:rsidR="005A2410" w:rsidRDefault="005A2410" w:rsidP="00210B04">
      <w:pPr>
        <w:ind w:left="720"/>
        <w:rPr>
          <w:rFonts w:ascii="Arial" w:hAnsi="Arial" w:cs="Arial"/>
          <w:sz w:val="24"/>
          <w:szCs w:val="24"/>
        </w:rPr>
      </w:pPr>
      <w:r w:rsidRPr="00C437F4">
        <w:rPr>
          <w:rFonts w:ascii="Arial" w:hAnsi="Arial" w:cs="Arial"/>
          <w:sz w:val="24"/>
          <w:szCs w:val="24"/>
        </w:rPr>
        <w:t>Đối với nhiều ứng dụng đóng gói thương mại, người dùng ứng dụng không phải là người dùng cơ sở dữ liệu. Đối với các ứng dụng này, nhiều người dùng tự xác thực mình với ứng dụng và sau đó ứng dụng sẽ kết nối với cơ sở dữ liệu như một người dùng có đặc quyền cao duy nhất. Đây được gọi là mô hình One Big Application User.</w:t>
      </w:r>
    </w:p>
    <w:p w14:paraId="38A8AE89" w14:textId="77777777" w:rsidR="00210B04" w:rsidRPr="00C437F4" w:rsidRDefault="00210B04" w:rsidP="005A2410">
      <w:pPr>
        <w:ind w:firstLine="720"/>
        <w:rPr>
          <w:rFonts w:ascii="Arial" w:hAnsi="Arial" w:cs="Arial"/>
          <w:sz w:val="24"/>
          <w:szCs w:val="24"/>
        </w:rPr>
      </w:pPr>
    </w:p>
    <w:p w14:paraId="2F86A193" w14:textId="726A779B" w:rsidR="005A2410" w:rsidRDefault="005A2410" w:rsidP="00210B04">
      <w:pPr>
        <w:ind w:left="720"/>
        <w:rPr>
          <w:rFonts w:ascii="Arial" w:hAnsi="Arial" w:cs="Arial"/>
          <w:sz w:val="24"/>
          <w:szCs w:val="24"/>
        </w:rPr>
      </w:pPr>
      <w:r w:rsidRPr="00C437F4">
        <w:rPr>
          <w:rFonts w:ascii="Arial" w:hAnsi="Arial" w:cs="Arial"/>
          <w:sz w:val="24"/>
          <w:szCs w:val="24"/>
        </w:rPr>
        <w:t>Các ứng dụng được xây dựng theo cách này thường không thể sử dụng nhiều tính năng bảo mật nội tại của cơ sở dữ liệu, bởi vì danh tính của người dùng không được biết đến cơ sở dữ liệu.</w:t>
      </w:r>
    </w:p>
    <w:p w14:paraId="797B5CEE" w14:textId="77777777" w:rsidR="00210B04" w:rsidRPr="00C437F4" w:rsidRDefault="00210B04" w:rsidP="005A2410">
      <w:pPr>
        <w:ind w:firstLine="720"/>
        <w:rPr>
          <w:rFonts w:ascii="Arial" w:hAnsi="Arial" w:cs="Arial"/>
          <w:sz w:val="24"/>
          <w:szCs w:val="24"/>
        </w:rPr>
      </w:pPr>
    </w:p>
    <w:p w14:paraId="5AF1637C" w14:textId="06E9F73A"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Bảng 5–1 </w:t>
      </w:r>
      <w:r w:rsidRPr="00C437F4">
        <w:rPr>
          <w:rFonts w:ascii="Arial" w:hAnsi="Arial" w:cs="Arial"/>
          <w:sz w:val="24"/>
          <w:szCs w:val="24"/>
        </w:rPr>
        <w:t>mô tả cách mô hình One Big User User ảnh hưởng đến các tính năng bảo mật cơ sở dữ liệu Oracle khác nhau:</w:t>
      </w:r>
    </w:p>
    <w:p w14:paraId="58BE119C" w14:textId="77777777" w:rsidR="00210B04" w:rsidRPr="00C437F4" w:rsidRDefault="00210B04" w:rsidP="00210B04">
      <w:pPr>
        <w:ind w:left="720"/>
        <w:rPr>
          <w:rFonts w:ascii="Arial" w:hAnsi="Arial" w:cs="Arial"/>
          <w:sz w:val="24"/>
          <w:szCs w:val="24"/>
        </w:rPr>
      </w:pPr>
    </w:p>
    <w:p w14:paraId="79827924"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Table 5–1 Features Affected by the One Big Application User Model</w:t>
      </w:r>
    </w:p>
    <w:tbl>
      <w:tblPr>
        <w:tblStyle w:val="TableGrid"/>
        <w:tblW w:w="0" w:type="auto"/>
        <w:tblLook w:val="04A0" w:firstRow="1" w:lastRow="0" w:firstColumn="1" w:lastColumn="0" w:noHBand="0" w:noVBand="1"/>
      </w:tblPr>
      <w:tblGrid>
        <w:gridCol w:w="2700"/>
        <w:gridCol w:w="6650"/>
      </w:tblGrid>
      <w:tr w:rsidR="005A2410" w:rsidRPr="00C437F4" w14:paraId="030AF505" w14:textId="77777777" w:rsidTr="005A2410">
        <w:tc>
          <w:tcPr>
            <w:tcW w:w="2700" w:type="dxa"/>
            <w:tcBorders>
              <w:left w:val="nil"/>
              <w:bottom w:val="single" w:sz="4" w:space="0" w:color="auto"/>
              <w:right w:val="nil"/>
            </w:tcBorders>
          </w:tcPr>
          <w:p w14:paraId="1D6E45E7" w14:textId="77777777" w:rsidR="005A2410" w:rsidRPr="00C437F4" w:rsidRDefault="005A2410" w:rsidP="005A2410">
            <w:pPr>
              <w:rPr>
                <w:rFonts w:ascii="Arial" w:hAnsi="Arial" w:cs="Arial"/>
                <w:b/>
                <w:sz w:val="24"/>
                <w:szCs w:val="24"/>
              </w:rPr>
            </w:pPr>
            <w:r w:rsidRPr="00C437F4">
              <w:rPr>
                <w:rFonts w:ascii="Arial" w:hAnsi="Arial" w:cs="Arial"/>
                <w:b/>
                <w:sz w:val="24"/>
                <w:szCs w:val="24"/>
              </w:rPr>
              <w:t>Tính năng cơ sở dữ liệu Oracle</w:t>
            </w:r>
          </w:p>
        </w:tc>
        <w:tc>
          <w:tcPr>
            <w:tcW w:w="6650" w:type="dxa"/>
            <w:tcBorders>
              <w:left w:val="nil"/>
              <w:bottom w:val="single" w:sz="4" w:space="0" w:color="auto"/>
              <w:right w:val="nil"/>
            </w:tcBorders>
          </w:tcPr>
          <w:p w14:paraId="2A7C7115" w14:textId="77777777" w:rsidR="005A2410" w:rsidRPr="00C437F4" w:rsidRDefault="005A2410" w:rsidP="005A2410">
            <w:pPr>
              <w:rPr>
                <w:rFonts w:ascii="Arial" w:hAnsi="Arial" w:cs="Arial"/>
                <w:b/>
                <w:sz w:val="24"/>
                <w:szCs w:val="24"/>
              </w:rPr>
            </w:pPr>
            <w:r w:rsidRPr="00C437F4">
              <w:rPr>
                <w:rFonts w:ascii="Arial" w:hAnsi="Arial" w:cs="Arial"/>
                <w:b/>
                <w:sz w:val="24"/>
                <w:szCs w:val="24"/>
              </w:rPr>
              <w:t>Hạn chế của một mô hình người dùng ứng dụng lớn</w:t>
            </w:r>
          </w:p>
        </w:tc>
      </w:tr>
      <w:tr w:rsidR="005A2410" w:rsidRPr="00C437F4" w14:paraId="65BC417B" w14:textId="77777777" w:rsidTr="005A2410">
        <w:tc>
          <w:tcPr>
            <w:tcW w:w="2700" w:type="dxa"/>
            <w:tcBorders>
              <w:left w:val="nil"/>
              <w:bottom w:val="single" w:sz="4" w:space="0" w:color="auto"/>
              <w:right w:val="nil"/>
            </w:tcBorders>
          </w:tcPr>
          <w:p w14:paraId="566671BE" w14:textId="77777777" w:rsidR="005A2410" w:rsidRPr="00C437F4" w:rsidRDefault="005A2410" w:rsidP="005A2410">
            <w:pPr>
              <w:rPr>
                <w:rFonts w:ascii="Arial" w:hAnsi="Arial" w:cs="Arial"/>
                <w:sz w:val="24"/>
                <w:szCs w:val="24"/>
              </w:rPr>
            </w:pPr>
            <w:r w:rsidRPr="00C437F4">
              <w:rPr>
                <w:rFonts w:ascii="Arial" w:hAnsi="Arial" w:cs="Arial"/>
                <w:sz w:val="24"/>
                <w:szCs w:val="24"/>
              </w:rPr>
              <w:t>Kiểm toán</w:t>
            </w:r>
          </w:p>
        </w:tc>
        <w:tc>
          <w:tcPr>
            <w:tcW w:w="6650" w:type="dxa"/>
            <w:tcBorders>
              <w:left w:val="nil"/>
              <w:bottom w:val="single" w:sz="4" w:space="0" w:color="auto"/>
              <w:right w:val="nil"/>
            </w:tcBorders>
          </w:tcPr>
          <w:p w14:paraId="33267752" w14:textId="77777777" w:rsidR="005A2410" w:rsidRPr="00C437F4" w:rsidRDefault="005A2410" w:rsidP="005A2410">
            <w:pPr>
              <w:rPr>
                <w:rFonts w:ascii="Arial" w:hAnsi="Arial" w:cs="Arial"/>
                <w:sz w:val="24"/>
                <w:szCs w:val="24"/>
              </w:rPr>
            </w:pPr>
            <w:r w:rsidRPr="00C437F4">
              <w:rPr>
                <w:rFonts w:ascii="Arial" w:hAnsi="Arial" w:cs="Arial"/>
                <w:sz w:val="24"/>
                <w:szCs w:val="24"/>
              </w:rPr>
              <w:t>Nguyên tắc cơ bản về bảo mật là trách nhiệm giải trình thông qua kiểm toán. Nếu một người dùng ứng dụng lớn thực hiện tất cả các hành động trong cơ sở dữ liệu, thì việc kiểm tra cơ sở dữ liệu không thể giữ người dùng cá nhân chịu trách nhiệm về hành động của họ. Ứng dụng phải thực hiện các cơ chế kiểm tra riêng của mình để nắm bắt các hành động của người dùng cá nhân.</w:t>
            </w:r>
          </w:p>
        </w:tc>
      </w:tr>
      <w:tr w:rsidR="005A2410" w:rsidRPr="00C437F4" w14:paraId="0485FDE0" w14:textId="77777777" w:rsidTr="005A2410">
        <w:tc>
          <w:tcPr>
            <w:tcW w:w="2700" w:type="dxa"/>
            <w:tcBorders>
              <w:left w:val="nil"/>
              <w:bottom w:val="single" w:sz="4" w:space="0" w:color="auto"/>
              <w:right w:val="nil"/>
            </w:tcBorders>
          </w:tcPr>
          <w:p w14:paraId="0228EA79" w14:textId="77777777" w:rsidR="005A2410" w:rsidRPr="00C437F4" w:rsidRDefault="005A2410" w:rsidP="005A2410">
            <w:pPr>
              <w:rPr>
                <w:rFonts w:ascii="Arial" w:hAnsi="Arial" w:cs="Arial"/>
                <w:sz w:val="24"/>
                <w:szCs w:val="24"/>
              </w:rPr>
            </w:pPr>
            <w:r w:rsidRPr="00C437F4">
              <w:rPr>
                <w:rFonts w:ascii="Arial" w:hAnsi="Arial" w:cs="Arial"/>
                <w:sz w:val="24"/>
                <w:szCs w:val="24"/>
              </w:rPr>
              <w:t>Oracle nâng cao bảo mật nâng cao xác thực</w:t>
            </w:r>
          </w:p>
        </w:tc>
        <w:tc>
          <w:tcPr>
            <w:tcW w:w="6650" w:type="dxa"/>
            <w:tcBorders>
              <w:left w:val="nil"/>
              <w:bottom w:val="single" w:sz="4" w:space="0" w:color="auto"/>
              <w:right w:val="nil"/>
            </w:tcBorders>
          </w:tcPr>
          <w:p w14:paraId="76B7CED0" w14:textId="77777777" w:rsidR="005A2410" w:rsidRPr="00C437F4" w:rsidRDefault="005A2410" w:rsidP="005A2410">
            <w:pPr>
              <w:rPr>
                <w:rFonts w:ascii="Arial" w:hAnsi="Arial" w:cs="Arial"/>
                <w:sz w:val="24"/>
                <w:szCs w:val="24"/>
              </w:rPr>
            </w:pPr>
            <w:r w:rsidRPr="00C437F4">
              <w:rPr>
                <w:rFonts w:ascii="Arial" w:hAnsi="Arial" w:cs="Arial"/>
                <w:sz w:val="24"/>
                <w:szCs w:val="24"/>
              </w:rPr>
              <w:t>Các hình thức xác thực mạnh được hỗ trợ bởi Oracle Advanced Security (chẳng hạn như xác thực máy khách qua SSL, mã thông báo, vv) không thể được sử dụng nếu máy khách xác thực với t</w:t>
            </w:r>
          </w:p>
        </w:tc>
      </w:tr>
      <w:tr w:rsidR="005A2410" w:rsidRPr="00C437F4" w14:paraId="55A91651" w14:textId="77777777" w:rsidTr="005A2410">
        <w:tc>
          <w:tcPr>
            <w:tcW w:w="2700" w:type="dxa"/>
            <w:tcBorders>
              <w:left w:val="nil"/>
              <w:bottom w:val="single" w:sz="4" w:space="0" w:color="auto"/>
              <w:right w:val="nil"/>
            </w:tcBorders>
          </w:tcPr>
          <w:p w14:paraId="23692B9B" w14:textId="77777777" w:rsidR="005A2410" w:rsidRPr="00C437F4" w:rsidRDefault="005A2410" w:rsidP="005A2410">
            <w:pPr>
              <w:rPr>
                <w:rFonts w:ascii="Arial" w:hAnsi="Arial" w:cs="Arial"/>
                <w:sz w:val="24"/>
                <w:szCs w:val="24"/>
              </w:rPr>
            </w:pPr>
            <w:r w:rsidRPr="00C437F4">
              <w:rPr>
                <w:rFonts w:ascii="Arial" w:hAnsi="Arial" w:cs="Arial"/>
                <w:sz w:val="24"/>
                <w:szCs w:val="24"/>
              </w:rPr>
              <w:t>Vai trò</w:t>
            </w:r>
          </w:p>
        </w:tc>
        <w:tc>
          <w:tcPr>
            <w:tcW w:w="6650" w:type="dxa"/>
            <w:tcBorders>
              <w:left w:val="nil"/>
              <w:bottom w:val="single" w:sz="4" w:space="0" w:color="auto"/>
              <w:right w:val="nil"/>
            </w:tcBorders>
          </w:tcPr>
          <w:p w14:paraId="14BA99C0" w14:textId="77777777" w:rsidR="005A2410" w:rsidRPr="00C437F4" w:rsidRDefault="005A2410" w:rsidP="005A2410">
            <w:pPr>
              <w:rPr>
                <w:rFonts w:ascii="Arial" w:hAnsi="Arial" w:cs="Arial"/>
                <w:sz w:val="24"/>
                <w:szCs w:val="24"/>
              </w:rPr>
            </w:pPr>
            <w:r w:rsidRPr="00C437F4">
              <w:rPr>
                <w:rFonts w:ascii="Arial" w:hAnsi="Arial" w:cs="Arial"/>
                <w:sz w:val="24"/>
                <w:szCs w:val="24"/>
              </w:rPr>
              <w:t>Vai trò được gán cho người dùng cơ sở dữ liệu. Vai trò doanh nghiệp được gán cho người dùng doanh nghiệp, mặc dù không được tạo trong cơ sở dữ liệu, được biết đến cơ sở dữ liệu. Nếu người dùng ứng dụng không phải là người dùng cơ sở dữ liệu, thì tính hữu ích của vai trò bị giảm bớt. Các ứng dụng sau đó phải thực hiện các cơ chế riêng của chúng để phân biệt giữa các đặc quyền mà người dùng ứng dụng khác nhau cần truy cập dữ liệu trong ứng dụng.</w:t>
            </w:r>
          </w:p>
        </w:tc>
      </w:tr>
      <w:tr w:rsidR="005A2410" w:rsidRPr="00C437F4" w14:paraId="6B97A8A1" w14:textId="77777777" w:rsidTr="005A2410">
        <w:tc>
          <w:tcPr>
            <w:tcW w:w="2700" w:type="dxa"/>
            <w:tcBorders>
              <w:left w:val="nil"/>
              <w:right w:val="nil"/>
            </w:tcBorders>
          </w:tcPr>
          <w:p w14:paraId="52CA0AC6"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doanh nghiệp của Oracle Advanced Security</w:t>
            </w:r>
          </w:p>
        </w:tc>
        <w:tc>
          <w:tcPr>
            <w:tcW w:w="6650" w:type="dxa"/>
            <w:tcBorders>
              <w:left w:val="nil"/>
              <w:right w:val="nil"/>
            </w:tcBorders>
          </w:tcPr>
          <w:p w14:paraId="2C0C369B"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Enterprise cho phép cơ sở dữ liệu Oracle sử dụng Cơ sở hạ tầng quản lý danh tính Oracle bằng cách lưu trữ và quản lý an toàn thông tin người dùng và ủy quyền trong thư mục dựa trên LDAP như Oracle Internet Directory. Trong khi người dùng doanh nghiệp không cần phải được tạo ra trong cơ sở dữ liệu, họ cần phải được biết đến cơ sở dữ liệu. Mô hình One Big Application User không thể tận dụng lợi thế của Oracle Identity Management.</w:t>
            </w:r>
          </w:p>
        </w:tc>
      </w:tr>
    </w:tbl>
    <w:p w14:paraId="342D1DE7" w14:textId="77777777" w:rsidR="005A2410" w:rsidRPr="00C437F4" w:rsidRDefault="005A2410" w:rsidP="005A2410">
      <w:pPr>
        <w:rPr>
          <w:rFonts w:ascii="Arial" w:hAnsi="Arial" w:cs="Arial"/>
          <w:b/>
          <w:sz w:val="24"/>
          <w:szCs w:val="24"/>
        </w:rPr>
      </w:pPr>
    </w:p>
    <w:p w14:paraId="41E0F2AC" w14:textId="77777777" w:rsidR="005A2410" w:rsidRPr="00C437F4" w:rsidRDefault="005A2410" w:rsidP="005A2410">
      <w:pPr>
        <w:rPr>
          <w:rFonts w:ascii="Arial" w:hAnsi="Arial" w:cs="Arial"/>
          <w:b/>
          <w:sz w:val="36"/>
          <w:szCs w:val="36"/>
        </w:rPr>
      </w:pPr>
      <w:r w:rsidRPr="00C437F4">
        <w:rPr>
          <w:rFonts w:ascii="Arial" w:hAnsi="Arial" w:cs="Arial"/>
          <w:b/>
          <w:sz w:val="36"/>
          <w:szCs w:val="36"/>
        </w:rPr>
        <w:t>An ninh có được thực thi tốt hơn trong ứng dụng hay trong cơ sở dữ liệu không?</w:t>
      </w:r>
    </w:p>
    <w:p w14:paraId="6DCA7C76" w14:textId="7B2378B7" w:rsidR="005A2410" w:rsidRDefault="005A2410" w:rsidP="00210B04">
      <w:pPr>
        <w:ind w:left="720"/>
        <w:rPr>
          <w:rFonts w:ascii="Arial" w:hAnsi="Arial" w:cs="Arial"/>
          <w:sz w:val="24"/>
          <w:szCs w:val="24"/>
        </w:rPr>
      </w:pPr>
      <w:r w:rsidRPr="00C437F4">
        <w:rPr>
          <w:rFonts w:ascii="Arial" w:hAnsi="Arial" w:cs="Arial"/>
          <w:sz w:val="24"/>
          <w:szCs w:val="24"/>
        </w:rPr>
        <w:lastRenderedPageBreak/>
        <w:t>Các ứng dụng, có người dùng cũng là người dùng cơ sở dữ liệu, có thể xây dựng bảo mật vào ứng dụng hoặc dựa vào cơ chế bảo mật cơ sở dữ liệu nội tại như đặc quyền chi tiết, cơ sở dữ liệu riêng ảo (kiểm soát truy cập chi tiết với ngữ cảnh ứng dụng), vai trò, thủ tục lưu trữ và kiểm tra (bao gồm cả kiểm toán hạt mịn). Oracle khuyến cáo rằng các ứng dụng sử dụng các cơ chế thực thi bảo mật của cơ sở dữ liệu càng nhiều càng tốt.</w:t>
      </w:r>
    </w:p>
    <w:p w14:paraId="55E019B0" w14:textId="77777777" w:rsidR="00210B04" w:rsidRPr="00C437F4" w:rsidRDefault="00210B04" w:rsidP="005A2410">
      <w:pPr>
        <w:rPr>
          <w:rFonts w:ascii="Arial" w:hAnsi="Arial" w:cs="Arial"/>
          <w:sz w:val="24"/>
          <w:szCs w:val="24"/>
        </w:rPr>
      </w:pPr>
    </w:p>
    <w:p w14:paraId="0C159BC1" w14:textId="3B5E952E" w:rsidR="005A2410" w:rsidRDefault="005A2410" w:rsidP="00210B04">
      <w:pPr>
        <w:ind w:left="720"/>
        <w:rPr>
          <w:rFonts w:ascii="Arial" w:hAnsi="Arial" w:cs="Arial"/>
          <w:sz w:val="24"/>
          <w:szCs w:val="24"/>
        </w:rPr>
      </w:pPr>
      <w:r w:rsidRPr="00C437F4">
        <w:rPr>
          <w:rFonts w:ascii="Arial" w:hAnsi="Arial" w:cs="Arial"/>
          <w:sz w:val="24"/>
          <w:szCs w:val="24"/>
        </w:rPr>
        <w:t>Khi bảo mật được thực thi trong cơ sở dữ liệu, thay vì trong ứng dụng, nó không thể bị bỏ qua. Thiếu sót chính của bảo mật dựa trên ứng dụng là bảo mật bị bỏ qua nếu người dùng bỏ qua ứng dụng để truy cập dữ liệu. Ví dụ, một người dùng có quyền truy cập SQL * Plus vào cơ sở dữ liệu có thể thực hiện truy vấn mà không cần phải thông qua ứng dụng Nhân sự. Do đó, người dùng bỏ qua tất cả các biện pháp bảo mật trong ứng dụng.</w:t>
      </w:r>
    </w:p>
    <w:p w14:paraId="368DE9F7" w14:textId="77777777" w:rsidR="00210B04" w:rsidRPr="00C437F4" w:rsidRDefault="00210B04" w:rsidP="005A2410">
      <w:pPr>
        <w:ind w:firstLine="720"/>
        <w:rPr>
          <w:rFonts w:ascii="Arial" w:hAnsi="Arial" w:cs="Arial"/>
          <w:sz w:val="24"/>
          <w:szCs w:val="24"/>
        </w:rPr>
      </w:pPr>
    </w:p>
    <w:p w14:paraId="3404E958" w14:textId="170E1F9B" w:rsidR="005A2410" w:rsidRDefault="005A2410" w:rsidP="00210B04">
      <w:pPr>
        <w:ind w:left="720"/>
        <w:rPr>
          <w:rFonts w:ascii="Arial" w:hAnsi="Arial" w:cs="Arial"/>
          <w:sz w:val="24"/>
          <w:szCs w:val="24"/>
        </w:rPr>
      </w:pPr>
      <w:r w:rsidRPr="00C437F4">
        <w:rPr>
          <w:rFonts w:ascii="Arial" w:hAnsi="Arial" w:cs="Arial"/>
          <w:sz w:val="24"/>
          <w:szCs w:val="24"/>
        </w:rPr>
        <w:t>Các ứng dụng sử dụng mô hình One Big Application User phải xây dựng thực thi bảo mật trong ứng dụng thay vì sử dụng các cơ chế bảo mật cơ sở dữ liệu. Bởi vì nó là ứng dụng, và không phải là cơ sở dữ liệu, nó nhận ra người dùng; bản thân ứng dụng phải thực thi các biện pháp bảo mật cho mỗi người dùng.</w:t>
      </w:r>
    </w:p>
    <w:p w14:paraId="13DF2B3E" w14:textId="77777777" w:rsidR="00210B04" w:rsidRPr="00C437F4" w:rsidRDefault="00210B04" w:rsidP="005A2410">
      <w:pPr>
        <w:ind w:firstLine="720"/>
        <w:rPr>
          <w:rFonts w:ascii="Arial" w:hAnsi="Arial" w:cs="Arial"/>
          <w:sz w:val="24"/>
          <w:szCs w:val="24"/>
        </w:rPr>
      </w:pPr>
    </w:p>
    <w:p w14:paraId="3B78B195" w14:textId="0B3A9521" w:rsidR="005A2410" w:rsidRDefault="005A2410" w:rsidP="00210B04">
      <w:pPr>
        <w:ind w:left="720"/>
        <w:rPr>
          <w:rFonts w:ascii="Arial" w:hAnsi="Arial" w:cs="Arial"/>
          <w:sz w:val="24"/>
          <w:szCs w:val="24"/>
        </w:rPr>
      </w:pPr>
      <w:r w:rsidRPr="00C437F4">
        <w:rPr>
          <w:rFonts w:ascii="Arial" w:hAnsi="Arial" w:cs="Arial"/>
          <w:sz w:val="24"/>
          <w:szCs w:val="24"/>
        </w:rPr>
        <w:t>Cách tiếp cận này có nghĩa là mỗi ứng dụng truy cập dữ liệu phải thực hiện lại bảo mật. Bảo mật trở nên đắt đỏ, bởi vì các tổ chức phải thực hiện cùng một chính sách bảo mật trong nhiều ứng dụng, và mỗi ứng dụng mới đòi hỏi phải thực thi lại tốn kém.</w:t>
      </w:r>
    </w:p>
    <w:p w14:paraId="6177D7EC" w14:textId="77777777" w:rsidR="00210B04" w:rsidRPr="00C437F4" w:rsidRDefault="00210B04" w:rsidP="005A2410">
      <w:pPr>
        <w:ind w:firstLine="720"/>
        <w:rPr>
          <w:rFonts w:ascii="Arial" w:hAnsi="Arial" w:cs="Arial"/>
          <w:sz w:val="24"/>
          <w:szCs w:val="24"/>
        </w:rPr>
      </w:pPr>
    </w:p>
    <w:p w14:paraId="20416817" w14:textId="511E52AE"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Các vấn đề bảo mật tiềm ẩn khi sử dụng công cụ quảng cáo học</w:t>
      </w:r>
      <w:r w:rsidRPr="00C437F4">
        <w:rPr>
          <w:rFonts w:ascii="Arial" w:hAnsi="Arial" w:cs="Arial"/>
          <w:sz w:val="24"/>
          <w:szCs w:val="24"/>
        </w:rPr>
        <w:t>" trên trang 4-21</w:t>
      </w:r>
    </w:p>
    <w:p w14:paraId="1356BB40" w14:textId="77777777" w:rsidR="00210B04" w:rsidRPr="00C437F4" w:rsidRDefault="00210B04" w:rsidP="005A2410">
      <w:pPr>
        <w:ind w:left="1440"/>
        <w:rPr>
          <w:rFonts w:ascii="Arial" w:hAnsi="Arial" w:cs="Arial"/>
          <w:sz w:val="24"/>
          <w:szCs w:val="24"/>
        </w:rPr>
      </w:pPr>
    </w:p>
    <w:p w14:paraId="0842EE5C" w14:textId="77777777" w:rsidR="005A2410" w:rsidRPr="00C437F4" w:rsidRDefault="005A2410" w:rsidP="005A2410">
      <w:pPr>
        <w:rPr>
          <w:rFonts w:ascii="Arial" w:hAnsi="Arial" w:cs="Arial"/>
          <w:b/>
          <w:sz w:val="36"/>
          <w:szCs w:val="36"/>
        </w:rPr>
      </w:pPr>
      <w:r w:rsidRPr="00C437F4">
        <w:rPr>
          <w:rFonts w:ascii="Arial" w:hAnsi="Arial" w:cs="Arial"/>
          <w:b/>
          <w:sz w:val="36"/>
          <w:szCs w:val="36"/>
        </w:rPr>
        <w:t>Securing Passwords in Application Design</w:t>
      </w:r>
    </w:p>
    <w:p w14:paraId="0ABEF526" w14:textId="70CEE596" w:rsidR="005A2410" w:rsidRDefault="005A2410" w:rsidP="00210B04">
      <w:pPr>
        <w:ind w:left="720"/>
        <w:rPr>
          <w:rFonts w:ascii="Arial" w:hAnsi="Arial" w:cs="Arial"/>
          <w:sz w:val="24"/>
          <w:szCs w:val="24"/>
        </w:rPr>
      </w:pPr>
      <w:r w:rsidRPr="00C437F4">
        <w:rPr>
          <w:rFonts w:ascii="Arial" w:hAnsi="Arial" w:cs="Arial"/>
          <w:sz w:val="24"/>
          <w:szCs w:val="24"/>
        </w:rPr>
        <w:t>Phần này cung cấp các chiến lược để bảo vệ an toàn các dịch vụ được bảo vệ bằng mật khẩu từ một lệnh in, tập lệnh, tệp cài đặt hoặc ứng dụng. Ngoài việc bảo vệ mật khẩu, hầu hết các chiến lược này có thể được áp dụng cho các dữ liệu nhạy cảm khác, chẳng hạn như các khóa mã hóa.</w:t>
      </w:r>
    </w:p>
    <w:p w14:paraId="16384E93" w14:textId="77777777" w:rsidR="00210B04" w:rsidRPr="00C437F4" w:rsidRDefault="00210B04" w:rsidP="005A2410">
      <w:pPr>
        <w:rPr>
          <w:rFonts w:ascii="Arial" w:hAnsi="Arial" w:cs="Arial"/>
          <w:sz w:val="24"/>
          <w:szCs w:val="24"/>
        </w:rPr>
      </w:pPr>
    </w:p>
    <w:p w14:paraId="5ACF6F5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62EF7A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Hướng dẫn chung về bảo mật mật khẩu trong ứng dụng</w:t>
      </w:r>
    </w:p>
    <w:p w14:paraId="182F10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cửa hàng mật khẩu bên ngoài</w:t>
      </w:r>
    </w:p>
    <w:p w14:paraId="608C638A"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cách sử dụng tiện ích orapwd</w:t>
      </w:r>
    </w:p>
    <w:p w14:paraId="04D39322" w14:textId="266AC7EB" w:rsidR="005A2410" w:rsidRPr="00210B0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mật khẩu đọc trong Java</w:t>
      </w:r>
    </w:p>
    <w:p w14:paraId="69845C95" w14:textId="77777777" w:rsidR="00210B04" w:rsidRPr="00C437F4" w:rsidRDefault="00210B04" w:rsidP="00210B04">
      <w:pPr>
        <w:pStyle w:val="ListParagraph"/>
        <w:widowControl/>
        <w:autoSpaceDE/>
        <w:autoSpaceDN/>
        <w:spacing w:before="0" w:after="160" w:line="259" w:lineRule="auto"/>
        <w:ind w:left="1440" w:firstLine="0"/>
        <w:contextualSpacing/>
        <w:rPr>
          <w:rFonts w:ascii="Arial" w:hAnsi="Arial" w:cs="Arial"/>
          <w:sz w:val="24"/>
          <w:szCs w:val="24"/>
        </w:rPr>
      </w:pPr>
    </w:p>
    <w:p w14:paraId="43C02557" w14:textId="77777777" w:rsidR="005A2410" w:rsidRPr="00C437F4" w:rsidRDefault="005A2410" w:rsidP="005A2410">
      <w:pPr>
        <w:pStyle w:val="ListParagraph"/>
        <w:ind w:left="2160"/>
        <w:rPr>
          <w:rFonts w:ascii="Arial" w:hAnsi="Arial" w:cs="Arial"/>
          <w:b/>
          <w:sz w:val="24"/>
          <w:szCs w:val="24"/>
        </w:rPr>
      </w:pPr>
      <w:r w:rsidRPr="00C437F4">
        <w:rPr>
          <w:rFonts w:ascii="Arial" w:hAnsi="Arial" w:cs="Arial"/>
          <w:b/>
          <w:sz w:val="24"/>
          <w:szCs w:val="24"/>
        </w:rPr>
        <w:t>Xem thêm:</w:t>
      </w:r>
    </w:p>
    <w:p w14:paraId="3D6557F7"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73EC8501"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Chương 10, "</w:t>
      </w:r>
      <w:r w:rsidRPr="00C437F4">
        <w:rPr>
          <w:rFonts w:ascii="Arial" w:hAnsi="Arial" w:cs="Arial"/>
          <w:color w:val="4BACC6" w:themeColor="accent5"/>
          <w:sz w:val="24"/>
          <w:szCs w:val="24"/>
        </w:rPr>
        <w:t>Giữ an toàn cho cơ sở dữ liệu Oracle của bạn</w:t>
      </w:r>
      <w:r w:rsidRPr="00C437F4">
        <w:rPr>
          <w:rFonts w:ascii="Arial" w:hAnsi="Arial" w:cs="Arial"/>
          <w:sz w:val="24"/>
          <w:szCs w:val="24"/>
        </w:rPr>
        <w:t>" để biết các hướng dẫn chung về bảo vệ cơ sở dữ liệu Oracle</w:t>
      </w:r>
    </w:p>
    <w:p w14:paraId="53B7753E" w14:textId="77777777" w:rsidR="005A2410" w:rsidRPr="00C437F4" w:rsidRDefault="005A2410" w:rsidP="005A2410">
      <w:pPr>
        <w:rPr>
          <w:rFonts w:ascii="Arial" w:hAnsi="Arial" w:cs="Arial"/>
          <w:b/>
          <w:sz w:val="36"/>
          <w:szCs w:val="36"/>
        </w:rPr>
      </w:pPr>
      <w:r w:rsidRPr="00C437F4">
        <w:rPr>
          <w:rFonts w:ascii="Arial" w:hAnsi="Arial" w:cs="Arial"/>
          <w:b/>
          <w:sz w:val="36"/>
          <w:szCs w:val="36"/>
        </w:rPr>
        <w:t>Nguyên tắc chung để bảo mật mật khẩu trong ứng dụng</w:t>
      </w:r>
    </w:p>
    <w:p w14:paraId="4019AB5B"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Những nguyên tắc này nằm trong các danh mục sau:</w:t>
      </w:r>
    </w:p>
    <w:p w14:paraId="33CFA81D"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Mối đe dọa bảo mật nền tảng cụ thể</w:t>
      </w:r>
    </w:p>
    <w:p w14:paraId="40712326"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kế ứng dụng để xử lý nhập mật khẩu</w:t>
      </w:r>
    </w:p>
    <w:p w14:paraId="4F5E2EA3"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định dạng và hành vi mật khẩu</w:t>
      </w:r>
    </w:p>
    <w:p w14:paraId="6B300824"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Xử lý mật khẩu trong SQL * Plus và SQL Scripts</w:t>
      </w:r>
    </w:p>
    <w:p w14:paraId="2CB5409E"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lastRenderedPageBreak/>
        <w:t>Mối đe dọa bảo mật nền tảng cụ thể</w:t>
      </w:r>
    </w:p>
    <w:p w14:paraId="407CCAD6"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Hãy nhận biết các mối đe dọa bảo mật tiềm ẩn sau, điều này có thể không rõ ràng:</w:t>
      </w:r>
    </w:p>
    <w:p w14:paraId="0E7E3AA1"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các nền tảng UNIX và Linux, các tham số lệnh có sẵn để xem bởi tất cả người dùng hệ điều hành trên cùng một máy tính chủ</w:t>
      </w:r>
      <w:r w:rsidRPr="00C437F4">
        <w:rPr>
          <w:rFonts w:ascii="Arial" w:hAnsi="Arial" w:cs="Arial"/>
          <w:sz w:val="24"/>
          <w:szCs w:val="24"/>
        </w:rPr>
        <w:t>. Kết quả là, mật khẩu được nhập vào dòng lệnh có thể được hiển thị cho những người dùng khác. Tuy nhiên, đừng cho rằng các nền tảng không phải UNIX và Linux được an toàn khỏi mối đe dọa này.</w:t>
      </w:r>
    </w:p>
    <w:p w14:paraId="1B9BDF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một số nền tảng UNIX, chẳng hạn như HP Tru64 và IBM AIX, các biến môi trường cho tất cả các quy trình có sẵn để xem bởi tất cả người dùng hệ điều hành</w:t>
      </w:r>
      <w:r w:rsidRPr="00C437F4">
        <w:rPr>
          <w:rFonts w:ascii="Arial" w:hAnsi="Arial" w:cs="Arial"/>
          <w:sz w:val="24"/>
          <w:szCs w:val="24"/>
        </w:rPr>
        <w:t>. Tuy nhiên, đừng cho rằng các nền tảng không phải UNIX và Linux được an toàn khỏi mối đe dọa này.</w:t>
      </w:r>
    </w:p>
    <w:p w14:paraId="45DAD1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Microsoft Windows, tính năng gọi lại lệnh (mũi tên Lên) ghi nhớ đầu vào của người dùng trên các lệnh gọi</w:t>
      </w:r>
      <w:r w:rsidRPr="00C437F4">
        <w:rPr>
          <w:rFonts w:ascii="Arial" w:hAnsi="Arial" w:cs="Arial"/>
          <w:sz w:val="24"/>
          <w:szCs w:val="24"/>
        </w:rPr>
        <w:t>. Ví dụ: nếu bạn sử dụng ký hiệu CONNECT SYSTEM / mật khẩu trong SQL * Plus, thoát, và sau đó nhấn mũi tên Lên để lặp lại lệnh CONNECT, tính năng gọi lại sẽ hiển thị chuỗi kết nối và hiển thị mật khẩu. Ngoài ra, đừng cho rằng các nền tảng Windows không phải của Microsoft được an toàn khỏi mối đe dọa này.</w:t>
      </w:r>
    </w:p>
    <w:p w14:paraId="76A4E435"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Thiết kế ứng dụng để xử lý nhập mật khẩu</w:t>
      </w:r>
    </w:p>
    <w:p w14:paraId="2ED3BFFD"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0C7914C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Các ứng dụng thiết kế để nhắc mật khẩu tương tác</w:t>
      </w:r>
      <w:r w:rsidRPr="00C437F4">
        <w:rPr>
          <w:rFonts w:ascii="Arial" w:hAnsi="Arial" w:cs="Arial"/>
          <w:sz w:val="24"/>
          <w:szCs w:val="24"/>
        </w:rPr>
        <w:t>. Đối với các tiện ích dòng lệnh, không buộc người dùng để lộ mật khẩu tại dấu nhắc lệnh.Kiểm tra API cho ngôn ngữ lập trình mà bạn sử dụng để thiết kế ứng dụng để có cách tốt nhất để xử lý mật khẩu từ người dùng. Để biết ví dụ về mã Java xử lý chức năng này, hãy xem "Ví dụ về mật khẩu đọc trong Java" trên trang 5-7.</w:t>
      </w:r>
    </w:p>
    <w:p w14:paraId="1C1E8476"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Bảo vệ cơ sở dữ liệu của bạn chống lại các cuộc tấn công SQL injection</w:t>
      </w:r>
      <w:r w:rsidRPr="00C437F4">
        <w:rPr>
          <w:rFonts w:ascii="Arial" w:hAnsi="Arial" w:cs="Arial"/>
          <w:sz w:val="24"/>
          <w:szCs w:val="24"/>
        </w:rPr>
        <w:t>. Một cuộc tấn công SQL injection xảy ra khi các câu lệnh SQL được nối hoặc thay đổi theo cách không được dự định bởi ứng dụng PL / SQL. Ví dụ: kẻ xâm nhập có thể bỏ qua xác thực mật khẩu bằng cách đặt mệnh đề WHERE thành TRUE.</w:t>
      </w:r>
    </w:p>
    <w:p w14:paraId="59CC73DD"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giải quyết vấn đề tấn công SQL injection, hãy sử dụng các đối số biến liên kết hoặc tạo kiểm tra xác nhận hợp lệ. Nếu bạn không thể sử dụng các biến liên kết, hãy xem xét việc sử dụng gói DBMS_ASSERT PL / SQL để xác thực các thuộc tính của các giá trị đầu vào. Tham khảo các gói và kiểu cơ sở dữ liệu Oracle PL / SQL mô tả chi tiết gói DBMS_ASSERT. Bạn cũng nên xem xét bất kỳ khoản tài trợ nào cho các vai trò như PUBLIC.</w:t>
      </w:r>
    </w:p>
    <w:p w14:paraId="1385CCB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Tham khảo Ngôn ngữ PL / SQL của Cơ sở dữ liệu Oracle để biết thêm thông tin về cách ngăn chặn việc tiêm SQL.</w:t>
      </w:r>
    </w:p>
    <w:p w14:paraId="0F0A48E4"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Nếu có thể, hãy thiết kế ứng dụng của bạn để trì hoãn xác thực</w:t>
      </w:r>
      <w:r w:rsidRPr="00C437F4">
        <w:rPr>
          <w:rFonts w:ascii="Arial" w:hAnsi="Arial" w:cs="Arial"/>
          <w:sz w:val="24"/>
          <w:szCs w:val="24"/>
        </w:rPr>
        <w:t>. Ví dụ:</w:t>
      </w:r>
    </w:p>
    <w:p w14:paraId="189B1B36"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Sử dụng chứng chỉ để đăng nhập.</w:t>
      </w:r>
    </w:p>
    <w:p w14:paraId="116FABEE"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Xác thực người dùng bằng cách sử dụng các cơ sở được cung cấp bởi hệ điều hành. Ví dụ, các ứng dụng trên Microsoft Windows có thể sử dụng xác thực miền.</w:t>
      </w:r>
    </w:p>
    <w:p w14:paraId="04237D9D"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Mặt nạ hoặc mật khẩu mã hóa</w:t>
      </w:r>
      <w:r w:rsidRPr="00C437F4">
        <w:rPr>
          <w:rFonts w:ascii="Arial" w:hAnsi="Arial" w:cs="Arial"/>
          <w:sz w:val="24"/>
          <w:szCs w:val="24"/>
        </w:rPr>
        <w:t>. Nếu bạn phải lưu trữ mật khẩu, sau đó mặt nạ hoặc mã hóa chúng. Ví dụ: bạn có thể che dấu mật khẩu trong các tệp nhật ký và mã hóa mật khẩu trong các tệp khôi phục.</w:t>
      </w:r>
    </w:p>
    <w:p w14:paraId="6096B3B2"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Xác thực từng kết nối</w:t>
      </w:r>
      <w:r w:rsidRPr="00C437F4">
        <w:rPr>
          <w:rFonts w:ascii="Arial" w:hAnsi="Arial" w:cs="Arial"/>
          <w:sz w:val="24"/>
          <w:szCs w:val="24"/>
        </w:rPr>
        <w:t xml:space="preserve">. Ví dụ, nếu lược đồ A tồn tại trong cơ sở dữ liệu 1, thì không giả sử lược đồ A trong cơ sở dữ liệu 2 là cùng một người dùng. Tương </w:t>
      </w:r>
      <w:r w:rsidRPr="00C437F4">
        <w:rPr>
          <w:rFonts w:ascii="Arial" w:hAnsi="Arial" w:cs="Arial"/>
          <w:sz w:val="24"/>
          <w:szCs w:val="24"/>
        </w:rPr>
        <w:lastRenderedPageBreak/>
        <w:t>tự, người dùng hệ điều hành cục bộ không nhất thiết phải là người giống như người dùng từ xa.</w:t>
      </w:r>
    </w:p>
    <w:p w14:paraId="10788E5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Không lưu trữ mật khẩu văn bản rõ ràng trong các tập tin hoặc kho lưu trữ</w:t>
      </w:r>
      <w:r w:rsidRPr="00C437F4">
        <w:rPr>
          <w:rFonts w:ascii="Arial" w:hAnsi="Arial" w:cs="Arial"/>
          <w:sz w:val="24"/>
          <w:szCs w:val="24"/>
        </w:rPr>
        <w:t>. Lưu trữ mật khẩu trong các tệp làm tăng nguy cơ kẻ xâm nhập truy cập chúng.]</w:t>
      </w:r>
    </w:p>
    <w:p w14:paraId="7BF8FE1C"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Sử dụng một mật khẩu chính duy nhất</w:t>
      </w:r>
      <w:r w:rsidRPr="00C437F4">
        <w:rPr>
          <w:rFonts w:ascii="Arial" w:hAnsi="Arial" w:cs="Arial"/>
          <w:sz w:val="24"/>
          <w:szCs w:val="24"/>
        </w:rPr>
        <w:t>. Ví dụ:</w:t>
      </w:r>
    </w:p>
    <w:p w14:paraId="1A3970F5"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một xác thực proxy người dùng cơ sở dữ liệu duy nhất để hoạt động như những người dùng cơ sở dữ liệu khác. Trong trường hợp này, chỉ cần một mật khẩu cơ sở dữ liệu duy nhất. Xem "</w:t>
      </w:r>
      <w:r w:rsidRPr="00C437F4">
        <w:rPr>
          <w:rFonts w:ascii="Arial" w:hAnsi="Arial" w:cs="Arial"/>
          <w:color w:val="4BACC6" w:themeColor="accent5"/>
          <w:sz w:val="24"/>
          <w:szCs w:val="24"/>
        </w:rPr>
        <w:t>Tạo Tài khoản Người dùng Proxy và Ủy quyền Người dùng để Kết nối Thông qua Chúng</w:t>
      </w:r>
      <w:r w:rsidRPr="00C437F4">
        <w:rPr>
          <w:rFonts w:ascii="Arial" w:hAnsi="Arial" w:cs="Arial"/>
          <w:sz w:val="24"/>
          <w:szCs w:val="24"/>
        </w:rPr>
        <w:t>" trên trang 3-38 để biết thêm thông tin.</w:t>
      </w:r>
    </w:p>
    <w:p w14:paraId="28AF395A"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tạo ví mật khẩu, có thể mở bằng mật khẩu chính. Ví sau đó chứa các mật khẩu khác. Xem Hướng dẫn của quản trị viên bảo mật nâng cao cơ sở dữ liệu Oracle để biết thêm thông tin về Trình quản lý Wallet.</w:t>
      </w:r>
    </w:p>
    <w:p w14:paraId="6537FD12"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Định cấu hình định dạng và hành vi mật khẩu</w:t>
      </w:r>
    </w:p>
    <w:p w14:paraId="2FF49167"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547AEB8B"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tuổi thọ cho mật khẩu</w:t>
      </w:r>
      <w:r w:rsidRPr="00C437F4">
        <w:rPr>
          <w:rFonts w:ascii="Arial" w:hAnsi="Arial" w:cs="Arial"/>
          <w:sz w:val="24"/>
          <w:szCs w:val="24"/>
        </w:rPr>
        <w:t>. Bạn có thể đặt thời hạn sử dụng mật khẩu, sau đó mật khẩu hết hạn và phải được thay đổi trước khi người dùng có thể đăng nhập vào tài khoản. Xem "</w:t>
      </w:r>
      <w:r w:rsidRPr="00C437F4">
        <w:rPr>
          <w:rFonts w:ascii="Arial" w:hAnsi="Arial" w:cs="Arial"/>
          <w:color w:val="4BACC6" w:themeColor="accent5"/>
          <w:sz w:val="24"/>
          <w:szCs w:val="24"/>
        </w:rPr>
        <w:t>Kiểm soát tuổi và mật khẩu hết hạn</w:t>
      </w:r>
      <w:r w:rsidRPr="00C437F4">
        <w:rPr>
          <w:rFonts w:ascii="Arial" w:hAnsi="Arial" w:cs="Arial"/>
          <w:sz w:val="24"/>
          <w:szCs w:val="24"/>
        </w:rPr>
        <w:t>" trên trang 3-8 cho các thông số bạn có thể sử dụng để kiểm soát thời gian tồn tại của mật khẩu.</w:t>
      </w:r>
    </w:p>
    <w:p w14:paraId="0AAB062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khả năng sử dụng lại mật khẩu cũ của người dùng</w:t>
      </w:r>
      <w:r w:rsidRPr="00C437F4">
        <w:rPr>
          <w:rFonts w:ascii="Arial" w:hAnsi="Arial" w:cs="Arial"/>
          <w:sz w:val="24"/>
          <w:szCs w:val="24"/>
        </w:rPr>
        <w:t>. Xem "</w:t>
      </w:r>
      <w:r w:rsidRPr="00C437F4">
        <w:rPr>
          <w:rFonts w:ascii="Arial" w:hAnsi="Arial" w:cs="Arial"/>
          <w:color w:val="4BACC6" w:themeColor="accent5"/>
          <w:sz w:val="24"/>
          <w:szCs w:val="24"/>
        </w:rPr>
        <w:t>Kiểm soát khả năng sử dụng lại mật khẩu trước đây</w:t>
      </w:r>
      <w:r w:rsidRPr="00C437F4">
        <w:rPr>
          <w:rFonts w:ascii="Arial" w:hAnsi="Arial" w:cs="Arial"/>
          <w:sz w:val="24"/>
          <w:szCs w:val="24"/>
        </w:rPr>
        <w:t>" trên trang 3-7 để biết thêm thông tin.</w:t>
      </w:r>
    </w:p>
    <w:p w14:paraId="5E177A54"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Buộc người dùng tạo mật khẩu mạnh, an toà</w:t>
      </w:r>
      <w:r w:rsidRPr="00C437F4">
        <w:rPr>
          <w:rFonts w:ascii="Arial" w:hAnsi="Arial" w:cs="Arial"/>
          <w:sz w:val="24"/>
          <w:szCs w:val="24"/>
        </w:rPr>
        <w:t>n. Xem "</w:t>
      </w:r>
      <w:r w:rsidRPr="00C437F4">
        <w:rPr>
          <w:rFonts w:ascii="Arial" w:hAnsi="Arial" w:cs="Arial"/>
          <w:color w:val="4BACC6" w:themeColor="accent5"/>
          <w:sz w:val="24"/>
          <w:szCs w:val="24"/>
        </w:rPr>
        <w:t>Nguyên tắc về bảo mật mật khẩu</w:t>
      </w:r>
      <w:r w:rsidRPr="00C437F4">
        <w:rPr>
          <w:rFonts w:ascii="Arial" w:hAnsi="Arial" w:cs="Arial"/>
          <w:sz w:val="24"/>
          <w:szCs w:val="24"/>
        </w:rPr>
        <w:t>" trên trang 10-7 để được tư vấn về cách tạo mật khẩu mạnh.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 giải thích cách bạn có thể tùy chỉnh yêu cầu mật khẩu.</w:t>
      </w:r>
    </w:p>
    <w:p w14:paraId="45BCCDE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Cho phép độ nhạy trường hợp trong mật khẩu</w:t>
      </w:r>
      <w:r w:rsidRPr="00C437F4">
        <w:rPr>
          <w:rFonts w:ascii="Arial" w:hAnsi="Arial" w:cs="Arial"/>
          <w:sz w:val="24"/>
          <w:szCs w:val="24"/>
        </w:rPr>
        <w:t>. Xem "</w:t>
      </w:r>
      <w:r w:rsidRPr="00C437F4">
        <w:rPr>
          <w:rFonts w:ascii="Arial" w:hAnsi="Arial" w:cs="Arial"/>
          <w:color w:val="4BACC6" w:themeColor="accent5"/>
          <w:sz w:val="24"/>
          <w:szCs w:val="24"/>
        </w:rPr>
        <w:t>Kích hoạt hoặc vô hiệu hóa độ nhạy mật khẩu</w:t>
      </w:r>
      <w:r w:rsidRPr="00C437F4">
        <w:rPr>
          <w:rFonts w:ascii="Arial" w:hAnsi="Arial" w:cs="Arial"/>
          <w:sz w:val="24"/>
          <w:szCs w:val="24"/>
        </w:rPr>
        <w:t>" trên trang 3-13 để biết thêm thông tin.</w:t>
      </w:r>
    </w:p>
    <w:p w14:paraId="77339AD0" w14:textId="77777777" w:rsidR="005A2410" w:rsidRPr="00C437F4" w:rsidRDefault="005A2410" w:rsidP="005A2410">
      <w:pPr>
        <w:ind w:left="1440"/>
        <w:rPr>
          <w:rFonts w:ascii="Arial" w:hAnsi="Arial" w:cs="Arial"/>
          <w:b/>
          <w:sz w:val="24"/>
          <w:szCs w:val="24"/>
        </w:rPr>
      </w:pPr>
      <w:r w:rsidRPr="00C437F4">
        <w:rPr>
          <w:rFonts w:ascii="Arial" w:hAnsi="Arial" w:cs="Arial"/>
          <w:b/>
          <w:sz w:val="24"/>
          <w:szCs w:val="24"/>
        </w:rPr>
        <w:t>Xem Thêm:</w:t>
      </w:r>
    </w:p>
    <w:p w14:paraId="11C7087D" w14:textId="77777777" w:rsidR="005A2410" w:rsidRPr="00C437F4" w:rsidRDefault="005A2410" w:rsidP="005A2410">
      <w:pPr>
        <w:pStyle w:val="ListParagraph"/>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1B9D5EAE"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w:t>
      </w:r>
    </w:p>
    <w:p w14:paraId="7F4606AF"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Hướng dẫn về bảo mật mật khẩu</w:t>
      </w:r>
      <w:r w:rsidRPr="00C437F4">
        <w:rPr>
          <w:rFonts w:ascii="Arial" w:hAnsi="Arial" w:cs="Arial"/>
          <w:sz w:val="24"/>
          <w:szCs w:val="24"/>
        </w:rPr>
        <w:t>" trên trang 10-7</w:t>
      </w:r>
    </w:p>
    <w:p w14:paraId="3C7B60BC" w14:textId="77777777" w:rsidR="005A2410" w:rsidRPr="00C437F4" w:rsidRDefault="005A2410" w:rsidP="005A2410">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Xử lý mật khẩu trong SQL * Plus và SQL Scripts</w:t>
      </w:r>
    </w:p>
    <w:p w14:paraId="643ADB32" w14:textId="77777777" w:rsidR="005A2410" w:rsidRPr="00C437F4" w:rsidRDefault="005A2410" w:rsidP="005A2410">
      <w:pPr>
        <w:rPr>
          <w:rFonts w:ascii="Arial" w:hAnsi="Arial" w:cs="Arial"/>
          <w:sz w:val="24"/>
          <w:szCs w:val="24"/>
        </w:rPr>
      </w:pPr>
      <w:r w:rsidRPr="00C437F4">
        <w:rPr>
          <w:rFonts w:ascii="Arial" w:hAnsi="Arial" w:cs="Arial"/>
          <w:b/>
          <w:sz w:val="28"/>
          <w:szCs w:val="28"/>
        </w:rPr>
        <w:tab/>
      </w:r>
      <w:r w:rsidRPr="00C437F4">
        <w:rPr>
          <w:rFonts w:ascii="Arial" w:hAnsi="Arial" w:cs="Arial"/>
          <w:sz w:val="24"/>
          <w:szCs w:val="24"/>
        </w:rPr>
        <w:t>Thực hiện theo các nguyên tắc sau:</w:t>
      </w:r>
    </w:p>
    <w:p w14:paraId="40F7F14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Không gọi SQL * Plus với mật khẩu trên dòng lệnh, trong chương trình hoặc tập lệnh. Nếu một mật khẩu là cần thiết nhưng bỏ qua, SQL * Plus sẽ nhắc người dùng cho nó và sau đó tự động vô hiệu hóa tính năng echo để mật khẩu không được hiển thị.</w:t>
      </w:r>
    </w:p>
    <w:p w14:paraId="02EFB152"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Các ví dụ sau đây được bảo mật vì mật khẩu không được hiển thị trên dòng lệnh. Cơ sở dữ liệu Oracle cũng tự động mã hóa các mật khẩu này qua mạng.</w:t>
      </w:r>
    </w:p>
    <w:p w14:paraId="407254AE"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system</w:t>
      </w:r>
    </w:p>
    <w:p w14:paraId="7D277266"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D5CA611" w14:textId="77777777" w:rsidR="005A2410" w:rsidRPr="00C437F4" w:rsidRDefault="005A2410" w:rsidP="005A2410">
      <w:pPr>
        <w:ind w:left="1440"/>
        <w:rPr>
          <w:rFonts w:ascii="Arial" w:hAnsi="Arial" w:cs="Arial"/>
          <w:sz w:val="20"/>
          <w:szCs w:val="20"/>
        </w:rPr>
      </w:pPr>
    </w:p>
    <w:p w14:paraId="165BD37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SQL&gt; connect system</w:t>
      </w:r>
    </w:p>
    <w:p w14:paraId="5BCD18E2"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64071F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sau cho thấy mật khẩu cho người dùng hệ điều hành khác:</w:t>
      </w:r>
    </w:p>
    <w:p w14:paraId="5160DEB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sqlplus system/password</w:t>
      </w:r>
    </w:p>
    <w:p w14:paraId="0C4D8926" w14:textId="33D2F803" w:rsidR="005A2410" w:rsidRDefault="005A2410" w:rsidP="005A2410">
      <w:pPr>
        <w:ind w:left="1440"/>
        <w:rPr>
          <w:rFonts w:ascii="Arial" w:hAnsi="Arial" w:cs="Arial"/>
          <w:sz w:val="24"/>
          <w:szCs w:val="24"/>
        </w:rPr>
      </w:pPr>
      <w:r w:rsidRPr="00C437F4">
        <w:rPr>
          <w:rFonts w:ascii="Arial" w:hAnsi="Arial" w:cs="Arial"/>
          <w:sz w:val="24"/>
          <w:szCs w:val="24"/>
        </w:rPr>
        <w:lastRenderedPageBreak/>
        <w:t>Ví dụ tiếp theo đặt ra hai rủi ro bảo mật. Đầu tiên, nó cho thấy mật khẩu cho những người dùng khác có thể đang theo dõi vai của bạn. Thứ hai, trên một số nền tảng, chẳng hạn như Microsoft Windows, nó làm cho mật khẩu dễ bị tấn công truy xuất dòng lệnh.</w:t>
      </w:r>
    </w:p>
    <w:p w14:paraId="3F815498" w14:textId="77777777" w:rsidR="009E5ED6" w:rsidRPr="00C437F4" w:rsidRDefault="009E5ED6" w:rsidP="005A2410">
      <w:pPr>
        <w:ind w:left="1440"/>
        <w:rPr>
          <w:rFonts w:ascii="Arial" w:hAnsi="Arial" w:cs="Arial"/>
          <w:sz w:val="24"/>
          <w:szCs w:val="24"/>
        </w:rPr>
      </w:pPr>
    </w:p>
    <w:p w14:paraId="159328C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/nolog</w:t>
      </w:r>
    </w:p>
    <w:p w14:paraId="4990606A" w14:textId="33BBD80C" w:rsidR="005A2410" w:rsidRDefault="005A2410" w:rsidP="005A2410">
      <w:pPr>
        <w:ind w:left="1440"/>
        <w:rPr>
          <w:rFonts w:ascii="Arial" w:hAnsi="Arial" w:cs="Arial"/>
          <w:sz w:val="20"/>
          <w:szCs w:val="20"/>
        </w:rPr>
      </w:pPr>
      <w:r w:rsidRPr="00C437F4">
        <w:rPr>
          <w:rFonts w:ascii="Arial" w:hAnsi="Arial" w:cs="Arial"/>
          <w:sz w:val="20"/>
          <w:szCs w:val="20"/>
        </w:rPr>
        <w:t>SQL&gt; connect system/password</w:t>
      </w:r>
    </w:p>
    <w:p w14:paraId="485C1090" w14:textId="77777777" w:rsidR="009E5ED6" w:rsidRPr="00C437F4" w:rsidRDefault="009E5ED6" w:rsidP="005A2410">
      <w:pPr>
        <w:ind w:left="1440"/>
        <w:rPr>
          <w:rFonts w:ascii="Arial" w:hAnsi="Arial" w:cs="Arial"/>
          <w:sz w:val="20"/>
          <w:szCs w:val="20"/>
        </w:rPr>
      </w:pPr>
    </w:p>
    <w:p w14:paraId="42CFA198" w14:textId="2759A5B2" w:rsidR="005A2410" w:rsidRDefault="005A2410" w:rsidP="005A2410">
      <w:pPr>
        <w:ind w:left="1440"/>
        <w:rPr>
          <w:rFonts w:ascii="Arial" w:hAnsi="Arial" w:cs="Arial"/>
          <w:sz w:val="24"/>
          <w:szCs w:val="24"/>
        </w:rPr>
      </w:pPr>
      <w:r w:rsidRPr="00C437F4">
        <w:rPr>
          <w:rFonts w:ascii="Arial" w:hAnsi="Arial" w:cs="Arial"/>
          <w:b/>
          <w:sz w:val="24"/>
          <w:szCs w:val="24"/>
        </w:rPr>
        <w:t>Ví dụ, đối với các tập lệnh SQL yêu cầu mật khẩu hoặc khóa bí mật, để tạo tài khoản hoặc đăng nhập dưới dạng tài khoản, không sử dụng các tham số vị trí, chẳng hạn như biến thay thế &amp; 1, &amp; 2, v.v</w:t>
      </w:r>
      <w:r w:rsidRPr="00C437F4">
        <w:rPr>
          <w:rFonts w:ascii="Arial" w:hAnsi="Arial" w:cs="Arial"/>
          <w:sz w:val="24"/>
          <w:szCs w:val="24"/>
        </w:rPr>
        <w:t>. Thay vào đó, hãy thiết kế tập lệnh để nhắc người dùng về giá trị. Bạn cũng nên tắt tính năng echo, hiển thị đầu ra từ tập lệnh hoặc nếu bạn đang sử dụng chế độ ống chỉ. Để tắt tính năng echo, hãy sử dụng cài đặt sau:</w:t>
      </w:r>
    </w:p>
    <w:p w14:paraId="35365E2E" w14:textId="77777777" w:rsidR="009E5ED6" w:rsidRPr="00C437F4" w:rsidRDefault="009E5ED6" w:rsidP="005A2410">
      <w:pPr>
        <w:ind w:left="1440"/>
        <w:rPr>
          <w:rFonts w:ascii="Arial" w:hAnsi="Arial" w:cs="Arial"/>
          <w:sz w:val="24"/>
          <w:szCs w:val="24"/>
        </w:rPr>
      </w:pPr>
    </w:p>
    <w:p w14:paraId="32770AF4" w14:textId="07A7755B" w:rsidR="005A2410" w:rsidRDefault="005A2410" w:rsidP="005A2410">
      <w:pPr>
        <w:ind w:left="1440"/>
        <w:rPr>
          <w:rFonts w:ascii="Arial" w:hAnsi="Arial" w:cs="Arial"/>
          <w:sz w:val="20"/>
          <w:szCs w:val="20"/>
        </w:rPr>
      </w:pPr>
      <w:r w:rsidRPr="00C437F4">
        <w:rPr>
          <w:rFonts w:ascii="Arial" w:hAnsi="Arial" w:cs="Arial"/>
          <w:sz w:val="20"/>
          <w:szCs w:val="20"/>
        </w:rPr>
        <w:t>SET ECHO OFF</w:t>
      </w:r>
    </w:p>
    <w:p w14:paraId="3E4DCC12" w14:textId="77777777" w:rsidR="009E5ED6" w:rsidRPr="00C437F4" w:rsidRDefault="009E5ED6" w:rsidP="005A2410">
      <w:pPr>
        <w:ind w:left="1440"/>
        <w:rPr>
          <w:rFonts w:ascii="Arial" w:hAnsi="Arial" w:cs="Arial"/>
          <w:sz w:val="20"/>
          <w:szCs w:val="20"/>
        </w:rPr>
      </w:pPr>
    </w:p>
    <w:p w14:paraId="1BEBF81A"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Thực hành tốt là đảm bảo rằng tập lệnh làm cho mục đích của giá trị rõ ràng. Ví dụ: phải rõ liệu giá trị có thiết lập giá trị mới hay không, chẳng hạn như tài khoản hoặc chứng chỉ hoặc nếu giá trị sẽ xác thực, chẳng hạn như đăng nhập vào tài khoản hiện có.</w:t>
      </w:r>
    </w:p>
    <w:p w14:paraId="4699BF88" w14:textId="77648A40" w:rsidR="005A2410" w:rsidRDefault="005A2410" w:rsidP="005A2410">
      <w:pPr>
        <w:ind w:left="1440"/>
        <w:rPr>
          <w:rFonts w:ascii="Arial" w:hAnsi="Arial" w:cs="Arial"/>
          <w:sz w:val="20"/>
          <w:szCs w:val="20"/>
        </w:rPr>
      </w:pPr>
      <w:r w:rsidRPr="00C437F4">
        <w:rPr>
          <w:rFonts w:ascii="Arial" w:hAnsi="Arial" w:cs="Arial"/>
          <w:sz w:val="20"/>
          <w:szCs w:val="20"/>
        </w:rPr>
        <w:t>Ví dụ sau đây là an toàn vì nó ngăn người dùng gọi kịch bản theo cách đặt ra các rủi ro bảo mật: Nó không lặp lại mật khẩu; nó không ghi lại mật khẩu trong một tệp spool.</w:t>
      </w:r>
    </w:p>
    <w:p w14:paraId="6718AD16" w14:textId="77777777" w:rsidR="009E5ED6" w:rsidRPr="00C437F4" w:rsidRDefault="009E5ED6" w:rsidP="005A2410">
      <w:pPr>
        <w:ind w:left="1440"/>
        <w:rPr>
          <w:rFonts w:ascii="Arial" w:hAnsi="Arial" w:cs="Arial"/>
          <w:sz w:val="20"/>
          <w:szCs w:val="20"/>
        </w:rPr>
      </w:pPr>
    </w:p>
    <w:p w14:paraId="1355A631"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SET VERIFY OFF</w:t>
      </w:r>
    </w:p>
    <w:p w14:paraId="57D55AD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user CHAR PROMPT ‘Enter user to connect to: ‘ </w:t>
      </w:r>
    </w:p>
    <w:p w14:paraId="2F0B27C0"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password CHAR PROMPT ‘Enter the password for that user: ' HIDE </w:t>
      </w:r>
    </w:p>
    <w:p w14:paraId="5A00C053" w14:textId="53413BEB" w:rsidR="005A2410" w:rsidRDefault="005A2410" w:rsidP="005A2410">
      <w:pPr>
        <w:ind w:left="1440"/>
        <w:rPr>
          <w:rFonts w:ascii="Arial" w:hAnsi="Arial" w:cs="Arial"/>
          <w:sz w:val="20"/>
          <w:szCs w:val="20"/>
        </w:rPr>
      </w:pPr>
      <w:r w:rsidRPr="00C437F4">
        <w:rPr>
          <w:rFonts w:ascii="Arial" w:hAnsi="Arial" w:cs="Arial"/>
          <w:sz w:val="20"/>
          <w:szCs w:val="20"/>
        </w:rPr>
        <w:t xml:space="preserve"> CONNECT &amp;user/&amp;password</w:t>
      </w:r>
    </w:p>
    <w:p w14:paraId="08A48396" w14:textId="77777777" w:rsidR="009E5ED6" w:rsidRPr="00C437F4" w:rsidRDefault="009E5ED6" w:rsidP="005A2410">
      <w:pPr>
        <w:ind w:left="1440"/>
        <w:rPr>
          <w:rFonts w:ascii="Arial" w:hAnsi="Arial" w:cs="Arial"/>
          <w:sz w:val="20"/>
          <w:szCs w:val="20"/>
        </w:rPr>
      </w:pPr>
    </w:p>
    <w:p w14:paraId="69DF063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Trong ví dụ này:</w:t>
      </w:r>
    </w:p>
    <w:p w14:paraId="2BFF6D6A"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SET VERIFY OFF: Ngăn không cho mật khẩu hiển thị. (SET VERIFY liệt kê từng dòng của tập lệnh trước và sau khi thay thế.) Kết hợp lệnh SET VERIFY OFF với lệnh HIDE (trong Dòng 3) là một kỹ thuật hữu ích để ẩn mật khẩu và các dữ liệu đầu vào nhạy cảm khác.</w:t>
      </w:r>
    </w:p>
    <w:p w14:paraId="01153CC6"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Mật khẩu ACCEPT: Bao gồm tùy chọn HIDE cho lời nhắc mật khẩu ACCEPT, điều này ngăn không cho mật khẩu nhập được lặp lại.</w:t>
      </w:r>
    </w:p>
    <w:p w14:paraId="26C9336D" w14:textId="4E7A05C7" w:rsidR="005A2410" w:rsidRDefault="005A2410" w:rsidP="005A2410">
      <w:pPr>
        <w:ind w:left="1440"/>
        <w:rPr>
          <w:rFonts w:ascii="Arial" w:hAnsi="Arial" w:cs="Arial"/>
          <w:sz w:val="24"/>
          <w:szCs w:val="24"/>
        </w:rPr>
      </w:pPr>
      <w:r w:rsidRPr="00C437F4">
        <w:rPr>
          <w:rFonts w:ascii="Arial" w:hAnsi="Arial" w:cs="Arial"/>
          <w:sz w:val="24"/>
          <w:szCs w:val="24"/>
        </w:rPr>
        <w:t>Ví dụ tiếp theo, sử dụng các tham số vị trí, đặt ra các rủi ro bảo mật vì người dùng có thể gọi kịch bản bằng cách truyền mật khẩu trên dòng lệnh. Nếu người dùng không nhập mật khẩu và thay vào đó được nhắc, nguy cơ nằm ở chỗ bất kỳ loại người dùng nào được lặp lại với màn hình và vào tệp đệm nếu tính năng tạo bộ đệm được bật.</w:t>
      </w:r>
    </w:p>
    <w:p w14:paraId="3A3C9064" w14:textId="77777777" w:rsidR="009E5ED6" w:rsidRPr="00C437F4" w:rsidRDefault="009E5ED6" w:rsidP="005A2410">
      <w:pPr>
        <w:ind w:left="1440"/>
        <w:rPr>
          <w:rFonts w:ascii="Arial" w:hAnsi="Arial" w:cs="Arial"/>
          <w:sz w:val="24"/>
          <w:szCs w:val="24"/>
        </w:rPr>
      </w:pPr>
    </w:p>
    <w:p w14:paraId="0FC6989F" w14:textId="1BF8275E" w:rsidR="005A2410" w:rsidRDefault="005A2410" w:rsidP="005A2410">
      <w:pPr>
        <w:ind w:left="1440"/>
        <w:rPr>
          <w:rFonts w:ascii="Arial" w:hAnsi="Arial" w:cs="Arial"/>
          <w:sz w:val="20"/>
          <w:szCs w:val="20"/>
        </w:rPr>
      </w:pPr>
      <w:r w:rsidRPr="00C437F4">
        <w:rPr>
          <w:rFonts w:ascii="Arial" w:hAnsi="Arial" w:cs="Arial"/>
          <w:sz w:val="20"/>
          <w:szCs w:val="20"/>
        </w:rPr>
        <w:t>CONNECT &amp;1/&amp;2</w:t>
      </w:r>
    </w:p>
    <w:p w14:paraId="1A0AFE84" w14:textId="77777777" w:rsidR="009E5ED6" w:rsidRPr="00C437F4" w:rsidRDefault="009E5ED6" w:rsidP="005A2410">
      <w:pPr>
        <w:ind w:left="1440"/>
        <w:rPr>
          <w:rFonts w:ascii="Arial" w:hAnsi="Arial" w:cs="Arial"/>
          <w:sz w:val="20"/>
          <w:szCs w:val="20"/>
        </w:rPr>
      </w:pPr>
    </w:p>
    <w:p w14:paraId="50D9B75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Kiểm soát thời gian đăng nhập cho các tập lệnh theo lô</w:t>
      </w:r>
      <w:r w:rsidRPr="00C437F4">
        <w:rPr>
          <w:rFonts w:ascii="Arial" w:hAnsi="Arial" w:cs="Arial"/>
          <w:sz w:val="24"/>
          <w:szCs w:val="24"/>
        </w:rPr>
        <w:t>. Đối với các tập lệnh theo lô yêu cầu mật khẩu, hãy định cấu hình tài khoản để tập lệnh chỉ có thể đăng nhập trong thời gian mà tập lệnh được yêu cầu chạy. Ví dụ: giả sử bạn có tập lệnh lô chạy trong một giờ mỗi tối bắt đầu lúc 8 giờ tối Đặt tài khoản để tập lệnh chỉ có thể đăng nhập trong thời gian này. Nếu kẻ xâm nhập quản lý để truy cập, thì người đó có ít cơ hội khai thác bất kỳ tài khoản bị xâm nhập nào.</w:t>
      </w:r>
    </w:p>
    <w:p w14:paraId="4B5B167A"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Cẩn thận khi sử dụng các câu lệnh SQL DML hoặc DDL để nhắc mật khẩu</w:t>
      </w:r>
      <w:r w:rsidRPr="00C437F4">
        <w:rPr>
          <w:rFonts w:ascii="Arial" w:hAnsi="Arial" w:cs="Arial"/>
          <w:sz w:val="24"/>
          <w:szCs w:val="24"/>
        </w:rPr>
        <w:t xml:space="preserve">. Trong trường hợp này, thông tin nhạy cảm được truyền qua văn bản rõ ràng qua mạng. Bạn có thể khắc phục vấn đề này bằng cách sử dụng Oracle Advanced </w:t>
      </w:r>
      <w:r w:rsidRPr="00C437F4">
        <w:rPr>
          <w:rFonts w:ascii="Arial" w:hAnsi="Arial" w:cs="Arial"/>
          <w:sz w:val="24"/>
          <w:szCs w:val="24"/>
        </w:rPr>
        <w:lastRenderedPageBreak/>
        <w:t>Security. Xem Hướng dẫn của quản trị viên bảo mật nâng cao cơ sở dữ liệu Oracle để biết thêm thông tin.</w:t>
      </w:r>
    </w:p>
    <w:p w14:paraId="007A1958" w14:textId="65DC16FA" w:rsidR="005A2410" w:rsidRDefault="005A2410" w:rsidP="005A2410">
      <w:pPr>
        <w:pStyle w:val="ListParagraph"/>
        <w:ind w:left="1440"/>
        <w:rPr>
          <w:rFonts w:ascii="Arial" w:hAnsi="Arial" w:cs="Arial"/>
          <w:sz w:val="24"/>
          <w:szCs w:val="24"/>
        </w:rPr>
      </w:pPr>
      <w:r w:rsidRPr="00C437F4">
        <w:rPr>
          <w:rFonts w:ascii="Arial" w:hAnsi="Arial" w:cs="Arial"/>
          <w:sz w:val="24"/>
          <w:szCs w:val="24"/>
        </w:rPr>
        <w:t>Ví dụ sau về việc thay đổi mật khẩu là an toàn vì mật khẩu không được hiển thị:</w:t>
      </w:r>
    </w:p>
    <w:p w14:paraId="476A4F2F" w14:textId="77777777" w:rsidR="009E5ED6" w:rsidRPr="00C437F4" w:rsidRDefault="009E5ED6" w:rsidP="005A2410">
      <w:pPr>
        <w:pStyle w:val="ListParagraph"/>
        <w:ind w:left="1440"/>
        <w:rPr>
          <w:rFonts w:ascii="Arial" w:hAnsi="Arial" w:cs="Arial"/>
          <w:sz w:val="24"/>
          <w:szCs w:val="24"/>
        </w:rPr>
      </w:pPr>
    </w:p>
    <w:p w14:paraId="672B0255"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password psmith</w:t>
      </w:r>
    </w:p>
    <w:p w14:paraId="78056E03"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Changing password for psmith</w:t>
      </w:r>
    </w:p>
    <w:p w14:paraId="035A6D6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New password: password</w:t>
      </w:r>
    </w:p>
    <w:p w14:paraId="3F244CF5" w14:textId="78C937D6" w:rsidR="005A2410" w:rsidRDefault="005A2410" w:rsidP="005A2410">
      <w:pPr>
        <w:ind w:left="1440"/>
        <w:rPr>
          <w:rFonts w:ascii="Arial" w:hAnsi="Arial" w:cs="Arial"/>
          <w:sz w:val="20"/>
          <w:szCs w:val="20"/>
        </w:rPr>
      </w:pPr>
      <w:r w:rsidRPr="00C437F4">
        <w:rPr>
          <w:rFonts w:ascii="Arial" w:hAnsi="Arial" w:cs="Arial"/>
          <w:sz w:val="20"/>
          <w:szCs w:val="20"/>
        </w:rPr>
        <w:t>Retype new password: password</w:t>
      </w:r>
    </w:p>
    <w:p w14:paraId="5A701004" w14:textId="77777777" w:rsidR="009E5ED6" w:rsidRPr="00C437F4" w:rsidRDefault="009E5ED6" w:rsidP="005A2410">
      <w:pPr>
        <w:ind w:left="1440"/>
        <w:rPr>
          <w:rFonts w:ascii="Arial" w:hAnsi="Arial" w:cs="Arial"/>
          <w:sz w:val="20"/>
          <w:szCs w:val="20"/>
        </w:rPr>
      </w:pPr>
    </w:p>
    <w:p w14:paraId="6EA9177C" w14:textId="475F794C" w:rsidR="005A2410" w:rsidRDefault="005A2410" w:rsidP="005A2410">
      <w:pPr>
        <w:ind w:left="1440"/>
        <w:rPr>
          <w:rFonts w:ascii="Arial" w:hAnsi="Arial" w:cs="Arial"/>
          <w:sz w:val="24"/>
          <w:szCs w:val="24"/>
        </w:rPr>
      </w:pPr>
      <w:r w:rsidRPr="00C437F4">
        <w:rPr>
          <w:rFonts w:ascii="Arial" w:hAnsi="Arial" w:cs="Arial"/>
          <w:sz w:val="24"/>
          <w:szCs w:val="24"/>
        </w:rPr>
        <w:t>Ví dụ này đặt ra một nguy cơ bảo mật vì mật khẩu được hiển thị cả ở dòng lệnh và trên mạng:</w:t>
      </w:r>
    </w:p>
    <w:p w14:paraId="34BD384C" w14:textId="77777777" w:rsidR="009E5ED6" w:rsidRPr="00C437F4" w:rsidRDefault="009E5ED6" w:rsidP="005A2410">
      <w:pPr>
        <w:ind w:left="1440"/>
        <w:rPr>
          <w:rFonts w:ascii="Arial" w:hAnsi="Arial" w:cs="Arial"/>
          <w:sz w:val="24"/>
          <w:szCs w:val="24"/>
        </w:rPr>
      </w:pPr>
    </w:p>
    <w:p w14:paraId="67F6F0F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ALTER USER psmith IDENTIFIED BY password</w:t>
      </w:r>
    </w:p>
    <w:p w14:paraId="078857B5"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cửa hàng mật khẩu bên ngoài</w:t>
      </w:r>
    </w:p>
    <w:p w14:paraId="33599D28" w14:textId="77777777" w:rsidR="009E5ED6"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 xml:space="preserve">Bạn có thể lưu trữ thông tin đăng nhập mật khẩu để kết nối với cơ sở dữ liệu bằng cách </w:t>
      </w:r>
    </w:p>
    <w:p w14:paraId="149971E7" w14:textId="11C852B0" w:rsidR="005A2410" w:rsidRDefault="005A2410" w:rsidP="009E5ED6">
      <w:pPr>
        <w:ind w:left="720"/>
        <w:rPr>
          <w:rFonts w:ascii="Arial" w:hAnsi="Arial" w:cs="Arial"/>
          <w:sz w:val="24"/>
          <w:szCs w:val="24"/>
        </w:rPr>
      </w:pPr>
      <w:r w:rsidRPr="00C437F4">
        <w:rPr>
          <w:rFonts w:ascii="Arial" w:hAnsi="Arial" w:cs="Arial"/>
          <w:sz w:val="24"/>
          <w:szCs w:val="24"/>
        </w:rPr>
        <w:t>sử dụng ví Oracle phía máy khách. Ví tiền của Oracle là một thùng chứa phần mềm bảo mật lưu trữ chứng thực và ký thông tin đăng nhập cần thiết để người dùng đăng nhập.</w:t>
      </w:r>
    </w:p>
    <w:p w14:paraId="0903A077" w14:textId="77777777" w:rsidR="009E5ED6" w:rsidRPr="00C437F4" w:rsidRDefault="009E5ED6" w:rsidP="005A2410">
      <w:pPr>
        <w:rPr>
          <w:rFonts w:ascii="Arial" w:hAnsi="Arial" w:cs="Arial"/>
          <w:sz w:val="24"/>
          <w:szCs w:val="24"/>
        </w:rPr>
      </w:pPr>
    </w:p>
    <w:p w14:paraId="5DB378C4" w14:textId="08B02D40" w:rsidR="005A2410" w:rsidRDefault="005A2410" w:rsidP="009E5ED6">
      <w:pPr>
        <w:ind w:left="720"/>
        <w:rPr>
          <w:rFonts w:ascii="Arial" w:hAnsi="Arial" w:cs="Arial"/>
          <w:sz w:val="24"/>
          <w:szCs w:val="24"/>
        </w:rPr>
      </w:pPr>
      <w:r w:rsidRPr="00C437F4">
        <w:rPr>
          <w:rFonts w:ascii="Arial" w:hAnsi="Arial" w:cs="Arial"/>
          <w:sz w:val="24"/>
          <w:szCs w:val="24"/>
        </w:rPr>
        <w:t>Xem "Quản lý kho mật khẩu bên ngoài bảo mật cho thông tin đăng nhập mật khẩu" trên trang 3-16 để biết thêm thông tin về cửa hàng mật khẩu an toàn bên ngoài. Xem thêm Hướng dẫn của quản trị viên bảo mật nâng cao cơ sở dữ liệu Oracle để biết thông tin về cách sử dụng Oracle Wallet Manager để cấu hình các ví Oracle.</w:t>
      </w:r>
    </w:p>
    <w:p w14:paraId="69C49A95" w14:textId="77777777" w:rsidR="009E5ED6" w:rsidRPr="00C437F4" w:rsidRDefault="009E5ED6" w:rsidP="005A2410">
      <w:pPr>
        <w:ind w:firstLine="720"/>
        <w:rPr>
          <w:rFonts w:ascii="Arial" w:hAnsi="Arial" w:cs="Arial"/>
          <w:sz w:val="24"/>
          <w:szCs w:val="24"/>
        </w:rPr>
      </w:pPr>
    </w:p>
    <w:p w14:paraId="492CECD7"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cách sử dụng tiện ích orapwd</w:t>
      </w:r>
    </w:p>
    <w:p w14:paraId="5B86D4B0" w14:textId="52662076" w:rsidR="005A2410" w:rsidRDefault="005A2410" w:rsidP="009E5ED6">
      <w:pPr>
        <w:ind w:left="720"/>
        <w:rPr>
          <w:rFonts w:ascii="Arial" w:hAnsi="Arial" w:cs="Arial"/>
          <w:sz w:val="24"/>
          <w:szCs w:val="24"/>
        </w:rPr>
      </w:pPr>
      <w:r w:rsidRPr="00C437F4">
        <w:rPr>
          <w:rFonts w:ascii="Arial" w:hAnsi="Arial" w:cs="Arial"/>
          <w:sz w:val="24"/>
          <w:szCs w:val="24"/>
        </w:rPr>
        <w:t>Bạn có thể tạo tệp mật khẩu cho người dùng cần kết nối với ứng dụng bằng đặc quyền SYSDBA hoặc SYSOPER qua mạng. Để tạo tệp mật khẩu, hãy sử dụng tiện ích ORAPWD. Xem Hướng dẫn của quản trị viên cơ sở dữ liệu Oracle để biết thêm thông tin về cách tạo và duy trì tệp mật khẩu.</w:t>
      </w:r>
    </w:p>
    <w:p w14:paraId="57F8AFC5" w14:textId="77777777" w:rsidR="009E5ED6" w:rsidRPr="00C437F4" w:rsidRDefault="009E5ED6" w:rsidP="005A2410">
      <w:pPr>
        <w:rPr>
          <w:rFonts w:ascii="Arial" w:hAnsi="Arial" w:cs="Arial"/>
          <w:sz w:val="24"/>
          <w:szCs w:val="24"/>
        </w:rPr>
      </w:pPr>
    </w:p>
    <w:p w14:paraId="5E9A42F2"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mật khẩu đọc trong Java</w:t>
      </w:r>
    </w:p>
    <w:p w14:paraId="5F07240A"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color w:val="4BACC6" w:themeColor="accent5"/>
          <w:sz w:val="24"/>
          <w:szCs w:val="24"/>
        </w:rPr>
        <w:t xml:space="preserve">Ví dụ 5-1 </w:t>
      </w:r>
      <w:r w:rsidRPr="00C437F4">
        <w:rPr>
          <w:rFonts w:ascii="Arial" w:hAnsi="Arial" w:cs="Arial"/>
          <w:sz w:val="24"/>
          <w:szCs w:val="24"/>
        </w:rPr>
        <w:t>minh họa cách tạo một gói Java có thể được sử dụng để đọc mật khẩu.</w:t>
      </w:r>
    </w:p>
    <w:p w14:paraId="2FFE8394" w14:textId="77777777" w:rsidR="005A2410" w:rsidRPr="00C437F4" w:rsidRDefault="005A2410" w:rsidP="005A2410">
      <w:pPr>
        <w:rPr>
          <w:rFonts w:ascii="Arial" w:hAnsi="Arial" w:cs="Arial"/>
          <w:b/>
          <w:sz w:val="24"/>
          <w:szCs w:val="24"/>
        </w:rPr>
      </w:pPr>
      <w:r w:rsidRPr="00C437F4">
        <w:rPr>
          <w:rFonts w:ascii="Arial" w:hAnsi="Arial" w:cs="Arial"/>
          <w:b/>
          <w:sz w:val="24"/>
          <w:szCs w:val="24"/>
        </w:rPr>
        <w:tab/>
        <w:t>Ví dụ 5-1 Mã Java để đọc mật khẩu</w:t>
      </w:r>
    </w:p>
    <w:p w14:paraId="520A867A" w14:textId="77777777" w:rsidR="005A2410" w:rsidRPr="00C437F4" w:rsidRDefault="005A2410" w:rsidP="005A2410">
      <w:pPr>
        <w:rPr>
          <w:rFonts w:ascii="Arial" w:hAnsi="Arial" w:cs="Arial"/>
          <w:sz w:val="20"/>
          <w:szCs w:val="20"/>
        </w:rPr>
      </w:pPr>
      <w:r w:rsidRPr="00C437F4">
        <w:rPr>
          <w:rFonts w:ascii="Arial" w:hAnsi="Arial" w:cs="Arial"/>
          <w:sz w:val="20"/>
          <w:szCs w:val="20"/>
        </w:rPr>
        <w:t>// Change the following line to a name for your version of this package</w:t>
      </w:r>
    </w:p>
    <w:p w14:paraId="78D5DB9F" w14:textId="77777777" w:rsidR="005A2410" w:rsidRPr="00C437F4" w:rsidRDefault="005A2410" w:rsidP="005A2410">
      <w:pPr>
        <w:rPr>
          <w:rFonts w:ascii="Arial" w:hAnsi="Arial" w:cs="Arial"/>
          <w:sz w:val="20"/>
          <w:szCs w:val="20"/>
        </w:rPr>
      </w:pPr>
      <w:r w:rsidRPr="00C437F4">
        <w:rPr>
          <w:rFonts w:ascii="Arial" w:hAnsi="Arial" w:cs="Arial"/>
          <w:sz w:val="20"/>
          <w:szCs w:val="20"/>
        </w:rPr>
        <w:t>package passwords.sysman.emSDK.util.signing;</w:t>
      </w:r>
    </w:p>
    <w:p w14:paraId="3F5752C8" w14:textId="77777777" w:rsidR="005A2410" w:rsidRPr="00C437F4" w:rsidRDefault="005A2410" w:rsidP="005A2410">
      <w:pPr>
        <w:rPr>
          <w:rFonts w:ascii="Arial" w:hAnsi="Arial" w:cs="Arial"/>
          <w:sz w:val="20"/>
          <w:szCs w:val="20"/>
        </w:rPr>
      </w:pPr>
    </w:p>
    <w:p w14:paraId="140F8B6A"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java.io.IOException;</w:t>
      </w:r>
    </w:p>
    <w:p w14:paraId="3364234C"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java.io.PrintStream;</w:t>
      </w:r>
    </w:p>
    <w:p w14:paraId="23AAE085"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java.io.PushbackInputStream;</w:t>
      </w:r>
    </w:p>
    <w:p w14:paraId="6D7413D9"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java.util.Arrays;</w:t>
      </w:r>
    </w:p>
    <w:p w14:paraId="192A5B4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FB83FD"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34033D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static readPassword method in this class issues a password prompt</w:t>
      </w:r>
    </w:p>
    <w:p w14:paraId="7B539C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on the console output and returns the char array password</w:t>
      </w:r>
    </w:p>
    <w:p w14:paraId="519DFE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entered by the user on the console input.</w:t>
      </w:r>
    </w:p>
    <w:p w14:paraId="353CE1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BAA056E" w14:textId="77777777" w:rsidR="005A2410" w:rsidRPr="00C437F4" w:rsidRDefault="005A2410" w:rsidP="005A2410">
      <w:pPr>
        <w:rPr>
          <w:rFonts w:ascii="Arial" w:hAnsi="Arial" w:cs="Arial"/>
          <w:sz w:val="20"/>
          <w:szCs w:val="20"/>
        </w:rPr>
      </w:pPr>
      <w:r w:rsidRPr="00C437F4">
        <w:rPr>
          <w:rFonts w:ascii="Arial" w:hAnsi="Arial" w:cs="Arial"/>
          <w:sz w:val="20"/>
          <w:szCs w:val="20"/>
        </w:rPr>
        <w:t>public final class ReadPassword {</w:t>
      </w:r>
    </w:p>
    <w:p w14:paraId="449F42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C7E8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2A48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Test driver for readPassword method.</w:t>
      </w:r>
    </w:p>
    <w:p w14:paraId="4D227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args the command line args</w:t>
      </w:r>
    </w:p>
    <w:p w14:paraId="3EC30D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F4F7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void main(String[] args) {</w:t>
      </w:r>
    </w:p>
    <w:p w14:paraId="5FC95E5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char[] pass = ReadPassword.readPassword("Enter password: ");</w:t>
      </w:r>
    </w:p>
    <w:p w14:paraId="4B344C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just entered is \""</w:t>
      </w:r>
    </w:p>
    <w:p w14:paraId="3077F17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new String(pass) + "\"");</w:t>
      </w:r>
    </w:p>
    <w:p w14:paraId="04776C7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length is " + pass.length);</w:t>
      </w:r>
    </w:p>
    <w:p w14:paraId="74893C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FE93660" w14:textId="77777777" w:rsidR="005A2410" w:rsidRPr="00C437F4" w:rsidRDefault="005A2410" w:rsidP="005A2410">
      <w:pPr>
        <w:rPr>
          <w:rFonts w:ascii="Arial" w:hAnsi="Arial" w:cs="Arial"/>
          <w:sz w:val="20"/>
          <w:szCs w:val="20"/>
        </w:rPr>
      </w:pPr>
      <w:r w:rsidRPr="00C437F4">
        <w:rPr>
          <w:rFonts w:ascii="Arial" w:hAnsi="Arial" w:cs="Arial"/>
          <w:sz w:val="20"/>
          <w:szCs w:val="20"/>
        </w:rPr>
        <w:t>* Issues a password prompt on the console output and returns</w:t>
      </w:r>
    </w:p>
    <w:p w14:paraId="40D7DB0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password entered by the user on the console input.</w:t>
      </w:r>
    </w:p>
    <w:p w14:paraId="33F9EF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password is not displayed on the console (chars are not echoed).</w:t>
      </w:r>
    </w:p>
    <w:p w14:paraId="166B091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As soon as the returned char array is not needed,</w:t>
      </w:r>
    </w:p>
    <w:p w14:paraId="2349B9F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it should be erased for security reasons (Arrays.fill(charArr, ' '));</w:t>
      </w:r>
    </w:p>
    <w:p w14:paraId="5E70DC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 password should never be stored as a java String.</w:t>
      </w:r>
    </w:p>
    <w:p w14:paraId="2ACAE0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0214B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Note that Java 6 has a Console class with a readPassword method,</w:t>
      </w:r>
    </w:p>
    <w:p w14:paraId="1EE24B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but there is no equivalent in Java 5 or Java 1.4.</w:t>
      </w:r>
    </w:p>
    <w:p w14:paraId="6A6850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readPassword method here is based on Sun's suggestions at</w:t>
      </w:r>
    </w:p>
    <w:p w14:paraId="3EECF9EF" w14:textId="77777777" w:rsidR="005A2410" w:rsidRPr="00C437F4" w:rsidRDefault="005A2410" w:rsidP="005A2410">
      <w:pPr>
        <w:rPr>
          <w:rFonts w:ascii="Arial" w:hAnsi="Arial" w:cs="Arial"/>
          <w:sz w:val="20"/>
          <w:szCs w:val="20"/>
        </w:rPr>
      </w:pPr>
      <w:r w:rsidRPr="00C437F4">
        <w:rPr>
          <w:rFonts w:ascii="Arial" w:hAnsi="Arial" w:cs="Arial"/>
          <w:sz w:val="20"/>
          <w:szCs w:val="20"/>
        </w:rPr>
        <w:t>* http://java.sun.com/developer/technicalArticles/Security/pwordmask.</w:t>
      </w:r>
    </w:p>
    <w:p w14:paraId="243D18E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6F1DA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prompt the password prompt to issue</w:t>
      </w:r>
    </w:p>
    <w:p w14:paraId="1747B1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new char array containing the password</w:t>
      </w:r>
    </w:p>
    <w:p w14:paraId="346577A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ACD7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CB97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final char[] readPassword(String prompt)</w:t>
      </w:r>
    </w:p>
    <w:p w14:paraId="058BB1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5B3671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2A454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StreamMasker masker = new StreamMasker(System.out, prompt);</w:t>
      </w:r>
    </w:p>
    <w:p w14:paraId="054BD7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 threadMasking = new Thread(masker);</w:t>
      </w:r>
    </w:p>
    <w:p w14:paraId="49A65B0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firstByte = -1;</w:t>
      </w:r>
    </w:p>
    <w:p w14:paraId="0DFE4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PushbackInputStream inStream = null;</w:t>
      </w:r>
    </w:p>
    <w:p w14:paraId="701142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3292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threadMasking.start();</w:t>
      </w:r>
    </w:p>
    <w:p w14:paraId="6C2C42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 = new PushbackInputStream(System.in);</w:t>
      </w:r>
    </w:p>
    <w:p w14:paraId="7901D8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firstByte = inStream.read();</w:t>
      </w:r>
    </w:p>
    <w:p w14:paraId="56D08A6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195B465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masker.stopMasking();</w:t>
      </w:r>
    </w:p>
    <w:p w14:paraId="5DA69A8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81F5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23C6F4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threadMasking.join();</w:t>
      </w:r>
    </w:p>
    <w:p w14:paraId="22A958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e) {</w:t>
      </w:r>
    </w:p>
    <w:p w14:paraId="55B5EB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RuntimeException("Interrupt occurred when reading password");</w:t>
      </w:r>
    </w:p>
    <w:p w14:paraId="3F19E55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F7F72F9" w14:textId="77777777" w:rsidR="005A2410" w:rsidRPr="00C437F4" w:rsidRDefault="005A2410" w:rsidP="005A2410">
      <w:pPr>
        <w:rPr>
          <w:rFonts w:ascii="Arial" w:hAnsi="Arial" w:cs="Arial"/>
          <w:sz w:val="20"/>
          <w:szCs w:val="20"/>
        </w:rPr>
      </w:pPr>
      <w:r w:rsidRPr="00C437F4">
        <w:rPr>
          <w:rFonts w:ascii="Arial" w:hAnsi="Arial" w:cs="Arial"/>
          <w:sz w:val="20"/>
          <w:szCs w:val="20"/>
        </w:rPr>
        <w:t>if (firstByte == -1) {</w:t>
      </w:r>
    </w:p>
    <w:p w14:paraId="376AA1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input ended unexpectedly");</w:t>
      </w:r>
    </w:p>
    <w:p w14:paraId="10CD620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58C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(System.out.checkError()) {</w:t>
      </w:r>
    </w:p>
    <w:p w14:paraId="4B69E59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password prompt output error");</w:t>
      </w:r>
    </w:p>
    <w:p w14:paraId="389963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7E1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inStream.unread(firstByte);</w:t>
      </w:r>
    </w:p>
    <w:p w14:paraId="53CC5F7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readLineSecure(inStream);</w:t>
      </w:r>
    </w:p>
    <w:p w14:paraId="627761D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F29B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catch (IOException e) {</w:t>
      </w:r>
    </w:p>
    <w:p w14:paraId="2E4C0D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36A527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8E22A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9145F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B366E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BCB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Reads one line from an input stream into a char array in a secure way</w:t>
      </w:r>
    </w:p>
    <w:p w14:paraId="3B0724C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suitable for reading a password.</w:t>
      </w:r>
    </w:p>
    <w:p w14:paraId="1C1A0E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will never contain a '\n' or '\r'.</w:t>
      </w:r>
    </w:p>
    <w:p w14:paraId="2EB5BC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F6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inStream the pushback input stream</w:t>
      </w:r>
    </w:p>
    <w:p w14:paraId="3E39FC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line as a char array, not including end-of-line-chars;</w:t>
      </w:r>
    </w:p>
    <w:p w14:paraId="5191860B"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 never null, but may be zero length array</w:t>
      </w:r>
    </w:p>
    <w:p w14:paraId="56D02C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B58BD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67C9135" w14:textId="77777777" w:rsidR="005A2410" w:rsidRPr="00C437F4" w:rsidRDefault="005A2410" w:rsidP="005A2410">
      <w:pPr>
        <w:rPr>
          <w:rFonts w:ascii="Arial" w:hAnsi="Arial" w:cs="Arial"/>
          <w:sz w:val="20"/>
          <w:szCs w:val="20"/>
        </w:rPr>
      </w:pPr>
      <w:r w:rsidRPr="00C437F4">
        <w:rPr>
          <w:rFonts w:ascii="Arial" w:hAnsi="Arial" w:cs="Arial"/>
          <w:sz w:val="20"/>
          <w:szCs w:val="20"/>
        </w:rPr>
        <w:t>private static final char[] readLineSecure(PushbackInputStream inStream)</w:t>
      </w:r>
    </w:p>
    <w:p w14:paraId="53DB8E5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8F0BBF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(inStream == null) {</w:t>
      </w:r>
    </w:p>
    <w:p w14:paraId="3668693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RuntimeException("readLineSecure inStream is null");</w:t>
      </w:r>
    </w:p>
    <w:p w14:paraId="5E9A604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36CDEE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2AF626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 = null;</w:t>
      </w:r>
    </w:p>
    <w:p w14:paraId="7D60307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E300D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new char[128];</w:t>
      </w:r>
    </w:p>
    <w:p w14:paraId="448425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offset = 0;</w:t>
      </w:r>
    </w:p>
    <w:p w14:paraId="1CA151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EOL is '\n' (unix), '\r\n' (windows), '\r' (mac)</w:t>
      </w:r>
    </w:p>
    <w:p w14:paraId="73C1E143" w14:textId="77777777" w:rsidR="005A2410" w:rsidRPr="00C437F4" w:rsidRDefault="005A2410" w:rsidP="005A2410">
      <w:pPr>
        <w:rPr>
          <w:rFonts w:ascii="Arial" w:hAnsi="Arial" w:cs="Arial"/>
          <w:sz w:val="20"/>
          <w:szCs w:val="20"/>
        </w:rPr>
      </w:pPr>
      <w:r w:rsidRPr="00C437F4">
        <w:rPr>
          <w:rFonts w:ascii="Arial" w:hAnsi="Arial" w:cs="Arial"/>
          <w:sz w:val="20"/>
          <w:szCs w:val="20"/>
        </w:rPr>
        <w:t>loop:</w:t>
      </w:r>
    </w:p>
    <w:p w14:paraId="6FEBC8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(true) {</w:t>
      </w:r>
    </w:p>
    <w:p w14:paraId="4369F0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 = inStream.read();</w:t>
      </w:r>
    </w:p>
    <w:p w14:paraId="5231071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switch (c) {</w:t>
      </w:r>
    </w:p>
    <w:p w14:paraId="3DE984B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-1:</w:t>
      </w:r>
    </w:p>
    <w:p w14:paraId="429499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'\n':</w:t>
      </w:r>
    </w:p>
    <w:p w14:paraId="59C7038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42DE905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'\r':</w:t>
      </w:r>
    </w:p>
    <w:p w14:paraId="6F53DB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c2 = inStream.read();</w:t>
      </w:r>
    </w:p>
    <w:p w14:paraId="7F0F26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((c2 != '\n') &amp;&amp; (c2 != -1))</w:t>
      </w:r>
    </w:p>
    <w:p w14:paraId="033D422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inStream.unread(c2);</w:t>
      </w:r>
    </w:p>
    <w:p w14:paraId="601F6E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30D0453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default:</w:t>
      </w:r>
    </w:p>
    <w:p w14:paraId="40FC81C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checkBuffer(buffer, offset);</w:t>
      </w:r>
    </w:p>
    <w:p w14:paraId="320AD87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buffer[offset++] = (char) c;</w:t>
      </w:r>
    </w:p>
    <w:p w14:paraId="651E9FF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w:t>
      </w:r>
    </w:p>
    <w:p w14:paraId="62EBF8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1A4BB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7AC31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result = new char[offset];</w:t>
      </w:r>
    </w:p>
    <w:p w14:paraId="23EE9C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result, 0, offset);</w:t>
      </w:r>
    </w:p>
    <w:p w14:paraId="13E720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result;</w:t>
      </w:r>
    </w:p>
    <w:p w14:paraId="24D122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6260B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finally {</w:t>
      </w:r>
    </w:p>
    <w:p w14:paraId="7C95114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(buffer != null)</w:t>
      </w:r>
    </w:p>
    <w:p w14:paraId="7DC3FB4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628C89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7917D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495500D" w14:textId="77777777" w:rsidR="005A2410" w:rsidRPr="00C437F4" w:rsidRDefault="005A2410" w:rsidP="005A2410">
      <w:pPr>
        <w:rPr>
          <w:rFonts w:ascii="Arial" w:hAnsi="Arial" w:cs="Arial"/>
          <w:sz w:val="20"/>
          <w:szCs w:val="20"/>
        </w:rPr>
      </w:pPr>
      <w:r w:rsidRPr="00C437F4">
        <w:rPr>
          <w:rFonts w:ascii="Arial" w:hAnsi="Arial" w:cs="Arial"/>
          <w:sz w:val="20"/>
          <w:szCs w:val="20"/>
        </w:rPr>
        <w:t>catch (IOException e) {</w:t>
      </w:r>
    </w:p>
    <w:p w14:paraId="1F2CE99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190A7B8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232E2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532F7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F5102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1E0376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is a helper method for readLineSecure.</w:t>
      </w:r>
    </w:p>
    <w:p w14:paraId="71BA70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6DDD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buffer the current char buffer</w:t>
      </w:r>
    </w:p>
    <w:p w14:paraId="49E5429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offset the current position in the buffer</w:t>
      </w:r>
    </w:p>
    <w:p w14:paraId="7B39B7B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the current buffer if it is not yet full;</w:t>
      </w:r>
    </w:p>
    <w:p w14:paraId="704994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otherwise return a larger buffer initialized with a copy</w:t>
      </w:r>
    </w:p>
    <w:p w14:paraId="51DEC5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of the current buffer and then erase the current buffer</w:t>
      </w:r>
    </w:p>
    <w:p w14:paraId="6A460D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1C7343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2218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char[] checkBuffer(char[] buffer, int offset)</w:t>
      </w:r>
    </w:p>
    <w:p w14:paraId="3FFE0F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w:t>
      </w:r>
    </w:p>
    <w:p w14:paraId="1094C7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C11DDF" w14:textId="77777777" w:rsidR="005A2410" w:rsidRPr="00C437F4" w:rsidRDefault="005A2410" w:rsidP="005A2410">
      <w:pPr>
        <w:rPr>
          <w:rFonts w:ascii="Arial" w:hAnsi="Arial" w:cs="Arial"/>
          <w:sz w:val="20"/>
          <w:szCs w:val="20"/>
        </w:rPr>
      </w:pPr>
      <w:r w:rsidRPr="00C437F4">
        <w:rPr>
          <w:rFonts w:ascii="Arial" w:hAnsi="Arial" w:cs="Arial"/>
          <w:sz w:val="20"/>
          <w:szCs w:val="20"/>
        </w:rPr>
        <w:t>if (buffer == null)</w:t>
      </w:r>
    </w:p>
    <w:p w14:paraId="29A3C2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buffer is null");</w:t>
      </w:r>
    </w:p>
    <w:p w14:paraId="0A5C8A0C"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if (offset &lt; 0)</w:t>
      </w:r>
    </w:p>
    <w:p w14:paraId="1B2898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offset is negative");</w:t>
      </w:r>
    </w:p>
    <w:p w14:paraId="7F5FB1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(offset &lt; buffer.length)</w:t>
      </w:r>
    </w:p>
    <w:p w14:paraId="151ED6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w:t>
      </w:r>
    </w:p>
    <w:p w14:paraId="5B08DA7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else {</w:t>
      </w:r>
    </w:p>
    <w:p w14:paraId="7DB30A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89F602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bufferNew = new char[offset + 128];</w:t>
      </w:r>
    </w:p>
    <w:p w14:paraId="7539725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bufferNew, 0, buffer.length);</w:t>
      </w:r>
    </w:p>
    <w:p w14:paraId="37E4653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bufferNew;</w:t>
      </w:r>
    </w:p>
    <w:p w14:paraId="500B171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5481A4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0C991F1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B16B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0B438E4"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1CF729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0F9D6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BA242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private class prints a one line prompt</w:t>
      </w:r>
    </w:p>
    <w:p w14:paraId="3ADF44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and erases reply chars echoed to the console.</w:t>
      </w:r>
    </w:p>
    <w:p w14:paraId="224689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7222E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class StreamMasker</w:t>
      </w:r>
    </w:p>
    <w:p w14:paraId="4561D6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extends Thread {</w:t>
      </w:r>
    </w:p>
    <w:p w14:paraId="55628A9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String BLANKS = StreamMasker.repeatChars(' ', 10);</w:t>
      </w:r>
    </w:p>
    <w:p w14:paraId="406A86B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m_promptOverwrite;</w:t>
      </w:r>
    </w:p>
    <w:p w14:paraId="51BECA2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m_setCursorToStart;</w:t>
      </w:r>
    </w:p>
    <w:p w14:paraId="1F5D684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PrintStream m_out;</w:t>
      </w:r>
    </w:p>
    <w:p w14:paraId="5D760A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volatile boolean m_doMasking;</w:t>
      </w:r>
    </w:p>
    <w:p w14:paraId="1489AF0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10D1E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67389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Constructor.</w:t>
      </w:r>
    </w:p>
    <w:p w14:paraId="65F2ED4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864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136E7E7" w14:textId="77777777" w:rsidR="005A2410" w:rsidRPr="00C437F4" w:rsidRDefault="005A2410" w:rsidP="005A2410">
      <w:pPr>
        <w:rPr>
          <w:rFonts w:ascii="Arial" w:hAnsi="Arial" w:cs="Arial"/>
          <w:sz w:val="20"/>
          <w:szCs w:val="20"/>
        </w:rPr>
      </w:pPr>
      <w:r w:rsidRPr="00C437F4">
        <w:rPr>
          <w:rFonts w:ascii="Arial" w:hAnsi="Arial" w:cs="Arial"/>
          <w:sz w:val="20"/>
          <w:szCs w:val="20"/>
        </w:rPr>
        <w:t>public StreamMasker(PrintStream outPrint, String prompt)</w:t>
      </w:r>
    </w:p>
    <w:p w14:paraId="726B54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A8AD73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(outPrint == null)</w:t>
      </w:r>
    </w:p>
    <w:p w14:paraId="5B7012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outPrint is null");</w:t>
      </w:r>
    </w:p>
    <w:p w14:paraId="757EF2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 == null)</w:t>
      </w:r>
    </w:p>
    <w:p w14:paraId="2218C77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is null");</w:t>
      </w:r>
    </w:p>
    <w:p w14:paraId="2BAA26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(prompt.indexOf('\r') != -1)</w:t>
      </w:r>
    </w:p>
    <w:p w14:paraId="39A08F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CR");</w:t>
      </w:r>
    </w:p>
    <w:p w14:paraId="5F9E84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(prompt.indexOf('\n') != -1)</w:t>
      </w:r>
    </w:p>
    <w:p w14:paraId="5F3FBBD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NL");</w:t>
      </w:r>
    </w:p>
    <w:p w14:paraId="2B16A0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 = outPrint;</w:t>
      </w:r>
    </w:p>
    <w:p w14:paraId="1E19C2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m_setCursorToStart = StreamMasker.repeatChars('\010',</w:t>
      </w:r>
    </w:p>
    <w:p w14:paraId="5D38FF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prompt.length() + BLANKS.length());</w:t>
      </w:r>
    </w:p>
    <w:p w14:paraId="6EC1A03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m_promptOverwrite = m_setCursorToStart + prompt + BLANKS</w:t>
      </w:r>
    </w:p>
    <w:p w14:paraId="152C623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m_setCursorToStart + prompt;</w:t>
      </w:r>
    </w:p>
    <w:p w14:paraId="62C13BD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A2168B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EBC1F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0BDA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Begin masking until asked to stop.</w:t>
      </w:r>
    </w:p>
    <w:p w14:paraId="4BBE9E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6AE036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8A8223" w14:textId="77777777" w:rsidR="005A2410" w:rsidRPr="00C437F4" w:rsidRDefault="005A2410" w:rsidP="005A2410">
      <w:pPr>
        <w:rPr>
          <w:rFonts w:ascii="Arial" w:hAnsi="Arial" w:cs="Arial"/>
          <w:sz w:val="20"/>
          <w:szCs w:val="20"/>
        </w:rPr>
      </w:pPr>
      <w:r w:rsidRPr="00C437F4">
        <w:rPr>
          <w:rFonts w:ascii="Arial" w:hAnsi="Arial" w:cs="Arial"/>
          <w:sz w:val="20"/>
          <w:szCs w:val="20"/>
        </w:rPr>
        <w:t>public void run()</w:t>
      </w:r>
    </w:p>
    <w:p w14:paraId="7AAF37E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EFF91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priorityOriginal = Thread.currentThread().getPriority();</w:t>
      </w:r>
    </w:p>
    <w:p w14:paraId="1D75F3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Thread.currentThread().setPriority(Thread.MAX_PRIORITY);</w:t>
      </w:r>
    </w:p>
    <w:p w14:paraId="5108FF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4F2B0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true;</w:t>
      </w:r>
    </w:p>
    <w:p w14:paraId="353340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(m_doMasking) {</w:t>
      </w:r>
    </w:p>
    <w:p w14:paraId="0A31EF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m_out.print(m_promptOverwrite);</w:t>
      </w:r>
    </w:p>
    <w:p w14:paraId="38CBD2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(m_out.checkError())</w:t>
      </w:r>
    </w:p>
    <w:p w14:paraId="7E4D700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throw new RuntimeException("Console output error writing prompt");</w:t>
      </w:r>
    </w:p>
    <w:p w14:paraId="7BCEF49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4D8AF67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Thread.currentThread().sleep(1);</w:t>
      </w:r>
    </w:p>
    <w:p w14:paraId="671EEF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ie) {</w:t>
      </w:r>
    </w:p>
    <w:p w14:paraId="28E835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Thread.currentThread().interrupt();</w:t>
      </w:r>
    </w:p>
    <w:p w14:paraId="6F5D96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w:t>
      </w:r>
    </w:p>
    <w:p w14:paraId="747432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8D2A1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392A77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m_out.print(m_setCursorToStart);</w:t>
      </w:r>
    </w:p>
    <w:p w14:paraId="1C2EA2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441F92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Thread.currentThread().setPriority(priorityOriginal);</w:t>
      </w:r>
    </w:p>
    <w:p w14:paraId="0A5490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2CD60"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42CDC6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B4D81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7939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Instructs the thread to stop masking.</w:t>
      </w:r>
    </w:p>
    <w:p w14:paraId="20A8DE3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6142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void stopMasking() {</w:t>
      </w:r>
    </w:p>
    <w:p w14:paraId="734EE72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false;</w:t>
      </w:r>
    </w:p>
    <w:p w14:paraId="3507DA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49E3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BB389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37806F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Returns a repeated char string.</w:t>
      </w:r>
    </w:p>
    <w:p w14:paraId="7EAF74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0FF6B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c the char to repeat</w:t>
      </w:r>
    </w:p>
    <w:p w14:paraId="7B77B5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length the number of times to repeat the char</w:t>
      </w:r>
    </w:p>
    <w:p w14:paraId="3A6D4C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E13C86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7FC39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String repeatChars(char c, int length)</w:t>
      </w:r>
    </w:p>
    <w:p w14:paraId="123EE5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1FAAF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(length &lt; 0)</w:t>
      </w:r>
    </w:p>
    <w:p w14:paraId="593D7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RuntimeException("repeatChars length is negative");</w:t>
      </w:r>
    </w:p>
    <w:p w14:paraId="25E359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StringBuffer sb = new StringBuffer(length);</w:t>
      </w:r>
    </w:p>
    <w:p w14:paraId="1DE981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for (int i = 0; i &lt; length; i++)</w:t>
      </w:r>
    </w:p>
    <w:p w14:paraId="221F0D0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sb.append(c);</w:t>
      </w:r>
    </w:p>
    <w:p w14:paraId="1C44867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sb.toString();</w:t>
      </w:r>
    </w:p>
    <w:p w14:paraId="0BE7357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FF9B1A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2019D8"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0F8C61B1"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đặc quyền ứng dụng</w:t>
      </w:r>
    </w:p>
    <w:p w14:paraId="178C7E32" w14:textId="0145E4C1" w:rsidR="005A2410" w:rsidRDefault="005A2410" w:rsidP="009E5ED6">
      <w:pPr>
        <w:ind w:left="720"/>
        <w:rPr>
          <w:rFonts w:ascii="Arial" w:hAnsi="Arial" w:cs="Arial"/>
          <w:sz w:val="24"/>
          <w:szCs w:val="24"/>
        </w:rPr>
      </w:pPr>
      <w:r w:rsidRPr="00C437F4">
        <w:rPr>
          <w:rFonts w:ascii="Arial" w:hAnsi="Arial" w:cs="Arial"/>
          <w:sz w:val="24"/>
          <w:szCs w:val="24"/>
        </w:rPr>
        <w:t>Hầu hết các ứng dụng cơ sở dữ liệu bao gồm các đặc quyền khác nhau trên các đối tượng lược đồ khác nhau Việc theo dõi các đặc quyền được yêu cầu cho mỗi ứng dụng có thể phức tạp. Ngoài ra, việc cho phép người dùng chạy một ứng dụng có thể liên quan đến nhiều hoạt động GRANT.</w:t>
      </w:r>
    </w:p>
    <w:p w14:paraId="71657DB4" w14:textId="77777777" w:rsidR="009E5ED6" w:rsidRPr="00C437F4" w:rsidRDefault="009E5ED6" w:rsidP="005A2410">
      <w:pPr>
        <w:ind w:firstLine="720"/>
        <w:rPr>
          <w:rFonts w:ascii="Arial" w:hAnsi="Arial" w:cs="Arial"/>
          <w:sz w:val="24"/>
          <w:szCs w:val="24"/>
        </w:rPr>
      </w:pPr>
    </w:p>
    <w:p w14:paraId="03D2152A" w14:textId="05E6A07D" w:rsidR="005A2410" w:rsidRDefault="005A2410" w:rsidP="009E5ED6">
      <w:pPr>
        <w:ind w:left="720"/>
        <w:rPr>
          <w:rFonts w:ascii="Arial" w:hAnsi="Arial" w:cs="Arial"/>
          <w:sz w:val="24"/>
          <w:szCs w:val="24"/>
        </w:rPr>
      </w:pPr>
      <w:r w:rsidRPr="00C437F4">
        <w:rPr>
          <w:rFonts w:ascii="Arial" w:hAnsi="Arial" w:cs="Arial"/>
          <w:sz w:val="24"/>
          <w:szCs w:val="24"/>
        </w:rPr>
        <w:t>Để đơn giản hóa việc quản lý đặc quyền ứng dụng, bạn có thể tạo một vai trò cho mỗi ứng dụng và cấp vai trò đó tất cả các đặc quyền mà người dùng phải chạy ứng dụng. Trong thực tế, một ứng dụng có thể có một số vai trò, mỗi ứng dụng được cấp một tập con đặc quyền cụ thể cho phép các khả năng lớn hơn hoặc ít hơn trong khi chạy ứng dụng.</w:t>
      </w:r>
    </w:p>
    <w:p w14:paraId="7BA796FA" w14:textId="77777777" w:rsidR="009E5ED6" w:rsidRPr="00C437F4" w:rsidRDefault="009E5ED6" w:rsidP="005A2410">
      <w:pPr>
        <w:ind w:firstLine="720"/>
        <w:rPr>
          <w:rFonts w:ascii="Arial" w:hAnsi="Arial" w:cs="Arial"/>
          <w:sz w:val="24"/>
          <w:szCs w:val="24"/>
        </w:rPr>
      </w:pPr>
    </w:p>
    <w:p w14:paraId="2D82AD4C" w14:textId="5D5286CF" w:rsidR="005A2410" w:rsidRDefault="005A2410" w:rsidP="009E5ED6">
      <w:pPr>
        <w:ind w:left="720"/>
        <w:rPr>
          <w:rFonts w:ascii="Arial" w:hAnsi="Arial" w:cs="Arial"/>
          <w:sz w:val="24"/>
          <w:szCs w:val="24"/>
        </w:rPr>
      </w:pPr>
      <w:r w:rsidRPr="00C437F4">
        <w:rPr>
          <w:rFonts w:ascii="Arial" w:hAnsi="Arial" w:cs="Arial"/>
          <w:sz w:val="24"/>
          <w:szCs w:val="24"/>
        </w:rPr>
        <w:t>Ví dụ, giả sử mọi trợ lý hành chính sử dụng ứng dụng Nghỉ để ghi lại các kỳ nghỉ được thực hiện bởi các thành viên của bộ phận. Để quản lý tốt nhất ứng dụng này, bạn nên:</w:t>
      </w:r>
    </w:p>
    <w:p w14:paraId="420AA145" w14:textId="77777777" w:rsidR="009E5ED6" w:rsidRPr="00C437F4" w:rsidRDefault="009E5ED6" w:rsidP="005A2410">
      <w:pPr>
        <w:ind w:firstLine="720"/>
        <w:rPr>
          <w:rFonts w:ascii="Arial" w:hAnsi="Arial" w:cs="Arial"/>
          <w:sz w:val="24"/>
          <w:szCs w:val="24"/>
        </w:rPr>
      </w:pPr>
    </w:p>
    <w:p w14:paraId="093F0990"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VACATION.</w:t>
      </w:r>
    </w:p>
    <w:p w14:paraId="525EA1B1"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tất cả các đặc quyền theo yêu cầu của ứng dụng Nghỉ vào vai trò VACATION.</w:t>
      </w:r>
    </w:p>
    <w:p w14:paraId="136DEEFA"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lastRenderedPageBreak/>
        <w:t>Cấp vai trò VACATION cho tất cả các trợ lý hành chính. Tốt hơn, tạo một vai trò xác định các đặc quyền mà các trợ lý hành chính có, và sau đó cấp vai trò VACATION cho vai trò đó.</w:t>
      </w:r>
    </w:p>
    <w:p w14:paraId="7B75A0F8"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Đặc quyền ứng dụng nhóm trong vai trò hỗ trợ quản lý đặc quyền. Xem xét các tùy chọn quản trị sau:</w:t>
      </w:r>
    </w:p>
    <w:p w14:paraId="6AAD341D"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vai trò, thay vì nhiều đặc quyền riêng lẻ cho những người dùng chạy ứng dụng đó. Sau đó, khi nhân viên thay đổi công việc, bạn cần cấp hoặc thu hồi chỉ một vai trò, thay vì nhiều đặc quyền.</w:t>
      </w:r>
    </w:p>
    <w:p w14:paraId="11B53DA4"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thay đổi các đặc quyền liên kết với một ứng dụng bằng cách chỉ sửa đổi các đặc quyền được cấp cho vai trò, thay vì các đặc quyền được giữ bởi tất cả người dùng của ứng dụng.</w:t>
      </w:r>
    </w:p>
    <w:p w14:paraId="710A6EC7"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các đặc quyền cần thiết để chạy một ứng dụng cụ thể bằng cách truy vấn các khung nhìn từ điển dữ liệu ROLE_TAB_PRIVS và ROLE_SYS_PRIVS.</w:t>
      </w:r>
    </w:p>
    <w:p w14:paraId="3848BCF5" w14:textId="4BCE37F4" w:rsidR="005A2410"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người dùng nào có đặc quyền trên ứng dụng nào bằng cách truy vấn chế độ xem từ điển dữ liệu DBA_ROLE_PRIVS.</w:t>
      </w:r>
    </w:p>
    <w:p w14:paraId="414560FC" w14:textId="77777777" w:rsidR="009E5ED6" w:rsidRPr="00C437F4" w:rsidRDefault="009E5ED6" w:rsidP="006F7931">
      <w:pPr>
        <w:pStyle w:val="ListParagraph"/>
        <w:widowControl/>
        <w:numPr>
          <w:ilvl w:val="0"/>
          <w:numId w:val="174"/>
        </w:numPr>
        <w:autoSpaceDE/>
        <w:autoSpaceDN/>
        <w:spacing w:before="0" w:after="160" w:line="259" w:lineRule="auto"/>
        <w:contextualSpacing/>
        <w:rPr>
          <w:rFonts w:ascii="Arial" w:hAnsi="Arial" w:cs="Arial"/>
          <w:sz w:val="24"/>
          <w:szCs w:val="24"/>
        </w:rPr>
      </w:pPr>
    </w:p>
    <w:p w14:paraId="5985D5CC" w14:textId="77777777" w:rsidR="005A2410" w:rsidRPr="00C437F4" w:rsidRDefault="005A2410" w:rsidP="005A2410">
      <w:pPr>
        <w:pStyle w:val="ListParagraph"/>
        <w:ind w:left="1440"/>
        <w:rPr>
          <w:rFonts w:ascii="Arial" w:hAnsi="Arial" w:cs="Arial"/>
          <w:b/>
          <w:sz w:val="24"/>
          <w:szCs w:val="24"/>
        </w:rPr>
      </w:pPr>
      <w:r w:rsidRPr="00C437F4">
        <w:rPr>
          <w:rFonts w:ascii="Arial" w:hAnsi="Arial" w:cs="Arial"/>
          <w:b/>
          <w:sz w:val="24"/>
          <w:szCs w:val="24"/>
        </w:rPr>
        <w:t>Xem thêm:</w:t>
      </w:r>
    </w:p>
    <w:p w14:paraId="7E67E84B"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Chương 4, "</w:t>
      </w:r>
      <w:r w:rsidRPr="00C437F4">
        <w:rPr>
          <w:rFonts w:ascii="Arial" w:hAnsi="Arial" w:cs="Arial"/>
          <w:color w:val="4BACC6" w:themeColor="accent5"/>
          <w:sz w:val="24"/>
          <w:szCs w:val="24"/>
        </w:rPr>
        <w:t>Cấu hình đặc quyền và vai trò ủy quyền</w:t>
      </w:r>
      <w:r w:rsidRPr="00C437F4">
        <w:rPr>
          <w:rFonts w:ascii="Arial" w:hAnsi="Arial" w:cs="Arial"/>
          <w:sz w:val="24"/>
          <w:szCs w:val="24"/>
        </w:rPr>
        <w:t>" cho một cuộc thảo luận đầy đủ về tạo, cho phép và vô hiệu hóa các vai trò, và cấp và thu hồi các đặc quyền</w:t>
      </w:r>
    </w:p>
    <w:p w14:paraId="734788BE"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Tìm thông tin về đặc quyền và vai trò của người dùng</w:t>
      </w:r>
      <w:r w:rsidRPr="00C437F4">
        <w:rPr>
          <w:rFonts w:ascii="Arial" w:hAnsi="Arial" w:cs="Arial"/>
          <w:sz w:val="24"/>
          <w:szCs w:val="24"/>
        </w:rPr>
        <w:t>" trên trang 4-71 để biết thêm thông tin về việc sử dụng bảo mật của chế độ xem từ điển dữ liệu ROLE_TAB_PRIVS, ROLE_SYS_PRIVS và DBA_ROLE_PRIVS</w:t>
      </w:r>
    </w:p>
    <w:p w14:paraId="1A55D8D6"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Tạo vai trò ứng dụng bảo mật để kiểm soát quyền truy cập vào ứng dụng</w:t>
      </w:r>
    </w:p>
    <w:p w14:paraId="6A6C4E4D" w14:textId="078F26BD" w:rsidR="005A2410" w:rsidRDefault="005A2410" w:rsidP="009E5ED6">
      <w:pPr>
        <w:ind w:left="720"/>
        <w:rPr>
          <w:rFonts w:ascii="Arial" w:hAnsi="Arial" w:cs="Arial"/>
          <w:sz w:val="24"/>
          <w:szCs w:val="24"/>
        </w:rPr>
      </w:pPr>
      <w:r w:rsidRPr="00C437F4">
        <w:rPr>
          <w:rFonts w:ascii="Arial" w:hAnsi="Arial" w:cs="Arial"/>
          <w:sz w:val="24"/>
          <w:szCs w:val="24"/>
        </w:rPr>
        <w:t>Như đã giải thích trong "</w:t>
      </w:r>
      <w:r w:rsidRPr="00C437F4">
        <w:rPr>
          <w:rFonts w:ascii="Arial" w:hAnsi="Arial" w:cs="Arial"/>
          <w:color w:val="4BACC6" w:themeColor="accent5"/>
          <w:sz w:val="24"/>
          <w:szCs w:val="24"/>
        </w:rPr>
        <w:t>Bảo vệ đặc quyền vai trò bằng cách sử dụng Vai trò ứng dụng bảo mật</w:t>
      </w:r>
      <w:r w:rsidRPr="00C437F4">
        <w:rPr>
          <w:rFonts w:ascii="Arial" w:hAnsi="Arial" w:cs="Arial"/>
          <w:sz w:val="24"/>
          <w:szCs w:val="24"/>
        </w:rPr>
        <w:t>" trên trang 4-22, vai trò ứng dụng an toàn là vai trò chỉ được kích hoạt thông qua gói hoặc thủ tục PL / SQL liên quan của nó. Gói này định nghĩa chính sách cần thiết để kiểm soát quyền truy cập vào một ứng dụng.</w:t>
      </w:r>
      <w:r w:rsidRPr="00C437F4">
        <w:rPr>
          <w:rFonts w:ascii="Arial" w:hAnsi="Arial" w:cs="Arial"/>
          <w:sz w:val="24"/>
          <w:szCs w:val="24"/>
        </w:rPr>
        <w:tab/>
      </w:r>
    </w:p>
    <w:p w14:paraId="19CDE599" w14:textId="77777777" w:rsidR="009E5ED6" w:rsidRPr="00C437F4" w:rsidRDefault="009E5ED6" w:rsidP="009E5ED6">
      <w:pPr>
        <w:ind w:left="720"/>
        <w:rPr>
          <w:rFonts w:ascii="Arial" w:hAnsi="Arial" w:cs="Arial"/>
          <w:sz w:val="24"/>
          <w:szCs w:val="24"/>
        </w:rPr>
      </w:pPr>
    </w:p>
    <w:p w14:paraId="5804C18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8144EA"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1: Tạo vai trò ứng dụng bảo mật</w:t>
      </w:r>
    </w:p>
    <w:p w14:paraId="7F3D9BEC"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2: Tạo một gói PL / SQL để xác định chính sách truy cập cho ứng dụng</w:t>
      </w:r>
    </w:p>
    <w:p w14:paraId="7993A18B"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bảo mật cơ sở dữ liệu Oracle 2 ngày + hướng dẫn về cách tạo vai trò ứng dụng bảo mật</w:t>
      </w:r>
    </w:p>
    <w:p w14:paraId="2FA95898" w14:textId="77777777" w:rsidR="005A2410" w:rsidRPr="00C437F4" w:rsidRDefault="005A2410" w:rsidP="005A2410">
      <w:pPr>
        <w:rPr>
          <w:rFonts w:ascii="Arial" w:hAnsi="Arial" w:cs="Arial"/>
          <w:b/>
          <w:sz w:val="36"/>
          <w:szCs w:val="36"/>
        </w:rPr>
      </w:pPr>
      <w:r w:rsidRPr="00C437F4">
        <w:rPr>
          <w:rFonts w:ascii="Arial" w:hAnsi="Arial" w:cs="Arial"/>
          <w:b/>
          <w:sz w:val="36"/>
          <w:szCs w:val="36"/>
        </w:rPr>
        <w:t>Bước 1: Tạo vai trò ứng dụng bảo mật</w:t>
      </w:r>
    </w:p>
    <w:p w14:paraId="0EB885E1" w14:textId="2C67C117" w:rsidR="005A2410" w:rsidRDefault="005A2410" w:rsidP="009E5ED6">
      <w:pPr>
        <w:ind w:left="720"/>
        <w:rPr>
          <w:rFonts w:ascii="Arial" w:hAnsi="Arial" w:cs="Arial"/>
          <w:sz w:val="24"/>
          <w:szCs w:val="24"/>
        </w:rPr>
      </w:pPr>
      <w:r w:rsidRPr="00C437F4">
        <w:rPr>
          <w:rFonts w:ascii="Arial" w:hAnsi="Arial" w:cs="Arial"/>
          <w:sz w:val="24"/>
          <w:szCs w:val="24"/>
        </w:rPr>
        <w:t>Bạn tạo một vai trò ứng dụng an toàn bằng cách sử dụng câu lệnh SQL CREATE ROLE với mệnh đề USENT IDEDIFIED USING. Bạn phải có đặc quyền hệ thống CREATE ROLE để thực thi câu lệnh này.</w:t>
      </w:r>
    </w:p>
    <w:p w14:paraId="5F6C459C" w14:textId="77777777" w:rsidR="009E5ED6" w:rsidRPr="00C437F4" w:rsidRDefault="009E5ED6" w:rsidP="005A2410">
      <w:pPr>
        <w:rPr>
          <w:rFonts w:ascii="Arial" w:hAnsi="Arial" w:cs="Arial"/>
          <w:sz w:val="24"/>
          <w:szCs w:val="24"/>
        </w:rPr>
      </w:pPr>
    </w:p>
    <w:p w14:paraId="57F4C73A" w14:textId="01089C4C" w:rsidR="005A2410" w:rsidRDefault="005A2410" w:rsidP="005A2410">
      <w:pPr>
        <w:rPr>
          <w:rFonts w:ascii="Arial" w:hAnsi="Arial" w:cs="Arial"/>
          <w:sz w:val="24"/>
          <w:szCs w:val="24"/>
        </w:rPr>
      </w:pPr>
      <w:r w:rsidRPr="00C437F4">
        <w:rPr>
          <w:rFonts w:ascii="Arial" w:hAnsi="Arial" w:cs="Arial"/>
          <w:sz w:val="24"/>
          <w:szCs w:val="24"/>
        </w:rPr>
        <w:tab/>
        <w:t>Ví dụ: để tạo vai trò ứng dụng bảo mật có tên hr_admin được liên kết với gói s</w:t>
      </w:r>
      <w:r w:rsidR="009E5ED6">
        <w:rPr>
          <w:rFonts w:ascii="Arial" w:hAnsi="Arial" w:cs="Arial"/>
          <w:sz w:val="24"/>
          <w:szCs w:val="24"/>
        </w:rPr>
        <w:tab/>
      </w:r>
      <w:r w:rsidRPr="00C437F4">
        <w:rPr>
          <w:rFonts w:ascii="Arial" w:hAnsi="Arial" w:cs="Arial"/>
          <w:sz w:val="24"/>
          <w:szCs w:val="24"/>
        </w:rPr>
        <w:t>ec_mgr.hr_admin, hãy làm theo các bước sau:</w:t>
      </w:r>
    </w:p>
    <w:p w14:paraId="05F7A206" w14:textId="77777777" w:rsidR="009E5ED6" w:rsidRPr="00C437F4" w:rsidRDefault="009E5ED6" w:rsidP="005A2410">
      <w:pPr>
        <w:rPr>
          <w:rFonts w:ascii="Arial" w:hAnsi="Arial" w:cs="Arial"/>
          <w:sz w:val="24"/>
          <w:szCs w:val="24"/>
        </w:rPr>
      </w:pPr>
    </w:p>
    <w:p w14:paraId="648BE8A4"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ứng dụng bảo mật như sau:</w:t>
      </w:r>
    </w:p>
    <w:p w14:paraId="6668BCF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ROLE hr_admin IDENTIFIED USING sec_mgr.hr_admin_role_check;</w:t>
      </w:r>
    </w:p>
    <w:p w14:paraId="5B26EE7B" w14:textId="77777777" w:rsidR="005A2410" w:rsidRPr="00C437F4" w:rsidRDefault="005A2410" w:rsidP="005A2410">
      <w:pPr>
        <w:rPr>
          <w:rFonts w:ascii="Arial" w:hAnsi="Arial" w:cs="Arial"/>
          <w:sz w:val="24"/>
          <w:szCs w:val="24"/>
        </w:rPr>
      </w:pPr>
      <w:r w:rsidRPr="00C437F4">
        <w:rPr>
          <w:rFonts w:ascii="Arial" w:hAnsi="Arial" w:cs="Arial"/>
          <w:sz w:val="20"/>
          <w:szCs w:val="20"/>
        </w:rPr>
        <w:lastRenderedPageBreak/>
        <w:tab/>
      </w:r>
      <w:r w:rsidRPr="00C437F4">
        <w:rPr>
          <w:rFonts w:ascii="Arial" w:hAnsi="Arial" w:cs="Arial"/>
          <w:sz w:val="24"/>
          <w:szCs w:val="24"/>
        </w:rPr>
        <w:tab/>
        <w:t>Câu lệnh này cho biết:</w:t>
      </w:r>
    </w:p>
    <w:p w14:paraId="7F97C3D7"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 role hr_admin to be created is a secure application role.</w:t>
      </w:r>
    </w:p>
    <w:p w14:paraId="7C41032B"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chỉ có thể được kích hoạt bởi các mô đun được xác định bên trong thủ tục PL / SQL sec_mgr.hr_admin_role_check. Ở giai đoạn này, thủ tục này không cần phải tồn tại; "Bước 2: Tạo Gói PL / SQL để Xác định Chính sách Truy cập cho Ứng dụng" trên trang 5-13 giải thích cách tạo gói hoặc thủ tục.</w:t>
      </w:r>
    </w:p>
    <w:p w14:paraId="65237065"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vai trò ứng dụng bảo mật các đặc quyền bạn thường kết hợp với vai trò này.</w:t>
      </w:r>
    </w:p>
    <w:p w14:paraId="1B9BC29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 để cấp các đặc quyền SELECT, INSERT, UPDATE và DELETE của hr_admin trên bảng HR.EMPLOYEES, bạn nhập câu lệnh sau: GRANT SELECT, INSERT, UPDATE, DELETE ON HR.EMPLOYEES TO hr_admin;</w:t>
      </w:r>
    </w:p>
    <w:p w14:paraId="4183C90E" w14:textId="46C3E8AE" w:rsidR="005A2410" w:rsidRPr="00C437F4" w:rsidRDefault="005A2410" w:rsidP="009E5ED6">
      <w:pPr>
        <w:pStyle w:val="ListParagraph"/>
        <w:ind w:left="1080" w:firstLine="0"/>
        <w:rPr>
          <w:rFonts w:ascii="Arial" w:hAnsi="Arial" w:cs="Arial"/>
          <w:sz w:val="24"/>
          <w:szCs w:val="24"/>
        </w:rPr>
      </w:pPr>
      <w:r w:rsidRPr="00C437F4">
        <w:rPr>
          <w:rFonts w:ascii="Arial" w:hAnsi="Arial" w:cs="Arial"/>
          <w:sz w:val="24"/>
          <w:szCs w:val="24"/>
        </w:rPr>
        <w:t>Không cấp vai trò trực tiếp cho người dùng. Thủ tục hoặc gói PL / SQL thực hiệ</w:t>
      </w:r>
      <w:r w:rsidR="009E5ED6">
        <w:rPr>
          <w:rFonts w:ascii="Arial" w:hAnsi="Arial" w:cs="Arial"/>
          <w:sz w:val="24"/>
          <w:szCs w:val="24"/>
        </w:rPr>
        <w:t xml:space="preserve">n </w:t>
      </w:r>
      <w:r w:rsidRPr="00C437F4">
        <w:rPr>
          <w:rFonts w:ascii="Arial" w:hAnsi="Arial" w:cs="Arial"/>
          <w:sz w:val="24"/>
          <w:szCs w:val="24"/>
        </w:rPr>
        <w:t>điều đó cho bạn, giả sử người dùng chuyển các chính sách bảo mật của nó.</w:t>
      </w:r>
    </w:p>
    <w:p w14:paraId="77C50782" w14:textId="77777777" w:rsidR="005A2410" w:rsidRPr="00C437F4" w:rsidRDefault="005A2410" w:rsidP="005A2410">
      <w:pPr>
        <w:rPr>
          <w:rFonts w:ascii="Arial" w:hAnsi="Arial" w:cs="Arial"/>
          <w:b/>
          <w:sz w:val="36"/>
          <w:szCs w:val="36"/>
        </w:rPr>
      </w:pPr>
      <w:r w:rsidRPr="00C437F4">
        <w:rPr>
          <w:rFonts w:ascii="Arial" w:hAnsi="Arial" w:cs="Arial"/>
          <w:b/>
          <w:sz w:val="36"/>
          <w:szCs w:val="36"/>
        </w:rPr>
        <w:t>Step 2: Create a PL/SQL Package to Define the Access Policy for the Application</w:t>
      </w:r>
    </w:p>
    <w:p w14:paraId="5CBDF5DE" w14:textId="0FA2682D" w:rsidR="005A2410" w:rsidRDefault="005A2410" w:rsidP="009E5ED6">
      <w:pPr>
        <w:ind w:left="720"/>
        <w:rPr>
          <w:rFonts w:ascii="Arial" w:hAnsi="Arial" w:cs="Arial"/>
          <w:sz w:val="24"/>
          <w:szCs w:val="24"/>
        </w:rPr>
      </w:pPr>
      <w:r w:rsidRPr="00C437F4">
        <w:rPr>
          <w:rFonts w:ascii="Arial" w:hAnsi="Arial" w:cs="Arial"/>
          <w:sz w:val="24"/>
          <w:szCs w:val="24"/>
        </w:rPr>
        <w:t>Để bật hoặc tắt vai trò ứng dụng bảo mật, bạn tạo các chính sách bảo mật của vai trò trong một gói PL / SQL. Bạn cũng có thể tạo một quy trình riêng để thực hiện việc này, nhưng một gói cho phép bạn nhóm một tập hợp các thủ tục với nhau. Điều này cho phép bạn nhóm một tập hợp các chính sách được sử dụng cùng nhau, trình bày một chiến lược bảo mật vững chắc để bảo vệ các ứng dụng của bạn. Đối với người dùng (hoặc những kẻ xâm nhập tiềm năng) không thực hiện được các chính sách bảo mật, bạn có thể thêm kiểm tra kiểm tra vào gói để ghi lại lỗi. Thông thường, bạn tạo gói này trong lược đồ của quản trị viên bảo mật.</w:t>
      </w:r>
    </w:p>
    <w:p w14:paraId="5628AFFB" w14:textId="77777777" w:rsidR="009E5ED6" w:rsidRPr="00C437F4" w:rsidRDefault="009E5ED6" w:rsidP="005A2410">
      <w:pPr>
        <w:rPr>
          <w:rFonts w:ascii="Arial" w:hAnsi="Arial" w:cs="Arial"/>
          <w:sz w:val="24"/>
          <w:szCs w:val="24"/>
        </w:rPr>
      </w:pPr>
    </w:p>
    <w:p w14:paraId="7E8E385C"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gói hoặc thủ tục phải thực hiện như sau:</w:t>
      </w:r>
    </w:p>
    <w:p w14:paraId="31152526"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Phải sử dụng quyền của người được phép để kích hoạt vai trò</w:t>
      </w:r>
      <w:r w:rsidRPr="00C437F4">
        <w:rPr>
          <w:rFonts w:ascii="Arial" w:hAnsi="Arial" w:cs="Arial"/>
          <w:sz w:val="24"/>
          <w:szCs w:val="24"/>
        </w:rPr>
        <w:t>. Để tạo gói bằng quyền của người được mời, bạn phải đặt thuộc tính AUTHID thành CURRENT_USER. Bạn không thể tạo gói bằng cách sử dụng quyền của người hủy.</w:t>
      </w:r>
    </w:p>
    <w:p w14:paraId="133EE2DF"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quyền và quyền của người hủy cuộc gọi, hãy xem Tham chiếu ngôn ngữ PL / SQL của Cơ sở dữ liệu Oracle.</w:t>
      </w:r>
    </w:p>
    <w:p w14:paraId="6E924419"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bao gồm một hoặc nhiều kiểm tra bảo mật để xác thực người dùng</w:t>
      </w:r>
      <w:r w:rsidRPr="00C437F4">
        <w:rPr>
          <w:rFonts w:ascii="Arial" w:hAnsi="Arial" w:cs="Arial"/>
          <w:sz w:val="24"/>
          <w:szCs w:val="24"/>
        </w:rPr>
        <w:t>. Một cách để xác thực người dùng là sử dụng hàm SYS_CONTEXT SQL. Xem Tham khảo ngôn ngữ SQL cơ sở dữ liệu Oracle để biết thêm thông tin về SYS_CONTEXT. Để tìm thông tin phiên cho người dùng, bạn có thể sử dụng SYS_CONTEXT với ngữ cảnh ứng dụng. Xem Chương 6, "</w:t>
      </w:r>
      <w:r w:rsidRPr="00C437F4">
        <w:rPr>
          <w:rFonts w:ascii="Arial" w:hAnsi="Arial" w:cs="Arial"/>
          <w:color w:val="4BACC6" w:themeColor="accent5"/>
          <w:sz w:val="24"/>
          <w:szCs w:val="24"/>
        </w:rPr>
        <w:t>Sử dụng các bối cảnh ứng dụng để truy xuất thông tin người dùng</w:t>
      </w:r>
      <w:r w:rsidRPr="00C437F4">
        <w:rPr>
          <w:rFonts w:ascii="Arial" w:hAnsi="Arial" w:cs="Arial"/>
          <w:sz w:val="24"/>
          <w:szCs w:val="24"/>
        </w:rPr>
        <w:t>" để biết chi tiết.</w:t>
      </w:r>
    </w:p>
    <w:p w14:paraId="7C4B7108"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phát hành câu lệnh SQL SET SETE hoặc thủ tục DBMS_SESSION.SET_ROLE khi người dùng vượt qua các kiểm tra bảo mật</w:t>
      </w:r>
      <w:r w:rsidRPr="00C437F4">
        <w:rPr>
          <w:rFonts w:ascii="Arial" w:hAnsi="Arial" w:cs="Arial"/>
          <w:sz w:val="24"/>
          <w:szCs w:val="24"/>
        </w:rPr>
        <w:t>. Vì bạn tạo gói bằng quyền của người gọi, bạn phải đặt vai trò bằng cách phát hành câu lệnh SQL SET ROLE hoặc thủ tục DBMS_SESSION.SET_ROLE. (Tuy nhiên, bạn không thể sử dụng câu lệnh SET ROLE ALL cho kiểu hỗ trợ vai trò này.) Cú pháp SQL nhúng PL / SQL không hỗ trợ câu lệnh SET ROLE, nhưng bạn có thể gọi SET ROLE bằng cách sử dụng SQL động (ví dụ, với EXECUTEIMMEDIATE ).</w:t>
      </w:r>
    </w:p>
    <w:p w14:paraId="753C4D25"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EXECUTE IMMEDIATE, xem Tham chiếu ngôn ngữ PL / SQL cơ sở dữ liệu Oracle.</w:t>
      </w:r>
    </w:p>
    <w:p w14:paraId="25686D6B" w14:textId="483A3246" w:rsidR="005A2410" w:rsidRDefault="005A2410" w:rsidP="009E5ED6">
      <w:pPr>
        <w:ind w:left="720"/>
        <w:rPr>
          <w:rFonts w:ascii="Arial" w:hAnsi="Arial" w:cs="Arial"/>
          <w:sz w:val="24"/>
          <w:szCs w:val="24"/>
        </w:rPr>
      </w:pPr>
      <w:r w:rsidRPr="00C437F4">
        <w:rPr>
          <w:rFonts w:ascii="Arial" w:hAnsi="Arial" w:cs="Arial"/>
          <w:sz w:val="24"/>
          <w:szCs w:val="24"/>
        </w:rPr>
        <w:lastRenderedPageBreak/>
        <w:t>Do cách mà bạn phải tạo gói hoặc thủ tục này, bạn không thể sử dụng trình kích hoạt đăng nhập để bật hoặc tắt vai trò ứng dụng an toàn. Thay vào đó, hãy gọi gói trực tiếp từ ứng dụng khi người dùng đăng nhập, trước khi người dùng phải sử dụng các đặc quyền được cấp bởi vai trò ứng dụng an toàn.</w:t>
      </w:r>
    </w:p>
    <w:p w14:paraId="686ABB10" w14:textId="77777777" w:rsidR="009E5ED6" w:rsidRPr="00C437F4" w:rsidRDefault="009E5ED6" w:rsidP="005A2410">
      <w:pPr>
        <w:rPr>
          <w:rFonts w:ascii="Arial" w:hAnsi="Arial" w:cs="Arial"/>
          <w:sz w:val="24"/>
          <w:szCs w:val="24"/>
        </w:rPr>
      </w:pPr>
    </w:p>
    <w:p w14:paraId="323A67C8" w14:textId="527CA36F" w:rsidR="005A2410" w:rsidRDefault="005A2410" w:rsidP="009E5ED6">
      <w:pPr>
        <w:ind w:left="720"/>
        <w:rPr>
          <w:rFonts w:ascii="Arial" w:hAnsi="Arial" w:cs="Arial"/>
          <w:sz w:val="24"/>
          <w:szCs w:val="24"/>
        </w:rPr>
      </w:pPr>
      <w:r w:rsidRPr="00C437F4">
        <w:rPr>
          <w:rFonts w:ascii="Arial" w:hAnsi="Arial" w:cs="Arial"/>
          <w:sz w:val="24"/>
          <w:szCs w:val="24"/>
        </w:rPr>
        <w:t>Ví dụ: giả sử bạn muốn hạn chế bất kỳ ai sử dụng vai trò hr_admin cho nhân viên đang ở trên trang web (nghĩa là sử dụng một số thiết bị đầu cuối nhất định) và trong khoảng thời gian từ 8 giờ sáng đến 5 giờ chiều. Là hệ thống hoặc quản trị viên bảo mật, hãy làm theo các bước sau. (Bạn có thể sao chép và dán văn bản này bằng cách định vị con trỏ ở đầu CREATE OR REPLACE ở dòng đầ</w:t>
      </w:r>
      <w:r w:rsidR="009E5ED6">
        <w:rPr>
          <w:rFonts w:ascii="Arial" w:hAnsi="Arial" w:cs="Arial"/>
          <w:sz w:val="24"/>
          <w:szCs w:val="24"/>
        </w:rPr>
        <w:t>u tiên).</w:t>
      </w:r>
    </w:p>
    <w:p w14:paraId="4EA6A1B3" w14:textId="77777777" w:rsidR="009E5ED6" w:rsidRPr="00C437F4" w:rsidRDefault="009E5ED6" w:rsidP="005A2410">
      <w:pPr>
        <w:ind w:firstLine="720"/>
        <w:rPr>
          <w:rFonts w:ascii="Arial" w:hAnsi="Arial" w:cs="Arial"/>
          <w:sz w:val="24"/>
          <w:szCs w:val="24"/>
        </w:rPr>
      </w:pPr>
    </w:p>
    <w:p w14:paraId="05AC2932"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quy trình như sau:</w:t>
      </w:r>
    </w:p>
    <w:p w14:paraId="38B505D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OR REPLACE PROCEDURE hr_admin_role_check</w:t>
      </w:r>
    </w:p>
    <w:p w14:paraId="13AE803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AUTHID CURRENT_USER </w:t>
      </w:r>
    </w:p>
    <w:p w14:paraId="2879C02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AS </w:t>
      </w:r>
    </w:p>
    <w:p w14:paraId="61CC9F6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BEGIN</w:t>
      </w:r>
    </w:p>
    <w:p w14:paraId="020B53F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IF (SYS_CONTEXT ('userenv','ip_address') </w:t>
      </w:r>
    </w:p>
    <w:p w14:paraId="079FCFC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BETWEEN '192.0.2.10' and '192.0.2.20'</w:t>
      </w:r>
    </w:p>
    <w:p w14:paraId="18F35BA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AND</w:t>
      </w:r>
    </w:p>
    <w:p w14:paraId="4B106D1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TO_CHAR (SYSDATE, 'HH24') BETWEEN 8 AND 17)</w:t>
      </w:r>
    </w:p>
    <w:p w14:paraId="50356B2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THEN</w:t>
      </w:r>
    </w:p>
    <w:p w14:paraId="2C5D63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EXECUTE IMMEDIATE 'SET ROLE hr_admin'; </w:t>
      </w:r>
    </w:p>
    <w:p w14:paraId="15BE402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 IF;</w:t>
      </w:r>
    </w:p>
    <w:p w14:paraId="3EAEC85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w:t>
      </w:r>
    </w:p>
    <w:p w14:paraId="5247AA3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t>
      </w:r>
    </w:p>
    <w:p w14:paraId="2259AAD7" w14:textId="77777777" w:rsidR="005A2410" w:rsidRPr="00C437F4" w:rsidRDefault="005A2410" w:rsidP="005A2410">
      <w:pPr>
        <w:rPr>
          <w:rFonts w:ascii="Arial" w:hAnsi="Arial" w:cs="Arial"/>
          <w:sz w:val="24"/>
          <w:szCs w:val="24"/>
        </w:rPr>
      </w:pP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4"/>
          <w:szCs w:val="24"/>
        </w:rPr>
        <w:t>Trong ví dụ này:</w:t>
      </w:r>
    </w:p>
    <w:p w14:paraId="64FBD00C"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AUTHID CURRENT_USER đặt thuộc tính AUTHID thành CURRENT_USER để có thể sử dụng các quyền của người invoker.</w:t>
      </w:r>
    </w:p>
    <w:p w14:paraId="2B694350"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NẾU (SYS_CONTEXT ('userenv', 'ip_address') xác thực người dùng bằng cách sử dụng hàm SYS_CONTEXT SQL để truy xuất thông tin phiên người dùng.</w:t>
      </w:r>
    </w:p>
    <w:p w14:paraId="00481D92"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BETWEEN ... TO_CHAR ceates một thử nghiệm để cấp hoặc từ chối truy cập. Bài kiểm tra hạn chế quyền truy cập cho người dùng đang ở trên trang web (có nghĩa là sử dụng một số thiết bị đầu cuối nhất định) và làm việc trong khoảng thời gian từ 8 giờ sáng đến 5 giờ chiều. Nếu người dùng vượt qua kiểm tra này, vai trò hr_admin được cấp.</w:t>
      </w:r>
    </w:p>
    <w:p w14:paraId="69A324C8"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THEN ... EXECUTE cấp vai trò cho người dùng bằng cách đưa ra câu lệnh SET ROLE bằng lệnh EXECUTE IMMEDIATE.</w:t>
      </w:r>
    </w:p>
    <w:p w14:paraId="32C6F615"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quyền EXECUTE cho thủ tục hr_admin_role_check cho bất kỳ người dùng nào được chỉ định nó.</w:t>
      </w:r>
    </w:p>
    <w:p w14:paraId="15DB5B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1B4A3A05" w14:textId="659F881D" w:rsidR="005A2410" w:rsidRDefault="005A2410" w:rsidP="005A2410">
      <w:pPr>
        <w:pStyle w:val="ListParagraph"/>
        <w:ind w:left="1440"/>
        <w:rPr>
          <w:rFonts w:ascii="Arial" w:hAnsi="Arial" w:cs="Arial"/>
          <w:sz w:val="20"/>
          <w:szCs w:val="20"/>
        </w:rPr>
      </w:pPr>
      <w:r w:rsidRPr="00C437F4">
        <w:rPr>
          <w:rFonts w:ascii="Arial" w:hAnsi="Arial" w:cs="Arial"/>
          <w:sz w:val="20"/>
          <w:szCs w:val="20"/>
        </w:rPr>
        <w:t>GRANT EXECUTE ON hr_admin_role_check TO psmith;</w:t>
      </w:r>
    </w:p>
    <w:p w14:paraId="3435B8CC" w14:textId="77777777" w:rsidR="009E5ED6" w:rsidRPr="00C437F4" w:rsidRDefault="009E5ED6" w:rsidP="005A2410">
      <w:pPr>
        <w:pStyle w:val="ListParagraph"/>
        <w:ind w:left="1440"/>
        <w:rPr>
          <w:rFonts w:ascii="Arial" w:hAnsi="Arial" w:cs="Arial"/>
          <w:sz w:val="20"/>
          <w:szCs w:val="20"/>
        </w:rPr>
      </w:pPr>
    </w:p>
    <w:p w14:paraId="09A08944" w14:textId="04C4FAEF" w:rsidR="005A2410" w:rsidRDefault="005A2410" w:rsidP="009E5ED6">
      <w:pPr>
        <w:ind w:left="720"/>
        <w:rPr>
          <w:rFonts w:ascii="Arial" w:hAnsi="Arial" w:cs="Arial"/>
          <w:sz w:val="24"/>
          <w:szCs w:val="24"/>
        </w:rPr>
      </w:pPr>
      <w:r w:rsidRPr="00C437F4">
        <w:rPr>
          <w:rFonts w:ascii="Arial" w:hAnsi="Arial" w:cs="Arial"/>
          <w:sz w:val="24"/>
          <w:szCs w:val="24"/>
        </w:rPr>
        <w:t>Để kiểm tra vai trò ứng dụng an toàn, hãy đăng nhập vào SQL * Plus với tư cách người dùng, thử kích hoạt vai trò và sau đó thử thực hiện một hành động yêu cầu các đặc quyền mà vai trò cấp.</w:t>
      </w:r>
    </w:p>
    <w:p w14:paraId="13DB4C0A" w14:textId="77777777" w:rsidR="009E5ED6" w:rsidRPr="00C437F4" w:rsidRDefault="009E5ED6" w:rsidP="009E5ED6">
      <w:pPr>
        <w:ind w:left="720"/>
        <w:rPr>
          <w:rFonts w:ascii="Arial" w:hAnsi="Arial" w:cs="Arial"/>
          <w:sz w:val="24"/>
          <w:szCs w:val="24"/>
        </w:rPr>
      </w:pPr>
    </w:p>
    <w:p w14:paraId="6EBEB910"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 xml:space="preserve">CONNECT PSMITH </w:t>
      </w:r>
    </w:p>
    <w:p w14:paraId="25CE7F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7E1008F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EXECUTE sec_admin.hr_admin_role_check;</w:t>
      </w:r>
    </w:p>
    <w:p w14:paraId="4834A43A" w14:textId="753BBDAE" w:rsidR="005A2410" w:rsidRDefault="005A2410" w:rsidP="005A2410">
      <w:pPr>
        <w:ind w:firstLine="720"/>
        <w:rPr>
          <w:rFonts w:ascii="Arial" w:hAnsi="Arial" w:cs="Arial"/>
          <w:sz w:val="20"/>
          <w:szCs w:val="20"/>
        </w:rPr>
      </w:pPr>
      <w:r w:rsidRPr="00C437F4">
        <w:rPr>
          <w:rFonts w:ascii="Arial" w:hAnsi="Arial" w:cs="Arial"/>
          <w:sz w:val="20"/>
          <w:szCs w:val="20"/>
        </w:rPr>
        <w:t>-- Actions requiring privileges granted by the role</w:t>
      </w:r>
    </w:p>
    <w:p w14:paraId="0FE8AA0F" w14:textId="77777777" w:rsidR="009E5ED6" w:rsidRPr="00C437F4" w:rsidRDefault="009E5ED6" w:rsidP="005A2410">
      <w:pPr>
        <w:ind w:firstLine="720"/>
        <w:rPr>
          <w:rFonts w:ascii="Arial" w:hAnsi="Arial" w:cs="Arial"/>
          <w:sz w:val="20"/>
          <w:szCs w:val="20"/>
        </w:rPr>
      </w:pPr>
    </w:p>
    <w:p w14:paraId="268D1D6A" w14:textId="77777777" w:rsidR="005A2410" w:rsidRPr="00C437F4" w:rsidRDefault="005A2410" w:rsidP="005A2410">
      <w:pPr>
        <w:rPr>
          <w:rFonts w:ascii="Arial" w:hAnsi="Arial" w:cs="Arial"/>
          <w:b/>
          <w:sz w:val="36"/>
          <w:szCs w:val="36"/>
        </w:rPr>
      </w:pPr>
      <w:r w:rsidRPr="00C437F4">
        <w:rPr>
          <w:rFonts w:ascii="Arial" w:hAnsi="Arial" w:cs="Arial"/>
          <w:b/>
          <w:sz w:val="36"/>
          <w:szCs w:val="36"/>
        </w:rPr>
        <w:t>Liên kết đặc quyền với vai trò cơ sở dữ liệu người dùng</w:t>
      </w:r>
    </w:p>
    <w:p w14:paraId="0EAE24E8" w14:textId="50CD92E0" w:rsidR="005A2410" w:rsidRPr="00C437F4" w:rsidRDefault="005A2410" w:rsidP="009E5ED6">
      <w:pPr>
        <w:ind w:left="720"/>
        <w:rPr>
          <w:rFonts w:ascii="Arial" w:hAnsi="Arial" w:cs="Arial"/>
          <w:sz w:val="24"/>
          <w:szCs w:val="24"/>
        </w:rPr>
      </w:pPr>
      <w:r w:rsidRPr="00C437F4">
        <w:rPr>
          <w:rFonts w:ascii="Arial" w:hAnsi="Arial" w:cs="Arial"/>
          <w:sz w:val="24"/>
          <w:szCs w:val="24"/>
        </w:rPr>
        <w:t>Đảm bảo rằng người dùng chỉ có các đặc quyền được liên kết với vai trò cơ sở dữ liệu hiện tại. Phần này bao gồm:</w:t>
      </w:r>
    </w:p>
    <w:p w14:paraId="49CA9100"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Tại sao người dùng chỉ nên có các đặc quyền của vai trò cơ sở dữ liệu hiện tại</w:t>
      </w:r>
    </w:p>
    <w:p w14:paraId="7B299A18"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Sử dụng câu lệnh SET ROLE để tự động kích hoạt hoặc vô hiệu hóa vai trò</w:t>
      </w:r>
    </w:p>
    <w:p w14:paraId="0609768B"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Tại sao người dùng chỉ nên có các đặc quyền của vai trò cơ sở dữ liệu hiện tại</w:t>
      </w:r>
    </w:p>
    <w:p w14:paraId="341574A9" w14:textId="583D8B23" w:rsidR="005A2410" w:rsidRPr="00C437F4" w:rsidRDefault="005A2410" w:rsidP="009E5ED6">
      <w:pPr>
        <w:ind w:left="720"/>
        <w:rPr>
          <w:rFonts w:ascii="Arial" w:hAnsi="Arial" w:cs="Arial"/>
          <w:sz w:val="24"/>
          <w:szCs w:val="24"/>
        </w:rPr>
      </w:pPr>
      <w:r w:rsidRPr="00C437F4">
        <w:rPr>
          <w:rFonts w:ascii="Arial" w:hAnsi="Arial" w:cs="Arial"/>
          <w:sz w:val="24"/>
          <w:szCs w:val="24"/>
        </w:rPr>
        <w:t>Một người dùng có thể sử dụng nhiều ứng dụng và vai trò liên quan. Tuy nhiên, bạn nên đảm bảo rằng người dùng chỉ có các đặc quyền được liên kết với vai trò cơ sở dữ liệu hiện tại. Hãy xem xét kịch bản sau:</w:t>
      </w:r>
    </w:p>
    <w:p w14:paraId="362939C8"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ORDER (cho một ứng dụng được gọi là Order) chứa đặc quyền UPDATE cho bảng INVENTORY.</w:t>
      </w:r>
    </w:p>
    <w:p w14:paraId="669A84F2"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INVENTORY (đối với một ứng dụng được gọi là Inventory) chứa đặc quyền SELECT cho bảng INVENTORY.</w:t>
      </w:r>
    </w:p>
    <w:p w14:paraId="50EB2934"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Một số thư ký đơn hàng đã được cấp cả hai vai trò ORDER và INVENTORY.</w:t>
      </w:r>
    </w:p>
    <w:p w14:paraId="6898A24E" w14:textId="5B5A55FA" w:rsidR="005A2410" w:rsidRDefault="005A2410" w:rsidP="009E5ED6">
      <w:pPr>
        <w:ind w:left="720"/>
        <w:rPr>
          <w:rFonts w:ascii="Arial" w:hAnsi="Arial" w:cs="Arial"/>
          <w:sz w:val="24"/>
          <w:szCs w:val="24"/>
        </w:rPr>
      </w:pPr>
      <w:r w:rsidRPr="00C437F4">
        <w:rPr>
          <w:rFonts w:ascii="Arial" w:hAnsi="Arial" w:cs="Arial"/>
          <w:sz w:val="24"/>
          <w:szCs w:val="24"/>
        </w:rPr>
        <w:t>Trong trường hợp này, một nhân viên nhập lệnh được cấp cả hai vai trò có thể sử dụng các đặc quyền của vai trò ORDER khi chạy ứng dụng INVENTORY để cập nhật bảng INVENTORY. Vấn đề là việc cập nhật bảng INVENTORY không phải là một hành động được ủy quyền cho ứng dụng INVENTORY. Đây là một hành động được ủy quyền cho ứng dụng ORDER. Để tránh vấn đề này, sử dụng câu lệnh SET ROLE như được giải thích trong phần sau.</w:t>
      </w:r>
    </w:p>
    <w:p w14:paraId="33A14E95" w14:textId="77777777" w:rsidR="009E5ED6" w:rsidRPr="00C437F4" w:rsidRDefault="009E5ED6" w:rsidP="009E5ED6">
      <w:pPr>
        <w:ind w:left="720"/>
        <w:rPr>
          <w:rFonts w:ascii="Arial" w:hAnsi="Arial" w:cs="Arial"/>
          <w:sz w:val="24"/>
          <w:szCs w:val="24"/>
        </w:rPr>
      </w:pPr>
    </w:p>
    <w:p w14:paraId="42977230" w14:textId="77777777" w:rsidR="005A2410" w:rsidRPr="00C437F4" w:rsidRDefault="005A2410" w:rsidP="005A2410">
      <w:pPr>
        <w:rPr>
          <w:rFonts w:ascii="Arial" w:hAnsi="Arial" w:cs="Arial"/>
          <w:b/>
          <w:sz w:val="36"/>
          <w:szCs w:val="36"/>
        </w:rPr>
      </w:pPr>
      <w:r w:rsidRPr="00C437F4">
        <w:rPr>
          <w:rFonts w:ascii="Arial" w:hAnsi="Arial" w:cs="Arial"/>
          <w:b/>
          <w:sz w:val="36"/>
          <w:szCs w:val="36"/>
        </w:rPr>
        <w:t>Using the SET ROLE Statement to Automatically Enable or Disable Roles</w:t>
      </w:r>
    </w:p>
    <w:p w14:paraId="47046BD6" w14:textId="42ECE7F8" w:rsidR="005A2410" w:rsidRDefault="005A2410" w:rsidP="009E5ED6">
      <w:pPr>
        <w:ind w:left="720"/>
        <w:rPr>
          <w:rFonts w:ascii="Arial" w:hAnsi="Arial" w:cs="Arial"/>
          <w:sz w:val="24"/>
          <w:szCs w:val="24"/>
        </w:rPr>
      </w:pPr>
      <w:r w:rsidRPr="00C437F4">
        <w:rPr>
          <w:rFonts w:ascii="Arial" w:hAnsi="Arial" w:cs="Arial"/>
          <w:sz w:val="24"/>
          <w:szCs w:val="24"/>
        </w:rPr>
        <w:t>Sử dụng câu lệnh SET ROLE ở đầu mỗi ứng dụng để tự động kích hoạt vai trò được liên kết của nó và vô hiệu hóa tất cả các ứng dụng khác. Bằng cách này, mỗi ứng dụng tự động bật các đặc quyền cụ thể cho người dùng chỉ khi được yêu cầu.</w:t>
      </w:r>
    </w:p>
    <w:p w14:paraId="4BA3C27A" w14:textId="77777777" w:rsidR="009E5ED6" w:rsidRPr="00C437F4" w:rsidRDefault="009E5ED6" w:rsidP="005A2410">
      <w:pPr>
        <w:rPr>
          <w:rFonts w:ascii="Arial" w:hAnsi="Arial" w:cs="Arial"/>
          <w:sz w:val="24"/>
          <w:szCs w:val="24"/>
        </w:rPr>
      </w:pPr>
    </w:p>
    <w:p w14:paraId="0FA9C6C3" w14:textId="60173493" w:rsidR="005A2410" w:rsidRDefault="005A2410" w:rsidP="009E5ED6">
      <w:pPr>
        <w:ind w:left="720"/>
        <w:rPr>
          <w:rFonts w:ascii="Arial" w:hAnsi="Arial" w:cs="Arial"/>
          <w:sz w:val="24"/>
          <w:szCs w:val="24"/>
        </w:rPr>
      </w:pPr>
      <w:r w:rsidRPr="00C437F4">
        <w:rPr>
          <w:rFonts w:ascii="Arial" w:hAnsi="Arial" w:cs="Arial"/>
          <w:sz w:val="24"/>
          <w:szCs w:val="24"/>
        </w:rPr>
        <w:t>Câu lệnh SET ROLE đơn giản hóa việc quản lý đặc quyền. Bạn kiểm soát thông tin nào người dùng có thể truy cập và thời điểm họ có thể truy cập thông tin đó. Câu lệnh SET ROLE cũng giữ cho người dùng hoạt động trong miền đặc quyền được xác định rõ. Nếu người dùng chỉ nhận được các đặc quyền từ các vai trò, thì người dùng không thể kết hợp các đặc quyền này để thực hiện các hoạt động trái phép.</w:t>
      </w:r>
    </w:p>
    <w:p w14:paraId="7548E71B" w14:textId="77777777" w:rsidR="009E5ED6" w:rsidRPr="00C437F4" w:rsidRDefault="009E5ED6" w:rsidP="005A2410">
      <w:pPr>
        <w:ind w:firstLine="720"/>
        <w:rPr>
          <w:rFonts w:ascii="Arial" w:hAnsi="Arial" w:cs="Arial"/>
          <w:sz w:val="24"/>
          <w:szCs w:val="24"/>
        </w:rPr>
      </w:pPr>
    </w:p>
    <w:p w14:paraId="7F3AEE6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w:t>
      </w:r>
    </w:p>
    <w:p w14:paraId="12D88471"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Khi nào tài trợ và thu hồi có hiệu lực?</w:t>
      </w:r>
      <w:r w:rsidRPr="00C437F4">
        <w:rPr>
          <w:rFonts w:ascii="Arial" w:hAnsi="Arial" w:cs="Arial"/>
          <w:sz w:val="24"/>
          <w:szCs w:val="24"/>
        </w:rPr>
        <w:t>" trên trang 4-48 để biết thông tin về cách bật và tắt vai trò</w:t>
      </w:r>
    </w:p>
    <w:p w14:paraId="175D9E52"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Cách tuyên bố SET ROLE ảnh hưởng đến tài trợ và thu hồi</w:t>
      </w:r>
      <w:r w:rsidRPr="00C437F4">
        <w:rPr>
          <w:rFonts w:ascii="Arial" w:hAnsi="Arial" w:cs="Arial"/>
          <w:sz w:val="24"/>
          <w:szCs w:val="24"/>
        </w:rPr>
        <w:t>" trên trang 4-48</w:t>
      </w:r>
    </w:p>
    <w:p w14:paraId="7D8F7D43" w14:textId="77777777" w:rsidR="005A2410" w:rsidRPr="00C437F4" w:rsidRDefault="005A2410" w:rsidP="005A2410">
      <w:pPr>
        <w:rPr>
          <w:rFonts w:ascii="Arial" w:hAnsi="Arial" w:cs="Arial"/>
          <w:b/>
          <w:sz w:val="36"/>
          <w:szCs w:val="36"/>
        </w:rPr>
      </w:pPr>
      <w:r w:rsidRPr="00C437F4">
        <w:rPr>
          <w:rFonts w:ascii="Arial" w:hAnsi="Arial" w:cs="Arial"/>
          <w:b/>
          <w:sz w:val="36"/>
          <w:szCs w:val="36"/>
        </w:rPr>
        <w:t xml:space="preserve">Bảo vệ đối tượng cơ sở dữ liệu bằng cách sử dụng lược </w:t>
      </w:r>
      <w:r w:rsidRPr="00C437F4">
        <w:rPr>
          <w:rFonts w:ascii="Arial" w:hAnsi="Arial" w:cs="Arial"/>
          <w:b/>
          <w:sz w:val="36"/>
          <w:szCs w:val="36"/>
        </w:rPr>
        <w:lastRenderedPageBreak/>
        <w:t>đồ</w:t>
      </w:r>
    </w:p>
    <w:p w14:paraId="04C56C81" w14:textId="780FE3D9" w:rsidR="005A2410" w:rsidRDefault="005A2410" w:rsidP="009E5ED6">
      <w:pPr>
        <w:ind w:left="720"/>
        <w:rPr>
          <w:rFonts w:ascii="Arial" w:hAnsi="Arial" w:cs="Arial"/>
          <w:sz w:val="24"/>
          <w:szCs w:val="24"/>
        </w:rPr>
      </w:pPr>
      <w:r w:rsidRPr="00C437F4">
        <w:rPr>
          <w:rFonts w:ascii="Arial" w:hAnsi="Arial" w:cs="Arial"/>
          <w:sz w:val="24"/>
          <w:szCs w:val="24"/>
        </w:rPr>
        <w:t>Một lược đồ là một miền bảo mật có thể chứa các đối tượng cơ sở dữ liệu. Các đặc quyền được cấp cho mỗi người dùng hoặc vai trò kiểm soát quyền truy cập vào các đối tượng cơ sở dữ liệu này.</w:t>
      </w:r>
    </w:p>
    <w:p w14:paraId="14A4E14A" w14:textId="77777777" w:rsidR="009E5ED6" w:rsidRPr="00C437F4" w:rsidRDefault="009E5ED6" w:rsidP="009E5ED6">
      <w:pPr>
        <w:ind w:left="720"/>
        <w:rPr>
          <w:rFonts w:ascii="Arial" w:hAnsi="Arial" w:cs="Arial"/>
          <w:sz w:val="24"/>
          <w:szCs w:val="24"/>
        </w:rPr>
      </w:pPr>
    </w:p>
    <w:p w14:paraId="24E0396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06E229"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duy nhất</w:t>
      </w:r>
    </w:p>
    <w:p w14:paraId="281F0C26"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chia sẻ</w:t>
      </w:r>
    </w:p>
    <w:p w14:paraId="4A21CBB2"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duy nhất</w:t>
      </w:r>
    </w:p>
    <w:p w14:paraId="0D9046DB" w14:textId="226F97E1" w:rsidR="005A2410" w:rsidRDefault="005A2410" w:rsidP="009E5ED6">
      <w:pPr>
        <w:ind w:left="720"/>
        <w:rPr>
          <w:rFonts w:ascii="Arial" w:hAnsi="Arial" w:cs="Arial"/>
          <w:sz w:val="24"/>
          <w:szCs w:val="24"/>
        </w:rPr>
      </w:pPr>
      <w:r w:rsidRPr="00C437F4">
        <w:rPr>
          <w:rFonts w:ascii="Arial" w:hAnsi="Arial" w:cs="Arial"/>
          <w:sz w:val="24"/>
          <w:szCs w:val="24"/>
        </w:rPr>
        <w:t>Bạn có thể nghĩ hầu hết các lược đồ dưới dạng tên người dùng: các tài khoản cho phép người dùng kết nối với cơ sở dữ liệu và truy cập các đối tượng cơ sở dữ liệu. Tuy nhiên, một lược đồ duy nhất không cho phép các kết nối đến cơ sở dữ liệu, nhưng được sử dụng để chứa một tập hợp các đối tượng liên quan. Các lược đồ của loại này được tạo ra như là những người dùng thông thường, và chưa được cấp đặc quyền hệ thống CREATE SESSION (hoặc rõ ràng hoặc thông qua một vai trò). Tuy nhiên, bạn phải tạm thời cấp đặc quyền CREATE SESSION và RESOURCE cho một lược đồ duy nhất nếu bạn muốn sử dụng câu lệnh CREATE SCHEMA để tạo nhiều bảng và các khung nhìn trong một giao dịch đơn lẻ.</w:t>
      </w:r>
    </w:p>
    <w:p w14:paraId="7D5A5F21" w14:textId="77777777" w:rsidR="009E5ED6" w:rsidRPr="00C437F4" w:rsidRDefault="009E5ED6" w:rsidP="005A2410">
      <w:pPr>
        <w:rPr>
          <w:rFonts w:ascii="Arial" w:hAnsi="Arial" w:cs="Arial"/>
          <w:sz w:val="24"/>
          <w:szCs w:val="24"/>
        </w:rPr>
      </w:pPr>
    </w:p>
    <w:p w14:paraId="72FAF534" w14:textId="736C23B9" w:rsidR="005A2410" w:rsidRDefault="005A2410" w:rsidP="009E5ED6">
      <w:pPr>
        <w:ind w:left="720"/>
        <w:rPr>
          <w:rFonts w:ascii="Arial" w:hAnsi="Arial" w:cs="Arial"/>
          <w:sz w:val="24"/>
          <w:szCs w:val="24"/>
        </w:rPr>
      </w:pPr>
      <w:r w:rsidRPr="00C437F4">
        <w:rPr>
          <w:rFonts w:ascii="Arial" w:hAnsi="Arial" w:cs="Arial"/>
          <w:sz w:val="24"/>
          <w:szCs w:val="24"/>
        </w:rPr>
        <w:t>Ví dụ, một lược đồ đã cho có thể sở hữu các đối tượng lược đồ cho một ứng dụng cụ thể. Nếu người dùng ứng dụng có các đặc quyền để làm như vậy, thì họ có thể kết nối với cơ sở dữ liệu bằng cách sử dụng tên người dùng cơ sở dữ liệu điển hình và sử dụng ứng dụng và các đối tượng tương ứng. Tuy nhiên, không người dùng nào có thể kết nối với cơ sở dữ liệu bằng cách sử dụng lược đồ được thiết lập cho ứng dụng. Cấu hình này ngăn truy cập vào các đối tượng liên quan thông qua lược đồ và cung cấp một lớp bảo vệ khác cho các đối tượng lược đồ. Trong trường hợp này, ứng dụng có thể đưa ra câu lệnh CURRENT_SCHEMA ALTER SESSION SET để kết nối người dùng với lược đồ ứng dụng đúng.</w:t>
      </w:r>
    </w:p>
    <w:p w14:paraId="16A376EE" w14:textId="77777777" w:rsidR="009E5ED6" w:rsidRPr="00C437F4" w:rsidRDefault="009E5ED6" w:rsidP="005A2410">
      <w:pPr>
        <w:ind w:firstLine="720"/>
        <w:rPr>
          <w:rFonts w:ascii="Arial" w:hAnsi="Arial" w:cs="Arial"/>
          <w:sz w:val="24"/>
          <w:szCs w:val="24"/>
        </w:rPr>
      </w:pPr>
    </w:p>
    <w:p w14:paraId="209DCE31"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chia sẻ</w:t>
      </w:r>
    </w:p>
    <w:p w14:paraId="60FC02D8" w14:textId="0E3F0C1A" w:rsidR="005A2410" w:rsidRDefault="005A2410" w:rsidP="009E5ED6">
      <w:pPr>
        <w:ind w:left="720"/>
        <w:rPr>
          <w:rFonts w:ascii="Arial" w:hAnsi="Arial" w:cs="Arial"/>
          <w:sz w:val="24"/>
          <w:szCs w:val="24"/>
        </w:rPr>
      </w:pPr>
      <w:r w:rsidRPr="00C437F4">
        <w:rPr>
          <w:rFonts w:ascii="Arial" w:hAnsi="Arial" w:cs="Arial"/>
          <w:sz w:val="24"/>
          <w:szCs w:val="24"/>
        </w:rPr>
        <w:t>Đối với nhiều ứng dụng, người dùng không cần tài khoản hoặc lược đồ của riêng họ trong cơ sở dữ liệu. Những người dùng này chỉ cần truy cập vào lược đồ ứng dụng. Ví dụ, người dùng John, Firuzeh và Jane là tất cả người dùng của ứng dụng Biên chế, và họ cần truy cập vào lược đồ biên chế trên cơ sở dữ liệu tài chính. Không ai trong số họ cần phải tạo ra các đối tượng riêng của họ trong cơ sở dữ liệu. Họ chỉ cần truy cập vào các đối tượng biên chế. Để giải quyết vấn đề này, Oracle Advanced Security cung cấp cho người dùng doanh nghiệp, đó là những người dùng lược đồ độc lập.</w:t>
      </w:r>
    </w:p>
    <w:p w14:paraId="59A42BB7" w14:textId="77777777" w:rsidR="009E5ED6" w:rsidRPr="00C437F4" w:rsidRDefault="009E5ED6" w:rsidP="005A2410">
      <w:pPr>
        <w:rPr>
          <w:rFonts w:ascii="Arial" w:hAnsi="Arial" w:cs="Arial"/>
          <w:sz w:val="24"/>
          <w:szCs w:val="24"/>
        </w:rPr>
      </w:pPr>
    </w:p>
    <w:p w14:paraId="3F05F887" w14:textId="63F47B80" w:rsidR="005A2410" w:rsidRDefault="005A2410" w:rsidP="009E5ED6">
      <w:pPr>
        <w:ind w:left="720"/>
        <w:rPr>
          <w:rFonts w:ascii="Arial" w:hAnsi="Arial" w:cs="Arial"/>
          <w:sz w:val="24"/>
          <w:szCs w:val="24"/>
        </w:rPr>
      </w:pPr>
      <w:r w:rsidRPr="00C437F4">
        <w:rPr>
          <w:rFonts w:ascii="Arial" w:hAnsi="Arial" w:cs="Arial"/>
          <w:sz w:val="24"/>
          <w:szCs w:val="24"/>
        </w:rPr>
        <w:t>Người dùng doanh nghiệp, người dùng được quản lý trong dịch vụ thư mục, không cần phải được tạo làm người dùng cơ sở dữ liệu vì họ sử dụng lược đồ cơ sở dữ liệu được chia sẻ. Để giảm chi phí quản trị, bạn có thể tạo người dùng doanh nghiệp một lần trong thư mục và trỏ người dùng vào một giản đồ được chia sẻ mà nhiều người dùng doanh nghiệp khác cũng có thể truy cập.</w:t>
      </w:r>
    </w:p>
    <w:p w14:paraId="3532DC21" w14:textId="77777777" w:rsidR="009E5ED6" w:rsidRPr="00C437F4" w:rsidRDefault="009E5ED6" w:rsidP="005A2410">
      <w:pPr>
        <w:ind w:firstLine="720"/>
        <w:rPr>
          <w:rFonts w:ascii="Arial" w:hAnsi="Arial" w:cs="Arial"/>
          <w:sz w:val="24"/>
          <w:szCs w:val="24"/>
        </w:rPr>
      </w:pPr>
    </w:p>
    <w:p w14:paraId="631C27A3" w14:textId="35E0D1EC" w:rsidR="005A2410" w:rsidRDefault="005A2410" w:rsidP="009E5ED6">
      <w:pPr>
        <w:ind w:left="720"/>
        <w:rPr>
          <w:rFonts w:ascii="Arial" w:hAnsi="Arial" w:cs="Arial"/>
          <w:sz w:val="24"/>
          <w:szCs w:val="24"/>
        </w:rPr>
      </w:pPr>
      <w:r w:rsidRPr="00C437F4">
        <w:rPr>
          <w:rFonts w:ascii="Arial" w:hAnsi="Arial" w:cs="Arial"/>
          <w:sz w:val="24"/>
          <w:szCs w:val="24"/>
        </w:rPr>
        <w:t xml:space="preserve">Để biết thêm thông tin về quản lý người dùng doanh nghiệp, hãy xem </w:t>
      </w:r>
      <w:r w:rsidRPr="00C437F4">
        <w:rPr>
          <w:rFonts w:ascii="Arial" w:hAnsi="Arial" w:cs="Arial"/>
          <w:i/>
          <w:sz w:val="24"/>
          <w:szCs w:val="24"/>
        </w:rPr>
        <w:t xml:space="preserve">Hướng dẫn của </w:t>
      </w:r>
      <w:r w:rsidRPr="00C437F4">
        <w:rPr>
          <w:rFonts w:ascii="Arial" w:hAnsi="Arial" w:cs="Arial"/>
          <w:i/>
          <w:sz w:val="24"/>
          <w:szCs w:val="24"/>
        </w:rPr>
        <w:lastRenderedPageBreak/>
        <w:t>quản trị viên bảo mật người dùng cơ sở dữ liệu Oracle</w:t>
      </w:r>
      <w:r w:rsidRPr="00C437F4">
        <w:rPr>
          <w:rFonts w:ascii="Arial" w:hAnsi="Arial" w:cs="Arial"/>
          <w:sz w:val="24"/>
          <w:szCs w:val="24"/>
        </w:rPr>
        <w:t>.</w:t>
      </w:r>
    </w:p>
    <w:p w14:paraId="0CE21FDB" w14:textId="77777777" w:rsidR="009E5ED6" w:rsidRPr="00C437F4" w:rsidRDefault="009E5ED6" w:rsidP="005A2410">
      <w:pPr>
        <w:ind w:firstLine="720"/>
        <w:rPr>
          <w:rFonts w:ascii="Arial" w:hAnsi="Arial" w:cs="Arial"/>
          <w:sz w:val="24"/>
          <w:szCs w:val="24"/>
        </w:rPr>
      </w:pPr>
    </w:p>
    <w:p w14:paraId="4A2974D3"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các đặc quyền đối tượng trong một ứng dụng</w:t>
      </w:r>
    </w:p>
    <w:p w14:paraId="3373AFF9" w14:textId="49F1C22E" w:rsidR="005A2410" w:rsidRDefault="005A2410" w:rsidP="009E5ED6">
      <w:pPr>
        <w:ind w:left="720"/>
        <w:rPr>
          <w:rFonts w:ascii="Arial" w:hAnsi="Arial" w:cs="Arial"/>
          <w:sz w:val="24"/>
          <w:szCs w:val="24"/>
        </w:rPr>
      </w:pPr>
      <w:r w:rsidRPr="00C437F4">
        <w:rPr>
          <w:rFonts w:ascii="Arial" w:hAnsi="Arial" w:cs="Arial"/>
          <w:sz w:val="24"/>
          <w:szCs w:val="24"/>
        </w:rPr>
        <w:t>Là một phần của việc thiết kế ứng dụng của bạn, bạn cần phải xác định các loại người dùng sẽ làm việc với ứng dụng và mức độ truy cập mà họ cần để hoàn thành nhiệm vụ được chỉ định của họ. Bạn phải phân loại những người dùng này thành các nhóm vai trò và sau đó xác định các đặc quyền phải được cấp cho mỗi vai trò.</w:t>
      </w:r>
    </w:p>
    <w:p w14:paraId="5AB32A16" w14:textId="77777777" w:rsidR="009E5ED6" w:rsidRPr="00C437F4" w:rsidRDefault="009E5ED6" w:rsidP="009E5ED6">
      <w:pPr>
        <w:ind w:left="720"/>
        <w:rPr>
          <w:rFonts w:ascii="Arial" w:hAnsi="Arial" w:cs="Arial"/>
          <w:sz w:val="24"/>
          <w:szCs w:val="24"/>
        </w:rPr>
      </w:pPr>
    </w:p>
    <w:p w14:paraId="7832BDD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4DA8FD60"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Những nhà phát triển ứng dụng cần biết về đặc quyền đối tượng</w:t>
      </w:r>
    </w:p>
    <w:p w14:paraId="670D2EDA"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câu lệnh SQL được cho phép bởi các đặc quyền đối tượng</w:t>
      </w:r>
    </w:p>
    <w:p w14:paraId="7FCB5F5F" w14:textId="77777777" w:rsidR="005A2410" w:rsidRPr="00C437F4" w:rsidRDefault="005A2410" w:rsidP="005A2410">
      <w:pPr>
        <w:rPr>
          <w:rFonts w:ascii="Arial" w:hAnsi="Arial" w:cs="Arial"/>
          <w:sz w:val="24"/>
          <w:szCs w:val="24"/>
        </w:rPr>
      </w:pPr>
    </w:p>
    <w:p w14:paraId="3816BB38" w14:textId="77777777" w:rsidR="005A2410" w:rsidRPr="00C437F4" w:rsidRDefault="005A2410" w:rsidP="005A2410">
      <w:pPr>
        <w:rPr>
          <w:rFonts w:ascii="Arial" w:hAnsi="Arial" w:cs="Arial"/>
          <w:b/>
          <w:sz w:val="36"/>
          <w:szCs w:val="36"/>
        </w:rPr>
      </w:pPr>
      <w:r w:rsidRPr="00C437F4">
        <w:rPr>
          <w:rFonts w:ascii="Arial" w:hAnsi="Arial" w:cs="Arial"/>
          <w:b/>
          <w:sz w:val="36"/>
          <w:szCs w:val="36"/>
        </w:rPr>
        <w:t>Những nhà phát triển ứng dụng cần biết về đặc quyền đối tượng</w:t>
      </w:r>
    </w:p>
    <w:p w14:paraId="5B1928FC" w14:textId="261B41D2" w:rsidR="005A2410" w:rsidRDefault="005A2410" w:rsidP="009E5ED6">
      <w:pPr>
        <w:ind w:left="720"/>
        <w:rPr>
          <w:rFonts w:ascii="Arial" w:hAnsi="Arial" w:cs="Arial"/>
          <w:sz w:val="24"/>
          <w:szCs w:val="24"/>
        </w:rPr>
      </w:pPr>
      <w:r w:rsidRPr="00C437F4">
        <w:rPr>
          <w:rFonts w:ascii="Arial" w:hAnsi="Arial" w:cs="Arial"/>
          <w:sz w:val="24"/>
          <w:szCs w:val="24"/>
        </w:rPr>
        <w:t>Người dùng cuối thường được cấp đặc quyền đối tượng. Một đặc quyền đối tượng cho phép người dùng thực hiện một hành động cụ thể trên một bảng, khung nhìn, trình tự, thủ tục, hàm hoặc gói cụ thể.</w:t>
      </w:r>
    </w:p>
    <w:p w14:paraId="7EB8E635" w14:textId="77777777" w:rsidR="009E5ED6" w:rsidRPr="00C437F4" w:rsidRDefault="009E5ED6" w:rsidP="009E5ED6">
      <w:pPr>
        <w:ind w:left="720"/>
        <w:rPr>
          <w:rFonts w:ascii="Arial" w:hAnsi="Arial" w:cs="Arial"/>
          <w:sz w:val="24"/>
          <w:szCs w:val="24"/>
        </w:rPr>
      </w:pPr>
    </w:p>
    <w:p w14:paraId="6F463CFC" w14:textId="5ADCAAC2"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Bảng 5–2 </w:t>
      </w:r>
      <w:r w:rsidRPr="00C437F4">
        <w:rPr>
          <w:rFonts w:ascii="Arial" w:hAnsi="Arial" w:cs="Arial"/>
          <w:sz w:val="24"/>
          <w:szCs w:val="24"/>
        </w:rPr>
        <w:t>tóm tắt các đặc quyền đối tượng có sẵn cho từng loại đối tượng.</w:t>
      </w:r>
    </w:p>
    <w:p w14:paraId="5E8FC1DF" w14:textId="77777777" w:rsidR="009E5ED6" w:rsidRPr="00C437F4" w:rsidRDefault="009E5ED6" w:rsidP="005A2410">
      <w:pPr>
        <w:rPr>
          <w:rFonts w:ascii="Arial" w:hAnsi="Arial" w:cs="Arial"/>
          <w:sz w:val="24"/>
          <w:szCs w:val="24"/>
        </w:rPr>
      </w:pPr>
    </w:p>
    <w:p w14:paraId="749E8FE5"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Bảng 5–2 Các đặc quyền liên quan đến các đối tượng Schema như thế nào</w:t>
      </w:r>
    </w:p>
    <w:tbl>
      <w:tblPr>
        <w:tblStyle w:val="TableGrid"/>
        <w:tblW w:w="0" w:type="auto"/>
        <w:tblLook w:val="04A0" w:firstRow="1" w:lastRow="0" w:firstColumn="1" w:lastColumn="0" w:noHBand="0" w:noVBand="1"/>
      </w:tblPr>
      <w:tblGrid>
        <w:gridCol w:w="1870"/>
        <w:gridCol w:w="1870"/>
        <w:gridCol w:w="1870"/>
        <w:gridCol w:w="1870"/>
        <w:gridCol w:w="1870"/>
      </w:tblGrid>
      <w:tr w:rsidR="005A2410" w:rsidRPr="00C437F4" w14:paraId="0A0EB17A" w14:textId="77777777" w:rsidTr="005A2410">
        <w:tc>
          <w:tcPr>
            <w:tcW w:w="1870" w:type="dxa"/>
            <w:tcBorders>
              <w:left w:val="nil"/>
              <w:bottom w:val="single" w:sz="4" w:space="0" w:color="auto"/>
              <w:right w:val="nil"/>
            </w:tcBorders>
          </w:tcPr>
          <w:p w14:paraId="02034A3E"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1870" w:type="dxa"/>
            <w:tcBorders>
              <w:left w:val="nil"/>
              <w:bottom w:val="single" w:sz="4" w:space="0" w:color="auto"/>
              <w:right w:val="nil"/>
            </w:tcBorders>
          </w:tcPr>
          <w:p w14:paraId="5343DE5A"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6DB5F484" w14:textId="77777777" w:rsidR="005A2410" w:rsidRPr="00C437F4" w:rsidRDefault="005A2410" w:rsidP="005A2410">
            <w:pPr>
              <w:rPr>
                <w:rFonts w:ascii="Arial" w:hAnsi="Arial" w:cs="Arial"/>
                <w:b/>
                <w:sz w:val="24"/>
                <w:szCs w:val="24"/>
              </w:rPr>
            </w:pPr>
            <w:r w:rsidRPr="00C437F4">
              <w:rPr>
                <w:rFonts w:ascii="Arial" w:hAnsi="Arial" w:cs="Arial"/>
                <w:b/>
                <w:sz w:val="24"/>
                <w:szCs w:val="24"/>
              </w:rPr>
              <w:t>to Table?</w:t>
            </w:r>
          </w:p>
        </w:tc>
        <w:tc>
          <w:tcPr>
            <w:tcW w:w="1870" w:type="dxa"/>
            <w:tcBorders>
              <w:left w:val="nil"/>
              <w:bottom w:val="single" w:sz="4" w:space="0" w:color="auto"/>
              <w:right w:val="nil"/>
            </w:tcBorders>
          </w:tcPr>
          <w:p w14:paraId="78726A47"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58642F96" w14:textId="77777777" w:rsidR="005A2410" w:rsidRPr="00C437F4" w:rsidRDefault="005A2410" w:rsidP="005A2410">
            <w:pPr>
              <w:rPr>
                <w:rFonts w:ascii="Arial" w:hAnsi="Arial" w:cs="Arial"/>
                <w:b/>
                <w:sz w:val="24"/>
                <w:szCs w:val="24"/>
              </w:rPr>
            </w:pPr>
            <w:r w:rsidRPr="00C437F4">
              <w:rPr>
                <w:rFonts w:ascii="Arial" w:hAnsi="Arial" w:cs="Arial"/>
                <w:b/>
                <w:sz w:val="24"/>
                <w:szCs w:val="24"/>
              </w:rPr>
              <w:t>to View?</w:t>
            </w:r>
          </w:p>
        </w:tc>
        <w:tc>
          <w:tcPr>
            <w:tcW w:w="1870" w:type="dxa"/>
            <w:tcBorders>
              <w:left w:val="nil"/>
              <w:bottom w:val="single" w:sz="4" w:space="0" w:color="auto"/>
              <w:right w:val="nil"/>
            </w:tcBorders>
          </w:tcPr>
          <w:p w14:paraId="168268D5"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23FC76F7" w14:textId="77777777" w:rsidR="005A2410" w:rsidRPr="00C437F4" w:rsidRDefault="005A2410" w:rsidP="005A2410">
            <w:pPr>
              <w:rPr>
                <w:rFonts w:ascii="Arial" w:hAnsi="Arial" w:cs="Arial"/>
                <w:b/>
                <w:sz w:val="24"/>
                <w:szCs w:val="24"/>
              </w:rPr>
            </w:pPr>
            <w:r w:rsidRPr="00C437F4">
              <w:rPr>
                <w:rFonts w:ascii="Arial" w:hAnsi="Arial" w:cs="Arial"/>
                <w:b/>
                <w:sz w:val="24"/>
                <w:szCs w:val="24"/>
              </w:rPr>
              <w:t>Sequence?</w:t>
            </w:r>
          </w:p>
        </w:tc>
        <w:tc>
          <w:tcPr>
            <w:tcW w:w="1870" w:type="dxa"/>
            <w:tcBorders>
              <w:left w:val="nil"/>
              <w:bottom w:val="single" w:sz="4" w:space="0" w:color="auto"/>
              <w:right w:val="nil"/>
            </w:tcBorders>
          </w:tcPr>
          <w:p w14:paraId="276CB56D"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1078EC52" w14:textId="77777777" w:rsidR="005A2410" w:rsidRPr="00C437F4" w:rsidRDefault="005A2410" w:rsidP="005A2410">
            <w:pPr>
              <w:rPr>
                <w:rFonts w:ascii="Arial" w:hAnsi="Arial" w:cs="Arial"/>
                <w:b/>
                <w:sz w:val="24"/>
                <w:szCs w:val="24"/>
                <w:vertAlign w:val="superscript"/>
              </w:rPr>
            </w:pPr>
            <w:r w:rsidRPr="00C437F4">
              <w:rPr>
                <w:rFonts w:ascii="Arial" w:hAnsi="Arial" w:cs="Arial"/>
                <w:b/>
                <w:sz w:val="24"/>
                <w:szCs w:val="24"/>
              </w:rPr>
              <w:t>Procedure?</w:t>
            </w:r>
            <w:r w:rsidRPr="00C437F4">
              <w:rPr>
                <w:rFonts w:ascii="Arial" w:hAnsi="Arial" w:cs="Arial"/>
                <w:b/>
                <w:sz w:val="24"/>
                <w:szCs w:val="24"/>
                <w:vertAlign w:val="superscript"/>
              </w:rPr>
              <w:t>1</w:t>
            </w:r>
          </w:p>
        </w:tc>
      </w:tr>
      <w:tr w:rsidR="005A2410" w:rsidRPr="00C437F4" w14:paraId="10FCA007" w14:textId="77777777" w:rsidTr="005A2410">
        <w:tc>
          <w:tcPr>
            <w:tcW w:w="1870" w:type="dxa"/>
            <w:tcBorders>
              <w:left w:val="nil"/>
              <w:bottom w:val="single" w:sz="4" w:space="0" w:color="auto"/>
              <w:right w:val="nil"/>
            </w:tcBorders>
          </w:tcPr>
          <w:p w14:paraId="70BB44D2"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1870" w:type="dxa"/>
            <w:tcBorders>
              <w:left w:val="nil"/>
              <w:bottom w:val="single" w:sz="4" w:space="0" w:color="auto"/>
              <w:right w:val="nil"/>
            </w:tcBorders>
          </w:tcPr>
          <w:p w14:paraId="5B4C32A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153F64E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3C0F4CB6"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1FEA49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C3B7392" w14:textId="77777777" w:rsidTr="005A2410">
        <w:tc>
          <w:tcPr>
            <w:tcW w:w="1870" w:type="dxa"/>
            <w:tcBorders>
              <w:left w:val="nil"/>
              <w:bottom w:val="single" w:sz="4" w:space="0" w:color="auto"/>
              <w:right w:val="nil"/>
            </w:tcBorders>
          </w:tcPr>
          <w:p w14:paraId="4693F35A"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1870" w:type="dxa"/>
            <w:tcBorders>
              <w:left w:val="nil"/>
              <w:bottom w:val="single" w:sz="4" w:space="0" w:color="auto"/>
              <w:right w:val="nil"/>
            </w:tcBorders>
          </w:tcPr>
          <w:p w14:paraId="34EB9020"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C04D99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11C580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676942F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2557715" w14:textId="77777777" w:rsidTr="005A2410">
        <w:tc>
          <w:tcPr>
            <w:tcW w:w="1870" w:type="dxa"/>
            <w:tcBorders>
              <w:left w:val="nil"/>
              <w:bottom w:val="single" w:sz="4" w:space="0" w:color="auto"/>
              <w:right w:val="nil"/>
            </w:tcBorders>
          </w:tcPr>
          <w:p w14:paraId="1FCD8075"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1870" w:type="dxa"/>
            <w:tcBorders>
              <w:left w:val="nil"/>
              <w:bottom w:val="single" w:sz="4" w:space="0" w:color="auto"/>
              <w:right w:val="nil"/>
            </w:tcBorders>
          </w:tcPr>
          <w:p w14:paraId="29C5C8DE"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3B7C79D"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C71992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D0CE2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r>
      <w:tr w:rsidR="005A2410" w:rsidRPr="00C437F4" w14:paraId="10B752B7" w14:textId="77777777" w:rsidTr="005A2410">
        <w:tc>
          <w:tcPr>
            <w:tcW w:w="1870" w:type="dxa"/>
            <w:tcBorders>
              <w:left w:val="nil"/>
              <w:bottom w:val="single" w:sz="4" w:space="0" w:color="auto"/>
              <w:right w:val="nil"/>
            </w:tcBorders>
          </w:tcPr>
          <w:p w14:paraId="63C64448"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1870" w:type="dxa"/>
            <w:tcBorders>
              <w:left w:val="nil"/>
              <w:bottom w:val="single" w:sz="4" w:space="0" w:color="auto"/>
              <w:right w:val="nil"/>
            </w:tcBorders>
          </w:tcPr>
          <w:p w14:paraId="48366E53"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2</w:t>
            </w:r>
          </w:p>
        </w:tc>
        <w:tc>
          <w:tcPr>
            <w:tcW w:w="1870" w:type="dxa"/>
            <w:tcBorders>
              <w:left w:val="nil"/>
              <w:bottom w:val="single" w:sz="4" w:space="0" w:color="auto"/>
              <w:right w:val="nil"/>
            </w:tcBorders>
          </w:tcPr>
          <w:p w14:paraId="6B333CC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7AF2A8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5FE881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05B1B82F" w14:textId="77777777" w:rsidTr="005A2410">
        <w:tc>
          <w:tcPr>
            <w:tcW w:w="1870" w:type="dxa"/>
            <w:tcBorders>
              <w:left w:val="nil"/>
              <w:bottom w:val="single" w:sz="4" w:space="0" w:color="auto"/>
              <w:right w:val="nil"/>
            </w:tcBorders>
          </w:tcPr>
          <w:p w14:paraId="63ECFC16"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1870" w:type="dxa"/>
            <w:tcBorders>
              <w:left w:val="nil"/>
              <w:bottom w:val="single" w:sz="4" w:space="0" w:color="auto"/>
              <w:right w:val="nil"/>
            </w:tcBorders>
          </w:tcPr>
          <w:p w14:paraId="158FCE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8ED38C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FA8067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7C0C7A03"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B43E18A" w14:textId="77777777" w:rsidTr="005A2410">
        <w:tc>
          <w:tcPr>
            <w:tcW w:w="1870" w:type="dxa"/>
            <w:tcBorders>
              <w:left w:val="nil"/>
              <w:bottom w:val="single" w:sz="4" w:space="0" w:color="auto"/>
              <w:right w:val="nil"/>
            </w:tcBorders>
          </w:tcPr>
          <w:p w14:paraId="0DF3968E"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1870" w:type="dxa"/>
            <w:tcBorders>
              <w:left w:val="nil"/>
              <w:bottom w:val="single" w:sz="4" w:space="0" w:color="auto"/>
              <w:right w:val="nil"/>
            </w:tcBorders>
          </w:tcPr>
          <w:p w14:paraId="54E370E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46EDA9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1BC4545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5E4F2CF"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3A7D3CBB" w14:textId="77777777" w:rsidTr="005A2410">
        <w:tc>
          <w:tcPr>
            <w:tcW w:w="1870" w:type="dxa"/>
            <w:tcBorders>
              <w:left w:val="nil"/>
              <w:bottom w:val="single" w:sz="4" w:space="0" w:color="auto"/>
              <w:right w:val="nil"/>
            </w:tcBorders>
          </w:tcPr>
          <w:p w14:paraId="06304C05"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1870" w:type="dxa"/>
            <w:tcBorders>
              <w:left w:val="nil"/>
              <w:bottom w:val="single" w:sz="4" w:space="0" w:color="auto"/>
              <w:right w:val="nil"/>
            </w:tcBorders>
          </w:tcPr>
          <w:p w14:paraId="05E109FA"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25486B1A"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3</w:t>
            </w:r>
          </w:p>
        </w:tc>
        <w:tc>
          <w:tcPr>
            <w:tcW w:w="1870" w:type="dxa"/>
            <w:tcBorders>
              <w:left w:val="nil"/>
              <w:bottom w:val="single" w:sz="4" w:space="0" w:color="auto"/>
              <w:right w:val="nil"/>
            </w:tcBorders>
          </w:tcPr>
          <w:p w14:paraId="66418F8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C2BE1AA"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059B291" w14:textId="77777777" w:rsidTr="005A2410">
        <w:tc>
          <w:tcPr>
            <w:tcW w:w="1870" w:type="dxa"/>
            <w:tcBorders>
              <w:left w:val="nil"/>
              <w:right w:val="nil"/>
            </w:tcBorders>
          </w:tcPr>
          <w:p w14:paraId="718FA314" w14:textId="77777777" w:rsidR="005A2410" w:rsidRPr="00C437F4" w:rsidRDefault="005A2410" w:rsidP="005A2410">
            <w:pPr>
              <w:rPr>
                <w:rFonts w:ascii="Arial" w:hAnsi="Arial" w:cs="Arial"/>
                <w:sz w:val="24"/>
                <w:szCs w:val="24"/>
              </w:rPr>
            </w:pPr>
            <w:r w:rsidRPr="00C437F4">
              <w:rPr>
                <w:rFonts w:ascii="Arial" w:hAnsi="Arial" w:cs="Arial"/>
                <w:sz w:val="24"/>
                <w:szCs w:val="24"/>
              </w:rPr>
              <w:t>UPDATE</w:t>
            </w:r>
          </w:p>
        </w:tc>
        <w:tc>
          <w:tcPr>
            <w:tcW w:w="1870" w:type="dxa"/>
            <w:tcBorders>
              <w:left w:val="nil"/>
              <w:right w:val="nil"/>
            </w:tcBorders>
          </w:tcPr>
          <w:p w14:paraId="2E702B9B"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0459E2C"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9D1AEB0"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right w:val="nil"/>
            </w:tcBorders>
          </w:tcPr>
          <w:p w14:paraId="6C27725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bl>
    <w:p w14:paraId="4C244B67"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 xml:space="preserve">1 </w:t>
      </w:r>
      <w:r w:rsidRPr="00C437F4">
        <w:rPr>
          <w:rFonts w:ascii="Arial" w:hAnsi="Arial" w:cs="Arial"/>
          <w:sz w:val="24"/>
          <w:szCs w:val="24"/>
        </w:rPr>
        <w:t>Các thủ tục, hàm và các gói công khai được lưu trữ độc lập</w:t>
      </w:r>
    </w:p>
    <w:p w14:paraId="276D8962"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2</w:t>
      </w:r>
      <w:r w:rsidRPr="00C437F4">
        <w:rPr>
          <w:rFonts w:ascii="Arial" w:hAnsi="Arial" w:cs="Arial"/>
        </w:rPr>
        <w:t xml:space="preserve"> </w:t>
      </w:r>
      <w:r w:rsidRPr="00C437F4">
        <w:rPr>
          <w:rFonts w:ascii="Arial" w:hAnsi="Arial" w:cs="Arial"/>
          <w:sz w:val="24"/>
          <w:szCs w:val="24"/>
        </w:rPr>
        <w:t>Đặc quyền không thể được cấp cho vai trò</w:t>
      </w:r>
    </w:p>
    <w:p w14:paraId="303C3BB6" w14:textId="1A7CC3BD"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3</w:t>
      </w:r>
      <w:r w:rsidRPr="00C437F4">
        <w:rPr>
          <w:rFonts w:ascii="Arial" w:hAnsi="Arial" w:cs="Arial"/>
        </w:rPr>
        <w:t xml:space="preserve"> </w:t>
      </w:r>
      <w:r w:rsidRPr="00C437F4">
        <w:rPr>
          <w:rFonts w:ascii="Arial" w:hAnsi="Arial" w:cs="Arial"/>
          <w:sz w:val="24"/>
          <w:szCs w:val="24"/>
        </w:rPr>
        <w:t>Cũng có thể được cấp cho ảnh chụp nhanh</w:t>
      </w:r>
    </w:p>
    <w:p w14:paraId="3F6DFA82" w14:textId="77777777" w:rsidR="009E5ED6" w:rsidRPr="00C437F4" w:rsidRDefault="009E5ED6" w:rsidP="005A2410">
      <w:pPr>
        <w:rPr>
          <w:rFonts w:ascii="Arial" w:hAnsi="Arial" w:cs="Arial"/>
          <w:sz w:val="24"/>
          <w:szCs w:val="24"/>
        </w:rPr>
      </w:pPr>
    </w:p>
    <w:p w14:paraId="11CB770F" w14:textId="59884099" w:rsidR="005A2410" w:rsidRDefault="005A2410" w:rsidP="009E5ED6">
      <w:pPr>
        <w:ind w:left="1440"/>
        <w:rPr>
          <w:rFonts w:ascii="Arial" w:hAnsi="Arial" w:cs="Arial"/>
          <w:sz w:val="24"/>
          <w:szCs w:val="24"/>
        </w:rPr>
      </w:pPr>
      <w:r w:rsidRPr="00C437F4">
        <w:rPr>
          <w:rFonts w:ascii="Arial" w:hAnsi="Arial" w:cs="Arial"/>
          <w:sz w:val="24"/>
          <w:szCs w:val="24"/>
        </w:rPr>
        <w:t>Xem thêm "</w:t>
      </w:r>
      <w:r w:rsidRPr="00C437F4">
        <w:rPr>
          <w:rFonts w:ascii="Arial" w:hAnsi="Arial" w:cs="Arial"/>
          <w:color w:val="4BACC6" w:themeColor="accent5"/>
          <w:sz w:val="24"/>
          <w:szCs w:val="24"/>
        </w:rPr>
        <w:t>Đối tượng lược đồ kiểm toán</w:t>
      </w:r>
      <w:r w:rsidRPr="00C437F4">
        <w:rPr>
          <w:rFonts w:ascii="Arial" w:hAnsi="Arial" w:cs="Arial"/>
          <w:sz w:val="24"/>
          <w:szCs w:val="24"/>
        </w:rPr>
        <w:t>" trên trang 9-28 để biết thông tin chi tiết về cách đối tượng lược đồ có thể được kiểm tra.</w:t>
      </w:r>
    </w:p>
    <w:p w14:paraId="5B2312BC" w14:textId="77777777" w:rsidR="009E5ED6" w:rsidRPr="00C437F4" w:rsidRDefault="009E5ED6" w:rsidP="009E5ED6">
      <w:pPr>
        <w:ind w:left="1440"/>
        <w:rPr>
          <w:rFonts w:ascii="Arial" w:hAnsi="Arial" w:cs="Arial"/>
          <w:sz w:val="24"/>
          <w:szCs w:val="24"/>
        </w:rPr>
      </w:pPr>
    </w:p>
    <w:p w14:paraId="45A327E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câu lệnh SQL được cho phép bởi các đặc quyền đối tượng</w:t>
      </w:r>
    </w:p>
    <w:p w14:paraId="1F3FB91E" w14:textId="0934F6BE" w:rsidR="005A2410" w:rsidRDefault="005A2410" w:rsidP="009E5ED6">
      <w:pPr>
        <w:ind w:left="720"/>
        <w:rPr>
          <w:rFonts w:ascii="Arial" w:hAnsi="Arial" w:cs="Arial"/>
          <w:sz w:val="24"/>
          <w:szCs w:val="24"/>
        </w:rPr>
      </w:pPr>
      <w:r w:rsidRPr="00C437F4">
        <w:rPr>
          <w:rFonts w:ascii="Arial" w:hAnsi="Arial" w:cs="Arial"/>
          <w:sz w:val="24"/>
          <w:szCs w:val="24"/>
        </w:rPr>
        <w:t>Khi bạn triển khai và thử nghiệm ứng dụng của mình, bạn nên tạo từng vai trò cần thiết. Kiểm tra kịch bản sử dụng cho từng vai trò để đảm bảo rằng người dùng ứng dụng của bạn sẽ có quyền truy cập thích hợp vào cơ sở dữ liệu. Sau khi hoàn thành các bài kiểm tra của bạn, phối hợp với quản trị viên của ứng dụng để đảm bảo rằng mỗi người dùng được gán vai trò thích hợp.</w:t>
      </w:r>
    </w:p>
    <w:p w14:paraId="4FEA9F1B" w14:textId="77777777" w:rsidR="009E5ED6" w:rsidRPr="00C437F4" w:rsidRDefault="009E5ED6" w:rsidP="005A2410">
      <w:pPr>
        <w:ind w:firstLine="720"/>
        <w:rPr>
          <w:rFonts w:ascii="Arial" w:hAnsi="Arial" w:cs="Arial"/>
          <w:sz w:val="24"/>
          <w:szCs w:val="24"/>
        </w:rPr>
      </w:pPr>
    </w:p>
    <w:p w14:paraId="6AAD7DB3" w14:textId="35E84D3D" w:rsidR="005A2410" w:rsidRDefault="005A2410" w:rsidP="009E5ED6">
      <w:pPr>
        <w:ind w:left="720"/>
        <w:rPr>
          <w:rFonts w:ascii="Arial" w:hAnsi="Arial" w:cs="Arial"/>
          <w:sz w:val="24"/>
          <w:szCs w:val="24"/>
        </w:rPr>
      </w:pPr>
      <w:r w:rsidRPr="00C437F4">
        <w:rPr>
          <w:rFonts w:ascii="Arial" w:hAnsi="Arial" w:cs="Arial"/>
          <w:color w:val="4BACC6" w:themeColor="accent5"/>
          <w:sz w:val="24"/>
          <w:szCs w:val="24"/>
        </w:rPr>
        <w:t xml:space="preserve">Bảng 5–3 </w:t>
      </w:r>
      <w:r w:rsidRPr="00C437F4">
        <w:rPr>
          <w:rFonts w:ascii="Arial" w:hAnsi="Arial" w:cs="Arial"/>
          <w:sz w:val="24"/>
          <w:szCs w:val="24"/>
        </w:rPr>
        <w:t xml:space="preserve">liệt kê các câu lệnh SQL được cho phép bởi các đặc quyền đối tượng được </w:t>
      </w:r>
      <w:r w:rsidRPr="00C437F4">
        <w:rPr>
          <w:rFonts w:ascii="Arial" w:hAnsi="Arial" w:cs="Arial"/>
          <w:sz w:val="24"/>
          <w:szCs w:val="24"/>
        </w:rPr>
        <w:lastRenderedPageBreak/>
        <w:t xml:space="preserve">hiển thị trong </w:t>
      </w:r>
      <w:r w:rsidRPr="00C437F4">
        <w:rPr>
          <w:rFonts w:ascii="Arial" w:hAnsi="Arial" w:cs="Arial"/>
          <w:color w:val="4BACC6" w:themeColor="accent5"/>
          <w:sz w:val="24"/>
          <w:szCs w:val="24"/>
        </w:rPr>
        <w:t>Bảng 5–2</w:t>
      </w:r>
      <w:r w:rsidRPr="00C437F4">
        <w:rPr>
          <w:rFonts w:ascii="Arial" w:hAnsi="Arial" w:cs="Arial"/>
          <w:sz w:val="24"/>
          <w:szCs w:val="24"/>
        </w:rPr>
        <w:t>.</w:t>
      </w:r>
    </w:p>
    <w:p w14:paraId="2BE7EFA8" w14:textId="77777777" w:rsidR="009E5ED6" w:rsidRPr="00C437F4" w:rsidRDefault="009E5ED6" w:rsidP="009E5ED6">
      <w:pPr>
        <w:ind w:left="720"/>
        <w:rPr>
          <w:rFonts w:ascii="Arial" w:hAnsi="Arial" w:cs="Arial"/>
          <w:sz w:val="24"/>
          <w:szCs w:val="24"/>
        </w:rPr>
      </w:pPr>
    </w:p>
    <w:p w14:paraId="1CBC3903"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Bảng 5–3 Các câu lệnh SQL được cho phép bởi các đặc quyền đối tượng cơ sở dữ liệu</w:t>
      </w:r>
    </w:p>
    <w:tbl>
      <w:tblPr>
        <w:tblStyle w:val="TableGrid"/>
        <w:tblW w:w="0" w:type="auto"/>
        <w:tblLook w:val="04A0" w:firstRow="1" w:lastRow="0" w:firstColumn="1" w:lastColumn="0" w:noHBand="0" w:noVBand="1"/>
      </w:tblPr>
      <w:tblGrid>
        <w:gridCol w:w="2790"/>
        <w:gridCol w:w="6560"/>
      </w:tblGrid>
      <w:tr w:rsidR="005A2410" w:rsidRPr="00C437F4" w14:paraId="4FB8082F" w14:textId="77777777" w:rsidTr="005A2410">
        <w:tc>
          <w:tcPr>
            <w:tcW w:w="2790" w:type="dxa"/>
            <w:tcBorders>
              <w:left w:val="nil"/>
              <w:bottom w:val="single" w:sz="4" w:space="0" w:color="auto"/>
              <w:right w:val="nil"/>
            </w:tcBorders>
          </w:tcPr>
          <w:p w14:paraId="7BE3DAAA"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6560" w:type="dxa"/>
            <w:tcBorders>
              <w:left w:val="nil"/>
              <w:bottom w:val="single" w:sz="4" w:space="0" w:color="auto"/>
              <w:right w:val="nil"/>
            </w:tcBorders>
          </w:tcPr>
          <w:p w14:paraId="6F489CE6" w14:textId="77777777" w:rsidR="005A2410" w:rsidRPr="00C437F4" w:rsidRDefault="005A2410" w:rsidP="005A2410">
            <w:pPr>
              <w:rPr>
                <w:rFonts w:ascii="Arial" w:hAnsi="Arial" w:cs="Arial"/>
                <w:b/>
                <w:sz w:val="24"/>
                <w:szCs w:val="24"/>
              </w:rPr>
            </w:pPr>
            <w:r w:rsidRPr="00C437F4">
              <w:rPr>
                <w:rFonts w:ascii="Arial" w:hAnsi="Arial" w:cs="Arial"/>
                <w:b/>
                <w:sz w:val="24"/>
                <w:szCs w:val="24"/>
              </w:rPr>
              <w:t>SQL Statements Permitted</w:t>
            </w:r>
          </w:p>
        </w:tc>
      </w:tr>
      <w:tr w:rsidR="005A2410" w:rsidRPr="00C437F4" w14:paraId="022E9DAA" w14:textId="77777777" w:rsidTr="005A2410">
        <w:tc>
          <w:tcPr>
            <w:tcW w:w="2790" w:type="dxa"/>
            <w:tcBorders>
              <w:left w:val="nil"/>
              <w:bottom w:val="single" w:sz="4" w:space="0" w:color="auto"/>
              <w:right w:val="nil"/>
            </w:tcBorders>
          </w:tcPr>
          <w:p w14:paraId="621ECAD0"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6560" w:type="dxa"/>
            <w:tcBorders>
              <w:left w:val="nil"/>
              <w:bottom w:val="single" w:sz="4" w:space="0" w:color="auto"/>
              <w:right w:val="nil"/>
            </w:tcBorders>
          </w:tcPr>
          <w:p w14:paraId="5257824D"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ALTER (bảng hoặc chuỗi) TẠO TRIGGER ON đối tượng (chỉ bảng)</w:t>
            </w:r>
          </w:p>
        </w:tc>
      </w:tr>
      <w:tr w:rsidR="005A2410" w:rsidRPr="00C437F4" w14:paraId="18384743" w14:textId="77777777" w:rsidTr="005A2410">
        <w:tc>
          <w:tcPr>
            <w:tcW w:w="2790" w:type="dxa"/>
            <w:tcBorders>
              <w:left w:val="nil"/>
              <w:bottom w:val="single" w:sz="4" w:space="0" w:color="auto"/>
              <w:right w:val="nil"/>
            </w:tcBorders>
          </w:tcPr>
          <w:p w14:paraId="5163467E"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6560" w:type="dxa"/>
            <w:tcBorders>
              <w:left w:val="nil"/>
              <w:bottom w:val="single" w:sz="4" w:space="0" w:color="auto"/>
              <w:right w:val="nil"/>
            </w:tcBorders>
          </w:tcPr>
          <w:p w14:paraId="68943168" w14:textId="77777777" w:rsidR="005A2410" w:rsidRPr="00C437F4" w:rsidRDefault="005A2410" w:rsidP="005A2410">
            <w:pPr>
              <w:rPr>
                <w:rFonts w:ascii="Arial" w:hAnsi="Arial" w:cs="Arial"/>
                <w:sz w:val="24"/>
                <w:szCs w:val="24"/>
              </w:rPr>
            </w:pPr>
            <w:r w:rsidRPr="00C437F4">
              <w:rPr>
                <w:rFonts w:ascii="Arial" w:hAnsi="Arial" w:cs="Arial"/>
                <w:sz w:val="24"/>
                <w:szCs w:val="24"/>
              </w:rPr>
              <w:t>XÓA TỪ đối tượng (bảng, dạng xem hoặc từ đồng nghĩa)</w:t>
            </w:r>
          </w:p>
        </w:tc>
      </w:tr>
      <w:tr w:rsidR="005A2410" w:rsidRPr="00C437F4" w14:paraId="7E041F7F" w14:textId="77777777" w:rsidTr="005A2410">
        <w:tc>
          <w:tcPr>
            <w:tcW w:w="2790" w:type="dxa"/>
            <w:tcBorders>
              <w:left w:val="nil"/>
              <w:bottom w:val="single" w:sz="4" w:space="0" w:color="auto"/>
              <w:right w:val="nil"/>
            </w:tcBorders>
          </w:tcPr>
          <w:p w14:paraId="42129F12"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6560" w:type="dxa"/>
            <w:tcBorders>
              <w:left w:val="nil"/>
              <w:bottom w:val="single" w:sz="4" w:space="0" w:color="auto"/>
              <w:right w:val="nil"/>
            </w:tcBorders>
          </w:tcPr>
          <w:p w14:paraId="5F6D4530"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EXECUTE (thủ tục hoặc hàm) Tham chiếu đến các biến gói công khai</w:t>
            </w:r>
          </w:p>
        </w:tc>
      </w:tr>
      <w:tr w:rsidR="005A2410" w:rsidRPr="00C437F4" w14:paraId="32B299A7" w14:textId="77777777" w:rsidTr="005A2410">
        <w:tc>
          <w:tcPr>
            <w:tcW w:w="2790" w:type="dxa"/>
            <w:tcBorders>
              <w:left w:val="nil"/>
              <w:bottom w:val="single" w:sz="4" w:space="0" w:color="auto"/>
              <w:right w:val="nil"/>
            </w:tcBorders>
          </w:tcPr>
          <w:p w14:paraId="7F393BE6"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6560" w:type="dxa"/>
            <w:tcBorders>
              <w:left w:val="nil"/>
              <w:bottom w:val="single" w:sz="4" w:space="0" w:color="auto"/>
              <w:right w:val="nil"/>
            </w:tcBorders>
          </w:tcPr>
          <w:p w14:paraId="51BBF4FE" w14:textId="77777777" w:rsidR="005A2410" w:rsidRPr="00C437F4" w:rsidRDefault="005A2410" w:rsidP="005A2410">
            <w:pPr>
              <w:rPr>
                <w:rFonts w:ascii="Arial" w:hAnsi="Arial" w:cs="Arial"/>
                <w:sz w:val="24"/>
                <w:szCs w:val="24"/>
              </w:rPr>
            </w:pPr>
            <w:r w:rsidRPr="00C437F4">
              <w:rPr>
                <w:rFonts w:ascii="Arial" w:hAnsi="Arial" w:cs="Arial"/>
                <w:sz w:val="24"/>
                <w:szCs w:val="24"/>
              </w:rPr>
              <w:t>TẠO đối tượng INDEX ON (bảng, dạng xem hoặc từ đồng nghĩa)</w:t>
            </w:r>
          </w:p>
        </w:tc>
      </w:tr>
      <w:tr w:rsidR="005A2410" w:rsidRPr="00C437F4" w14:paraId="4C7FE964" w14:textId="77777777" w:rsidTr="005A2410">
        <w:tc>
          <w:tcPr>
            <w:tcW w:w="2790" w:type="dxa"/>
            <w:tcBorders>
              <w:left w:val="nil"/>
              <w:bottom w:val="single" w:sz="4" w:space="0" w:color="auto"/>
              <w:right w:val="nil"/>
            </w:tcBorders>
          </w:tcPr>
          <w:p w14:paraId="08BD6C4B"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6560" w:type="dxa"/>
            <w:tcBorders>
              <w:left w:val="nil"/>
              <w:bottom w:val="single" w:sz="4" w:space="0" w:color="auto"/>
              <w:right w:val="nil"/>
            </w:tcBorders>
          </w:tcPr>
          <w:p w14:paraId="65F03DCE"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INSERT INTO (bảng, dạng xem hoặc từ đồng nghĩa)</w:t>
            </w:r>
          </w:p>
        </w:tc>
      </w:tr>
      <w:tr w:rsidR="005A2410" w:rsidRPr="00C437F4" w14:paraId="2E4710DE" w14:textId="77777777" w:rsidTr="005A2410">
        <w:tc>
          <w:tcPr>
            <w:tcW w:w="2790" w:type="dxa"/>
            <w:tcBorders>
              <w:left w:val="nil"/>
              <w:bottom w:val="single" w:sz="4" w:space="0" w:color="auto"/>
              <w:right w:val="nil"/>
            </w:tcBorders>
          </w:tcPr>
          <w:p w14:paraId="62298E32"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6560" w:type="dxa"/>
            <w:tcBorders>
              <w:left w:val="nil"/>
              <w:bottom w:val="single" w:sz="4" w:space="0" w:color="auto"/>
              <w:right w:val="nil"/>
            </w:tcBorders>
          </w:tcPr>
          <w:p w14:paraId="6F411171" w14:textId="77777777" w:rsidR="005A2410" w:rsidRPr="00C437F4" w:rsidRDefault="005A2410" w:rsidP="005A2410">
            <w:pPr>
              <w:rPr>
                <w:rFonts w:ascii="Arial" w:hAnsi="Arial" w:cs="Arial"/>
                <w:sz w:val="24"/>
                <w:szCs w:val="24"/>
              </w:rPr>
            </w:pPr>
            <w:r w:rsidRPr="00C437F4">
              <w:rPr>
                <w:rFonts w:ascii="Arial" w:hAnsi="Arial" w:cs="Arial"/>
                <w:sz w:val="24"/>
                <w:szCs w:val="24"/>
              </w:rPr>
              <w:t>Câu lệnh CREATE hoặc ALTER TABLE định nghĩa ràng buộc toàn vẹn KEY NGOÀI trên đối tượng (chỉ các bảng)</w:t>
            </w:r>
          </w:p>
        </w:tc>
      </w:tr>
      <w:tr w:rsidR="005A2410" w:rsidRPr="00C437F4" w14:paraId="1A2D5C18" w14:textId="77777777" w:rsidTr="005A2410">
        <w:tc>
          <w:tcPr>
            <w:tcW w:w="2790" w:type="dxa"/>
            <w:tcBorders>
              <w:left w:val="nil"/>
              <w:right w:val="nil"/>
            </w:tcBorders>
          </w:tcPr>
          <w:p w14:paraId="775ECF04"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6560" w:type="dxa"/>
            <w:tcBorders>
              <w:left w:val="nil"/>
              <w:right w:val="nil"/>
            </w:tcBorders>
          </w:tcPr>
          <w:p w14:paraId="0B38B967" w14:textId="77777777" w:rsidR="005A2410" w:rsidRPr="00C437F4" w:rsidRDefault="005A2410" w:rsidP="005A2410">
            <w:pPr>
              <w:rPr>
                <w:rFonts w:ascii="Arial" w:hAnsi="Arial" w:cs="Arial"/>
                <w:sz w:val="24"/>
                <w:szCs w:val="24"/>
              </w:rPr>
            </w:pPr>
            <w:r w:rsidRPr="00C437F4">
              <w:rPr>
                <w:rFonts w:ascii="Arial" w:hAnsi="Arial" w:cs="Arial"/>
                <w:sz w:val="24"/>
                <w:szCs w:val="24"/>
              </w:rPr>
              <w:t>SELECT ... TỪ đối tượng (bảng, dạng xem, từ đồng nghĩa hoặc ảnh chụp) Các câu lệnh SQL sử dụng một chuỗi</w:t>
            </w:r>
          </w:p>
        </w:tc>
      </w:tr>
    </w:tbl>
    <w:p w14:paraId="5932B69F" w14:textId="77777777" w:rsidR="005A2410" w:rsidRPr="00C437F4" w:rsidRDefault="005A2410" w:rsidP="005A2410">
      <w:pPr>
        <w:ind w:firstLine="720"/>
        <w:rPr>
          <w:rFonts w:ascii="Arial" w:hAnsi="Arial" w:cs="Arial"/>
          <w:b/>
          <w:sz w:val="24"/>
          <w:szCs w:val="24"/>
        </w:rPr>
      </w:pPr>
    </w:p>
    <w:p w14:paraId="0994CA8E" w14:textId="047D43ED" w:rsidR="005A2410" w:rsidRDefault="005A2410" w:rsidP="005A2410">
      <w:pPr>
        <w:ind w:left="144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Giới thiệu về đặc quyền và vai trò</w:t>
      </w:r>
      <w:r w:rsidRPr="00C437F4">
        <w:rPr>
          <w:rFonts w:ascii="Arial" w:hAnsi="Arial" w:cs="Arial"/>
          <w:sz w:val="24"/>
          <w:szCs w:val="24"/>
        </w:rPr>
        <w:t>" trên trang 4-1 để thảo luận về các đặc quyền đối tượng. Xem thêm "</w:t>
      </w:r>
      <w:r w:rsidRPr="00C437F4">
        <w:rPr>
          <w:rFonts w:ascii="Arial" w:hAnsi="Arial" w:cs="Arial"/>
          <w:color w:val="4BACC6" w:themeColor="accent5"/>
          <w:sz w:val="24"/>
          <w:szCs w:val="24"/>
        </w:rPr>
        <w:t>Kiểm chứng các câu lệnh SQL</w:t>
      </w:r>
      <w:r w:rsidRPr="00C437F4">
        <w:rPr>
          <w:rFonts w:ascii="Arial" w:hAnsi="Arial" w:cs="Arial"/>
          <w:sz w:val="24"/>
          <w:szCs w:val="24"/>
        </w:rPr>
        <w:t>" trên trang 9-23 để biết thông tin chi tiết về cách các câu lệnh SQL có thể được kiểm tra như thế nào.</w:t>
      </w:r>
    </w:p>
    <w:p w14:paraId="54A39B3C" w14:textId="77777777" w:rsidR="009E5ED6" w:rsidRPr="00C437F4" w:rsidRDefault="009E5ED6" w:rsidP="005A2410">
      <w:pPr>
        <w:ind w:left="1440"/>
        <w:rPr>
          <w:rFonts w:ascii="Arial" w:hAnsi="Arial" w:cs="Arial"/>
          <w:sz w:val="24"/>
          <w:szCs w:val="24"/>
        </w:rPr>
      </w:pPr>
    </w:p>
    <w:p w14:paraId="2C2B666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tham số cho bảo mật nâng cao của truyền thông cơ sở dữ liệu</w:t>
      </w:r>
    </w:p>
    <w:p w14:paraId="18055052"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Quản trị viên cơ sở dữ liệu có thể quản lý bảo mật cho các ứng dụng của họ bằng cách làm theo các quy trình trong phần này.</w:t>
      </w:r>
    </w:p>
    <w:p w14:paraId="1EE722C6"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Báo cáo các gói lỗi đã nhận được trên cơ sở dữ liệu từ lỗi giao thức</w:t>
      </w:r>
    </w:p>
    <w:p w14:paraId="242DB64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Chấm dứt hoặc tiếp tục thực thi máy chủ sau khi nhận được gói tin xấu</w:t>
      </w:r>
    </w:p>
    <w:p w14:paraId="08B5E1E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số lần thử xác thực tối đa</w:t>
      </w:r>
    </w:p>
    <w:p w14:paraId="44A7881F"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soát Hiển thị Biểu ngữ Phiên bản Cơ sở dữ liệu</w:t>
      </w:r>
    </w:p>
    <w:p w14:paraId="6A1DF21D"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biểu ngữ để truy cập trái phép và kiểm tra hành động người dùng</w:t>
      </w:r>
    </w:p>
    <w:p w14:paraId="19DE2F1C" w14:textId="77777777" w:rsidR="005A2410" w:rsidRPr="00C437F4" w:rsidRDefault="005A2410" w:rsidP="005A2410">
      <w:pPr>
        <w:rPr>
          <w:rFonts w:ascii="Arial" w:hAnsi="Arial" w:cs="Arial"/>
          <w:b/>
          <w:sz w:val="36"/>
          <w:szCs w:val="36"/>
        </w:rPr>
      </w:pPr>
      <w:r w:rsidRPr="00C437F4">
        <w:rPr>
          <w:rFonts w:ascii="Arial" w:hAnsi="Arial" w:cs="Arial"/>
          <w:b/>
          <w:sz w:val="36"/>
          <w:szCs w:val="36"/>
        </w:rPr>
        <w:t>Báo cáo các gói lỗi đã nhận được trên cơ sở dữ liệu từ lỗi giao thức</w:t>
      </w:r>
    </w:p>
    <w:p w14:paraId="7BC20036" w14:textId="51FA3622" w:rsidR="005A2410" w:rsidRDefault="005A2410" w:rsidP="009E5ED6">
      <w:pPr>
        <w:ind w:left="720"/>
        <w:rPr>
          <w:rFonts w:ascii="Arial" w:hAnsi="Arial" w:cs="Arial"/>
          <w:sz w:val="24"/>
          <w:szCs w:val="24"/>
        </w:rPr>
      </w:pPr>
      <w:r w:rsidRPr="00C437F4">
        <w:rPr>
          <w:rFonts w:ascii="Arial" w:hAnsi="Arial" w:cs="Arial"/>
          <w:sz w:val="24"/>
          <w:szCs w:val="24"/>
        </w:rPr>
        <w:t>Các tiện ích giao tiếp mạng như Oracle Call Interface (OCI) hoặc Two-Task Common (TTC) có thể tạo ra một tệp đĩa lớn có chứa dấu vết ngăn xếp và đống lưu trữ khi máy chủ nhận được gói tin không đúng, gói ngoài chuỗi hoặc một gói riêng hoặc cuộc gọi thủ tục từ xa không sử dụng. Thông thường, tệp đĩa này có thể phát triển khá lớn. Một kẻ xâm nhập có thể làm tê liệt một hệ thống bằng cách liên tục gửi các gói dữ liệu xấu đến máy chủ, điều này có thể dẫn đến tràn ngập đĩa và từ chối dịch vụ. Một khách hàng không được thẩm định cũng có thể gắn kết kiểu tấn công này.</w:t>
      </w:r>
    </w:p>
    <w:p w14:paraId="06FB948A" w14:textId="77777777" w:rsidR="009E5ED6" w:rsidRPr="00C437F4" w:rsidRDefault="009E5ED6" w:rsidP="005A2410">
      <w:pPr>
        <w:ind w:firstLine="720"/>
        <w:rPr>
          <w:rFonts w:ascii="Arial" w:hAnsi="Arial" w:cs="Arial"/>
          <w:sz w:val="24"/>
          <w:szCs w:val="24"/>
        </w:rPr>
      </w:pPr>
    </w:p>
    <w:p w14:paraId="5C8F1CEA"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ngăn chặn các cuộc tấn công này bằng cách đặt tham số khởi tạo SEC_PROTOCOL_ERROR_TRACE_ACTION thành một trong các giá trị sau:</w:t>
      </w:r>
    </w:p>
    <w:p w14:paraId="79551C3D"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Không: Định cấu hình máy chủ để bỏ qua các gói dữ liệu xấu và không tạo bất kỳ tệp theo dõi hoặc thông điệp nhật ký nào. Sử dụng cài đặt này nếu tính sẵn có </w:t>
      </w:r>
      <w:r w:rsidRPr="00C437F4">
        <w:rPr>
          <w:rFonts w:ascii="Arial" w:hAnsi="Arial" w:cs="Arial"/>
          <w:sz w:val="24"/>
          <w:szCs w:val="24"/>
        </w:rPr>
        <w:lastRenderedPageBreak/>
        <w:t>của máy chủ cực kỳ quan trọng hơn khi biết rằng các gói dữ liệu xấu đang được nhận.</w:t>
      </w:r>
    </w:p>
    <w:p w14:paraId="51294B3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None</w:t>
      </w:r>
    </w:p>
    <w:p w14:paraId="38367A88"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Theo dõi (thiết lập mặc định): Tạo các tệp theo dõi, nhưng nó rất hữu ích cho các mục đích gỡ lỗi, ví dụ, khi một máy khách mạng đang gửi các gói dữ liệu xấu do lỗi.</w:t>
      </w:r>
    </w:p>
    <w:p w14:paraId="1D07842E"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66AB3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Dấu vết</w:t>
      </w:r>
    </w:p>
    <w:p w14:paraId="31C2E992"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Nhật ký: Viết một tin nhắn ngắn, một dòng vào tệp theo dõi máy chủ. Lựa chọn này cân bằng một số mức độ kiểm toán với tính khả dụng của hệ thống.</w:t>
      </w:r>
    </w:p>
    <w:p w14:paraId="1D874D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AAD2C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Log</w:t>
      </w:r>
    </w:p>
    <w:p w14:paraId="10905CA7"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Cảnh báo: Gửi một thông điệp cảnh báo đến một người quản trị cơ sở dữ liệu hoặc bảng điều khiển giám sát.</w:t>
      </w:r>
    </w:p>
    <w:p w14:paraId="0D3F30B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C3C78E1" w14:textId="3DFFA4A3"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Alert</w:t>
      </w:r>
    </w:p>
    <w:p w14:paraId="135BD297" w14:textId="77777777" w:rsidR="009E5ED6" w:rsidRPr="00C437F4" w:rsidRDefault="009E5ED6" w:rsidP="005A2410">
      <w:pPr>
        <w:pStyle w:val="ListParagraph"/>
        <w:ind w:left="1440"/>
        <w:rPr>
          <w:rFonts w:ascii="Arial" w:hAnsi="Arial" w:cs="Arial"/>
          <w:sz w:val="20"/>
          <w:szCs w:val="20"/>
        </w:rPr>
      </w:pPr>
    </w:p>
    <w:p w14:paraId="14ABAD8C" w14:textId="04F7256D" w:rsidR="009E5ED6" w:rsidRPr="00C437F4" w:rsidRDefault="005A2410" w:rsidP="005A2410">
      <w:pPr>
        <w:rPr>
          <w:rFonts w:ascii="Arial" w:hAnsi="Arial" w:cs="Arial"/>
          <w:b/>
          <w:sz w:val="36"/>
          <w:szCs w:val="36"/>
        </w:rPr>
      </w:pPr>
      <w:r w:rsidRPr="00C437F4">
        <w:rPr>
          <w:rFonts w:ascii="Arial" w:hAnsi="Arial" w:cs="Arial"/>
          <w:b/>
          <w:sz w:val="36"/>
          <w:szCs w:val="36"/>
        </w:rPr>
        <w:t>Chấm dứt hoặc tiếp tục thực thi máy chủ sau khi nhận được gói dữ liệu không hợp lệ</w:t>
      </w:r>
    </w:p>
    <w:p w14:paraId="6BBD0EE9" w14:textId="21DD994F" w:rsidR="005A2410" w:rsidRDefault="005A2410" w:rsidP="009E5ED6">
      <w:pPr>
        <w:ind w:left="720"/>
        <w:rPr>
          <w:rFonts w:ascii="Arial" w:hAnsi="Arial" w:cs="Arial"/>
          <w:sz w:val="24"/>
          <w:szCs w:val="24"/>
        </w:rPr>
      </w:pPr>
      <w:r w:rsidRPr="00C437F4">
        <w:rPr>
          <w:rFonts w:ascii="Arial" w:hAnsi="Arial" w:cs="Arial"/>
          <w:sz w:val="24"/>
          <w:szCs w:val="24"/>
        </w:rPr>
        <w:t>Sau khi Cơ sở dữ liệu Oracle phát hiện lỗi giao thức máy khách hoặc máy chủ, nó phải tiếp tục thực thi. Tuy nhiên, điều này có thể làm cho máy chủ bị các gói dữ liệu xấu xa hơn, điều này có thể dẫn đến các cuộc tấn công do lũ lụt hoặc từ chối dịch vụ.</w:t>
      </w:r>
    </w:p>
    <w:p w14:paraId="4D4F3DBF" w14:textId="77777777" w:rsidR="009E5ED6" w:rsidRPr="00C437F4" w:rsidRDefault="009E5ED6" w:rsidP="005A2410">
      <w:pPr>
        <w:ind w:firstLine="720"/>
        <w:rPr>
          <w:rFonts w:ascii="Arial" w:hAnsi="Arial" w:cs="Arial"/>
          <w:sz w:val="24"/>
          <w:szCs w:val="24"/>
        </w:rPr>
      </w:pPr>
    </w:p>
    <w:p w14:paraId="4EF1F4EF"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kiểm soát việc thực hiện thêm của một quá trình máy chủ khi nó nhận được các gói dữ liệu xấu từ một khách hàng tiềm ẩn độc hại bằng cách đặt tham số khởi tạo SEC_PROTOCOL_ERROR_FURTHER_ACTION thành một trong các giá trị sau:</w:t>
      </w:r>
    </w:p>
    <w:p w14:paraId="334E4B11"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Continue (thiết lập mặc định): Tiếp tục thực thi máy chủ. Tuy nhiên, lưu ý rằng máy chủ có thể bị tấn công thêm.</w:t>
      </w:r>
    </w:p>
    <w:p w14:paraId="5DA2A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05F79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Continue</w:t>
      </w:r>
    </w:p>
    <w:p w14:paraId="33F88B3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Delay, m: Trì hoãn máy khách m giây trước khi máy chủ có thể chấp nhận yêu cầu tiếp theo từ cùng một kết nối máy khách. Cài đặt này ngăn các khách hàng độc hại sử dụng quá nhiều tài nguyên máy chủ trong khi khách hàng hợp pháp gặp phải sự xuống cấp về hiệu suất nhưng có thể tiếp tục hoạt động.</w:t>
      </w:r>
    </w:p>
    <w:p w14:paraId="61008BC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CFF14E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Delay, 3</w:t>
      </w:r>
    </w:p>
    <w:p w14:paraId="10D0CF7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Drop, n: Buộc chấm dứt kết nối máy khách sau khi n gói dữ liệu xấu. Cài đặt này cho phép máy chủ tự bảo vệ mình bằng chi phí của khách hàng, ví dụ: mất giao dịch. Tuy nhiên, máy khách vẫn có thể kết nối lại và thử lại thao tác tương tự.</w:t>
      </w:r>
    </w:p>
    <w:p w14:paraId="35B2AB1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Ví dụ:</w:t>
      </w:r>
    </w:p>
    <w:p w14:paraId="225B76EA" w14:textId="478713C2"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Drop, 10</w:t>
      </w:r>
    </w:p>
    <w:p w14:paraId="240DDBB6" w14:textId="77777777" w:rsidR="009E5ED6" w:rsidRPr="00C437F4" w:rsidRDefault="009E5ED6" w:rsidP="005A2410">
      <w:pPr>
        <w:pStyle w:val="ListParagraph"/>
        <w:ind w:left="1440"/>
        <w:rPr>
          <w:rFonts w:ascii="Arial" w:hAnsi="Arial" w:cs="Arial"/>
          <w:sz w:val="20"/>
          <w:szCs w:val="20"/>
        </w:rPr>
      </w:pPr>
    </w:p>
    <w:p w14:paraId="29EDC0C2"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số lần thử xác thực tối đa</w:t>
      </w:r>
    </w:p>
    <w:p w14:paraId="21088C79" w14:textId="063BF442" w:rsidR="005A2410" w:rsidRDefault="005A2410" w:rsidP="009E5ED6">
      <w:pPr>
        <w:ind w:left="720"/>
        <w:rPr>
          <w:rFonts w:ascii="Arial" w:hAnsi="Arial" w:cs="Arial"/>
          <w:sz w:val="24"/>
          <w:szCs w:val="24"/>
        </w:rPr>
      </w:pPr>
      <w:r w:rsidRPr="00C437F4">
        <w:rPr>
          <w:rFonts w:ascii="Arial" w:hAnsi="Arial" w:cs="Arial"/>
          <w:sz w:val="24"/>
          <w:szCs w:val="24"/>
        </w:rPr>
        <w:t xml:space="preserve">Với cơ sở dữ liệu Oracle, một quá trình máy chủ được bắt đầu, và sau đó máy khách xác thực với quy trình máy chủ này. Một kẻ xâm nhập có thể bắt đầu một quá trình máy chủ đầu tiên, và sau đó phát hành một số lượng không giới hạn các yêu cầu được xác </w:t>
      </w:r>
      <w:r w:rsidRPr="00C437F4">
        <w:rPr>
          <w:rFonts w:ascii="Arial" w:hAnsi="Arial" w:cs="Arial"/>
          <w:sz w:val="24"/>
          <w:szCs w:val="24"/>
        </w:rPr>
        <w:lastRenderedPageBreak/>
        <w:t>thực với các tên người dùng và mật khẩu khác nhau trong một nỗ lực để truy cập vào cơ sở dữ liệu.</w:t>
      </w:r>
    </w:p>
    <w:p w14:paraId="4516389B" w14:textId="77777777" w:rsidR="009E5ED6" w:rsidRPr="00C437F4" w:rsidRDefault="009E5ED6" w:rsidP="009E5ED6">
      <w:pPr>
        <w:ind w:left="720"/>
        <w:rPr>
          <w:rFonts w:ascii="Arial" w:hAnsi="Arial" w:cs="Arial"/>
          <w:sz w:val="24"/>
          <w:szCs w:val="24"/>
        </w:rPr>
      </w:pPr>
    </w:p>
    <w:p w14:paraId="6001C80F" w14:textId="62EF4818" w:rsidR="005A2410" w:rsidRDefault="005A2410" w:rsidP="009E5ED6">
      <w:pPr>
        <w:ind w:left="720"/>
        <w:rPr>
          <w:rFonts w:ascii="Arial" w:hAnsi="Arial" w:cs="Arial"/>
          <w:sz w:val="24"/>
          <w:szCs w:val="24"/>
        </w:rPr>
      </w:pPr>
      <w:r w:rsidRPr="00C437F4">
        <w:rPr>
          <w:rFonts w:ascii="Arial" w:hAnsi="Arial" w:cs="Arial"/>
          <w:sz w:val="24"/>
          <w:szCs w:val="24"/>
        </w:rPr>
        <w:t>Bạn có thể giới hạn số lần đăng nhập không thành công cho các kết nối ứng dụng bằng cách đặt tham số khởi tạo SEC_MAX_FAILED_LOGIN_ATTEMPTS để hạn chế số lần thử xác thực trên kết nối. Sau khi số lần xác thực cố gắng thất bại, quá trình cơ sở dữ liệu sẽ ngắt kết nối. Theo mặc định, SEC_MAX_FAILED_LOGIN_ATTEMPTS được đặt thành 10.</w:t>
      </w:r>
    </w:p>
    <w:p w14:paraId="10ADB3E3" w14:textId="77777777" w:rsidR="009E5ED6" w:rsidRPr="00C437F4" w:rsidRDefault="009E5ED6" w:rsidP="005A2410">
      <w:pPr>
        <w:ind w:firstLine="720"/>
        <w:rPr>
          <w:rFonts w:ascii="Arial" w:hAnsi="Arial" w:cs="Arial"/>
          <w:sz w:val="24"/>
          <w:szCs w:val="24"/>
        </w:rPr>
      </w:pPr>
    </w:p>
    <w:p w14:paraId="3F64D9F1" w14:textId="00528CB9" w:rsidR="005A2410" w:rsidRDefault="005A2410" w:rsidP="009E5ED6">
      <w:pPr>
        <w:ind w:left="720"/>
        <w:rPr>
          <w:rFonts w:ascii="Arial" w:hAnsi="Arial" w:cs="Arial"/>
          <w:sz w:val="24"/>
          <w:szCs w:val="24"/>
        </w:rPr>
      </w:pPr>
      <w:r w:rsidRPr="00C437F4">
        <w:rPr>
          <w:rFonts w:ascii="Arial" w:hAnsi="Arial" w:cs="Arial"/>
          <w:sz w:val="24"/>
          <w:szCs w:val="24"/>
        </w:rPr>
        <w:t>Hãy nhớ rằng tham số khởi tạo SEC_MAX_FAILED_LOGIN_ATTEMPTS được thiết kế để ngăn chặn những kẻ xâm nhập tiềm ẩn tấn công các ứng dụng của bạn; nó không áp dụng cho người dùng hợp lệ. Tham số sqlnet.ora INBOUND_CONNECT_TIMEOUT và tham số khởi tạo FAILED_LOGIN_ATTEMPTS cũng hạn chế đăng nhập không thành công, nhưng sự khác biệt là hai tham số này chỉ áp dụng cho các tài khoản người dùng hợp lệ.</w:t>
      </w:r>
    </w:p>
    <w:p w14:paraId="79ED3BA4" w14:textId="77777777" w:rsidR="009E5ED6" w:rsidRPr="00C437F4" w:rsidRDefault="009E5ED6" w:rsidP="005A2410">
      <w:pPr>
        <w:ind w:firstLine="720"/>
        <w:rPr>
          <w:rFonts w:ascii="Arial" w:hAnsi="Arial" w:cs="Arial"/>
          <w:sz w:val="24"/>
          <w:szCs w:val="24"/>
        </w:rPr>
      </w:pPr>
    </w:p>
    <w:p w14:paraId="1B09BB02" w14:textId="296F6444" w:rsidR="005A2410" w:rsidRDefault="005A2410" w:rsidP="009E5ED6">
      <w:pPr>
        <w:ind w:left="720"/>
        <w:rPr>
          <w:rFonts w:ascii="Arial" w:hAnsi="Arial" w:cs="Arial"/>
          <w:sz w:val="24"/>
          <w:szCs w:val="24"/>
        </w:rPr>
      </w:pPr>
      <w:r w:rsidRPr="00C437F4">
        <w:rPr>
          <w:rFonts w:ascii="Arial" w:hAnsi="Arial" w:cs="Arial"/>
          <w:sz w:val="24"/>
          <w:szCs w:val="24"/>
        </w:rPr>
        <w:t>Ví dụ: để giới hạn số lần thử tối đa là 5, hãy đặt SEC_MAX_FAILED_LOGIN_ATTEMPTS như sau trong tệp tham số khởi tạo initsid.ora:</w:t>
      </w:r>
    </w:p>
    <w:p w14:paraId="31665195" w14:textId="77777777" w:rsidR="009E5ED6" w:rsidRPr="00C437F4" w:rsidRDefault="009E5ED6" w:rsidP="005A2410">
      <w:pPr>
        <w:ind w:firstLine="720"/>
        <w:rPr>
          <w:rFonts w:ascii="Arial" w:hAnsi="Arial" w:cs="Arial"/>
          <w:sz w:val="24"/>
          <w:szCs w:val="24"/>
        </w:rPr>
      </w:pPr>
    </w:p>
    <w:p w14:paraId="5F580801" w14:textId="447EAC01" w:rsidR="005A2410" w:rsidRDefault="005A2410" w:rsidP="005A2410">
      <w:pPr>
        <w:ind w:firstLine="720"/>
        <w:rPr>
          <w:rFonts w:ascii="Arial" w:hAnsi="Arial" w:cs="Arial"/>
          <w:sz w:val="20"/>
          <w:szCs w:val="20"/>
        </w:rPr>
      </w:pPr>
      <w:r w:rsidRPr="00C437F4">
        <w:rPr>
          <w:rFonts w:ascii="Arial" w:hAnsi="Arial" w:cs="Arial"/>
          <w:sz w:val="20"/>
          <w:szCs w:val="20"/>
        </w:rPr>
        <w:t>SEC_MAX_FAILED_LOGIN_ATTEMPTS = 5</w:t>
      </w:r>
    </w:p>
    <w:p w14:paraId="4A9988F1" w14:textId="77777777" w:rsidR="009E5ED6" w:rsidRPr="00C437F4" w:rsidRDefault="009E5ED6" w:rsidP="005A2410">
      <w:pPr>
        <w:ind w:firstLine="720"/>
        <w:rPr>
          <w:rFonts w:ascii="Arial" w:hAnsi="Arial" w:cs="Arial"/>
          <w:sz w:val="20"/>
          <w:szCs w:val="20"/>
        </w:rPr>
      </w:pPr>
    </w:p>
    <w:p w14:paraId="4F37E4C1"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soát Hiển thị Biểu ngữ Phiên bản Cơ sở dữ liệu</w:t>
      </w:r>
    </w:p>
    <w:p w14:paraId="2E4FAA83" w14:textId="5712C541" w:rsidR="005A2410" w:rsidRDefault="005A2410" w:rsidP="009E5ED6">
      <w:pPr>
        <w:ind w:left="720"/>
        <w:rPr>
          <w:rFonts w:ascii="Arial" w:hAnsi="Arial" w:cs="Arial"/>
          <w:sz w:val="24"/>
          <w:szCs w:val="24"/>
        </w:rPr>
      </w:pPr>
      <w:r w:rsidRPr="00C437F4">
        <w:rPr>
          <w:rFonts w:ascii="Arial" w:hAnsi="Arial" w:cs="Arial"/>
          <w:sz w:val="24"/>
          <w:szCs w:val="24"/>
        </w:rPr>
        <w:t>Không thể truy cập thông tin phiên bản sản phẩm chi tiết trước khi kết nối máy khách (bao gồm cả ứng dụng khách Oracle Call Interface) được xác thực. Kẻ xâm nhập có thể sử dụng phiên bản cơ sở dữ liệu để tìm thông tin về các lỗ hổng bảo mật có thể có trong phần mềm cơ sở dữ liệu.</w:t>
      </w:r>
    </w:p>
    <w:p w14:paraId="062637F7" w14:textId="77777777" w:rsidR="009E5ED6" w:rsidRPr="00C437F4" w:rsidRDefault="009E5ED6" w:rsidP="005A2410">
      <w:pPr>
        <w:ind w:firstLine="720"/>
        <w:rPr>
          <w:rFonts w:ascii="Arial" w:hAnsi="Arial" w:cs="Arial"/>
          <w:sz w:val="24"/>
          <w:szCs w:val="24"/>
        </w:rPr>
      </w:pPr>
    </w:p>
    <w:p w14:paraId="414D3ABB" w14:textId="006859E9" w:rsidR="005A2410" w:rsidRDefault="005A2410" w:rsidP="009E5ED6">
      <w:pPr>
        <w:ind w:left="720"/>
        <w:rPr>
          <w:rFonts w:ascii="Arial" w:hAnsi="Arial" w:cs="Arial"/>
          <w:sz w:val="24"/>
          <w:szCs w:val="24"/>
        </w:rPr>
      </w:pPr>
      <w:r w:rsidRPr="00C437F4">
        <w:rPr>
          <w:rFonts w:ascii="Arial" w:hAnsi="Arial" w:cs="Arial"/>
          <w:sz w:val="24"/>
          <w:szCs w:val="24"/>
        </w:rPr>
        <w:t>Bạn có thể hạn chế hiển thị biểu ngữ phiên bản cơ sở dữ liệu cho khách hàng chưa được xác thực bằng cách đặt tham số khởi tạo SEC_RETURN_SERVER_RELEASE_BANNER trong tệp tham số khởi tạo initsid.ora thành TRUE hoặc FALSE. Theo mặc định, SEC_RETURN_SERVER_RELEASE_BANNER được đặt thành FALSE.</w:t>
      </w:r>
    </w:p>
    <w:p w14:paraId="3E4DE615" w14:textId="77777777" w:rsidR="009E5ED6" w:rsidRPr="00C437F4" w:rsidRDefault="009E5ED6" w:rsidP="005A2410">
      <w:pPr>
        <w:ind w:firstLine="720"/>
        <w:rPr>
          <w:rFonts w:ascii="Arial" w:hAnsi="Arial" w:cs="Arial"/>
          <w:sz w:val="24"/>
          <w:szCs w:val="24"/>
        </w:rPr>
      </w:pPr>
    </w:p>
    <w:p w14:paraId="4AD2FB4A" w14:textId="702EA2EF" w:rsidR="005A2410" w:rsidRDefault="005A2410" w:rsidP="009E5ED6">
      <w:pPr>
        <w:ind w:left="720"/>
        <w:rPr>
          <w:rFonts w:ascii="Arial" w:hAnsi="Arial" w:cs="Arial"/>
          <w:sz w:val="24"/>
          <w:szCs w:val="24"/>
        </w:rPr>
      </w:pPr>
      <w:r w:rsidRPr="00C437F4">
        <w:rPr>
          <w:rFonts w:ascii="Arial" w:hAnsi="Arial" w:cs="Arial"/>
          <w:sz w:val="24"/>
          <w:szCs w:val="24"/>
        </w:rPr>
        <w:t>Ví dụ, nếu bạn đặt nó thành TRUE, cơ sở dữ liệu Oracle sẽ hiển thị phiên bản cơ sở dữ liệu chính xác đầy đủ:</w:t>
      </w:r>
    </w:p>
    <w:p w14:paraId="482D9CF1" w14:textId="77777777" w:rsidR="009E5ED6" w:rsidRPr="00C437F4" w:rsidRDefault="009E5ED6" w:rsidP="005A2410">
      <w:pPr>
        <w:ind w:firstLine="720"/>
        <w:rPr>
          <w:rFonts w:ascii="Arial" w:hAnsi="Arial" w:cs="Arial"/>
          <w:sz w:val="24"/>
          <w:szCs w:val="24"/>
        </w:rPr>
      </w:pPr>
    </w:p>
    <w:p w14:paraId="1AFF1A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Enterprise Edition Release 11.2.0.0 – Production</w:t>
      </w:r>
    </w:p>
    <w:p w14:paraId="479C1773" w14:textId="6F52C05E" w:rsidR="005A2410" w:rsidRDefault="005A2410" w:rsidP="009E5ED6">
      <w:pPr>
        <w:ind w:left="720"/>
        <w:rPr>
          <w:rFonts w:ascii="Arial" w:hAnsi="Arial" w:cs="Arial"/>
          <w:sz w:val="24"/>
          <w:szCs w:val="24"/>
        </w:rPr>
      </w:pPr>
      <w:r w:rsidRPr="00C437F4">
        <w:rPr>
          <w:rFonts w:ascii="Arial" w:hAnsi="Arial" w:cs="Arial"/>
          <w:sz w:val="24"/>
          <w:szCs w:val="24"/>
        </w:rPr>
        <w:t>Trong tương lai, nếu bạn cài đặt Oracle Database 11.2.0.2, ví dụ, nó sẽ hiển thị biểu ngữ sau:</w:t>
      </w:r>
    </w:p>
    <w:p w14:paraId="54AAD7D9" w14:textId="77777777" w:rsidR="009E5ED6" w:rsidRPr="00C437F4" w:rsidRDefault="009E5ED6" w:rsidP="009E5ED6">
      <w:pPr>
        <w:ind w:left="720"/>
        <w:rPr>
          <w:rFonts w:ascii="Arial" w:hAnsi="Arial" w:cs="Arial"/>
          <w:sz w:val="24"/>
          <w:szCs w:val="24"/>
        </w:rPr>
      </w:pPr>
    </w:p>
    <w:p w14:paraId="4A3C6E38" w14:textId="25F74C50" w:rsidR="005A2410" w:rsidRDefault="005A2410" w:rsidP="009E5ED6">
      <w:pPr>
        <w:ind w:left="720"/>
        <w:rPr>
          <w:rFonts w:ascii="Arial" w:hAnsi="Arial" w:cs="Arial"/>
          <w:sz w:val="20"/>
          <w:szCs w:val="20"/>
        </w:rPr>
      </w:pPr>
      <w:r w:rsidRPr="00C437F4">
        <w:rPr>
          <w:rFonts w:ascii="Arial" w:hAnsi="Arial" w:cs="Arial"/>
          <w:sz w:val="20"/>
          <w:szCs w:val="20"/>
        </w:rPr>
        <w:t>Oracle Database 11g Enterprise Edition Release 11.2.0.2 – Production</w:t>
      </w:r>
    </w:p>
    <w:p w14:paraId="1B37535C" w14:textId="77777777" w:rsidR="009E5ED6" w:rsidRPr="00C437F4" w:rsidRDefault="009E5ED6" w:rsidP="009E5ED6">
      <w:pPr>
        <w:ind w:left="720"/>
        <w:rPr>
          <w:rFonts w:ascii="Arial" w:hAnsi="Arial" w:cs="Arial"/>
          <w:sz w:val="20"/>
          <w:szCs w:val="20"/>
        </w:rPr>
      </w:pPr>
    </w:p>
    <w:p w14:paraId="0B5D3336" w14:textId="7ADEAEF1" w:rsidR="005A2410" w:rsidRDefault="005A2410" w:rsidP="009E5ED6">
      <w:pPr>
        <w:ind w:left="720"/>
        <w:rPr>
          <w:rFonts w:ascii="Arial" w:hAnsi="Arial" w:cs="Arial"/>
          <w:sz w:val="24"/>
          <w:szCs w:val="24"/>
        </w:rPr>
      </w:pPr>
      <w:r w:rsidRPr="00C437F4">
        <w:rPr>
          <w:rFonts w:ascii="Arial" w:hAnsi="Arial" w:cs="Arial"/>
          <w:sz w:val="24"/>
          <w:szCs w:val="24"/>
        </w:rPr>
        <w:t>Tuy nhiên, nếu trong cùng một bản phát hành, bạn đặt nó thành FALSE, thì Cơ sở dữ liệu Oracle hạn chế biểu ngữ để hiển thị văn bản cố định sau bắt đầu với Bản phát hành 11.2:</w:t>
      </w:r>
    </w:p>
    <w:p w14:paraId="4BEA45D1" w14:textId="77777777" w:rsidR="009E5ED6" w:rsidRPr="00C437F4" w:rsidRDefault="009E5ED6" w:rsidP="005A2410">
      <w:pPr>
        <w:ind w:firstLine="720"/>
        <w:rPr>
          <w:rFonts w:ascii="Arial" w:hAnsi="Arial" w:cs="Arial"/>
          <w:sz w:val="24"/>
          <w:szCs w:val="24"/>
        </w:rPr>
      </w:pPr>
    </w:p>
    <w:p w14:paraId="118262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Release 11.2.0.0.0 - Production</w:t>
      </w:r>
    </w:p>
    <w:p w14:paraId="089F2F58" w14:textId="77777777" w:rsidR="005A2410" w:rsidRPr="00C437F4" w:rsidRDefault="005A2410" w:rsidP="005A2410">
      <w:pPr>
        <w:ind w:left="700" w:firstLine="20"/>
        <w:rPr>
          <w:rFonts w:ascii="Arial" w:hAnsi="Arial" w:cs="Arial"/>
          <w:sz w:val="24"/>
          <w:szCs w:val="24"/>
        </w:rPr>
      </w:pPr>
    </w:p>
    <w:p w14:paraId="604DA910" w14:textId="77777777" w:rsidR="008C539B" w:rsidRPr="001058B5" w:rsidRDefault="008C539B">
      <w:pPr>
        <w:pStyle w:val="BodyText"/>
        <w:spacing w:before="9"/>
        <w:rPr>
          <w:rFonts w:ascii="Arial" w:hAnsi="Arial" w:cs="Arial"/>
          <w:sz w:val="25"/>
        </w:rPr>
      </w:pPr>
    </w:p>
    <w:p w14:paraId="44E19419" w14:textId="77777777" w:rsidR="008C539B" w:rsidRPr="001058B5" w:rsidRDefault="008C539B">
      <w:pPr>
        <w:rPr>
          <w:rFonts w:ascii="Arial" w:hAnsi="Arial" w:cs="Arial"/>
          <w:sz w:val="18"/>
        </w:rPr>
        <w:sectPr w:rsidR="008C539B" w:rsidRPr="001058B5">
          <w:headerReference w:type="even" r:id="rId120"/>
          <w:headerReference w:type="default" r:id="rId121"/>
          <w:pgSz w:w="12240" w:h="15840"/>
          <w:pgMar w:top="840" w:right="1060" w:bottom="860" w:left="1100" w:header="549" w:footer="663" w:gutter="0"/>
          <w:cols w:space="720"/>
        </w:sectPr>
      </w:pPr>
      <w:bookmarkStart w:id="834" w:name="Configuring_Access_Control_to_a_Wallet"/>
      <w:bookmarkStart w:id="835" w:name="_bookmark900"/>
      <w:bookmarkEnd w:id="834"/>
      <w:bookmarkEnd w:id="835"/>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836" w:name="_bookmark1121"/>
      <w:bookmarkStart w:id="837" w:name="Configuring_Banners_for_Unauthorized_Acc"/>
      <w:bookmarkStart w:id="838" w:name="_bookmark1115"/>
      <w:bookmarkEnd w:id="836"/>
      <w:bookmarkEnd w:id="837"/>
      <w:bookmarkEnd w:id="838"/>
      <w:r w:rsidRPr="001058B5">
        <w:t>Configuring Bann</w:t>
      </w:r>
      <w:bookmarkStart w:id="839" w:name="_bookmark1117"/>
      <w:bookmarkEnd w:id="839"/>
      <w:r w:rsidRPr="001058B5">
        <w:t xml:space="preserve">ers for </w:t>
      </w:r>
      <w:bookmarkStart w:id="840" w:name="_bookmark1116"/>
      <w:bookmarkEnd w:id="840"/>
      <w:r w:rsidRPr="001058B5">
        <w:t>Unauthorized Access and Auditing User Actions</w:t>
      </w:r>
    </w:p>
    <w:p w14:paraId="06E0ECAE" w14:textId="77777777" w:rsidR="008C539B" w:rsidRPr="001058B5" w:rsidRDefault="00C12992">
      <w:pPr>
        <w:pStyle w:val="BodyText"/>
        <w:spacing w:before="79" w:line="232" w:lineRule="auto"/>
        <w:ind w:left="1659" w:right="700"/>
        <w:rPr>
          <w:rFonts w:ascii="Arial" w:hAnsi="Arial" w:cs="Arial"/>
        </w:rPr>
      </w:pPr>
      <w:r w:rsidRPr="001058B5">
        <w:rPr>
          <w:rFonts w:ascii="Arial" w:hAnsi="Arial" w:cs="Arial"/>
        </w:rPr>
        <w:t>You should create and configure banners to warn users against unauthorized access and possible auditing of user actions. The notices are available to the client application when it logs into the database.</w:t>
      </w:r>
    </w:p>
    <w:p w14:paraId="7DE48CB9"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9"/>
        </w:rPr>
        <w:t>To</w:t>
      </w:r>
      <w:r w:rsidRPr="001058B5">
        <w:rPr>
          <w:rFonts w:ascii="Arial" w:hAnsi="Arial" w:cs="Arial"/>
          <w:spacing w:val="-17"/>
        </w:rPr>
        <w:t xml:space="preserve"> </w:t>
      </w:r>
      <w:r w:rsidRPr="001058B5">
        <w:rPr>
          <w:rFonts w:ascii="Arial" w:hAnsi="Arial" w:cs="Arial"/>
        </w:rPr>
        <w:t>configure</w:t>
      </w:r>
      <w:r w:rsidRPr="001058B5">
        <w:rPr>
          <w:rFonts w:ascii="Arial" w:hAnsi="Arial" w:cs="Arial"/>
          <w:spacing w:val="-17"/>
        </w:rPr>
        <w:t xml:space="preserve"> </w:t>
      </w:r>
      <w:r w:rsidRPr="001058B5">
        <w:rPr>
          <w:rFonts w:ascii="Arial" w:hAnsi="Arial" w:cs="Arial"/>
        </w:rPr>
        <w:t>these</w:t>
      </w:r>
      <w:r w:rsidRPr="001058B5">
        <w:rPr>
          <w:rFonts w:ascii="Arial" w:hAnsi="Arial" w:cs="Arial"/>
          <w:spacing w:val="-17"/>
        </w:rPr>
        <w:t xml:space="preserve"> </w:t>
      </w:r>
      <w:r w:rsidRPr="001058B5">
        <w:rPr>
          <w:rFonts w:ascii="Arial" w:hAnsi="Arial" w:cs="Arial"/>
        </w:rPr>
        <w:t>banners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spacing w:val="-4"/>
        </w:rPr>
        <w:t>display,</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sqlnet.ora</w:t>
      </w:r>
      <w:r w:rsidRPr="001058B5">
        <w:rPr>
          <w:rFonts w:ascii="Arial" w:hAnsi="Arial" w:cs="Arial"/>
          <w:spacing w:val="-91"/>
        </w:rPr>
        <w:t xml:space="preserve"> </w:t>
      </w:r>
      <w:r w:rsidRPr="001058B5">
        <w:rPr>
          <w:rFonts w:ascii="Arial" w:hAnsi="Arial" w:cs="Arial"/>
        </w:rPr>
        <w:t>parameters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the</w:t>
      </w:r>
      <w:bookmarkStart w:id="841" w:name="_bookmark1118"/>
      <w:bookmarkEnd w:id="841"/>
      <w:r w:rsidRPr="001058B5">
        <w:rPr>
          <w:rFonts w:ascii="Arial" w:hAnsi="Arial" w:cs="Arial"/>
        </w:rPr>
        <w:t xml:space="preserve"> database server side to point to a text file that contains the banner</w:t>
      </w:r>
      <w:r w:rsidRPr="001058B5">
        <w:rPr>
          <w:rFonts w:ascii="Arial" w:hAnsi="Arial" w:cs="Arial"/>
          <w:spacing w:val="-17"/>
        </w:rPr>
        <w:t xml:space="preserve"> </w:t>
      </w:r>
      <w:r w:rsidRPr="001058B5">
        <w:rPr>
          <w:rFonts w:ascii="Arial" w:hAnsi="Arial" w:cs="Arial"/>
        </w:rPr>
        <w:t>information:</w:t>
      </w:r>
    </w:p>
    <w:p w14:paraId="43F79A48" w14:textId="77777777" w:rsidR="008C539B" w:rsidRPr="001058B5" w:rsidRDefault="00C12992"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rsidP="006F7931">
      <w:pPr>
        <w:pStyle w:val="ListParagraph"/>
        <w:numPr>
          <w:ilvl w:val="1"/>
          <w:numId w:val="137"/>
        </w:numPr>
        <w:tabs>
          <w:tab w:val="left" w:pos="2020"/>
        </w:tabs>
        <w:spacing w:before="0"/>
        <w:ind w:hanging="359"/>
        <w:rPr>
          <w:rFonts w:ascii="Arial" w:hAnsi="Arial" w:cs="Arial"/>
          <w:sz w:val="20"/>
        </w:rPr>
      </w:pPr>
      <w:bookmarkStart w:id="842" w:name="_bookmark1119"/>
      <w:bookmarkEnd w:id="842"/>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7AD11B6"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these parameters are not set. In addition, be aware that there is a 512-byte limitation for the number of characters used for the banner text.</w:t>
      </w:r>
    </w:p>
    <w:p w14:paraId="158D2459"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 xml:space="preserve">After you set these parameters, the Oracle Call Interface application must </w:t>
      </w:r>
      <w:bookmarkStart w:id="843" w:name="_bookmark1120"/>
      <w:bookmarkEnd w:id="843"/>
      <w:r w:rsidRPr="001058B5">
        <w:rPr>
          <w:rFonts w:ascii="Arial" w:hAnsi="Arial" w:cs="Arial"/>
        </w:rPr>
        <w:t>use the appropriate OCI APIs to retrieve these banners and present them to the end user.</w:t>
      </w:r>
    </w:p>
    <w:p w14:paraId="62B82A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77777777" w:rsidR="008C539B" w:rsidRPr="001058B5" w:rsidRDefault="008D1AB8">
      <w:pPr>
        <w:pStyle w:val="Heading1"/>
        <w:tabs>
          <w:tab w:val="left" w:pos="9473"/>
        </w:tabs>
        <w:spacing w:before="120"/>
        <w:rPr>
          <w:u w:val="none"/>
        </w:rPr>
      </w:pPr>
      <w:r>
        <w:pict w14:anchorId="64008759">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844" w:name="_bookmark1122"/>
      <w:bookmarkEnd w:id="844"/>
      <w:r w:rsidR="00C12992" w:rsidRPr="001058B5">
        <w:rPr>
          <w:u w:val="thick"/>
        </w:rPr>
        <w:t xml:space="preserve"> </w:t>
      </w:r>
      <w:r w:rsidR="00C12992" w:rsidRPr="001058B5">
        <w:rPr>
          <w:u w:val="thick"/>
        </w:rPr>
        <w:tab/>
        <w:t>6</w:t>
      </w:r>
    </w:p>
    <w:p w14:paraId="788F2801" w14:textId="77777777" w:rsidR="00257CFD" w:rsidRDefault="00257CFD" w:rsidP="00257CFD">
      <w:pPr>
        <w:pStyle w:val="Heading2"/>
        <w:spacing w:before="29" w:line="208" w:lineRule="auto"/>
        <w:ind w:left="4401"/>
        <w:rPr>
          <w:spacing w:val="-5"/>
          <w:w w:val="95"/>
        </w:rPr>
      </w:pPr>
      <w:bookmarkStart w:id="845" w:name="6_Using_Application_Contexts_to_Retrieve"/>
      <w:bookmarkStart w:id="846" w:name="_bookmark1123"/>
      <w:bookmarkEnd w:id="845"/>
      <w:bookmarkEnd w:id="846"/>
      <w:r>
        <w:rPr>
          <w:spacing w:val="-4"/>
          <w:w w:val="95"/>
          <w:lang w:val="vi-VN"/>
        </w:rPr>
        <w:t>Sử dụng</w:t>
      </w:r>
      <w:r w:rsidRPr="006E6EE1">
        <w:rPr>
          <w:spacing w:val="-4"/>
          <w:w w:val="95"/>
        </w:rPr>
        <w:t xml:space="preserve"> </w:t>
      </w:r>
      <w:r w:rsidRPr="006E6EE1">
        <w:rPr>
          <w:spacing w:val="-5"/>
          <w:w w:val="95"/>
        </w:rPr>
        <w:t>Application</w:t>
      </w:r>
    </w:p>
    <w:p w14:paraId="26FE9E28" w14:textId="77777777" w:rsidR="00257CFD" w:rsidRPr="00FF3DD3" w:rsidRDefault="00257CFD" w:rsidP="00257CFD">
      <w:pPr>
        <w:pStyle w:val="Heading2"/>
        <w:spacing w:before="29" w:line="208" w:lineRule="auto"/>
        <w:ind w:left="4401"/>
      </w:pPr>
      <w:r w:rsidRPr="006E6EE1">
        <w:rPr>
          <w:spacing w:val="-6"/>
          <w:w w:val="95"/>
        </w:rPr>
        <w:t xml:space="preserve">Contexts </w:t>
      </w:r>
      <w:r>
        <w:rPr>
          <w:w w:val="95"/>
          <w:lang w:val="vi-VN"/>
        </w:rPr>
        <w:t>để truy suất thông tin người d</w:t>
      </w:r>
      <w:r>
        <w:rPr>
          <w:w w:val="95"/>
        </w:rPr>
        <w:t>ùng</w:t>
      </w:r>
    </w:p>
    <w:p w14:paraId="11063EAC" w14:textId="77777777" w:rsidR="00257CFD" w:rsidRPr="006E6EE1" w:rsidRDefault="00257CFD" w:rsidP="00257CFD">
      <w:pPr>
        <w:pStyle w:val="BodyText"/>
        <w:spacing w:before="5"/>
        <w:rPr>
          <w:rFonts w:ascii="Arial"/>
          <w:b/>
          <w:sz w:val="68"/>
        </w:rPr>
      </w:pPr>
    </w:p>
    <w:p w14:paraId="379F13AB" w14:textId="77777777" w:rsidR="00257CFD" w:rsidRDefault="00257CFD" w:rsidP="00257CFD">
      <w:pPr>
        <w:pStyle w:val="BodyText"/>
        <w:ind w:left="2260"/>
      </w:pPr>
      <w:r>
        <w:t>Ch</w:t>
      </w:r>
      <w:r>
        <w:rPr>
          <w:rFonts w:ascii="Calibri" w:hAnsi="Calibri"/>
          <w:lang w:val="vi-VN"/>
        </w:rPr>
        <w:t>ư</w:t>
      </w:r>
      <w:r>
        <w:rPr>
          <w:rFonts w:ascii="Calibri" w:hAnsi="Calibri"/>
        </w:rPr>
        <w:t xml:space="preserve">ơng này bao gồm </w:t>
      </w:r>
      <w:r>
        <w:t>:</w:t>
      </w:r>
    </w:p>
    <w:p w14:paraId="6CC25006" w14:textId="77777777" w:rsidR="00257CFD" w:rsidRDefault="008D1AB8" w:rsidP="00280038">
      <w:pPr>
        <w:pStyle w:val="ListParagraph"/>
        <w:numPr>
          <w:ilvl w:val="2"/>
          <w:numId w:val="189"/>
        </w:numPr>
        <w:tabs>
          <w:tab w:val="left" w:pos="2620"/>
        </w:tabs>
        <w:rPr>
          <w:sz w:val="20"/>
        </w:rPr>
      </w:pPr>
      <w:hyperlink w:anchor="_bookmark1124" w:history="1">
        <w:r w:rsidR="00257CFD">
          <w:rPr>
            <w:color w:val="0000CC"/>
            <w:sz w:val="20"/>
          </w:rPr>
          <w:t>Gi</w:t>
        </w:r>
        <w:r w:rsidR="00257CFD">
          <w:rPr>
            <w:rFonts w:ascii="Calibri" w:hAnsi="Calibri"/>
            <w:color w:val="0000CC"/>
            <w:sz w:val="20"/>
          </w:rPr>
          <w:t xml:space="preserve">ới thiệu </w:t>
        </w:r>
        <w:r w:rsidR="00257CFD">
          <w:rPr>
            <w:color w:val="0000CC"/>
            <w:sz w:val="20"/>
          </w:rPr>
          <w:t xml:space="preserve"> Application</w:t>
        </w:r>
        <w:r w:rsidR="00257CFD">
          <w:rPr>
            <w:color w:val="0000CC"/>
            <w:spacing w:val="-2"/>
            <w:sz w:val="20"/>
          </w:rPr>
          <w:t xml:space="preserve"> </w:t>
        </w:r>
        <w:r w:rsidR="00257CFD">
          <w:rPr>
            <w:color w:val="0000CC"/>
            <w:sz w:val="20"/>
          </w:rPr>
          <w:t>Contexts</w:t>
        </w:r>
      </w:hyperlink>
    </w:p>
    <w:p w14:paraId="7584EC44" w14:textId="77777777" w:rsidR="00257CFD" w:rsidRPr="00A16C60" w:rsidRDefault="008D1AB8" w:rsidP="00280038">
      <w:pPr>
        <w:pStyle w:val="ListParagraph"/>
        <w:numPr>
          <w:ilvl w:val="2"/>
          <w:numId w:val="189"/>
        </w:numPr>
        <w:tabs>
          <w:tab w:val="left" w:pos="2620"/>
        </w:tabs>
        <w:spacing w:before="112"/>
        <w:rPr>
          <w:sz w:val="20"/>
          <w:lang w:val="fr-FR"/>
        </w:rPr>
      </w:pPr>
      <w:hyperlink w:anchor="_bookmark1143" w:history="1">
        <w:r w:rsidR="00257CFD" w:rsidRPr="00A16C60">
          <w:rPr>
            <w:color w:val="0000CC"/>
            <w:spacing w:val="-4"/>
            <w:sz w:val="20"/>
            <w:lang w:val="fr-FR"/>
          </w:rPr>
          <w:t>Các ki</w:t>
        </w:r>
        <w:r w:rsidR="00257CFD" w:rsidRPr="00A16C60">
          <w:rPr>
            <w:rFonts w:ascii="Calibri" w:hAnsi="Calibri"/>
            <w:color w:val="0000CC"/>
            <w:spacing w:val="-4"/>
            <w:sz w:val="20"/>
            <w:lang w:val="fr-FR"/>
          </w:rPr>
          <w:t xml:space="preserve">ểu của </w:t>
        </w:r>
        <w:r w:rsidR="00257CFD" w:rsidRPr="00A16C60">
          <w:rPr>
            <w:color w:val="0000CC"/>
            <w:sz w:val="20"/>
            <w:lang w:val="fr-FR"/>
          </w:rPr>
          <w:t xml:space="preserve"> Application</w:t>
        </w:r>
        <w:r w:rsidR="00257CFD" w:rsidRPr="00A16C60">
          <w:rPr>
            <w:color w:val="0000CC"/>
            <w:spacing w:val="1"/>
            <w:sz w:val="20"/>
            <w:lang w:val="fr-FR"/>
          </w:rPr>
          <w:t xml:space="preserve"> </w:t>
        </w:r>
        <w:r w:rsidR="00257CFD" w:rsidRPr="00A16C60">
          <w:rPr>
            <w:color w:val="0000CC"/>
            <w:sz w:val="20"/>
            <w:lang w:val="fr-FR"/>
          </w:rPr>
          <w:t>Contexts</w:t>
        </w:r>
      </w:hyperlink>
    </w:p>
    <w:p w14:paraId="0768D0BC" w14:textId="77777777" w:rsidR="00257CFD" w:rsidRPr="00A16C60" w:rsidRDefault="008D1AB8" w:rsidP="00280038">
      <w:pPr>
        <w:pStyle w:val="ListParagraph"/>
        <w:numPr>
          <w:ilvl w:val="2"/>
          <w:numId w:val="189"/>
        </w:numPr>
        <w:tabs>
          <w:tab w:val="left" w:pos="2620"/>
        </w:tabs>
        <w:rPr>
          <w:sz w:val="20"/>
          <w:lang w:val="fr-FR"/>
        </w:rPr>
      </w:pPr>
      <w:hyperlink w:anchor="_bookmark1147" w:history="1">
        <w:r w:rsidR="00257CFD" w:rsidRPr="00A16C60">
          <w:rPr>
            <w:color w:val="0000CC"/>
            <w:sz w:val="20"/>
            <w:lang w:val="fr-FR"/>
          </w:rPr>
          <w:t>S</w:t>
        </w:r>
        <w:r w:rsidR="00257CFD" w:rsidRPr="00A16C60">
          <w:rPr>
            <w:rFonts w:ascii="Calibri" w:hAnsi="Calibri"/>
            <w:color w:val="0000CC"/>
            <w:sz w:val="20"/>
            <w:lang w:val="fr-FR"/>
          </w:rPr>
          <w:t xml:space="preserve">ử dụng Application Contexts dựa trên </w:t>
        </w:r>
        <w:r w:rsidR="00257CFD" w:rsidRPr="00A16C60">
          <w:rPr>
            <w:color w:val="0000CC"/>
            <w:sz w:val="20"/>
            <w:lang w:val="fr-FR"/>
          </w:rPr>
          <w:t xml:space="preserve">Database Session </w:t>
        </w:r>
      </w:hyperlink>
    </w:p>
    <w:p w14:paraId="5B1C82A7" w14:textId="77777777" w:rsidR="00257CFD" w:rsidRDefault="008D1AB8" w:rsidP="00280038">
      <w:pPr>
        <w:pStyle w:val="ListParagraph"/>
        <w:numPr>
          <w:ilvl w:val="2"/>
          <w:numId w:val="189"/>
        </w:numPr>
        <w:tabs>
          <w:tab w:val="left" w:pos="2620"/>
        </w:tabs>
        <w:spacing w:before="112"/>
        <w:rPr>
          <w:sz w:val="20"/>
        </w:rPr>
      </w:pPr>
      <w:hyperlink w:anchor="_bookmark1237" w:history="1">
        <w:r w:rsidR="00257CFD">
          <w:rPr>
            <w:color w:val="0000CC"/>
            <w:sz w:val="20"/>
          </w:rPr>
          <w:t>S</w:t>
        </w:r>
        <w:r w:rsidR="00257CFD">
          <w:rPr>
            <w:rFonts w:ascii="Calibri" w:hAnsi="Calibri"/>
            <w:color w:val="0000CC"/>
            <w:sz w:val="20"/>
          </w:rPr>
          <w:t xml:space="preserve">ử dụng </w:t>
        </w:r>
        <w:r w:rsidR="00257CFD">
          <w:rPr>
            <w:color w:val="0000CC"/>
            <w:sz w:val="20"/>
          </w:rPr>
          <w:t>Global Application</w:t>
        </w:r>
        <w:r w:rsidR="00257CFD">
          <w:rPr>
            <w:color w:val="0000CC"/>
            <w:spacing w:val="-2"/>
            <w:sz w:val="20"/>
          </w:rPr>
          <w:t xml:space="preserve"> </w:t>
        </w:r>
        <w:r w:rsidR="00257CFD">
          <w:rPr>
            <w:color w:val="0000CC"/>
            <w:sz w:val="20"/>
          </w:rPr>
          <w:t>Contexts</w:t>
        </w:r>
      </w:hyperlink>
    </w:p>
    <w:p w14:paraId="6FCD3002" w14:textId="77777777" w:rsidR="00257CFD" w:rsidRPr="00A16C60" w:rsidRDefault="008D1AB8" w:rsidP="00280038">
      <w:pPr>
        <w:pStyle w:val="ListParagraph"/>
        <w:numPr>
          <w:ilvl w:val="2"/>
          <w:numId w:val="189"/>
        </w:numPr>
        <w:tabs>
          <w:tab w:val="left" w:pos="2620"/>
        </w:tabs>
        <w:rPr>
          <w:sz w:val="20"/>
          <w:lang w:val="fr-FR"/>
        </w:rPr>
      </w:pPr>
      <w:hyperlink w:anchor="_bookmark1317" w:history="1">
        <w:r w:rsidR="00257CFD" w:rsidRPr="00A16C60">
          <w:rPr>
            <w:color w:val="0000CC"/>
            <w:sz w:val="20"/>
            <w:lang w:val="fr-FR"/>
          </w:rPr>
          <w:t>S</w:t>
        </w:r>
        <w:r w:rsidR="00257CFD" w:rsidRPr="00A16C60">
          <w:rPr>
            <w:rFonts w:ascii="Calibri" w:hAnsi="Calibri"/>
            <w:color w:val="0000CC"/>
            <w:sz w:val="20"/>
            <w:lang w:val="fr-FR"/>
          </w:rPr>
          <w:t>ử d</w:t>
        </w:r>
        <w:r w:rsidR="00257CFD">
          <w:rPr>
            <w:rFonts w:ascii="Calibri" w:hAnsi="Calibri"/>
            <w:color w:val="0000CC"/>
            <w:sz w:val="20"/>
            <w:lang w:val="fr-FR"/>
          </w:rPr>
          <w:t xml:space="preserve">ụng </w:t>
        </w:r>
        <w:r w:rsidR="00257CFD" w:rsidRPr="00A16C60">
          <w:rPr>
            <w:rFonts w:ascii="Calibri" w:hAnsi="Calibri"/>
            <w:color w:val="0000CC"/>
            <w:sz w:val="20"/>
            <w:lang w:val="fr-FR"/>
          </w:rPr>
          <w:t>Application Contexts</w:t>
        </w:r>
        <w:r w:rsidR="00257CFD">
          <w:rPr>
            <w:rFonts w:ascii="Calibri" w:hAnsi="Calibri"/>
            <w:color w:val="0000CC"/>
            <w:sz w:val="20"/>
            <w:lang w:val="fr-FR"/>
          </w:rPr>
          <w:t xml:space="preserve"> dựa trên  </w:t>
        </w:r>
        <w:r w:rsidR="00257CFD" w:rsidRPr="00A16C60">
          <w:rPr>
            <w:color w:val="0000CC"/>
            <w:sz w:val="20"/>
            <w:lang w:val="fr-FR"/>
          </w:rPr>
          <w:t xml:space="preserve">Client Session </w:t>
        </w:r>
      </w:hyperlink>
    </w:p>
    <w:p w14:paraId="2DB7B9C9" w14:textId="77777777" w:rsidR="00257CFD" w:rsidRDefault="008D1AB8" w:rsidP="00280038">
      <w:pPr>
        <w:pStyle w:val="ListParagraph"/>
        <w:numPr>
          <w:ilvl w:val="2"/>
          <w:numId w:val="189"/>
        </w:numPr>
        <w:tabs>
          <w:tab w:val="left" w:pos="2620"/>
        </w:tabs>
        <w:spacing w:before="112"/>
        <w:rPr>
          <w:sz w:val="20"/>
        </w:rPr>
      </w:pPr>
      <w:hyperlink w:anchor="_bookmark1332" w:history="1">
        <w:r w:rsidR="00257CFD">
          <w:rPr>
            <w:color w:val="0000CC"/>
            <w:sz w:val="20"/>
          </w:rPr>
          <w:t xml:space="preserve">Tìm </w:t>
        </w:r>
        <w:r w:rsidR="00257CFD">
          <w:rPr>
            <w:rFonts w:ascii="Calibri" w:hAnsi="Calibri"/>
            <w:color w:val="0000CC"/>
            <w:sz w:val="20"/>
          </w:rPr>
          <w:t xml:space="preserve">thông tin về </w:t>
        </w:r>
        <w:r w:rsidR="00257CFD">
          <w:rPr>
            <w:color w:val="0000CC"/>
            <w:sz w:val="20"/>
          </w:rPr>
          <w:t xml:space="preserve"> Application</w:t>
        </w:r>
        <w:r w:rsidR="00257CFD">
          <w:rPr>
            <w:color w:val="0000CC"/>
            <w:spacing w:val="-16"/>
            <w:sz w:val="20"/>
          </w:rPr>
          <w:t xml:space="preserve"> </w:t>
        </w:r>
        <w:r w:rsidR="00257CFD">
          <w:rPr>
            <w:color w:val="0000CC"/>
            <w:sz w:val="20"/>
          </w:rPr>
          <w:t>Contexts</w:t>
        </w:r>
      </w:hyperlink>
    </w:p>
    <w:p w14:paraId="7C5F0DA3" w14:textId="77777777" w:rsidR="00257CFD" w:rsidRDefault="00257CFD" w:rsidP="00257CFD">
      <w:pPr>
        <w:pStyle w:val="BodyText"/>
        <w:spacing w:before="8"/>
        <w:rPr>
          <w:sz w:val="27"/>
        </w:rPr>
      </w:pPr>
    </w:p>
    <w:p w14:paraId="659B1A34" w14:textId="77777777" w:rsidR="00257CFD" w:rsidRDefault="00257CFD" w:rsidP="00257CFD">
      <w:pPr>
        <w:pStyle w:val="Heading3"/>
      </w:pPr>
      <w:bookmarkStart w:id="847" w:name="About_Application_Contexts"/>
      <w:bookmarkStart w:id="848" w:name="_bookmark1124"/>
      <w:bookmarkEnd w:id="847"/>
      <w:bookmarkEnd w:id="848"/>
      <w:r>
        <w:t>Giới thiệu Application Contexts</w:t>
      </w:r>
    </w:p>
    <w:p w14:paraId="0A491DA0" w14:textId="77777777" w:rsidR="00257CFD" w:rsidRDefault="00257CFD" w:rsidP="00257CFD">
      <w:pPr>
        <w:pStyle w:val="BodyText"/>
        <w:spacing w:before="80"/>
        <w:ind w:left="2260"/>
      </w:pPr>
      <w:r>
        <w:t>Ph</w:t>
      </w:r>
      <w:r>
        <w:rPr>
          <w:rFonts w:ascii="Calibri" w:hAnsi="Calibri"/>
        </w:rPr>
        <w:t xml:space="preserve">ần  này bao gồm </w:t>
      </w:r>
      <w:r>
        <w:t>:</w:t>
      </w:r>
    </w:p>
    <w:p w14:paraId="320249B5" w14:textId="77777777" w:rsidR="00257CFD" w:rsidRDefault="008D1AB8" w:rsidP="00280038">
      <w:pPr>
        <w:pStyle w:val="ListParagraph"/>
        <w:numPr>
          <w:ilvl w:val="2"/>
          <w:numId w:val="189"/>
        </w:numPr>
        <w:tabs>
          <w:tab w:val="left" w:pos="2620"/>
        </w:tabs>
        <w:rPr>
          <w:sz w:val="20"/>
        </w:rPr>
      </w:pPr>
      <w:hyperlink w:anchor="_bookmark1125" w:history="1">
        <w:r w:rsidR="00257CFD">
          <w:rPr>
            <w:color w:val="0000CC"/>
            <w:sz w:val="20"/>
          </w:rPr>
          <w:t xml:space="preserve"> Application</w:t>
        </w:r>
        <w:r w:rsidR="00257CFD">
          <w:rPr>
            <w:color w:val="0000CC"/>
            <w:spacing w:val="-2"/>
            <w:sz w:val="20"/>
          </w:rPr>
          <w:t xml:space="preserve"> </w:t>
        </w:r>
        <w:r w:rsidR="00257CFD">
          <w:rPr>
            <w:color w:val="0000CC"/>
            <w:sz w:val="20"/>
          </w:rPr>
          <w:t>Context</w:t>
        </w:r>
        <w:r w:rsidR="00257CFD">
          <w:rPr>
            <w:rFonts w:asciiTheme="minorHAnsi" w:hAnsiTheme="minorHAnsi"/>
            <w:color w:val="0000CC"/>
            <w:sz w:val="20"/>
            <w:lang w:val="vi-VN"/>
          </w:rPr>
          <w:t xml:space="preserve"> là gì </w:t>
        </w:r>
        <w:r w:rsidR="00257CFD">
          <w:rPr>
            <w:color w:val="0000CC"/>
            <w:sz w:val="20"/>
          </w:rPr>
          <w:t>?</w:t>
        </w:r>
      </w:hyperlink>
    </w:p>
    <w:p w14:paraId="1CD282A4" w14:textId="77777777" w:rsidR="00257CFD" w:rsidRDefault="008D1AB8" w:rsidP="00280038">
      <w:pPr>
        <w:pStyle w:val="ListParagraph"/>
        <w:numPr>
          <w:ilvl w:val="2"/>
          <w:numId w:val="189"/>
        </w:numPr>
        <w:tabs>
          <w:tab w:val="left" w:pos="2620"/>
        </w:tabs>
        <w:spacing w:before="112"/>
        <w:rPr>
          <w:sz w:val="20"/>
        </w:rPr>
      </w:pPr>
      <w:hyperlink w:anchor="_bookmark1127" w:history="1">
        <w:r w:rsidR="00257CFD">
          <w:rPr>
            <w:rFonts w:asciiTheme="minorHAnsi" w:hAnsiTheme="minorHAnsi"/>
            <w:color w:val="0000CC"/>
            <w:sz w:val="20"/>
            <w:lang w:val="vi-VN"/>
          </w:rPr>
          <w:t xml:space="preserve">Thành phần của </w:t>
        </w:r>
        <w:r w:rsidR="00257CFD">
          <w:rPr>
            <w:color w:val="0000CC"/>
            <w:sz w:val="20"/>
          </w:rPr>
          <w:t xml:space="preserve"> Application</w:t>
        </w:r>
        <w:r w:rsidR="00257CFD">
          <w:rPr>
            <w:color w:val="0000CC"/>
            <w:spacing w:val="-4"/>
            <w:sz w:val="20"/>
          </w:rPr>
          <w:t xml:space="preserve"> </w:t>
        </w:r>
        <w:r w:rsidR="00257CFD">
          <w:rPr>
            <w:color w:val="0000CC"/>
            <w:sz w:val="20"/>
          </w:rPr>
          <w:t>Context</w:t>
        </w:r>
      </w:hyperlink>
    </w:p>
    <w:p w14:paraId="52EA97E8" w14:textId="77777777" w:rsidR="00257CFD" w:rsidRPr="006E6EE1" w:rsidRDefault="008D1AB8" w:rsidP="00280038">
      <w:pPr>
        <w:pStyle w:val="ListParagraph"/>
        <w:numPr>
          <w:ilvl w:val="2"/>
          <w:numId w:val="189"/>
        </w:numPr>
        <w:tabs>
          <w:tab w:val="left" w:pos="2620"/>
        </w:tabs>
        <w:rPr>
          <w:sz w:val="20"/>
          <w:lang w:val="fr-FR"/>
        </w:rPr>
      </w:pPr>
      <w:hyperlink w:anchor="_bookmark1130" w:history="1">
        <w:r w:rsidR="00257CFD">
          <w:rPr>
            <w:rFonts w:asciiTheme="minorHAnsi" w:hAnsiTheme="minorHAnsi"/>
            <w:color w:val="0000CC"/>
            <w:sz w:val="20"/>
            <w:lang w:val="vi-VN"/>
          </w:rPr>
          <w:t xml:space="preserve">Lưu trữ các giá trị </w:t>
        </w:r>
        <w:r w:rsidR="00257CFD" w:rsidRPr="006E6EE1">
          <w:rPr>
            <w:rFonts w:asciiTheme="minorHAnsi" w:hAnsiTheme="minorHAnsi"/>
            <w:color w:val="0000CC"/>
            <w:sz w:val="20"/>
            <w:lang w:val="vi-VN"/>
          </w:rPr>
          <w:t>Application Context</w:t>
        </w:r>
        <w:r w:rsidR="00257CFD">
          <w:rPr>
            <w:rFonts w:asciiTheme="minorHAnsi" w:hAnsiTheme="minorHAnsi"/>
            <w:color w:val="0000CC"/>
            <w:sz w:val="20"/>
            <w:lang w:val="vi-VN"/>
          </w:rPr>
          <w:t xml:space="preserve"> ở đâu</w:t>
        </w:r>
        <w:r w:rsidR="00257CFD" w:rsidRPr="006E6EE1">
          <w:rPr>
            <w:color w:val="0000CC"/>
            <w:sz w:val="20"/>
            <w:lang w:val="fr-FR"/>
          </w:rPr>
          <w:t>?</w:t>
        </w:r>
      </w:hyperlink>
    </w:p>
    <w:p w14:paraId="0CD28051" w14:textId="77777777" w:rsidR="00257CFD" w:rsidRPr="006E6EE1" w:rsidRDefault="008D1AB8" w:rsidP="00280038">
      <w:pPr>
        <w:pStyle w:val="ListParagraph"/>
        <w:numPr>
          <w:ilvl w:val="2"/>
          <w:numId w:val="189"/>
        </w:numPr>
        <w:tabs>
          <w:tab w:val="left" w:pos="2620"/>
        </w:tabs>
        <w:spacing w:before="112"/>
        <w:rPr>
          <w:sz w:val="20"/>
          <w:lang w:val="fr-FR"/>
        </w:rPr>
      </w:pPr>
      <w:hyperlink w:anchor="_bookmark1138" w:history="1">
        <w:r w:rsidR="00257CFD">
          <w:rPr>
            <w:rFonts w:asciiTheme="minorHAnsi" w:hAnsiTheme="minorHAnsi"/>
            <w:color w:val="0000CC"/>
            <w:sz w:val="20"/>
            <w:lang w:val="vi-VN"/>
          </w:rPr>
          <w:t xml:space="preserve">Lợi ích của việc sử dụng </w:t>
        </w:r>
        <w:r w:rsidR="00257CFD" w:rsidRPr="006E6EE1">
          <w:rPr>
            <w:color w:val="0000CC"/>
            <w:sz w:val="20"/>
            <w:lang w:val="fr-FR"/>
          </w:rPr>
          <w:t>Application</w:t>
        </w:r>
        <w:r w:rsidR="00257CFD" w:rsidRPr="006E6EE1">
          <w:rPr>
            <w:color w:val="0000CC"/>
            <w:spacing w:val="-1"/>
            <w:sz w:val="20"/>
            <w:lang w:val="fr-FR"/>
          </w:rPr>
          <w:t xml:space="preserve"> </w:t>
        </w:r>
        <w:r w:rsidR="00257CFD" w:rsidRPr="006E6EE1">
          <w:rPr>
            <w:color w:val="0000CC"/>
            <w:sz w:val="20"/>
            <w:lang w:val="fr-FR"/>
          </w:rPr>
          <w:t>Contexts</w:t>
        </w:r>
      </w:hyperlink>
    </w:p>
    <w:p w14:paraId="02915F86" w14:textId="77777777" w:rsidR="00257CFD" w:rsidRPr="006E6EE1" w:rsidRDefault="008D1AB8" w:rsidP="00280038">
      <w:pPr>
        <w:pStyle w:val="ListParagraph"/>
        <w:numPr>
          <w:ilvl w:val="2"/>
          <w:numId w:val="189"/>
        </w:numPr>
        <w:tabs>
          <w:tab w:val="left" w:pos="2620"/>
        </w:tabs>
        <w:rPr>
          <w:sz w:val="20"/>
          <w:lang w:val="fr-FR"/>
        </w:rPr>
      </w:pPr>
      <w:hyperlink w:anchor="_bookmark1141" w:history="1">
        <w:r w:rsidR="00257CFD">
          <w:rPr>
            <w:rFonts w:asciiTheme="minorHAnsi" w:hAnsiTheme="minorHAnsi"/>
            <w:color w:val="0000CC"/>
            <w:sz w:val="20"/>
            <w:lang w:val="vi-VN"/>
          </w:rPr>
          <w:t xml:space="preserve">Cách mà phiên bản ảnh hưởng đến giá trị </w:t>
        </w:r>
        <w:r w:rsidR="00257CFD" w:rsidRPr="006E6EE1">
          <w:rPr>
            <w:color w:val="0000CC"/>
            <w:sz w:val="20"/>
            <w:lang w:val="fr-FR"/>
          </w:rPr>
          <w:t>Application Context</w:t>
        </w:r>
        <w:r w:rsidR="00257CFD" w:rsidRPr="006E6EE1">
          <w:rPr>
            <w:color w:val="0000CC"/>
            <w:spacing w:val="-3"/>
            <w:sz w:val="20"/>
            <w:lang w:val="fr-FR"/>
          </w:rPr>
          <w:t xml:space="preserve"> </w:t>
        </w:r>
        <w:r w:rsidR="00257CFD">
          <w:rPr>
            <w:rFonts w:asciiTheme="minorHAnsi" w:hAnsiTheme="minorHAnsi"/>
            <w:color w:val="0000CC"/>
            <w:spacing w:val="-3"/>
            <w:sz w:val="20"/>
            <w:lang w:val="vi-VN"/>
          </w:rPr>
          <w:t>.</w:t>
        </w:r>
      </w:hyperlink>
    </w:p>
    <w:p w14:paraId="1E0A3EB8" w14:textId="77777777" w:rsidR="00257CFD" w:rsidRPr="006E6EE1" w:rsidRDefault="00257CFD" w:rsidP="00257CFD">
      <w:pPr>
        <w:pStyle w:val="BodyText"/>
        <w:spacing w:before="6"/>
        <w:rPr>
          <w:sz w:val="25"/>
          <w:lang w:val="fr-FR"/>
        </w:rPr>
      </w:pPr>
    </w:p>
    <w:p w14:paraId="0A14E4AD" w14:textId="77777777" w:rsidR="00257CFD" w:rsidRPr="00EF08F8" w:rsidRDefault="00257CFD" w:rsidP="00257CFD">
      <w:pPr>
        <w:pStyle w:val="Heading4"/>
        <w:rPr>
          <w:lang w:val="fr-FR"/>
        </w:rPr>
      </w:pPr>
      <w:bookmarkStart w:id="849" w:name="What_Is_an_Application_Context?"/>
      <w:bookmarkStart w:id="850" w:name="_bookmark1125"/>
      <w:bookmarkEnd w:id="849"/>
      <w:bookmarkEnd w:id="850"/>
      <w:r w:rsidRPr="00EF08F8">
        <w:rPr>
          <w:lang w:val="fr-FR"/>
        </w:rPr>
        <w:t>Appli</w:t>
      </w:r>
      <w:bookmarkStart w:id="851" w:name="_bookmark1126"/>
      <w:bookmarkEnd w:id="851"/>
      <w:r w:rsidRPr="00EF08F8">
        <w:rPr>
          <w:lang w:val="fr-FR"/>
        </w:rPr>
        <w:t>cation Context</w:t>
      </w:r>
      <w:r>
        <w:rPr>
          <w:lang w:val="vi-VN"/>
        </w:rPr>
        <w:t xml:space="preserve"> là gì</w:t>
      </w:r>
      <w:r w:rsidRPr="00EF08F8">
        <w:rPr>
          <w:lang w:val="fr-FR"/>
        </w:rPr>
        <w:t>?</w:t>
      </w:r>
    </w:p>
    <w:p w14:paraId="5E95846E" w14:textId="77777777" w:rsidR="00257CFD" w:rsidRPr="00EF08F8" w:rsidRDefault="00257CFD" w:rsidP="00257CFD">
      <w:pPr>
        <w:pStyle w:val="BodyText"/>
        <w:spacing w:before="83" w:line="230" w:lineRule="auto"/>
        <w:ind w:left="2259" w:right="283"/>
        <w:rPr>
          <w:lang w:val="fr-FR"/>
        </w:rPr>
      </w:pPr>
      <w:r w:rsidRPr="00EF08F8">
        <w:rPr>
          <w:lang w:val="fr-FR"/>
        </w:rPr>
        <w:t xml:space="preserve">An application context </w:t>
      </w:r>
      <w:r>
        <w:rPr>
          <w:rFonts w:asciiTheme="minorHAnsi" w:hAnsiTheme="minorHAnsi"/>
          <w:lang w:val="vi-VN"/>
        </w:rPr>
        <w:t xml:space="preserve">(  Một Ngữ cảnh ứng dụng) là một tập hợp </w:t>
      </w:r>
      <w:r w:rsidRPr="00EF08F8">
        <w:rPr>
          <w:lang w:val="fr-FR"/>
        </w:rPr>
        <w:t xml:space="preserve"> </w:t>
      </w:r>
      <w:r>
        <w:rPr>
          <w:rFonts w:asciiTheme="minorHAnsi" w:hAnsiTheme="minorHAnsi"/>
          <w:lang w:val="vi-VN"/>
        </w:rPr>
        <w:t>các cặp</w:t>
      </w:r>
      <w:r w:rsidRPr="00EF08F8">
        <w:rPr>
          <w:lang w:val="fr-FR"/>
        </w:rPr>
        <w:t xml:space="preserve"> </w:t>
      </w:r>
      <w:r w:rsidRPr="00EF08F8">
        <w:rPr>
          <w:b/>
          <w:lang w:val="fr-FR"/>
        </w:rPr>
        <w:t xml:space="preserve">name-value </w:t>
      </w:r>
      <w:r>
        <w:rPr>
          <w:rFonts w:asciiTheme="minorHAnsi" w:hAnsiTheme="minorHAnsi"/>
          <w:lang w:val="vi-VN"/>
        </w:rPr>
        <w:t xml:space="preserve">của </w:t>
      </w:r>
      <w:r w:rsidRPr="00EF08F8">
        <w:rPr>
          <w:lang w:val="fr-FR"/>
        </w:rPr>
        <w:t xml:space="preserve"> Oracle Database </w:t>
      </w:r>
      <w:r>
        <w:rPr>
          <w:rFonts w:asciiTheme="minorHAnsi" w:hAnsiTheme="minorHAnsi"/>
          <w:lang w:val="vi-VN"/>
        </w:rPr>
        <w:t>lưu trữ</w:t>
      </w:r>
      <w:r w:rsidRPr="00EF08F8">
        <w:rPr>
          <w:lang w:val="fr-FR"/>
        </w:rPr>
        <w:t xml:space="preserve"> </w:t>
      </w:r>
      <w:r>
        <w:rPr>
          <w:rFonts w:asciiTheme="minorHAnsi" w:hAnsiTheme="minorHAnsi"/>
          <w:lang w:val="vi-VN"/>
        </w:rPr>
        <w:t>trong bộ nhớ.</w:t>
      </w:r>
      <w:r w:rsidRPr="00EF08F8">
        <w:rPr>
          <w:spacing w:val="-4"/>
          <w:lang w:val="fr-FR"/>
        </w:rPr>
        <w:t>.</w:t>
      </w:r>
      <w:r w:rsidRPr="00EF08F8">
        <w:rPr>
          <w:spacing w:val="-10"/>
          <w:lang w:val="fr-FR"/>
        </w:rPr>
        <w:t xml:space="preserve"> </w:t>
      </w:r>
      <w:r w:rsidRPr="00EF08F8">
        <w:rPr>
          <w:lang w:val="fr-FR"/>
        </w:rPr>
        <w:t>The</w:t>
      </w:r>
      <w:r w:rsidRPr="00EF08F8">
        <w:rPr>
          <w:spacing w:val="-10"/>
          <w:lang w:val="fr-FR"/>
        </w:rPr>
        <w:t xml:space="preserve"> </w:t>
      </w:r>
      <w:r w:rsidRPr="00EF08F8">
        <w:rPr>
          <w:lang w:val="fr-FR"/>
        </w:rPr>
        <w:t>application</w:t>
      </w:r>
      <w:r w:rsidRPr="00EF08F8">
        <w:rPr>
          <w:spacing w:val="-10"/>
          <w:lang w:val="fr-FR"/>
        </w:rPr>
        <w:t xml:space="preserve"> </w:t>
      </w:r>
      <w:r w:rsidRPr="00EF08F8">
        <w:rPr>
          <w:lang w:val="fr-FR"/>
        </w:rPr>
        <w:t>context</w:t>
      </w:r>
      <w:r w:rsidRPr="00EF08F8">
        <w:rPr>
          <w:spacing w:val="-10"/>
          <w:lang w:val="fr-FR"/>
        </w:rPr>
        <w:t xml:space="preserve"> </w:t>
      </w:r>
      <w:r>
        <w:rPr>
          <w:rFonts w:asciiTheme="minorHAnsi" w:hAnsiTheme="minorHAnsi"/>
          <w:lang w:val="vi-VN"/>
        </w:rPr>
        <w:t xml:space="preserve">có một </w:t>
      </w:r>
      <w:r w:rsidRPr="00EF08F8">
        <w:rPr>
          <w:spacing w:val="-10"/>
          <w:lang w:val="fr-FR"/>
        </w:rPr>
        <w:t xml:space="preserve"> </w:t>
      </w:r>
      <w:r w:rsidRPr="00EF08F8">
        <w:rPr>
          <w:lang w:val="fr-FR"/>
        </w:rPr>
        <w:t>label</w:t>
      </w:r>
      <w:r w:rsidRPr="00EF08F8">
        <w:rPr>
          <w:spacing w:val="-10"/>
          <w:lang w:val="fr-FR"/>
        </w:rPr>
        <w:t xml:space="preserve"> </w:t>
      </w:r>
      <w:r>
        <w:rPr>
          <w:rFonts w:asciiTheme="minorHAnsi" w:hAnsiTheme="minorHAnsi"/>
          <w:lang w:val="vi-VN"/>
        </w:rPr>
        <w:t>được gọi là</w:t>
      </w:r>
      <w:r w:rsidRPr="00EF08F8">
        <w:rPr>
          <w:spacing w:val="-9"/>
          <w:lang w:val="fr-FR"/>
        </w:rPr>
        <w:t xml:space="preserve"> </w:t>
      </w:r>
      <w:r w:rsidRPr="00EF08F8">
        <w:rPr>
          <w:b/>
          <w:lang w:val="fr-FR"/>
        </w:rPr>
        <w:t>namespace</w:t>
      </w:r>
      <w:r w:rsidRPr="00EF08F8">
        <w:rPr>
          <w:b/>
          <w:spacing w:val="-11"/>
          <w:lang w:val="fr-FR"/>
        </w:rPr>
        <w:t xml:space="preserve"> </w:t>
      </w:r>
      <w:r w:rsidRPr="00EF08F8">
        <w:rPr>
          <w:lang w:val="fr-FR"/>
        </w:rPr>
        <w:t>(</w:t>
      </w:r>
      <w:r>
        <w:rPr>
          <w:rFonts w:asciiTheme="minorHAnsi" w:hAnsiTheme="minorHAnsi"/>
          <w:lang w:val="vi-VN"/>
        </w:rPr>
        <w:t>ví dụ:</w:t>
      </w:r>
      <w:r w:rsidRPr="00EF08F8">
        <w:rPr>
          <w:rFonts w:ascii="Courier New"/>
          <w:lang w:val="fr-FR"/>
        </w:rPr>
        <w:t>empno_ ctx</w:t>
      </w:r>
      <w:r w:rsidRPr="00EF08F8">
        <w:rPr>
          <w:rFonts w:ascii="Courier New"/>
          <w:spacing w:val="-84"/>
          <w:lang w:val="fr-FR"/>
        </w:rPr>
        <w:t xml:space="preserve"> </w:t>
      </w:r>
      <w:r>
        <w:rPr>
          <w:rFonts w:asciiTheme="minorHAnsi" w:hAnsiTheme="minorHAnsi"/>
          <w:lang w:val="vi-VN"/>
        </w:rPr>
        <w:t>của một</w:t>
      </w:r>
      <w:r w:rsidRPr="00EF08F8">
        <w:rPr>
          <w:spacing w:val="-7"/>
          <w:lang w:val="fr-FR"/>
        </w:rPr>
        <w:t xml:space="preserve"> </w:t>
      </w:r>
      <w:r w:rsidRPr="00EF08F8">
        <w:rPr>
          <w:lang w:val="fr-FR"/>
        </w:rPr>
        <w:t>application</w:t>
      </w:r>
      <w:r w:rsidRPr="00EF08F8">
        <w:rPr>
          <w:spacing w:val="-7"/>
          <w:lang w:val="fr-FR"/>
        </w:rPr>
        <w:t xml:space="preserve"> </w:t>
      </w:r>
      <w:r w:rsidRPr="00EF08F8">
        <w:rPr>
          <w:lang w:val="fr-FR"/>
        </w:rPr>
        <w:t>context</w:t>
      </w:r>
      <w:r w:rsidRPr="00EF08F8">
        <w:rPr>
          <w:spacing w:val="-7"/>
          <w:lang w:val="fr-FR"/>
        </w:rPr>
        <w:t xml:space="preserve"> </w:t>
      </w:r>
      <w:r>
        <w:rPr>
          <w:rFonts w:asciiTheme="minorHAnsi" w:hAnsiTheme="minorHAnsi"/>
          <w:lang w:val="vi-VN"/>
        </w:rPr>
        <w:t xml:space="preserve">truy suất </w:t>
      </w:r>
      <w:r w:rsidRPr="00EF08F8">
        <w:rPr>
          <w:spacing w:val="-6"/>
          <w:lang w:val="fr-FR"/>
        </w:rPr>
        <w:t xml:space="preserve"> </w:t>
      </w:r>
      <w:r w:rsidRPr="00EF08F8">
        <w:rPr>
          <w:lang w:val="fr-FR"/>
        </w:rPr>
        <w:t>employee</w:t>
      </w:r>
      <w:r w:rsidRPr="00EF08F8">
        <w:rPr>
          <w:spacing w:val="-7"/>
          <w:lang w:val="fr-FR"/>
        </w:rPr>
        <w:t xml:space="preserve"> </w:t>
      </w:r>
      <w:r w:rsidRPr="00EF08F8">
        <w:rPr>
          <w:lang w:val="fr-FR"/>
        </w:rPr>
        <w:t>IDs).</w:t>
      </w:r>
      <w:r w:rsidRPr="00EF08F8">
        <w:rPr>
          <w:spacing w:val="-8"/>
          <w:lang w:val="fr-FR"/>
        </w:rPr>
        <w:t xml:space="preserve"> </w:t>
      </w:r>
      <w:r>
        <w:rPr>
          <w:rFonts w:asciiTheme="minorHAnsi" w:hAnsiTheme="minorHAnsi"/>
          <w:lang w:val="vi-VN"/>
        </w:rPr>
        <w:t>Bên trong</w:t>
      </w:r>
      <w:r w:rsidRPr="00EF08F8">
        <w:rPr>
          <w:spacing w:val="-8"/>
          <w:lang w:val="fr-FR"/>
        </w:rPr>
        <w:t xml:space="preserve"> </w:t>
      </w:r>
      <w:r w:rsidRPr="00EF08F8">
        <w:rPr>
          <w:lang w:val="fr-FR"/>
        </w:rPr>
        <w:t>context</w:t>
      </w:r>
      <w:r w:rsidRPr="00EF08F8">
        <w:rPr>
          <w:spacing w:val="-7"/>
          <w:lang w:val="fr-FR"/>
        </w:rPr>
        <w:t xml:space="preserve"> </w:t>
      </w:r>
      <w:r>
        <w:rPr>
          <w:rFonts w:asciiTheme="minorHAnsi" w:hAnsiTheme="minorHAnsi"/>
          <w:lang w:val="vi-VN"/>
        </w:rPr>
        <w:t>là các cặp giá trị</w:t>
      </w:r>
      <w:r w:rsidRPr="00EF08F8">
        <w:rPr>
          <w:lang w:val="fr-FR"/>
        </w:rPr>
        <w:t xml:space="preserve"> name-value (</w:t>
      </w:r>
      <w:r>
        <w:rPr>
          <w:rFonts w:asciiTheme="minorHAnsi" w:hAnsiTheme="minorHAnsi"/>
          <w:lang w:val="vi-VN"/>
        </w:rPr>
        <w:t>một bảng kết hợp</w:t>
      </w:r>
      <w:r w:rsidRPr="00EF08F8">
        <w:rPr>
          <w:lang w:val="fr-FR"/>
        </w:rPr>
        <w:t xml:space="preserve">): </w:t>
      </w:r>
      <w:r>
        <w:rPr>
          <w:rFonts w:asciiTheme="minorHAnsi" w:hAnsiTheme="minorHAnsi"/>
          <w:lang w:val="vi-VN"/>
        </w:rPr>
        <w:t>tên của một vị trí chứa giá trị trong bộ nhớ</w:t>
      </w:r>
      <w:r w:rsidRPr="00EF08F8">
        <w:rPr>
          <w:spacing w:val="-29"/>
          <w:lang w:val="fr-FR"/>
        </w:rPr>
        <w:t xml:space="preserve"> </w:t>
      </w:r>
      <w:r w:rsidRPr="00EF08F8">
        <w:rPr>
          <w:lang w:val="fr-FR"/>
        </w:rPr>
        <w:t xml:space="preserve">that holds the </w:t>
      </w:r>
      <w:r w:rsidRPr="00EF08F8">
        <w:rPr>
          <w:b/>
          <w:lang w:val="fr-FR"/>
        </w:rPr>
        <w:t>value</w:t>
      </w:r>
      <w:r w:rsidRPr="00EF08F8">
        <w:rPr>
          <w:lang w:val="fr-FR"/>
        </w:rPr>
        <w:t xml:space="preserve">. </w:t>
      </w:r>
      <w:r>
        <w:rPr>
          <w:rFonts w:asciiTheme="minorHAnsi" w:hAnsiTheme="minorHAnsi"/>
          <w:lang w:val="vi-VN"/>
        </w:rPr>
        <w:t xml:space="preserve">Một ứng dụng có thể sử dụng </w:t>
      </w:r>
      <w:r w:rsidRPr="00EF08F8">
        <w:rPr>
          <w:lang w:val="fr-FR"/>
        </w:rPr>
        <w:t xml:space="preserve"> application context </w:t>
      </w:r>
      <w:r>
        <w:rPr>
          <w:rFonts w:asciiTheme="minorHAnsi" w:hAnsiTheme="minorHAnsi"/>
          <w:lang w:val="vi-VN"/>
        </w:rPr>
        <w:t xml:space="preserve">để truy cập </w:t>
      </w:r>
      <w:r w:rsidRPr="00EF08F8">
        <w:rPr>
          <w:lang w:val="fr-FR"/>
        </w:rPr>
        <w:t xml:space="preserve"> session </w:t>
      </w:r>
      <w:r>
        <w:rPr>
          <w:rFonts w:asciiTheme="minorHAnsi" w:hAnsiTheme="minorHAnsi"/>
          <w:lang w:val="vi-VN"/>
        </w:rPr>
        <w:t>về thông tin người dùng</w:t>
      </w:r>
      <w:r w:rsidRPr="00EF08F8">
        <w:rPr>
          <w:spacing w:val="-4"/>
          <w:lang w:val="fr-FR"/>
        </w:rPr>
        <w:t xml:space="preserve">, </w:t>
      </w:r>
      <w:r>
        <w:rPr>
          <w:rFonts w:asciiTheme="minorHAnsi" w:hAnsiTheme="minorHAnsi"/>
          <w:lang w:val="vi-VN"/>
        </w:rPr>
        <w:t xml:space="preserve">chăng hạn như </w:t>
      </w:r>
      <w:r w:rsidRPr="00EF08F8">
        <w:rPr>
          <w:lang w:val="fr-FR"/>
        </w:rPr>
        <w:t xml:space="preserve"> I</w:t>
      </w:r>
      <w:r>
        <w:rPr>
          <w:rFonts w:asciiTheme="minorHAnsi" w:hAnsiTheme="minorHAnsi"/>
          <w:lang w:val="vi-VN"/>
        </w:rPr>
        <w:t xml:space="preserve">D người dùng hoặc thông tin người dùng cụ thể khác  </w:t>
      </w:r>
      <w:r w:rsidRPr="00EF08F8">
        <w:rPr>
          <w:lang w:val="fr-FR"/>
        </w:rPr>
        <w:t xml:space="preserve"> , </w:t>
      </w:r>
      <w:r>
        <w:rPr>
          <w:rFonts w:asciiTheme="minorHAnsi" w:hAnsiTheme="minorHAnsi"/>
          <w:lang w:val="vi-VN"/>
        </w:rPr>
        <w:t xml:space="preserve">hoặc một ID khách hàng </w:t>
      </w:r>
      <w:r w:rsidRPr="00EF08F8">
        <w:rPr>
          <w:lang w:val="fr-FR"/>
        </w:rPr>
        <w:t xml:space="preserve">, </w:t>
      </w:r>
      <w:r>
        <w:rPr>
          <w:rFonts w:asciiTheme="minorHAnsi" w:hAnsiTheme="minorHAnsi"/>
          <w:lang w:val="vi-VN"/>
        </w:rPr>
        <w:t>và sau đó chuyển dữ liệu này một cách an toàn vào database</w:t>
      </w:r>
      <w:r w:rsidRPr="00EF08F8">
        <w:rPr>
          <w:lang w:val="fr-FR"/>
        </w:rPr>
        <w:t xml:space="preserve"> </w:t>
      </w:r>
      <w:r>
        <w:rPr>
          <w:rFonts w:asciiTheme="minorHAnsi" w:hAnsiTheme="minorHAnsi"/>
          <w:lang w:val="vi-VN"/>
        </w:rPr>
        <w:t>.</w:t>
      </w:r>
      <w:r>
        <w:rPr>
          <w:rFonts w:asciiTheme="minorHAnsi" w:hAnsiTheme="minorHAnsi"/>
          <w:spacing w:val="-6"/>
          <w:lang w:val="vi-VN"/>
        </w:rPr>
        <w:t>Bạn có thể sử dụng thông tin này để cho phép hoặc ngăn chặn người dùng truy cập dữ liệu thông qua các ứng dụng</w:t>
      </w:r>
      <w:r w:rsidRPr="00EF08F8">
        <w:rPr>
          <w:lang w:val="fr-FR"/>
        </w:rPr>
        <w:t xml:space="preserve">. </w:t>
      </w:r>
      <w:r>
        <w:rPr>
          <w:rFonts w:asciiTheme="minorHAnsi" w:hAnsiTheme="minorHAnsi"/>
          <w:spacing w:val="-7"/>
          <w:lang w:val="vi-VN"/>
        </w:rPr>
        <w:t xml:space="preserve">Bạn có thể sử dụng </w:t>
      </w:r>
      <w:r w:rsidRPr="00EF08F8">
        <w:rPr>
          <w:lang w:val="fr-FR"/>
        </w:rPr>
        <w:t xml:space="preserve"> application contexts </w:t>
      </w:r>
      <w:r>
        <w:rPr>
          <w:rFonts w:asciiTheme="minorHAnsi" w:hAnsiTheme="minorHAnsi"/>
          <w:lang w:val="vi-VN"/>
        </w:rPr>
        <w:t xml:space="preserve">để xác thực người dùng </w:t>
      </w:r>
      <w:r w:rsidRPr="00EF08F8">
        <w:rPr>
          <w:lang w:val="fr-FR"/>
        </w:rPr>
        <w:t xml:space="preserve">database </w:t>
      </w:r>
      <w:r>
        <w:rPr>
          <w:rFonts w:asciiTheme="minorHAnsi" w:hAnsiTheme="minorHAnsi"/>
          <w:lang w:val="vi-VN"/>
        </w:rPr>
        <w:t>và non</w:t>
      </w:r>
      <w:r w:rsidRPr="00EF08F8">
        <w:rPr>
          <w:lang w:val="fr-FR"/>
        </w:rPr>
        <w:t>database</w:t>
      </w:r>
      <w:r w:rsidRPr="00EF08F8">
        <w:rPr>
          <w:spacing w:val="-1"/>
          <w:lang w:val="fr-FR"/>
        </w:rPr>
        <w:t xml:space="preserve"> </w:t>
      </w:r>
      <w:r w:rsidRPr="00EF08F8">
        <w:rPr>
          <w:lang w:val="fr-FR"/>
        </w:rPr>
        <w:t>.</w:t>
      </w:r>
    </w:p>
    <w:p w14:paraId="29066A05" w14:textId="77777777" w:rsidR="00257CFD" w:rsidRPr="00EF08F8" w:rsidRDefault="00257CFD" w:rsidP="00257CFD">
      <w:pPr>
        <w:pStyle w:val="BodyText"/>
        <w:spacing w:before="1"/>
        <w:rPr>
          <w:sz w:val="26"/>
          <w:lang w:val="fr-FR"/>
        </w:rPr>
      </w:pPr>
    </w:p>
    <w:p w14:paraId="761E1788" w14:textId="77777777" w:rsidR="00257CFD" w:rsidRPr="00EF08F8" w:rsidRDefault="00257CFD" w:rsidP="00257CFD">
      <w:pPr>
        <w:pStyle w:val="Heading4"/>
        <w:rPr>
          <w:lang w:val="fr-FR"/>
        </w:rPr>
      </w:pPr>
      <w:bookmarkStart w:id="852" w:name="Components_of_the_Application_Context"/>
      <w:bookmarkStart w:id="853" w:name="_bookmark1127"/>
      <w:bookmarkEnd w:id="852"/>
      <w:bookmarkEnd w:id="853"/>
      <w:r>
        <w:rPr>
          <w:lang w:val="vi-VN"/>
        </w:rPr>
        <w:t xml:space="preserve">Các thành phần của </w:t>
      </w:r>
      <w:r w:rsidRPr="00EF08F8">
        <w:rPr>
          <w:lang w:val="fr-FR"/>
        </w:rPr>
        <w:t xml:space="preserve"> Application Context</w:t>
      </w:r>
    </w:p>
    <w:p w14:paraId="7B79B4D0" w14:textId="77777777" w:rsidR="00257CFD" w:rsidRPr="00EF08F8" w:rsidRDefault="00257CFD" w:rsidP="00257CFD">
      <w:pPr>
        <w:pStyle w:val="BodyText"/>
        <w:spacing w:before="75"/>
        <w:ind w:left="2260"/>
        <w:rPr>
          <w:lang w:val="fr-FR"/>
        </w:rPr>
      </w:pPr>
      <w:r>
        <w:rPr>
          <w:rFonts w:asciiTheme="minorHAnsi" w:hAnsiTheme="minorHAnsi"/>
          <w:lang w:val="vi-VN"/>
        </w:rPr>
        <w:t xml:space="preserve">Cá thành phần của các cặp giá trị </w:t>
      </w:r>
      <w:r w:rsidRPr="00EF08F8">
        <w:rPr>
          <w:lang w:val="fr-FR"/>
        </w:rPr>
        <w:t xml:space="preserve"> name-value </w:t>
      </w:r>
      <w:r>
        <w:rPr>
          <w:rFonts w:asciiTheme="minorHAnsi" w:hAnsiTheme="minorHAnsi"/>
          <w:lang w:val="vi-VN"/>
        </w:rPr>
        <w:t>như sau</w:t>
      </w:r>
      <w:r w:rsidRPr="00EF08F8">
        <w:rPr>
          <w:lang w:val="fr-FR"/>
        </w:rPr>
        <w:t>:</w:t>
      </w:r>
    </w:p>
    <w:p w14:paraId="071A8BDF" w14:textId="77777777" w:rsidR="00257CFD" w:rsidRPr="00EF08F8" w:rsidRDefault="00257CFD" w:rsidP="00257CFD">
      <w:pPr>
        <w:rPr>
          <w:lang w:val="fr-FR"/>
        </w:rPr>
        <w:sectPr w:rsidR="00257CFD" w:rsidRPr="00EF08F8">
          <w:headerReference w:type="default" r:id="rId122"/>
          <w:footerReference w:type="even" r:id="rId123"/>
          <w:footerReference w:type="default" r:id="rId124"/>
          <w:pgSz w:w="12240" w:h="15840"/>
          <w:pgMar w:top="1500" w:right="1060" w:bottom="860" w:left="1100" w:header="0" w:footer="663" w:gutter="0"/>
          <w:pgNumType w:start="1"/>
          <w:cols w:space="720"/>
        </w:sectPr>
      </w:pPr>
    </w:p>
    <w:p w14:paraId="2074AAAD" w14:textId="77777777" w:rsidR="00257CFD" w:rsidRPr="00EF08F8" w:rsidRDefault="00257CFD" w:rsidP="00257CFD">
      <w:pPr>
        <w:pStyle w:val="BodyText"/>
        <w:spacing w:before="5"/>
        <w:rPr>
          <w:sz w:val="25"/>
          <w:lang w:val="fr-FR"/>
        </w:rPr>
      </w:pPr>
    </w:p>
    <w:p w14:paraId="36C47F52" w14:textId="77777777" w:rsidR="00257CFD" w:rsidRPr="00EF08F8" w:rsidRDefault="00257CFD" w:rsidP="00280038">
      <w:pPr>
        <w:pStyle w:val="ListParagraph"/>
        <w:numPr>
          <w:ilvl w:val="1"/>
          <w:numId w:val="189"/>
        </w:numPr>
        <w:tabs>
          <w:tab w:val="left" w:pos="2020"/>
        </w:tabs>
        <w:spacing w:before="101" w:line="230" w:lineRule="auto"/>
        <w:ind w:right="841" w:hanging="359"/>
        <w:rPr>
          <w:sz w:val="20"/>
          <w:lang w:val="fr-FR"/>
        </w:rPr>
      </w:pPr>
      <w:r w:rsidRPr="00EF08F8">
        <w:rPr>
          <w:b/>
          <w:sz w:val="20"/>
          <w:lang w:val="fr-FR"/>
        </w:rPr>
        <w:t xml:space="preserve">Name. </w:t>
      </w:r>
      <w:r>
        <w:rPr>
          <w:rFonts w:asciiTheme="minorHAnsi" w:hAnsiTheme="minorHAnsi"/>
          <w:sz w:val="20"/>
          <w:lang w:val="vi-VN"/>
        </w:rPr>
        <w:t xml:space="preserve">Đề cập đến tên của các thuộc tính được liên kết với các giá trị </w:t>
      </w:r>
      <w:r w:rsidRPr="00EF08F8">
        <w:rPr>
          <w:sz w:val="20"/>
          <w:lang w:val="fr-FR"/>
        </w:rPr>
        <w:t>.</w:t>
      </w:r>
      <w:r w:rsidRPr="00EF08F8">
        <w:rPr>
          <w:spacing w:val="-32"/>
          <w:sz w:val="20"/>
          <w:lang w:val="fr-FR"/>
        </w:rPr>
        <w:t xml:space="preserve"> </w:t>
      </w:r>
      <w:r>
        <w:rPr>
          <w:rFonts w:asciiTheme="minorHAnsi" w:hAnsiTheme="minorHAnsi"/>
          <w:sz w:val="20"/>
          <w:lang w:val="vi-VN"/>
        </w:rPr>
        <w:t xml:space="preserve">Vị dụ nếu các </w:t>
      </w:r>
      <w:r w:rsidRPr="00EF08F8">
        <w:rPr>
          <w:spacing w:val="-14"/>
          <w:sz w:val="20"/>
          <w:lang w:val="fr-FR"/>
        </w:rPr>
        <w:t xml:space="preserve"> </w:t>
      </w:r>
      <w:r w:rsidRPr="00EF08F8">
        <w:rPr>
          <w:rFonts w:ascii="Courier New"/>
          <w:sz w:val="20"/>
          <w:lang w:val="fr-FR"/>
        </w:rPr>
        <w:t>empno_ctx</w:t>
      </w:r>
      <w:r w:rsidRPr="00EF08F8">
        <w:rPr>
          <w:rFonts w:ascii="Courier New"/>
          <w:spacing w:val="-89"/>
          <w:sz w:val="20"/>
          <w:lang w:val="fr-FR"/>
        </w:rPr>
        <w:t xml:space="preserve"> </w:t>
      </w:r>
      <w:r w:rsidRPr="00EF08F8">
        <w:rPr>
          <w:sz w:val="20"/>
          <w:lang w:val="fr-FR"/>
        </w:rPr>
        <w:t>application</w:t>
      </w:r>
      <w:r w:rsidRPr="00EF08F8">
        <w:rPr>
          <w:spacing w:val="-14"/>
          <w:sz w:val="20"/>
          <w:lang w:val="fr-FR"/>
        </w:rPr>
        <w:t xml:space="preserve"> </w:t>
      </w:r>
      <w:r w:rsidRPr="00EF08F8">
        <w:rPr>
          <w:sz w:val="20"/>
          <w:lang w:val="fr-FR"/>
        </w:rPr>
        <w:t>context</w:t>
      </w:r>
      <w:r>
        <w:rPr>
          <w:rFonts w:asciiTheme="minorHAnsi" w:hAnsiTheme="minorHAnsi"/>
          <w:sz w:val="20"/>
          <w:lang w:val="vi-VN"/>
        </w:rPr>
        <w:t xml:space="preserve"> </w:t>
      </w:r>
      <w:r w:rsidRPr="00EF08F8">
        <w:rPr>
          <w:spacing w:val="-14"/>
          <w:sz w:val="20"/>
          <w:lang w:val="fr-FR"/>
        </w:rPr>
        <w:t xml:space="preserve"> </w:t>
      </w:r>
      <w:r>
        <w:rPr>
          <w:rFonts w:asciiTheme="minorHAnsi" w:hAnsiTheme="minorHAnsi"/>
          <w:sz w:val="20"/>
          <w:lang w:val="vi-VN"/>
        </w:rPr>
        <w:t xml:space="preserve">lấy </w:t>
      </w:r>
      <w:r w:rsidRPr="00EF08F8">
        <w:rPr>
          <w:spacing w:val="-14"/>
          <w:sz w:val="20"/>
          <w:lang w:val="fr-FR"/>
        </w:rPr>
        <w:t xml:space="preserve"> </w:t>
      </w:r>
      <w:r w:rsidRPr="00EF08F8">
        <w:rPr>
          <w:sz w:val="20"/>
          <w:lang w:val="fr-FR"/>
        </w:rPr>
        <w:t>employee</w:t>
      </w:r>
      <w:r w:rsidRPr="00EF08F8">
        <w:rPr>
          <w:spacing w:val="-15"/>
          <w:sz w:val="20"/>
          <w:lang w:val="fr-FR"/>
        </w:rPr>
        <w:t xml:space="preserve"> </w:t>
      </w:r>
      <w:r w:rsidRPr="00EF08F8">
        <w:rPr>
          <w:sz w:val="20"/>
          <w:lang w:val="fr-FR"/>
        </w:rPr>
        <w:t>ID</w:t>
      </w:r>
      <w:r w:rsidRPr="00EF08F8">
        <w:rPr>
          <w:spacing w:val="-14"/>
          <w:sz w:val="20"/>
          <w:lang w:val="fr-FR"/>
        </w:rPr>
        <w:t xml:space="preserve">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10"/>
          <w:sz w:val="20"/>
          <w:lang w:val="fr-FR"/>
        </w:rPr>
        <w:t xml:space="preserve"> </w:t>
      </w:r>
      <w:r>
        <w:rPr>
          <w:rFonts w:asciiTheme="minorHAnsi" w:hAnsiTheme="minorHAnsi"/>
          <w:sz w:val="20"/>
          <w:lang w:val="vi-VN"/>
        </w:rPr>
        <w:t>nó có thể có một tên như</w:t>
      </w:r>
      <w:r w:rsidRPr="00EF08F8">
        <w:rPr>
          <w:spacing w:val="-10"/>
          <w:sz w:val="20"/>
          <w:lang w:val="fr-FR"/>
        </w:rPr>
        <w:t xml:space="preserve"> </w:t>
      </w:r>
      <w:r w:rsidRPr="00EF08F8">
        <w:rPr>
          <w:rFonts w:ascii="Courier New"/>
          <w:sz w:val="20"/>
          <w:lang w:val="fr-FR"/>
        </w:rPr>
        <w:t>employee_id</w:t>
      </w:r>
      <w:r w:rsidRPr="00EF08F8">
        <w:rPr>
          <w:sz w:val="20"/>
          <w:lang w:val="fr-FR"/>
        </w:rPr>
        <w:t>.</w:t>
      </w:r>
    </w:p>
    <w:p w14:paraId="2B5549C7" w14:textId="77777777" w:rsidR="00257CFD" w:rsidRPr="00EF08F8" w:rsidRDefault="00257CFD" w:rsidP="00280038">
      <w:pPr>
        <w:pStyle w:val="ListParagraph"/>
        <w:numPr>
          <w:ilvl w:val="1"/>
          <w:numId w:val="189"/>
        </w:numPr>
        <w:tabs>
          <w:tab w:val="left" w:pos="2020"/>
        </w:tabs>
        <w:spacing w:before="117" w:line="230" w:lineRule="auto"/>
        <w:ind w:right="906" w:hanging="359"/>
        <w:rPr>
          <w:sz w:val="20"/>
          <w:lang w:val="fr-FR"/>
        </w:rPr>
      </w:pPr>
      <w:r w:rsidRPr="00EF08F8">
        <w:rPr>
          <w:b/>
          <w:spacing w:val="-4"/>
          <w:sz w:val="20"/>
          <w:lang w:val="fr-FR"/>
        </w:rPr>
        <w:t>Value</w:t>
      </w:r>
      <w:r>
        <w:rPr>
          <w:rFonts w:asciiTheme="minorHAnsi" w:hAnsiTheme="minorHAnsi"/>
          <w:b/>
          <w:spacing w:val="-4"/>
          <w:sz w:val="20"/>
          <w:lang w:val="vi-VN"/>
        </w:rPr>
        <w:t xml:space="preserve"> </w:t>
      </w:r>
      <w:r w:rsidRPr="00EF08F8">
        <w:rPr>
          <w:sz w:val="20"/>
          <w:lang w:val="fr-FR"/>
        </w:rPr>
        <w:t>.</w:t>
      </w:r>
      <w:r>
        <w:rPr>
          <w:rFonts w:asciiTheme="minorHAnsi" w:hAnsiTheme="minorHAnsi"/>
          <w:sz w:val="20"/>
          <w:lang w:val="vi-VN"/>
        </w:rPr>
        <w:t>Đề cập đến giá trị của thuộc tính.</w:t>
      </w:r>
      <w:r w:rsidRPr="00EF08F8">
        <w:rPr>
          <w:sz w:val="20"/>
          <w:lang w:val="fr-FR"/>
        </w:rPr>
        <w:t xml:space="preserve"> </w:t>
      </w:r>
      <w:r>
        <w:rPr>
          <w:rFonts w:asciiTheme="minorHAnsi" w:hAnsiTheme="minorHAnsi"/>
          <w:sz w:val="20"/>
          <w:lang w:val="vi-VN"/>
        </w:rPr>
        <w:t>Ví dụ</w:t>
      </w:r>
      <w:r w:rsidRPr="00EF08F8">
        <w:rPr>
          <w:sz w:val="20"/>
          <w:lang w:val="fr-FR"/>
        </w:rPr>
        <w:t xml:space="preserve">, </w:t>
      </w:r>
      <w:r>
        <w:rPr>
          <w:rFonts w:asciiTheme="minorHAnsi" w:hAnsiTheme="minorHAnsi"/>
          <w:sz w:val="20"/>
          <w:lang w:val="vi-VN"/>
        </w:rPr>
        <w:t xml:space="preserve">đối với </w:t>
      </w:r>
      <w:r w:rsidRPr="00EF08F8">
        <w:rPr>
          <w:sz w:val="20"/>
          <w:lang w:val="fr-FR"/>
        </w:rPr>
        <w:t xml:space="preserve"> </w:t>
      </w:r>
      <w:r w:rsidRPr="00EF08F8">
        <w:rPr>
          <w:rFonts w:ascii="Courier New"/>
          <w:sz w:val="20"/>
          <w:lang w:val="fr-FR"/>
        </w:rPr>
        <w:t xml:space="preserve">empno_ctx </w:t>
      </w:r>
      <w:r w:rsidRPr="00EF08F8">
        <w:rPr>
          <w:sz w:val="20"/>
          <w:lang w:val="fr-FR"/>
        </w:rPr>
        <w:t xml:space="preserve">application context, </w:t>
      </w:r>
      <w:r>
        <w:rPr>
          <w:rFonts w:asciiTheme="minorHAnsi" w:hAnsiTheme="minorHAnsi"/>
          <w:sz w:val="20"/>
          <w:lang w:val="vi-VN"/>
        </w:rPr>
        <w:t xml:space="preserve">nếu bạn muốn lấy một </w:t>
      </w:r>
      <w:r w:rsidRPr="00EF08F8">
        <w:rPr>
          <w:sz w:val="20"/>
          <w:lang w:val="fr-FR"/>
        </w:rPr>
        <w:t xml:space="preserve">employee ID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25"/>
          <w:sz w:val="20"/>
          <w:lang w:val="fr-FR"/>
        </w:rPr>
        <w:t xml:space="preserve"> </w:t>
      </w:r>
      <w:r>
        <w:rPr>
          <w:rFonts w:asciiTheme="minorHAnsi" w:hAnsiTheme="minorHAnsi"/>
          <w:sz w:val="20"/>
          <w:lang w:val="vi-VN"/>
        </w:rPr>
        <w:t>bạn có thể tạo ra một giá trị emp_id để đặt giá trị cho ID này.</w:t>
      </w:r>
    </w:p>
    <w:p w14:paraId="01FC1ABC" w14:textId="77777777" w:rsidR="00257CFD" w:rsidRPr="00EF08F8" w:rsidRDefault="00257CFD" w:rsidP="00257CFD">
      <w:pPr>
        <w:pStyle w:val="BodyText"/>
        <w:spacing w:before="118" w:line="230" w:lineRule="auto"/>
        <w:ind w:left="1659" w:right="805"/>
        <w:rPr>
          <w:lang w:val="fr-FR"/>
        </w:rPr>
      </w:pPr>
      <w:r>
        <w:rPr>
          <w:rFonts w:asciiTheme="minorHAnsi" w:hAnsiTheme="minorHAnsi"/>
          <w:lang w:val="vi-VN"/>
        </w:rPr>
        <w:t xml:space="preserve">Hãy suy nghĩ về một </w:t>
      </w:r>
      <w:r w:rsidRPr="00EF08F8">
        <w:rPr>
          <w:lang w:val="fr-FR"/>
        </w:rPr>
        <w:t xml:space="preserve"> application context </w:t>
      </w:r>
      <w:r>
        <w:rPr>
          <w:rFonts w:asciiTheme="minorHAnsi" w:hAnsiTheme="minorHAnsi"/>
          <w:lang w:val="vi-VN"/>
        </w:rPr>
        <w:t xml:space="preserve">như một </w:t>
      </w:r>
      <w:r w:rsidRPr="00EF08F8">
        <w:rPr>
          <w:lang w:val="fr-FR"/>
        </w:rPr>
        <w:t xml:space="preserve"> global variable </w:t>
      </w:r>
      <w:r>
        <w:rPr>
          <w:rFonts w:asciiTheme="minorHAnsi" w:hAnsiTheme="minorHAnsi"/>
          <w:lang w:val="vi-VN"/>
        </w:rPr>
        <w:t xml:space="preserve">chứa thông tin được tuy cập trong </w:t>
      </w:r>
      <w:r w:rsidRPr="00EF08F8">
        <w:rPr>
          <w:lang w:val="fr-FR"/>
        </w:rPr>
        <w:t xml:space="preserve">database session. </w:t>
      </w:r>
      <w:r>
        <w:rPr>
          <w:rFonts w:asciiTheme="minorHAnsi" w:hAnsiTheme="minorHAnsi"/>
          <w:lang w:val="vi-VN"/>
        </w:rPr>
        <w:t xml:space="preserve">Để thiết lập các giá trị </w:t>
      </w:r>
      <w:r w:rsidRPr="00EF08F8">
        <w:rPr>
          <w:lang w:val="fr-FR"/>
        </w:rPr>
        <w:t xml:space="preserve"> application context</w:t>
      </w:r>
      <w:r>
        <w:rPr>
          <w:rFonts w:asciiTheme="minorHAnsi" w:hAnsiTheme="minorHAnsi"/>
          <w:lang w:val="vi-VN"/>
        </w:rPr>
        <w:t xml:space="preserve"> bảo mật </w:t>
      </w:r>
      <w:r w:rsidRPr="00EF08F8">
        <w:rPr>
          <w:lang w:val="fr-FR"/>
        </w:rPr>
        <w:t xml:space="preserve">, </w:t>
      </w:r>
      <w:r>
        <w:rPr>
          <w:rFonts w:asciiTheme="minorHAnsi" w:hAnsiTheme="minorHAnsi"/>
          <w:lang w:val="vi-VN"/>
        </w:rPr>
        <w:t xml:space="preserve">bạn phải tạo một </w:t>
      </w:r>
      <w:r w:rsidRPr="00EF08F8">
        <w:rPr>
          <w:lang w:val="fr-FR"/>
        </w:rPr>
        <w:t xml:space="preserve"> PL/SQL package procedure</w:t>
      </w:r>
      <w:r>
        <w:rPr>
          <w:rFonts w:asciiTheme="minorHAnsi" w:hAnsiTheme="minorHAnsi"/>
          <w:lang w:val="vi-VN"/>
        </w:rPr>
        <w:t xml:space="preserve"> có </w:t>
      </w:r>
      <w:r w:rsidRPr="00EF08F8">
        <w:rPr>
          <w:lang w:val="fr-FR"/>
        </w:rPr>
        <w:t xml:space="preserve"> </w:t>
      </w:r>
      <w:r>
        <w:rPr>
          <w:rFonts w:asciiTheme="minorHAnsi" w:hAnsiTheme="minorHAnsi"/>
          <w:lang w:val="vi-VN"/>
        </w:rPr>
        <w:t>sử dụng</w:t>
      </w:r>
      <w:r w:rsidRPr="00EF08F8">
        <w:rPr>
          <w:lang w:val="fr-FR"/>
        </w:rPr>
        <w:t xml:space="preserve"> </w:t>
      </w:r>
      <w:r w:rsidRPr="00EF08F8">
        <w:rPr>
          <w:rFonts w:ascii="Courier New"/>
          <w:lang w:val="fr-FR"/>
        </w:rPr>
        <w:t xml:space="preserve">DBMS_SESSION.SET_ CONTEXT </w:t>
      </w:r>
      <w:r w:rsidRPr="00EF08F8">
        <w:rPr>
          <w:lang w:val="fr-FR"/>
        </w:rPr>
        <w:t xml:space="preserve">procedure. </w:t>
      </w:r>
      <w:r>
        <w:rPr>
          <w:rFonts w:asciiTheme="minorHAnsi" w:hAnsiTheme="minorHAnsi"/>
          <w:lang w:val="vi-VN"/>
        </w:rPr>
        <w:t xml:space="preserve">Trong thực tế </w:t>
      </w:r>
      <w:r w:rsidRPr="00EF08F8">
        <w:rPr>
          <w:lang w:val="fr-FR"/>
        </w:rPr>
        <w:t xml:space="preserve">, </w:t>
      </w:r>
      <w:r>
        <w:rPr>
          <w:rFonts w:asciiTheme="minorHAnsi" w:hAnsiTheme="minorHAnsi"/>
          <w:lang w:val="vi-VN"/>
        </w:rPr>
        <w:t xml:space="preserve">đây là cách duy nhất mà bạn có thể thiết lập giá trị  </w:t>
      </w:r>
      <w:r w:rsidRPr="00EF08F8">
        <w:rPr>
          <w:lang w:val="fr-FR"/>
        </w:rPr>
        <w:t xml:space="preserve"> application context </w:t>
      </w:r>
      <w:r>
        <w:rPr>
          <w:rFonts w:asciiTheme="minorHAnsi" w:hAnsiTheme="minorHAnsi"/>
          <w:lang w:val="vi-VN"/>
        </w:rPr>
        <w:t xml:space="preserve">,nếu </w:t>
      </w:r>
      <w:r w:rsidRPr="00EF08F8">
        <w:rPr>
          <w:lang w:val="fr-FR"/>
        </w:rPr>
        <w:t xml:space="preserve"> context </w:t>
      </w:r>
      <w:r>
        <w:rPr>
          <w:rFonts w:asciiTheme="minorHAnsi" w:hAnsiTheme="minorHAnsi"/>
          <w:lang w:val="vi-VN"/>
        </w:rPr>
        <w:t xml:space="preserve">không được đánh dấu </w:t>
      </w:r>
      <w:r w:rsidRPr="00EF08F8">
        <w:rPr>
          <w:lang w:val="fr-FR"/>
        </w:rPr>
        <w:t xml:space="preserve"> </w:t>
      </w:r>
      <w:r w:rsidRPr="00EF08F8">
        <w:rPr>
          <w:rFonts w:ascii="Courier New"/>
          <w:lang w:val="fr-FR"/>
        </w:rPr>
        <w:t xml:space="preserve">INITIALIZED EXTERNALLY </w:t>
      </w:r>
      <w:r>
        <w:rPr>
          <w:rFonts w:asciiTheme="minorHAnsi" w:hAnsiTheme="minorHAnsi"/>
          <w:lang w:val="vi-VN"/>
        </w:rPr>
        <w:t xml:space="preserve">hoặc </w:t>
      </w:r>
      <w:r w:rsidRPr="00EF08F8">
        <w:rPr>
          <w:lang w:val="fr-FR"/>
        </w:rPr>
        <w:t xml:space="preserve"> </w:t>
      </w:r>
      <w:r w:rsidRPr="00EF08F8">
        <w:rPr>
          <w:rFonts w:ascii="Courier New"/>
          <w:lang w:val="fr-FR"/>
        </w:rPr>
        <w:t>INITIALIZED GLOBALLY</w:t>
      </w:r>
      <w:r w:rsidRPr="00EF08F8">
        <w:rPr>
          <w:lang w:val="fr-FR"/>
        </w:rPr>
        <w:t xml:space="preserve">. </w:t>
      </w:r>
      <w:r>
        <w:rPr>
          <w:rFonts w:asciiTheme="minorHAnsi" w:hAnsiTheme="minorHAnsi"/>
          <w:lang w:val="vi-VN"/>
        </w:rPr>
        <w:t xml:space="preserve">Bạn  có thể gán giá trị cho các thuộc tính của </w:t>
      </w:r>
      <w:r w:rsidRPr="00EF08F8">
        <w:rPr>
          <w:lang w:val="fr-FR"/>
        </w:rPr>
        <w:t xml:space="preserve">application </w:t>
      </w:r>
      <w:bookmarkStart w:id="854" w:name="_bookmark1129"/>
      <w:bookmarkEnd w:id="854"/>
      <w:r w:rsidRPr="00EF08F8">
        <w:rPr>
          <w:lang w:val="fr-FR"/>
        </w:rPr>
        <w:t xml:space="preserve">context </w:t>
      </w:r>
      <w:r>
        <w:rPr>
          <w:rFonts w:asciiTheme="minorHAnsi" w:hAnsiTheme="minorHAnsi"/>
          <w:lang w:val="vi-VN"/>
        </w:rPr>
        <w:t>tại thời gian đang chạy</w:t>
      </w:r>
      <w:r w:rsidRPr="00EF08F8">
        <w:rPr>
          <w:lang w:val="fr-FR"/>
        </w:rPr>
        <w:t xml:space="preserve">, </w:t>
      </w:r>
      <w:r>
        <w:rPr>
          <w:rFonts w:asciiTheme="minorHAnsi" w:hAnsiTheme="minorHAnsi"/>
          <w:lang w:val="vi-VN"/>
        </w:rPr>
        <w:t xml:space="preserve">không phải khi bạn tạo </w:t>
      </w:r>
      <w:r w:rsidRPr="00EF08F8">
        <w:rPr>
          <w:lang w:val="fr-FR"/>
        </w:rPr>
        <w:t xml:space="preserve">application context. </w:t>
      </w:r>
      <w:r>
        <w:rPr>
          <w:rFonts w:asciiTheme="minorHAnsi" w:hAnsiTheme="minorHAnsi"/>
          <w:lang w:val="vi-VN"/>
        </w:rPr>
        <w:t xml:space="preserve">Bởi vì các </w:t>
      </w:r>
      <w:r w:rsidRPr="00EF08F8">
        <w:rPr>
          <w:lang w:val="fr-FR"/>
        </w:rPr>
        <w:t xml:space="preserve"> </w:t>
      </w:r>
      <w:r w:rsidRPr="00EF08F8">
        <w:rPr>
          <w:b/>
          <w:lang w:val="fr-FR"/>
        </w:rPr>
        <w:t xml:space="preserve">trusted </w:t>
      </w:r>
      <w:r w:rsidRPr="00EF08F8">
        <w:rPr>
          <w:lang w:val="fr-FR"/>
        </w:rPr>
        <w:t>procedure</w:t>
      </w:r>
      <w:r>
        <w:rPr>
          <w:rFonts w:asciiTheme="minorHAnsi" w:hAnsiTheme="minorHAnsi"/>
          <w:lang w:val="vi-VN"/>
        </w:rPr>
        <w:t xml:space="preserve"> và không phải là  người dùng gán các giá trị ,nó được gọi là </w:t>
      </w:r>
      <w:r w:rsidRPr="00EF08F8">
        <w:rPr>
          <w:lang w:val="fr-FR"/>
        </w:rPr>
        <w:t>application context</w:t>
      </w:r>
      <w:r>
        <w:rPr>
          <w:rFonts w:asciiTheme="minorHAnsi" w:hAnsiTheme="minorHAnsi"/>
          <w:lang w:val="vi-VN"/>
        </w:rPr>
        <w:t xml:space="preserve"> bảo mật.Đối với </w:t>
      </w:r>
      <w:r w:rsidRPr="00EF08F8">
        <w:rPr>
          <w:lang w:val="fr-FR"/>
        </w:rPr>
        <w:t xml:space="preserve"> application contexts</w:t>
      </w:r>
      <w:r>
        <w:rPr>
          <w:rFonts w:asciiTheme="minorHAnsi" w:hAnsiTheme="minorHAnsi"/>
          <w:lang w:val="vi-VN"/>
        </w:rPr>
        <w:t xml:space="preserve"> dựa trên </w:t>
      </w:r>
      <w:r w:rsidRPr="00993E98">
        <w:rPr>
          <w:rFonts w:asciiTheme="minorHAnsi" w:hAnsiTheme="minorHAnsi"/>
          <w:lang w:val="vi-VN"/>
        </w:rPr>
        <w:t>client-session</w:t>
      </w:r>
      <w:r>
        <w:rPr>
          <w:rFonts w:asciiTheme="minorHAnsi" w:hAnsiTheme="minorHAnsi"/>
          <w:lang w:val="vi-VN"/>
        </w:rPr>
        <w:t xml:space="preserve"> </w:t>
      </w:r>
      <w:r w:rsidRPr="00EF08F8">
        <w:rPr>
          <w:lang w:val="fr-FR"/>
        </w:rPr>
        <w:t xml:space="preserve">, </w:t>
      </w:r>
      <w:r>
        <w:rPr>
          <w:rFonts w:asciiTheme="minorHAnsi" w:hAnsiTheme="minorHAnsi"/>
          <w:lang w:val="vi-VN"/>
        </w:rPr>
        <w:t xml:space="preserve">một caschh khác để cài đặt </w:t>
      </w:r>
      <w:r w:rsidRPr="00EF08F8">
        <w:rPr>
          <w:lang w:val="fr-FR"/>
        </w:rPr>
        <w:t xml:space="preserve"> application context </w:t>
      </w:r>
      <w:r>
        <w:rPr>
          <w:rFonts w:asciiTheme="minorHAnsi" w:hAnsiTheme="minorHAnsi"/>
          <w:lang w:val="vi-VN"/>
        </w:rPr>
        <w:t xml:space="preserve">là dùng </w:t>
      </w:r>
      <w:r w:rsidRPr="00EF08F8">
        <w:rPr>
          <w:lang w:val="fr-FR"/>
        </w:rPr>
        <w:t xml:space="preserve"> Oracle Call Interface (OCI) calls.</w:t>
      </w:r>
    </w:p>
    <w:p w14:paraId="3F9A3DB1" w14:textId="77777777" w:rsidR="00257CFD" w:rsidRPr="00EF08F8" w:rsidRDefault="00257CFD" w:rsidP="00257CFD">
      <w:pPr>
        <w:pStyle w:val="BodyText"/>
        <w:spacing w:before="7"/>
        <w:rPr>
          <w:sz w:val="25"/>
          <w:lang w:val="fr-FR"/>
        </w:rPr>
      </w:pPr>
    </w:p>
    <w:p w14:paraId="1B3D8D44" w14:textId="77777777" w:rsidR="00257CFD" w:rsidRPr="00993E98" w:rsidRDefault="00257CFD" w:rsidP="00257CFD">
      <w:pPr>
        <w:pStyle w:val="Heading4"/>
        <w:ind w:left="100"/>
        <w:rPr>
          <w:lang w:val="fr-FR"/>
        </w:rPr>
      </w:pPr>
      <w:bookmarkStart w:id="855" w:name="Where_Are_the_Application_Context_Values"/>
      <w:bookmarkStart w:id="856" w:name="_bookmark1130"/>
      <w:bookmarkEnd w:id="855"/>
      <w:bookmarkEnd w:id="856"/>
      <w:r>
        <w:rPr>
          <w:lang w:val="vi-VN"/>
        </w:rPr>
        <w:t xml:space="preserve">Nơi lưu trữ các giá trị </w:t>
      </w:r>
      <w:r w:rsidRPr="00993E98">
        <w:rPr>
          <w:lang w:val="fr-FR"/>
        </w:rPr>
        <w:t xml:space="preserve"> Appli</w:t>
      </w:r>
      <w:bookmarkStart w:id="857" w:name="_bookmark1132"/>
      <w:bookmarkEnd w:id="857"/>
      <w:r w:rsidRPr="00993E98">
        <w:rPr>
          <w:lang w:val="fr-FR"/>
        </w:rPr>
        <w:t>cation C</w:t>
      </w:r>
      <w:bookmarkStart w:id="858" w:name="_bookmark1131"/>
      <w:bookmarkEnd w:id="858"/>
      <w:r w:rsidRPr="00993E98">
        <w:rPr>
          <w:lang w:val="fr-FR"/>
        </w:rPr>
        <w:t>ontext?</w:t>
      </w:r>
    </w:p>
    <w:p w14:paraId="23612BA4" w14:textId="77777777" w:rsidR="00257CFD" w:rsidRDefault="00257CFD" w:rsidP="00257CFD">
      <w:pPr>
        <w:pStyle w:val="BodyText"/>
        <w:spacing w:before="80" w:line="232" w:lineRule="auto"/>
        <w:ind w:left="1659" w:right="760"/>
      </w:pPr>
      <w:bookmarkStart w:id="859" w:name="_bookmark1137"/>
      <w:bookmarkEnd w:id="859"/>
      <w:r>
        <w:t xml:space="preserve">Oracle Database </w:t>
      </w:r>
      <w:r>
        <w:rPr>
          <w:rFonts w:asciiTheme="minorHAnsi" w:hAnsiTheme="minorHAnsi"/>
          <w:lang w:val="vi-VN"/>
        </w:rPr>
        <w:t xml:space="preserve">lưu  trữ các giá trị  </w:t>
      </w:r>
      <w:r>
        <w:t xml:space="preserve"> </w:t>
      </w:r>
      <w:bookmarkStart w:id="860" w:name="_bookmark1135"/>
      <w:bookmarkEnd w:id="860"/>
      <w:r>
        <w:t xml:space="preserve">application context </w:t>
      </w:r>
      <w:r>
        <w:rPr>
          <w:rFonts w:asciiTheme="minorHAnsi" w:hAnsiTheme="minorHAnsi"/>
          <w:lang w:val="vi-VN"/>
        </w:rPr>
        <w:t xml:space="preserve"> trong bộ nhớ </w:t>
      </w:r>
      <w:r>
        <w:t xml:space="preserve"> cache </w:t>
      </w:r>
      <w:r>
        <w:rPr>
          <w:rFonts w:asciiTheme="minorHAnsi" w:hAnsiTheme="minorHAnsi"/>
          <w:lang w:val="vi-VN"/>
        </w:rPr>
        <w:t xml:space="preserve">dữ liệu  bảo mật có sẵn trong </w:t>
      </w:r>
      <w:r>
        <w:t xml:space="preserve"> </w:t>
      </w:r>
      <w:bookmarkStart w:id="861" w:name="_bookmark1134"/>
      <w:bookmarkEnd w:id="861"/>
      <w:r>
        <w:t xml:space="preserve">User Global Area (UGA) </w:t>
      </w:r>
      <w:r>
        <w:rPr>
          <w:rFonts w:asciiTheme="minorHAnsi" w:hAnsiTheme="minorHAnsi"/>
          <w:lang w:val="vi-VN"/>
        </w:rPr>
        <w:t>hoặc  the System</w:t>
      </w:r>
      <w:r>
        <w:t xml:space="preserve"> (sometimes called "Shared") Global Area (SGA). </w:t>
      </w:r>
      <w:r>
        <w:rPr>
          <w:rFonts w:asciiTheme="minorHAnsi" w:hAnsiTheme="minorHAnsi"/>
          <w:lang w:val="vi-VN"/>
        </w:rPr>
        <w:t xml:space="preserve">Bằng cách này </w:t>
      </w:r>
      <w:r>
        <w:t xml:space="preserve">, </w:t>
      </w:r>
      <w:r>
        <w:rPr>
          <w:rFonts w:asciiTheme="minorHAnsi" w:hAnsiTheme="minorHAnsi"/>
          <w:lang w:val="vi-VN"/>
        </w:rPr>
        <w:t xml:space="preserve">các giá trị </w:t>
      </w:r>
      <w:r>
        <w:t xml:space="preserve">application context </w:t>
      </w:r>
      <w:r>
        <w:rPr>
          <w:rFonts w:asciiTheme="minorHAnsi" w:hAnsiTheme="minorHAnsi"/>
          <w:lang w:val="vi-VN"/>
        </w:rPr>
        <w:t xml:space="preserve">được </w:t>
      </w:r>
      <w:r>
        <w:t xml:space="preserve">retrieved </w:t>
      </w:r>
      <w:r>
        <w:rPr>
          <w:rFonts w:asciiTheme="minorHAnsi" w:hAnsiTheme="minorHAnsi"/>
          <w:lang w:val="vi-VN"/>
        </w:rPr>
        <w:t xml:space="preserve">trong </w:t>
      </w:r>
      <w:r>
        <w:t>the session.</w:t>
      </w:r>
    </w:p>
    <w:p w14:paraId="61D4066C" w14:textId="77777777" w:rsidR="00257CFD" w:rsidRDefault="00257CFD" w:rsidP="00257CFD">
      <w:pPr>
        <w:pStyle w:val="BodyText"/>
        <w:spacing w:line="232" w:lineRule="auto"/>
        <w:ind w:left="1659" w:right="848"/>
      </w:pPr>
      <w:r>
        <w:rPr>
          <w:rFonts w:asciiTheme="minorHAnsi" w:hAnsiTheme="minorHAnsi"/>
          <w:lang w:val="vi-VN"/>
        </w:rPr>
        <w:t xml:space="preserve">Bởi  vì </w:t>
      </w:r>
      <w:r>
        <w:t xml:space="preserve"> application </w:t>
      </w:r>
      <w:r>
        <w:rPr>
          <w:rFonts w:asciiTheme="minorHAnsi" w:hAnsiTheme="minorHAnsi"/>
          <w:lang w:val="vi-VN"/>
        </w:rPr>
        <w:t xml:space="preserve">lưu trữ các giá trị dữ liệu tong bộ nhớ </w:t>
      </w:r>
      <w:r>
        <w:t xml:space="preserve"> cache, </w:t>
      </w:r>
      <w:r>
        <w:rPr>
          <w:rFonts w:asciiTheme="minorHAnsi" w:hAnsiTheme="minorHAnsi"/>
          <w:lang w:val="vi-VN"/>
        </w:rPr>
        <w:t xml:space="preserve">nó làng tăng hiệu suất cho các ứng dụng của bạn </w:t>
      </w:r>
      <w:r>
        <w:t xml:space="preserve">. </w:t>
      </w:r>
      <w:r>
        <w:rPr>
          <w:rFonts w:asciiTheme="minorHAnsi" w:hAnsiTheme="minorHAnsi"/>
          <w:lang w:val="vi-VN"/>
        </w:rPr>
        <w:t>Bạn có thể sử dụng một</w:t>
      </w:r>
      <w:r>
        <w:t xml:space="preserve"> application context </w:t>
      </w:r>
      <w:r>
        <w:rPr>
          <w:rFonts w:asciiTheme="minorHAnsi" w:hAnsiTheme="minorHAnsi"/>
          <w:lang w:val="vi-VN"/>
        </w:rPr>
        <w:t xml:space="preserve">bằng chính nó </w:t>
      </w:r>
      <w:r>
        <w:t xml:space="preserve">, </w:t>
      </w:r>
      <w:r>
        <w:rPr>
          <w:rFonts w:asciiTheme="minorHAnsi" w:hAnsiTheme="minorHAnsi"/>
          <w:lang w:val="vi-VN"/>
        </w:rPr>
        <w:t xml:space="preserve">với các chính sách </w:t>
      </w:r>
      <w:r>
        <w:t xml:space="preserve"> Oracle Virtual Private Databases</w:t>
      </w:r>
      <w:r>
        <w:rPr>
          <w:rFonts w:asciiTheme="minorHAnsi" w:hAnsiTheme="minorHAnsi"/>
          <w:lang w:val="vi-VN"/>
        </w:rPr>
        <w:t xml:space="preserve">,hoặc với các chính sách </w:t>
      </w:r>
      <w:r w:rsidRPr="006A1F2F">
        <w:rPr>
          <w:rFonts w:asciiTheme="minorHAnsi" w:hAnsiTheme="minorHAnsi"/>
          <w:lang w:val="vi-VN"/>
        </w:rPr>
        <w:t xml:space="preserve">fine </w:t>
      </w:r>
      <w:r>
        <w:t>-grained access control</w:t>
      </w:r>
      <w:r>
        <w:rPr>
          <w:rFonts w:asciiTheme="minorHAnsi" w:hAnsiTheme="minorHAnsi"/>
          <w:lang w:val="vi-VN"/>
        </w:rPr>
        <w:t xml:space="preserve"> khác </w:t>
      </w:r>
      <w:r>
        <w:t xml:space="preserve">. </w:t>
      </w:r>
      <w:r>
        <w:rPr>
          <w:rFonts w:asciiTheme="minorHAnsi" w:hAnsiTheme="minorHAnsi"/>
          <w:lang w:val="vi-VN"/>
        </w:rPr>
        <w:t xml:space="preserve">Xem </w:t>
      </w:r>
      <w:r>
        <w:t xml:space="preserve"> </w:t>
      </w:r>
      <w:hyperlink w:anchor="_bookmark1365" w:history="1">
        <w:r>
          <w:rPr>
            <w:color w:val="0000CC"/>
          </w:rPr>
          <w:t xml:space="preserve">"Using Oracle Virtual Private Database with an Application Context" </w:t>
        </w:r>
      </w:hyperlink>
      <w:r>
        <w:rPr>
          <w:rFonts w:asciiTheme="minorHAnsi" w:hAnsiTheme="minorHAnsi"/>
          <w:lang w:val="vi-VN"/>
        </w:rPr>
        <w:t xml:space="preserve">trên trang 7-3 nếu bạn quan tâm đến việc sử dụng </w:t>
      </w:r>
      <w:r>
        <w:t xml:space="preserve"> application contexts </w:t>
      </w:r>
      <w:r>
        <w:rPr>
          <w:rFonts w:asciiTheme="minorHAnsi" w:hAnsiTheme="minorHAnsi"/>
          <w:lang w:val="vi-VN"/>
        </w:rPr>
        <w:t>với chính sách</w:t>
      </w:r>
      <w:r>
        <w:t xml:space="preserve"> Virtual Private Database .</w:t>
      </w:r>
    </w:p>
    <w:p w14:paraId="1E0740E4" w14:textId="77777777" w:rsidR="00257CFD" w:rsidRDefault="00257CFD" w:rsidP="00257CFD">
      <w:pPr>
        <w:pStyle w:val="BodyText"/>
        <w:spacing w:before="11"/>
        <w:rPr>
          <w:sz w:val="24"/>
        </w:rPr>
      </w:pPr>
    </w:p>
    <w:p w14:paraId="175134A3" w14:textId="77777777" w:rsidR="00257CFD" w:rsidRPr="00250658" w:rsidRDefault="00257CFD" w:rsidP="00257CFD">
      <w:pPr>
        <w:pStyle w:val="Heading4"/>
        <w:spacing w:before="1"/>
        <w:ind w:left="100"/>
        <w:rPr>
          <w:lang w:val="fr-FR"/>
        </w:rPr>
      </w:pPr>
      <w:bookmarkStart w:id="862" w:name="Benefits_of_Using_Application_Contexts"/>
      <w:bookmarkStart w:id="863" w:name="_bookmark1138"/>
      <w:bookmarkEnd w:id="862"/>
      <w:bookmarkEnd w:id="863"/>
      <w:r>
        <w:rPr>
          <w:lang w:val="vi-VN"/>
        </w:rPr>
        <w:t xml:space="preserve">Lợi ích của việc sử dụng </w:t>
      </w:r>
      <w:r w:rsidRPr="00250658">
        <w:rPr>
          <w:lang w:val="fr-FR"/>
        </w:rPr>
        <w:t>A</w:t>
      </w:r>
      <w:bookmarkStart w:id="864" w:name="_bookmark1139"/>
      <w:bookmarkEnd w:id="864"/>
      <w:r w:rsidRPr="00250658">
        <w:rPr>
          <w:lang w:val="fr-FR"/>
        </w:rPr>
        <w:t>pplication Contexts</w:t>
      </w:r>
    </w:p>
    <w:p w14:paraId="215D0179" w14:textId="77777777" w:rsidR="00257CFD" w:rsidRPr="00EF08F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val="vi-VN" w:eastAsia="vi-VN"/>
        </w:rPr>
        <w:t xml:space="preserve">                                  </w:t>
      </w:r>
      <w:r w:rsidRPr="00250658">
        <w:rPr>
          <w:rFonts w:ascii="inherit" w:eastAsia="Times New Roman" w:hAnsi="inherit" w:cs="Courier New"/>
          <w:color w:val="212121"/>
          <w:sz w:val="20"/>
          <w:szCs w:val="20"/>
          <w:lang w:val="vi-VN" w:eastAsia="vi-VN"/>
        </w:rPr>
        <w:t xml:space="preserve">Hầu hết các ứng dụng đều chứa loại thông tin có thể được sử dụng cho các </w:t>
      </w:r>
      <w:r w:rsidRPr="00EF08F8">
        <w:rPr>
          <w:lang w:val="vi-VN"/>
        </w:rPr>
        <w:t>application contexts</w:t>
      </w:r>
    </w:p>
    <w:p w14:paraId="080E318A" w14:textId="77777777" w:rsidR="00257CFD" w:rsidRPr="00EF08F8" w:rsidRDefault="00257CFD" w:rsidP="00257CFD">
      <w:pPr>
        <w:pStyle w:val="BodyText"/>
        <w:spacing w:before="81" w:line="230" w:lineRule="auto"/>
        <w:ind w:left="1659" w:right="703"/>
        <w:rPr>
          <w:lang w:val="vi-VN"/>
        </w:rPr>
      </w:pPr>
      <w:r>
        <w:rPr>
          <w:rFonts w:asciiTheme="minorHAnsi" w:hAnsiTheme="minorHAnsi"/>
          <w:lang w:val="vi-VN"/>
        </w:rPr>
        <w:t>Vi dụ</w:t>
      </w:r>
      <w:r w:rsidRPr="00EF08F8">
        <w:rPr>
          <w:lang w:val="vi-VN"/>
        </w:rPr>
        <w:t xml:space="preserve">, </w:t>
      </w:r>
      <w:r>
        <w:rPr>
          <w:rFonts w:asciiTheme="minorHAnsi" w:hAnsiTheme="minorHAnsi"/>
          <w:lang w:val="vi-VN"/>
        </w:rPr>
        <w:t xml:space="preserve">trong một  ứng dụng </w:t>
      </w:r>
      <w:r w:rsidRPr="00EF08F8">
        <w:rPr>
          <w:lang w:val="vi-VN"/>
        </w:rPr>
        <w:t xml:space="preserve"> order entry </w:t>
      </w:r>
      <w:r>
        <w:rPr>
          <w:rFonts w:asciiTheme="minorHAnsi" w:hAnsiTheme="minorHAnsi"/>
          <w:lang w:val="vi-VN"/>
        </w:rPr>
        <w:t xml:space="preserve">sử dụng bảng cứa các cột </w:t>
      </w:r>
      <w:r w:rsidRPr="00EF08F8">
        <w:rPr>
          <w:w w:val="95"/>
          <w:lang w:val="vi-VN"/>
        </w:rPr>
        <w:t xml:space="preserve"> </w:t>
      </w:r>
      <w:r w:rsidRPr="00EF08F8">
        <w:rPr>
          <w:rFonts w:ascii="Courier New"/>
          <w:w w:val="95"/>
          <w:lang w:val="vi-VN"/>
        </w:rPr>
        <w:t>ORDER_NUMBER</w:t>
      </w:r>
      <w:r w:rsidRPr="00EF08F8">
        <w:rPr>
          <w:rFonts w:ascii="Courier New"/>
          <w:spacing w:val="-81"/>
          <w:w w:val="95"/>
          <w:lang w:val="vi-VN"/>
        </w:rPr>
        <w:t xml:space="preserve"> </w:t>
      </w:r>
      <w:r>
        <w:rPr>
          <w:rFonts w:asciiTheme="minorHAnsi" w:hAnsiTheme="minorHAnsi"/>
          <w:w w:val="95"/>
          <w:lang w:val="vi-VN"/>
        </w:rPr>
        <w:t xml:space="preserve">và </w:t>
      </w:r>
      <w:r w:rsidRPr="00EF08F8">
        <w:rPr>
          <w:rFonts w:ascii="Courier New"/>
          <w:w w:val="95"/>
          <w:lang w:val="vi-VN"/>
        </w:rPr>
        <w:t>CUSTOMER_NUMBER</w:t>
      </w:r>
      <w:r>
        <w:rPr>
          <w:rFonts w:asciiTheme="minorHAnsi" w:hAnsiTheme="minorHAnsi"/>
          <w:w w:val="95"/>
          <w:lang w:val="vi-VN"/>
        </w:rPr>
        <w:t>,bạn có thể sử dụng các giá trị trong cột này làm thuộc tính bảo mật để hạn chế quyền truy cập của của khách hàng vào đơn đạt hàng của mình ,dựa trên ID của khách hàng đó.</w:t>
      </w:r>
    </w:p>
    <w:p w14:paraId="238F1F8D" w14:textId="77777777" w:rsidR="00257CFD" w:rsidRDefault="00257CFD" w:rsidP="00257CFD">
      <w:pPr>
        <w:pStyle w:val="BodyText"/>
        <w:spacing w:before="117"/>
        <w:ind w:left="1660"/>
      </w:pPr>
      <w:r>
        <w:t xml:space="preserve">Application contexts </w:t>
      </w:r>
      <w:r>
        <w:rPr>
          <w:rFonts w:asciiTheme="minorHAnsi" w:hAnsiTheme="minorHAnsi"/>
          <w:lang w:val="vi-VN"/>
        </w:rPr>
        <w:t>rất hữu  ích cho các mục đích sau</w:t>
      </w:r>
      <w:r>
        <w:t>:</w:t>
      </w:r>
    </w:p>
    <w:p w14:paraId="44BA2257" w14:textId="77777777" w:rsidR="00257CFD" w:rsidRDefault="00257CFD" w:rsidP="00280038">
      <w:pPr>
        <w:pStyle w:val="ListParagraph"/>
        <w:numPr>
          <w:ilvl w:val="1"/>
          <w:numId w:val="189"/>
        </w:numPr>
        <w:tabs>
          <w:tab w:val="left" w:pos="2020"/>
        </w:tabs>
        <w:spacing w:before="117" w:line="232" w:lineRule="auto"/>
        <w:ind w:right="1371" w:hanging="359"/>
        <w:rPr>
          <w:sz w:val="20"/>
        </w:rPr>
      </w:pPr>
      <w:r>
        <w:rPr>
          <w:rFonts w:asciiTheme="minorHAnsi" w:hAnsiTheme="minorHAnsi"/>
          <w:sz w:val="20"/>
          <w:lang w:val="vi-VN"/>
        </w:rPr>
        <w:t xml:space="preserve">Thực thi </w:t>
      </w:r>
      <w:r>
        <w:rPr>
          <w:spacing w:val="-7"/>
          <w:sz w:val="20"/>
        </w:rPr>
        <w:t xml:space="preserve"> </w:t>
      </w:r>
      <w:r>
        <w:rPr>
          <w:sz w:val="20"/>
        </w:rPr>
        <w:t>fine-grained</w:t>
      </w:r>
      <w:r>
        <w:rPr>
          <w:spacing w:val="-7"/>
          <w:sz w:val="20"/>
        </w:rPr>
        <w:t xml:space="preserve"> </w:t>
      </w:r>
      <w:r>
        <w:rPr>
          <w:sz w:val="20"/>
        </w:rPr>
        <w:t>access</w:t>
      </w:r>
      <w:r>
        <w:rPr>
          <w:spacing w:val="-7"/>
          <w:sz w:val="20"/>
        </w:rPr>
        <w:t xml:space="preserve"> </w:t>
      </w:r>
      <w:r>
        <w:rPr>
          <w:sz w:val="20"/>
        </w:rPr>
        <w:t>control</w:t>
      </w:r>
      <w:r>
        <w:rPr>
          <w:spacing w:val="-6"/>
          <w:sz w:val="20"/>
        </w:rPr>
        <w:t xml:space="preserve"> </w:t>
      </w:r>
      <w:r>
        <w:rPr>
          <w:sz w:val="20"/>
        </w:rPr>
        <w:t>(</w:t>
      </w:r>
      <w:r>
        <w:rPr>
          <w:rFonts w:asciiTheme="minorHAnsi" w:hAnsiTheme="minorHAnsi"/>
          <w:sz w:val="20"/>
          <w:lang w:val="vi-VN"/>
        </w:rPr>
        <w:t xml:space="preserve">Ví dụ trong chính sách </w:t>
      </w:r>
      <w:r>
        <w:rPr>
          <w:spacing w:val="-7"/>
          <w:sz w:val="20"/>
        </w:rPr>
        <w:t xml:space="preserve"> </w:t>
      </w:r>
      <w:r>
        <w:rPr>
          <w:sz w:val="20"/>
        </w:rPr>
        <w:t>Oracle</w:t>
      </w:r>
      <w:r>
        <w:rPr>
          <w:spacing w:val="-7"/>
          <w:sz w:val="20"/>
        </w:rPr>
        <w:t xml:space="preserve"> </w:t>
      </w:r>
      <w:r>
        <w:rPr>
          <w:sz w:val="20"/>
        </w:rPr>
        <w:t>Virtual</w:t>
      </w:r>
      <w:r>
        <w:rPr>
          <w:spacing w:val="-6"/>
          <w:sz w:val="20"/>
        </w:rPr>
        <w:t xml:space="preserve"> </w:t>
      </w:r>
      <w:r>
        <w:rPr>
          <w:sz w:val="20"/>
        </w:rPr>
        <w:t>Private Database)</w:t>
      </w:r>
    </w:p>
    <w:p w14:paraId="33C42D56" w14:textId="77777777" w:rsidR="00257CFD" w:rsidRDefault="00257CFD" w:rsidP="00280038">
      <w:pPr>
        <w:pStyle w:val="ListParagraph"/>
        <w:numPr>
          <w:ilvl w:val="1"/>
          <w:numId w:val="189"/>
        </w:numPr>
        <w:tabs>
          <w:tab w:val="left" w:pos="2020"/>
        </w:tabs>
        <w:spacing w:before="112"/>
        <w:ind w:hanging="359"/>
        <w:rPr>
          <w:sz w:val="20"/>
        </w:rPr>
      </w:pPr>
      <w:r>
        <w:rPr>
          <w:rFonts w:asciiTheme="minorHAnsi" w:hAnsiTheme="minorHAnsi"/>
          <w:sz w:val="20"/>
          <w:lang w:val="vi-VN"/>
        </w:rPr>
        <w:t xml:space="preserve">Bảo quản danh tính người dùng trên nhiều môi trường </w:t>
      </w:r>
    </w:p>
    <w:p w14:paraId="080C0BE5" w14:textId="77777777" w:rsidR="00257CFD" w:rsidRDefault="00257CFD" w:rsidP="00280038">
      <w:pPr>
        <w:pStyle w:val="ListParagraph"/>
        <w:numPr>
          <w:ilvl w:val="1"/>
          <w:numId w:val="189"/>
        </w:numPr>
        <w:tabs>
          <w:tab w:val="left" w:pos="2020"/>
        </w:tabs>
        <w:spacing w:before="117" w:line="232" w:lineRule="auto"/>
        <w:ind w:right="888" w:hanging="359"/>
        <w:rPr>
          <w:sz w:val="20"/>
        </w:rPr>
      </w:pPr>
      <w:r>
        <w:rPr>
          <w:rFonts w:asciiTheme="minorHAnsi" w:hAnsiTheme="minorHAnsi"/>
          <w:sz w:val="20"/>
          <w:lang w:val="vi-VN"/>
        </w:rPr>
        <w:t xml:space="preserve">Thực thi bảo mật mạnh mẽ hơn cho các ứng dụng của bạn </w:t>
      </w:r>
      <w:r>
        <w:rPr>
          <w:sz w:val="20"/>
        </w:rPr>
        <w:t xml:space="preserve">, </w:t>
      </w:r>
      <w:r>
        <w:rPr>
          <w:rFonts w:asciiTheme="minorHAnsi" w:hAnsiTheme="minorHAnsi"/>
          <w:sz w:val="20"/>
          <w:lang w:val="vi-VN"/>
        </w:rPr>
        <w:t xml:space="preserve">Bởi vì </w:t>
      </w:r>
      <w:r>
        <w:rPr>
          <w:sz w:val="20"/>
        </w:rPr>
        <w:t xml:space="preserve"> application</w:t>
      </w:r>
      <w:r>
        <w:rPr>
          <w:spacing w:val="-32"/>
          <w:sz w:val="20"/>
        </w:rPr>
        <w:t xml:space="preserve"> </w:t>
      </w:r>
      <w:r>
        <w:rPr>
          <w:sz w:val="20"/>
        </w:rPr>
        <w:t>context</w:t>
      </w:r>
      <w:bookmarkStart w:id="865" w:name="_bookmark1140"/>
      <w:bookmarkEnd w:id="865"/>
      <w:r>
        <w:rPr>
          <w:sz w:val="20"/>
        </w:rPr>
        <w:t xml:space="preserve"> </w:t>
      </w:r>
      <w:r>
        <w:rPr>
          <w:rFonts w:asciiTheme="minorHAnsi" w:hAnsiTheme="minorHAnsi"/>
          <w:sz w:val="20"/>
          <w:lang w:val="vi-VN"/>
        </w:rPr>
        <w:t xml:space="preserve">được kiểm soát bởi một </w:t>
      </w:r>
      <w:r w:rsidRPr="009C04C5">
        <w:rPr>
          <w:rFonts w:asciiTheme="minorHAnsi" w:hAnsiTheme="minorHAnsi"/>
          <w:sz w:val="20"/>
          <w:lang w:val="vi-VN"/>
        </w:rPr>
        <w:t xml:space="preserve">procedure </w:t>
      </w:r>
      <w:r>
        <w:rPr>
          <w:rFonts w:asciiTheme="minorHAnsi" w:hAnsiTheme="minorHAnsi"/>
          <w:sz w:val="20"/>
          <w:lang w:val="vi-VN"/>
        </w:rPr>
        <w:t xml:space="preserve">đáng tin cậy </w:t>
      </w:r>
      <w:r>
        <w:rPr>
          <w:sz w:val="20"/>
        </w:rPr>
        <w:t xml:space="preserve">, </w:t>
      </w:r>
      <w:r>
        <w:rPr>
          <w:rFonts w:asciiTheme="minorHAnsi" w:hAnsiTheme="minorHAnsi"/>
          <w:sz w:val="20"/>
          <w:lang w:val="vi-VN"/>
        </w:rPr>
        <w:t>không phải người dùng</w:t>
      </w:r>
    </w:p>
    <w:p w14:paraId="513106E3" w14:textId="77777777" w:rsidR="00257CFD" w:rsidRDefault="00257CFD" w:rsidP="00280038">
      <w:pPr>
        <w:pStyle w:val="ListParagraph"/>
        <w:numPr>
          <w:ilvl w:val="1"/>
          <w:numId w:val="189"/>
        </w:numPr>
        <w:tabs>
          <w:tab w:val="left" w:pos="2020"/>
        </w:tabs>
        <w:spacing w:before="118" w:line="232" w:lineRule="auto"/>
        <w:ind w:right="846" w:hanging="359"/>
        <w:rPr>
          <w:sz w:val="20"/>
        </w:rPr>
      </w:pPr>
      <w:r>
        <w:rPr>
          <w:rFonts w:asciiTheme="minorHAnsi" w:hAnsiTheme="minorHAnsi"/>
          <w:sz w:val="20"/>
          <w:lang w:val="vi-VN"/>
        </w:rPr>
        <w:t xml:space="preserve">Tăng hiệu suất  bằng cách phụ như một bộ nhớ cache bảo mật dữ liệu </w:t>
      </w:r>
      <w:r>
        <w:rPr>
          <w:spacing w:val="-3"/>
          <w:sz w:val="20"/>
        </w:rPr>
        <w:t xml:space="preserve"> </w:t>
      </w:r>
      <w:r>
        <w:rPr>
          <w:rFonts w:asciiTheme="minorHAnsi" w:hAnsiTheme="minorHAnsi"/>
          <w:sz w:val="20"/>
          <w:lang w:val="vi-VN"/>
        </w:rPr>
        <w:t xml:space="preserve">cho các thuộc tính cần thiết bởi một ứng dụng để kểm tra chi tiết hoặc để sử dụng trong các câu lệnh hoặc vòng lặp điều </w:t>
      </w:r>
      <w:r>
        <w:rPr>
          <w:sz w:val="20"/>
        </w:rPr>
        <w:t xml:space="preserve">PL/SQL </w:t>
      </w:r>
    </w:p>
    <w:p w14:paraId="60E2233B" w14:textId="77777777" w:rsidR="00257CFD" w:rsidRDefault="00257CFD" w:rsidP="00257CFD">
      <w:pPr>
        <w:pStyle w:val="BodyText"/>
        <w:spacing w:before="117" w:line="232" w:lineRule="auto"/>
        <w:ind w:left="2019" w:right="802"/>
      </w:pPr>
      <w:r>
        <w:rPr>
          <w:rFonts w:asciiTheme="minorHAnsi" w:hAnsiTheme="minorHAnsi"/>
          <w:lang w:val="vi-VN"/>
        </w:rPr>
        <w:t xml:space="preserve">Bộ nhớ cache này tiết kiệm chi phí lặp lại của việc truy vấn các thuộc tính </w:t>
      </w:r>
      <w:r>
        <w:t xml:space="preserve"> database </w:t>
      </w:r>
      <w:r>
        <w:rPr>
          <w:rFonts w:asciiTheme="minorHAnsi" w:hAnsiTheme="minorHAnsi"/>
          <w:lang w:val="vi-VN"/>
        </w:rPr>
        <w:t xml:space="preserve"> mỗi lần là cầ thiết.Bởi vì </w:t>
      </w:r>
      <w:r>
        <w:t xml:space="preserve"> application context</w:t>
      </w:r>
      <w:r>
        <w:rPr>
          <w:rFonts w:asciiTheme="minorHAnsi" w:hAnsiTheme="minorHAnsi"/>
          <w:lang w:val="vi-VN"/>
        </w:rPr>
        <w:t xml:space="preserve"> </w:t>
      </w:r>
      <w:r>
        <w:t xml:space="preserve"> </w:t>
      </w:r>
      <w:r>
        <w:rPr>
          <w:rFonts w:asciiTheme="minorHAnsi" w:hAnsiTheme="minorHAnsi"/>
          <w:lang w:val="vi-VN"/>
        </w:rPr>
        <w:t xml:space="preserve">lưu trữ </w:t>
      </w:r>
      <w:r>
        <w:t xml:space="preserve"> session data </w:t>
      </w:r>
      <w:r>
        <w:rPr>
          <w:rFonts w:asciiTheme="minorHAnsi" w:hAnsiTheme="minorHAnsi"/>
          <w:lang w:val="vi-VN"/>
        </w:rPr>
        <w:t xml:space="preserve">trong bộ nhớ </w:t>
      </w:r>
      <w:r>
        <w:t xml:space="preserve">cache </w:t>
      </w:r>
      <w:r>
        <w:rPr>
          <w:rFonts w:asciiTheme="minorHAnsi" w:hAnsiTheme="minorHAnsi"/>
          <w:lang w:val="vi-VN"/>
        </w:rPr>
        <w:t>thay vì buộc các ứng dụng của bạn truy suất dữ liệu này  nhiều lần  từ một bảng ,nó cải thiện đáng kể hiệu suất ứng dụng của bạn .</w:t>
      </w:r>
    </w:p>
    <w:p w14:paraId="5E6E766F" w14:textId="77777777" w:rsidR="00257CFD" w:rsidRDefault="00257CFD" w:rsidP="00257CFD">
      <w:pPr>
        <w:spacing w:line="232" w:lineRule="auto"/>
        <w:sectPr w:rsidR="00257CFD">
          <w:headerReference w:type="even" r:id="rId125"/>
          <w:headerReference w:type="default" r:id="rId126"/>
          <w:pgSz w:w="12240" w:h="15840"/>
          <w:pgMar w:top="840" w:right="1060" w:bottom="860" w:left="1100" w:header="549" w:footer="663" w:gutter="0"/>
          <w:cols w:space="720"/>
        </w:sectPr>
      </w:pPr>
    </w:p>
    <w:p w14:paraId="4EC25EA9" w14:textId="77777777" w:rsidR="00257CFD" w:rsidRDefault="00257CFD" w:rsidP="00257CFD">
      <w:pPr>
        <w:pStyle w:val="BodyText"/>
        <w:spacing w:before="5"/>
        <w:rPr>
          <w:sz w:val="25"/>
        </w:rPr>
      </w:pPr>
    </w:p>
    <w:p w14:paraId="11B6472C" w14:textId="77777777" w:rsidR="00257CFD" w:rsidRDefault="00257CFD" w:rsidP="00280038">
      <w:pPr>
        <w:pStyle w:val="ListParagraph"/>
        <w:numPr>
          <w:ilvl w:val="2"/>
          <w:numId w:val="189"/>
        </w:numPr>
        <w:tabs>
          <w:tab w:val="left" w:pos="2620"/>
        </w:tabs>
        <w:spacing w:before="99" w:line="232" w:lineRule="auto"/>
        <w:ind w:right="625"/>
        <w:rPr>
          <w:sz w:val="20"/>
        </w:rPr>
      </w:pPr>
      <w:r>
        <w:rPr>
          <w:rFonts w:asciiTheme="minorHAnsi" w:hAnsiTheme="minorHAnsi"/>
          <w:sz w:val="20"/>
          <w:lang w:val="vi-VN"/>
        </w:rPr>
        <w:t>Phục vụ như một holding giữ cho các cặp name-value mà một ứng dụng có thể xác đinh ,sửa đổi và truy cập.</w:t>
      </w:r>
    </w:p>
    <w:p w14:paraId="18D52B4B" w14:textId="77777777" w:rsidR="00257CFD" w:rsidRDefault="00257CFD" w:rsidP="00257CFD">
      <w:pPr>
        <w:pStyle w:val="BodyText"/>
        <w:spacing w:before="6"/>
        <w:rPr>
          <w:sz w:val="25"/>
        </w:rPr>
      </w:pPr>
    </w:p>
    <w:p w14:paraId="44EA9A96" w14:textId="77777777" w:rsidR="00257CFD" w:rsidRDefault="00257CFD" w:rsidP="00257CFD">
      <w:pPr>
        <w:pStyle w:val="Heading4"/>
        <w:spacing w:before="1"/>
      </w:pPr>
      <w:bookmarkStart w:id="866" w:name="How_Editions_Affects_Application_Context"/>
      <w:bookmarkStart w:id="867" w:name="_bookmark1141"/>
      <w:bookmarkEnd w:id="866"/>
      <w:bookmarkEnd w:id="867"/>
      <w:r>
        <w:rPr>
          <w:lang w:val="vi-VN"/>
        </w:rPr>
        <w:t>Cách mà phiên bản ảnh hưởng đến giá trị</w:t>
      </w:r>
      <w:r>
        <w:t xml:space="preserve"> Application Context </w:t>
      </w:r>
    </w:p>
    <w:p w14:paraId="77394B20" w14:textId="77777777" w:rsidR="00257CFD" w:rsidRDefault="00257CFD" w:rsidP="00257CFD">
      <w:pPr>
        <w:pStyle w:val="BodyText"/>
        <w:spacing w:before="80" w:line="232" w:lineRule="auto"/>
        <w:ind w:left="2260"/>
      </w:pPr>
      <w:r>
        <w:t xml:space="preserve">Oracle Database </w:t>
      </w:r>
      <w:r>
        <w:rPr>
          <w:rFonts w:asciiTheme="minorHAnsi" w:hAnsiTheme="minorHAnsi"/>
          <w:lang w:val="vi-VN"/>
        </w:rPr>
        <w:t xml:space="preserve">thiết lập </w:t>
      </w:r>
      <w:r>
        <w:t xml:space="preserve"> application context </w:t>
      </w:r>
      <w:r>
        <w:rPr>
          <w:rFonts w:asciiTheme="minorHAnsi" w:hAnsiTheme="minorHAnsi"/>
          <w:lang w:val="vi-VN"/>
        </w:rPr>
        <w:t>trong tất cả các phiên bản bị ảnh hưởng bởi</w:t>
      </w:r>
      <w:r>
        <w:t xml:space="preserve"> application context package. </w:t>
      </w:r>
      <w:r>
        <w:rPr>
          <w:rFonts w:asciiTheme="minorHAnsi" w:hAnsiTheme="minorHAnsi"/>
          <w:lang w:val="vi-VN"/>
        </w:rPr>
        <w:t xml:space="preserve">Các giá trị </w:t>
      </w:r>
      <w:r>
        <w:t xml:space="preserve"> application context </w:t>
      </w:r>
      <w:r>
        <w:rPr>
          <w:rFonts w:asciiTheme="minorHAnsi" w:hAnsiTheme="minorHAnsi"/>
          <w:lang w:val="vi-VN"/>
        </w:rPr>
        <w:t xml:space="preserve">được hiển thị trong tất cả các phiê bản mà  </w:t>
      </w:r>
      <w:r>
        <w:t xml:space="preserve">application context </w:t>
      </w:r>
      <w:r>
        <w:rPr>
          <w:rFonts w:asciiTheme="minorHAnsi" w:hAnsiTheme="minorHAnsi"/>
          <w:lang w:val="vi-VN"/>
        </w:rPr>
        <w:t>ảnh hưởng</w:t>
      </w:r>
      <w:r>
        <w:t>.</w:t>
      </w:r>
    </w:p>
    <w:p w14:paraId="6C03F446" w14:textId="77777777" w:rsidR="00257CFD" w:rsidRPr="00DC2003" w:rsidRDefault="00257CFD" w:rsidP="00257CFD">
      <w:pPr>
        <w:spacing w:before="209" w:line="232" w:lineRule="auto"/>
        <w:ind w:left="2979" w:right="848"/>
        <w:rPr>
          <w:rFonts w:asciiTheme="minorHAnsi" w:hAnsiTheme="minorHAnsi"/>
          <w:sz w:val="20"/>
          <w:lang w:val="vi-VN"/>
        </w:rPr>
      </w:pPr>
      <w:r>
        <w:rPr>
          <w:rFonts w:ascii="Arial"/>
          <w:b/>
          <w:sz w:val="19"/>
          <w:lang w:val="vi-VN"/>
        </w:rPr>
        <w:t>Xem th</w:t>
      </w:r>
      <w:r>
        <w:rPr>
          <w:rFonts w:ascii="Arial"/>
          <w:b/>
          <w:sz w:val="19"/>
          <w:lang w:val="vi-VN"/>
        </w:rPr>
        <w:t>ê</w:t>
      </w:r>
      <w:r>
        <w:rPr>
          <w:rFonts w:ascii="Arial"/>
          <w:b/>
          <w:sz w:val="19"/>
          <w:lang w:val="vi-VN"/>
        </w:rPr>
        <w:t>m</w:t>
      </w:r>
      <w:r>
        <w:rPr>
          <w:rFonts w:ascii="Arial"/>
          <w:b/>
          <w:sz w:val="19"/>
        </w:rPr>
        <w:t xml:space="preserve">: </w:t>
      </w:r>
      <w:r>
        <w:rPr>
          <w:i/>
          <w:sz w:val="20"/>
        </w:rPr>
        <w:t xml:space="preserve">Oracle Database Advanced Application Developer's Guide </w:t>
      </w:r>
      <w:r>
        <w:rPr>
          <w:rFonts w:asciiTheme="minorHAnsi" w:hAnsiTheme="minorHAnsi"/>
          <w:sz w:val="20"/>
          <w:lang w:val="vi-VN"/>
        </w:rPr>
        <w:t xml:space="preserve">để biết thông tin chi tiết về các phiên bản </w:t>
      </w:r>
    </w:p>
    <w:p w14:paraId="6EBEFFC3" w14:textId="77777777" w:rsidR="00257CFD" w:rsidRDefault="00257CFD" w:rsidP="00257CFD">
      <w:pPr>
        <w:pStyle w:val="BodyText"/>
        <w:rPr>
          <w:sz w:val="23"/>
        </w:rPr>
      </w:pPr>
    </w:p>
    <w:p w14:paraId="3066D00E" w14:textId="77777777" w:rsidR="00257CFD" w:rsidRPr="001C2FEE" w:rsidRDefault="00257CFD" w:rsidP="00257CFD">
      <w:pPr>
        <w:pStyle w:val="Heading3"/>
        <w:rPr>
          <w:lang w:val="fr-FR"/>
        </w:rPr>
      </w:pPr>
      <w:bookmarkStart w:id="868" w:name="Types_of_Application_Contexts"/>
      <w:bookmarkStart w:id="869" w:name="_bookmark1143"/>
      <w:bookmarkEnd w:id="868"/>
      <w:bookmarkEnd w:id="869"/>
      <w:r>
        <w:rPr>
          <w:lang w:val="vi-VN"/>
        </w:rPr>
        <w:t xml:space="preserve">Các kiểu </w:t>
      </w:r>
      <w:r w:rsidRPr="001C2FEE">
        <w:rPr>
          <w:lang w:val="fr-FR"/>
        </w:rPr>
        <w:t xml:space="preserve"> A</w:t>
      </w:r>
      <w:bookmarkStart w:id="870" w:name="_bookmark1144"/>
      <w:bookmarkEnd w:id="870"/>
      <w:r w:rsidRPr="001C2FEE">
        <w:rPr>
          <w:lang w:val="fr-FR"/>
        </w:rPr>
        <w:t>pplication Contexts</w:t>
      </w:r>
    </w:p>
    <w:p w14:paraId="7348786F" w14:textId="77777777" w:rsidR="00257CFD" w:rsidRPr="001C2FEE" w:rsidRDefault="00257CFD" w:rsidP="00257CFD">
      <w:pPr>
        <w:pStyle w:val="BodyText"/>
        <w:spacing w:before="81"/>
        <w:ind w:left="2260"/>
        <w:rPr>
          <w:lang w:val="fr-FR"/>
        </w:rPr>
      </w:pPr>
      <w:r>
        <w:rPr>
          <w:rFonts w:asciiTheme="minorHAnsi" w:hAnsiTheme="minorHAnsi"/>
          <w:lang w:val="vi-VN"/>
        </w:rPr>
        <w:t xml:space="preserve">Có 3 loại </w:t>
      </w:r>
      <w:r w:rsidRPr="001C2FEE">
        <w:rPr>
          <w:lang w:val="fr-FR"/>
        </w:rPr>
        <w:t xml:space="preserve"> application contexts</w:t>
      </w:r>
      <w:r>
        <w:rPr>
          <w:rFonts w:asciiTheme="minorHAnsi" w:hAnsiTheme="minorHAnsi"/>
          <w:lang w:val="vi-VN"/>
        </w:rPr>
        <w:t xml:space="preserve"> chung</w:t>
      </w:r>
      <w:r w:rsidRPr="001C2FEE">
        <w:rPr>
          <w:lang w:val="fr-FR"/>
        </w:rPr>
        <w:t>:</w:t>
      </w:r>
    </w:p>
    <w:p w14:paraId="3E4121E0" w14:textId="77777777" w:rsidR="00257CFD" w:rsidRPr="00EF08F8" w:rsidRDefault="00257CFD" w:rsidP="00280038">
      <w:pPr>
        <w:pStyle w:val="ListParagraph"/>
        <w:numPr>
          <w:ilvl w:val="2"/>
          <w:numId w:val="189"/>
        </w:numPr>
        <w:tabs>
          <w:tab w:val="left" w:pos="2620"/>
        </w:tabs>
        <w:spacing w:before="117" w:line="232" w:lineRule="auto"/>
        <w:ind w:right="659"/>
        <w:rPr>
          <w:sz w:val="20"/>
          <w:lang w:val="fr-FR"/>
        </w:rPr>
      </w:pPr>
      <w:r w:rsidRPr="00EF08F8">
        <w:rPr>
          <w:b/>
          <w:sz w:val="20"/>
          <w:lang w:val="fr-FR"/>
        </w:rPr>
        <w:t xml:space="preserve">Database session-based application contexts. </w:t>
      </w:r>
      <w:r>
        <w:rPr>
          <w:rFonts w:asciiTheme="minorHAnsi" w:hAnsiTheme="minorHAnsi"/>
          <w:sz w:val="20"/>
          <w:lang w:val="vi-VN"/>
        </w:rPr>
        <w:t xml:space="preserve">Đây là kiểu truy suất dữ liệu của </w:t>
      </w:r>
      <w:r w:rsidRPr="00EF08F8">
        <w:rPr>
          <w:sz w:val="20"/>
          <w:lang w:val="fr-FR"/>
        </w:rPr>
        <w:t xml:space="preserve"> database user session </w:t>
      </w:r>
      <w:r>
        <w:rPr>
          <w:rFonts w:asciiTheme="minorHAnsi" w:hAnsiTheme="minorHAnsi"/>
          <w:sz w:val="20"/>
          <w:lang w:val="vi-VN"/>
        </w:rPr>
        <w:t xml:space="preserve">lưu trữ trong bộ nhớ cache </w:t>
      </w:r>
      <w:r w:rsidRPr="00EF08F8">
        <w:rPr>
          <w:sz w:val="20"/>
          <w:lang w:val="fr-FR"/>
        </w:rPr>
        <w:t>(</w:t>
      </w:r>
      <w:r>
        <w:rPr>
          <w:rFonts w:asciiTheme="minorHAnsi" w:hAnsiTheme="minorHAnsi"/>
          <w:sz w:val="20"/>
          <w:lang w:val="vi-VN"/>
        </w:rPr>
        <w:t>tức là</w:t>
      </w:r>
      <w:r w:rsidRPr="00EF08F8">
        <w:rPr>
          <w:sz w:val="20"/>
          <w:lang w:val="fr-FR"/>
        </w:rPr>
        <w:t xml:space="preserve">, </w:t>
      </w:r>
      <w:r>
        <w:rPr>
          <w:rFonts w:asciiTheme="minorHAnsi" w:hAnsiTheme="minorHAnsi"/>
          <w:sz w:val="20"/>
          <w:lang w:val="vi-VN"/>
        </w:rPr>
        <w:t xml:space="preserve">the </w:t>
      </w:r>
      <w:r w:rsidRPr="00EF08F8">
        <w:rPr>
          <w:sz w:val="20"/>
          <w:lang w:val="fr-FR"/>
        </w:rPr>
        <w:t>UGA).</w:t>
      </w:r>
    </w:p>
    <w:p w14:paraId="63BD6969" w14:textId="77777777" w:rsidR="00257CFD" w:rsidRPr="002212BB" w:rsidRDefault="00257CFD" w:rsidP="00257CFD">
      <w:pPr>
        <w:tabs>
          <w:tab w:val="left" w:pos="2620"/>
        </w:tabs>
        <w:spacing w:before="117" w:line="232" w:lineRule="auto"/>
        <w:ind w:left="2260" w:right="659"/>
        <w:rPr>
          <w:rFonts w:asciiTheme="minorHAnsi" w:hAnsiTheme="minorHAnsi"/>
          <w:sz w:val="20"/>
          <w:lang w:val="vi-VN"/>
        </w:rPr>
      </w:pPr>
      <w:r>
        <w:rPr>
          <w:rFonts w:asciiTheme="minorHAnsi" w:hAnsiTheme="minorHAnsi"/>
          <w:sz w:val="20"/>
          <w:lang w:val="vi-VN"/>
        </w:rPr>
        <w:t xml:space="preserve">      </w:t>
      </w:r>
      <w:r w:rsidRPr="00EF08F8">
        <w:rPr>
          <w:sz w:val="20"/>
          <w:lang w:val="fr-FR"/>
        </w:rPr>
        <w:t xml:space="preserve"> </w:t>
      </w:r>
      <w:r w:rsidRPr="002212BB">
        <w:rPr>
          <w:rFonts w:asciiTheme="minorHAnsi" w:hAnsiTheme="minorHAnsi"/>
          <w:sz w:val="20"/>
          <w:lang w:val="vi-VN"/>
        </w:rPr>
        <w:t xml:space="preserve">Có 3 loại </w:t>
      </w:r>
      <w:r w:rsidRPr="002212BB">
        <w:rPr>
          <w:sz w:val="20"/>
          <w:lang w:val="fr-FR"/>
        </w:rPr>
        <w:t>application</w:t>
      </w:r>
      <w:r w:rsidRPr="002212BB">
        <w:rPr>
          <w:spacing w:val="-8"/>
          <w:sz w:val="20"/>
          <w:lang w:val="fr-FR"/>
        </w:rPr>
        <w:t xml:space="preserve"> </w:t>
      </w:r>
      <w:r w:rsidRPr="002212BB">
        <w:rPr>
          <w:sz w:val="20"/>
          <w:lang w:val="fr-FR"/>
        </w:rPr>
        <w:t xml:space="preserve">contexts </w:t>
      </w:r>
      <w:r>
        <w:rPr>
          <w:rFonts w:asciiTheme="minorHAnsi" w:hAnsiTheme="minorHAnsi"/>
          <w:sz w:val="20"/>
          <w:lang w:val="vi-VN"/>
        </w:rPr>
        <w:t xml:space="preserve"> dựa trên </w:t>
      </w:r>
      <w:r w:rsidRPr="002212BB">
        <w:rPr>
          <w:sz w:val="20"/>
          <w:lang w:val="fr-FR"/>
        </w:rPr>
        <w:t>database session</w:t>
      </w:r>
      <w:r>
        <w:rPr>
          <w:rFonts w:asciiTheme="minorHAnsi" w:hAnsiTheme="minorHAnsi"/>
          <w:sz w:val="20"/>
          <w:lang w:val="vi-VN"/>
        </w:rPr>
        <w:t xml:space="preserve"> của </w:t>
      </w:r>
      <w:r w:rsidRPr="002212BB">
        <w:rPr>
          <w:sz w:val="20"/>
          <w:lang w:val="fr-FR"/>
        </w:rPr>
        <w:t xml:space="preserve">database user session </w:t>
      </w:r>
      <w:r>
        <w:rPr>
          <w:rFonts w:asciiTheme="minorHAnsi" w:hAnsiTheme="minorHAnsi"/>
          <w:sz w:val="20"/>
          <w:lang w:val="vi-VN"/>
        </w:rPr>
        <w:t xml:space="preserve">trong bộ nhớ cache </w:t>
      </w:r>
    </w:p>
    <w:p w14:paraId="7481D595" w14:textId="77777777" w:rsidR="00257CFD" w:rsidRPr="00EF08F8" w:rsidRDefault="00257CFD" w:rsidP="00280038">
      <w:pPr>
        <w:pStyle w:val="ListParagraph"/>
        <w:numPr>
          <w:ilvl w:val="3"/>
          <w:numId w:val="189"/>
        </w:numPr>
        <w:tabs>
          <w:tab w:val="left" w:pos="2979"/>
          <w:tab w:val="left" w:pos="2980"/>
        </w:tabs>
        <w:spacing w:before="117" w:line="232" w:lineRule="auto"/>
        <w:ind w:left="2979" w:right="352" w:hanging="359"/>
        <w:rPr>
          <w:sz w:val="20"/>
        </w:rPr>
      </w:pPr>
      <w:r>
        <w:rPr>
          <w:b/>
          <w:sz w:val="20"/>
        </w:rPr>
        <w:t xml:space="preserve">Initialized </w:t>
      </w:r>
      <w:r>
        <w:rPr>
          <w:b/>
          <w:spacing w:val="-3"/>
          <w:sz w:val="20"/>
        </w:rPr>
        <w:t xml:space="preserve">locally. </w:t>
      </w:r>
      <w:r>
        <w:rPr>
          <w:rFonts w:asciiTheme="minorHAnsi" w:hAnsiTheme="minorHAnsi"/>
          <w:sz w:val="20"/>
          <w:lang w:val="vi-VN"/>
        </w:rPr>
        <w:t>Khởi tạo</w:t>
      </w:r>
      <w:r w:rsidRPr="00EF08F8">
        <w:rPr>
          <w:sz w:val="20"/>
        </w:rPr>
        <w:t xml:space="preserve"> application context </w:t>
      </w:r>
      <w:r>
        <w:rPr>
          <w:rFonts w:asciiTheme="minorHAnsi" w:hAnsiTheme="minorHAnsi"/>
          <w:spacing w:val="-3"/>
          <w:sz w:val="20"/>
          <w:lang w:val="vi-VN"/>
        </w:rPr>
        <w:t>cục bộ</w:t>
      </w:r>
      <w:r w:rsidRPr="00EF08F8">
        <w:rPr>
          <w:spacing w:val="-3"/>
          <w:sz w:val="20"/>
        </w:rPr>
        <w:t xml:space="preserve">, </w:t>
      </w:r>
      <w:r>
        <w:rPr>
          <w:rFonts w:asciiTheme="minorHAnsi" w:hAnsiTheme="minorHAnsi"/>
          <w:sz w:val="20"/>
          <w:lang w:val="vi-VN"/>
        </w:rPr>
        <w:t xml:space="preserve">tới </w:t>
      </w:r>
      <w:r w:rsidRPr="00EF08F8">
        <w:rPr>
          <w:sz w:val="20"/>
        </w:rPr>
        <w:t xml:space="preserve"> session </w:t>
      </w:r>
      <w:r>
        <w:rPr>
          <w:rFonts w:asciiTheme="minorHAnsi" w:hAnsiTheme="minorHAnsi"/>
          <w:sz w:val="20"/>
          <w:lang w:val="vi-VN"/>
        </w:rPr>
        <w:t>của người dùng</w:t>
      </w:r>
      <w:r w:rsidRPr="00EF08F8">
        <w:rPr>
          <w:spacing w:val="-1"/>
          <w:sz w:val="20"/>
        </w:rPr>
        <w:t xml:space="preserve"> </w:t>
      </w:r>
      <w:r>
        <w:rPr>
          <w:rFonts w:asciiTheme="minorHAnsi" w:hAnsiTheme="minorHAnsi"/>
          <w:spacing w:val="-3"/>
          <w:sz w:val="20"/>
          <w:lang w:val="vi-VN"/>
        </w:rPr>
        <w:t>.</w:t>
      </w:r>
    </w:p>
    <w:p w14:paraId="33EB994F" w14:textId="77777777" w:rsidR="00257CFD" w:rsidRDefault="00257CFD" w:rsidP="00280038">
      <w:pPr>
        <w:pStyle w:val="ListParagraph"/>
        <w:numPr>
          <w:ilvl w:val="3"/>
          <w:numId w:val="189"/>
        </w:numPr>
        <w:tabs>
          <w:tab w:val="left" w:pos="2979"/>
          <w:tab w:val="left" w:pos="2980"/>
        </w:tabs>
        <w:spacing w:before="118" w:line="232" w:lineRule="auto"/>
        <w:ind w:left="2979" w:right="267" w:hanging="359"/>
        <w:rPr>
          <w:sz w:val="20"/>
        </w:rPr>
      </w:pPr>
      <w:r>
        <w:rPr>
          <w:b/>
          <w:sz w:val="20"/>
        </w:rPr>
        <w:t xml:space="preserve">Initialized </w:t>
      </w:r>
      <w:r>
        <w:rPr>
          <w:b/>
          <w:spacing w:val="-3"/>
          <w:sz w:val="20"/>
        </w:rPr>
        <w:t xml:space="preserve">externally. </w:t>
      </w:r>
      <w:r>
        <w:rPr>
          <w:rFonts w:asciiTheme="minorHAnsi" w:hAnsiTheme="minorHAnsi"/>
          <w:sz w:val="20"/>
          <w:lang w:val="vi-VN"/>
        </w:rPr>
        <w:t>Khởi tạo</w:t>
      </w:r>
      <w:r>
        <w:rPr>
          <w:sz w:val="20"/>
        </w:rPr>
        <w:t xml:space="preserve"> application context </w:t>
      </w:r>
      <w:r>
        <w:rPr>
          <w:rFonts w:asciiTheme="minorHAnsi" w:hAnsiTheme="minorHAnsi"/>
          <w:sz w:val="20"/>
          <w:lang w:val="vi-VN"/>
        </w:rPr>
        <w:t xml:space="preserve">từ một ứng dụng </w:t>
      </w:r>
      <w:r>
        <w:rPr>
          <w:sz w:val="20"/>
        </w:rPr>
        <w:t xml:space="preserve"> Oracle Call Interface</w:t>
      </w:r>
      <w:r>
        <w:rPr>
          <w:spacing w:val="-5"/>
          <w:sz w:val="20"/>
        </w:rPr>
        <w:t xml:space="preserve"> </w:t>
      </w:r>
      <w:r>
        <w:rPr>
          <w:sz w:val="20"/>
        </w:rPr>
        <w:t>(OCI),</w:t>
      </w:r>
      <w:r>
        <w:rPr>
          <w:spacing w:val="-3"/>
          <w:sz w:val="20"/>
        </w:rPr>
        <w:t xml:space="preserve"> </w:t>
      </w:r>
      <w:r>
        <w:rPr>
          <w:rFonts w:asciiTheme="minorHAnsi" w:hAnsiTheme="minorHAnsi"/>
          <w:sz w:val="20"/>
          <w:lang w:val="vi-VN"/>
        </w:rPr>
        <w:t xml:space="preserve">một </w:t>
      </w:r>
      <w:r>
        <w:rPr>
          <w:spacing w:val="-5"/>
          <w:sz w:val="20"/>
        </w:rPr>
        <w:t xml:space="preserve"> </w:t>
      </w:r>
      <w:r>
        <w:rPr>
          <w:sz w:val="20"/>
        </w:rPr>
        <w:t>job</w:t>
      </w:r>
      <w:r>
        <w:rPr>
          <w:spacing w:val="-3"/>
          <w:sz w:val="20"/>
        </w:rPr>
        <w:t xml:space="preserve"> </w:t>
      </w:r>
      <w:r>
        <w:rPr>
          <w:sz w:val="20"/>
        </w:rPr>
        <w:t>queue</w:t>
      </w:r>
      <w:r>
        <w:rPr>
          <w:spacing w:val="-4"/>
          <w:sz w:val="20"/>
        </w:rPr>
        <w:t xml:space="preserve"> </w:t>
      </w:r>
      <w:r>
        <w:rPr>
          <w:sz w:val="20"/>
        </w:rPr>
        <w:t>process,</w:t>
      </w:r>
      <w:r>
        <w:rPr>
          <w:spacing w:val="-4"/>
          <w:sz w:val="20"/>
        </w:rPr>
        <w:t xml:space="preserve"> </w:t>
      </w:r>
      <w:r>
        <w:rPr>
          <w:rFonts w:asciiTheme="minorHAnsi" w:hAnsiTheme="minorHAnsi"/>
          <w:sz w:val="20"/>
          <w:lang w:val="vi-VN"/>
        </w:rPr>
        <w:t>hoặc một connetcted</w:t>
      </w:r>
      <w:r>
        <w:rPr>
          <w:spacing w:val="-4"/>
          <w:sz w:val="20"/>
        </w:rPr>
        <w:t xml:space="preserve"> </w:t>
      </w:r>
      <w:r>
        <w:rPr>
          <w:sz w:val="20"/>
        </w:rPr>
        <w:t>user</w:t>
      </w:r>
      <w:r>
        <w:rPr>
          <w:spacing w:val="-5"/>
          <w:sz w:val="20"/>
        </w:rPr>
        <w:t xml:space="preserve"> </w:t>
      </w:r>
      <w:r>
        <w:rPr>
          <w:sz w:val="20"/>
        </w:rPr>
        <w:t>database link.</w:t>
      </w:r>
    </w:p>
    <w:p w14:paraId="70653FFE" w14:textId="77777777" w:rsidR="00257CFD" w:rsidRDefault="00257CFD" w:rsidP="00280038">
      <w:pPr>
        <w:pStyle w:val="ListParagraph"/>
        <w:numPr>
          <w:ilvl w:val="3"/>
          <w:numId w:val="189"/>
        </w:numPr>
        <w:tabs>
          <w:tab w:val="left" w:pos="2979"/>
          <w:tab w:val="left" w:pos="2980"/>
        </w:tabs>
        <w:spacing w:before="117" w:line="232" w:lineRule="auto"/>
        <w:ind w:left="2979" w:right="471" w:hanging="359"/>
        <w:rPr>
          <w:sz w:val="20"/>
        </w:rPr>
      </w:pPr>
      <w:r>
        <w:rPr>
          <w:b/>
          <w:sz w:val="20"/>
        </w:rPr>
        <w:t xml:space="preserve">Initialized </w:t>
      </w:r>
      <w:r>
        <w:rPr>
          <w:b/>
          <w:spacing w:val="-3"/>
          <w:sz w:val="20"/>
        </w:rPr>
        <w:t xml:space="preserve">globally. </w:t>
      </w:r>
      <w:r>
        <w:rPr>
          <w:rFonts w:asciiTheme="minorHAnsi" w:hAnsiTheme="minorHAnsi"/>
          <w:sz w:val="20"/>
          <w:lang w:val="vi-VN"/>
        </w:rPr>
        <w:t xml:space="preserve">Sử dụng các thuojc tính và giá trị </w:t>
      </w:r>
      <w:r>
        <w:rPr>
          <w:sz w:val="20"/>
        </w:rPr>
        <w:t xml:space="preserve"> </w:t>
      </w:r>
      <w:r>
        <w:rPr>
          <w:rFonts w:asciiTheme="minorHAnsi" w:hAnsiTheme="minorHAnsi"/>
          <w:sz w:val="20"/>
          <w:lang w:val="vi-VN"/>
        </w:rPr>
        <w:t>từ một</w:t>
      </w:r>
      <w:r>
        <w:rPr>
          <w:sz w:val="20"/>
        </w:rPr>
        <w:t xml:space="preserve"> centralized location, </w:t>
      </w:r>
      <w:r>
        <w:rPr>
          <w:rFonts w:asciiTheme="minorHAnsi" w:hAnsiTheme="minorHAnsi"/>
          <w:sz w:val="20"/>
          <w:lang w:val="vi-VN"/>
        </w:rPr>
        <w:t xml:space="preserve">chẳng hạn như </w:t>
      </w:r>
      <w:r>
        <w:rPr>
          <w:sz w:val="20"/>
        </w:rPr>
        <w:t xml:space="preserve"> LDAP</w:t>
      </w:r>
      <w:r>
        <w:rPr>
          <w:spacing w:val="-1"/>
          <w:sz w:val="20"/>
        </w:rPr>
        <w:t xml:space="preserve"> </w:t>
      </w:r>
      <w:r>
        <w:rPr>
          <w:spacing w:val="-3"/>
          <w:sz w:val="20"/>
        </w:rPr>
        <w:t>directory.</w:t>
      </w:r>
    </w:p>
    <w:p w14:paraId="7754DA5F" w14:textId="77777777" w:rsidR="00257CFD" w:rsidRDefault="008D1AB8" w:rsidP="00257CFD">
      <w:pPr>
        <w:pStyle w:val="BodyText"/>
        <w:spacing w:before="118" w:line="232" w:lineRule="auto"/>
        <w:ind w:left="2620" w:right="102"/>
      </w:pPr>
      <w:hyperlink w:anchor="_bookmark1147" w:history="1">
        <w:r w:rsidR="00257CFD">
          <w:rPr>
            <w:color w:val="0000CC"/>
          </w:rPr>
          <w:t xml:space="preserve">"Using Database Session-Based Application Contexts" </w:t>
        </w:r>
      </w:hyperlink>
      <w:hyperlink w:anchor="_bookmark1147" w:history="1">
        <w:r w:rsidR="00257CFD">
          <w:rPr>
            <w:rFonts w:asciiTheme="minorHAnsi" w:hAnsiTheme="minorHAnsi"/>
            <w:lang w:val="vi-VN"/>
          </w:rPr>
          <w:t xml:space="preserve">trên trang </w:t>
        </w:r>
        <w:r w:rsidR="00257CFD">
          <w:t xml:space="preserve"> 6-4 </w:t>
        </w:r>
      </w:hyperlink>
      <w:r w:rsidR="00257CFD">
        <w:rPr>
          <w:rFonts w:asciiTheme="minorHAnsi" w:hAnsiTheme="minorHAnsi"/>
          <w:lang w:val="vi-VN"/>
        </w:rPr>
        <w:t>mô tả kiểu</w:t>
      </w:r>
      <w:r w:rsidR="00257CFD">
        <w:t xml:space="preserve"> application context</w:t>
      </w:r>
      <w:r w:rsidR="00257CFD">
        <w:rPr>
          <w:rFonts w:asciiTheme="minorHAnsi" w:hAnsiTheme="minorHAnsi"/>
          <w:lang w:val="vi-VN"/>
        </w:rPr>
        <w:t xml:space="preserve"> này</w:t>
      </w:r>
      <w:r w:rsidR="00257CFD">
        <w:t>.</w:t>
      </w:r>
    </w:p>
    <w:p w14:paraId="0D4A6C52" w14:textId="77777777" w:rsidR="00257CFD" w:rsidRPr="002F49D8" w:rsidRDefault="00257CFD" w:rsidP="00280038">
      <w:pPr>
        <w:pStyle w:val="ListParagraph"/>
        <w:numPr>
          <w:ilvl w:val="2"/>
          <w:numId w:val="189"/>
        </w:numPr>
        <w:tabs>
          <w:tab w:val="left" w:pos="2620"/>
        </w:tabs>
        <w:spacing w:before="118" w:line="232" w:lineRule="auto"/>
        <w:ind w:right="291"/>
        <w:rPr>
          <w:sz w:val="20"/>
        </w:rPr>
      </w:pPr>
      <w:r>
        <w:rPr>
          <w:b/>
          <w:sz w:val="20"/>
        </w:rPr>
        <w:t xml:space="preserve">Global application contexts. </w:t>
      </w:r>
      <w:r>
        <w:rPr>
          <w:sz w:val="20"/>
        </w:rPr>
        <w:t>Đây là ki</w:t>
      </w:r>
      <w:r>
        <w:rPr>
          <w:rFonts w:ascii="Calibri" w:hAnsi="Calibri"/>
          <w:sz w:val="20"/>
        </w:rPr>
        <w:t>ểu dữ liệu được lưu trữ trong</w:t>
      </w:r>
      <w:r>
        <w:rPr>
          <w:sz w:val="20"/>
        </w:rPr>
        <w:t xml:space="preserve"> System Global Area (SGA) nó có th</w:t>
      </w:r>
      <w:r>
        <w:rPr>
          <w:rFonts w:ascii="Calibri" w:hAnsi="Calibri"/>
          <w:sz w:val="20"/>
        </w:rPr>
        <w:t xml:space="preserve">ể được sử dụng cho các ứng dụng </w:t>
      </w:r>
      <w:r>
        <w:rPr>
          <w:sz w:val="20"/>
        </w:rPr>
        <w:t>s</w:t>
      </w:r>
      <w:r>
        <w:rPr>
          <w:rFonts w:ascii="Calibri" w:hAnsi="Calibri"/>
          <w:sz w:val="20"/>
        </w:rPr>
        <w:t xml:space="preserve">ử dụng </w:t>
      </w:r>
      <w:r>
        <w:rPr>
          <w:sz w:val="20"/>
        </w:rPr>
        <w:t xml:space="preserve"> m</w:t>
      </w:r>
      <w:r>
        <w:rPr>
          <w:rFonts w:ascii="Calibri" w:hAnsi="Calibri"/>
          <w:sz w:val="20"/>
        </w:rPr>
        <w:t xml:space="preserve">ột </w:t>
      </w:r>
      <w:r>
        <w:rPr>
          <w:sz w:val="20"/>
        </w:rPr>
        <w:t>sessionless model, ch</w:t>
      </w:r>
      <w:r>
        <w:rPr>
          <w:rFonts w:ascii="Calibri" w:hAnsi="Calibri"/>
          <w:sz w:val="20"/>
        </w:rPr>
        <w:t>ẳng hạn ứng dụng tầng giữa trong một kiến  trúc  3 tầng</w:t>
      </w:r>
      <w:r>
        <w:rPr>
          <w:sz w:val="20"/>
        </w:rPr>
        <w:t xml:space="preserve">. </w:t>
      </w:r>
      <w:r w:rsidRPr="002F49D8">
        <w:rPr>
          <w:sz w:val="20"/>
        </w:rPr>
        <w:t>M</w:t>
      </w:r>
      <w:r w:rsidRPr="002F49D8">
        <w:rPr>
          <w:rFonts w:ascii="Calibri" w:hAnsi="Calibri"/>
          <w:sz w:val="20"/>
        </w:rPr>
        <w:t xml:space="preserve">ột </w:t>
      </w:r>
      <w:r w:rsidRPr="002F49D8">
        <w:rPr>
          <w:sz w:val="20"/>
        </w:rPr>
        <w:t xml:space="preserve"> global application</w:t>
      </w:r>
      <w:r w:rsidRPr="002F49D8">
        <w:rPr>
          <w:spacing w:val="-4"/>
          <w:sz w:val="20"/>
        </w:rPr>
        <w:t xml:space="preserve"> </w:t>
      </w:r>
      <w:r w:rsidRPr="002F49D8">
        <w:rPr>
          <w:sz w:val="20"/>
        </w:rPr>
        <w:t>context</w:t>
      </w:r>
      <w:r w:rsidRPr="002F49D8">
        <w:rPr>
          <w:spacing w:val="-4"/>
          <w:sz w:val="20"/>
        </w:rPr>
        <w:t xml:space="preserve"> </w:t>
      </w:r>
      <w:r w:rsidRPr="002F49D8">
        <w:rPr>
          <w:sz w:val="20"/>
        </w:rPr>
        <w:t>h</w:t>
      </w:r>
      <w:r w:rsidRPr="002F49D8">
        <w:rPr>
          <w:rFonts w:ascii="Calibri" w:hAnsi="Calibri"/>
          <w:sz w:val="20"/>
        </w:rPr>
        <w:t>ữu ích khi</w:t>
      </w:r>
      <w:r w:rsidRPr="002F49D8">
        <w:rPr>
          <w:spacing w:val="-4"/>
          <w:sz w:val="20"/>
        </w:rPr>
        <w:t xml:space="preserve"> </w:t>
      </w:r>
      <w:r w:rsidRPr="002F49D8">
        <w:rPr>
          <w:sz w:val="20"/>
        </w:rPr>
        <w:t>session</w:t>
      </w:r>
      <w:r w:rsidRPr="002F49D8">
        <w:rPr>
          <w:spacing w:val="-5"/>
          <w:sz w:val="20"/>
        </w:rPr>
        <w:t xml:space="preserve"> </w:t>
      </w:r>
      <w:r w:rsidRPr="002F49D8">
        <w:rPr>
          <w:sz w:val="20"/>
        </w:rPr>
        <w:t>context</w:t>
      </w:r>
      <w:r w:rsidRPr="002F49D8">
        <w:rPr>
          <w:spacing w:val="-5"/>
          <w:sz w:val="20"/>
        </w:rPr>
        <w:t xml:space="preserve"> </w:t>
      </w:r>
      <w:r w:rsidRPr="002F49D8">
        <w:rPr>
          <w:sz w:val="20"/>
        </w:rPr>
        <w:t>có th</w:t>
      </w:r>
      <w:r w:rsidRPr="002F49D8">
        <w:rPr>
          <w:rFonts w:ascii="Calibri" w:hAnsi="Calibri"/>
          <w:sz w:val="20"/>
        </w:rPr>
        <w:t xml:space="preserve">ể chia sẻ  quacác  </w:t>
      </w:r>
      <w:r w:rsidRPr="002F49D8">
        <w:rPr>
          <w:spacing w:val="-5"/>
          <w:sz w:val="20"/>
        </w:rPr>
        <w:t xml:space="preserve"> </w:t>
      </w:r>
      <w:r w:rsidRPr="002F49D8">
        <w:rPr>
          <w:sz w:val="20"/>
        </w:rPr>
        <w:t>sessions, ví d</w:t>
      </w:r>
      <w:r w:rsidRPr="002F49D8">
        <w:rPr>
          <w:rFonts w:ascii="Calibri" w:hAnsi="Calibri"/>
          <w:sz w:val="20"/>
        </w:rPr>
        <w:t>ụ</w:t>
      </w:r>
      <w:r w:rsidRPr="002F49D8">
        <w:rPr>
          <w:sz w:val="20"/>
        </w:rPr>
        <w:t xml:space="preserve">, </w:t>
      </w:r>
      <w:r w:rsidRPr="002F49D8">
        <w:rPr>
          <w:rFonts w:ascii="Calibri" w:hAnsi="Calibri"/>
          <w:sz w:val="20"/>
        </w:rPr>
        <w:t>triển kh</w:t>
      </w:r>
      <w:r>
        <w:rPr>
          <w:rFonts w:ascii="Calibri" w:hAnsi="Calibri"/>
          <w:sz w:val="20"/>
        </w:rPr>
        <w:t>ai pool</w:t>
      </w:r>
      <w:r>
        <w:rPr>
          <w:sz w:val="20"/>
        </w:rPr>
        <w:t xml:space="preserve"> thông qua k</w:t>
      </w:r>
      <w:r>
        <w:rPr>
          <w:rFonts w:ascii="Calibri" w:hAnsi="Calibri"/>
          <w:sz w:val="20"/>
        </w:rPr>
        <w:t>ết nối.</w:t>
      </w:r>
    </w:p>
    <w:p w14:paraId="7B2A385D" w14:textId="77777777" w:rsidR="00257CFD" w:rsidRPr="003458EB" w:rsidRDefault="008D1AB8" w:rsidP="00257CFD">
      <w:pPr>
        <w:pStyle w:val="BodyText"/>
        <w:spacing w:before="108"/>
        <w:ind w:left="2620"/>
        <w:rPr>
          <w:rFonts w:ascii="Calibri" w:hAnsi="Calibri"/>
        </w:rPr>
      </w:pPr>
      <w:hyperlink w:anchor="_bookmark1237" w:history="1">
        <w:r w:rsidR="00257CFD">
          <w:rPr>
            <w:color w:val="0000CC"/>
          </w:rPr>
          <w:t xml:space="preserve">"Using Global Application Contexts" </w:t>
        </w:r>
      </w:hyperlink>
      <w:hyperlink w:anchor="_bookmark1237" w:history="1">
        <w:r w:rsidR="00257CFD">
          <w:t xml:space="preserve">trên trang 6-22 </w:t>
        </w:r>
      </w:hyperlink>
      <w:r w:rsidR="00257CFD">
        <w:t>mô t</w:t>
      </w:r>
      <w:r w:rsidR="00257CFD">
        <w:rPr>
          <w:rFonts w:ascii="Calibri" w:hAnsi="Calibri"/>
        </w:rPr>
        <w:t>ả kiểu này.</w:t>
      </w:r>
    </w:p>
    <w:p w14:paraId="1DC138EE" w14:textId="77777777" w:rsidR="00257CFD" w:rsidRDefault="00257CFD" w:rsidP="00280038">
      <w:pPr>
        <w:pStyle w:val="ListParagraph"/>
        <w:numPr>
          <w:ilvl w:val="2"/>
          <w:numId w:val="189"/>
        </w:numPr>
        <w:tabs>
          <w:tab w:val="left" w:pos="2620"/>
        </w:tabs>
        <w:spacing w:before="118" w:line="232" w:lineRule="auto"/>
        <w:ind w:right="476"/>
        <w:jc w:val="both"/>
        <w:rPr>
          <w:sz w:val="20"/>
        </w:rPr>
      </w:pPr>
      <w:r>
        <w:rPr>
          <w:b/>
          <w:sz w:val="20"/>
        </w:rPr>
        <w:t xml:space="preserve">Client session-based application contexts. </w:t>
      </w:r>
      <w:r>
        <w:rPr>
          <w:sz w:val="20"/>
        </w:rPr>
        <w:t>Đây là ki</w:t>
      </w:r>
      <w:r>
        <w:rPr>
          <w:rFonts w:ascii="Calibri" w:hAnsi="Calibri"/>
          <w:sz w:val="20"/>
        </w:rPr>
        <w:t xml:space="preserve">ểu sử dụng chức năng </w:t>
      </w:r>
      <w:r>
        <w:rPr>
          <w:sz w:val="20"/>
        </w:rPr>
        <w:t>Oracle Call</w:t>
      </w:r>
      <w:r>
        <w:rPr>
          <w:spacing w:val="-35"/>
          <w:sz w:val="20"/>
        </w:rPr>
        <w:t xml:space="preserve"> </w:t>
      </w:r>
      <w:r>
        <w:rPr>
          <w:sz w:val="20"/>
        </w:rPr>
        <w:t xml:space="preserve">Interface </w:t>
      </w:r>
      <w:r>
        <w:rPr>
          <w:rFonts w:ascii="Calibri" w:hAnsi="Calibri"/>
          <w:sz w:val="20"/>
        </w:rPr>
        <w:t xml:space="preserve">ở máy </w:t>
      </w:r>
      <w:r>
        <w:rPr>
          <w:sz w:val="20"/>
        </w:rPr>
        <w:t xml:space="preserve"> client đ</w:t>
      </w:r>
      <w:r>
        <w:rPr>
          <w:rFonts w:ascii="Calibri" w:hAnsi="Calibri"/>
          <w:sz w:val="20"/>
        </w:rPr>
        <w:t>ẻ thiết lập dữ liệu</w:t>
      </w:r>
      <w:r>
        <w:rPr>
          <w:sz w:val="20"/>
        </w:rPr>
        <w:t xml:space="preserve"> user session, và sau đó s</w:t>
      </w:r>
      <w:r>
        <w:rPr>
          <w:rFonts w:ascii="Calibri" w:hAnsi="Calibri"/>
          <w:sz w:val="20"/>
        </w:rPr>
        <w:t>ử dụng các kiểm tra bảo mật cần thiết để hạn chế quyền truy cập của người dùng</w:t>
      </w:r>
      <w:r>
        <w:rPr>
          <w:sz w:val="20"/>
        </w:rPr>
        <w:t>.</w:t>
      </w:r>
    </w:p>
    <w:p w14:paraId="18B1C0BB" w14:textId="77777777" w:rsidR="00257CFD" w:rsidRDefault="008D1AB8" w:rsidP="00257CFD">
      <w:pPr>
        <w:pStyle w:val="BodyText"/>
        <w:spacing w:before="116" w:line="232" w:lineRule="auto"/>
        <w:ind w:left="2620" w:right="185"/>
      </w:pPr>
      <w:hyperlink w:anchor="_bookmark1317" w:history="1">
        <w:r w:rsidR="00257CFD">
          <w:rPr>
            <w:color w:val="0000CC"/>
          </w:rPr>
          <w:t xml:space="preserve">"Using Client Session-Based Application Contexts" </w:t>
        </w:r>
      </w:hyperlink>
      <w:hyperlink w:anchor="_bookmark1317" w:history="1">
        <w:r w:rsidR="00257CFD">
          <w:t xml:space="preserve">trên trang 6-42 </w:t>
        </w:r>
      </w:hyperlink>
      <w:r w:rsidR="00257CFD">
        <w:t>mô t</w:t>
      </w:r>
      <w:r w:rsidR="00257CFD">
        <w:rPr>
          <w:rFonts w:ascii="Calibri" w:hAnsi="Calibri"/>
        </w:rPr>
        <w:t>ả kiểu này</w:t>
      </w:r>
      <w:r w:rsidR="00257CFD">
        <w:t xml:space="preserve"> </w:t>
      </w:r>
    </w:p>
    <w:p w14:paraId="763B773C" w14:textId="77777777" w:rsidR="00257CFD" w:rsidRPr="00FF3DD3" w:rsidRDefault="008D1AB8" w:rsidP="00257CFD">
      <w:pPr>
        <w:pStyle w:val="BodyText"/>
        <w:spacing w:before="112"/>
        <w:ind w:left="2260"/>
      </w:pPr>
      <w:hyperlink w:anchor="_bookmark1146" w:history="1">
        <w:r w:rsidR="00257CFD" w:rsidRPr="00FF3DD3">
          <w:rPr>
            <w:color w:val="0000CC"/>
          </w:rPr>
          <w:t xml:space="preserve">Table 6–1 </w:t>
        </w:r>
      </w:hyperlink>
      <w:r w:rsidR="00257CFD" w:rsidRPr="00FF3DD3">
        <w:t>tóm t</w:t>
      </w:r>
      <w:r w:rsidR="00257CFD" w:rsidRPr="00FF3DD3">
        <w:rPr>
          <w:rFonts w:ascii="Calibri" w:hAnsi="Calibri"/>
        </w:rPr>
        <w:t xml:space="preserve">ắt các kiểu </w:t>
      </w:r>
      <w:r w:rsidR="00257CFD" w:rsidRPr="00FF3DD3">
        <w:t xml:space="preserve"> application contexts. khác nhau .</w:t>
      </w:r>
    </w:p>
    <w:p w14:paraId="625A2691" w14:textId="77777777" w:rsidR="00257CFD" w:rsidRPr="00FF3DD3" w:rsidRDefault="00257CFD" w:rsidP="00257CFD">
      <w:pPr>
        <w:sectPr w:rsidR="00257CFD" w:rsidRPr="00FF3DD3">
          <w:pgSz w:w="12240" w:h="15840"/>
          <w:pgMar w:top="840" w:right="1060" w:bottom="860" w:left="1100" w:header="549" w:footer="663" w:gutter="0"/>
          <w:cols w:space="720"/>
        </w:sectPr>
      </w:pPr>
    </w:p>
    <w:p w14:paraId="37866690" w14:textId="77777777" w:rsidR="00257CFD" w:rsidRPr="00FF3DD3" w:rsidRDefault="00257CFD" w:rsidP="00257CFD">
      <w:pPr>
        <w:pStyle w:val="BodyText"/>
      </w:pPr>
    </w:p>
    <w:p w14:paraId="3A196CA4" w14:textId="77777777" w:rsidR="00257CFD" w:rsidRPr="00FF3DD3" w:rsidRDefault="00257CFD" w:rsidP="00257CFD">
      <w:pPr>
        <w:pStyle w:val="BodyText"/>
        <w:spacing w:before="1"/>
      </w:pPr>
    </w:p>
    <w:p w14:paraId="7C69B09B" w14:textId="77777777" w:rsidR="00257CFD" w:rsidRDefault="00257CFD" w:rsidP="00257CFD">
      <w:pPr>
        <w:tabs>
          <w:tab w:val="left" w:pos="1133"/>
        </w:tabs>
        <w:ind w:left="100"/>
        <w:rPr>
          <w:rFonts w:ascii="Arial" w:hAnsi="Arial"/>
          <w:b/>
          <w:i/>
          <w:sz w:val="18"/>
        </w:rPr>
      </w:pPr>
      <w:bookmarkStart w:id="871" w:name="_bookmark1145"/>
      <w:bookmarkStart w:id="872" w:name="_bookmark1146"/>
      <w:bookmarkEnd w:id="871"/>
      <w:bookmarkEnd w:id="872"/>
      <w:r>
        <w:rPr>
          <w:rFonts w:ascii="Arial" w:hAnsi="Arial"/>
          <w:b/>
          <w:i/>
          <w:spacing w:val="-4"/>
          <w:sz w:val="18"/>
        </w:rPr>
        <w:t>Table</w:t>
      </w:r>
      <w:r>
        <w:rPr>
          <w:rFonts w:ascii="Arial" w:hAnsi="Arial"/>
          <w:b/>
          <w:i/>
          <w:spacing w:val="-2"/>
          <w:sz w:val="18"/>
        </w:rPr>
        <w:t xml:space="preserve"> </w:t>
      </w:r>
      <w:r>
        <w:rPr>
          <w:rFonts w:ascii="Arial" w:hAnsi="Arial"/>
          <w:b/>
          <w:i/>
          <w:sz w:val="18"/>
        </w:rPr>
        <w:t>6–1</w:t>
      </w:r>
      <w:r>
        <w:rPr>
          <w:rFonts w:ascii="Arial" w:hAnsi="Arial"/>
          <w:b/>
          <w:i/>
          <w:sz w:val="18"/>
        </w:rPr>
        <w:tab/>
      </w:r>
      <w:r>
        <w:rPr>
          <w:rFonts w:ascii="Arial" w:hAnsi="Arial"/>
          <w:b/>
          <w:i/>
          <w:spacing w:val="-3"/>
          <w:sz w:val="18"/>
        </w:rPr>
        <w:t xml:space="preserve">Types </w:t>
      </w:r>
      <w:r>
        <w:rPr>
          <w:rFonts w:ascii="Arial" w:hAnsi="Arial"/>
          <w:b/>
          <w:i/>
          <w:sz w:val="18"/>
        </w:rPr>
        <w:t>of Application Contexts</w:t>
      </w:r>
    </w:p>
    <w:p w14:paraId="7DA93320" w14:textId="77777777" w:rsidR="00257CFD" w:rsidRDefault="00257CFD" w:rsidP="00257CFD">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257CFD" w14:paraId="1C8EB3A9" w14:textId="77777777" w:rsidTr="008D1AB8">
        <w:trPr>
          <w:trHeight w:val="631"/>
        </w:trPr>
        <w:tc>
          <w:tcPr>
            <w:tcW w:w="2060" w:type="dxa"/>
            <w:tcBorders>
              <w:top w:val="single" w:sz="18" w:space="0" w:color="000000"/>
              <w:bottom w:val="single" w:sz="4" w:space="0" w:color="000000"/>
            </w:tcBorders>
          </w:tcPr>
          <w:p w14:paraId="5F1B468A" w14:textId="77777777" w:rsidR="00257CFD" w:rsidRDefault="00257CFD" w:rsidP="008D1AB8">
            <w:pPr>
              <w:pStyle w:val="TableParagraph"/>
              <w:spacing w:before="0"/>
              <w:rPr>
                <w:rFonts w:ascii="Arial"/>
                <w:b/>
                <w:i/>
                <w:sz w:val="18"/>
              </w:rPr>
            </w:pPr>
          </w:p>
          <w:p w14:paraId="346DF5F9" w14:textId="77777777" w:rsidR="00257CFD" w:rsidRDefault="00257CFD" w:rsidP="008D1AB8">
            <w:pPr>
              <w:pStyle w:val="TableParagraph"/>
              <w:spacing w:before="6"/>
              <w:rPr>
                <w:rFonts w:ascii="Arial"/>
                <w:b/>
                <w:i/>
                <w:sz w:val="14"/>
              </w:rPr>
            </w:pPr>
          </w:p>
          <w:p w14:paraId="79822320" w14:textId="77777777" w:rsidR="00257CFD" w:rsidRDefault="00257CFD" w:rsidP="008D1AB8">
            <w:pPr>
              <w:pStyle w:val="TableParagraph"/>
              <w:spacing w:before="0"/>
              <w:rPr>
                <w:rFonts w:ascii="Arial"/>
                <w:b/>
                <w:sz w:val="16"/>
              </w:rPr>
            </w:pPr>
            <w:r>
              <w:rPr>
                <w:rFonts w:ascii="Arial"/>
                <w:b/>
                <w:sz w:val="16"/>
              </w:rPr>
              <w:t>Application Context Type</w:t>
            </w:r>
          </w:p>
        </w:tc>
        <w:tc>
          <w:tcPr>
            <w:tcW w:w="765" w:type="dxa"/>
            <w:tcBorders>
              <w:top w:val="single" w:sz="18" w:space="0" w:color="000000"/>
              <w:bottom w:val="single" w:sz="4" w:space="0" w:color="000000"/>
            </w:tcBorders>
          </w:tcPr>
          <w:p w14:paraId="108A8262" w14:textId="77777777" w:rsidR="00257CFD" w:rsidRDefault="00257CFD" w:rsidP="008D1AB8">
            <w:pPr>
              <w:pStyle w:val="TableParagraph"/>
              <w:spacing w:before="1"/>
              <w:rPr>
                <w:rFonts w:ascii="Arial"/>
                <w:b/>
                <w:i/>
                <w:sz w:val="17"/>
              </w:rPr>
            </w:pPr>
          </w:p>
          <w:p w14:paraId="2CB8918A" w14:textId="77777777" w:rsidR="00257CFD" w:rsidRDefault="00257CFD" w:rsidP="008D1AB8">
            <w:pPr>
              <w:pStyle w:val="TableParagraph"/>
              <w:spacing w:before="0" w:line="235" w:lineRule="auto"/>
              <w:ind w:left="144" w:right="58"/>
              <w:rPr>
                <w:rFonts w:ascii="Arial"/>
                <w:b/>
                <w:sz w:val="16"/>
              </w:rPr>
            </w:pPr>
            <w:r>
              <w:rPr>
                <w:rFonts w:ascii="Arial"/>
                <w:b/>
                <w:sz w:val="16"/>
              </w:rPr>
              <w:t>Stored in UGA</w:t>
            </w:r>
          </w:p>
        </w:tc>
        <w:tc>
          <w:tcPr>
            <w:tcW w:w="692" w:type="dxa"/>
            <w:tcBorders>
              <w:top w:val="single" w:sz="18" w:space="0" w:color="000000"/>
              <w:bottom w:val="single" w:sz="4" w:space="0" w:color="000000"/>
            </w:tcBorders>
          </w:tcPr>
          <w:p w14:paraId="3FB42DDB" w14:textId="77777777" w:rsidR="00257CFD" w:rsidRDefault="00257CFD" w:rsidP="008D1AB8">
            <w:pPr>
              <w:pStyle w:val="TableParagraph"/>
              <w:spacing w:before="1"/>
              <w:rPr>
                <w:rFonts w:ascii="Arial"/>
                <w:b/>
                <w:i/>
                <w:sz w:val="17"/>
              </w:rPr>
            </w:pPr>
          </w:p>
          <w:p w14:paraId="7E4FF269" w14:textId="77777777" w:rsidR="00257CFD" w:rsidRDefault="00257CFD" w:rsidP="008D1AB8">
            <w:pPr>
              <w:pStyle w:val="TableParagraph"/>
              <w:spacing w:before="0" w:line="235" w:lineRule="auto"/>
              <w:ind w:left="75" w:right="63"/>
              <w:rPr>
                <w:rFonts w:ascii="Arial"/>
                <w:b/>
                <w:sz w:val="16"/>
              </w:rPr>
            </w:pPr>
            <w:r>
              <w:rPr>
                <w:rFonts w:ascii="Arial"/>
                <w:b/>
                <w:sz w:val="16"/>
              </w:rPr>
              <w:t>Stored in SGA</w:t>
            </w:r>
          </w:p>
        </w:tc>
        <w:tc>
          <w:tcPr>
            <w:tcW w:w="1756" w:type="dxa"/>
            <w:tcBorders>
              <w:top w:val="single" w:sz="18" w:space="0" w:color="000000"/>
              <w:bottom w:val="single" w:sz="4" w:space="0" w:color="000000"/>
            </w:tcBorders>
          </w:tcPr>
          <w:p w14:paraId="5C13ADC3" w14:textId="77777777" w:rsidR="00257CFD" w:rsidRDefault="00257CFD" w:rsidP="008D1AB8">
            <w:pPr>
              <w:pStyle w:val="TableParagraph"/>
              <w:spacing w:before="1"/>
              <w:rPr>
                <w:rFonts w:ascii="Arial"/>
                <w:b/>
                <w:i/>
                <w:sz w:val="17"/>
              </w:rPr>
            </w:pPr>
          </w:p>
          <w:p w14:paraId="79FE0959" w14:textId="77777777" w:rsidR="00257CFD" w:rsidRDefault="00257CFD" w:rsidP="008D1AB8">
            <w:pPr>
              <w:pStyle w:val="TableParagraph"/>
              <w:spacing w:before="0" w:line="235" w:lineRule="auto"/>
              <w:ind w:left="78" w:right="83"/>
              <w:rPr>
                <w:rFonts w:ascii="Arial"/>
                <w:b/>
                <w:sz w:val="16"/>
              </w:rPr>
            </w:pPr>
            <w:r>
              <w:rPr>
                <w:rFonts w:ascii="Arial"/>
                <w:b/>
                <w:sz w:val="16"/>
              </w:rPr>
              <w:t>Supports Connected User Database Links</w:t>
            </w:r>
          </w:p>
        </w:tc>
        <w:tc>
          <w:tcPr>
            <w:tcW w:w="1905" w:type="dxa"/>
            <w:tcBorders>
              <w:top w:val="single" w:sz="18" w:space="0" w:color="000000"/>
              <w:bottom w:val="single" w:sz="4" w:space="0" w:color="000000"/>
            </w:tcBorders>
          </w:tcPr>
          <w:p w14:paraId="21B990AC" w14:textId="77777777" w:rsidR="00257CFD" w:rsidRDefault="00257CFD" w:rsidP="008D1AB8">
            <w:pPr>
              <w:pStyle w:val="TableParagraph"/>
              <w:spacing w:before="17" w:line="235" w:lineRule="auto"/>
              <w:ind w:left="94" w:right="181"/>
              <w:rPr>
                <w:rFonts w:ascii="Arial"/>
                <w:b/>
                <w:sz w:val="16"/>
              </w:rPr>
            </w:pPr>
            <w:r>
              <w:rPr>
                <w:rFonts w:ascii="Arial"/>
                <w:b/>
                <w:sz w:val="16"/>
              </w:rPr>
              <w:t>Supports Centralized Storage of Users' Application Context</w:t>
            </w:r>
          </w:p>
        </w:tc>
        <w:tc>
          <w:tcPr>
            <w:tcW w:w="2093" w:type="dxa"/>
            <w:tcBorders>
              <w:top w:val="single" w:sz="18" w:space="0" w:color="000000"/>
              <w:bottom w:val="single" w:sz="4" w:space="0" w:color="000000"/>
            </w:tcBorders>
          </w:tcPr>
          <w:p w14:paraId="66EFDB57" w14:textId="77777777" w:rsidR="00257CFD" w:rsidRDefault="00257CFD" w:rsidP="008D1AB8">
            <w:pPr>
              <w:pStyle w:val="TableParagraph"/>
              <w:spacing w:before="1"/>
              <w:rPr>
                <w:rFonts w:ascii="Arial"/>
                <w:b/>
                <w:i/>
                <w:sz w:val="17"/>
              </w:rPr>
            </w:pPr>
          </w:p>
          <w:p w14:paraId="1ABE960A" w14:textId="77777777" w:rsidR="00257CFD" w:rsidRDefault="00257CFD" w:rsidP="008D1AB8">
            <w:pPr>
              <w:pStyle w:val="TableParagraph"/>
              <w:spacing w:before="0" w:line="235" w:lineRule="auto"/>
              <w:ind w:left="188" w:right="213"/>
              <w:rPr>
                <w:rFonts w:ascii="Arial"/>
                <w:b/>
                <w:sz w:val="16"/>
              </w:rPr>
            </w:pPr>
            <w:r>
              <w:rPr>
                <w:rFonts w:ascii="Arial"/>
                <w:b/>
                <w:sz w:val="16"/>
              </w:rPr>
              <w:t>Supports Sessionless Multitier Applications</w:t>
            </w:r>
          </w:p>
        </w:tc>
      </w:tr>
      <w:tr w:rsidR="00257CFD" w14:paraId="42F9F07E" w14:textId="77777777" w:rsidTr="008D1AB8">
        <w:trPr>
          <w:trHeight w:val="652"/>
        </w:trPr>
        <w:tc>
          <w:tcPr>
            <w:tcW w:w="2060" w:type="dxa"/>
            <w:tcBorders>
              <w:top w:val="single" w:sz="4" w:space="0" w:color="000000"/>
              <w:bottom w:val="single" w:sz="2" w:space="0" w:color="000000"/>
            </w:tcBorders>
          </w:tcPr>
          <w:p w14:paraId="298F0C73" w14:textId="77777777" w:rsidR="00257CFD" w:rsidRDefault="00257CFD" w:rsidP="008D1AB8">
            <w:pPr>
              <w:pStyle w:val="TableParagraph"/>
              <w:spacing w:before="42" w:line="218" w:lineRule="auto"/>
              <w:ind w:right="379"/>
              <w:rPr>
                <w:sz w:val="16"/>
              </w:rPr>
            </w:pPr>
            <w:r>
              <w:rPr>
                <w:sz w:val="16"/>
              </w:rPr>
              <w:t>Database session-based application context initialized locally</w:t>
            </w:r>
          </w:p>
        </w:tc>
        <w:tc>
          <w:tcPr>
            <w:tcW w:w="765" w:type="dxa"/>
            <w:tcBorders>
              <w:top w:val="single" w:sz="4" w:space="0" w:color="000000"/>
              <w:bottom w:val="single" w:sz="2" w:space="0" w:color="000000"/>
            </w:tcBorders>
          </w:tcPr>
          <w:p w14:paraId="6FDD5823" w14:textId="77777777" w:rsidR="00257CFD" w:rsidRDefault="00257CFD" w:rsidP="008D1AB8">
            <w:pPr>
              <w:pStyle w:val="TableParagraph"/>
              <w:spacing w:before="28"/>
              <w:ind w:left="144"/>
              <w:rPr>
                <w:sz w:val="16"/>
              </w:rPr>
            </w:pPr>
            <w:r>
              <w:rPr>
                <w:sz w:val="16"/>
              </w:rPr>
              <w:t>Yes</w:t>
            </w:r>
          </w:p>
        </w:tc>
        <w:tc>
          <w:tcPr>
            <w:tcW w:w="692" w:type="dxa"/>
            <w:tcBorders>
              <w:top w:val="single" w:sz="4" w:space="0" w:color="000000"/>
              <w:bottom w:val="single" w:sz="2" w:space="0" w:color="000000"/>
            </w:tcBorders>
          </w:tcPr>
          <w:p w14:paraId="198B380B" w14:textId="77777777" w:rsidR="00257CFD" w:rsidRDefault="00257CFD" w:rsidP="008D1AB8">
            <w:pPr>
              <w:pStyle w:val="TableParagraph"/>
              <w:spacing w:before="28"/>
              <w:ind w:left="75"/>
              <w:rPr>
                <w:sz w:val="16"/>
              </w:rPr>
            </w:pPr>
            <w:r>
              <w:rPr>
                <w:sz w:val="16"/>
              </w:rPr>
              <w:t>No</w:t>
            </w:r>
          </w:p>
        </w:tc>
        <w:tc>
          <w:tcPr>
            <w:tcW w:w="1756" w:type="dxa"/>
            <w:tcBorders>
              <w:top w:val="single" w:sz="4" w:space="0" w:color="000000"/>
              <w:bottom w:val="single" w:sz="2" w:space="0" w:color="000000"/>
            </w:tcBorders>
          </w:tcPr>
          <w:p w14:paraId="0CF1C542" w14:textId="77777777" w:rsidR="00257CFD" w:rsidRDefault="00257CFD" w:rsidP="008D1AB8">
            <w:pPr>
              <w:pStyle w:val="TableParagraph"/>
              <w:spacing w:before="28"/>
              <w:ind w:left="78"/>
              <w:rPr>
                <w:sz w:val="16"/>
              </w:rPr>
            </w:pPr>
            <w:r>
              <w:rPr>
                <w:sz w:val="16"/>
              </w:rPr>
              <w:t>No</w:t>
            </w:r>
          </w:p>
        </w:tc>
        <w:tc>
          <w:tcPr>
            <w:tcW w:w="1905" w:type="dxa"/>
            <w:tcBorders>
              <w:top w:val="single" w:sz="4" w:space="0" w:color="000000"/>
              <w:bottom w:val="single" w:sz="2" w:space="0" w:color="000000"/>
            </w:tcBorders>
          </w:tcPr>
          <w:p w14:paraId="32291E7D" w14:textId="77777777" w:rsidR="00257CFD" w:rsidRDefault="00257CFD" w:rsidP="008D1AB8">
            <w:pPr>
              <w:pStyle w:val="TableParagraph"/>
              <w:spacing w:before="28"/>
              <w:ind w:left="94"/>
              <w:rPr>
                <w:sz w:val="16"/>
              </w:rPr>
            </w:pPr>
            <w:r>
              <w:rPr>
                <w:sz w:val="16"/>
              </w:rPr>
              <w:t>No</w:t>
            </w:r>
          </w:p>
        </w:tc>
        <w:tc>
          <w:tcPr>
            <w:tcW w:w="2093" w:type="dxa"/>
            <w:tcBorders>
              <w:top w:val="single" w:sz="4" w:space="0" w:color="000000"/>
              <w:bottom w:val="single" w:sz="2" w:space="0" w:color="000000"/>
            </w:tcBorders>
          </w:tcPr>
          <w:p w14:paraId="6E836D03" w14:textId="77777777" w:rsidR="00257CFD" w:rsidRDefault="00257CFD" w:rsidP="008D1AB8">
            <w:pPr>
              <w:pStyle w:val="TableParagraph"/>
              <w:spacing w:before="28"/>
              <w:ind w:left="188"/>
              <w:rPr>
                <w:sz w:val="16"/>
              </w:rPr>
            </w:pPr>
            <w:r>
              <w:rPr>
                <w:sz w:val="16"/>
              </w:rPr>
              <w:t>No</w:t>
            </w:r>
          </w:p>
        </w:tc>
      </w:tr>
      <w:tr w:rsidR="00257CFD" w14:paraId="6306BA3C" w14:textId="77777777" w:rsidTr="008D1AB8">
        <w:trPr>
          <w:trHeight w:val="656"/>
        </w:trPr>
        <w:tc>
          <w:tcPr>
            <w:tcW w:w="2060" w:type="dxa"/>
            <w:tcBorders>
              <w:top w:val="single" w:sz="2" w:space="0" w:color="000000"/>
              <w:bottom w:val="single" w:sz="2" w:space="0" w:color="000000"/>
            </w:tcBorders>
          </w:tcPr>
          <w:p w14:paraId="098BFAE7" w14:textId="77777777" w:rsidR="00257CFD" w:rsidRDefault="00257CFD" w:rsidP="008D1AB8">
            <w:pPr>
              <w:pStyle w:val="TableParagraph"/>
              <w:spacing w:before="45" w:line="218" w:lineRule="auto"/>
              <w:ind w:right="379"/>
              <w:rPr>
                <w:sz w:val="16"/>
              </w:rPr>
            </w:pPr>
            <w:r>
              <w:rPr>
                <w:sz w:val="16"/>
              </w:rPr>
              <w:t>Database session-based application context initialized externally</w:t>
            </w:r>
          </w:p>
        </w:tc>
        <w:tc>
          <w:tcPr>
            <w:tcW w:w="765" w:type="dxa"/>
            <w:tcBorders>
              <w:top w:val="single" w:sz="2" w:space="0" w:color="000000"/>
              <w:bottom w:val="single" w:sz="2" w:space="0" w:color="000000"/>
            </w:tcBorders>
          </w:tcPr>
          <w:p w14:paraId="5A251D53" w14:textId="77777777" w:rsidR="00257CFD" w:rsidRDefault="00257CFD" w:rsidP="008D1AB8">
            <w:pPr>
              <w:pStyle w:val="TableParagraph"/>
              <w:spacing w:before="31"/>
              <w:ind w:left="144"/>
              <w:rPr>
                <w:sz w:val="16"/>
              </w:rPr>
            </w:pPr>
            <w:r>
              <w:rPr>
                <w:sz w:val="16"/>
              </w:rPr>
              <w:t>Yes</w:t>
            </w:r>
          </w:p>
        </w:tc>
        <w:tc>
          <w:tcPr>
            <w:tcW w:w="692" w:type="dxa"/>
            <w:tcBorders>
              <w:top w:val="single" w:sz="2" w:space="0" w:color="000000"/>
              <w:bottom w:val="single" w:sz="2" w:space="0" w:color="000000"/>
            </w:tcBorders>
          </w:tcPr>
          <w:p w14:paraId="5CE2D5D6" w14:textId="77777777" w:rsidR="00257CFD" w:rsidRDefault="00257CFD" w:rsidP="008D1AB8">
            <w:pPr>
              <w:pStyle w:val="TableParagraph"/>
              <w:spacing w:before="31"/>
              <w:ind w:left="75"/>
              <w:rPr>
                <w:sz w:val="16"/>
              </w:rPr>
            </w:pPr>
            <w:r>
              <w:rPr>
                <w:sz w:val="16"/>
              </w:rPr>
              <w:t>No</w:t>
            </w:r>
          </w:p>
        </w:tc>
        <w:tc>
          <w:tcPr>
            <w:tcW w:w="1756" w:type="dxa"/>
            <w:tcBorders>
              <w:top w:val="single" w:sz="2" w:space="0" w:color="000000"/>
              <w:bottom w:val="single" w:sz="2" w:space="0" w:color="000000"/>
            </w:tcBorders>
          </w:tcPr>
          <w:p w14:paraId="05326709" w14:textId="77777777" w:rsidR="00257CFD" w:rsidRDefault="00257CFD" w:rsidP="008D1AB8">
            <w:pPr>
              <w:pStyle w:val="TableParagraph"/>
              <w:spacing w:before="31"/>
              <w:ind w:left="78"/>
              <w:rPr>
                <w:sz w:val="16"/>
              </w:rPr>
            </w:pPr>
            <w:r>
              <w:rPr>
                <w:sz w:val="16"/>
              </w:rPr>
              <w:t>Yes</w:t>
            </w:r>
          </w:p>
        </w:tc>
        <w:tc>
          <w:tcPr>
            <w:tcW w:w="1905" w:type="dxa"/>
            <w:tcBorders>
              <w:top w:val="single" w:sz="2" w:space="0" w:color="000000"/>
              <w:bottom w:val="single" w:sz="2" w:space="0" w:color="000000"/>
            </w:tcBorders>
          </w:tcPr>
          <w:p w14:paraId="79A77425" w14:textId="77777777" w:rsidR="00257CFD" w:rsidRDefault="00257CFD" w:rsidP="008D1AB8">
            <w:pPr>
              <w:pStyle w:val="TableParagraph"/>
              <w:spacing w:before="31"/>
              <w:ind w:left="94"/>
              <w:rPr>
                <w:sz w:val="16"/>
              </w:rPr>
            </w:pPr>
            <w:r>
              <w:rPr>
                <w:sz w:val="16"/>
              </w:rPr>
              <w:t>No</w:t>
            </w:r>
          </w:p>
        </w:tc>
        <w:tc>
          <w:tcPr>
            <w:tcW w:w="2093" w:type="dxa"/>
            <w:tcBorders>
              <w:top w:val="single" w:sz="2" w:space="0" w:color="000000"/>
              <w:bottom w:val="single" w:sz="2" w:space="0" w:color="000000"/>
            </w:tcBorders>
          </w:tcPr>
          <w:p w14:paraId="281FB245" w14:textId="77777777" w:rsidR="00257CFD" w:rsidRDefault="00257CFD" w:rsidP="008D1AB8">
            <w:pPr>
              <w:pStyle w:val="TableParagraph"/>
              <w:spacing w:before="31"/>
              <w:ind w:left="188"/>
              <w:rPr>
                <w:sz w:val="16"/>
              </w:rPr>
            </w:pPr>
            <w:r>
              <w:rPr>
                <w:sz w:val="16"/>
              </w:rPr>
              <w:t>No</w:t>
            </w:r>
          </w:p>
        </w:tc>
      </w:tr>
      <w:tr w:rsidR="00257CFD" w14:paraId="5C5B4EF7" w14:textId="77777777" w:rsidTr="008D1AB8">
        <w:trPr>
          <w:trHeight w:val="655"/>
        </w:trPr>
        <w:tc>
          <w:tcPr>
            <w:tcW w:w="2060" w:type="dxa"/>
            <w:tcBorders>
              <w:top w:val="single" w:sz="2" w:space="0" w:color="000000"/>
              <w:bottom w:val="single" w:sz="2" w:space="0" w:color="000000"/>
            </w:tcBorders>
          </w:tcPr>
          <w:p w14:paraId="14238058" w14:textId="77777777" w:rsidR="00257CFD" w:rsidRDefault="00257CFD" w:rsidP="008D1AB8">
            <w:pPr>
              <w:pStyle w:val="TableParagraph"/>
              <w:spacing w:before="43" w:line="218" w:lineRule="auto"/>
              <w:ind w:right="379"/>
              <w:rPr>
                <w:sz w:val="16"/>
              </w:rPr>
            </w:pPr>
            <w:r>
              <w:rPr>
                <w:sz w:val="16"/>
              </w:rPr>
              <w:t>Database session-based application context initialized globally</w:t>
            </w:r>
          </w:p>
        </w:tc>
        <w:tc>
          <w:tcPr>
            <w:tcW w:w="765" w:type="dxa"/>
            <w:tcBorders>
              <w:top w:val="single" w:sz="2" w:space="0" w:color="000000"/>
              <w:bottom w:val="single" w:sz="2" w:space="0" w:color="000000"/>
            </w:tcBorders>
          </w:tcPr>
          <w:p w14:paraId="30FF5CB4"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2" w:space="0" w:color="000000"/>
            </w:tcBorders>
          </w:tcPr>
          <w:p w14:paraId="4F9429B9"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2" w:space="0" w:color="000000"/>
            </w:tcBorders>
          </w:tcPr>
          <w:p w14:paraId="0211913A"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6FD0A93" w14:textId="77777777" w:rsidR="00257CFD" w:rsidRDefault="00257CFD" w:rsidP="008D1AB8">
            <w:pPr>
              <w:pStyle w:val="TableParagraph"/>
              <w:spacing w:before="30"/>
              <w:ind w:left="94"/>
              <w:rPr>
                <w:sz w:val="16"/>
              </w:rPr>
            </w:pPr>
            <w:r>
              <w:rPr>
                <w:sz w:val="16"/>
              </w:rPr>
              <w:t>Yes</w:t>
            </w:r>
          </w:p>
        </w:tc>
        <w:tc>
          <w:tcPr>
            <w:tcW w:w="2093" w:type="dxa"/>
            <w:tcBorders>
              <w:top w:val="single" w:sz="2" w:space="0" w:color="000000"/>
              <w:bottom w:val="single" w:sz="2" w:space="0" w:color="000000"/>
            </w:tcBorders>
          </w:tcPr>
          <w:p w14:paraId="648BA58F" w14:textId="77777777" w:rsidR="00257CFD" w:rsidRDefault="00257CFD" w:rsidP="008D1AB8">
            <w:pPr>
              <w:pStyle w:val="TableParagraph"/>
              <w:spacing w:before="30"/>
              <w:ind w:left="188"/>
              <w:rPr>
                <w:sz w:val="16"/>
              </w:rPr>
            </w:pPr>
            <w:r>
              <w:rPr>
                <w:sz w:val="16"/>
              </w:rPr>
              <w:t>No</w:t>
            </w:r>
          </w:p>
        </w:tc>
      </w:tr>
      <w:tr w:rsidR="00257CFD" w14:paraId="0B588742" w14:textId="77777777" w:rsidTr="008D1AB8">
        <w:trPr>
          <w:trHeight w:val="295"/>
        </w:trPr>
        <w:tc>
          <w:tcPr>
            <w:tcW w:w="2060" w:type="dxa"/>
            <w:tcBorders>
              <w:top w:val="single" w:sz="2" w:space="0" w:color="000000"/>
              <w:bottom w:val="single" w:sz="2" w:space="0" w:color="000000"/>
            </w:tcBorders>
          </w:tcPr>
          <w:p w14:paraId="35F148C6" w14:textId="77777777" w:rsidR="00257CFD" w:rsidRDefault="00257CFD" w:rsidP="008D1AB8">
            <w:pPr>
              <w:pStyle w:val="TableParagraph"/>
              <w:spacing w:before="30"/>
              <w:rPr>
                <w:sz w:val="16"/>
              </w:rPr>
            </w:pPr>
            <w:r>
              <w:rPr>
                <w:sz w:val="16"/>
              </w:rPr>
              <w:t>Global application context</w:t>
            </w:r>
          </w:p>
        </w:tc>
        <w:tc>
          <w:tcPr>
            <w:tcW w:w="765" w:type="dxa"/>
            <w:tcBorders>
              <w:top w:val="single" w:sz="2" w:space="0" w:color="000000"/>
              <w:bottom w:val="single" w:sz="2" w:space="0" w:color="000000"/>
            </w:tcBorders>
          </w:tcPr>
          <w:p w14:paraId="0481B51E" w14:textId="77777777" w:rsidR="00257CFD" w:rsidRDefault="00257CFD" w:rsidP="008D1AB8">
            <w:pPr>
              <w:pStyle w:val="TableParagraph"/>
              <w:spacing w:before="30"/>
              <w:ind w:left="144"/>
              <w:rPr>
                <w:sz w:val="16"/>
              </w:rPr>
            </w:pPr>
            <w:r>
              <w:rPr>
                <w:sz w:val="16"/>
              </w:rPr>
              <w:t>No</w:t>
            </w:r>
          </w:p>
        </w:tc>
        <w:tc>
          <w:tcPr>
            <w:tcW w:w="692" w:type="dxa"/>
            <w:tcBorders>
              <w:top w:val="single" w:sz="2" w:space="0" w:color="000000"/>
              <w:bottom w:val="single" w:sz="2" w:space="0" w:color="000000"/>
            </w:tcBorders>
          </w:tcPr>
          <w:p w14:paraId="7F0DE390" w14:textId="77777777" w:rsidR="00257CFD" w:rsidRDefault="00257CFD" w:rsidP="008D1AB8">
            <w:pPr>
              <w:pStyle w:val="TableParagraph"/>
              <w:spacing w:before="30"/>
              <w:ind w:left="75"/>
              <w:rPr>
                <w:sz w:val="16"/>
              </w:rPr>
            </w:pPr>
            <w:r>
              <w:rPr>
                <w:sz w:val="16"/>
              </w:rPr>
              <w:t>Yes</w:t>
            </w:r>
          </w:p>
        </w:tc>
        <w:tc>
          <w:tcPr>
            <w:tcW w:w="1756" w:type="dxa"/>
            <w:tcBorders>
              <w:top w:val="single" w:sz="2" w:space="0" w:color="000000"/>
              <w:bottom w:val="single" w:sz="2" w:space="0" w:color="000000"/>
            </w:tcBorders>
          </w:tcPr>
          <w:p w14:paraId="52DFF6D5"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50D3C64"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2" w:space="0" w:color="000000"/>
            </w:tcBorders>
          </w:tcPr>
          <w:p w14:paraId="17D2C191" w14:textId="77777777" w:rsidR="00257CFD" w:rsidRDefault="00257CFD" w:rsidP="008D1AB8">
            <w:pPr>
              <w:pStyle w:val="TableParagraph"/>
              <w:spacing w:before="30"/>
              <w:ind w:left="188"/>
              <w:rPr>
                <w:sz w:val="16"/>
              </w:rPr>
            </w:pPr>
            <w:r>
              <w:rPr>
                <w:sz w:val="16"/>
              </w:rPr>
              <w:t>Yes</w:t>
            </w:r>
          </w:p>
        </w:tc>
      </w:tr>
      <w:tr w:rsidR="00257CFD" w14:paraId="2E75809B" w14:textId="77777777" w:rsidTr="008D1AB8">
        <w:trPr>
          <w:trHeight w:val="472"/>
        </w:trPr>
        <w:tc>
          <w:tcPr>
            <w:tcW w:w="2060" w:type="dxa"/>
            <w:tcBorders>
              <w:top w:val="single" w:sz="2" w:space="0" w:color="000000"/>
              <w:bottom w:val="single" w:sz="4" w:space="0" w:color="000000"/>
            </w:tcBorders>
          </w:tcPr>
          <w:p w14:paraId="5E49AF90" w14:textId="77777777" w:rsidR="00257CFD" w:rsidRDefault="00257CFD" w:rsidP="008D1AB8">
            <w:pPr>
              <w:pStyle w:val="TableParagraph"/>
              <w:spacing w:before="43" w:line="218" w:lineRule="auto"/>
              <w:ind w:right="600"/>
              <w:rPr>
                <w:sz w:val="16"/>
              </w:rPr>
            </w:pPr>
            <w:r>
              <w:rPr>
                <w:sz w:val="16"/>
              </w:rPr>
              <w:t>Client session-based application context</w:t>
            </w:r>
          </w:p>
        </w:tc>
        <w:tc>
          <w:tcPr>
            <w:tcW w:w="765" w:type="dxa"/>
            <w:tcBorders>
              <w:top w:val="single" w:sz="2" w:space="0" w:color="000000"/>
              <w:bottom w:val="single" w:sz="4" w:space="0" w:color="000000"/>
            </w:tcBorders>
          </w:tcPr>
          <w:p w14:paraId="4BE1172E"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4" w:space="0" w:color="000000"/>
            </w:tcBorders>
          </w:tcPr>
          <w:p w14:paraId="154320D2"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4" w:space="0" w:color="000000"/>
            </w:tcBorders>
          </w:tcPr>
          <w:p w14:paraId="4B4EDB59" w14:textId="77777777" w:rsidR="00257CFD" w:rsidRDefault="00257CFD" w:rsidP="008D1AB8">
            <w:pPr>
              <w:pStyle w:val="TableParagraph"/>
              <w:spacing w:before="30"/>
              <w:ind w:left="78"/>
              <w:rPr>
                <w:sz w:val="16"/>
              </w:rPr>
            </w:pPr>
            <w:r>
              <w:rPr>
                <w:sz w:val="16"/>
              </w:rPr>
              <w:t>Yes</w:t>
            </w:r>
          </w:p>
        </w:tc>
        <w:tc>
          <w:tcPr>
            <w:tcW w:w="1905" w:type="dxa"/>
            <w:tcBorders>
              <w:top w:val="single" w:sz="2" w:space="0" w:color="000000"/>
              <w:bottom w:val="single" w:sz="4" w:space="0" w:color="000000"/>
            </w:tcBorders>
          </w:tcPr>
          <w:p w14:paraId="2B41D4FA"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4" w:space="0" w:color="000000"/>
            </w:tcBorders>
          </w:tcPr>
          <w:p w14:paraId="17944706" w14:textId="77777777" w:rsidR="00257CFD" w:rsidRDefault="00257CFD" w:rsidP="008D1AB8">
            <w:pPr>
              <w:pStyle w:val="TableParagraph"/>
              <w:spacing w:before="30"/>
              <w:ind w:left="188"/>
              <w:rPr>
                <w:sz w:val="16"/>
              </w:rPr>
            </w:pPr>
            <w:r>
              <w:rPr>
                <w:sz w:val="16"/>
              </w:rPr>
              <w:t>Yes</w:t>
            </w:r>
          </w:p>
        </w:tc>
      </w:tr>
    </w:tbl>
    <w:p w14:paraId="6CD38276" w14:textId="77777777" w:rsidR="00257CFD" w:rsidRDefault="00257CFD" w:rsidP="00257CFD">
      <w:pPr>
        <w:pStyle w:val="BodyText"/>
        <w:spacing w:before="8"/>
        <w:rPr>
          <w:rFonts w:ascii="Arial"/>
          <w:b/>
          <w:i/>
          <w:sz w:val="21"/>
        </w:rPr>
      </w:pPr>
    </w:p>
    <w:p w14:paraId="0940E600" w14:textId="77777777" w:rsidR="00257CFD" w:rsidRPr="00B742BB" w:rsidRDefault="00257CFD" w:rsidP="00257CFD">
      <w:pPr>
        <w:pStyle w:val="Heading3"/>
        <w:ind w:left="100"/>
        <w:rPr>
          <w:lang w:val="fr-FR"/>
        </w:rPr>
      </w:pPr>
      <w:bookmarkStart w:id="873" w:name="_bookmark1147"/>
      <w:bookmarkEnd w:id="873"/>
      <w:r w:rsidRPr="00B742BB">
        <w:rPr>
          <w:lang w:val="fr-FR"/>
        </w:rPr>
        <w:t>S</w:t>
      </w:r>
      <w:r>
        <w:rPr>
          <w:lang w:val="fr-FR"/>
        </w:rPr>
        <w:t>ử</w:t>
      </w:r>
      <w:r w:rsidRPr="00B742BB">
        <w:rPr>
          <w:lang w:val="fr-FR"/>
        </w:rPr>
        <w:t xml:space="preserve"> dụng Application Contexts dựa trên Datab</w:t>
      </w:r>
      <w:bookmarkStart w:id="874" w:name="_bookmark1148"/>
      <w:bookmarkEnd w:id="874"/>
      <w:r w:rsidRPr="00B742BB">
        <w:rPr>
          <w:lang w:val="fr-FR"/>
        </w:rPr>
        <w:t>ase Session</w:t>
      </w:r>
    </w:p>
    <w:p w14:paraId="19C44EAA" w14:textId="77777777" w:rsidR="00257CFD" w:rsidRDefault="00257CFD" w:rsidP="00257CFD">
      <w:pPr>
        <w:pStyle w:val="BodyText"/>
        <w:spacing w:before="81"/>
        <w:ind w:left="1710"/>
      </w:pPr>
      <w:r>
        <w:t>This section contains:</w:t>
      </w:r>
    </w:p>
    <w:p w14:paraId="1B0AA03C" w14:textId="77777777" w:rsidR="00257CFD" w:rsidRPr="00B742BB" w:rsidRDefault="008D1AB8" w:rsidP="00280038">
      <w:pPr>
        <w:pStyle w:val="ListParagraph"/>
        <w:numPr>
          <w:ilvl w:val="1"/>
          <w:numId w:val="189"/>
        </w:numPr>
        <w:tabs>
          <w:tab w:val="left" w:pos="2020"/>
        </w:tabs>
        <w:ind w:hanging="359"/>
        <w:rPr>
          <w:sz w:val="20"/>
          <w:lang w:val="fr-FR"/>
        </w:rPr>
      </w:pPr>
      <w:hyperlink w:anchor="_bookmark1149" w:history="1">
        <w:r w:rsidR="00257CFD" w:rsidRPr="00B742BB">
          <w:rPr>
            <w:color w:val="0000CC"/>
            <w:sz w:val="20"/>
            <w:lang w:val="fr-FR"/>
          </w:rPr>
          <w:t>Gi</w:t>
        </w:r>
        <w:r w:rsidR="00257CFD" w:rsidRPr="00B742BB">
          <w:rPr>
            <w:rFonts w:ascii="Calibri" w:hAnsi="Calibri"/>
            <w:color w:val="0000CC"/>
            <w:sz w:val="20"/>
            <w:lang w:val="fr-FR"/>
          </w:rPr>
          <w:t>ới thiệu về</w:t>
        </w:r>
        <w:r w:rsidR="00257CFD" w:rsidRPr="00B742BB">
          <w:rPr>
            <w:color w:val="0000CC"/>
            <w:sz w:val="20"/>
            <w:lang w:val="fr-FR"/>
          </w:rPr>
          <w:t xml:space="preserve">  Application Contexts d</w:t>
        </w:r>
        <w:r w:rsidR="00257CFD" w:rsidRPr="00B742BB">
          <w:rPr>
            <w:rFonts w:ascii="Calibri" w:hAnsi="Calibri"/>
            <w:color w:val="0000CC"/>
            <w:sz w:val="20"/>
            <w:lang w:val="fr-FR"/>
          </w:rPr>
          <w:t xml:space="preserve">ựa trên </w:t>
        </w:r>
        <w:r w:rsidR="00257CFD" w:rsidRPr="00B742BB">
          <w:rPr>
            <w:color w:val="0000CC"/>
            <w:sz w:val="20"/>
            <w:lang w:val="fr-FR"/>
          </w:rPr>
          <w:t xml:space="preserve">Database Session </w:t>
        </w:r>
      </w:hyperlink>
    </w:p>
    <w:p w14:paraId="01B1D46C" w14:textId="77777777" w:rsidR="00257CFD" w:rsidRPr="00B742BB" w:rsidRDefault="008D1AB8" w:rsidP="00280038">
      <w:pPr>
        <w:pStyle w:val="ListParagraph"/>
        <w:numPr>
          <w:ilvl w:val="1"/>
          <w:numId w:val="189"/>
        </w:numPr>
        <w:tabs>
          <w:tab w:val="left" w:pos="2020"/>
        </w:tabs>
        <w:spacing w:before="112"/>
        <w:ind w:hanging="359"/>
        <w:rPr>
          <w:sz w:val="20"/>
          <w:lang w:val="fr-FR"/>
        </w:rPr>
      </w:pPr>
      <w:hyperlink w:anchor="_bookmark1155" w:history="1">
        <w:r w:rsidR="00257CFD" w:rsidRPr="00B742BB">
          <w:rPr>
            <w:color w:val="0000CC"/>
            <w:sz w:val="20"/>
            <w:lang w:val="fr-FR"/>
          </w:rPr>
          <w:t>T</w:t>
        </w:r>
        <w:r w:rsidR="00257CFD" w:rsidRPr="00B742BB">
          <w:rPr>
            <w:rFonts w:ascii="Calibri" w:hAnsi="Calibri"/>
            <w:color w:val="0000CC"/>
            <w:sz w:val="20"/>
            <w:lang w:val="fr-FR"/>
          </w:rPr>
          <w:t xml:space="preserve">ạo một </w:t>
        </w:r>
        <w:r w:rsidR="00257CFD" w:rsidRPr="00B742BB">
          <w:rPr>
            <w:color w:val="0000CC"/>
            <w:sz w:val="20"/>
            <w:lang w:val="fr-FR"/>
          </w:rPr>
          <w:t xml:space="preserve">  Application Context </w:t>
        </w:r>
        <w:r w:rsidR="00257CFD">
          <w:rPr>
            <w:color w:val="0000CC"/>
            <w:sz w:val="20"/>
            <w:lang w:val="fr-FR"/>
          </w:rPr>
          <w:t>d</w:t>
        </w:r>
        <w:r w:rsidR="00257CFD" w:rsidRPr="00B742BB">
          <w:rPr>
            <w:rFonts w:ascii="Calibri" w:hAnsi="Calibri"/>
            <w:color w:val="0000CC"/>
            <w:sz w:val="20"/>
            <w:lang w:val="fr-FR"/>
          </w:rPr>
          <w:t>ựa tr</w:t>
        </w:r>
        <w:r w:rsidR="00257CFD">
          <w:rPr>
            <w:rFonts w:ascii="Calibri" w:hAnsi="Calibri"/>
            <w:color w:val="0000CC"/>
            <w:sz w:val="20"/>
            <w:lang w:val="fr-FR"/>
          </w:rPr>
          <w:t xml:space="preserve">ên </w:t>
        </w:r>
        <w:r w:rsidR="00257CFD" w:rsidRPr="00B742BB">
          <w:rPr>
            <w:color w:val="0000CC"/>
            <w:sz w:val="20"/>
            <w:lang w:val="fr-FR"/>
          </w:rPr>
          <w:t xml:space="preserve">Database Session </w:t>
        </w:r>
      </w:hyperlink>
    </w:p>
    <w:p w14:paraId="1E2EF6AC" w14:textId="77777777" w:rsidR="00257CFD" w:rsidRDefault="008D1AB8" w:rsidP="00280038">
      <w:pPr>
        <w:pStyle w:val="ListParagraph"/>
        <w:numPr>
          <w:ilvl w:val="1"/>
          <w:numId w:val="189"/>
        </w:numPr>
        <w:tabs>
          <w:tab w:val="left" w:pos="2020"/>
        </w:tabs>
        <w:spacing w:before="117" w:line="232" w:lineRule="auto"/>
        <w:ind w:right="1445" w:hanging="359"/>
        <w:rPr>
          <w:sz w:val="20"/>
        </w:rPr>
      </w:pPr>
      <w:hyperlink w:anchor="_bookmark1162"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PL/SQL Package đ</w:t>
        </w:r>
        <w:r w:rsidR="00257CFD">
          <w:rPr>
            <w:rFonts w:ascii="Calibri" w:hAnsi="Calibri"/>
            <w:color w:val="0000CC"/>
            <w:sz w:val="20"/>
          </w:rPr>
          <w:t xml:space="preserve">ể thiết lập </w:t>
        </w:r>
        <w:r w:rsidR="00257CFD" w:rsidRPr="00B742BB">
          <w:rPr>
            <w:rFonts w:ascii="Calibri" w:hAnsi="Calibri"/>
            <w:color w:val="0000CC"/>
            <w:sz w:val="20"/>
          </w:rPr>
          <w:t>Application</w:t>
        </w:r>
        <w:r w:rsidR="00257CFD">
          <w:rPr>
            <w:rFonts w:ascii="Calibri" w:hAnsi="Calibri"/>
            <w:color w:val="0000CC"/>
            <w:sz w:val="20"/>
          </w:rPr>
          <w:t xml:space="preserve"> </w:t>
        </w:r>
        <w:r w:rsidR="00257CFD" w:rsidRPr="00B742BB">
          <w:rPr>
            <w:rFonts w:ascii="Calibri" w:hAnsi="Calibri"/>
            <w:color w:val="0000CC"/>
            <w:sz w:val="20"/>
          </w:rPr>
          <w:t>Context</w:t>
        </w:r>
        <w:r w:rsidR="00257CFD">
          <w:rPr>
            <w:rFonts w:ascii="Calibri" w:hAnsi="Calibri"/>
            <w:color w:val="0000CC"/>
            <w:sz w:val="20"/>
          </w:rPr>
          <w:t xml:space="preserve"> dựa trên </w:t>
        </w:r>
        <w:r w:rsidR="00257CFD">
          <w:rPr>
            <w:color w:val="0000CC"/>
            <w:sz w:val="20"/>
          </w:rPr>
          <w:t xml:space="preserve"> Database Session</w:t>
        </w:r>
        <w:r w:rsidR="00257CFD">
          <w:rPr>
            <w:color w:val="0000CC"/>
            <w:spacing w:val="-33"/>
            <w:sz w:val="20"/>
          </w:rPr>
          <w:t xml:space="preserve"> </w:t>
        </w:r>
      </w:hyperlink>
    </w:p>
    <w:p w14:paraId="0AB9EA40" w14:textId="77777777" w:rsidR="00257CFD" w:rsidRDefault="008D1AB8" w:rsidP="00280038">
      <w:pPr>
        <w:pStyle w:val="ListParagraph"/>
        <w:numPr>
          <w:ilvl w:val="1"/>
          <w:numId w:val="189"/>
        </w:numPr>
        <w:tabs>
          <w:tab w:val="left" w:pos="2020"/>
        </w:tabs>
        <w:spacing w:before="112"/>
        <w:ind w:hanging="359"/>
        <w:rPr>
          <w:sz w:val="20"/>
        </w:rPr>
      </w:pPr>
      <w:hyperlink w:anchor="_bookmark1193"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Logon </w:t>
        </w:r>
        <w:r w:rsidR="00257CFD">
          <w:rPr>
            <w:color w:val="0000CC"/>
            <w:spacing w:val="-3"/>
            <w:sz w:val="20"/>
          </w:rPr>
          <w:t xml:space="preserve">Trigger </w:t>
        </w:r>
        <w:r w:rsidR="00257CFD">
          <w:rPr>
            <w:color w:val="0000CC"/>
            <w:sz w:val="20"/>
          </w:rPr>
          <w:t>đ</w:t>
        </w:r>
        <w:r w:rsidR="00257CFD">
          <w:rPr>
            <w:rFonts w:ascii="Calibri" w:hAnsi="Calibri"/>
            <w:color w:val="0000CC"/>
            <w:sz w:val="20"/>
          </w:rPr>
          <w:t xml:space="preserve">ể chạy một </w:t>
        </w:r>
        <w:r w:rsidR="00257CFD">
          <w:rPr>
            <w:color w:val="0000CC"/>
            <w:sz w:val="20"/>
          </w:rPr>
          <w:t xml:space="preserve"> Database Session Application Context</w:t>
        </w:r>
        <w:r w:rsidR="00257CFD">
          <w:rPr>
            <w:color w:val="0000CC"/>
            <w:spacing w:val="-10"/>
            <w:sz w:val="20"/>
          </w:rPr>
          <w:t xml:space="preserve"> </w:t>
        </w:r>
        <w:r w:rsidR="00257CFD">
          <w:rPr>
            <w:color w:val="0000CC"/>
            <w:sz w:val="20"/>
          </w:rPr>
          <w:t>Package</w:t>
        </w:r>
      </w:hyperlink>
    </w:p>
    <w:p w14:paraId="195C417D" w14:textId="77777777" w:rsidR="00257CFD" w:rsidRPr="00B742BB" w:rsidRDefault="008D1AB8" w:rsidP="00280038">
      <w:pPr>
        <w:pStyle w:val="ListParagraph"/>
        <w:numPr>
          <w:ilvl w:val="1"/>
          <w:numId w:val="189"/>
        </w:numPr>
        <w:tabs>
          <w:tab w:val="left" w:pos="2020"/>
        </w:tabs>
        <w:spacing w:before="112"/>
        <w:ind w:hanging="359"/>
        <w:rPr>
          <w:sz w:val="20"/>
          <w:lang w:val="fr-FR"/>
        </w:rPr>
      </w:pPr>
      <w:hyperlink w:anchor="_bookmark1206" w:history="1">
        <w:r w:rsidR="00257CFD" w:rsidRPr="00B742BB">
          <w:rPr>
            <w:color w:val="0000CC"/>
            <w:spacing w:val="-3"/>
            <w:sz w:val="20"/>
            <w:lang w:val="fr-FR"/>
          </w:rPr>
          <w:t xml:space="preserve">Tutorial: </w:t>
        </w:r>
        <w:r w:rsidR="00257CFD" w:rsidRPr="00B742BB">
          <w:rPr>
            <w:color w:val="0000CC"/>
            <w:sz w:val="20"/>
            <w:lang w:val="fr-FR"/>
          </w:rPr>
          <w:t>T</w:t>
        </w:r>
        <w:r w:rsidR="00257CFD" w:rsidRPr="00B742BB">
          <w:rPr>
            <w:rFonts w:ascii="Calibri" w:hAnsi="Calibri"/>
            <w:color w:val="0000CC"/>
            <w:sz w:val="20"/>
            <w:lang w:val="fr-FR"/>
          </w:rPr>
          <w:t xml:space="preserve">ạo </w:t>
        </w:r>
        <w:r w:rsidR="00257CFD" w:rsidRPr="00B742BB">
          <w:rPr>
            <w:color w:val="0000CC"/>
            <w:sz w:val="20"/>
            <w:lang w:val="fr-FR"/>
          </w:rPr>
          <w:t xml:space="preserve"> và s</w:t>
        </w:r>
        <w:r w:rsidR="00257CFD" w:rsidRPr="00B742BB">
          <w:rPr>
            <w:rFonts w:ascii="Calibri" w:hAnsi="Calibri"/>
            <w:color w:val="0000CC"/>
            <w:sz w:val="20"/>
            <w:lang w:val="fr-FR"/>
          </w:rPr>
          <w:t>ử d</w:t>
        </w:r>
        <w:r w:rsidR="00257CFD">
          <w:rPr>
            <w:rFonts w:ascii="Calibri" w:hAnsi="Calibri"/>
            <w:color w:val="0000CC"/>
            <w:sz w:val="20"/>
            <w:lang w:val="fr-FR"/>
          </w:rPr>
          <w:t xml:space="preserve">ụng một  </w:t>
        </w:r>
        <w:r w:rsidR="00257CFD" w:rsidRPr="00B742BB">
          <w:rPr>
            <w:rFonts w:ascii="Calibri" w:hAnsi="Calibri"/>
            <w:color w:val="0000CC"/>
            <w:sz w:val="20"/>
            <w:lang w:val="fr-FR"/>
          </w:rPr>
          <w:t>Application Context</w:t>
        </w:r>
        <w:r w:rsidR="00257CFD">
          <w:rPr>
            <w:rFonts w:ascii="Calibri" w:hAnsi="Calibri"/>
            <w:color w:val="0000CC"/>
            <w:sz w:val="20"/>
            <w:lang w:val="fr-FR"/>
          </w:rPr>
          <w:t xml:space="preserve"> dựa trên </w:t>
        </w:r>
        <w:r w:rsidR="00257CFD" w:rsidRPr="00B742BB">
          <w:rPr>
            <w:color w:val="0000CC"/>
            <w:sz w:val="20"/>
            <w:lang w:val="fr-FR"/>
          </w:rPr>
          <w:t xml:space="preserve"> Database Session </w:t>
        </w:r>
      </w:hyperlink>
    </w:p>
    <w:p w14:paraId="034920A5" w14:textId="77777777" w:rsidR="00257CFD" w:rsidRDefault="008D1AB8" w:rsidP="00280038">
      <w:pPr>
        <w:pStyle w:val="ListParagraph"/>
        <w:numPr>
          <w:ilvl w:val="1"/>
          <w:numId w:val="189"/>
        </w:numPr>
        <w:tabs>
          <w:tab w:val="left" w:pos="2020"/>
        </w:tabs>
        <w:ind w:hanging="359"/>
        <w:rPr>
          <w:sz w:val="20"/>
        </w:rPr>
      </w:pPr>
      <w:hyperlink w:anchor="_bookmark1218" w:history="1">
        <w:r w:rsidR="00257CFD">
          <w:rPr>
            <w:color w:val="0000CC"/>
            <w:sz w:val="20"/>
          </w:rPr>
          <w:t>Kh</w:t>
        </w:r>
        <w:r w:rsidR="00257CFD">
          <w:rPr>
            <w:rFonts w:ascii="Calibri" w:hAnsi="Calibri"/>
            <w:color w:val="0000CC"/>
            <w:sz w:val="20"/>
          </w:rPr>
          <w:t xml:space="preserve">ởi tạo các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w:t>
        </w:r>
      </w:hyperlink>
      <w:r w:rsidR="00257CFD" w:rsidRPr="00673B33">
        <w:rPr>
          <w:color w:val="0000CC"/>
          <w:sz w:val="20"/>
        </w:rPr>
        <w:t>Externally</w:t>
      </w:r>
      <w:r w:rsidR="00257CFD">
        <w:rPr>
          <w:color w:val="0000CC"/>
          <w:sz w:val="20"/>
        </w:rPr>
        <w:t>.</w:t>
      </w:r>
    </w:p>
    <w:p w14:paraId="27761151" w14:textId="77777777" w:rsidR="00257CFD" w:rsidRDefault="008D1AB8" w:rsidP="00280038">
      <w:pPr>
        <w:pStyle w:val="ListParagraph"/>
        <w:numPr>
          <w:ilvl w:val="1"/>
          <w:numId w:val="189"/>
        </w:numPr>
        <w:tabs>
          <w:tab w:val="left" w:pos="2020"/>
        </w:tabs>
        <w:spacing w:before="112"/>
        <w:ind w:hanging="359"/>
        <w:rPr>
          <w:sz w:val="20"/>
        </w:rPr>
      </w:pPr>
      <w:hyperlink w:anchor="_bookmark1227" w:history="1">
        <w:r w:rsidR="00257CFD">
          <w:rPr>
            <w:color w:val="0000CC"/>
            <w:sz w:val="20"/>
          </w:rPr>
          <w:t>Kh</w:t>
        </w:r>
        <w:r w:rsidR="00257CFD">
          <w:rPr>
            <w:rFonts w:ascii="Calibri" w:hAnsi="Calibri"/>
            <w:color w:val="0000CC"/>
            <w:sz w:val="20"/>
          </w:rPr>
          <w:t xml:space="preserve">ởi tạo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Globally</w:t>
        </w:r>
      </w:hyperlink>
    </w:p>
    <w:p w14:paraId="77830CD1" w14:textId="77777777" w:rsidR="00257CFD" w:rsidRDefault="008D1AB8" w:rsidP="00280038">
      <w:pPr>
        <w:pStyle w:val="ListParagraph"/>
        <w:numPr>
          <w:ilvl w:val="1"/>
          <w:numId w:val="189"/>
        </w:numPr>
        <w:tabs>
          <w:tab w:val="left" w:pos="2020"/>
        </w:tabs>
        <w:ind w:hanging="359"/>
        <w:rPr>
          <w:sz w:val="20"/>
        </w:rPr>
      </w:pPr>
      <w:hyperlink w:anchor="_bookmark1235" w:history="1">
        <w:r w:rsidR="00257CFD">
          <w:rPr>
            <w:color w:val="0000CC"/>
            <w:sz w:val="20"/>
          </w:rPr>
          <w:t>S</w:t>
        </w:r>
        <w:r w:rsidR="00257CFD">
          <w:rPr>
            <w:rFonts w:ascii="Calibri" w:hAnsi="Calibri"/>
            <w:color w:val="0000CC"/>
            <w:sz w:val="20"/>
          </w:rPr>
          <w:t xml:space="preserve">ử dụng </w:t>
        </w:r>
        <w:r w:rsidR="00257CFD" w:rsidRPr="00673B33">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Externalized Database Session </w:t>
        </w:r>
      </w:hyperlink>
    </w:p>
    <w:p w14:paraId="798FAE33" w14:textId="77777777" w:rsidR="00257CFD" w:rsidRDefault="00257CFD" w:rsidP="00257CFD">
      <w:pPr>
        <w:pStyle w:val="BodyText"/>
        <w:spacing w:before="6"/>
        <w:rPr>
          <w:sz w:val="25"/>
        </w:rPr>
      </w:pPr>
    </w:p>
    <w:p w14:paraId="181AD989" w14:textId="77777777" w:rsidR="00257CFD" w:rsidRPr="00673B33" w:rsidRDefault="00257CFD" w:rsidP="00257CFD">
      <w:pPr>
        <w:pStyle w:val="Heading4"/>
        <w:ind w:left="100"/>
        <w:rPr>
          <w:lang w:val="fr-FR"/>
        </w:rPr>
      </w:pPr>
      <w:bookmarkStart w:id="875" w:name="About_Database_Session-Based_Application"/>
      <w:bookmarkStart w:id="876" w:name="_bookmark1149"/>
      <w:bookmarkEnd w:id="875"/>
      <w:bookmarkEnd w:id="876"/>
      <w:r w:rsidRPr="00673B33">
        <w:rPr>
          <w:lang w:val="fr-FR"/>
        </w:rPr>
        <w:t>Giới thiệu về Application Contexts dựa trên Datab</w:t>
      </w:r>
      <w:bookmarkStart w:id="877" w:name="_bookmark1150"/>
      <w:bookmarkEnd w:id="877"/>
      <w:r w:rsidRPr="00673B33">
        <w:rPr>
          <w:lang w:val="fr-FR"/>
        </w:rPr>
        <w:t>ase Session</w:t>
      </w:r>
      <w:bookmarkStart w:id="878" w:name="_bookmark1151"/>
      <w:bookmarkEnd w:id="878"/>
      <w:r w:rsidRPr="00673B33">
        <w:rPr>
          <w:lang w:val="fr-FR"/>
        </w:rPr>
        <w:t xml:space="preserve"> </w:t>
      </w:r>
    </w:p>
    <w:p w14:paraId="59180BC0" w14:textId="77777777" w:rsidR="00257CFD" w:rsidRPr="00673B33" w:rsidRDefault="00257CFD" w:rsidP="00257CFD">
      <w:pPr>
        <w:pStyle w:val="BodyText"/>
        <w:spacing w:before="81" w:line="232" w:lineRule="auto"/>
        <w:ind w:left="1659" w:right="1195"/>
        <w:rPr>
          <w:lang w:val="fr-FR"/>
        </w:rPr>
      </w:pPr>
      <w:r w:rsidRPr="00673B33">
        <w:rPr>
          <w:lang w:val="fr-FR"/>
        </w:rPr>
        <w:t>N</w:t>
      </w:r>
      <w:r w:rsidRPr="00673B33">
        <w:rPr>
          <w:rFonts w:ascii="Cambria" w:hAnsi="Cambria" w:cs="Cambria"/>
          <w:lang w:val="fr-FR"/>
        </w:rPr>
        <w:t>ế</w:t>
      </w:r>
      <w:r w:rsidRPr="00673B33">
        <w:rPr>
          <w:lang w:val="fr-FR"/>
        </w:rPr>
        <w:t>u b</w:t>
      </w:r>
      <w:r w:rsidRPr="00673B33">
        <w:rPr>
          <w:rFonts w:ascii="Cambria" w:hAnsi="Cambria" w:cs="Cambria"/>
          <w:lang w:val="fr-FR"/>
        </w:rPr>
        <w:t>ạ</w:t>
      </w:r>
      <w:r w:rsidRPr="00673B33">
        <w:rPr>
          <w:lang w:val="fr-FR"/>
        </w:rPr>
        <w:t>n ph</w:t>
      </w:r>
      <w:r w:rsidRPr="00673B33">
        <w:rPr>
          <w:rFonts w:ascii="Cambria" w:hAnsi="Cambria" w:cs="Cambria"/>
          <w:lang w:val="fr-FR"/>
        </w:rPr>
        <w:t>ả</w:t>
      </w:r>
      <w:r w:rsidRPr="00673B33">
        <w:rPr>
          <w:lang w:val="fr-FR"/>
        </w:rPr>
        <w:t>i truy xu</w:t>
      </w:r>
      <w:r w:rsidRPr="00673B33">
        <w:rPr>
          <w:rFonts w:ascii="Cambria" w:hAnsi="Cambria" w:cs="Cambria"/>
          <w:lang w:val="fr-FR"/>
        </w:rPr>
        <w:t>ấ</w:t>
      </w:r>
      <w:r w:rsidRPr="00673B33">
        <w:rPr>
          <w:lang w:val="fr-FR"/>
        </w:rPr>
        <w:t>t thông</w:t>
      </w:r>
      <w:r>
        <w:rPr>
          <w:lang w:val="fr-FR"/>
        </w:rPr>
        <w:t xml:space="preserve"> tin</w:t>
      </w:r>
      <w:r w:rsidRPr="00673B33">
        <w:rPr>
          <w:lang w:val="fr-FR"/>
        </w:rPr>
        <w:t xml:space="preserve"> session  cho ng</w:t>
      </w:r>
      <w:r w:rsidRPr="00673B33">
        <w:rPr>
          <w:rFonts w:ascii="Cambria" w:hAnsi="Cambria" w:cs="Cambria"/>
          <w:lang w:val="fr-FR"/>
        </w:rPr>
        <w:t>ườ</w:t>
      </w:r>
      <w:r w:rsidRPr="00673B33">
        <w:rPr>
          <w:lang w:val="fr-FR"/>
        </w:rPr>
        <w:t>i dùng c</w:t>
      </w:r>
      <w:r w:rsidRPr="00673B33">
        <w:rPr>
          <w:rFonts w:ascii="Cambria" w:hAnsi="Cambria" w:cs="Cambria"/>
          <w:lang w:val="fr-FR"/>
        </w:rPr>
        <w:t>ơ</w:t>
      </w:r>
      <w:r w:rsidRPr="00673B33">
        <w:rPr>
          <w:lang w:val="fr-FR"/>
        </w:rPr>
        <w:t xml:space="preserve"> s</w:t>
      </w:r>
      <w:r w:rsidRPr="00673B33">
        <w:rPr>
          <w:rFonts w:ascii="Cambria" w:hAnsi="Cambria" w:cs="Cambria"/>
          <w:lang w:val="fr-FR"/>
        </w:rPr>
        <w:t>ở</w:t>
      </w:r>
      <w:r w:rsidRPr="00673B33">
        <w:rPr>
          <w:lang w:val="fr-FR"/>
        </w:rPr>
        <w:t xml:space="preserve">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thì hãy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application context d</w:t>
      </w:r>
      <w:r w:rsidRPr="00673B33">
        <w:rPr>
          <w:rFonts w:ascii="Cambria" w:hAnsi="Cambria" w:cs="Cambria"/>
          <w:lang w:val="fr-FR"/>
        </w:rPr>
        <w:t>ự</w:t>
      </w:r>
      <w:r w:rsidRPr="00673B33">
        <w:rPr>
          <w:lang w:val="fr-FR"/>
        </w:rPr>
        <w:t>a trên database session. Đây là ki</w:t>
      </w:r>
      <w:r w:rsidRPr="00673B33">
        <w:rPr>
          <w:rFonts w:ascii="Cambria" w:hAnsi="Cambria" w:cs="Cambria"/>
          <w:lang w:val="fr-FR"/>
        </w:rPr>
        <w:t>ể</w:t>
      </w:r>
      <w:r w:rsidRPr="00673B33">
        <w:rPr>
          <w:lang w:val="fr-FR"/>
        </w:rPr>
        <w:t>u  application contex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m</w:t>
      </w:r>
      <w:r w:rsidRPr="00673B33">
        <w:rPr>
          <w:rFonts w:ascii="Cambria" w:hAnsi="Cambria" w:cs="Cambria"/>
          <w:lang w:val="fr-FR"/>
        </w:rPr>
        <w:t>ộ</w:t>
      </w:r>
      <w:r w:rsidRPr="00673B33">
        <w:rPr>
          <w:lang w:val="fr-FR"/>
        </w:rPr>
        <w:t>t  PL / SQL procedure trong Oracle Database đ</w:t>
      </w:r>
      <w:r w:rsidRPr="00673B33">
        <w:rPr>
          <w:rFonts w:ascii="Cambria" w:hAnsi="Cambria" w:cs="Cambria"/>
          <w:lang w:val="fr-FR"/>
        </w:rPr>
        <w:t>ể</w:t>
      </w:r>
      <w:r w:rsidRPr="00673B33">
        <w:rPr>
          <w:lang w:val="fr-FR"/>
        </w:rPr>
        <w:t xml:space="preserve"> truy xu</w:t>
      </w:r>
      <w:r w:rsidRPr="00673B33">
        <w:rPr>
          <w:rFonts w:ascii="Cambria" w:hAnsi="Cambria" w:cs="Cambria"/>
          <w:lang w:val="fr-FR"/>
        </w:rPr>
        <w:t>ấ</w:t>
      </w:r>
      <w:r w:rsidRPr="00673B33">
        <w:rPr>
          <w:lang w:val="fr-FR"/>
        </w:rPr>
        <w:t>t, thi</w:t>
      </w:r>
      <w:r w:rsidRPr="00673B33">
        <w:rPr>
          <w:rFonts w:ascii="Cambria" w:hAnsi="Cambria" w:cs="Cambria"/>
          <w:lang w:val="fr-FR"/>
        </w:rPr>
        <w:t>ế</w:t>
      </w:r>
      <w:r w:rsidRPr="00673B33">
        <w:rPr>
          <w:lang w:val="fr-FR"/>
        </w:rPr>
        <w:t>t l</w:t>
      </w:r>
      <w:r w:rsidRPr="00673B33">
        <w:rPr>
          <w:rFonts w:ascii="Cambria" w:hAnsi="Cambria" w:cs="Cambria"/>
          <w:lang w:val="fr-FR"/>
        </w:rPr>
        <w:t>ậ</w:t>
      </w:r>
      <w:r w:rsidRPr="00673B33">
        <w:rPr>
          <w:lang w:val="fr-FR"/>
        </w:rPr>
        <w:t>p và b</w:t>
      </w:r>
      <w:r w:rsidRPr="00673B33">
        <w:rPr>
          <w:rFonts w:ascii="Cambria" w:hAnsi="Cambria" w:cs="Cambria"/>
          <w:lang w:val="fr-FR"/>
        </w:rPr>
        <w:t>ả</w:t>
      </w:r>
      <w:r w:rsidRPr="00673B33">
        <w:rPr>
          <w:lang w:val="fr-FR"/>
        </w:rPr>
        <w:t>o m</w:t>
      </w:r>
      <w:r w:rsidRPr="00673B33">
        <w:rPr>
          <w:rFonts w:ascii="Cambria" w:hAnsi="Cambria" w:cs="Cambria"/>
          <w:lang w:val="fr-FR"/>
        </w:rPr>
        <w:t>ậ</w:t>
      </w:r>
      <w:r w:rsidRPr="00673B33">
        <w:rPr>
          <w:lang w:val="fr-FR"/>
        </w:rPr>
        <w:t>t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mà nó qu</w:t>
      </w:r>
      <w:r w:rsidRPr="00673B33">
        <w:rPr>
          <w:rFonts w:ascii="Cambria" w:hAnsi="Cambria" w:cs="Cambria"/>
          <w:lang w:val="fr-FR"/>
        </w:rPr>
        <w:t>ả</w:t>
      </w:r>
      <w:r w:rsidRPr="00673B33">
        <w:rPr>
          <w:lang w:val="fr-FR"/>
        </w:rPr>
        <w:t>n lý.</w:t>
      </w:r>
    </w:p>
    <w:p w14:paraId="0A879A52" w14:textId="77777777" w:rsidR="00257CFD" w:rsidRPr="00673B33" w:rsidRDefault="008D1AB8" w:rsidP="00257CFD">
      <w:pPr>
        <w:pStyle w:val="BodyText"/>
        <w:spacing w:before="1"/>
        <w:rPr>
          <w:sz w:val="18"/>
          <w:lang w:val="fr-FR"/>
        </w:rPr>
      </w:pPr>
      <w:r>
        <w:rPr>
          <w:noProof/>
        </w:rPr>
        <w:pict w14:anchorId="0737C901">
          <v:group id="Group 316" o:spid="_x0000_s1828" style="position:absolute;margin-left:174pt;margin-top:13.25pt;width:312pt;height:2.5pt;z-index:502669040;mso-wrap-distance-left:0;mso-wrap-distance-right:0;mso-position-horizontal-relative:page" coordorigin="3480,265"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">
            <v:line id="Line 318" o:spid="_x0000_s1829" style="position:absolute;visibility:visible;mso-wrap-style:square" from="3480,267" to="97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" strokeweight=".24pt"/>
            <v:line id="Line 317" o:spid="_x0000_s1830" style="position:absolute;visibility:visible;mso-wrap-style:square" from="3480,311" to="972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" strokeweight=".24pt"/>
            <w10:wrap type="topAndBottom" anchorx="page"/>
          </v:group>
        </w:pict>
      </w:r>
    </w:p>
    <w:p w14:paraId="0F37FFE7" w14:textId="77777777" w:rsidR="00257CFD" w:rsidRPr="004D3AC3" w:rsidRDefault="00257CFD" w:rsidP="00257CFD">
      <w:pPr>
        <w:pStyle w:val="BodyText"/>
        <w:spacing w:before="26" w:after="103" w:line="232" w:lineRule="auto"/>
        <w:ind w:left="2380" w:right="1443"/>
        <w:rPr>
          <w:rFonts w:ascii="Arial"/>
          <w:sz w:val="19"/>
        </w:rPr>
      </w:pPr>
      <w:r w:rsidRPr="004D3AC3">
        <w:rPr>
          <w:rFonts w:ascii="Arial"/>
          <w:b/>
          <w:sz w:val="19"/>
          <w:lang w:val="fr-FR"/>
        </w:rPr>
        <w:t>L</w:t>
      </w:r>
      <w:r w:rsidRPr="004D3AC3">
        <w:rPr>
          <w:rFonts w:ascii="Cambria" w:hAnsi="Cambria" w:cs="Cambria"/>
          <w:b/>
          <w:sz w:val="19"/>
          <w:lang w:val="fr-FR"/>
        </w:rPr>
        <w:t>ư</w:t>
      </w:r>
      <w:r w:rsidRPr="004D3AC3">
        <w:rPr>
          <w:rFonts w:ascii="Arial"/>
          <w:b/>
          <w:sz w:val="19"/>
          <w:lang w:val="fr-FR"/>
        </w:rPr>
        <w:t xml:space="preserve">u </w:t>
      </w:r>
      <w:r w:rsidRPr="004D3AC3">
        <w:rPr>
          <w:rFonts w:ascii="Arial"/>
          <w:b/>
          <w:sz w:val="19"/>
          <w:lang w:val="fr-FR"/>
        </w:rPr>
        <w:t>ý</w:t>
      </w:r>
      <w:r w:rsidRPr="004D3AC3">
        <w:rPr>
          <w:rFonts w:ascii="Arial"/>
          <w:b/>
          <w:sz w:val="19"/>
          <w:lang w:val="fr-FR"/>
        </w:rPr>
        <w:t xml:space="preserve">: </w:t>
      </w:r>
      <w:r w:rsidRPr="004D3AC3">
        <w:rPr>
          <w:rFonts w:ascii="Arial"/>
          <w:sz w:val="19"/>
          <w:lang w:val="fr-FR"/>
        </w:rPr>
        <w:t>N</w:t>
      </w:r>
      <w:r w:rsidRPr="004D3AC3">
        <w:rPr>
          <w:rFonts w:ascii="Cambria" w:hAnsi="Cambria" w:cs="Cambria"/>
          <w:sz w:val="19"/>
          <w:lang w:val="fr-FR"/>
        </w:rPr>
        <w:t>ế</w:t>
      </w:r>
      <w:r w:rsidRPr="004D3AC3">
        <w:rPr>
          <w:rFonts w:ascii="Arial"/>
          <w:sz w:val="19"/>
          <w:lang w:val="fr-FR"/>
        </w:rPr>
        <w:t>u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 xml:space="preserve">ng </w:t>
      </w:r>
      <w:r w:rsidRPr="004D3AC3">
        <w:rPr>
          <w:rFonts w:ascii="Cambria" w:hAnsi="Cambria" w:cs="Cambria"/>
          <w:sz w:val="19"/>
          <w:lang w:val="fr-FR"/>
        </w:rPr>
        <w:t>ứ</w:t>
      </w:r>
      <w:r w:rsidRPr="004D3AC3">
        <w:rPr>
          <w:rFonts w:ascii="Arial"/>
          <w:sz w:val="19"/>
          <w:lang w:val="fr-FR"/>
        </w:rPr>
        <w:t>ng d</w:t>
      </w:r>
      <w:r w:rsidRPr="004D3AC3">
        <w:rPr>
          <w:rFonts w:ascii="Cambria" w:hAnsi="Cambria" w:cs="Cambria"/>
          <w:sz w:val="19"/>
          <w:lang w:val="fr-FR"/>
        </w:rPr>
        <w:t>ụ</w:t>
      </w:r>
      <w:r w:rsidRPr="004D3AC3">
        <w:rPr>
          <w:rFonts w:ascii="Arial"/>
          <w:sz w:val="19"/>
          <w:lang w:val="fr-FR"/>
        </w:rPr>
        <w:t>ng, ngh</w:t>
      </w:r>
      <w:r w:rsidRPr="004D3AC3">
        <w:rPr>
          <w:rFonts w:ascii="Arial"/>
          <w:sz w:val="19"/>
          <w:lang w:val="fr-FR"/>
        </w:rPr>
        <w:t>ĩ</w:t>
      </w:r>
      <w:r w:rsidRPr="004D3AC3">
        <w:rPr>
          <w:rFonts w:ascii="Arial"/>
          <w:sz w:val="19"/>
          <w:lang w:val="fr-FR"/>
        </w:rPr>
        <w:t>a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kh</w:t>
      </w:r>
      <w:r w:rsidRPr="004D3AC3">
        <w:rPr>
          <w:rFonts w:ascii="Arial"/>
          <w:sz w:val="19"/>
          <w:lang w:val="fr-FR"/>
        </w:rPr>
        <w:t>ô</w:t>
      </w:r>
      <w:r w:rsidRPr="004D3AC3">
        <w:rPr>
          <w:rFonts w:ascii="Arial"/>
          <w:sz w:val="19"/>
          <w:lang w:val="fr-FR"/>
        </w:rPr>
        <w:t>ng c</w:t>
      </w:r>
      <w:r w:rsidRPr="004D3AC3">
        <w:rPr>
          <w:rFonts w:ascii="Arial"/>
          <w:sz w:val="19"/>
          <w:lang w:val="fr-FR"/>
        </w:rPr>
        <w:t>ó</w:t>
      </w:r>
      <w:r w:rsidRPr="004D3AC3">
        <w:rPr>
          <w:rFonts w:ascii="Arial"/>
          <w:sz w:val="19"/>
          <w:lang w:val="fr-FR"/>
        </w:rPr>
        <w:t xml:space="preserve"> trong c</w:t>
      </w:r>
      <w:r w:rsidRPr="004D3AC3">
        <w:rPr>
          <w:rFonts w:ascii="Cambria" w:hAnsi="Cambria" w:cs="Cambria"/>
          <w:sz w:val="19"/>
          <w:lang w:val="fr-FR"/>
        </w:rPr>
        <w:t>ơ</w:t>
      </w:r>
      <w:r w:rsidRPr="004D3AC3">
        <w:rPr>
          <w:rFonts w:ascii="Arial"/>
          <w:sz w:val="19"/>
          <w:lang w:val="fr-FR"/>
        </w:rPr>
        <w:t xml:space="preserve"> s</w:t>
      </w:r>
      <w:r w:rsidRPr="004D3AC3">
        <w:rPr>
          <w:rFonts w:ascii="Cambria" w:hAnsi="Cambria" w:cs="Cambria"/>
          <w:sz w:val="19"/>
          <w:lang w:val="fr-FR"/>
        </w:rPr>
        <w:t>ở</w:t>
      </w:r>
      <w:r w:rsidRPr="004D3AC3">
        <w:rPr>
          <w:rFonts w:ascii="Arial"/>
          <w:sz w:val="19"/>
          <w:lang w:val="fr-FR"/>
        </w:rPr>
        <w:t xml:space="preserve"> d</w:t>
      </w:r>
      <w:r w:rsidRPr="004D3AC3">
        <w:rPr>
          <w:rFonts w:ascii="Cambria" w:hAnsi="Cambria" w:cs="Cambria"/>
          <w:sz w:val="19"/>
          <w:lang w:val="fr-FR"/>
        </w:rPr>
        <w:t>ữ</w:t>
      </w:r>
      <w:r w:rsidRPr="004D3AC3">
        <w:rPr>
          <w:rFonts w:ascii="Arial"/>
          <w:sz w:val="19"/>
          <w:lang w:val="fr-FR"/>
        </w:rPr>
        <w:t xml:space="preserve"> li</w:t>
      </w:r>
      <w:r w:rsidRPr="004D3AC3">
        <w:rPr>
          <w:rFonts w:ascii="Cambria" w:hAnsi="Cambria" w:cs="Cambria"/>
          <w:sz w:val="19"/>
          <w:lang w:val="fr-FR"/>
        </w:rPr>
        <w:t>ệ</w:t>
      </w:r>
      <w:r w:rsidRPr="004D3AC3">
        <w:rPr>
          <w:rFonts w:ascii="Arial"/>
          <w:sz w:val="19"/>
          <w:lang w:val="fr-FR"/>
        </w:rPr>
        <w:t>u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h</w:t>
      </w:r>
      <w:r w:rsidRPr="004D3AC3">
        <w:rPr>
          <w:rFonts w:ascii="Arial"/>
          <w:sz w:val="19"/>
          <w:lang w:val="fr-FR"/>
        </w:rPr>
        <w:t>ã</w:t>
      </w:r>
      <w:r w:rsidRPr="004D3AC3">
        <w:rPr>
          <w:rFonts w:ascii="Arial"/>
          <w:sz w:val="19"/>
          <w:lang w:val="fr-FR"/>
        </w:rPr>
        <w:t>y xem x</w:t>
      </w:r>
      <w:r w:rsidRPr="004D3AC3">
        <w:rPr>
          <w:rFonts w:ascii="Arial"/>
          <w:sz w:val="19"/>
          <w:lang w:val="fr-FR"/>
        </w:rPr>
        <w:t>é</w:t>
      </w:r>
      <w:r w:rsidRPr="004D3AC3">
        <w:rPr>
          <w:rFonts w:ascii="Arial"/>
          <w:sz w:val="19"/>
          <w:lang w:val="fr-FR"/>
        </w:rPr>
        <w:t>t s</w:t>
      </w:r>
      <w:r w:rsidRPr="004D3AC3">
        <w:rPr>
          <w:rFonts w:ascii="Cambria" w:hAnsi="Cambria" w:cs="Cambria"/>
          <w:sz w:val="19"/>
          <w:lang w:val="fr-FR"/>
        </w:rPr>
        <w:t>ử</w:t>
      </w:r>
      <w:r w:rsidRPr="004D3AC3">
        <w:rPr>
          <w:rFonts w:ascii="Arial"/>
          <w:sz w:val="19"/>
          <w:lang w:val="fr-FR"/>
        </w:rPr>
        <w:t xml:space="preserve"> d</w:t>
      </w:r>
      <w:r w:rsidRPr="004D3AC3">
        <w:rPr>
          <w:rFonts w:ascii="Cambria" w:hAnsi="Cambria" w:cs="Cambria"/>
          <w:sz w:val="19"/>
          <w:lang w:val="fr-FR"/>
        </w:rPr>
        <w:t>ụ</w:t>
      </w:r>
      <w:r w:rsidRPr="004D3AC3">
        <w:rPr>
          <w:rFonts w:ascii="Arial"/>
          <w:sz w:val="19"/>
          <w:lang w:val="fr-FR"/>
        </w:rPr>
        <w:t>ng global application context thay th</w:t>
      </w:r>
      <w:r w:rsidRPr="004D3AC3">
        <w:rPr>
          <w:rFonts w:ascii="Cambria" w:hAnsi="Cambria" w:cs="Cambria"/>
          <w:sz w:val="19"/>
          <w:lang w:val="fr-FR"/>
        </w:rPr>
        <w:t>ế</w:t>
      </w:r>
      <w:r w:rsidRPr="004D3AC3">
        <w:rPr>
          <w:rFonts w:ascii="Arial"/>
          <w:sz w:val="19"/>
          <w:lang w:val="fr-FR"/>
        </w:rPr>
        <w:t xml:space="preserve">. </w:t>
      </w:r>
      <w:r w:rsidRPr="004D3AC3">
        <w:rPr>
          <w:rFonts w:ascii="Arial"/>
          <w:sz w:val="19"/>
        </w:rPr>
        <w:t>Xem "Using Global Application Contexts" tr</w:t>
      </w:r>
      <w:r w:rsidRPr="004D3AC3">
        <w:rPr>
          <w:rFonts w:ascii="Arial"/>
          <w:sz w:val="19"/>
        </w:rPr>
        <w:t>ê</w:t>
      </w:r>
      <w:r w:rsidRPr="004D3AC3">
        <w:rPr>
          <w:rFonts w:ascii="Arial"/>
          <w:sz w:val="19"/>
        </w:rPr>
        <w:t xml:space="preserve">n trang 6-22 </w:t>
      </w:r>
      <w:r w:rsidRPr="004D3AC3">
        <w:rPr>
          <w:rFonts w:ascii="Arial"/>
          <w:sz w:val="19"/>
        </w:rPr>
        <w:t>đ</w:t>
      </w:r>
      <w:r w:rsidRPr="004D3AC3">
        <w:rPr>
          <w:rFonts w:ascii="Cambria" w:hAnsi="Cambria" w:cs="Cambria"/>
          <w:sz w:val="19"/>
        </w:rPr>
        <w:t>ể</w:t>
      </w:r>
      <w:r w:rsidRPr="004D3AC3">
        <w:rPr>
          <w:rFonts w:ascii="Arial"/>
          <w:sz w:val="19"/>
        </w:rPr>
        <w:t xml:space="preserve"> bi</w:t>
      </w:r>
      <w:r w:rsidRPr="004D3AC3">
        <w:rPr>
          <w:rFonts w:ascii="Cambria" w:hAnsi="Cambria" w:cs="Cambria"/>
          <w:sz w:val="19"/>
        </w:rPr>
        <w:t>ế</w:t>
      </w:r>
      <w:r w:rsidRPr="004D3AC3">
        <w:rPr>
          <w:rFonts w:ascii="Arial"/>
          <w:sz w:val="19"/>
        </w:rPr>
        <w:t>t th</w:t>
      </w:r>
      <w:r w:rsidRPr="004D3AC3">
        <w:rPr>
          <w:rFonts w:ascii="Arial"/>
          <w:sz w:val="19"/>
        </w:rPr>
        <w:t>ê</w:t>
      </w:r>
      <w:r w:rsidRPr="004D3AC3">
        <w:rPr>
          <w:rFonts w:ascii="Arial"/>
          <w:sz w:val="19"/>
        </w:rPr>
        <w:t>m th</w:t>
      </w:r>
      <w:r w:rsidRPr="004D3AC3">
        <w:rPr>
          <w:rFonts w:ascii="Arial"/>
          <w:sz w:val="19"/>
        </w:rPr>
        <w:t>ô</w:t>
      </w:r>
      <w:r w:rsidRPr="004D3AC3">
        <w:rPr>
          <w:rFonts w:ascii="Arial"/>
          <w:sz w:val="19"/>
        </w:rPr>
        <w:t>ng tin.</w:t>
      </w:r>
    </w:p>
    <w:p w14:paraId="7260F8A9" w14:textId="77777777" w:rsidR="00257CFD" w:rsidRPr="004D3AC3" w:rsidRDefault="008D1AB8" w:rsidP="00257CFD">
      <w:pPr>
        <w:pStyle w:val="BodyText"/>
        <w:spacing w:line="51" w:lineRule="exact"/>
        <w:ind w:left="2377"/>
        <w:rPr>
          <w:sz w:val="5"/>
        </w:rPr>
      </w:pPr>
      <w:r>
        <w:pict w14:anchorId="6515D852">
          <v:group id="Group 313" o:spid="_x0000_s1786" style="width:312pt;height:2.55pt;mso-position-horizontal-relative:char;mso-position-vertical-relative:line" coordsize="6240,51">
            <v:line id="Line 315" o:spid="_x0000_s178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" strokeweight=".24pt"/>
            <v:line id="Line 314" o:spid="_x0000_s178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" strokeweight=".24pt"/>
            <w10:anchorlock/>
          </v:group>
        </w:pict>
      </w:r>
    </w:p>
    <w:p w14:paraId="0D3070FF" w14:textId="77777777" w:rsidR="00257CFD" w:rsidRDefault="00257CFD" w:rsidP="00257CFD">
      <w:pPr>
        <w:pStyle w:val="BodyText"/>
        <w:spacing w:before="98" w:line="232" w:lineRule="auto"/>
        <w:ind w:left="1659" w:right="1015"/>
      </w:pPr>
      <w:r>
        <w:t>Application context d</w:t>
      </w:r>
      <w:r>
        <w:rPr>
          <w:rFonts w:ascii="Cambria" w:hAnsi="Cambria" w:cs="Cambria"/>
        </w:rPr>
        <w:t>ự</w:t>
      </w:r>
      <w:r>
        <w:t>a trên database session đ</w:t>
      </w:r>
      <w:r>
        <w:rPr>
          <w:rFonts w:ascii="Cambria" w:hAnsi="Cambria" w:cs="Cambria"/>
        </w:rPr>
        <w:t>ượ</w:t>
      </w:r>
      <w:r>
        <w:t>c qu</w:t>
      </w:r>
      <w:r>
        <w:rPr>
          <w:rFonts w:ascii="Cambria" w:hAnsi="Cambria" w:cs="Cambria"/>
        </w:rPr>
        <w:t>ả</w:t>
      </w:r>
      <w:r>
        <w:t>n lý hoàn toàn trong Oracle Database. Oracle Database đ</w:t>
      </w:r>
      <w:r>
        <w:rPr>
          <w:rFonts w:ascii="Cambria" w:hAnsi="Cambria" w:cs="Cambria"/>
        </w:rPr>
        <w:t>ặ</w:t>
      </w:r>
      <w:r>
        <w:t>t các giá tr</w:t>
      </w:r>
      <w:r>
        <w:rPr>
          <w:rFonts w:ascii="Cambria" w:hAnsi="Cambria" w:cs="Cambria"/>
        </w:rPr>
        <w:t>ị</w:t>
      </w:r>
      <w:r>
        <w:t>, và sau đó khi ng</w:t>
      </w:r>
      <w:r>
        <w:rPr>
          <w:rFonts w:ascii="Cambria" w:hAnsi="Cambria" w:cs="Cambria"/>
        </w:rPr>
        <w:t>ườ</w:t>
      </w:r>
      <w:r>
        <w:t>i dùng thoát  kh</w:t>
      </w:r>
      <w:r>
        <w:rPr>
          <w:rFonts w:ascii="Cambria" w:hAnsi="Cambria" w:cs="Cambria"/>
        </w:rPr>
        <w:t>ỏ</w:t>
      </w:r>
      <w:r>
        <w:t>i session, t</w:t>
      </w:r>
      <w:r>
        <w:rPr>
          <w:rFonts w:ascii="Cambria" w:hAnsi="Cambria" w:cs="Cambria"/>
        </w:rPr>
        <w:t>ự</w:t>
      </w:r>
      <w:r>
        <w:t xml:space="preserve"> đ</w:t>
      </w:r>
      <w:r>
        <w:rPr>
          <w:rFonts w:ascii="Cambria" w:hAnsi="Cambria" w:cs="Cambria"/>
        </w:rPr>
        <w:t>ộ</w:t>
      </w:r>
      <w:r>
        <w:t>ng xóa các giá tr</w:t>
      </w:r>
      <w:r>
        <w:rPr>
          <w:rFonts w:ascii="Cambria" w:hAnsi="Cambria" w:cs="Cambria"/>
        </w:rPr>
        <w:t>ị</w:t>
      </w:r>
      <w:r>
        <w:t xml:space="preserve"> Application context đ</w:t>
      </w:r>
      <w:r>
        <w:rPr>
          <w:rFonts w:ascii="Cambria" w:hAnsi="Cambria" w:cs="Cambria"/>
        </w:rPr>
        <w:t>ượ</w:t>
      </w:r>
      <w:r>
        <w:t>c l</w:t>
      </w:r>
      <w:r>
        <w:rPr>
          <w:rFonts w:ascii="Cambria" w:hAnsi="Cambria" w:cs="Cambria"/>
        </w:rPr>
        <w:t>ư</w:t>
      </w:r>
      <w:r>
        <w:t>u tr</w:t>
      </w:r>
      <w:r>
        <w:rPr>
          <w:rFonts w:ascii="Cambria" w:hAnsi="Cambria" w:cs="Cambria"/>
        </w:rPr>
        <w:t>ữ</w:t>
      </w:r>
      <w:r>
        <w:t xml:space="preserve"> trong b</w:t>
      </w:r>
      <w:r>
        <w:rPr>
          <w:rFonts w:ascii="Cambria" w:hAnsi="Cambria" w:cs="Cambria"/>
        </w:rPr>
        <w:t>ộ</w:t>
      </w:r>
      <w:r>
        <w:t xml:space="preserve"> nh</w:t>
      </w:r>
      <w:r>
        <w:rPr>
          <w:rFonts w:ascii="Cambria" w:hAnsi="Cambria" w:cs="Cambria"/>
        </w:rPr>
        <w:t>ớ</w:t>
      </w:r>
      <w:r>
        <w:t xml:space="preserve"> cache. N</w:t>
      </w:r>
      <w:r>
        <w:rPr>
          <w:rFonts w:ascii="Cambria" w:hAnsi="Cambria" w:cs="Cambria"/>
        </w:rPr>
        <w:t>ế</w:t>
      </w:r>
      <w:r>
        <w:t>u k</w:t>
      </w:r>
      <w:r>
        <w:rPr>
          <w:rFonts w:ascii="Cambria" w:hAnsi="Cambria" w:cs="Cambria"/>
        </w:rPr>
        <w:t>ế</w:t>
      </w:r>
      <w:r>
        <w:t>t n</w:t>
      </w:r>
      <w:r>
        <w:rPr>
          <w:rFonts w:ascii="Cambria" w:hAnsi="Cambria" w:cs="Cambria"/>
        </w:rPr>
        <w:t>ố</w:t>
      </w:r>
      <w:r>
        <w:t>i ng</w:t>
      </w:r>
      <w:r>
        <w:rPr>
          <w:rFonts w:ascii="Cambria" w:hAnsi="Cambria" w:cs="Cambria"/>
        </w:rPr>
        <w:t>ườ</w:t>
      </w:r>
      <w:r>
        <w:t>i dùng k</w:t>
      </w:r>
      <w:r>
        <w:rPr>
          <w:rFonts w:ascii="Cambria" w:hAnsi="Cambria" w:cs="Cambria"/>
        </w:rPr>
        <w:t>ế</w:t>
      </w:r>
      <w:r>
        <w:t>t thúc b</w:t>
      </w:r>
      <w:r>
        <w:rPr>
          <w:rFonts w:ascii="Cambria" w:hAnsi="Cambria" w:cs="Cambria"/>
        </w:rPr>
        <w:t>ấ</w:t>
      </w:r>
      <w:r>
        <w:t>t th</w:t>
      </w:r>
      <w:r>
        <w:rPr>
          <w:rFonts w:ascii="Cambria" w:hAnsi="Cambria" w:cs="Cambria"/>
        </w:rPr>
        <w:t>ườ</w:t>
      </w:r>
      <w:r>
        <w:t>ng, ví d</w:t>
      </w:r>
      <w:r>
        <w:rPr>
          <w:rFonts w:ascii="Cambria" w:hAnsi="Cambria" w:cs="Cambria"/>
        </w:rPr>
        <w:t>ụ</w:t>
      </w:r>
      <w:r>
        <w:t>, trong khi m</w:t>
      </w:r>
      <w:r>
        <w:rPr>
          <w:rFonts w:ascii="Cambria" w:hAnsi="Cambria" w:cs="Cambria"/>
        </w:rPr>
        <w:t>ấ</w:t>
      </w:r>
      <w:r>
        <w:t>t đi</w:t>
      </w:r>
      <w:r>
        <w:rPr>
          <w:rFonts w:ascii="Cambria" w:hAnsi="Cambria" w:cs="Cambria"/>
        </w:rPr>
        <w:t>ệ</w:t>
      </w:r>
      <w:r>
        <w:t>n, thìPMON background process s</w:t>
      </w:r>
      <w:r>
        <w:rPr>
          <w:rFonts w:ascii="Cambria" w:hAnsi="Cambria" w:cs="Cambria"/>
        </w:rPr>
        <w:t>ẽ</w:t>
      </w:r>
      <w:r>
        <w:t xml:space="preserve"> d</w:t>
      </w:r>
      <w:r>
        <w:rPr>
          <w:rFonts w:ascii="Cambria" w:hAnsi="Cambria" w:cs="Cambria"/>
        </w:rPr>
        <w:t>ọ</w:t>
      </w:r>
      <w:r>
        <w:t>n s</w:t>
      </w:r>
      <w:r>
        <w:rPr>
          <w:rFonts w:ascii="Cambria" w:hAnsi="Cambria" w:cs="Cambria"/>
        </w:rPr>
        <w:t>ạ</w:t>
      </w:r>
      <w:r>
        <w:t>ch d</w:t>
      </w:r>
      <w:r>
        <w:rPr>
          <w:rFonts w:ascii="Cambria" w:hAnsi="Cambria" w:cs="Cambria"/>
        </w:rPr>
        <w:t>ữ</w:t>
      </w:r>
      <w:r>
        <w:t xml:space="preserve"> li</w:t>
      </w:r>
      <w:r>
        <w:rPr>
          <w:rFonts w:ascii="Cambria" w:hAnsi="Cambria" w:cs="Cambria"/>
        </w:rPr>
        <w:t>ệ</w:t>
      </w:r>
      <w:r>
        <w:t>u Application context. B</w:t>
      </w:r>
      <w:r>
        <w:rPr>
          <w:rFonts w:ascii="Cambria" w:hAnsi="Cambria" w:cs="Cambria"/>
        </w:rPr>
        <w:t>ạ</w:t>
      </w:r>
      <w:r>
        <w:t>n  rõ ràng không c</w:t>
      </w:r>
      <w:r>
        <w:rPr>
          <w:rFonts w:ascii="Cambria" w:hAnsi="Cambria" w:cs="Cambria"/>
        </w:rPr>
        <w:t>ầ</w:t>
      </w:r>
      <w:r>
        <w:t>n xóa Application context kh</w:t>
      </w:r>
      <w:r>
        <w:rPr>
          <w:rFonts w:ascii="Cambria" w:hAnsi="Cambria" w:cs="Cambria"/>
        </w:rPr>
        <w:t>ỏ</w:t>
      </w:r>
      <w:r>
        <w:t>i b</w:t>
      </w:r>
      <w:r>
        <w:rPr>
          <w:rFonts w:ascii="Cambria" w:hAnsi="Cambria" w:cs="Cambria"/>
        </w:rPr>
        <w:t>ộ</w:t>
      </w:r>
      <w:r>
        <w:t xml:space="preserve"> nh</w:t>
      </w:r>
      <w:r>
        <w:rPr>
          <w:rFonts w:ascii="Cambria" w:hAnsi="Cambria" w:cs="Cambria"/>
        </w:rPr>
        <w:t>ớ</w:t>
      </w:r>
      <w:r>
        <w:t xml:space="preserve"> cache.</w:t>
      </w:r>
    </w:p>
    <w:p w14:paraId="166B9505" w14:textId="77777777" w:rsidR="00257CFD" w:rsidRPr="00E15358" w:rsidRDefault="00257CFD" w:rsidP="00257CFD">
      <w:pPr>
        <w:pStyle w:val="BodyText"/>
        <w:spacing w:before="98" w:line="232" w:lineRule="auto"/>
        <w:ind w:left="1659" w:right="1015"/>
        <w:rPr>
          <w:rFonts w:ascii="inherit" w:eastAsia="Times New Roman" w:hAnsi="inherit" w:cs="Courier New"/>
          <w:color w:val="212121"/>
          <w:lang w:val="vi-VN" w:eastAsia="vi-VN"/>
        </w:rPr>
      </w:pPr>
      <w:r w:rsidRPr="00E15358">
        <w:rPr>
          <w:rFonts w:ascii="Cambria" w:hAnsi="Cambria" w:cs="Cambria"/>
        </w:rPr>
        <w:t>Ư</w:t>
      </w:r>
      <w:r w:rsidRPr="00E15358">
        <w:t>u đi</w:t>
      </w:r>
      <w:r w:rsidRPr="00E15358">
        <w:rPr>
          <w:rFonts w:ascii="Cambria" w:hAnsi="Cambria" w:cs="Cambria"/>
        </w:rPr>
        <w:t>ể</w:t>
      </w:r>
      <w:r w:rsidRPr="00E15358">
        <w:t>m c</w:t>
      </w:r>
      <w:r w:rsidRPr="00E15358">
        <w:rPr>
          <w:rFonts w:ascii="Cambria" w:hAnsi="Cambria" w:cs="Cambria"/>
        </w:rPr>
        <w:t>ủ</w:t>
      </w:r>
      <w:r w:rsidRPr="00E15358">
        <w:t>a vi</w:t>
      </w:r>
      <w:r w:rsidRPr="00E15358">
        <w:rPr>
          <w:rFonts w:ascii="Cambria" w:hAnsi="Cambria" w:cs="Cambria"/>
        </w:rPr>
        <w:t>ệ</w:t>
      </w:r>
      <w:r w:rsidRPr="00E15358">
        <w:t>c có Oracle Database  qu</w:t>
      </w:r>
      <w:r w:rsidRPr="00E15358">
        <w:rPr>
          <w:rFonts w:ascii="Cambria" w:hAnsi="Cambria" w:cs="Cambria"/>
        </w:rPr>
        <w:t>ả</w:t>
      </w:r>
      <w:r w:rsidRPr="00E15358">
        <w:t>n lý application context là b</w:t>
      </w:r>
      <w:r w:rsidRPr="00E15358">
        <w:rPr>
          <w:rFonts w:ascii="Cambria" w:hAnsi="Cambria" w:cs="Cambria"/>
        </w:rPr>
        <w:t>ạ</w:t>
      </w:r>
      <w:r w:rsidRPr="00E15358">
        <w:t>n có th</w:t>
      </w:r>
      <w:r w:rsidRPr="00E15358">
        <w:rPr>
          <w:rFonts w:ascii="Cambria" w:hAnsi="Cambria" w:cs="Cambria"/>
        </w:rPr>
        <w:t>ể</w:t>
      </w:r>
      <w:r w:rsidRPr="00E15358">
        <w:t xml:space="preserve"> t</w:t>
      </w:r>
      <w:r w:rsidRPr="00E15358">
        <w:rPr>
          <w:rFonts w:ascii="Cambria" w:hAnsi="Cambria" w:cs="Cambria"/>
        </w:rPr>
        <w:t>ậ</w:t>
      </w:r>
      <w:r w:rsidRPr="00E15358">
        <w:t>p trung qu</w:t>
      </w:r>
      <w:r w:rsidRPr="00E15358">
        <w:rPr>
          <w:rFonts w:ascii="Cambria" w:hAnsi="Cambria" w:cs="Cambria"/>
        </w:rPr>
        <w:t>ả</w:t>
      </w:r>
      <w:r w:rsidRPr="00E15358">
        <w:t>n lý application context. B</w:t>
      </w:r>
      <w:r w:rsidRPr="00E15358">
        <w:rPr>
          <w:rFonts w:ascii="Cambria" w:hAnsi="Cambria" w:cs="Cambria"/>
        </w:rPr>
        <w:t>ấ</w:t>
      </w:r>
      <w:r w:rsidRPr="00E15358">
        <w:t xml:space="preserve">t kỳ </w:t>
      </w:r>
      <w:r w:rsidRPr="00E15358">
        <w:rPr>
          <w:rFonts w:ascii="Cambria" w:hAnsi="Cambria" w:cs="Cambria"/>
        </w:rPr>
        <w:t>ứ</w:t>
      </w:r>
      <w:r w:rsidRPr="00E15358">
        <w:t>ng d</w:t>
      </w:r>
      <w:r w:rsidRPr="00E15358">
        <w:rPr>
          <w:rFonts w:ascii="Cambria" w:hAnsi="Cambria" w:cs="Cambria"/>
        </w:rPr>
        <w:t>ụ</w:t>
      </w:r>
      <w:r w:rsidRPr="00E15358">
        <w:t>ng nào truy c</w:t>
      </w:r>
      <w:r w:rsidRPr="00E15358">
        <w:rPr>
          <w:rFonts w:ascii="Cambria" w:hAnsi="Cambria" w:cs="Cambria"/>
        </w:rPr>
        <w:t>ậ</w:t>
      </w:r>
      <w:r w:rsidRPr="00E15358">
        <w:t>p c</w:t>
      </w:r>
      <w:r w:rsidRPr="00E15358">
        <w:rPr>
          <w:rFonts w:ascii="Cambria" w:hAnsi="Cambria" w:cs="Cambria"/>
        </w:rPr>
        <w:t>ơ</w:t>
      </w:r>
      <w:r w:rsidRPr="00E15358">
        <w:t xml:space="preserve"> s</w:t>
      </w:r>
      <w:r w:rsidRPr="00E15358">
        <w:rPr>
          <w:rFonts w:ascii="Cambria" w:hAnsi="Cambria" w:cs="Cambria"/>
        </w:rPr>
        <w:t>ở</w:t>
      </w:r>
      <w:r w:rsidRPr="00E15358">
        <w:t xml:space="preserve"> d</w:t>
      </w:r>
      <w:r w:rsidRPr="00E15358">
        <w:rPr>
          <w:rFonts w:ascii="Cambria" w:hAnsi="Cambria" w:cs="Cambria"/>
        </w:rPr>
        <w:t>ữ</w:t>
      </w:r>
      <w:r w:rsidRPr="00E15358">
        <w:t xml:space="preserve"> li</w:t>
      </w:r>
      <w:r w:rsidRPr="00E15358">
        <w:rPr>
          <w:rFonts w:ascii="Cambria" w:hAnsi="Cambria" w:cs="Cambria"/>
        </w:rPr>
        <w:t>ệ</w:t>
      </w:r>
      <w:r w:rsidRPr="00E15358">
        <w:t>u này s</w:t>
      </w:r>
      <w:r w:rsidRPr="00E15358">
        <w:rPr>
          <w:rFonts w:ascii="Cambria" w:hAnsi="Cambria" w:cs="Cambria"/>
        </w:rPr>
        <w:t>ẽ</w:t>
      </w:r>
      <w:r w:rsidRPr="00E15358">
        <w:t xml:space="preserve"> c</w:t>
      </w:r>
      <w:r w:rsidRPr="00E15358">
        <w:rPr>
          <w:rFonts w:ascii="Cambria" w:hAnsi="Cambria" w:cs="Cambria"/>
        </w:rPr>
        <w:t>ầ</w:t>
      </w:r>
      <w:r w:rsidRPr="00E15358">
        <w:t>n ph</w:t>
      </w:r>
      <w:r w:rsidRPr="00E15358">
        <w:rPr>
          <w:rFonts w:ascii="Cambria" w:hAnsi="Cambria" w:cs="Cambria"/>
        </w:rPr>
        <w:t>ả</w:t>
      </w:r>
      <w:r w:rsidRPr="00E15358">
        <w:t>i s</w:t>
      </w:r>
      <w:r w:rsidRPr="00E15358">
        <w:rPr>
          <w:rFonts w:ascii="Cambria" w:hAnsi="Cambria" w:cs="Cambria"/>
        </w:rPr>
        <w:t>ử</w:t>
      </w:r>
      <w:r w:rsidRPr="00E15358">
        <w:t xml:space="preserve"> d</w:t>
      </w:r>
      <w:r w:rsidRPr="00E15358">
        <w:rPr>
          <w:rFonts w:ascii="Cambria" w:hAnsi="Cambria" w:cs="Cambria"/>
        </w:rPr>
        <w:t>ụ</w:t>
      </w:r>
      <w:r w:rsidRPr="00E15358">
        <w:t>ng application Context này đ</w:t>
      </w:r>
      <w:r w:rsidRPr="00E15358">
        <w:rPr>
          <w:rFonts w:ascii="Cambria" w:hAnsi="Cambria" w:cs="Cambria"/>
        </w:rPr>
        <w:t>ể</w:t>
      </w:r>
      <w:r w:rsidRPr="00E15358">
        <w:t xml:space="preserve"> cho phép ho</w:t>
      </w:r>
      <w:r w:rsidRPr="00E15358">
        <w:rPr>
          <w:rFonts w:ascii="Cambria" w:hAnsi="Cambria" w:cs="Cambria"/>
        </w:rPr>
        <w:t>ặ</w:t>
      </w:r>
      <w:r w:rsidRPr="00E15358">
        <w:t>c ngăn ng</w:t>
      </w:r>
      <w:r w:rsidRPr="00E15358">
        <w:rPr>
          <w:rFonts w:ascii="Cambria" w:hAnsi="Cambria" w:cs="Cambria"/>
        </w:rPr>
        <w:t>ườ</w:t>
      </w:r>
      <w:r w:rsidRPr="00E15358">
        <w:t>i dùng truy c</w:t>
      </w:r>
      <w:r w:rsidRPr="00E15358">
        <w:rPr>
          <w:rFonts w:ascii="Cambria" w:hAnsi="Cambria" w:cs="Cambria"/>
        </w:rPr>
        <w:t>ậ</w:t>
      </w:r>
      <w:r w:rsidRPr="00E15358">
        <w:t xml:space="preserve">p vào </w:t>
      </w:r>
      <w:r w:rsidRPr="00E15358">
        <w:rPr>
          <w:rFonts w:ascii="Cambria" w:hAnsi="Cambria" w:cs="Cambria"/>
        </w:rPr>
        <w:t>ứ</w:t>
      </w:r>
      <w:r w:rsidRPr="00E15358">
        <w:t>ng d</w:t>
      </w:r>
      <w:r w:rsidRPr="00E15358">
        <w:rPr>
          <w:rFonts w:ascii="Cambria" w:hAnsi="Cambria" w:cs="Cambria"/>
        </w:rPr>
        <w:t>ụ</w:t>
      </w:r>
      <w:r w:rsidRPr="00E15358">
        <w:t>ng đó. Đi</w:t>
      </w:r>
      <w:r w:rsidRPr="00E15358">
        <w:rPr>
          <w:rFonts w:ascii="Cambria" w:hAnsi="Cambria" w:cs="Cambria"/>
        </w:rPr>
        <w:t>ề</w:t>
      </w:r>
      <w:r w:rsidRPr="00E15358">
        <w:t>u này mang l</w:t>
      </w:r>
      <w:r w:rsidRPr="00E15358">
        <w:rPr>
          <w:rFonts w:ascii="Cambria" w:hAnsi="Cambria" w:cs="Cambria"/>
        </w:rPr>
        <w:t>ạ</w:t>
      </w:r>
      <w:r w:rsidRPr="00E15358">
        <w:t>i l</w:t>
      </w:r>
      <w:r w:rsidRPr="00E15358">
        <w:rPr>
          <w:rFonts w:ascii="Cambria" w:hAnsi="Cambria" w:cs="Cambria"/>
        </w:rPr>
        <w:t>ợ</w:t>
      </w:r>
      <w:r w:rsidRPr="00E15358">
        <w:t>i ích c</w:t>
      </w:r>
      <w:r w:rsidRPr="00E15358">
        <w:rPr>
          <w:rFonts w:ascii="Cambria" w:hAnsi="Cambria" w:cs="Cambria"/>
        </w:rPr>
        <w:t>ả</w:t>
      </w:r>
      <w:r w:rsidRPr="00E15358">
        <w:t xml:space="preserve"> v</w:t>
      </w:r>
      <w:r w:rsidRPr="00E15358">
        <w:rPr>
          <w:rFonts w:ascii="Cambria" w:hAnsi="Cambria" w:cs="Cambria"/>
        </w:rPr>
        <w:t>ề</w:t>
      </w:r>
      <w:r w:rsidRPr="00E15358">
        <w:t xml:space="preserve"> hi</w:t>
      </w:r>
      <w:r w:rsidRPr="00E15358">
        <w:rPr>
          <w:rFonts w:ascii="Cambria" w:hAnsi="Cambria" w:cs="Cambria"/>
        </w:rPr>
        <w:t>ệ</w:t>
      </w:r>
      <w:r w:rsidRPr="00E15358">
        <w:t>u su</w:t>
      </w:r>
      <w:r w:rsidRPr="00E15358">
        <w:rPr>
          <w:rFonts w:ascii="Cambria" w:hAnsi="Cambria" w:cs="Cambria"/>
        </w:rPr>
        <w:t>ấ</w:t>
      </w:r>
      <w:r w:rsidRPr="00E15358">
        <w:t>t đ</w:t>
      </w:r>
      <w:r w:rsidRPr="00E15358">
        <w:rPr>
          <w:rFonts w:ascii="Cambria" w:hAnsi="Cambria" w:cs="Cambria"/>
        </w:rPr>
        <w:t>ượ</w:t>
      </w:r>
      <w:r w:rsidRPr="00E15358">
        <w:t>c c</w:t>
      </w:r>
      <w:r w:rsidRPr="00E15358">
        <w:rPr>
          <w:rFonts w:ascii="Cambria" w:hAnsi="Cambria" w:cs="Cambria"/>
        </w:rPr>
        <w:t>ả</w:t>
      </w:r>
      <w:r w:rsidRPr="00E15358">
        <w:t>i thi</w:t>
      </w:r>
      <w:r w:rsidRPr="00E15358">
        <w:rPr>
          <w:rFonts w:ascii="Cambria" w:hAnsi="Cambria" w:cs="Cambria"/>
        </w:rPr>
        <w:t>ệ</w:t>
      </w:r>
      <w:r>
        <w:rPr>
          <w:rFonts w:ascii="Cambria" w:hAnsi="Cambria" w:cs="Cambria"/>
        </w:rPr>
        <w:t>n</w:t>
      </w:r>
      <w:r>
        <w:t xml:space="preserve"> </w:t>
      </w:r>
    </w:p>
    <w:p w14:paraId="3840A500" w14:textId="77777777" w:rsidR="00257CFD" w:rsidRPr="00E15358" w:rsidRDefault="00257CFD" w:rsidP="00257CFD">
      <w:pPr>
        <w:spacing w:line="232" w:lineRule="auto"/>
        <w:rPr>
          <w:lang w:val="vi-VN"/>
        </w:rPr>
        <w:sectPr w:rsidR="00257CFD" w:rsidRPr="00E15358">
          <w:headerReference w:type="even" r:id="rId127"/>
          <w:headerReference w:type="default" r:id="rId128"/>
          <w:pgSz w:w="12240" w:h="15840"/>
          <w:pgMar w:top="840" w:right="1060" w:bottom="860" w:left="1100" w:header="549" w:footer="663" w:gutter="0"/>
          <w:cols w:space="720"/>
        </w:sectPr>
      </w:pPr>
    </w:p>
    <w:p w14:paraId="2306D615" w14:textId="77777777" w:rsidR="00257CFD" w:rsidRDefault="00257CFD" w:rsidP="00257CFD">
      <w:pPr>
        <w:pStyle w:val="BodyText"/>
        <w:spacing w:before="5"/>
        <w:rPr>
          <w:sz w:val="25"/>
        </w:rPr>
      </w:pPr>
    </w:p>
    <w:p w14:paraId="584F9861" w14:textId="77777777" w:rsidR="00257CFD" w:rsidRDefault="00257CFD" w:rsidP="00257CFD">
      <w:pPr>
        <w:pStyle w:val="BodyText"/>
        <w:spacing w:before="98" w:line="232" w:lineRule="auto"/>
        <w:ind w:left="1659" w:right="1015"/>
      </w:pPr>
      <w:r>
        <w:t xml:space="preserve">        </w:t>
      </w:r>
      <w:r w:rsidRPr="00E15358">
        <w:t>và b</w:t>
      </w:r>
      <w:r w:rsidRPr="00E15358">
        <w:rPr>
          <w:rFonts w:ascii="Cambria" w:hAnsi="Cambria" w:cs="Cambria"/>
        </w:rPr>
        <w:t>ả</w:t>
      </w:r>
      <w:r w:rsidRPr="00E15358">
        <w:t>o m</w:t>
      </w:r>
      <w:r w:rsidRPr="00E15358">
        <w:rPr>
          <w:rFonts w:ascii="Cambria" w:hAnsi="Cambria" w:cs="Cambria"/>
        </w:rPr>
        <w:t>ậ</w:t>
      </w:r>
      <w:r w:rsidRPr="00E15358">
        <w:t>t m</w:t>
      </w:r>
      <w:r w:rsidRPr="00E15358">
        <w:rPr>
          <w:rFonts w:ascii="Cambria" w:hAnsi="Cambria" w:cs="Cambria"/>
        </w:rPr>
        <w:t>ạ</w:t>
      </w:r>
      <w:r w:rsidRPr="00E15358">
        <w:t>nh h</w:t>
      </w:r>
      <w:r w:rsidRPr="00E15358">
        <w:rPr>
          <w:rFonts w:ascii="Cambria" w:hAnsi="Cambria" w:cs="Cambria"/>
        </w:rPr>
        <w:t>ơ</w:t>
      </w:r>
      <w:r w:rsidRPr="00E15358">
        <w:t>n.</w:t>
      </w:r>
    </w:p>
    <w:p w14:paraId="00959649" w14:textId="77777777" w:rsidR="00257CFD" w:rsidRDefault="00257CFD" w:rsidP="00257CFD">
      <w:pPr>
        <w:pStyle w:val="BodyText"/>
        <w:spacing w:before="98" w:line="232" w:lineRule="auto"/>
        <w:ind w:left="1659" w:right="1015"/>
      </w:pPr>
    </w:p>
    <w:p w14:paraId="05B32838" w14:textId="77777777" w:rsidR="00257CFD" w:rsidRPr="00E1535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eastAsia="vi-VN"/>
        </w:rPr>
        <w:t xml:space="preserve">                                      </w:t>
      </w:r>
      <w:r w:rsidRPr="00E15358">
        <w:rPr>
          <w:rFonts w:ascii="inherit" w:eastAsia="Times New Roman" w:hAnsi="inherit" w:cs="Courier New"/>
          <w:color w:val="212121"/>
          <w:sz w:val="20"/>
          <w:szCs w:val="20"/>
          <w:lang w:val="vi-VN" w:eastAsia="vi-VN"/>
        </w:rPr>
        <w:t xml:space="preserve">Bạn sử dụng các thành phần sau để tạo và sử dụng </w:t>
      </w:r>
      <w:r w:rsidRPr="00E15358">
        <w:rPr>
          <w:sz w:val="18"/>
          <w:szCs w:val="18"/>
        </w:rPr>
        <w:t>application context</w:t>
      </w:r>
      <w:r w:rsidRPr="00E15358">
        <w:rPr>
          <w:rFonts w:ascii="inherit" w:eastAsia="Times New Roman" w:hAnsi="inherit" w:cs="Courier New"/>
          <w:color w:val="212121"/>
          <w:sz w:val="20"/>
          <w:szCs w:val="20"/>
          <w:lang w:val="vi-VN" w:eastAsia="vi-VN"/>
        </w:rPr>
        <w:t xml:space="preserve"> dựa trên </w:t>
      </w:r>
      <w:r>
        <w:rPr>
          <w:rFonts w:ascii="inherit" w:eastAsia="Times New Roman" w:hAnsi="inherit" w:cs="Courier New"/>
          <w:color w:val="212121"/>
          <w:sz w:val="20"/>
          <w:szCs w:val="20"/>
          <w:lang w:eastAsia="vi-VN"/>
        </w:rPr>
        <w:t>database session</w:t>
      </w:r>
      <w:r w:rsidRPr="00E15358">
        <w:rPr>
          <w:rFonts w:ascii="inherit" w:eastAsia="Times New Roman" w:hAnsi="inherit" w:cs="Courier New"/>
          <w:color w:val="212121"/>
          <w:sz w:val="20"/>
          <w:szCs w:val="20"/>
          <w:lang w:val="vi-VN" w:eastAsia="vi-VN"/>
        </w:rPr>
        <w:t>:</w:t>
      </w:r>
    </w:p>
    <w:p w14:paraId="451A9A93" w14:textId="77777777" w:rsidR="00257CFD" w:rsidRPr="00FF3DD3" w:rsidRDefault="00257CFD" w:rsidP="00280038">
      <w:pPr>
        <w:pStyle w:val="ListParagraph"/>
        <w:numPr>
          <w:ilvl w:val="2"/>
          <w:numId w:val="189"/>
        </w:numPr>
        <w:tabs>
          <w:tab w:val="left" w:pos="2620"/>
        </w:tabs>
        <w:spacing w:before="119" w:line="230" w:lineRule="auto"/>
        <w:ind w:right="183"/>
        <w:rPr>
          <w:sz w:val="20"/>
          <w:lang w:val="vi-VN"/>
        </w:rPr>
      </w:pPr>
      <w:r w:rsidRPr="00FF3DD3">
        <w:rPr>
          <w:b/>
          <w:sz w:val="20"/>
          <w:lang w:val="vi-VN"/>
        </w:rPr>
        <w:t xml:space="preserve">The application contex. </w:t>
      </w:r>
      <w:r w:rsidRPr="00FF3DD3">
        <w:rPr>
          <w:sz w:val="20"/>
          <w:lang w:val="vi-VN"/>
        </w:rPr>
        <w:t>B</w:t>
      </w:r>
      <w:r w:rsidRPr="00FF3DD3">
        <w:rPr>
          <w:rFonts w:ascii="Cambria" w:hAnsi="Cambria" w:cs="Cambria"/>
          <w:sz w:val="20"/>
          <w:lang w:val="vi-VN"/>
        </w:rPr>
        <w:t>ạ</w:t>
      </w:r>
      <w:r w:rsidRPr="00FF3DD3">
        <w:rPr>
          <w:sz w:val="20"/>
          <w:lang w:val="vi-VN"/>
        </w:rPr>
        <w:t>n s</w:t>
      </w:r>
      <w:r w:rsidRPr="00FF3DD3">
        <w:rPr>
          <w:rFonts w:ascii="Cambria" w:hAnsi="Cambria" w:cs="Cambria"/>
          <w:sz w:val="20"/>
          <w:lang w:val="vi-VN"/>
        </w:rPr>
        <w:t>ử</w:t>
      </w:r>
      <w:r w:rsidRPr="00FF3DD3">
        <w:rPr>
          <w:sz w:val="20"/>
          <w:lang w:val="vi-VN"/>
        </w:rPr>
        <w:t xml:space="preserve"> d</w:t>
      </w:r>
      <w:r w:rsidRPr="00FF3DD3">
        <w:rPr>
          <w:rFonts w:ascii="Cambria" w:hAnsi="Cambria" w:cs="Cambria"/>
          <w:sz w:val="20"/>
          <w:lang w:val="vi-VN"/>
        </w:rPr>
        <w:t>ụ</w:t>
      </w:r>
      <w:r w:rsidRPr="00FF3DD3">
        <w:rPr>
          <w:sz w:val="20"/>
          <w:lang w:val="vi-VN"/>
        </w:rPr>
        <w:t>ng câu l</w:t>
      </w:r>
      <w:r w:rsidRPr="00FF3DD3">
        <w:rPr>
          <w:rFonts w:ascii="Cambria" w:hAnsi="Cambria" w:cs="Cambria"/>
          <w:sz w:val="20"/>
          <w:lang w:val="vi-VN"/>
        </w:rPr>
        <w:t>ệ</w:t>
      </w:r>
      <w:r w:rsidRPr="00FF3DD3">
        <w:rPr>
          <w:sz w:val="20"/>
          <w:lang w:val="vi-VN"/>
        </w:rPr>
        <w:t>nh SQL CREATE CONTEXT đ</w:t>
      </w:r>
      <w:r w:rsidRPr="00FF3DD3">
        <w:rPr>
          <w:rFonts w:ascii="Cambria" w:hAnsi="Cambria" w:cs="Cambria"/>
          <w:sz w:val="20"/>
          <w:lang w:val="vi-VN"/>
        </w:rPr>
        <w:t>ể</w:t>
      </w:r>
      <w:r w:rsidRPr="00FF3DD3">
        <w:rPr>
          <w:sz w:val="20"/>
          <w:lang w:val="vi-VN"/>
        </w:rPr>
        <w:t xml:space="preserve"> t</w:t>
      </w:r>
      <w:r w:rsidRPr="00FF3DD3">
        <w:rPr>
          <w:rFonts w:ascii="Cambria" w:hAnsi="Cambria" w:cs="Cambria"/>
          <w:sz w:val="20"/>
          <w:lang w:val="vi-VN"/>
        </w:rPr>
        <w:t>ạ</w:t>
      </w:r>
      <w:r w:rsidRPr="00FF3DD3">
        <w:rPr>
          <w:sz w:val="20"/>
          <w:lang w:val="vi-VN"/>
        </w:rPr>
        <w:t>o ra m</w:t>
      </w:r>
      <w:r w:rsidRPr="00FF3DD3">
        <w:rPr>
          <w:rFonts w:ascii="Cambria" w:hAnsi="Cambria" w:cs="Cambria"/>
          <w:sz w:val="20"/>
          <w:lang w:val="vi-VN"/>
        </w:rPr>
        <w:t>ộ</w:t>
      </w:r>
      <w:r w:rsidRPr="00FF3DD3">
        <w:rPr>
          <w:sz w:val="20"/>
          <w:lang w:val="vi-VN"/>
        </w:rPr>
        <w:t>t application contex. Câu l</w:t>
      </w:r>
      <w:r w:rsidRPr="00FF3DD3">
        <w:rPr>
          <w:rFonts w:ascii="Cambria" w:hAnsi="Cambria" w:cs="Cambria"/>
          <w:sz w:val="20"/>
          <w:lang w:val="vi-VN"/>
        </w:rPr>
        <w:t>ệ</w:t>
      </w:r>
      <w:r w:rsidRPr="00FF3DD3">
        <w:rPr>
          <w:sz w:val="20"/>
          <w:lang w:val="vi-VN"/>
        </w:rPr>
        <w:t>nh này đ</w:t>
      </w:r>
      <w:r w:rsidRPr="00FF3DD3">
        <w:rPr>
          <w:rFonts w:ascii="Cambria" w:hAnsi="Cambria" w:cs="Cambria"/>
          <w:sz w:val="20"/>
          <w:lang w:val="vi-VN"/>
        </w:rPr>
        <w:t>ặ</w:t>
      </w:r>
      <w:r w:rsidRPr="00FF3DD3">
        <w:rPr>
          <w:sz w:val="20"/>
          <w:lang w:val="vi-VN"/>
        </w:rPr>
        <w:t>t tên cho application contex (không gian tên) và liên k</w:t>
      </w:r>
      <w:r w:rsidRPr="00FF3DD3">
        <w:rPr>
          <w:rFonts w:ascii="Cambria" w:hAnsi="Cambria" w:cs="Cambria"/>
          <w:sz w:val="20"/>
          <w:lang w:val="vi-VN"/>
        </w:rPr>
        <w:t>ế</w:t>
      </w:r>
      <w:r w:rsidRPr="00FF3DD3">
        <w:rPr>
          <w:sz w:val="20"/>
          <w:lang w:val="vi-VN"/>
        </w:rPr>
        <w:t>t nó v</w:t>
      </w:r>
      <w:r w:rsidRPr="00FF3DD3">
        <w:rPr>
          <w:rFonts w:ascii="Cambria" w:hAnsi="Cambria" w:cs="Cambria"/>
          <w:sz w:val="20"/>
          <w:lang w:val="vi-VN"/>
        </w:rPr>
        <w:t>ớ</w:t>
      </w:r>
      <w:r w:rsidRPr="00FF3DD3">
        <w:rPr>
          <w:sz w:val="20"/>
          <w:lang w:val="vi-VN"/>
        </w:rPr>
        <w:t>i m</w:t>
      </w:r>
      <w:r w:rsidRPr="00FF3DD3">
        <w:rPr>
          <w:rFonts w:ascii="Cambria" w:hAnsi="Cambria" w:cs="Cambria"/>
          <w:sz w:val="20"/>
          <w:lang w:val="vi-VN"/>
        </w:rPr>
        <w:t>ộ</w:t>
      </w:r>
      <w:r w:rsidRPr="00FF3DD3">
        <w:rPr>
          <w:sz w:val="20"/>
          <w:lang w:val="vi-VN"/>
        </w:rPr>
        <w:t>t procedure PL / SQL đ</w:t>
      </w:r>
      <w:r w:rsidRPr="00FF3DD3">
        <w:rPr>
          <w:rFonts w:ascii="Cambria" w:hAnsi="Cambria" w:cs="Cambria"/>
          <w:sz w:val="20"/>
          <w:lang w:val="vi-VN"/>
        </w:rPr>
        <w:t>ượ</w:t>
      </w:r>
      <w:r w:rsidRPr="00FF3DD3">
        <w:rPr>
          <w:sz w:val="20"/>
          <w:lang w:val="vi-VN"/>
        </w:rPr>
        <w:t>c thi</w:t>
      </w:r>
      <w:r w:rsidRPr="00FF3DD3">
        <w:rPr>
          <w:rFonts w:ascii="Cambria" w:hAnsi="Cambria" w:cs="Cambria"/>
          <w:sz w:val="20"/>
          <w:lang w:val="vi-VN"/>
        </w:rPr>
        <w:t>ế</w:t>
      </w:r>
      <w:r w:rsidRPr="00FF3DD3">
        <w:rPr>
          <w:sz w:val="20"/>
          <w:lang w:val="vi-VN"/>
        </w:rPr>
        <w:t>t k</w:t>
      </w:r>
      <w:r w:rsidRPr="00FF3DD3">
        <w:rPr>
          <w:rFonts w:ascii="Cambria" w:hAnsi="Cambria" w:cs="Cambria"/>
          <w:sz w:val="20"/>
          <w:lang w:val="vi-VN"/>
        </w:rPr>
        <w:t>ế</w:t>
      </w:r>
      <w:r w:rsidRPr="00FF3DD3">
        <w:rPr>
          <w:sz w:val="20"/>
          <w:lang w:val="vi-VN"/>
        </w:rPr>
        <w:t xml:space="preserve"> đ</w:t>
      </w:r>
      <w:r w:rsidRPr="00FF3DD3">
        <w:rPr>
          <w:rFonts w:ascii="Cambria" w:hAnsi="Cambria" w:cs="Cambria"/>
          <w:sz w:val="20"/>
          <w:lang w:val="vi-VN"/>
        </w:rPr>
        <w:t>ể</w:t>
      </w:r>
      <w:r w:rsidRPr="00FF3DD3">
        <w:rPr>
          <w:sz w:val="20"/>
          <w:lang w:val="vi-VN"/>
        </w:rPr>
        <w:t xml:space="preserve"> l</w:t>
      </w:r>
      <w:r w:rsidRPr="00FF3DD3">
        <w:rPr>
          <w:rFonts w:ascii="Cambria" w:hAnsi="Cambria" w:cs="Cambria"/>
          <w:sz w:val="20"/>
          <w:lang w:val="vi-VN"/>
        </w:rPr>
        <w:t>ấ</w:t>
      </w:r>
      <w:r w:rsidRPr="00FF3DD3">
        <w:rPr>
          <w:sz w:val="20"/>
          <w:lang w:val="vi-VN"/>
        </w:rPr>
        <w:t>y d</w:t>
      </w:r>
      <w:r w:rsidRPr="00FF3DD3">
        <w:rPr>
          <w:rFonts w:ascii="Cambria" w:hAnsi="Cambria" w:cs="Cambria"/>
          <w:sz w:val="20"/>
          <w:lang w:val="vi-VN"/>
        </w:rPr>
        <w:t>ữ</w:t>
      </w:r>
      <w:r w:rsidRPr="00FF3DD3">
        <w:rPr>
          <w:sz w:val="20"/>
          <w:lang w:val="vi-VN"/>
        </w:rPr>
        <w:t xml:space="preserve"> li</w:t>
      </w:r>
      <w:r w:rsidRPr="00FF3DD3">
        <w:rPr>
          <w:rFonts w:ascii="Cambria" w:hAnsi="Cambria" w:cs="Cambria"/>
          <w:sz w:val="20"/>
          <w:lang w:val="vi-VN"/>
        </w:rPr>
        <w:t>ệ</w:t>
      </w:r>
      <w:r w:rsidRPr="00FF3DD3">
        <w:rPr>
          <w:sz w:val="20"/>
          <w:lang w:val="vi-VN"/>
        </w:rPr>
        <w:t>u session và thi</w:t>
      </w:r>
      <w:r w:rsidRPr="00FF3DD3">
        <w:rPr>
          <w:rFonts w:ascii="Cambria" w:hAnsi="Cambria" w:cs="Cambria"/>
          <w:sz w:val="20"/>
          <w:lang w:val="vi-VN"/>
        </w:rPr>
        <w:t>ế</w:t>
      </w:r>
      <w:r w:rsidRPr="00FF3DD3">
        <w:rPr>
          <w:sz w:val="20"/>
          <w:lang w:val="vi-VN"/>
        </w:rPr>
        <w:t>t l</w:t>
      </w:r>
      <w:r w:rsidRPr="00FF3DD3">
        <w:rPr>
          <w:rFonts w:ascii="Cambria" w:hAnsi="Cambria" w:cs="Cambria"/>
          <w:sz w:val="20"/>
          <w:lang w:val="vi-VN"/>
        </w:rPr>
        <w:t>ậ</w:t>
      </w:r>
      <w:r w:rsidRPr="00FF3DD3">
        <w:rPr>
          <w:sz w:val="20"/>
          <w:lang w:val="vi-VN"/>
        </w:rPr>
        <w:t>p  application conte.</w:t>
      </w:r>
    </w:p>
    <w:p w14:paraId="28A8E183" w14:textId="77777777" w:rsidR="00257CFD" w:rsidRPr="00FF3DD3" w:rsidRDefault="00257CFD" w:rsidP="00257CFD">
      <w:pPr>
        <w:pStyle w:val="BodyText"/>
        <w:spacing w:line="232" w:lineRule="auto"/>
        <w:ind w:left="2620"/>
        <w:rPr>
          <w:b/>
          <w:szCs w:val="22"/>
          <w:lang w:val="vi-VN"/>
        </w:rPr>
      </w:pPr>
      <w:r w:rsidRPr="00FF3DD3">
        <w:rPr>
          <w:b/>
          <w:szCs w:val="22"/>
          <w:lang w:val="vi-VN"/>
        </w:rPr>
        <w:t>M</w:t>
      </w:r>
      <w:r w:rsidRPr="00FF3DD3">
        <w:rPr>
          <w:rFonts w:ascii="Cambria" w:hAnsi="Cambria" w:cs="Cambria"/>
          <w:b/>
          <w:szCs w:val="22"/>
          <w:lang w:val="vi-VN"/>
        </w:rPr>
        <w:t>ộ</w:t>
      </w:r>
      <w:r w:rsidRPr="00FF3DD3">
        <w:rPr>
          <w:b/>
          <w:szCs w:val="22"/>
          <w:lang w:val="vi-VN"/>
        </w:rPr>
        <w:t>t PL/SQL procedure  th</w:t>
      </w:r>
      <w:r w:rsidRPr="00FF3DD3">
        <w:rPr>
          <w:rFonts w:ascii="Cambria" w:hAnsi="Cambria" w:cs="Cambria"/>
          <w:b/>
          <w:szCs w:val="22"/>
          <w:lang w:val="vi-VN"/>
        </w:rPr>
        <w:t>ự</w:t>
      </w:r>
      <w:r w:rsidRPr="00FF3DD3">
        <w:rPr>
          <w:b/>
          <w:szCs w:val="22"/>
          <w:lang w:val="vi-VN"/>
        </w:rPr>
        <w:t>c hi</w:t>
      </w:r>
      <w:r w:rsidRPr="00FF3DD3">
        <w:rPr>
          <w:rFonts w:ascii="Cambria" w:hAnsi="Cambria" w:cs="Cambria"/>
          <w:b/>
          <w:szCs w:val="22"/>
          <w:lang w:val="vi-VN"/>
        </w:rPr>
        <w:t>ệ</w:t>
      </w:r>
      <w:r w:rsidRPr="00FF3DD3">
        <w:rPr>
          <w:b/>
          <w:szCs w:val="22"/>
          <w:lang w:val="vi-VN"/>
        </w:rPr>
        <w:t>n truy xu</w:t>
      </w:r>
      <w:r w:rsidRPr="00FF3DD3">
        <w:rPr>
          <w:rFonts w:ascii="Cambria" w:hAnsi="Cambria" w:cs="Cambria"/>
          <w:b/>
          <w:szCs w:val="22"/>
          <w:lang w:val="vi-VN"/>
        </w:rPr>
        <w:t>ấ</w:t>
      </w:r>
      <w:r w:rsidRPr="00FF3DD3">
        <w:rPr>
          <w:b/>
          <w:szCs w:val="22"/>
          <w:lang w:val="vi-VN"/>
        </w:rPr>
        <w:t>t d</w:t>
      </w:r>
      <w:r w:rsidRPr="00FF3DD3">
        <w:rPr>
          <w:rFonts w:ascii="Cambria" w:hAnsi="Cambria" w:cs="Cambria"/>
          <w:b/>
          <w:szCs w:val="22"/>
          <w:lang w:val="vi-VN"/>
        </w:rPr>
        <w:t>ữ</w:t>
      </w:r>
      <w:r w:rsidRPr="00FF3DD3">
        <w:rPr>
          <w:b/>
          <w:szCs w:val="22"/>
          <w:lang w:val="vi-VN"/>
        </w:rPr>
        <w:t xml:space="preserve"> li</w:t>
      </w:r>
      <w:r w:rsidRPr="00FF3DD3">
        <w:rPr>
          <w:rFonts w:ascii="Cambria" w:hAnsi="Cambria" w:cs="Cambria"/>
          <w:b/>
          <w:szCs w:val="22"/>
          <w:lang w:val="vi-VN"/>
        </w:rPr>
        <w:t>ệ</w:t>
      </w:r>
      <w:r w:rsidRPr="00FF3DD3">
        <w:rPr>
          <w:b/>
          <w:szCs w:val="22"/>
          <w:lang w:val="vi-VN"/>
        </w:rPr>
        <w:t>u và thi</w:t>
      </w:r>
      <w:r w:rsidRPr="00FF3DD3">
        <w:rPr>
          <w:rFonts w:ascii="Cambria" w:hAnsi="Cambria" w:cs="Cambria"/>
          <w:b/>
          <w:szCs w:val="22"/>
          <w:lang w:val="vi-VN"/>
        </w:rPr>
        <w:t>ế</w:t>
      </w:r>
      <w:r w:rsidRPr="00FF3DD3">
        <w:rPr>
          <w:b/>
          <w:szCs w:val="22"/>
          <w:lang w:val="vi-VN"/>
        </w:rPr>
        <w:t>t l</w:t>
      </w:r>
      <w:r w:rsidRPr="00FF3DD3">
        <w:rPr>
          <w:rFonts w:ascii="Cambria" w:hAnsi="Cambria" w:cs="Cambria"/>
          <w:b/>
          <w:szCs w:val="22"/>
          <w:lang w:val="vi-VN"/>
        </w:rPr>
        <w:t>ậ</w:t>
      </w:r>
      <w:r w:rsidRPr="00FF3DD3">
        <w:rPr>
          <w:b/>
          <w:szCs w:val="22"/>
          <w:lang w:val="vi-VN"/>
        </w:rPr>
        <w:t>p ng</w:t>
      </w:r>
      <w:r w:rsidRPr="00FF3DD3">
        <w:rPr>
          <w:rFonts w:ascii="Cambria" w:hAnsi="Cambria" w:cs="Cambria"/>
          <w:b/>
          <w:szCs w:val="22"/>
          <w:lang w:val="vi-VN"/>
        </w:rPr>
        <w:t>ữ</w:t>
      </w:r>
      <w:r w:rsidRPr="00FF3DD3">
        <w:rPr>
          <w:b/>
          <w:szCs w:val="22"/>
          <w:lang w:val="vi-VN"/>
        </w:rPr>
        <w:t xml:space="preserve"> c</w:t>
      </w:r>
      <w:r w:rsidRPr="00FF3DD3">
        <w:rPr>
          <w:rFonts w:ascii="Cambria" w:hAnsi="Cambria" w:cs="Cambria"/>
          <w:b/>
          <w:szCs w:val="22"/>
          <w:lang w:val="vi-VN"/>
        </w:rPr>
        <w:t>ả</w:t>
      </w:r>
      <w:r w:rsidRPr="00FF3DD3">
        <w:rPr>
          <w:b/>
          <w:szCs w:val="22"/>
          <w:lang w:val="vi-VN"/>
        </w:rPr>
        <w:t xml:space="preserve">nh. </w:t>
      </w:r>
    </w:p>
    <w:p w14:paraId="71E02C96" w14:textId="77777777" w:rsidR="00257CFD" w:rsidRPr="00966867" w:rsidRDefault="00257CFD" w:rsidP="00257CFD">
      <w:pPr>
        <w:pStyle w:val="BodyText"/>
        <w:spacing w:line="232" w:lineRule="auto"/>
        <w:ind w:left="2620"/>
        <w:rPr>
          <w:szCs w:val="22"/>
        </w:rPr>
      </w:pPr>
      <w:r w:rsidRPr="00761E27">
        <w:rPr>
          <w:b/>
          <w:szCs w:val="22"/>
        </w:rPr>
        <w:t>"</w:t>
      </w:r>
      <w:r w:rsidRPr="00966867">
        <w:rPr>
          <w:szCs w:val="22"/>
        </w:rPr>
        <w:t>About the Package That Manages the Database Session-Based Application Context" trên trang 6-7 mô t</w:t>
      </w:r>
      <w:r w:rsidRPr="00966867">
        <w:rPr>
          <w:rFonts w:ascii="Cambria" w:hAnsi="Cambria" w:cs="Cambria"/>
          <w:szCs w:val="22"/>
        </w:rPr>
        <w:t>ả</w:t>
      </w:r>
      <w:r w:rsidRPr="00966867">
        <w:rPr>
          <w:szCs w:val="22"/>
        </w:rPr>
        <w:t xml:space="preserve">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mà quy trình này ph</w:t>
      </w:r>
      <w:r w:rsidRPr="00966867">
        <w:rPr>
          <w:rFonts w:ascii="Cambria" w:hAnsi="Cambria" w:cs="Cambria"/>
          <w:szCs w:val="22"/>
        </w:rPr>
        <w:t>ả</w:t>
      </w:r>
      <w:r w:rsidRPr="00966867">
        <w:rPr>
          <w:szCs w:val="22"/>
        </w:rPr>
        <w:t>i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w:t>
      </w:r>
    </w:p>
    <w:p w14:paraId="401B7A11" w14:textId="77777777" w:rsidR="00257CFD" w:rsidRPr="00966867" w:rsidRDefault="00257CFD" w:rsidP="00257CFD">
      <w:pPr>
        <w:pStyle w:val="BodyText"/>
        <w:spacing w:line="232" w:lineRule="auto"/>
        <w:ind w:left="2620"/>
        <w:rPr>
          <w:szCs w:val="22"/>
        </w:rPr>
      </w:pPr>
      <w:r w:rsidRPr="00966867">
        <w:rPr>
          <w:szCs w:val="22"/>
        </w:rPr>
        <w:t>Lý t</w:t>
      </w:r>
      <w:r w:rsidRPr="00966867">
        <w:rPr>
          <w:rFonts w:ascii="Cambria" w:hAnsi="Cambria" w:cs="Cambria"/>
          <w:szCs w:val="22"/>
        </w:rPr>
        <w:t>ưở</w:t>
      </w:r>
      <w:r w:rsidRPr="00966867">
        <w:rPr>
          <w:szCs w:val="22"/>
        </w:rPr>
        <w:t>ng nh</w:t>
      </w:r>
      <w:r w:rsidRPr="00966867">
        <w:rPr>
          <w:rFonts w:ascii="Cambria" w:hAnsi="Cambria" w:cs="Cambria"/>
          <w:szCs w:val="22"/>
        </w:rPr>
        <w:t>ấ</w:t>
      </w:r>
      <w:r w:rsidRPr="00966867">
        <w:rPr>
          <w:szCs w:val="22"/>
        </w:rPr>
        <w:t>t, t</w:t>
      </w:r>
      <w:r w:rsidRPr="00966867">
        <w:rPr>
          <w:rFonts w:ascii="Cambria" w:hAnsi="Cambria" w:cs="Cambria"/>
          <w:szCs w:val="22"/>
        </w:rPr>
        <w:t>ạ</w:t>
      </w:r>
      <w:r w:rsidRPr="00966867">
        <w:rPr>
          <w:szCs w:val="22"/>
        </w:rPr>
        <w:t>o procedurec này trong m</w:t>
      </w:r>
      <w:r w:rsidRPr="00966867">
        <w:rPr>
          <w:rFonts w:ascii="Cambria" w:hAnsi="Cambria" w:cs="Cambria"/>
          <w:szCs w:val="22"/>
        </w:rPr>
        <w:t>ộ</w:t>
      </w:r>
      <w:r w:rsidRPr="00966867">
        <w:rPr>
          <w:szCs w:val="22"/>
        </w:rPr>
        <w:t>t gói,đ</w:t>
      </w:r>
      <w:r w:rsidRPr="00966867">
        <w:rPr>
          <w:rFonts w:ascii="Cambria" w:hAnsi="Cambria" w:cs="Cambria"/>
          <w:szCs w:val="22"/>
        </w:rPr>
        <w:t>ể</w:t>
      </w:r>
      <w:r w:rsidRPr="00966867">
        <w:rPr>
          <w:szCs w:val="22"/>
        </w:rPr>
        <w:t xml:space="preserve"> b</w:t>
      </w:r>
      <w:r w:rsidRPr="00966867">
        <w:rPr>
          <w:rFonts w:ascii="Cambria" w:hAnsi="Cambria" w:cs="Cambria"/>
          <w:szCs w:val="22"/>
        </w:rPr>
        <w:t>ạ</w:t>
      </w:r>
      <w:r w:rsidRPr="00966867">
        <w:rPr>
          <w:szCs w:val="22"/>
        </w:rPr>
        <w:t>n có th</w:t>
      </w:r>
      <w:r w:rsidRPr="00966867">
        <w:rPr>
          <w:rFonts w:ascii="Cambria" w:hAnsi="Cambria" w:cs="Cambria"/>
          <w:szCs w:val="22"/>
        </w:rPr>
        <w:t>ể</w:t>
      </w:r>
      <w:r w:rsidRPr="00966867">
        <w:rPr>
          <w:szCs w:val="22"/>
        </w:rPr>
        <w:t xml:space="preserve"> bao g</w:t>
      </w:r>
      <w:r w:rsidRPr="00966867">
        <w:rPr>
          <w:rFonts w:ascii="Calibri" w:hAnsi="Calibri"/>
          <w:szCs w:val="22"/>
        </w:rPr>
        <w:t xml:space="preserve">ồm </w:t>
      </w:r>
      <w:r w:rsidRPr="00966867">
        <w:rPr>
          <w:szCs w:val="22"/>
        </w:rPr>
        <w:t>các procedure khác n</w:t>
      </w:r>
      <w:r w:rsidRPr="00966867">
        <w:rPr>
          <w:rFonts w:ascii="Cambria" w:hAnsi="Cambria" w:cs="Cambria"/>
          <w:szCs w:val="22"/>
        </w:rPr>
        <w:t>ế</w:t>
      </w:r>
      <w:r w:rsidRPr="00966867">
        <w:rPr>
          <w:szCs w:val="22"/>
        </w:rPr>
        <w:t>u b</w:t>
      </w:r>
      <w:r w:rsidRPr="00966867">
        <w:rPr>
          <w:rFonts w:ascii="Cambria" w:hAnsi="Cambria" w:cs="Cambria"/>
          <w:szCs w:val="22"/>
        </w:rPr>
        <w:t>ạ</w:t>
      </w:r>
      <w:r w:rsidRPr="00966867">
        <w:rPr>
          <w:szCs w:val="22"/>
        </w:rPr>
        <w:t>n mu</w:t>
      </w:r>
      <w:r w:rsidRPr="00966867">
        <w:rPr>
          <w:rFonts w:ascii="Cambria" w:hAnsi="Cambria" w:cs="Cambria"/>
          <w:szCs w:val="22"/>
        </w:rPr>
        <w:t>ố</w:t>
      </w:r>
      <w:r w:rsidRPr="00966867">
        <w:rPr>
          <w:szCs w:val="22"/>
        </w:rPr>
        <w:t>n  (ví d</w:t>
      </w:r>
      <w:r w:rsidRPr="00966867">
        <w:rPr>
          <w:rFonts w:ascii="Cambria" w:hAnsi="Cambria" w:cs="Cambria"/>
          <w:szCs w:val="22"/>
        </w:rPr>
        <w:t>ụ</w:t>
      </w:r>
      <w:r w:rsidRPr="00966867">
        <w:rPr>
          <w:szCs w:val="22"/>
        </w:rPr>
        <w:t>, đ</w:t>
      </w:r>
      <w:r w:rsidRPr="00966867">
        <w:rPr>
          <w:rFonts w:ascii="Cambria" w:hAnsi="Cambria" w:cs="Cambria"/>
          <w:szCs w:val="22"/>
        </w:rPr>
        <w:t>ể</w:t>
      </w:r>
      <w:r w:rsidRPr="00966867">
        <w:rPr>
          <w:szCs w:val="22"/>
        </w:rPr>
        <w:t xml:space="preserve">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ki</w:t>
      </w:r>
      <w:r w:rsidRPr="00966867">
        <w:rPr>
          <w:rFonts w:ascii="Cambria" w:hAnsi="Cambria" w:cs="Cambria"/>
          <w:szCs w:val="22"/>
        </w:rPr>
        <w:t>ể</w:t>
      </w:r>
      <w:r w:rsidRPr="00966867">
        <w:rPr>
          <w:szCs w:val="22"/>
        </w:rPr>
        <w:t>m tra l</w:t>
      </w:r>
      <w:r w:rsidRPr="00966867">
        <w:rPr>
          <w:rFonts w:ascii="Cambria" w:hAnsi="Cambria" w:cs="Cambria"/>
          <w:szCs w:val="22"/>
        </w:rPr>
        <w:t>ỗ</w:t>
      </w:r>
      <w:r w:rsidRPr="00966867">
        <w:rPr>
          <w:szCs w:val="22"/>
        </w:rPr>
        <w:t>i).</w:t>
      </w:r>
    </w:p>
    <w:p w14:paraId="7926B683" w14:textId="77777777" w:rsidR="00257CFD" w:rsidRPr="00966867" w:rsidRDefault="00257CFD" w:rsidP="00257CFD">
      <w:pPr>
        <w:pStyle w:val="ListParagraph"/>
        <w:tabs>
          <w:tab w:val="left" w:pos="2620"/>
        </w:tabs>
        <w:spacing w:before="114" w:line="232" w:lineRule="auto"/>
        <w:ind w:left="2019" w:right="203"/>
        <w:rPr>
          <w:sz w:val="20"/>
        </w:rPr>
      </w:pPr>
      <w:r>
        <w:rPr>
          <w:b/>
          <w:sz w:val="20"/>
        </w:rPr>
        <w:t xml:space="preserve">   </w:t>
      </w:r>
      <w:r w:rsidRPr="00966867">
        <w:rPr>
          <w:b/>
          <w:sz w:val="20"/>
        </w:rPr>
        <w:t>M</w:t>
      </w:r>
      <w:r w:rsidRPr="00966867">
        <w:rPr>
          <w:rFonts w:ascii="Cambria" w:hAnsi="Cambria" w:cs="Cambria"/>
          <w:b/>
          <w:sz w:val="20"/>
        </w:rPr>
        <w:t>ộ</w:t>
      </w:r>
      <w:r w:rsidRPr="00966867">
        <w:rPr>
          <w:b/>
          <w:sz w:val="20"/>
        </w:rPr>
        <w:t>t cách đ</w:t>
      </w:r>
      <w:r w:rsidRPr="00966867">
        <w:rPr>
          <w:rFonts w:ascii="Cambria" w:hAnsi="Cambria" w:cs="Cambria"/>
          <w:b/>
          <w:sz w:val="20"/>
        </w:rPr>
        <w:t>ể</w:t>
      </w:r>
      <w:r w:rsidRPr="00966867">
        <w:rPr>
          <w:b/>
          <w:sz w:val="20"/>
        </w:rPr>
        <w:t xml:space="preserve"> đ</w:t>
      </w:r>
      <w:r w:rsidRPr="00966867">
        <w:rPr>
          <w:rFonts w:ascii="Cambria" w:hAnsi="Cambria" w:cs="Cambria"/>
          <w:b/>
          <w:sz w:val="20"/>
        </w:rPr>
        <w:t>ặ</w:t>
      </w:r>
      <w:r w:rsidRPr="00966867">
        <w:rPr>
          <w:b/>
          <w:sz w:val="20"/>
        </w:rPr>
        <w:t>t application context khi ng</w:t>
      </w:r>
      <w:r w:rsidRPr="00966867">
        <w:rPr>
          <w:rFonts w:ascii="Cambria" w:hAnsi="Cambria" w:cs="Cambria"/>
          <w:b/>
          <w:sz w:val="20"/>
        </w:rPr>
        <w:t>ườ</w:t>
      </w:r>
      <w:r w:rsidRPr="00966867">
        <w:rPr>
          <w:b/>
          <w:sz w:val="20"/>
        </w:rPr>
        <w:t>i dùng đăng nh</w:t>
      </w:r>
      <w:r w:rsidRPr="00966867">
        <w:rPr>
          <w:rFonts w:ascii="Cambria" w:hAnsi="Cambria" w:cs="Cambria"/>
          <w:b/>
          <w:sz w:val="20"/>
        </w:rPr>
        <w:t>ậ</w:t>
      </w:r>
      <w:r w:rsidRPr="00966867">
        <w:rPr>
          <w:b/>
          <w:sz w:val="20"/>
        </w:rPr>
        <w:t>p.</w:t>
      </w:r>
      <w:r w:rsidRPr="00966867">
        <w:rPr>
          <w:sz w:val="20"/>
        </w:rPr>
        <w:t>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 xml:space="preserve">p vào các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s</w:t>
      </w:r>
      <w:r w:rsidRPr="00966867">
        <w:rPr>
          <w:rFonts w:ascii="Cambria" w:hAnsi="Cambria" w:cs="Cambria"/>
          <w:sz w:val="20"/>
        </w:rPr>
        <w:t>ử</w:t>
      </w:r>
      <w:r w:rsidRPr="00966867">
        <w:rPr>
          <w:sz w:val="20"/>
        </w:rPr>
        <w:t xml:space="preserve"> d</w:t>
      </w:r>
      <w:r w:rsidRPr="00966867">
        <w:rPr>
          <w:rFonts w:ascii="Cambria" w:hAnsi="Cambria" w:cs="Cambria"/>
          <w:sz w:val="20"/>
        </w:rPr>
        <w:t>ụ</w:t>
      </w:r>
      <w:r w:rsidRPr="00966867">
        <w:rPr>
          <w:sz w:val="20"/>
        </w:rPr>
        <w:t>ng application context ph</w:t>
      </w:r>
      <w:r w:rsidRPr="00966867">
        <w:rPr>
          <w:rFonts w:ascii="Cambria" w:hAnsi="Cambria" w:cs="Cambria"/>
          <w:sz w:val="20"/>
        </w:rPr>
        <w:t>ả</w:t>
      </w:r>
      <w:r w:rsidRPr="00966867">
        <w:rPr>
          <w:sz w:val="20"/>
        </w:rPr>
        <w:t>i ch</w:t>
      </w:r>
      <w:r w:rsidRPr="00966867">
        <w:rPr>
          <w:rFonts w:ascii="Cambria" w:hAnsi="Cambria" w:cs="Cambria"/>
          <w:sz w:val="20"/>
        </w:rPr>
        <w:t>ạ</w:t>
      </w:r>
      <w:r w:rsidRPr="00966867">
        <w:rPr>
          <w:sz w:val="20"/>
        </w:rPr>
        <w:t>y m</w:t>
      </w:r>
      <w:r w:rsidRPr="00966867">
        <w:rPr>
          <w:rFonts w:ascii="Cambria" w:hAnsi="Cambria" w:cs="Cambria"/>
          <w:sz w:val="20"/>
        </w:rPr>
        <w:t>ộ</w:t>
      </w:r>
      <w:r w:rsidRPr="00966867">
        <w:rPr>
          <w:sz w:val="20"/>
        </w:rPr>
        <w:t>t gói PL / SQL đ</w:t>
      </w:r>
      <w:r w:rsidRPr="00966867">
        <w:rPr>
          <w:rFonts w:ascii="Cambria" w:hAnsi="Cambria" w:cs="Cambria"/>
          <w:sz w:val="20"/>
        </w:rPr>
        <w:t>ặ</w:t>
      </w:r>
      <w:r w:rsidRPr="00966867">
        <w:rPr>
          <w:sz w:val="20"/>
        </w:rPr>
        <w:t>t application context.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đ</w:t>
      </w:r>
      <w:r w:rsidRPr="00966867">
        <w:rPr>
          <w:rFonts w:ascii="Cambria" w:hAnsi="Cambria" w:cs="Cambria"/>
          <w:sz w:val="20"/>
        </w:rPr>
        <w:t>ạ</w:t>
      </w:r>
      <w:r w:rsidRPr="00966867">
        <w:rPr>
          <w:sz w:val="20"/>
        </w:rPr>
        <w:t>t đ</w:t>
      </w:r>
      <w:r w:rsidRPr="00966867">
        <w:rPr>
          <w:rFonts w:ascii="Cambria" w:hAnsi="Cambria" w:cs="Cambria"/>
          <w:sz w:val="20"/>
        </w:rPr>
        <w:t>ượ</w:t>
      </w:r>
      <w:r w:rsidRPr="00966867">
        <w:rPr>
          <w:sz w:val="20"/>
        </w:rPr>
        <w:t>c đi</w:t>
      </w:r>
      <w:r w:rsidRPr="00966867">
        <w:rPr>
          <w:rFonts w:ascii="Cambria" w:hAnsi="Cambria" w:cs="Cambria"/>
          <w:sz w:val="20"/>
        </w:rPr>
        <w:t>ề</w:t>
      </w:r>
      <w:r w:rsidRPr="00966867">
        <w:rPr>
          <w:sz w:val="20"/>
        </w:rPr>
        <w:t>u này v</w:t>
      </w:r>
      <w:r w:rsidRPr="00966867">
        <w:rPr>
          <w:rFonts w:ascii="Cambria" w:hAnsi="Cambria" w:cs="Cambria"/>
          <w:sz w:val="20"/>
        </w:rPr>
        <w:t>ớ</w:t>
      </w:r>
      <w:r w:rsidRPr="00966867">
        <w:rPr>
          <w:sz w:val="20"/>
        </w:rPr>
        <w:t>i kích ho</w:t>
      </w:r>
      <w:r w:rsidRPr="00966867">
        <w:rPr>
          <w:rFonts w:ascii="Cambria" w:hAnsi="Cambria" w:cs="Cambria"/>
          <w:sz w:val="20"/>
        </w:rPr>
        <w:t>ạ</w:t>
      </w:r>
      <w:r w:rsidRPr="00966867">
        <w:rPr>
          <w:sz w:val="20"/>
        </w:rPr>
        <w:t>t đăng nh</w:t>
      </w:r>
      <w:r w:rsidRPr="00966867">
        <w:rPr>
          <w:rFonts w:ascii="Cambria" w:hAnsi="Cambria" w:cs="Cambria"/>
          <w:sz w:val="20"/>
        </w:rPr>
        <w:t>ậ</w:t>
      </w:r>
      <w:r w:rsidRPr="00966867">
        <w:rPr>
          <w:sz w:val="20"/>
        </w:rPr>
        <w:t>p kích ho</w:t>
      </w:r>
      <w:r w:rsidRPr="00966867">
        <w:rPr>
          <w:rFonts w:ascii="Cambria" w:hAnsi="Cambria" w:cs="Cambria"/>
          <w:sz w:val="20"/>
        </w:rPr>
        <w:t>ạ</w:t>
      </w:r>
      <w:r w:rsidRPr="00966867">
        <w:rPr>
          <w:sz w:val="20"/>
        </w:rPr>
        <w:t>t m</w:t>
      </w:r>
      <w:r w:rsidRPr="00966867">
        <w:rPr>
          <w:rFonts w:ascii="Cambria" w:hAnsi="Cambria" w:cs="Cambria"/>
          <w:sz w:val="20"/>
        </w:rPr>
        <w:t>ỗ</w:t>
      </w:r>
      <w:r w:rsidRPr="00966867">
        <w:rPr>
          <w:sz w:val="20"/>
        </w:rPr>
        <w:t>i khi 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p ho</w:t>
      </w:r>
      <w:r w:rsidRPr="00966867">
        <w:rPr>
          <w:rFonts w:ascii="Cambria" w:hAnsi="Cambria" w:cs="Cambria"/>
          <w:sz w:val="20"/>
        </w:rPr>
        <w:t>ặ</w:t>
      </w:r>
      <w:r w:rsidRPr="00966867">
        <w:rPr>
          <w:sz w:val="20"/>
        </w:rPr>
        <w:t>c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nhúng ch</w:t>
      </w:r>
      <w:r w:rsidRPr="00966867">
        <w:rPr>
          <w:rFonts w:ascii="Cambria" w:hAnsi="Cambria" w:cs="Cambria"/>
          <w:sz w:val="20"/>
        </w:rPr>
        <w:t>ứ</w:t>
      </w:r>
      <w:r w:rsidRPr="00966867">
        <w:rPr>
          <w:sz w:val="20"/>
        </w:rPr>
        <w:t xml:space="preserve">c năng này vào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c</w:t>
      </w:r>
      <w:r w:rsidRPr="00966867">
        <w:rPr>
          <w:rFonts w:ascii="Cambria" w:hAnsi="Cambria" w:cs="Cambria"/>
          <w:sz w:val="20"/>
        </w:rPr>
        <w:t>ủ</w:t>
      </w:r>
      <w:r w:rsidRPr="00966867">
        <w:rPr>
          <w:sz w:val="20"/>
        </w:rPr>
        <w:t>a mình.</w:t>
      </w:r>
    </w:p>
    <w:p w14:paraId="5D34C5B6" w14:textId="77777777" w:rsidR="00257CFD" w:rsidRPr="00966867" w:rsidRDefault="00257CFD" w:rsidP="00257CFD">
      <w:pPr>
        <w:pStyle w:val="BodyText"/>
        <w:spacing w:before="117" w:line="232" w:lineRule="auto"/>
        <w:ind w:left="2260" w:right="225"/>
        <w:rPr>
          <w:color w:val="0070C0"/>
        </w:rPr>
      </w:pPr>
      <w:r w:rsidRPr="00966867">
        <w:rPr>
          <w:color w:val="0070C0"/>
        </w:rPr>
        <w:t>"H</w:t>
      </w:r>
      <w:r w:rsidRPr="00966867">
        <w:rPr>
          <w:rFonts w:ascii="Cambria" w:hAnsi="Cambria" w:cs="Cambria"/>
          <w:color w:val="0070C0"/>
        </w:rPr>
        <w:t>ướ</w:t>
      </w:r>
      <w:r w:rsidRPr="00966867">
        <w:rPr>
          <w:color w:val="0070C0"/>
        </w:rPr>
        <w:t>ng d</w:t>
      </w:r>
      <w:r w:rsidRPr="00966867">
        <w:rPr>
          <w:rFonts w:ascii="Cambria" w:hAnsi="Cambria" w:cs="Cambria"/>
          <w:color w:val="0070C0"/>
        </w:rPr>
        <w:t>ẫ</w:t>
      </w:r>
      <w:r w:rsidRPr="00966867">
        <w:rPr>
          <w:color w:val="0070C0"/>
        </w:rPr>
        <w:t>n: T</w:t>
      </w:r>
      <w:r w:rsidRPr="00966867">
        <w:rPr>
          <w:rFonts w:ascii="Cambria" w:hAnsi="Cambria" w:cs="Cambria"/>
          <w:color w:val="0070C0"/>
        </w:rPr>
        <w:t>ạ</w:t>
      </w:r>
      <w:r w:rsidRPr="00966867">
        <w:rPr>
          <w:color w:val="0070C0"/>
        </w:rPr>
        <w:t>o và s</w:t>
      </w:r>
      <w:r w:rsidRPr="00966867">
        <w:rPr>
          <w:rFonts w:ascii="Cambria" w:hAnsi="Cambria" w:cs="Cambria"/>
          <w:color w:val="0070C0"/>
        </w:rPr>
        <w:t>ử</w:t>
      </w:r>
      <w:r w:rsidRPr="00966867">
        <w:rPr>
          <w:color w:val="0070C0"/>
        </w:rPr>
        <w:t xml:space="preserve"> d</w:t>
      </w:r>
      <w:r w:rsidRPr="00966867">
        <w:rPr>
          <w:rFonts w:ascii="Cambria" w:hAnsi="Cambria" w:cs="Cambria"/>
          <w:color w:val="0070C0"/>
        </w:rPr>
        <w:t>ụ</w:t>
      </w:r>
      <w:r w:rsidRPr="00966867">
        <w:rPr>
          <w:color w:val="0070C0"/>
        </w:rPr>
        <w:t>ng Application Context d</w:t>
      </w:r>
      <w:r w:rsidRPr="00966867">
        <w:rPr>
          <w:rFonts w:ascii="Cambria" w:hAnsi="Cambria" w:cs="Cambria"/>
          <w:color w:val="0070C0"/>
        </w:rPr>
        <w:t>ự</w:t>
      </w:r>
      <w:r w:rsidRPr="00966867">
        <w:rPr>
          <w:color w:val="0070C0"/>
        </w:rPr>
        <w:t>a trên Database Session"</w:t>
      </w:r>
      <w:r w:rsidRPr="00966867">
        <w:t xml:space="preserve"> trên trang 6-12 cho th</w:t>
      </w:r>
      <w:r w:rsidRPr="00966867">
        <w:rPr>
          <w:rFonts w:ascii="Cambria" w:hAnsi="Cambria" w:cs="Cambria"/>
        </w:rPr>
        <w:t>ấ</w:t>
      </w:r>
      <w:r w:rsidRPr="00966867">
        <w:t>y cách t</w:t>
      </w:r>
      <w:r w:rsidRPr="00966867">
        <w:rPr>
          <w:rFonts w:ascii="Cambria" w:hAnsi="Cambria" w:cs="Cambria"/>
        </w:rPr>
        <w:t>ạ</w:t>
      </w:r>
      <w:r w:rsidRPr="00966867">
        <w:t>o và s</w:t>
      </w:r>
      <w:r w:rsidRPr="00966867">
        <w:rPr>
          <w:rFonts w:ascii="Cambria" w:hAnsi="Cambria" w:cs="Cambria"/>
        </w:rPr>
        <w:t>ử</w:t>
      </w:r>
      <w:r w:rsidRPr="00966867">
        <w:t xml:space="preserve"> d</w:t>
      </w:r>
      <w:r w:rsidRPr="00966867">
        <w:rPr>
          <w:rFonts w:ascii="Cambria" w:hAnsi="Cambria" w:cs="Cambria"/>
        </w:rPr>
        <w:t>ụ</w:t>
      </w:r>
      <w:r w:rsidRPr="00966867">
        <w:t>ng  Application Context  d</w:t>
      </w:r>
      <w:r w:rsidRPr="00966867">
        <w:rPr>
          <w:rFonts w:ascii="Cambria" w:hAnsi="Cambria" w:cs="Cambria"/>
        </w:rPr>
        <w:t>ự</w:t>
      </w:r>
      <w:r w:rsidRPr="00966867">
        <w:t>a trên Database Session đ</w:t>
      </w:r>
      <w:r w:rsidRPr="00966867">
        <w:rPr>
          <w:rFonts w:ascii="Cambria" w:hAnsi="Cambria" w:cs="Cambria"/>
        </w:rPr>
        <w:t>ượ</w:t>
      </w:r>
      <w:r w:rsidRPr="00966867">
        <w:t>c kh</w:t>
      </w:r>
      <w:r w:rsidRPr="00966867">
        <w:rPr>
          <w:rFonts w:ascii="Cambria" w:hAnsi="Cambria" w:cs="Cambria"/>
        </w:rPr>
        <w:t>ở</w:t>
      </w:r>
      <w:r w:rsidRPr="00966867">
        <w:t>i t</w:t>
      </w:r>
      <w:r w:rsidRPr="00966867">
        <w:rPr>
          <w:rFonts w:ascii="Cambria" w:hAnsi="Cambria" w:cs="Cambria"/>
        </w:rPr>
        <w:t>ạ</w:t>
      </w:r>
      <w:r w:rsidRPr="00966867">
        <w:t>o c</w:t>
      </w:r>
      <w:r w:rsidRPr="00966867">
        <w:rPr>
          <w:rFonts w:ascii="Cambria" w:hAnsi="Cambria" w:cs="Cambria"/>
        </w:rPr>
        <w:t>ụ</w:t>
      </w:r>
      <w:r w:rsidRPr="00966867">
        <w:t>c b</w:t>
      </w:r>
      <w:r w:rsidRPr="00966867">
        <w:rPr>
          <w:rFonts w:ascii="Cambria" w:hAnsi="Cambria" w:cs="Cambria"/>
        </w:rPr>
        <w:t>ộ</w:t>
      </w:r>
      <w:r w:rsidRPr="00966867">
        <w:t>.</w:t>
      </w:r>
    </w:p>
    <w:p w14:paraId="4C91B65A" w14:textId="77777777" w:rsidR="00257CFD" w:rsidRPr="00966867" w:rsidRDefault="00257CFD" w:rsidP="00257CFD">
      <w:pPr>
        <w:pStyle w:val="BodyText"/>
        <w:spacing w:before="117" w:line="232" w:lineRule="auto"/>
        <w:ind w:left="2260" w:right="225"/>
      </w:pPr>
      <w:r w:rsidRPr="00966867">
        <w:t xml:space="preserve"> B</w:t>
      </w:r>
      <w:r w:rsidRPr="00966867">
        <w:rPr>
          <w:rFonts w:ascii="Cambria" w:hAnsi="Cambria" w:cs="Cambria"/>
        </w:rPr>
        <w:t>ạ</w:t>
      </w:r>
      <w:r w:rsidRPr="00966867">
        <w:t>n cũng có th</w:t>
      </w:r>
      <w:r w:rsidRPr="00966867">
        <w:rPr>
          <w:rFonts w:ascii="Cambria" w:hAnsi="Cambria" w:cs="Cambria"/>
        </w:rPr>
        <w:t>ể</w:t>
      </w:r>
      <w:r w:rsidRPr="00966867">
        <w:t xml:space="preserve"> kh</w:t>
      </w:r>
      <w:r w:rsidRPr="00966867">
        <w:rPr>
          <w:rFonts w:ascii="Cambria" w:hAnsi="Cambria" w:cs="Cambria"/>
        </w:rPr>
        <w:t>ở</w:t>
      </w:r>
      <w:r w:rsidRPr="00966867">
        <w:t>i t</w:t>
      </w:r>
      <w:r w:rsidRPr="00966867">
        <w:rPr>
          <w:rFonts w:ascii="Cambria" w:hAnsi="Cambria" w:cs="Cambria"/>
        </w:rPr>
        <w:t>ạ</w:t>
      </w:r>
      <w:r w:rsidRPr="00966867">
        <w:t>o Application Context   d</w:t>
      </w:r>
      <w:r w:rsidRPr="00966867">
        <w:rPr>
          <w:rFonts w:ascii="Cambria" w:hAnsi="Cambria" w:cs="Cambria"/>
        </w:rPr>
        <w:t>ự</w:t>
      </w:r>
      <w:r w:rsidRPr="00966867">
        <w:t>a trên Session ho</w:t>
      </w:r>
      <w:r w:rsidRPr="00966867">
        <w:rPr>
          <w:rFonts w:ascii="Cambria" w:hAnsi="Cambria" w:cs="Cambria"/>
        </w:rPr>
        <w:t>ặ</w:t>
      </w:r>
      <w:r w:rsidRPr="00966867">
        <w:t>c externally ho</w:t>
      </w:r>
      <w:r w:rsidRPr="00966867">
        <w:rPr>
          <w:rFonts w:ascii="Cambria" w:hAnsi="Cambria" w:cs="Cambria"/>
        </w:rPr>
        <w:t>ặ</w:t>
      </w:r>
      <w:r w:rsidRPr="00966867">
        <w:t>c globally. Ho</w:t>
      </w:r>
      <w:r w:rsidRPr="00966867">
        <w:rPr>
          <w:rFonts w:ascii="Cambria" w:hAnsi="Cambria" w:cs="Cambria"/>
        </w:rPr>
        <w:t>ặ</w:t>
      </w:r>
      <w:r w:rsidRPr="00966867">
        <w:t>c là ph</w:t>
      </w:r>
      <w:r w:rsidRPr="00966867">
        <w:rPr>
          <w:rFonts w:ascii="Cambria" w:hAnsi="Cambria" w:cs="Cambria"/>
        </w:rPr>
        <w:t>ươ</w:t>
      </w:r>
      <w:r w:rsidRPr="00966867">
        <w:t>ng pháp</w:t>
      </w:r>
      <w:r>
        <w:t xml:space="preserve"> </w:t>
      </w:r>
      <w:r w:rsidRPr="00966867">
        <w:t>l</w:t>
      </w:r>
      <w:r w:rsidRPr="00966867">
        <w:rPr>
          <w:rFonts w:ascii="Cambria" w:hAnsi="Cambria" w:cs="Cambria"/>
        </w:rPr>
        <w:t>ư</w:t>
      </w:r>
      <w:r w:rsidRPr="00966867">
        <w:t>u tr</w:t>
      </w:r>
      <w:r w:rsidRPr="00966867">
        <w:rPr>
          <w:rFonts w:ascii="Cambria" w:hAnsi="Cambria" w:cs="Cambria"/>
        </w:rPr>
        <w:t>ữ</w:t>
      </w:r>
      <w:r w:rsidRPr="00966867">
        <w:t xml:space="preserve"> thông tin ng</w:t>
      </w:r>
      <w:r w:rsidRPr="00966867">
        <w:rPr>
          <w:rFonts w:ascii="Cambria" w:hAnsi="Cambria" w:cs="Cambria"/>
        </w:rPr>
        <w:t>ữ</w:t>
      </w:r>
      <w:r w:rsidRPr="00966867">
        <w:t xml:space="preserve"> c</w:t>
      </w:r>
      <w:r w:rsidRPr="00966867">
        <w:rPr>
          <w:rFonts w:ascii="Cambria" w:hAnsi="Cambria" w:cs="Cambria"/>
        </w:rPr>
        <w:t>ả</w:t>
      </w:r>
      <w:r w:rsidRPr="00966867">
        <w:t>nh trong  user session</w:t>
      </w:r>
    </w:p>
    <w:p w14:paraId="0D0D6F5E" w14:textId="77777777" w:rsidR="00257CFD" w:rsidRPr="008A0BA6" w:rsidRDefault="00257CFD" w:rsidP="00280038">
      <w:pPr>
        <w:pStyle w:val="ListParagraph"/>
        <w:numPr>
          <w:ilvl w:val="2"/>
          <w:numId w:val="189"/>
        </w:numPr>
        <w:tabs>
          <w:tab w:val="left" w:pos="2620"/>
        </w:tabs>
        <w:spacing w:before="117" w:line="232" w:lineRule="auto"/>
        <w:ind w:left="2619" w:right="581" w:hanging="359"/>
        <w:rPr>
          <w:sz w:val="20"/>
        </w:rPr>
      </w:pPr>
      <w:r>
        <w:rPr>
          <w:b/>
          <w:sz w:val="20"/>
        </w:rPr>
        <w:t>External</w:t>
      </w:r>
      <w:r>
        <w:rPr>
          <w:b/>
          <w:spacing w:val="-3"/>
          <w:sz w:val="20"/>
        </w:rPr>
        <w:t xml:space="preserve"> </w:t>
      </w:r>
      <w:r>
        <w:rPr>
          <w:b/>
          <w:sz w:val="20"/>
        </w:rPr>
        <w:t xml:space="preserve">initialization. </w:t>
      </w:r>
      <w:r>
        <w:t>Đây là ki</w:t>
      </w:r>
      <w:r w:rsidRPr="008A0BA6">
        <w:rPr>
          <w:rFonts w:ascii="Cambria" w:hAnsi="Cambria" w:cs="Cambria"/>
        </w:rPr>
        <w:t>ể</w:t>
      </w:r>
      <w:r>
        <w:t>u  có th</w:t>
      </w:r>
      <w:r w:rsidRPr="008A0BA6">
        <w:rPr>
          <w:rFonts w:ascii="Cambria" w:hAnsi="Cambria" w:cs="Cambria"/>
        </w:rPr>
        <w:t>ể</w:t>
      </w:r>
      <w:r>
        <w:t xml:space="preserve"> đ</w:t>
      </w:r>
      <w:r w:rsidRPr="008A0BA6">
        <w:rPr>
          <w:rFonts w:ascii="Cambria" w:hAnsi="Cambria" w:cs="Cambria"/>
        </w:rPr>
        <w:t>ế</w:t>
      </w:r>
      <w:r>
        <w:t>n t</w:t>
      </w:r>
      <w:r w:rsidRPr="008A0BA6">
        <w:rPr>
          <w:rFonts w:ascii="Cambria" w:hAnsi="Cambria" w:cs="Cambria"/>
        </w:rPr>
        <w:t>ừ</w:t>
      </w:r>
      <w:r>
        <w:t xml:space="preserve"> giao di</w:t>
      </w:r>
      <w:r w:rsidRPr="008A0BA6">
        <w:rPr>
          <w:rFonts w:ascii="Cambria" w:hAnsi="Cambria" w:cs="Cambria"/>
        </w:rPr>
        <w:t>ệ</w:t>
      </w:r>
      <w:r>
        <w:t>n OCI,</w:t>
      </w:r>
    </w:p>
    <w:p w14:paraId="5776265D" w14:textId="77777777" w:rsidR="00257CFD" w:rsidRDefault="00257CFD" w:rsidP="00257CFD">
      <w:pPr>
        <w:pStyle w:val="BodyText"/>
        <w:spacing w:line="232" w:lineRule="auto"/>
        <w:ind w:left="2620" w:right="987"/>
      </w:pPr>
      <w:r>
        <w:t>quy trình hàng đ</w:t>
      </w:r>
      <w:r>
        <w:rPr>
          <w:rFonts w:ascii="Cambria" w:hAnsi="Cambria" w:cs="Cambria"/>
        </w:rPr>
        <w:t>ợ</w:t>
      </w:r>
      <w:r>
        <w:t>i công vi</w:t>
      </w:r>
      <w:r>
        <w:rPr>
          <w:rFonts w:ascii="Cambria" w:hAnsi="Cambria" w:cs="Cambria"/>
        </w:rPr>
        <w:t>ệ</w:t>
      </w:r>
      <w:r>
        <w:t>c  ho</w:t>
      </w:r>
      <w:r>
        <w:rPr>
          <w:rFonts w:ascii="Cambria" w:hAnsi="Cambria" w:cs="Cambria"/>
        </w:rPr>
        <w:t>ặ</w:t>
      </w:r>
      <w:r>
        <w:t>c liên k</w:t>
      </w:r>
      <w:r>
        <w:rPr>
          <w:rFonts w:ascii="Cambria" w:hAnsi="Cambria" w:cs="Cambria"/>
        </w:rPr>
        <w:t>ế</w:t>
      </w:r>
      <w:r>
        <w:t>t  user database đ</w:t>
      </w:r>
      <w:r>
        <w:rPr>
          <w:rFonts w:ascii="Cambria" w:hAnsi="Cambria" w:cs="Cambria"/>
        </w:rPr>
        <w:t>ượ</w:t>
      </w:r>
      <w:r>
        <w:t>c k</w:t>
      </w:r>
      <w:r>
        <w:rPr>
          <w:rFonts w:ascii="Cambria" w:hAnsi="Cambria" w:cs="Cambria"/>
        </w:rPr>
        <w:t>ế</w:t>
      </w:r>
      <w:r>
        <w:t>t n</w:t>
      </w:r>
      <w:r>
        <w:rPr>
          <w:rFonts w:ascii="Cambria" w:hAnsi="Cambria" w:cs="Cambria"/>
        </w:rPr>
        <w:t>ố</w:t>
      </w:r>
      <w:r>
        <w:t>i.</w:t>
      </w:r>
    </w:p>
    <w:p w14:paraId="6AAAA6FB" w14:textId="77777777" w:rsidR="00257CFD" w:rsidRPr="008A0BA6" w:rsidRDefault="00257CFD" w:rsidP="00257CFD">
      <w:pPr>
        <w:pStyle w:val="BodyText"/>
        <w:spacing w:line="232" w:lineRule="auto"/>
        <w:ind w:left="2620" w:right="987"/>
        <w:rPr>
          <w:lang w:val="fr-FR"/>
        </w:rPr>
      </w:pPr>
      <w:r w:rsidRPr="008A0BA6">
        <w:rPr>
          <w:lang w:val="fr-FR"/>
        </w:rPr>
        <w:t>Kh</w:t>
      </w:r>
      <w:r w:rsidRPr="008A0BA6">
        <w:rPr>
          <w:rFonts w:ascii="Cambria" w:hAnsi="Cambria" w:cs="Cambria"/>
          <w:lang w:val="fr-FR"/>
        </w:rPr>
        <w:t>ở</w:t>
      </w:r>
      <w:r w:rsidRPr="008A0BA6">
        <w:rPr>
          <w:lang w:val="fr-FR"/>
        </w:rPr>
        <w:t>i t</w:t>
      </w:r>
      <w:r w:rsidRPr="008A0BA6">
        <w:rPr>
          <w:rFonts w:ascii="Cambria" w:hAnsi="Cambria" w:cs="Cambria"/>
          <w:lang w:val="fr-FR"/>
        </w:rPr>
        <w:t>ạ</w:t>
      </w:r>
      <w:r w:rsidRPr="008A0BA6">
        <w:rPr>
          <w:lang w:val="fr-FR"/>
        </w:rPr>
        <w:t>o Application Contexts d</w:t>
      </w:r>
      <w:r w:rsidRPr="008A0BA6">
        <w:rPr>
          <w:rFonts w:ascii="Cambria" w:hAnsi="Cambria" w:cs="Cambria"/>
          <w:lang w:val="fr-FR"/>
        </w:rPr>
        <w:t>ự</w:t>
      </w:r>
      <w:r w:rsidRPr="008A0BA6">
        <w:rPr>
          <w:lang w:val="fr-FR"/>
        </w:rPr>
        <w:t>a trên Database Session bên ngoài"</w:t>
      </w:r>
    </w:p>
    <w:p w14:paraId="2FD4EC49" w14:textId="77777777" w:rsidR="00257CFD" w:rsidRPr="00164D10" w:rsidRDefault="00257CFD" w:rsidP="00257CFD">
      <w:pPr>
        <w:pStyle w:val="BodyText"/>
        <w:spacing w:line="232" w:lineRule="auto"/>
        <w:ind w:left="2620" w:right="987"/>
        <w:rPr>
          <w:lang w:val="fr-FR"/>
        </w:rPr>
      </w:pPr>
      <w:r w:rsidRPr="008A0BA6">
        <w:rPr>
          <w:lang w:val="fr-FR"/>
        </w:rPr>
        <w:t xml:space="preserve"> trên trang 6-16 đ</w:t>
      </w:r>
      <w:r w:rsidRPr="008A0BA6">
        <w:rPr>
          <w:rFonts w:ascii="Cambria" w:hAnsi="Cambria" w:cs="Cambria"/>
          <w:lang w:val="fr-FR"/>
        </w:rPr>
        <w:t>ể</w:t>
      </w:r>
      <w:r w:rsidRPr="008A0BA6">
        <w:rPr>
          <w:lang w:val="fr-FR"/>
        </w:rPr>
        <w:t xml:space="preserve"> bi</w:t>
      </w:r>
      <w:r w:rsidRPr="008A0BA6">
        <w:rPr>
          <w:rFonts w:ascii="Cambria" w:hAnsi="Cambria" w:cs="Cambria"/>
          <w:lang w:val="fr-FR"/>
        </w:rPr>
        <w:t>ế</w:t>
      </w:r>
      <w:r w:rsidRPr="008A0BA6">
        <w:rPr>
          <w:lang w:val="fr-FR"/>
        </w:rPr>
        <w:t>t thông tin chi ti</w:t>
      </w:r>
      <w:r w:rsidRPr="008A0BA6">
        <w:rPr>
          <w:rFonts w:ascii="Cambria" w:hAnsi="Cambria" w:cs="Cambria"/>
          <w:lang w:val="fr-FR"/>
        </w:rPr>
        <w:t>ế</w:t>
      </w:r>
      <w:r w:rsidRPr="008A0BA6">
        <w:rPr>
          <w:lang w:val="fr-FR"/>
        </w:rPr>
        <w:t>t</w:t>
      </w:r>
    </w:p>
    <w:p w14:paraId="16798516" w14:textId="77777777" w:rsidR="00257CFD" w:rsidRPr="00164D10" w:rsidRDefault="00257CFD" w:rsidP="00280038">
      <w:pPr>
        <w:pStyle w:val="ListParagraph"/>
        <w:numPr>
          <w:ilvl w:val="2"/>
          <w:numId w:val="189"/>
        </w:numPr>
        <w:tabs>
          <w:tab w:val="left" w:pos="2620"/>
        </w:tabs>
        <w:spacing w:before="116" w:line="232" w:lineRule="auto"/>
        <w:ind w:right="667"/>
        <w:rPr>
          <w:sz w:val="20"/>
        </w:rPr>
      </w:pPr>
      <w:r w:rsidRPr="00FF3DD3">
        <w:rPr>
          <w:b/>
          <w:sz w:val="20"/>
          <w:lang w:val="fr-FR"/>
        </w:rPr>
        <w:t xml:space="preserve">Global initialization. </w:t>
      </w:r>
      <w:r w:rsidRPr="00FF3DD3">
        <w:rPr>
          <w:sz w:val="20"/>
          <w:lang w:val="fr-FR"/>
        </w:rPr>
        <w:t>Đây là ki</w:t>
      </w:r>
      <w:r w:rsidRPr="00FF3DD3">
        <w:rPr>
          <w:rFonts w:ascii="Cambria" w:hAnsi="Cambria" w:cs="Cambria"/>
          <w:sz w:val="20"/>
          <w:lang w:val="fr-FR"/>
        </w:rPr>
        <w:t>ể</w:t>
      </w:r>
      <w:r w:rsidRPr="00FF3DD3">
        <w:rPr>
          <w:sz w:val="20"/>
          <w:lang w:val="fr-FR"/>
        </w:rPr>
        <w:t>u s</w:t>
      </w:r>
      <w:r w:rsidRPr="00FF3DD3">
        <w:rPr>
          <w:rFonts w:ascii="Cambria" w:hAnsi="Cambria" w:cs="Cambria"/>
          <w:sz w:val="20"/>
          <w:lang w:val="fr-FR"/>
        </w:rPr>
        <w:t>ử</w:t>
      </w:r>
      <w:r w:rsidRPr="00FF3DD3">
        <w:rPr>
          <w:sz w:val="20"/>
          <w:lang w:val="fr-FR"/>
        </w:rPr>
        <w:t xml:space="preserve"> d</w:t>
      </w:r>
      <w:r w:rsidRPr="00FF3DD3">
        <w:rPr>
          <w:rFonts w:ascii="Cambria" w:hAnsi="Cambria" w:cs="Cambria"/>
          <w:sz w:val="20"/>
          <w:lang w:val="fr-FR"/>
        </w:rPr>
        <w:t>ụ</w:t>
      </w:r>
      <w:r w:rsidRPr="00FF3DD3">
        <w:rPr>
          <w:sz w:val="20"/>
          <w:lang w:val="fr-FR"/>
        </w:rPr>
        <w:t>ng các thu</w:t>
      </w:r>
      <w:r w:rsidRPr="00FF3DD3">
        <w:rPr>
          <w:rFonts w:ascii="Cambria" w:hAnsi="Cambria" w:cs="Cambria"/>
          <w:sz w:val="20"/>
          <w:lang w:val="fr-FR"/>
        </w:rPr>
        <w:t>ộ</w:t>
      </w:r>
      <w:r w:rsidRPr="00FF3DD3">
        <w:rPr>
          <w:sz w:val="20"/>
          <w:lang w:val="fr-FR"/>
        </w:rPr>
        <w:t>c tính và giá tr</w:t>
      </w:r>
      <w:r w:rsidRPr="00FF3DD3">
        <w:rPr>
          <w:rFonts w:ascii="Cambria" w:hAnsi="Cambria" w:cs="Cambria"/>
          <w:sz w:val="20"/>
          <w:lang w:val="fr-FR"/>
        </w:rPr>
        <w:t>ị</w:t>
      </w:r>
      <w:r w:rsidRPr="00FF3DD3">
        <w:rPr>
          <w:sz w:val="20"/>
          <w:lang w:val="fr-FR"/>
        </w:rPr>
        <w:t xml:space="preserve"> t</w:t>
      </w:r>
      <w:r w:rsidRPr="00FF3DD3">
        <w:rPr>
          <w:rFonts w:ascii="Cambria" w:hAnsi="Cambria" w:cs="Cambria"/>
          <w:sz w:val="20"/>
          <w:lang w:val="fr-FR"/>
        </w:rPr>
        <w:t>ừ</w:t>
      </w:r>
      <w:r w:rsidRPr="00FF3DD3">
        <w:rPr>
          <w:sz w:val="20"/>
          <w:lang w:val="fr-FR"/>
        </w:rPr>
        <w:t xml:space="preserve"> m</w:t>
      </w:r>
      <w:r w:rsidRPr="00FF3DD3">
        <w:rPr>
          <w:rFonts w:ascii="Cambria" w:hAnsi="Cambria" w:cs="Cambria"/>
          <w:sz w:val="20"/>
          <w:lang w:val="fr-FR"/>
        </w:rPr>
        <w:t>ộ</w:t>
      </w:r>
      <w:r w:rsidRPr="00FF3DD3">
        <w:rPr>
          <w:sz w:val="20"/>
          <w:lang w:val="fr-FR"/>
        </w:rPr>
        <w:t>t centralized location, ch</w:t>
      </w:r>
      <w:r w:rsidRPr="00FF3DD3">
        <w:rPr>
          <w:rFonts w:ascii="Cambria" w:hAnsi="Cambria" w:cs="Cambria"/>
          <w:sz w:val="20"/>
          <w:lang w:val="fr-FR"/>
        </w:rPr>
        <w:t>ẳ</w:t>
      </w:r>
      <w:r w:rsidRPr="00FF3DD3">
        <w:rPr>
          <w:sz w:val="20"/>
          <w:lang w:val="fr-FR"/>
        </w:rPr>
        <w:t>ng h</w:t>
      </w:r>
      <w:r w:rsidRPr="00FF3DD3">
        <w:rPr>
          <w:rFonts w:ascii="Cambria" w:hAnsi="Cambria" w:cs="Cambria"/>
          <w:sz w:val="20"/>
          <w:lang w:val="fr-FR"/>
        </w:rPr>
        <w:t>ạ</w:t>
      </w:r>
      <w:r w:rsidRPr="00FF3DD3">
        <w:rPr>
          <w:sz w:val="20"/>
          <w:lang w:val="fr-FR"/>
        </w:rPr>
        <w:t>n nh</w:t>
      </w:r>
      <w:r w:rsidRPr="00FF3DD3">
        <w:rPr>
          <w:rFonts w:ascii="Cambria" w:hAnsi="Cambria" w:cs="Cambria"/>
          <w:sz w:val="20"/>
          <w:lang w:val="fr-FR"/>
        </w:rPr>
        <w:t>ư</w:t>
      </w:r>
      <w:r w:rsidRPr="00FF3DD3">
        <w:rPr>
          <w:sz w:val="20"/>
          <w:lang w:val="fr-FR"/>
        </w:rPr>
        <w:t xml:space="preserve"> LDAP directory. </w:t>
      </w:r>
      <w:r w:rsidRPr="00164D10">
        <w:rPr>
          <w:sz w:val="20"/>
        </w:rPr>
        <w:t>"Kh</w:t>
      </w:r>
      <w:r w:rsidRPr="00164D10">
        <w:rPr>
          <w:rFonts w:ascii="Cambria" w:hAnsi="Cambria" w:cs="Cambria"/>
          <w:sz w:val="20"/>
        </w:rPr>
        <w:t>ở</w:t>
      </w:r>
      <w:r w:rsidRPr="00164D10">
        <w:rPr>
          <w:sz w:val="20"/>
        </w:rPr>
        <w:t>i t</w:t>
      </w:r>
      <w:r w:rsidRPr="00164D10">
        <w:rPr>
          <w:rFonts w:ascii="Cambria" w:hAnsi="Cambria" w:cs="Cambria"/>
          <w:sz w:val="20"/>
        </w:rPr>
        <w:t>ạ</w:t>
      </w:r>
      <w:r w:rsidRPr="00164D10">
        <w:rPr>
          <w:sz w:val="20"/>
        </w:rPr>
        <w:t xml:space="preserve">o </w:t>
      </w:r>
      <w:r>
        <w:rPr>
          <w:sz w:val="20"/>
        </w:rPr>
        <w:t xml:space="preserve">các </w:t>
      </w:r>
      <w:r w:rsidRPr="00164D10">
        <w:rPr>
          <w:sz w:val="20"/>
        </w:rPr>
        <w:t>Application Contexts Globally d</w:t>
      </w:r>
      <w:r w:rsidRPr="00164D10">
        <w:rPr>
          <w:rFonts w:ascii="Cambria" w:hAnsi="Cambria" w:cs="Cambria"/>
          <w:sz w:val="20"/>
        </w:rPr>
        <w:t>ự</w:t>
      </w:r>
      <w:r w:rsidRPr="00164D10">
        <w:rPr>
          <w:sz w:val="20"/>
        </w:rPr>
        <w:t>a trên Database Session " trên trang 6-18 cung c</w:t>
      </w:r>
      <w:r w:rsidRPr="00164D10">
        <w:rPr>
          <w:rFonts w:ascii="Cambria" w:hAnsi="Cambria" w:cs="Cambria"/>
          <w:sz w:val="20"/>
        </w:rPr>
        <w:t>ấ</w:t>
      </w:r>
      <w:r w:rsidRPr="00164D10">
        <w:rPr>
          <w:sz w:val="20"/>
        </w:rPr>
        <w:t>p thêm thông tin..</w:t>
      </w:r>
    </w:p>
    <w:p w14:paraId="4EF36B4B" w14:textId="77777777" w:rsidR="00257CFD" w:rsidRPr="001058B5" w:rsidRDefault="00257CFD" w:rsidP="00257CFD">
      <w:pPr>
        <w:pStyle w:val="BodyText"/>
        <w:spacing w:before="5"/>
        <w:rPr>
          <w:rFonts w:ascii="Arial" w:hAnsi="Arial" w:cs="Arial"/>
          <w:sz w:val="25"/>
        </w:rPr>
      </w:pPr>
    </w:p>
    <w:p w14:paraId="6B67EEF7" w14:textId="77777777" w:rsidR="00257CFD" w:rsidRPr="001058B5" w:rsidRDefault="00257CFD" w:rsidP="00257CFD">
      <w:pPr>
        <w:pStyle w:val="Heading4"/>
        <w:spacing w:before="1"/>
      </w:pPr>
      <w:bookmarkStart w:id="879" w:name="Creating_a_Database_Session-Based_Applic"/>
      <w:bookmarkStart w:id="880" w:name="_bookmark1155"/>
      <w:bookmarkEnd w:id="879"/>
      <w:bookmarkEnd w:id="880"/>
      <w:r>
        <w:t xml:space="preserve">Tạo </w:t>
      </w:r>
      <w:r w:rsidRPr="00C81318">
        <w:t xml:space="preserve"> Application Context  dựa trên  Database Session </w:t>
      </w:r>
      <w:r w:rsidRPr="001058B5">
        <w:t xml:space="preserve"> </w:t>
      </w:r>
    </w:p>
    <w:p w14:paraId="0D4767F4" w14:textId="77777777" w:rsidR="00257CFD" w:rsidRDefault="00257CFD" w:rsidP="00257CFD">
      <w:pPr>
        <w:pStyle w:val="BodyText"/>
        <w:spacing w:before="82" w:line="230" w:lineRule="auto"/>
        <w:ind w:left="2259"/>
        <w:rPr>
          <w:rFonts w:ascii="Arial" w:hAnsi="Arial" w:cs="Arial"/>
          <w:spacing w:val="-9"/>
        </w:rPr>
      </w:pPr>
      <w:r w:rsidRPr="005D636A">
        <w:rPr>
          <w:rFonts w:ascii="Arial" w:hAnsi="Arial" w:cs="Arial"/>
          <w:spacing w:val="-9"/>
        </w:rPr>
        <w:t xml:space="preserve"> Để tạo một application context dựa trên database session, </w:t>
      </w:r>
      <w:r w:rsidRPr="00C81318">
        <w:rPr>
          <w:rFonts w:ascii="Arial" w:hAnsi="Arial" w:cs="Arial"/>
          <w:spacing w:val="-9"/>
        </w:rPr>
        <w:t>bạn sử dụng câu lệnh SQL CREATE CONTEXT. Ở đây, bạn tạo một namespace cho application context và sau đó liên kết nó với một  PL / SQL package</w:t>
      </w:r>
      <w:r>
        <w:rPr>
          <w:rFonts w:ascii="Arial" w:hAnsi="Arial" w:cs="Arial"/>
          <w:spacing w:val="-9"/>
        </w:rPr>
        <w:t xml:space="preserve"> </w:t>
      </w:r>
      <w:r w:rsidRPr="00C81318">
        <w:rPr>
          <w:rFonts w:ascii="Arial" w:hAnsi="Arial" w:cs="Arial"/>
          <w:spacing w:val="-9"/>
        </w:rPr>
        <w:t>quản lý cặpname-value chứa thông tin session của người dùng. Bạn phải có đặc quyền hệ thống CREATE ANY CONTEXT để chạy câu lệnh này và đặc quyền DROP ANY CONTEXT</w:t>
      </w:r>
      <w:r>
        <w:rPr>
          <w:rFonts w:ascii="Arial" w:hAnsi="Arial" w:cs="Arial"/>
          <w:spacing w:val="-9"/>
        </w:rPr>
        <w:t xml:space="preserve"> </w:t>
      </w:r>
      <w:r w:rsidRPr="00C81318">
        <w:rPr>
          <w:rFonts w:ascii="Arial" w:hAnsi="Arial" w:cs="Arial"/>
          <w:spacing w:val="-9"/>
        </w:rPr>
        <w:t>để sử dụng câu lệnh DROP CONTEXT nếu bạn drop the application context Trong application context dựa trên database session, dữ liệu được lưu trữ trong database user session (UGA)</w:t>
      </w:r>
      <w:r>
        <w:rPr>
          <w:rFonts w:ascii="Arial" w:hAnsi="Arial" w:cs="Arial"/>
          <w:spacing w:val="-9"/>
        </w:rPr>
        <w:t xml:space="preserve"> </w:t>
      </w:r>
      <w:r w:rsidRPr="00C81318">
        <w:rPr>
          <w:rFonts w:ascii="Arial" w:hAnsi="Arial" w:cs="Arial"/>
          <w:spacing w:val="-9"/>
        </w:rPr>
        <w:t>trong một namespace mà bạn tạo bằng câu lệnh SQL CREATE CONTEXT.</w:t>
      </w:r>
    </w:p>
    <w:p w14:paraId="076BB69D" w14:textId="77777777" w:rsidR="00257CFD" w:rsidRPr="0092040F" w:rsidRDefault="00257CFD" w:rsidP="00257CFD">
      <w:pPr>
        <w:pStyle w:val="BodyText"/>
        <w:spacing w:before="82" w:line="230" w:lineRule="auto"/>
        <w:ind w:left="2259"/>
        <w:rPr>
          <w:rFonts w:ascii="Arial" w:hAnsi="Arial" w:cs="Arial"/>
          <w:spacing w:val="-9"/>
        </w:rPr>
      </w:pPr>
      <w:r w:rsidRPr="0092040F">
        <w:rPr>
          <w:rFonts w:ascii="Arial" w:hAnsi="Arial" w:cs="Arial"/>
        </w:rPr>
        <w:t>Mỗi application context  phải có một thuộc tính duy nhất và thuộc về một namespace. Đó là, context names phải là duy nhất trong  database, không chỉ trong một schema.</w:t>
      </w:r>
    </w:p>
    <w:p w14:paraId="4A4956A3" w14:textId="77777777" w:rsidR="00257CFD" w:rsidRPr="001058B5" w:rsidRDefault="00257CFD" w:rsidP="00257CFD">
      <w:pPr>
        <w:pStyle w:val="BodyText"/>
        <w:spacing w:before="120" w:line="230" w:lineRule="auto"/>
        <w:ind w:left="2259" w:right="123"/>
        <w:rPr>
          <w:rFonts w:ascii="Arial" w:hAnsi="Arial" w:cs="Arial"/>
        </w:rPr>
        <w:sectPr w:rsidR="00257CFD" w:rsidRPr="001058B5">
          <w:headerReference w:type="even" r:id="rId129"/>
          <w:headerReference w:type="default" r:id="rId130"/>
          <w:pgSz w:w="12240" w:h="15840"/>
          <w:pgMar w:top="840" w:right="1060" w:bottom="860" w:left="1100" w:header="549" w:footer="663" w:gutter="0"/>
          <w:cols w:space="720"/>
        </w:sectPr>
      </w:pPr>
      <w:r w:rsidRPr="0092040F">
        <w:rPr>
          <w:rFonts w:ascii="Arial" w:hAnsi="Arial" w:cs="Arial"/>
        </w:rPr>
        <w:t>Quyền sở hữu application context như sau:Mặc dù người dùng đã được cấp đặc quyền CREATE ANY CONTEXT</w:t>
      </w:r>
      <w:r>
        <w:rPr>
          <w:rFonts w:ascii="Arial" w:hAnsi="Arial" w:cs="Arial"/>
        </w:rPr>
        <w:t xml:space="preserve"> </w:t>
      </w:r>
      <w:r w:rsidRPr="0092040F">
        <w:rPr>
          <w:rFonts w:ascii="Arial" w:hAnsi="Arial" w:cs="Arial"/>
        </w:rPr>
        <w:t>và DROP ANY CONTEXT có thể tạo và xóa application context, nó được sở hữu bởi lược đồ SYS. Oracle Database kết hợp  the context</w:t>
      </w:r>
      <w:r>
        <w:rPr>
          <w:rFonts w:ascii="Arial" w:hAnsi="Arial" w:cs="Arial"/>
        </w:rPr>
        <w:t xml:space="preserve"> </w:t>
      </w:r>
      <w:r w:rsidRPr="0092040F">
        <w:rPr>
          <w:rFonts w:ascii="Arial" w:hAnsi="Arial" w:cs="Arial"/>
        </w:rPr>
        <w:t xml:space="preserve"> với tài khoản schema  đã tạo ra nó, nhưng nếu bạn bỏ người dùng này, the</w:t>
      </w:r>
      <w:r>
        <w:rPr>
          <w:rFonts w:ascii="Arial" w:hAnsi="Arial" w:cs="Arial"/>
        </w:rPr>
        <w:t xml:space="preserve"> </w:t>
      </w:r>
      <w:r w:rsidRPr="0092040F">
        <w:rPr>
          <w:rFonts w:ascii="Arial" w:hAnsi="Arial" w:cs="Arial"/>
        </w:rPr>
        <w:t>context vẫn tồn tại trong lược đồ SYS.Là người dùng SYS, bạn có thể drop the</w:t>
      </w:r>
      <w:r>
        <w:rPr>
          <w:rFonts w:ascii="Arial" w:hAnsi="Arial" w:cs="Arial"/>
        </w:rPr>
        <w:t xml:space="preserve"> </w:t>
      </w:r>
      <w:r w:rsidRPr="0092040F">
        <w:rPr>
          <w:rFonts w:ascii="Arial" w:hAnsi="Arial" w:cs="Arial"/>
        </w:rPr>
        <w:t>application context.</w:t>
      </w:r>
    </w:p>
    <w:p w14:paraId="7A8D8E7E" w14:textId="77777777" w:rsidR="00257CFD" w:rsidRPr="001058B5" w:rsidRDefault="00257CFD" w:rsidP="00257CFD">
      <w:pPr>
        <w:pStyle w:val="BodyText"/>
        <w:spacing w:before="5"/>
        <w:rPr>
          <w:rFonts w:ascii="Arial" w:hAnsi="Arial" w:cs="Arial"/>
          <w:sz w:val="25"/>
        </w:rPr>
      </w:pPr>
    </w:p>
    <w:p w14:paraId="23A06B77" w14:textId="77777777" w:rsidR="00257CFD" w:rsidRPr="001058B5" w:rsidRDefault="008D1AB8" w:rsidP="00257CFD">
      <w:pPr>
        <w:pStyle w:val="BodyText"/>
        <w:spacing w:before="103" w:line="228" w:lineRule="auto"/>
        <w:ind w:left="1660" w:right="848"/>
        <w:rPr>
          <w:rFonts w:ascii="Arial" w:hAnsi="Arial" w:cs="Arial"/>
        </w:rPr>
      </w:pPr>
      <w:hyperlink w:anchor="_bookmark1159" w:history="1">
        <w:r w:rsidR="00257CFD">
          <w:rPr>
            <w:rFonts w:ascii="Arial" w:hAnsi="Arial" w:cs="Arial"/>
            <w:color w:val="0000CC"/>
          </w:rPr>
          <w:t>Ví dụ</w:t>
        </w:r>
        <w:r w:rsidR="00257CFD" w:rsidRPr="001058B5">
          <w:rPr>
            <w:rFonts w:ascii="Arial" w:hAnsi="Arial" w:cs="Arial"/>
            <w:color w:val="0000CC"/>
            <w:spacing w:val="-19"/>
          </w:rPr>
          <w:t xml:space="preserve"> </w:t>
        </w:r>
        <w:r w:rsidR="00257CFD" w:rsidRPr="001058B5">
          <w:rPr>
            <w:rFonts w:ascii="Arial" w:hAnsi="Arial" w:cs="Arial"/>
            <w:color w:val="0000CC"/>
          </w:rPr>
          <w:t>6–1</w:t>
        </w:r>
        <w:r w:rsidR="00257CFD" w:rsidRPr="001058B5">
          <w:rPr>
            <w:rFonts w:ascii="Arial" w:hAnsi="Arial" w:cs="Arial"/>
            <w:color w:val="0000CC"/>
            <w:spacing w:val="-19"/>
          </w:rPr>
          <w:t xml:space="preserve"> </w:t>
        </w:r>
      </w:hyperlink>
      <w:r w:rsidR="00257CFD">
        <w:rPr>
          <w:rFonts w:ascii="Arial" w:hAnsi="Arial" w:cs="Arial"/>
        </w:rPr>
        <w:t xml:space="preserve">cho thấy làm thế nào để sử dụng </w:t>
      </w:r>
      <w:r w:rsidR="00257CFD" w:rsidRPr="001058B5">
        <w:rPr>
          <w:rFonts w:ascii="Arial" w:hAnsi="Arial" w:cs="Arial"/>
          <w:spacing w:val="-19"/>
        </w:rPr>
        <w:t xml:space="preserve"> </w:t>
      </w:r>
      <w:r w:rsidR="00257CFD" w:rsidRPr="001058B5">
        <w:rPr>
          <w:rFonts w:ascii="Arial" w:hAnsi="Arial" w:cs="Arial"/>
        </w:rPr>
        <w:t>CREATE</w:t>
      </w:r>
      <w:r w:rsidR="00257CFD" w:rsidRPr="001058B5">
        <w:rPr>
          <w:rFonts w:ascii="Arial" w:hAnsi="Arial" w:cs="Arial"/>
          <w:spacing w:val="-55"/>
        </w:rPr>
        <w:t xml:space="preserve"> </w:t>
      </w:r>
      <w:r w:rsidR="00257CFD" w:rsidRPr="001058B5">
        <w:rPr>
          <w:rFonts w:ascii="Arial" w:hAnsi="Arial" w:cs="Arial"/>
        </w:rPr>
        <w:t>CONTEXT</w:t>
      </w:r>
      <w:r w:rsidR="00257CFD" w:rsidRPr="001058B5">
        <w:rPr>
          <w:rFonts w:ascii="Arial" w:hAnsi="Arial" w:cs="Arial"/>
          <w:spacing w:val="-93"/>
        </w:rPr>
        <w:t xml:space="preserve"> </w:t>
      </w:r>
      <w:r w:rsidR="00257CFD">
        <w:rPr>
          <w:rFonts w:ascii="Arial" w:hAnsi="Arial" w:cs="Arial"/>
        </w:rPr>
        <w:t xml:space="preserve">tạo ra một </w:t>
      </w:r>
      <w:r w:rsidR="00257CFD" w:rsidRPr="001058B5">
        <w:rPr>
          <w:rFonts w:ascii="Arial" w:hAnsi="Arial" w:cs="Arial"/>
        </w:rPr>
        <w:t>application</w:t>
      </w:r>
      <w:r w:rsidR="00257CFD" w:rsidRPr="001058B5">
        <w:rPr>
          <w:rFonts w:ascii="Arial" w:hAnsi="Arial" w:cs="Arial"/>
          <w:spacing w:val="-1"/>
        </w:rPr>
        <w:t xml:space="preserve"> </w:t>
      </w:r>
      <w:r w:rsidR="00257CFD" w:rsidRPr="001058B5">
        <w:rPr>
          <w:rFonts w:ascii="Arial" w:hAnsi="Arial" w:cs="Arial"/>
        </w:rPr>
        <w:t>context</w:t>
      </w:r>
      <w:r w:rsidR="00257CFD">
        <w:rPr>
          <w:rFonts w:ascii="Arial" w:hAnsi="Arial" w:cs="Arial"/>
        </w:rPr>
        <w:t xml:space="preserve"> dựa trên </w:t>
      </w:r>
      <w:r w:rsidR="00257CFD" w:rsidRPr="001058B5">
        <w:rPr>
          <w:rFonts w:ascii="Arial" w:hAnsi="Arial" w:cs="Arial"/>
          <w:spacing w:val="-19"/>
        </w:rPr>
        <w:t xml:space="preserve"> </w:t>
      </w:r>
      <w:r w:rsidR="00257CFD" w:rsidRPr="001058B5">
        <w:rPr>
          <w:rFonts w:ascii="Arial" w:hAnsi="Arial" w:cs="Arial"/>
        </w:rPr>
        <w:t>database</w:t>
      </w:r>
      <w:r w:rsidR="00257CFD" w:rsidRPr="001058B5">
        <w:rPr>
          <w:rFonts w:ascii="Arial" w:hAnsi="Arial" w:cs="Arial"/>
          <w:spacing w:val="-19"/>
        </w:rPr>
        <w:t xml:space="preserve"> </w:t>
      </w:r>
      <w:r w:rsidR="00257CFD" w:rsidRPr="001058B5">
        <w:rPr>
          <w:rFonts w:ascii="Arial" w:hAnsi="Arial" w:cs="Arial"/>
        </w:rPr>
        <w:t>session</w:t>
      </w:r>
      <w:r w:rsidR="00257CFD">
        <w:rPr>
          <w:rFonts w:ascii="Arial" w:hAnsi="Arial" w:cs="Arial"/>
        </w:rPr>
        <w:t>:</w:t>
      </w:r>
    </w:p>
    <w:p w14:paraId="5C477917" w14:textId="77777777" w:rsidR="00257CFD" w:rsidRPr="001058B5" w:rsidRDefault="00257CFD" w:rsidP="00257CFD">
      <w:pPr>
        <w:pStyle w:val="BodyText"/>
        <w:rPr>
          <w:rFonts w:ascii="Arial" w:hAnsi="Arial" w:cs="Arial"/>
          <w:sz w:val="26"/>
        </w:rPr>
      </w:pPr>
    </w:p>
    <w:p w14:paraId="3CFD3E6C" w14:textId="77777777" w:rsidR="00257CFD" w:rsidRPr="001058B5" w:rsidRDefault="00257CFD" w:rsidP="00257CFD">
      <w:pPr>
        <w:ind w:left="1660"/>
        <w:rPr>
          <w:rFonts w:ascii="Arial" w:hAnsi="Arial" w:cs="Arial"/>
          <w:b/>
          <w:i/>
          <w:sz w:val="18"/>
        </w:rPr>
      </w:pPr>
      <w:bookmarkStart w:id="881" w:name="_bookmark1159"/>
      <w:bookmarkEnd w:id="881"/>
      <w:r w:rsidRPr="001058B5">
        <w:rPr>
          <w:rFonts w:ascii="Arial" w:hAnsi="Arial" w:cs="Arial"/>
          <w:b/>
          <w:i/>
          <w:sz w:val="18"/>
        </w:rPr>
        <w:t>Example 6–1 Creating a Database Session-Based Application Context</w:t>
      </w:r>
    </w:p>
    <w:p w14:paraId="5A50919F"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CREATE CONTEXT empno_ctx USING set_empno_ctx_pkg;</w:t>
      </w:r>
    </w:p>
    <w:p w14:paraId="5FEF592D" w14:textId="77777777" w:rsidR="00257CFD" w:rsidRPr="001058B5" w:rsidRDefault="00257CFD" w:rsidP="00257CFD">
      <w:pPr>
        <w:pStyle w:val="BodyText"/>
        <w:spacing w:before="2"/>
        <w:rPr>
          <w:rFonts w:ascii="Arial" w:hAnsi="Arial" w:cs="Arial"/>
          <w:sz w:val="19"/>
        </w:rPr>
      </w:pPr>
    </w:p>
    <w:p w14:paraId="7C3CFA12" w14:textId="77777777" w:rsidR="00257CFD" w:rsidRPr="00593723" w:rsidRDefault="00257CFD" w:rsidP="00257CFD">
      <w:pPr>
        <w:pStyle w:val="BodyText"/>
        <w:spacing w:line="228" w:lineRule="auto"/>
        <w:ind w:left="1660" w:right="832"/>
        <w:jc w:val="both"/>
        <w:rPr>
          <w:rFonts w:ascii="Arial" w:hAnsi="Arial" w:cs="Arial"/>
          <w:w w:val="95"/>
        </w:rPr>
      </w:pPr>
      <w:r w:rsidRPr="00593723">
        <w:rPr>
          <w:rFonts w:ascii="Arial" w:hAnsi="Arial" w:cs="Arial"/>
          <w:w w:val="95"/>
        </w:rPr>
        <w:t>Ở đây, empno_ctx là context namespace và set_empno_ctx_pkg là package thiết lập thuộc tính cho  namespace  empno_ctx. Khi bạn tạo application context,, package PL / SQL không cần tồn tại, nhưng nó phải tồn tại trong thời gian chạy. "Bước 3:Tạo một package để truy xuất dữ liệu Session và thiết lập application context "trên trang 6-14 cho thấy một ví dụ về cách tạo một package có thể được sử dụng với application context này.</w:t>
      </w:r>
    </w:p>
    <w:p w14:paraId="4A5285DD" w14:textId="77777777" w:rsidR="00257CFD" w:rsidRDefault="00257CFD" w:rsidP="00257CFD">
      <w:pPr>
        <w:pStyle w:val="BodyText"/>
        <w:spacing w:before="119" w:line="230" w:lineRule="auto"/>
        <w:ind w:left="1659" w:right="785"/>
        <w:rPr>
          <w:rFonts w:ascii="Arial" w:hAnsi="Arial" w:cs="Arial"/>
        </w:rPr>
      </w:pPr>
      <w:r>
        <w:rPr>
          <w:rFonts w:ascii="Arial" w:hAnsi="Arial" w:cs="Arial"/>
        </w:rPr>
        <w:t xml:space="preserve"> </w:t>
      </w:r>
      <w:r w:rsidRPr="00593723">
        <w:rPr>
          <w:rFonts w:ascii="Arial" w:hAnsi="Arial" w:cs="Arial"/>
        </w:rPr>
        <w:t>Lưu ý rằng khi bạn tạo  context, bạn không đặt thuộc tính name-value của nó trong câu lệnh CREATE CONTEXT.Thay vào đó, bạn đặt các gói này trong package  mà bạn liên kết với application context</w:t>
      </w:r>
      <w:r>
        <w:rPr>
          <w:rFonts w:ascii="Arial" w:hAnsi="Arial" w:cs="Arial"/>
        </w:rPr>
        <w:t>.</w:t>
      </w:r>
      <w:r w:rsidRPr="00593723">
        <w:rPr>
          <w:rFonts w:ascii="Arial" w:hAnsi="Arial" w:cs="Arial"/>
        </w:rPr>
        <w:t xml:space="preserve"> Lý do bạn làm điều này là để ngăn chặn người dùng độc hại thay đổi các thuộc tính  context, mà không có xác thực thuộc tính thích hợp.</w:t>
      </w:r>
    </w:p>
    <w:p w14:paraId="5AE65CE7" w14:textId="77777777" w:rsidR="00257CFD" w:rsidRPr="00F80F4F" w:rsidRDefault="008D1AB8" w:rsidP="00257CFD">
      <w:pPr>
        <w:pStyle w:val="BodyText"/>
        <w:spacing w:before="5"/>
        <w:rPr>
          <w:rFonts w:ascii="Arial" w:hAnsi="Arial" w:cs="Arial"/>
          <w:sz w:val="18"/>
        </w:rPr>
      </w:pPr>
      <w:r>
        <w:rPr>
          <w:rFonts w:ascii="Arial" w:hAnsi="Arial" w:cs="Arial"/>
        </w:rPr>
        <w:pict w14:anchorId="2B420D1F">
          <v:group id="_x0000_s1789" style="position:absolute;margin-left:174pt;margin-top:13.45pt;width:312pt;height:2.5pt;z-index:502654704;mso-wrap-distance-left:0;mso-wrap-distance-right:0;mso-position-horizontal-relative:page" coordorigin="3480,269" coordsize="6240,50">
            <v:line id="_x0000_s1790" style="position:absolute" from="3480,272" to="9720,272" strokeweight=".24pt"/>
            <v:line id="_x0000_s1791" style="position:absolute" from="3480,316" to="9720,316" strokeweight=".24pt"/>
            <w10:wrap type="topAndBottom" anchorx="page"/>
          </v:group>
        </w:pict>
      </w:r>
    </w:p>
    <w:p w14:paraId="52870027" w14:textId="77777777" w:rsidR="00257CFD" w:rsidRPr="00F80F4F" w:rsidRDefault="00257CFD" w:rsidP="00257CFD">
      <w:pPr>
        <w:pStyle w:val="BodyText"/>
        <w:spacing w:before="27" w:after="108" w:line="230" w:lineRule="auto"/>
        <w:ind w:left="2379" w:right="1608"/>
        <w:rPr>
          <w:rFonts w:ascii="Arial" w:hAnsi="Arial" w:cs="Arial"/>
          <w:sz w:val="19"/>
          <w:lang w:val="fr-FR"/>
        </w:rPr>
      </w:pPr>
      <w:r w:rsidRPr="00F80F4F">
        <w:rPr>
          <w:rFonts w:ascii="Arial" w:hAnsi="Arial" w:cs="Arial"/>
          <w:b/>
          <w:sz w:val="19"/>
        </w:rPr>
        <w:t xml:space="preserve">Lưu ý: </w:t>
      </w:r>
      <w:r w:rsidRPr="00F80F4F">
        <w:rPr>
          <w:rFonts w:ascii="Arial" w:hAnsi="Arial" w:cs="Arial"/>
          <w:sz w:val="19"/>
        </w:rPr>
        <w:t xml:space="preserve">Bạn không thể tạo một context  gọi là CLIENTCONTEXT. Từ này được dành riêng để sử dụng với các application contexts dựa trên  client session. </w:t>
      </w:r>
      <w:r w:rsidRPr="00F80F4F">
        <w:rPr>
          <w:rFonts w:ascii="Arial" w:hAnsi="Arial" w:cs="Arial"/>
          <w:sz w:val="19"/>
          <w:lang w:val="fr-FR"/>
        </w:rPr>
        <w:t>Xem "Sử dụng application contexts dựa trên</w:t>
      </w:r>
      <w:r>
        <w:rPr>
          <w:rFonts w:ascii="Arial" w:hAnsi="Arial" w:cs="Arial"/>
          <w:sz w:val="19"/>
          <w:lang w:val="fr-FR"/>
        </w:rPr>
        <w:t xml:space="preserve"> </w:t>
      </w:r>
      <w:r w:rsidRPr="00F80F4F">
        <w:rPr>
          <w:rFonts w:ascii="Arial" w:hAnsi="Arial" w:cs="Arial"/>
          <w:sz w:val="19"/>
          <w:lang w:val="fr-FR"/>
        </w:rPr>
        <w:t>Client</w:t>
      </w:r>
      <w:r>
        <w:rPr>
          <w:rFonts w:ascii="Arial" w:hAnsi="Arial" w:cs="Arial"/>
          <w:sz w:val="19"/>
          <w:lang w:val="fr-FR"/>
        </w:rPr>
        <w:t xml:space="preserve"> </w:t>
      </w:r>
      <w:r w:rsidRPr="00F80F4F">
        <w:rPr>
          <w:rFonts w:ascii="Arial" w:hAnsi="Arial" w:cs="Arial"/>
          <w:sz w:val="19"/>
          <w:lang w:val="fr-FR"/>
        </w:rPr>
        <w:t>Session" trên trang 6-42 để biết thêm thông tin về loại  application</w:t>
      </w:r>
      <w:r>
        <w:rPr>
          <w:rFonts w:ascii="Arial" w:hAnsi="Arial" w:cs="Arial"/>
          <w:sz w:val="19"/>
          <w:lang w:val="fr-FR"/>
        </w:rPr>
        <w:t xml:space="preserve"> </w:t>
      </w:r>
      <w:r w:rsidRPr="00F80F4F">
        <w:rPr>
          <w:rFonts w:ascii="Arial" w:hAnsi="Arial" w:cs="Arial"/>
          <w:sz w:val="19"/>
          <w:lang w:val="fr-FR"/>
        </w:rPr>
        <w:t>contexts này.</w:t>
      </w:r>
    </w:p>
    <w:p w14:paraId="201DCA23" w14:textId="77777777" w:rsidR="00257CFD" w:rsidRPr="001058B5" w:rsidRDefault="008D1AB8"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218A9B8">
          <v:group id="_x0000_s1783" style="width:312pt;height:2.55pt;mso-position-horizontal-relative:char;mso-position-vertical-relative:line" coordsize="6240,51">
            <v:line id="_x0000_s1784" style="position:absolute" from="0,2" to="6240,2" strokeweight=".24pt"/>
            <v:line id="_x0000_s1785" style="position:absolute" from="0,48" to="6240,48" strokeweight=".24pt"/>
            <w10:anchorlock/>
          </v:group>
        </w:pict>
      </w:r>
    </w:p>
    <w:p w14:paraId="31E05EC2" w14:textId="77777777" w:rsidR="00257CFD" w:rsidRPr="001058B5" w:rsidRDefault="00257CFD" w:rsidP="00257CFD">
      <w:pPr>
        <w:pStyle w:val="BodyText"/>
        <w:spacing w:before="9"/>
        <w:rPr>
          <w:rFonts w:ascii="Arial" w:hAnsi="Arial" w:cs="Arial"/>
          <w:sz w:val="11"/>
        </w:rPr>
      </w:pPr>
    </w:p>
    <w:p w14:paraId="079FFB3E" w14:textId="77777777" w:rsidR="00257CFD" w:rsidRDefault="00257CFD" w:rsidP="00257CFD">
      <w:pPr>
        <w:pStyle w:val="BodyText"/>
        <w:spacing w:before="98" w:line="232" w:lineRule="auto"/>
        <w:ind w:left="1659" w:right="861"/>
        <w:jc w:val="both"/>
        <w:rPr>
          <w:rFonts w:ascii="Arial" w:hAnsi="Arial" w:cs="Arial"/>
        </w:rPr>
      </w:pPr>
      <w:r w:rsidRPr="000B1737">
        <w:rPr>
          <w:rFonts w:ascii="Arial" w:hAnsi="Arial" w:cs="Arial"/>
        </w:rPr>
        <w:t>Đối với mỗi ứng dụng, bạn có thể tạo một  application context có các thuộc tính riêng của nó. Giả sử, ví dụ, bạn có ba ứng dụng: General Ledger, Order Entry, và Human Resources. Bạn có thể chỉ định các thuộc tính khác nhau cho mỗi ứng dụng:</w:t>
      </w:r>
    </w:p>
    <w:p w14:paraId="1F7626EF" w14:textId="77777777" w:rsidR="00257CFD" w:rsidRPr="001058B5" w:rsidRDefault="00257CFD" w:rsidP="00257CFD">
      <w:pPr>
        <w:pStyle w:val="BodyText"/>
        <w:spacing w:before="98" w:line="232" w:lineRule="auto"/>
        <w:ind w:left="1659" w:right="861"/>
        <w:jc w:val="both"/>
        <w:rPr>
          <w:rFonts w:ascii="Arial" w:hAnsi="Arial" w:cs="Arial"/>
        </w:rPr>
      </w:pPr>
    </w:p>
    <w:p w14:paraId="12C05526" w14:textId="77777777" w:rsidR="00257CFD" w:rsidRPr="000B1737" w:rsidRDefault="00257CFD" w:rsidP="00257CFD">
      <w:pPr>
        <w:pStyle w:val="ListParagraph"/>
        <w:numPr>
          <w:ilvl w:val="1"/>
          <w:numId w:val="137"/>
        </w:numPr>
        <w:tabs>
          <w:tab w:val="left" w:pos="2020"/>
        </w:tabs>
        <w:spacing w:line="252" w:lineRule="auto"/>
        <w:ind w:left="2020" w:right="1059"/>
        <w:rPr>
          <w:rFonts w:ascii="Arial" w:hAnsi="Arial" w:cs="Arial"/>
          <w:sz w:val="20"/>
        </w:rPr>
      </w:pPr>
      <w:r w:rsidRPr="000B1737">
        <w:rPr>
          <w:rFonts w:ascii="Arial" w:hAnsi="Arial" w:cs="Arial"/>
          <w:sz w:val="20"/>
        </w:rPr>
        <w:t>Đối với order entry application context, bạn có thể chỉ định thuộc tính CUSTOMER_ NUMBER.</w:t>
      </w:r>
    </w:p>
    <w:p w14:paraId="778F60BA" w14:textId="77777777" w:rsidR="00257CFD" w:rsidRPr="000B1737" w:rsidRDefault="00257CFD" w:rsidP="00257CFD">
      <w:pPr>
        <w:pStyle w:val="ListParagraph"/>
        <w:numPr>
          <w:ilvl w:val="1"/>
          <w:numId w:val="137"/>
        </w:numPr>
        <w:tabs>
          <w:tab w:val="left" w:pos="2020"/>
        </w:tabs>
        <w:spacing w:before="107" w:line="228" w:lineRule="auto"/>
        <w:ind w:left="2020" w:right="910"/>
        <w:rPr>
          <w:rFonts w:ascii="Arial" w:hAnsi="Arial" w:cs="Arial"/>
          <w:sz w:val="20"/>
        </w:rPr>
      </w:pPr>
      <w:r w:rsidRPr="000B1737">
        <w:rPr>
          <w:rFonts w:ascii="Arial" w:hAnsi="Arial" w:cs="Arial"/>
          <w:sz w:val="20"/>
        </w:rPr>
        <w:t>Đối với  general ledger application context, bạn có thể chỉ định các thuộc tính SET_OF_ BOOKS và TITLE.</w:t>
      </w:r>
    </w:p>
    <w:p w14:paraId="527EBC2D" w14:textId="77777777" w:rsidR="00257CFD" w:rsidRPr="000B1737" w:rsidRDefault="00257CFD" w:rsidP="00257CFD">
      <w:pPr>
        <w:pStyle w:val="ListParagraph"/>
        <w:numPr>
          <w:ilvl w:val="1"/>
          <w:numId w:val="137"/>
        </w:numPr>
        <w:tabs>
          <w:tab w:val="left" w:pos="2020"/>
        </w:tabs>
        <w:spacing w:before="112" w:line="244" w:lineRule="exact"/>
        <w:ind w:hanging="359"/>
        <w:rPr>
          <w:rFonts w:ascii="Arial" w:hAnsi="Arial" w:cs="Arial"/>
          <w:sz w:val="20"/>
        </w:rPr>
      </w:pPr>
      <w:r w:rsidRPr="000B1737">
        <w:rPr>
          <w:rFonts w:ascii="Arial" w:hAnsi="Arial" w:cs="Arial"/>
        </w:rPr>
        <w:t>Đối với human resources application context, bạn có thể chỉ định các thuộc tính</w:t>
      </w:r>
    </w:p>
    <w:p w14:paraId="6305E6E2" w14:textId="77777777" w:rsidR="00257CFD" w:rsidRDefault="00257CFD" w:rsidP="00257CFD">
      <w:pPr>
        <w:pStyle w:val="BodyText"/>
        <w:spacing w:line="248" w:lineRule="exact"/>
        <w:ind w:left="2020"/>
        <w:rPr>
          <w:rFonts w:ascii="Arial" w:hAnsi="Arial" w:cs="Arial"/>
        </w:rPr>
      </w:pPr>
      <w:r w:rsidRPr="000B1737">
        <w:rPr>
          <w:rFonts w:ascii="Arial" w:hAnsi="Arial" w:cs="Arial"/>
          <w:szCs w:val="22"/>
        </w:rPr>
        <w:t>ORGANIZATION_ID, POSITION và COUNTRY.</w:t>
      </w:r>
    </w:p>
    <w:p w14:paraId="74775273" w14:textId="77777777" w:rsidR="00257CFD" w:rsidRPr="001058B5" w:rsidRDefault="00257CFD" w:rsidP="00257CFD">
      <w:pPr>
        <w:pStyle w:val="BodyText"/>
        <w:spacing w:line="248" w:lineRule="exact"/>
        <w:ind w:left="2020"/>
        <w:rPr>
          <w:rFonts w:ascii="Arial" w:hAnsi="Arial" w:cs="Arial"/>
        </w:rPr>
      </w:pPr>
    </w:p>
    <w:p w14:paraId="20A30AA1" w14:textId="77777777" w:rsidR="00257CFD" w:rsidRPr="000B1737" w:rsidRDefault="00257CFD" w:rsidP="00257CFD">
      <w:pPr>
        <w:pStyle w:val="BodyText"/>
        <w:spacing w:before="115" w:line="230" w:lineRule="auto"/>
        <w:ind w:left="1659" w:right="700"/>
        <w:rPr>
          <w:rFonts w:ascii="Arial" w:hAnsi="Arial" w:cs="Arial"/>
        </w:rPr>
      </w:pPr>
      <w:r w:rsidRPr="000B1737">
        <w:rPr>
          <w:rFonts w:ascii="Arial" w:hAnsi="Arial" w:cs="Arial"/>
        </w:rPr>
        <w:t xml:space="preserve">Dữ liệu truy cập thuộc tính được lưu trữ trong các bảng của ứng dụng. Ví dụ: ứng dụng mục nhập đơn đặt hàng sử dụng bảng có tên là OE.CUSTOMERS, chứa cột CUSTOMER_NUMBER, cung cấp dữ liệu cho thuộc tính CUSTOMER_NUMBER. </w:t>
      </w:r>
      <w:r>
        <w:rPr>
          <w:rFonts w:ascii="Arial" w:hAnsi="Arial" w:cs="Arial"/>
        </w:rPr>
        <w:t>T</w:t>
      </w:r>
      <w:r w:rsidRPr="000B1737">
        <w:rPr>
          <w:rFonts w:ascii="Arial" w:hAnsi="Arial" w:cs="Arial"/>
        </w:rPr>
        <w:t>rong mỗi trường hợp, bạn có thể điều chỉnh application context theo nhu cầu bảo mật</w:t>
      </w:r>
    </w:p>
    <w:p w14:paraId="29DB77EA" w14:textId="77777777" w:rsidR="00257CFD" w:rsidRPr="001058B5" w:rsidRDefault="00257CFD" w:rsidP="00257CFD">
      <w:pPr>
        <w:pStyle w:val="BodyText"/>
        <w:spacing w:before="115" w:line="230" w:lineRule="auto"/>
        <w:ind w:left="1659" w:right="700"/>
        <w:rPr>
          <w:rFonts w:ascii="Arial" w:hAnsi="Arial" w:cs="Arial"/>
        </w:rPr>
      </w:pPr>
      <w:r w:rsidRPr="000B1737">
        <w:rPr>
          <w:rFonts w:ascii="Arial" w:hAnsi="Arial" w:cs="Arial"/>
        </w:rPr>
        <w:t xml:space="preserve"> chính xác của mình</w:t>
      </w:r>
    </w:p>
    <w:p w14:paraId="6394130A" w14:textId="77777777" w:rsidR="00257CFD" w:rsidRPr="001058B5" w:rsidRDefault="00257CFD" w:rsidP="00257CFD">
      <w:pPr>
        <w:pStyle w:val="BodyText"/>
        <w:spacing w:before="5"/>
        <w:rPr>
          <w:rFonts w:ascii="Arial" w:hAnsi="Arial" w:cs="Arial"/>
          <w:sz w:val="25"/>
        </w:rPr>
      </w:pPr>
    </w:p>
    <w:p w14:paraId="42AB47F7" w14:textId="77777777" w:rsidR="00257CFD" w:rsidRPr="001058B5" w:rsidRDefault="00257CFD" w:rsidP="00257CFD">
      <w:pPr>
        <w:pStyle w:val="Heading4"/>
        <w:ind w:left="100"/>
      </w:pPr>
      <w:bookmarkStart w:id="882" w:name="Creating_a_PL/SQL_Package_to_Set_the_Dat"/>
      <w:bookmarkStart w:id="883" w:name="_bookmark1162"/>
      <w:bookmarkEnd w:id="882"/>
      <w:bookmarkEnd w:id="883"/>
      <w:r>
        <w:rPr>
          <w:spacing w:val="-22"/>
        </w:rPr>
        <w:t xml:space="preserve">Tạo một </w:t>
      </w:r>
      <w:r w:rsidRPr="001058B5">
        <w:t xml:space="preserve"> </w:t>
      </w:r>
      <w:r w:rsidRPr="001058B5">
        <w:rPr>
          <w:spacing w:val="-25"/>
        </w:rPr>
        <w:t>PL/</w:t>
      </w:r>
      <w:bookmarkStart w:id="884" w:name="_bookmark1163"/>
      <w:bookmarkEnd w:id="884"/>
      <w:r w:rsidRPr="001058B5">
        <w:rPr>
          <w:spacing w:val="-25"/>
        </w:rPr>
        <w:t xml:space="preserve">SQL </w:t>
      </w:r>
      <w:r w:rsidRPr="001058B5">
        <w:rPr>
          <w:spacing w:val="-27"/>
        </w:rPr>
        <w:t xml:space="preserve">Package </w:t>
      </w:r>
      <w:r>
        <w:rPr>
          <w:spacing w:val="-9"/>
        </w:rPr>
        <w:t xml:space="preserve">để thiết lập </w:t>
      </w:r>
      <w:r w:rsidRPr="001058B5">
        <w:rPr>
          <w:spacing w:val="-22"/>
        </w:rPr>
        <w:t xml:space="preserve">Application </w:t>
      </w:r>
      <w:r w:rsidRPr="001058B5">
        <w:rPr>
          <w:spacing w:val="-25"/>
        </w:rPr>
        <w:t>Context</w:t>
      </w:r>
      <w:r>
        <w:t xml:space="preserve"> dựa trên </w:t>
      </w:r>
      <w:r w:rsidRPr="001058B5">
        <w:rPr>
          <w:spacing w:val="-25"/>
        </w:rPr>
        <w:t xml:space="preserve">Database </w:t>
      </w:r>
      <w:r w:rsidRPr="001058B5">
        <w:rPr>
          <w:spacing w:val="-26"/>
        </w:rPr>
        <w:t>Session</w:t>
      </w:r>
    </w:p>
    <w:p w14:paraId="3FF4A6B2" w14:textId="77777777" w:rsidR="00257CFD" w:rsidRPr="001058B5" w:rsidRDefault="00257CFD" w:rsidP="00257CFD">
      <w:pPr>
        <w:pStyle w:val="BodyText"/>
        <w:spacing w:before="74"/>
        <w:ind w:left="1660"/>
        <w:rPr>
          <w:rFonts w:ascii="Arial" w:hAnsi="Arial" w:cs="Arial"/>
        </w:rPr>
      </w:pPr>
      <w:r>
        <w:rPr>
          <w:rFonts w:ascii="Arial" w:hAnsi="Arial" w:cs="Arial"/>
        </w:rPr>
        <w:t>Phần này bao gồm :</w:t>
      </w:r>
    </w:p>
    <w:p w14:paraId="27ABDDF2"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164" w:history="1">
        <w:r w:rsidR="00257CFD">
          <w:rPr>
            <w:rFonts w:ascii="Arial" w:hAnsi="Arial" w:cs="Arial"/>
            <w:color w:val="0000CC"/>
            <w:sz w:val="20"/>
            <w:lang w:val="vi-VN"/>
          </w:rPr>
          <w:t>Giới thiệu về gói</w:t>
        </w:r>
        <w:r w:rsidR="00257CFD" w:rsidRPr="001058B5">
          <w:rPr>
            <w:rFonts w:ascii="Arial" w:hAnsi="Arial" w:cs="Arial"/>
            <w:color w:val="0000CC"/>
            <w:sz w:val="20"/>
          </w:rPr>
          <w:t xml:space="preserve"> </w:t>
        </w:r>
        <w:r w:rsidR="00257CFD">
          <w:rPr>
            <w:rFonts w:ascii="Arial" w:hAnsi="Arial" w:cs="Arial"/>
            <w:color w:val="0000CC"/>
            <w:sz w:val="20"/>
            <w:lang w:val="vi-VN"/>
          </w:rPr>
          <w:t xml:space="preserve">quản lý  </w:t>
        </w:r>
        <w:r w:rsidR="00257CFD" w:rsidRPr="005D636A">
          <w:rPr>
            <w:rFonts w:ascii="Arial" w:hAnsi="Arial" w:cs="Arial"/>
            <w:color w:val="0000CC"/>
            <w:sz w:val="20"/>
            <w:lang w:val="vi-VN"/>
          </w:rPr>
          <w:t xml:space="preserve">Application Context </w:t>
        </w:r>
        <w:r w:rsidR="00257CFD">
          <w:rPr>
            <w:rFonts w:ascii="Arial" w:hAnsi="Arial" w:cs="Arial"/>
            <w:color w:val="0000CC"/>
            <w:sz w:val="20"/>
            <w:lang w:val="vi-VN"/>
          </w:rPr>
          <w:t xml:space="preserve">dựa trên </w:t>
        </w:r>
        <w:r w:rsidR="00257CFD" w:rsidRPr="001058B5">
          <w:rPr>
            <w:rFonts w:ascii="Arial" w:hAnsi="Arial" w:cs="Arial"/>
            <w:color w:val="0000CC"/>
            <w:sz w:val="20"/>
          </w:rPr>
          <w:t>Database Session</w:t>
        </w:r>
      </w:hyperlink>
      <w:r w:rsidR="00257CFD" w:rsidRPr="001058B5">
        <w:rPr>
          <w:rFonts w:ascii="Arial" w:hAnsi="Arial" w:cs="Arial"/>
          <w:sz w:val="20"/>
        </w:rPr>
        <w:t xml:space="preserve"> </w:t>
      </w:r>
    </w:p>
    <w:p w14:paraId="076E5A3E"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168"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để truy suất thông tin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hyperlink>
    </w:p>
    <w:p w14:paraId="2F88C162"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176" w:history="1">
        <w:r w:rsidR="00257CFD">
          <w:rPr>
            <w:rFonts w:ascii="Arial" w:hAnsi="Arial" w:cs="Arial"/>
            <w:color w:val="0000CC"/>
            <w:sz w:val="20"/>
            <w:lang w:val="vi-VN"/>
          </w:rPr>
          <w:t xml:space="preserve">Sử dụng </w:t>
        </w:r>
        <w:r w:rsidR="00257CFD" w:rsidRPr="001058B5">
          <w:rPr>
            <w:rFonts w:ascii="Arial" w:hAnsi="Arial" w:cs="Arial"/>
            <w:color w:val="0000CC"/>
            <w:sz w:val="20"/>
          </w:rPr>
          <w:t>Dynamic SQL</w:t>
        </w:r>
        <w:r w:rsidR="00257CFD">
          <w:rPr>
            <w:rFonts w:ascii="Arial" w:hAnsi="Arial" w:cs="Arial"/>
            <w:color w:val="0000CC"/>
            <w:sz w:val="20"/>
            <w:lang w:val="vi-VN"/>
          </w:rPr>
          <w:t xml:space="preserve"> với </w:t>
        </w:r>
        <w:r w:rsidR="00257CFD" w:rsidRPr="001058B5">
          <w:rPr>
            <w:rFonts w:ascii="Arial" w:hAnsi="Arial" w:cs="Arial"/>
            <w:color w:val="0000CC"/>
            <w:sz w:val="20"/>
          </w:rPr>
          <w:t>SYS_CONTEXT</w:t>
        </w:r>
      </w:hyperlink>
    </w:p>
    <w:p w14:paraId="2C6FA3AB" w14:textId="77777777" w:rsidR="00257CFD" w:rsidRPr="005D636A" w:rsidRDefault="008D1AB8" w:rsidP="00257CFD">
      <w:pPr>
        <w:pStyle w:val="ListParagraph"/>
        <w:numPr>
          <w:ilvl w:val="1"/>
          <w:numId w:val="137"/>
        </w:numPr>
        <w:tabs>
          <w:tab w:val="left" w:pos="2020"/>
        </w:tabs>
        <w:spacing w:before="112"/>
        <w:ind w:hanging="359"/>
        <w:rPr>
          <w:rFonts w:ascii="Arial" w:hAnsi="Arial" w:cs="Arial"/>
          <w:sz w:val="20"/>
          <w:lang w:val="fr-FR"/>
        </w:rPr>
      </w:pPr>
      <w:hyperlink w:anchor="_bookmark1179" w:history="1">
        <w:r w:rsidR="00257CFD">
          <w:rPr>
            <w:rFonts w:ascii="Arial" w:hAnsi="Arial" w:cs="Arial"/>
            <w:color w:val="0000CC"/>
            <w:sz w:val="20"/>
            <w:lang w:val="vi-VN"/>
          </w:rPr>
          <w:t xml:space="preserve">Sử dụng </w:t>
        </w:r>
        <w:r w:rsidR="00257CFD" w:rsidRPr="005D636A">
          <w:rPr>
            <w:rFonts w:ascii="Arial" w:hAnsi="Arial" w:cs="Arial"/>
            <w:color w:val="0000CC"/>
            <w:sz w:val="20"/>
            <w:lang w:val="fr-FR"/>
          </w:rPr>
          <w:t xml:space="preserve"> SYS_CONTEXT</w:t>
        </w:r>
        <w:r w:rsidR="00257CFD">
          <w:rPr>
            <w:rFonts w:ascii="Arial" w:hAnsi="Arial" w:cs="Arial"/>
            <w:color w:val="0000CC"/>
            <w:sz w:val="20"/>
            <w:lang w:val="vi-VN"/>
          </w:rPr>
          <w:t xml:space="preserve"> trong </w:t>
        </w:r>
        <w:r w:rsidR="00257CFD" w:rsidRPr="005D636A">
          <w:rPr>
            <w:rFonts w:ascii="Arial" w:hAnsi="Arial" w:cs="Arial"/>
            <w:color w:val="0000CC"/>
            <w:sz w:val="20"/>
            <w:lang w:val="fr-FR"/>
          </w:rPr>
          <w:t xml:space="preserve"> Parallel</w:t>
        </w:r>
        <w:r w:rsidR="00257CFD" w:rsidRPr="005D636A">
          <w:rPr>
            <w:rFonts w:ascii="Arial" w:hAnsi="Arial" w:cs="Arial"/>
            <w:color w:val="0000CC"/>
            <w:spacing w:val="-5"/>
            <w:sz w:val="20"/>
            <w:lang w:val="fr-FR"/>
          </w:rPr>
          <w:t xml:space="preserve"> </w:t>
        </w:r>
        <w:r w:rsidR="00257CFD" w:rsidRPr="005D636A">
          <w:rPr>
            <w:rFonts w:ascii="Arial" w:hAnsi="Arial" w:cs="Arial"/>
            <w:color w:val="0000CC"/>
            <w:sz w:val="20"/>
            <w:lang w:val="fr-FR"/>
          </w:rPr>
          <w:t>Query</w:t>
        </w:r>
      </w:hyperlink>
    </w:p>
    <w:p w14:paraId="51E6B382"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183"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với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r w:rsidR="00257CFD" w:rsidRPr="001058B5">
          <w:rPr>
            <w:rFonts w:ascii="Arial" w:hAnsi="Arial" w:cs="Arial"/>
            <w:color w:val="0000CC"/>
            <w:sz w:val="20"/>
          </w:rPr>
          <w:t>Links</w:t>
        </w:r>
      </w:hyperlink>
    </w:p>
    <w:p w14:paraId="1A815AA5"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186"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DBMS_SESSION.SET_CONTEXT </w:t>
        </w:r>
        <w:r w:rsidR="00257CFD">
          <w:rPr>
            <w:rFonts w:ascii="Arial" w:hAnsi="Arial" w:cs="Arial"/>
            <w:color w:val="0000CC"/>
            <w:sz w:val="20"/>
            <w:lang w:val="vi-VN"/>
          </w:rPr>
          <w:t xml:space="preserve">để thiết lp thông tin </w:t>
        </w:r>
        <w:r w:rsidR="00257CFD" w:rsidRPr="001058B5">
          <w:rPr>
            <w:rFonts w:ascii="Arial" w:hAnsi="Arial" w:cs="Arial"/>
            <w:color w:val="0000CC"/>
            <w:sz w:val="20"/>
          </w:rPr>
          <w:t xml:space="preserve"> Session</w:t>
        </w:r>
        <w:r w:rsidR="00257CFD" w:rsidRPr="001058B5">
          <w:rPr>
            <w:rFonts w:ascii="Arial" w:hAnsi="Arial" w:cs="Arial"/>
            <w:color w:val="0000CC"/>
            <w:spacing w:val="-2"/>
            <w:sz w:val="20"/>
          </w:rPr>
          <w:t xml:space="preserve"> </w:t>
        </w:r>
      </w:hyperlink>
    </w:p>
    <w:p w14:paraId="6F7F2C4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7CD3874C" w14:textId="77777777" w:rsidR="00257CFD" w:rsidRPr="001058B5" w:rsidRDefault="00257CFD" w:rsidP="00257CFD">
      <w:pPr>
        <w:pStyle w:val="BodyText"/>
        <w:spacing w:before="2"/>
        <w:rPr>
          <w:rFonts w:ascii="Arial" w:hAnsi="Arial" w:cs="Arial"/>
          <w:sz w:val="24"/>
        </w:rPr>
      </w:pPr>
    </w:p>
    <w:p w14:paraId="59FA5C3A" w14:textId="77777777" w:rsidR="00257CFD" w:rsidRDefault="00257CFD" w:rsidP="00257CFD">
      <w:pPr>
        <w:pStyle w:val="Heading6"/>
        <w:spacing w:before="105"/>
        <w:rPr>
          <w:spacing w:val="-19"/>
          <w:lang w:val="vi-VN"/>
        </w:rPr>
      </w:pPr>
      <w:bookmarkStart w:id="885" w:name="About_the_Package_That_Manages_the_Datab"/>
      <w:bookmarkStart w:id="886" w:name="_bookmark1164"/>
      <w:bookmarkEnd w:id="885"/>
      <w:bookmarkEnd w:id="886"/>
      <w:r>
        <w:rPr>
          <w:spacing w:val="-20"/>
          <w:lang w:val="vi-VN"/>
        </w:rPr>
        <w:t xml:space="preserve">  </w:t>
      </w:r>
      <w:r w:rsidRPr="00A9642C">
        <w:rPr>
          <w:spacing w:val="-20"/>
        </w:rPr>
        <w:t>Giới thiệu về quản lý    Package  Application Context dựa trên Database Session</w:t>
      </w:r>
    </w:p>
    <w:p w14:paraId="74B11361"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The PL/SQL package, thường được tạo trong schema của security administrator</w:t>
      </w:r>
    </w:p>
    <w:p w14:paraId="4841692C"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 xml:space="preserve"> xác định các thủ tục quản lý dữ liệu session</w:t>
      </w:r>
      <w:r>
        <w:rPr>
          <w:rFonts w:ascii="Arial" w:hAnsi="Arial" w:cs="Arial"/>
          <w:lang w:val="vi-VN"/>
        </w:rPr>
        <w:t xml:space="preserve"> </w:t>
      </w:r>
      <w:r w:rsidRPr="00A9642C">
        <w:rPr>
          <w:rFonts w:ascii="Arial" w:hAnsi="Arial" w:cs="Arial"/>
        </w:rPr>
        <w:t xml:space="preserve">được đại diện bởi application context. </w:t>
      </w:r>
    </w:p>
    <w:p w14:paraId="106C9D6C" w14:textId="77777777" w:rsidR="00257CFD" w:rsidRPr="001058B5" w:rsidRDefault="00257CFD" w:rsidP="00257CFD">
      <w:pPr>
        <w:pStyle w:val="BodyText"/>
        <w:spacing w:before="54" w:line="232" w:lineRule="auto"/>
        <w:ind w:left="2260" w:right="185"/>
        <w:rPr>
          <w:rFonts w:ascii="Arial" w:hAnsi="Arial" w:cs="Arial"/>
        </w:rPr>
      </w:pPr>
      <w:r w:rsidRPr="00A9642C">
        <w:rPr>
          <w:rFonts w:ascii="Arial" w:hAnsi="Arial" w:cs="Arial"/>
        </w:rPr>
        <w:t>Nó phải thực hiện các tác vụ sau:</w:t>
      </w:r>
    </w:p>
    <w:p w14:paraId="31DFE2F2"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rPr>
      </w:pPr>
      <w:r w:rsidRPr="00473441">
        <w:rPr>
          <w:rFonts w:ascii="Arial" w:hAnsi="Arial" w:cs="Arial"/>
          <w:b/>
          <w:sz w:val="20"/>
        </w:rPr>
        <w:t xml:space="preserve">Truy xuất thông tin session. </w:t>
      </w:r>
      <w:r w:rsidRPr="00473441">
        <w:rPr>
          <w:rFonts w:ascii="Arial" w:hAnsi="Arial" w:cs="Arial"/>
          <w:sz w:val="20"/>
        </w:rPr>
        <w:t>Để truy xuất thông tin user session, bạn có thể sử dụng hàm SYS_CONTEXT SQL. Hàm SYS_CONTEXT trả về giá trị của tham số liên kết với context namespace. Bạn có thể sử dụng hàm này trong cả câu lệnh SQL và PL / SQL. Thông thường, bạn sẽ sử dụng USERENV namespace được tích hợp sẵn để truy xuất thông tin session  của người dùng. (Để biết thông tin chi tiết về hàm SYS_CONTEXT, xem Oracle Database SQL Language Reference.)</w:t>
      </w:r>
    </w:p>
    <w:p w14:paraId="751225EB"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lang w:val="vi-VN"/>
        </w:rPr>
      </w:pPr>
      <w:r w:rsidRPr="00D47C2E">
        <w:rPr>
          <w:rFonts w:ascii="Arial" w:hAnsi="Arial" w:cs="Arial"/>
          <w:b/>
          <w:sz w:val="20"/>
          <w:lang w:val="vi-VN"/>
        </w:rPr>
        <w:t xml:space="preserve">Thiết lập thuộc tính name-value của  application context  mà bạn đã tạo bằng CREATE CONTEXT. </w:t>
      </w:r>
      <w:r w:rsidRPr="00D47C2E">
        <w:rPr>
          <w:rFonts w:ascii="Arial" w:hAnsi="Arial" w:cs="Arial"/>
          <w:sz w:val="20"/>
          <w:lang w:val="vi-VN"/>
        </w:rPr>
        <w:t>Bạn có thể sử dụn</w:t>
      </w:r>
      <w:r>
        <w:rPr>
          <w:rFonts w:ascii="Arial" w:hAnsi="Arial" w:cs="Arial"/>
          <w:sz w:val="20"/>
          <w:lang w:val="vi-VN"/>
        </w:rPr>
        <w:t xml:space="preserve">g </w:t>
      </w:r>
      <w:r w:rsidRPr="00D47C2E">
        <w:rPr>
          <w:rFonts w:ascii="Arial" w:hAnsi="Arial" w:cs="Arial"/>
          <w:sz w:val="20"/>
          <w:lang w:val="vi-VN"/>
        </w:rPr>
        <w:t>DBMS_SESSION.SET_CONTEXT  procedure để đặt các thuộc tính name-value của  application context. Thuộc tính name-value có thể chứa các thông tin user ID, IP address, authentication mode, tên của ứng dụng, v.v. Các giá trị của thuộc tính bạn thiết lập vẫn giữ nguyên cho đến khi bạn đặt lại chúng hoặc cho đến khi người dùng kết thúc session.Lưu ý những điều dưới đây</w:t>
      </w:r>
      <w:r>
        <w:rPr>
          <w:rFonts w:ascii="Arial" w:hAnsi="Arial" w:cs="Arial"/>
          <w:sz w:val="20"/>
          <w:lang w:val="vi-VN"/>
        </w:rPr>
        <w:t>.</w:t>
      </w:r>
    </w:p>
    <w:p w14:paraId="54459790" w14:textId="77777777" w:rsidR="00257CFD" w:rsidRPr="00D47C2E" w:rsidRDefault="00257CFD" w:rsidP="00257CFD">
      <w:pPr>
        <w:rPr>
          <w:rFonts w:ascii="Arial" w:hAnsi="Arial" w:cs="Arial"/>
          <w:b/>
          <w:sz w:val="20"/>
          <w:lang w:val="vi-VN"/>
        </w:rPr>
      </w:pPr>
    </w:p>
    <w:p w14:paraId="0CD45E6F" w14:textId="77777777" w:rsidR="00257CFD" w:rsidRPr="00D47C2E" w:rsidRDefault="00257CFD" w:rsidP="00257CFD">
      <w:pPr>
        <w:pStyle w:val="ListParagraph"/>
        <w:numPr>
          <w:ilvl w:val="3"/>
          <w:numId w:val="137"/>
        </w:numPr>
        <w:tabs>
          <w:tab w:val="left" w:pos="2979"/>
          <w:tab w:val="left" w:pos="2980"/>
        </w:tabs>
        <w:spacing w:before="117" w:line="228" w:lineRule="auto"/>
        <w:ind w:right="222"/>
        <w:rPr>
          <w:rFonts w:ascii="Arial" w:hAnsi="Arial" w:cs="Arial"/>
          <w:sz w:val="20"/>
          <w:lang w:val="vi-VN"/>
        </w:rPr>
      </w:pPr>
      <w:r w:rsidRPr="00D47C2E">
        <w:rPr>
          <w:rFonts w:ascii="Arial" w:hAnsi="Arial" w:cs="Arial"/>
          <w:sz w:val="20"/>
          <w:lang w:val="vi-VN"/>
        </w:rPr>
        <w:t>Nếu giá trị của tham số trong namespace đã được thiết lập, thì SET_ CONTEXT sẽ ghi đè giá trị này.</w:t>
      </w:r>
    </w:p>
    <w:p w14:paraId="4A378A1C" w14:textId="77777777" w:rsidR="00257CFD" w:rsidRPr="00D47C2E" w:rsidRDefault="00257CFD" w:rsidP="00257CFD">
      <w:pPr>
        <w:pStyle w:val="ListParagraph"/>
        <w:numPr>
          <w:ilvl w:val="3"/>
          <w:numId w:val="137"/>
        </w:numPr>
        <w:tabs>
          <w:tab w:val="left" w:pos="2979"/>
          <w:tab w:val="left" w:pos="2980"/>
        </w:tabs>
        <w:spacing w:before="118" w:line="230" w:lineRule="auto"/>
        <w:ind w:right="284"/>
        <w:rPr>
          <w:rFonts w:ascii="Arial" w:hAnsi="Arial" w:cs="Arial"/>
          <w:sz w:val="20"/>
          <w:lang w:val="vi-VN"/>
        </w:rPr>
      </w:pPr>
      <w:r w:rsidRPr="00D47C2E">
        <w:rPr>
          <w:rFonts w:ascii="Arial" w:hAnsi="Arial" w:cs="Arial"/>
          <w:sz w:val="20"/>
          <w:lang w:val="vi-VN"/>
        </w:rPr>
        <w:t>Lưu ý rằng bất kỳ thay đổi nào trong giá trị  context  đều được phản ánh ngay lập tức và  gọi các lệnh  tiếp theo để truy cập giá trị thông qua hàm SYS_CONTEXT sẽ trả lại giá trị gần đây nhất.</w:t>
      </w:r>
    </w:p>
    <w:p w14:paraId="4FBA4071" w14:textId="77777777" w:rsidR="00257CFD" w:rsidRPr="00F304C5" w:rsidRDefault="00257CFD" w:rsidP="00257CFD">
      <w:pPr>
        <w:pStyle w:val="ListParagraph"/>
        <w:numPr>
          <w:ilvl w:val="2"/>
          <w:numId w:val="137"/>
        </w:numPr>
        <w:tabs>
          <w:tab w:val="left" w:pos="2620"/>
        </w:tabs>
        <w:spacing w:before="119" w:line="232" w:lineRule="auto"/>
        <w:ind w:right="236"/>
        <w:rPr>
          <w:rFonts w:ascii="Arial" w:hAnsi="Arial" w:cs="Arial"/>
          <w:sz w:val="20"/>
          <w:lang w:val="vi-VN"/>
        </w:rPr>
      </w:pPr>
      <w:r w:rsidRPr="001F1179">
        <w:rPr>
          <w:rFonts w:ascii="Arial" w:hAnsi="Arial" w:cs="Arial"/>
          <w:b/>
          <w:sz w:val="20"/>
          <w:lang w:val="vi-VN"/>
        </w:rPr>
        <w:t xml:space="preserve"> Được thực hiện bởi người dùng</w:t>
      </w:r>
      <w:r w:rsidRPr="001F1179">
        <w:rPr>
          <w:rFonts w:ascii="Arial" w:hAnsi="Arial" w:cs="Arial"/>
          <w:sz w:val="20"/>
          <w:lang w:val="vi-VN"/>
        </w:rPr>
        <w:t xml:space="preserve">. </w:t>
      </w:r>
      <w:r w:rsidRPr="00F304C5">
        <w:rPr>
          <w:rFonts w:ascii="Arial" w:hAnsi="Arial" w:cs="Arial"/>
          <w:sz w:val="20"/>
          <w:lang w:val="vi-VN"/>
        </w:rPr>
        <w:t>Sau khi bạn tạo package, người dùng sẽ cần thực thi package khi họ đăng nhập. Bạn có thể tạo logon trigger để thực thi package tự động khi người dùng đăng nhập hoặc bạn có thể nhúng chức năng này vào ứng dụng của mình. Hãy nhớ rằng các giá trị  application context session được xóa tự động khi người dùng kết thúc  session, do đó bạn không cần phải xóa dữ liệu session.</w:t>
      </w:r>
    </w:p>
    <w:p w14:paraId="37471AF3" w14:textId="77777777" w:rsidR="00257CFD" w:rsidRPr="00F304C5" w:rsidRDefault="00257CFD" w:rsidP="00257CFD">
      <w:pPr>
        <w:pStyle w:val="ListParagraph"/>
        <w:tabs>
          <w:tab w:val="left" w:pos="2620"/>
        </w:tabs>
        <w:spacing w:before="119" w:line="232" w:lineRule="auto"/>
        <w:ind w:right="236" w:firstLine="0"/>
        <w:rPr>
          <w:rFonts w:ascii="Arial" w:hAnsi="Arial" w:cs="Arial"/>
          <w:b/>
          <w:sz w:val="20"/>
          <w:lang w:val="vi-VN"/>
        </w:rPr>
      </w:pPr>
    </w:p>
    <w:p w14:paraId="3DE1A555" w14:textId="77777777" w:rsidR="00257CFD" w:rsidRPr="00F304C5" w:rsidRDefault="00257CFD" w:rsidP="00257CFD">
      <w:pPr>
        <w:pStyle w:val="ListParagraph"/>
        <w:tabs>
          <w:tab w:val="left" w:pos="2620"/>
        </w:tabs>
        <w:spacing w:before="119" w:line="232" w:lineRule="auto"/>
        <w:ind w:right="236" w:firstLine="0"/>
        <w:rPr>
          <w:rFonts w:ascii="Arial" w:hAnsi="Arial" w:cs="Arial"/>
          <w:sz w:val="20"/>
          <w:lang w:val="vi-VN"/>
        </w:rPr>
      </w:pPr>
      <w:r w:rsidRPr="00F304C5">
        <w:rPr>
          <w:rFonts w:ascii="Arial" w:hAnsi="Arial" w:cs="Arial"/>
          <w:sz w:val="20"/>
          <w:lang w:val="vi-VN"/>
        </w:rPr>
        <w:t>Điều quan trọng cần nhớ là procedure là một procedure tin cậy: Nó được thiết kế để ngăn người dùng thiết lập các giá trị thuộc tính application context của riêng mình. Người dùng chạy  procedure, nhưng  procedure thiết lặp giá trị application context,không phải người dùng.</w:t>
      </w:r>
    </w:p>
    <w:p w14:paraId="14908B8B" w14:textId="77777777" w:rsidR="00257CFD" w:rsidRPr="00F304C5" w:rsidRDefault="008D1AB8" w:rsidP="00257CFD">
      <w:pPr>
        <w:pStyle w:val="BodyText"/>
        <w:spacing w:before="115" w:line="232" w:lineRule="auto"/>
        <w:ind w:left="2260" w:right="295"/>
        <w:rPr>
          <w:rFonts w:ascii="Arial" w:hAnsi="Arial" w:cs="Arial"/>
          <w:lang w:val="vi-VN"/>
        </w:rPr>
      </w:pPr>
      <w:hyperlink w:anchor="_bookmark1206" w:history="1">
        <w:r w:rsidR="00257CFD" w:rsidRPr="00F304C5">
          <w:rPr>
            <w:rFonts w:ascii="Arial" w:hAnsi="Arial" w:cs="Arial"/>
            <w:color w:val="0000CC"/>
            <w:lang w:val="vi-VN"/>
          </w:rPr>
          <w:t>"</w:t>
        </w:r>
        <w:r w:rsidR="00257CFD">
          <w:rPr>
            <w:rFonts w:ascii="Arial" w:hAnsi="Arial" w:cs="Arial"/>
            <w:color w:val="0000CC"/>
            <w:lang w:val="vi-VN"/>
          </w:rPr>
          <w:t xml:space="preserve">Hướng dẫn </w:t>
        </w:r>
        <w:r w:rsidR="00257CFD" w:rsidRPr="00F304C5">
          <w:rPr>
            <w:rFonts w:ascii="Arial" w:hAnsi="Arial" w:cs="Arial"/>
            <w:color w:val="0000CC"/>
            <w:lang w:val="vi-VN"/>
          </w:rPr>
          <w:t xml:space="preserve">: </w:t>
        </w:r>
        <w:r w:rsidR="00257CFD">
          <w:rPr>
            <w:rFonts w:ascii="Arial" w:hAnsi="Arial" w:cs="Arial"/>
            <w:color w:val="0000CC"/>
            <w:lang w:val="vi-VN"/>
          </w:rPr>
          <w:t xml:space="preserve">Tạo và sử dụng một </w:t>
        </w:r>
        <w:r w:rsidR="00257CFD" w:rsidRPr="00F304C5">
          <w:rPr>
            <w:rFonts w:ascii="Arial" w:hAnsi="Arial" w:cs="Arial"/>
            <w:color w:val="0000CC"/>
            <w:lang w:val="vi-VN"/>
          </w:rPr>
          <w:t xml:space="preserve"> Database Session-Based Application Context" </w:t>
        </w:r>
      </w:hyperlink>
      <w:r w:rsidR="00257CFD">
        <w:rPr>
          <w:rFonts w:ascii="Arial" w:hAnsi="Arial" w:cs="Arial"/>
          <w:lang w:val="vi-VN"/>
        </w:rPr>
        <w:t xml:space="preserve">trên </w:t>
      </w:r>
      <w:hyperlink w:anchor="_bookmark1206" w:history="1">
        <w:r w:rsidR="00257CFD">
          <w:rPr>
            <w:rFonts w:ascii="Arial" w:hAnsi="Arial" w:cs="Arial"/>
            <w:lang w:val="vi-VN"/>
          </w:rPr>
          <w:t xml:space="preserve">trang </w:t>
        </w:r>
        <w:r w:rsidR="00257CFD" w:rsidRPr="00F304C5">
          <w:rPr>
            <w:rFonts w:ascii="Arial" w:hAnsi="Arial" w:cs="Arial"/>
            <w:lang w:val="vi-VN"/>
          </w:rPr>
          <w:t xml:space="preserve"> 6-12 </w:t>
        </w:r>
      </w:hyperlink>
      <w:r w:rsidR="00257CFD">
        <w:rPr>
          <w:rFonts w:ascii="Arial" w:hAnsi="Arial" w:cs="Arial"/>
          <w:lang w:val="vi-VN"/>
        </w:rPr>
        <w:t xml:space="preserve">cho thấy cach tạo một </w:t>
      </w:r>
      <w:r w:rsidR="00257CFD" w:rsidRPr="00F304C5">
        <w:rPr>
          <w:rFonts w:ascii="Arial" w:hAnsi="Arial" w:cs="Arial"/>
          <w:lang w:val="vi-VN"/>
        </w:rPr>
        <w:t xml:space="preserve"> database session-based application context.</w:t>
      </w:r>
    </w:p>
    <w:p w14:paraId="084608EC" w14:textId="77777777" w:rsidR="00257CFD" w:rsidRPr="00F304C5" w:rsidRDefault="00257CFD" w:rsidP="00257CFD">
      <w:pPr>
        <w:pStyle w:val="BodyText"/>
        <w:spacing w:before="3"/>
        <w:rPr>
          <w:rFonts w:ascii="Arial" w:hAnsi="Arial" w:cs="Arial"/>
          <w:sz w:val="23"/>
          <w:lang w:val="vi-VN"/>
        </w:rPr>
      </w:pPr>
    </w:p>
    <w:p w14:paraId="01D10CC5" w14:textId="77777777" w:rsidR="00257CFD" w:rsidRPr="001058B5" w:rsidRDefault="00257CFD" w:rsidP="00257CFD">
      <w:pPr>
        <w:pStyle w:val="Heading6"/>
      </w:pPr>
      <w:bookmarkStart w:id="887" w:name="Using_SYS_CONTEXT_to_Retrieve_Session_In"/>
      <w:bookmarkStart w:id="888" w:name="_bookmark1168"/>
      <w:bookmarkStart w:id="889" w:name="_bookmark1171"/>
      <w:bookmarkEnd w:id="887"/>
      <w:bookmarkEnd w:id="888"/>
      <w:bookmarkEnd w:id="889"/>
      <w:r>
        <w:rPr>
          <w:lang w:val="vi-VN"/>
        </w:rPr>
        <w:t xml:space="preserve">Sử dụng </w:t>
      </w:r>
      <w:r w:rsidRPr="001058B5">
        <w:t>SYS</w:t>
      </w:r>
      <w:bookmarkStart w:id="890" w:name="_bookmark1169"/>
      <w:bookmarkEnd w:id="890"/>
      <w:r w:rsidRPr="001058B5">
        <w:t xml:space="preserve">_CONTEXT </w:t>
      </w:r>
      <w:r>
        <w:rPr>
          <w:lang w:val="vi-VN"/>
        </w:rPr>
        <w:t xml:space="preserve">để truy  suất thông tin </w:t>
      </w:r>
      <w:r w:rsidRPr="001058B5">
        <w:t xml:space="preserve"> Session </w:t>
      </w:r>
    </w:p>
    <w:p w14:paraId="4BE39C89" w14:textId="77777777" w:rsidR="00257CFD" w:rsidRPr="001058B5" w:rsidRDefault="00257CFD" w:rsidP="00257CFD">
      <w:pPr>
        <w:pStyle w:val="BodyText"/>
        <w:spacing w:before="50"/>
        <w:ind w:left="2260"/>
        <w:rPr>
          <w:rFonts w:ascii="Arial" w:hAnsi="Arial" w:cs="Arial"/>
        </w:rPr>
      </w:pPr>
      <w:r>
        <w:rPr>
          <w:rFonts w:ascii="Arial" w:hAnsi="Arial" w:cs="Arial"/>
          <w:lang w:val="vi-VN"/>
        </w:rPr>
        <w:t>Cú pháp cho hàm</w:t>
      </w:r>
      <w:r w:rsidRPr="001058B5">
        <w:rPr>
          <w:rFonts w:ascii="Arial" w:hAnsi="Arial" w:cs="Arial"/>
        </w:rPr>
        <w:t xml:space="preserve"> PL/SQL  SYS_CONTEXT</w:t>
      </w:r>
      <w:r>
        <w:rPr>
          <w:rFonts w:ascii="Arial" w:hAnsi="Arial" w:cs="Arial"/>
          <w:lang w:val="vi-VN"/>
        </w:rPr>
        <w:t xml:space="preserve"> </w:t>
      </w:r>
      <w:r w:rsidRPr="001058B5">
        <w:rPr>
          <w:rFonts w:ascii="Arial" w:hAnsi="Arial" w:cs="Arial"/>
          <w:spacing w:val="-82"/>
        </w:rPr>
        <w:t xml:space="preserve"> </w:t>
      </w:r>
      <w:r>
        <w:rPr>
          <w:rFonts w:ascii="Arial" w:hAnsi="Arial" w:cs="Arial"/>
          <w:lang w:val="vi-VN"/>
        </w:rPr>
        <w:t>như sau</w:t>
      </w:r>
      <w:r w:rsidRPr="001058B5">
        <w:rPr>
          <w:rFonts w:ascii="Arial" w:hAnsi="Arial" w:cs="Arial"/>
        </w:rPr>
        <w:t>:</w:t>
      </w:r>
    </w:p>
    <w:p w14:paraId="75F90BBC"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E442594" w14:textId="77777777" w:rsidR="00257CFD" w:rsidRPr="001058B5" w:rsidRDefault="00257CFD" w:rsidP="00257CFD">
      <w:pPr>
        <w:pStyle w:val="BodyText"/>
        <w:spacing w:before="3"/>
        <w:rPr>
          <w:rFonts w:ascii="Arial" w:hAnsi="Arial" w:cs="Arial"/>
          <w:sz w:val="18"/>
        </w:rPr>
      </w:pPr>
    </w:p>
    <w:p w14:paraId="47628963" w14:textId="77777777" w:rsidR="00257CFD" w:rsidRPr="001058B5" w:rsidRDefault="00257CFD" w:rsidP="00257CFD">
      <w:pPr>
        <w:pStyle w:val="BodyText"/>
        <w:ind w:left="2260"/>
        <w:rPr>
          <w:rFonts w:ascii="Arial" w:hAnsi="Arial" w:cs="Arial"/>
        </w:rPr>
      </w:pPr>
      <w:r>
        <w:rPr>
          <w:rFonts w:ascii="Arial" w:hAnsi="Arial" w:cs="Arial"/>
          <w:lang w:val="vi-VN"/>
        </w:rPr>
        <w:t>Trong đặc tả này</w:t>
      </w:r>
      <w:r w:rsidRPr="001058B5">
        <w:rPr>
          <w:rFonts w:ascii="Arial" w:hAnsi="Arial" w:cs="Arial"/>
        </w:rPr>
        <w:t>:</w:t>
      </w:r>
    </w:p>
    <w:p w14:paraId="2A3D8717" w14:textId="77777777" w:rsidR="00257CFD"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namespace: Tên của  application context. Bạn có thể chỉ định chuỗi hoặc biểu thức đánh giá thành chuỗi. Hàm SYS_CONTEXT trả về giá trị của tham số được kết hợp với namespace context tại thời điểm hiện tại. Nếu giá trị của tham số trong</w:t>
      </w:r>
      <w:r w:rsidRPr="00A86044">
        <w:rPr>
          <w:rFonts w:ascii="Arial" w:hAnsi="Arial" w:cs="Arial"/>
          <w:sz w:val="20"/>
          <w:lang w:val="vi-VN"/>
        </w:rPr>
        <w:t xml:space="preserve"> </w:t>
      </w:r>
      <w:r w:rsidRPr="00A86044">
        <w:rPr>
          <w:rFonts w:ascii="Arial" w:hAnsi="Arial" w:cs="Arial"/>
          <w:sz w:val="20"/>
        </w:rPr>
        <w:t>namespace đã được thiết lặp, thì SET_ CONTEXT sẽ ghi đè giá trị này.</w:t>
      </w:r>
    </w:p>
    <w:p w14:paraId="157434F5" w14:textId="77777777" w:rsidR="00257CFD" w:rsidRPr="00A86044"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parameter: Một tham số trong namespace application context . Giá trị này có thể là một chuỗi</w:t>
      </w:r>
      <w:r w:rsidRPr="00A86044">
        <w:rPr>
          <w:rFonts w:ascii="Arial" w:hAnsi="Arial" w:cs="Arial"/>
          <w:sz w:val="20"/>
          <w:lang w:val="vi-VN"/>
        </w:rPr>
        <w:t xml:space="preserve"> </w:t>
      </w:r>
      <w:r w:rsidRPr="00A86044">
        <w:rPr>
          <w:rFonts w:ascii="Arial" w:hAnsi="Arial" w:cs="Arial"/>
          <w:sz w:val="20"/>
        </w:rPr>
        <w:t>hoặc một biểu thức.</w:t>
      </w:r>
    </w:p>
    <w:p w14:paraId="262045F1" w14:textId="77777777" w:rsidR="00257CFD" w:rsidRPr="00F304C5" w:rsidRDefault="00257CFD" w:rsidP="00257CFD">
      <w:pPr>
        <w:pStyle w:val="ListParagraph"/>
        <w:numPr>
          <w:ilvl w:val="2"/>
          <w:numId w:val="137"/>
        </w:numPr>
        <w:tabs>
          <w:tab w:val="left" w:pos="2620"/>
        </w:tabs>
        <w:spacing w:before="119" w:line="230" w:lineRule="auto"/>
        <w:ind w:right="196"/>
        <w:rPr>
          <w:rFonts w:ascii="Arial" w:hAnsi="Arial" w:cs="Arial"/>
          <w:sz w:val="20"/>
          <w:lang w:val="fr-FR"/>
        </w:rPr>
        <w:sectPr w:rsidR="00257CFD" w:rsidRPr="00F304C5">
          <w:pgSz w:w="12240" w:h="15840"/>
          <w:pgMar w:top="840" w:right="1060" w:bottom="860" w:left="1100" w:header="549" w:footer="663" w:gutter="0"/>
          <w:cols w:space="720"/>
        </w:sectPr>
      </w:pPr>
      <w:r w:rsidRPr="00A86044">
        <w:rPr>
          <w:rFonts w:ascii="Arial" w:hAnsi="Arial" w:cs="Arial"/>
          <w:sz w:val="20"/>
          <w:lang w:val="vi-VN"/>
        </w:rPr>
        <w:t>l</w:t>
      </w:r>
      <w:r w:rsidRPr="00A86044">
        <w:rPr>
          <w:rFonts w:ascii="Arial" w:hAnsi="Arial" w:cs="Arial"/>
          <w:sz w:val="20"/>
        </w:rPr>
        <w:t>ength: Tùy chọn. Kích thước tối đa mặc định của kiểu trả về là 256 byte, nhưng bạn có thể ghi đè độ dài bằng cách chỉ định một giá trị lên đến 4000 byte. Nhập giá trị là kiểu dữ liệu NUMBER  hoặc giá trị có thể được chuyển đổi hoàn toàn thành</w:t>
      </w:r>
      <w:r>
        <w:rPr>
          <w:rFonts w:ascii="Arial" w:hAnsi="Arial" w:cs="Arial"/>
          <w:sz w:val="20"/>
          <w:lang w:val="vi-VN"/>
        </w:rPr>
        <w:t xml:space="preserve"> </w:t>
      </w:r>
      <w:r w:rsidRPr="00A86044">
        <w:rPr>
          <w:rFonts w:ascii="Arial" w:hAnsi="Arial" w:cs="Arial"/>
          <w:sz w:val="20"/>
        </w:rPr>
        <w:t xml:space="preserve">NUMBER . </w:t>
      </w:r>
      <w:r w:rsidRPr="00F304C5">
        <w:rPr>
          <w:rFonts w:ascii="Arial" w:hAnsi="Arial" w:cs="Arial"/>
          <w:sz w:val="20"/>
          <w:lang w:val="fr-FR"/>
        </w:rPr>
        <w:t>Kiểu dữ liệu của kiểu trả về SYS_CONTEXT là VARCHAR2</w:t>
      </w:r>
      <w:r w:rsidRPr="00F304C5">
        <w:rPr>
          <w:rFonts w:ascii="Arial" w:hAnsi="Arial" w:cs="Arial"/>
          <w:i/>
          <w:sz w:val="20"/>
          <w:lang w:val="fr-FR"/>
        </w:rPr>
        <w:t>.</w:t>
      </w:r>
    </w:p>
    <w:p w14:paraId="3F27E519" w14:textId="77777777" w:rsidR="00257CFD" w:rsidRPr="00F304C5" w:rsidRDefault="00257CFD" w:rsidP="00257CFD">
      <w:pPr>
        <w:pStyle w:val="BodyText"/>
        <w:spacing w:before="5"/>
        <w:rPr>
          <w:rFonts w:ascii="Arial" w:hAnsi="Arial" w:cs="Arial"/>
          <w:sz w:val="25"/>
          <w:lang w:val="fr-FR"/>
        </w:rPr>
      </w:pPr>
    </w:p>
    <w:p w14:paraId="788CD2E9" w14:textId="77777777" w:rsidR="00257CFD" w:rsidRPr="00F304C5" w:rsidRDefault="00257CFD" w:rsidP="00257CFD">
      <w:pPr>
        <w:pStyle w:val="BodyText"/>
        <w:spacing w:before="116" w:line="230" w:lineRule="auto"/>
        <w:ind w:left="1659" w:right="777"/>
        <w:rPr>
          <w:rFonts w:ascii="Arial" w:hAnsi="Arial" w:cs="Arial"/>
          <w:lang w:val="vi-VN"/>
        </w:rPr>
      </w:pPr>
      <w:r>
        <w:rPr>
          <w:rFonts w:ascii="Arial" w:hAnsi="Arial" w:cs="Arial"/>
          <w:lang w:val="vi-VN"/>
        </w:rPr>
        <w:t xml:space="preserve"> </w:t>
      </w:r>
      <w:r w:rsidRPr="00F304C5">
        <w:rPr>
          <w:rFonts w:ascii="Arial" w:hAnsi="Arial" w:cs="Arial"/>
          <w:lang w:val="vi-VN"/>
        </w:rPr>
        <w:t>Hàm SYS_CONTEXT cung cấp một namespace mặc định, USERENV, mô tả  session hiện tại của người dùng đã đăng nhập. Bạn có thể sử dụn</w:t>
      </w:r>
      <w:r>
        <w:rPr>
          <w:rFonts w:ascii="Arial" w:hAnsi="Arial" w:cs="Arial"/>
          <w:lang w:val="vi-VN"/>
        </w:rPr>
        <w:t xml:space="preserve">g </w:t>
      </w:r>
      <w:r w:rsidRPr="00F304C5">
        <w:rPr>
          <w:rFonts w:ascii="Arial" w:hAnsi="Arial" w:cs="Arial"/>
          <w:lang w:val="vi-VN"/>
        </w:rPr>
        <w:t>SYS_CONTEXTđể truy xuất các loại thông tin dựa trên  session khác nhau về người dùng, chẳng hạn như lưu trữ người dùng host computer ID, host IP address, tên người dùng hệ điều hành, v.v.Hãy nhớ rằng bạn chỉ sử dụng USERENV để truy xuất dữ liệu  session, không thiết lặp  nó. Các thuộc tính được xác định trước được liệt kê trong phần mô tả cho hàm PL / SQL trong Oracle Database SQL Language Reference.</w:t>
      </w:r>
    </w:p>
    <w:p w14:paraId="4D8424E3" w14:textId="77777777" w:rsidR="00257CFD" w:rsidRPr="00E028EF" w:rsidRDefault="00257CFD" w:rsidP="00257CFD">
      <w:pPr>
        <w:pStyle w:val="BodyText"/>
        <w:spacing w:before="116" w:line="230" w:lineRule="auto"/>
        <w:ind w:left="1659" w:right="777"/>
        <w:rPr>
          <w:rFonts w:ascii="Arial" w:hAnsi="Arial" w:cs="Arial"/>
          <w:lang w:val="vi-VN"/>
        </w:rPr>
      </w:pPr>
      <w:r w:rsidRPr="00E028EF">
        <w:rPr>
          <w:rFonts w:ascii="Arial" w:hAnsi="Arial" w:cs="Arial"/>
          <w:lang w:val="vi-VN"/>
        </w:rPr>
        <w:t>Ví dụ, để lấy tên của máy chủ mà  client  được kết nối, bạn có thể sử dụng tham số HOSTcủa USERENV như sau:</w:t>
      </w:r>
    </w:p>
    <w:p w14:paraId="6187F633" w14:textId="77777777" w:rsidR="00257CFD" w:rsidRPr="004F48C7" w:rsidRDefault="00257CFD" w:rsidP="00257CFD">
      <w:pPr>
        <w:spacing w:before="138"/>
        <w:ind w:left="1660"/>
        <w:rPr>
          <w:rFonts w:ascii="Arial" w:hAnsi="Arial" w:cs="Arial"/>
          <w:sz w:val="18"/>
          <w:lang w:val="vi-VN"/>
        </w:rPr>
      </w:pPr>
      <w:r w:rsidRPr="004F48C7">
        <w:rPr>
          <w:rFonts w:ascii="Arial" w:hAnsi="Arial" w:cs="Arial"/>
          <w:w w:val="95"/>
          <w:sz w:val="18"/>
          <w:lang w:val="vi-VN"/>
        </w:rPr>
        <w:t>SYS_CONTEXT ('userenv','host')</w:t>
      </w:r>
    </w:p>
    <w:p w14:paraId="37FCE549" w14:textId="77777777" w:rsidR="00257CFD" w:rsidRPr="004F48C7" w:rsidRDefault="00257CFD" w:rsidP="00257CFD">
      <w:pPr>
        <w:pStyle w:val="BodyText"/>
        <w:spacing w:before="11"/>
        <w:rPr>
          <w:rFonts w:ascii="Arial" w:hAnsi="Arial" w:cs="Arial"/>
          <w:sz w:val="18"/>
          <w:lang w:val="vi-VN"/>
        </w:rPr>
      </w:pPr>
    </w:p>
    <w:p w14:paraId="7BF4E46D" w14:textId="77777777" w:rsidR="00257CFD" w:rsidRPr="004F48C7" w:rsidRDefault="00257CFD" w:rsidP="00257CFD">
      <w:pPr>
        <w:pStyle w:val="BodyText"/>
        <w:spacing w:before="113" w:line="232" w:lineRule="auto"/>
        <w:ind w:left="1660" w:right="947"/>
        <w:rPr>
          <w:rFonts w:ascii="Arial" w:hAnsi="Arial" w:cs="Arial"/>
          <w:spacing w:val="-6"/>
          <w:lang w:val="vi-VN"/>
        </w:rPr>
      </w:pPr>
      <w:bookmarkStart w:id="891" w:name="_bookmark1173"/>
      <w:bookmarkEnd w:id="891"/>
      <w:r w:rsidRPr="004F48C7">
        <w:rPr>
          <w:rFonts w:ascii="Arial" w:hAnsi="Arial" w:cs="Arial"/>
          <w:spacing w:val="-6"/>
          <w:lang w:val="vi-VN"/>
        </w:rPr>
        <w:t>Bạn có thể kiểm tra các thiết lập SYS_CONTEXT bằng cách ban hành câu lệnh SQL SELECT trên bảng DUAL. Bảng DUAL là một bảng nhỏ trong  dữ liệu dictionary  mà Oracle Database và các chương trình do người dùng viết có thể tham chiếu để đảm bảo một kết quả đã biết. Bảng này có một cột được gọi là DUMMY và một hàng chứa giá trị X.</w:t>
      </w:r>
    </w:p>
    <w:p w14:paraId="7CEC31AA" w14:textId="77777777" w:rsidR="00257CFD" w:rsidRPr="00FF04CC" w:rsidRDefault="00257CFD" w:rsidP="00257CFD">
      <w:pPr>
        <w:pStyle w:val="BodyText"/>
        <w:spacing w:before="113" w:line="232" w:lineRule="auto"/>
        <w:ind w:left="1660" w:right="947"/>
        <w:rPr>
          <w:rFonts w:ascii="Arial" w:hAnsi="Arial" w:cs="Arial"/>
          <w:lang w:val="vi-VN"/>
        </w:rPr>
      </w:pPr>
      <w:r w:rsidRPr="004F48C7">
        <w:rPr>
          <w:rFonts w:ascii="Arial" w:hAnsi="Arial" w:cs="Arial"/>
          <w:color w:val="4F81BD" w:themeColor="accent1"/>
          <w:spacing w:val="-6"/>
          <w:lang w:val="vi-VN"/>
        </w:rPr>
        <w:t>Ví dụ 6-2</w:t>
      </w:r>
      <w:r w:rsidRPr="004F48C7">
        <w:rPr>
          <w:rFonts w:ascii="Arial" w:hAnsi="Arial" w:cs="Arial"/>
          <w:spacing w:val="-6"/>
          <w:lang w:val="vi-VN"/>
        </w:rPr>
        <w:t xml:space="preserve"> minh họa cách tìm host computer mà bạn đã đăng nhập, giả sử rằng bạn đã đăng nhập vào host computer  SHOBEEN_PC trong EMP_USERS.</w:t>
      </w:r>
    </w:p>
    <w:p w14:paraId="0C3A4192" w14:textId="77777777" w:rsidR="00257CFD" w:rsidRPr="004F48C7" w:rsidRDefault="00257CFD" w:rsidP="00257CFD">
      <w:pPr>
        <w:pStyle w:val="BodyText"/>
        <w:spacing w:before="7"/>
        <w:rPr>
          <w:rFonts w:ascii="Arial" w:hAnsi="Arial" w:cs="Arial"/>
          <w:sz w:val="25"/>
          <w:lang w:val="vi-VN"/>
        </w:rPr>
      </w:pPr>
    </w:p>
    <w:p w14:paraId="31F2266D" w14:textId="77777777" w:rsidR="00257CFD" w:rsidRPr="001058B5" w:rsidRDefault="00257CFD" w:rsidP="00257CFD">
      <w:pPr>
        <w:ind w:left="1660"/>
        <w:rPr>
          <w:rFonts w:ascii="Arial" w:hAnsi="Arial" w:cs="Arial"/>
          <w:b/>
          <w:i/>
          <w:sz w:val="18"/>
        </w:rPr>
      </w:pPr>
      <w:bookmarkStart w:id="892" w:name="_bookmark1174"/>
      <w:bookmarkEnd w:id="892"/>
      <w:r w:rsidRPr="001058B5">
        <w:rPr>
          <w:rFonts w:ascii="Arial" w:hAnsi="Arial" w:cs="Arial"/>
          <w:b/>
          <w:i/>
          <w:sz w:val="18"/>
        </w:rPr>
        <w:t>Example 6–2 Finding SYS_CONTEXT Values</w:t>
      </w:r>
    </w:p>
    <w:p w14:paraId="31B8F9C4"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SELECT SYS_CONTEXT ('USERENV', 'HOST') FROM DUAL;</w:t>
      </w:r>
    </w:p>
    <w:p w14:paraId="2052A9B3" w14:textId="77777777" w:rsidR="00257CFD" w:rsidRPr="001058B5" w:rsidRDefault="00257CFD" w:rsidP="00257CFD">
      <w:pPr>
        <w:pStyle w:val="BodyText"/>
        <w:spacing w:before="10"/>
        <w:rPr>
          <w:rFonts w:ascii="Arial" w:hAnsi="Arial" w:cs="Arial"/>
        </w:rPr>
      </w:pPr>
    </w:p>
    <w:p w14:paraId="1E44F52C" w14:textId="77777777" w:rsidR="00257CFD" w:rsidRPr="001058B5" w:rsidRDefault="00257CFD" w:rsidP="00257CFD">
      <w:pPr>
        <w:ind w:left="1660"/>
        <w:rPr>
          <w:rFonts w:ascii="Arial" w:hAnsi="Arial" w:cs="Arial"/>
          <w:sz w:val="18"/>
        </w:rPr>
      </w:pPr>
      <w:r w:rsidRPr="001058B5">
        <w:rPr>
          <w:rFonts w:ascii="Arial" w:hAnsi="Arial" w:cs="Arial"/>
          <w:w w:val="95"/>
          <w:sz w:val="18"/>
        </w:rPr>
        <w:t>SYS_CONTEXT(USERENV,HOST)</w:t>
      </w:r>
    </w:p>
    <w:p w14:paraId="567E54DA" w14:textId="77777777" w:rsidR="00257CFD" w:rsidRPr="001058B5" w:rsidRDefault="00257CFD" w:rsidP="00257CFD">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478A0E0E" w14:textId="77777777" w:rsidR="00257CFD" w:rsidRPr="001058B5" w:rsidRDefault="00257CFD" w:rsidP="00257CFD">
      <w:pPr>
        <w:pStyle w:val="BodyText"/>
        <w:rPr>
          <w:rFonts w:ascii="Arial" w:hAnsi="Arial" w:cs="Arial"/>
        </w:rPr>
      </w:pPr>
    </w:p>
    <w:p w14:paraId="164A0748" w14:textId="77777777" w:rsidR="00257CFD" w:rsidRPr="001058B5" w:rsidRDefault="008D1AB8" w:rsidP="00257CFD">
      <w:pPr>
        <w:pStyle w:val="BodyText"/>
        <w:spacing w:before="6"/>
        <w:rPr>
          <w:rFonts w:ascii="Arial" w:hAnsi="Arial" w:cs="Arial"/>
          <w:sz w:val="17"/>
        </w:rPr>
      </w:pPr>
      <w:r>
        <w:rPr>
          <w:rFonts w:ascii="Arial" w:hAnsi="Arial" w:cs="Arial"/>
        </w:rPr>
        <w:pict w14:anchorId="72209B24">
          <v:group id="_x0000_s1792" style="position:absolute;margin-left:174pt;margin-top:11.95pt;width:300pt;height:2.5pt;z-index:502655728;mso-wrap-distance-left:0;mso-wrap-distance-right:0;mso-position-horizontal-relative:page" coordorigin="3480,239" coordsize="6000,50">
            <v:line id="_x0000_s1793" style="position:absolute" from="3480,241" to="9480,241" strokeweight=".24pt"/>
            <v:line id="_x0000_s1794" style="position:absolute" from="3480,286" to="9480,286" strokeweight=".24pt"/>
            <w10:wrap type="topAndBottom" anchorx="page"/>
          </v:group>
        </w:pict>
      </w:r>
    </w:p>
    <w:p w14:paraId="3106009E" w14:textId="77777777" w:rsidR="00257CFD" w:rsidRPr="00FF04CC" w:rsidRDefault="00257CFD" w:rsidP="00257CFD">
      <w:pPr>
        <w:pStyle w:val="BodyText"/>
        <w:spacing w:before="20" w:line="246" w:lineRule="exact"/>
        <w:ind w:left="2380"/>
        <w:rPr>
          <w:rFonts w:ascii="Arial" w:hAnsi="Arial" w:cs="Arial"/>
          <w:lang w:val="vi-VN"/>
        </w:rPr>
      </w:pPr>
      <w:bookmarkStart w:id="893" w:name="_bookmark1175"/>
      <w:bookmarkEnd w:id="893"/>
      <w:r w:rsidRPr="001058B5">
        <w:rPr>
          <w:rFonts w:ascii="Arial" w:hAnsi="Arial" w:cs="Arial"/>
          <w:b/>
          <w:sz w:val="19"/>
        </w:rPr>
        <w:t xml:space="preserve">Note: </w:t>
      </w:r>
      <w:r w:rsidRPr="001058B5">
        <w:rPr>
          <w:rFonts w:ascii="Arial" w:hAnsi="Arial" w:cs="Arial"/>
        </w:rPr>
        <w:t>The USERENV</w:t>
      </w:r>
      <w:r>
        <w:rPr>
          <w:rFonts w:ascii="Arial" w:hAnsi="Arial" w:cs="Arial"/>
          <w:lang w:val="vi-VN"/>
        </w:rPr>
        <w:t xml:space="preserve"> </w:t>
      </w:r>
      <w:r w:rsidRPr="001058B5">
        <w:rPr>
          <w:rFonts w:ascii="Arial" w:hAnsi="Arial" w:cs="Arial"/>
          <w:spacing w:val="-82"/>
        </w:rPr>
        <w:t xml:space="preserve"> </w:t>
      </w:r>
      <w:r w:rsidRPr="001058B5">
        <w:rPr>
          <w:rFonts w:ascii="Arial" w:hAnsi="Arial" w:cs="Arial"/>
        </w:rPr>
        <w:t xml:space="preserve">application context namespace </w:t>
      </w:r>
      <w:r>
        <w:rPr>
          <w:rFonts w:ascii="Arial" w:hAnsi="Arial" w:cs="Arial"/>
          <w:lang w:val="vi-VN"/>
        </w:rPr>
        <w:t xml:space="preserve">thay thế  hàm </w:t>
      </w:r>
    </w:p>
    <w:p w14:paraId="4E526E5C" w14:textId="77777777" w:rsidR="00257CFD" w:rsidRPr="00401786" w:rsidRDefault="008D1AB8" w:rsidP="00257CFD">
      <w:pPr>
        <w:pStyle w:val="BodyText"/>
        <w:spacing w:line="246" w:lineRule="exact"/>
        <w:ind w:left="2380"/>
        <w:rPr>
          <w:rFonts w:ascii="Arial" w:hAnsi="Arial" w:cs="Arial"/>
          <w:lang w:val="vi-VN"/>
        </w:rPr>
      </w:pPr>
      <w:r>
        <w:rPr>
          <w:rFonts w:ascii="Arial" w:hAnsi="Arial" w:cs="Arial"/>
        </w:rPr>
        <w:pict w14:anchorId="67ECAC69">
          <v:group id="_x0000_s1795" style="position:absolute;left:0;text-align:left;margin-left:174pt;margin-top:17.35pt;width:300pt;height:2.55pt;z-index:502656752;mso-wrap-distance-left:0;mso-wrap-distance-right:0;mso-position-horizontal-relative:page" coordorigin="3480,347" coordsize="6000,51">
            <v:line id="_x0000_s1796" style="position:absolute" from="3480,349" to="9480,349" strokeweight=".24pt"/>
            <v:line id="_x0000_s1797" style="position:absolute" from="3480,395" to="9480,395" strokeweight=".24pt"/>
            <w10:wrap type="topAndBottom" anchorx="page"/>
          </v:group>
        </w:pict>
      </w:r>
      <w:r w:rsidR="00257CFD" w:rsidRPr="00401786">
        <w:rPr>
          <w:rFonts w:ascii="Arial" w:hAnsi="Arial" w:cs="Arial"/>
          <w:lang w:val="vi-VN"/>
        </w:rPr>
        <w:t>USERENV</w:t>
      </w:r>
      <w:r w:rsidR="00257CFD">
        <w:rPr>
          <w:rFonts w:ascii="Arial" w:hAnsi="Arial" w:cs="Arial"/>
          <w:lang w:val="vi-VN"/>
        </w:rPr>
        <w:t xml:space="preserve"> </w:t>
      </w:r>
      <w:r w:rsidR="00257CFD" w:rsidRPr="00401786">
        <w:rPr>
          <w:rFonts w:ascii="Arial" w:hAnsi="Arial" w:cs="Arial"/>
          <w:spacing w:val="-96"/>
          <w:lang w:val="vi-VN"/>
        </w:rPr>
        <w:t xml:space="preserve"> </w:t>
      </w:r>
      <w:r w:rsidR="00257CFD">
        <w:rPr>
          <w:rFonts w:ascii="Arial" w:hAnsi="Arial" w:cs="Arial"/>
          <w:lang w:val="vi-VN"/>
        </w:rPr>
        <w:t xml:space="preserve">được cung cấp trong các bản </w:t>
      </w:r>
      <w:r w:rsidR="00257CFD" w:rsidRPr="00401786">
        <w:rPr>
          <w:rFonts w:ascii="Arial" w:hAnsi="Arial" w:cs="Arial"/>
          <w:lang w:val="vi-VN"/>
        </w:rPr>
        <w:t xml:space="preserve"> Oracle Database </w:t>
      </w:r>
      <w:r w:rsidR="00257CFD">
        <w:rPr>
          <w:rFonts w:ascii="Arial" w:hAnsi="Arial" w:cs="Arial"/>
          <w:lang w:val="vi-VN"/>
        </w:rPr>
        <w:t>trước đó</w:t>
      </w:r>
    </w:p>
    <w:p w14:paraId="4B60ABC5" w14:textId="77777777" w:rsidR="00257CFD" w:rsidRPr="00401786" w:rsidRDefault="00257CFD" w:rsidP="00257CFD">
      <w:pPr>
        <w:pStyle w:val="BodyText"/>
        <w:rPr>
          <w:rFonts w:ascii="Arial" w:hAnsi="Arial" w:cs="Arial"/>
          <w:sz w:val="8"/>
          <w:lang w:val="vi-VN"/>
        </w:rPr>
      </w:pPr>
    </w:p>
    <w:p w14:paraId="56AA7111" w14:textId="77777777" w:rsidR="00257CFD" w:rsidRPr="00FF340E" w:rsidRDefault="00257CFD" w:rsidP="00257CFD">
      <w:pPr>
        <w:pStyle w:val="Heading6"/>
        <w:spacing w:before="105"/>
        <w:ind w:left="1660"/>
        <w:rPr>
          <w:lang w:val="vi-VN"/>
        </w:rPr>
      </w:pPr>
      <w:bookmarkStart w:id="894" w:name="Using_Dynamic_SQL_with_SYS_CONTEXT"/>
      <w:bookmarkStart w:id="895" w:name="_bookmark1176"/>
      <w:bookmarkStart w:id="896" w:name="_bookmark1177"/>
      <w:bookmarkEnd w:id="894"/>
      <w:bookmarkEnd w:id="895"/>
      <w:bookmarkEnd w:id="896"/>
      <w:r>
        <w:rPr>
          <w:lang w:val="vi-VN"/>
        </w:rPr>
        <w:t xml:space="preserve">Sử dụng </w:t>
      </w:r>
      <w:r w:rsidRPr="00FF340E">
        <w:rPr>
          <w:lang w:val="vi-VN"/>
        </w:rPr>
        <w:t xml:space="preserve">Dynamic SQL </w:t>
      </w:r>
      <w:r>
        <w:rPr>
          <w:lang w:val="vi-VN"/>
        </w:rPr>
        <w:t xml:space="preserve">với </w:t>
      </w:r>
      <w:r w:rsidRPr="00FF340E">
        <w:rPr>
          <w:lang w:val="vi-VN"/>
        </w:rPr>
        <w:t>SYS_CONTEX</w:t>
      </w:r>
      <w:bookmarkStart w:id="897" w:name="_bookmark1178"/>
      <w:bookmarkEnd w:id="897"/>
      <w:r w:rsidRPr="00FF340E">
        <w:rPr>
          <w:lang w:val="vi-VN"/>
        </w:rPr>
        <w:t>T</w:t>
      </w:r>
    </w:p>
    <w:p w14:paraId="63C08479" w14:textId="77777777" w:rsidR="00257CFD" w:rsidRPr="00FF340E" w:rsidRDefault="00257CFD" w:rsidP="00257CFD">
      <w:pPr>
        <w:pStyle w:val="BodyText"/>
        <w:spacing w:before="55" w:line="232" w:lineRule="auto"/>
        <w:ind w:left="1660" w:right="700"/>
        <w:rPr>
          <w:rFonts w:ascii="Arial" w:hAnsi="Arial" w:cs="Arial"/>
          <w:lang w:val="vi-VN"/>
        </w:rPr>
      </w:pPr>
      <w:r w:rsidRPr="00FF340E">
        <w:rPr>
          <w:rFonts w:ascii="Arial" w:hAnsi="Arial" w:cs="Arial"/>
          <w:lang w:val="vi-VN"/>
        </w:rPr>
        <w:t>Trong session mà bạn mong đợi thay đổi chính sách đã cho  giữa các lần thực thi truy vấn,truy vấn phải sử dụng dynamic SQL. Bạn phải sử dụng dynamic SQL vì các câu lệnh phân tích cú pháp static SQL và   dynamic SQL khác nhau:</w:t>
      </w:r>
    </w:p>
    <w:p w14:paraId="6BA6F3FD" w14:textId="77777777" w:rsidR="00257CFD"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Các câu lệnh static SQL được phân tích cú pháp tại thời gian biên dịch. Chúng không được phân tích cú pháp một lần nữa vào thời gian thực hiện vì lý do hiệu suất.</w:t>
      </w:r>
    </w:p>
    <w:p w14:paraId="7EEB2F89" w14:textId="77777777" w:rsidR="00257CFD" w:rsidRPr="00FF340E"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 xml:space="preserve"> Các câu lệnh SQL động được phân tích cú pháp mỗi khi chúng được thực hiện.</w:t>
      </w:r>
    </w:p>
    <w:p w14:paraId="1F8B9A13"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Hãy xem xét một tình huống trong đó Policy A có hiệu lực khi bạn biên dịch một câu lệnh SQL, và sau đó bạn chuyển sang Policy B và chạy câu lệnh. Với static SQL, Policy  A vẫn còn hiệu lực.Oracle Database phân tích cú pháp câu lệnh tại thời gian biên dịch, nhưng không phân tích cú pháp nó một lần nữa khi thực thi. Với dynamic SQL,  Oracle Database phân tích cú pháp câu lệnh khi</w:t>
      </w:r>
      <w:r>
        <w:rPr>
          <w:rFonts w:ascii="Arial" w:hAnsi="Arial" w:cs="Arial"/>
          <w:sz w:val="20"/>
          <w:szCs w:val="20"/>
          <w:lang w:val="vi-VN"/>
        </w:rPr>
        <w:t xml:space="preserve"> </w:t>
      </w:r>
      <w:r w:rsidRPr="00FF340E">
        <w:rPr>
          <w:rFonts w:ascii="Arial" w:hAnsi="Arial" w:cs="Arial"/>
          <w:sz w:val="20"/>
          <w:szCs w:val="20"/>
          <w:lang w:val="vi-VN"/>
        </w:rPr>
        <w:t>thực hiện, sau đó chuyển sang Policy B có hiệu lực.</w:t>
      </w:r>
    </w:p>
    <w:p w14:paraId="49A295C1"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Ví dụ: hãy xem xét  policy sau:</w:t>
      </w:r>
    </w:p>
    <w:p w14:paraId="7D57F88F" w14:textId="77777777" w:rsidR="00257CFD" w:rsidRDefault="00257CFD" w:rsidP="00257CFD">
      <w:pPr>
        <w:spacing w:before="141"/>
        <w:ind w:left="1660"/>
        <w:rPr>
          <w:rFonts w:ascii="Arial" w:hAnsi="Arial" w:cs="Arial"/>
          <w:w w:val="95"/>
          <w:sz w:val="18"/>
          <w:lang w:val="vi-VN"/>
        </w:rPr>
      </w:pPr>
      <w:r w:rsidRPr="00FF340E">
        <w:rPr>
          <w:rFonts w:ascii="Arial" w:hAnsi="Arial" w:cs="Arial"/>
          <w:w w:val="95"/>
          <w:sz w:val="18"/>
          <w:lang w:val="vi-VN"/>
        </w:rPr>
        <w:t>EMPLOYEE_NAME = SYS_CONTEXT ('USERENV', 'SESSION_USER')</w:t>
      </w:r>
    </w:p>
    <w:p w14:paraId="32E771EC" w14:textId="77777777" w:rsidR="00257CFD" w:rsidRPr="002818E1" w:rsidRDefault="00257CFD" w:rsidP="00257CFD">
      <w:pPr>
        <w:spacing w:before="141"/>
        <w:ind w:left="1660"/>
        <w:rPr>
          <w:rFonts w:ascii="Arial" w:hAnsi="Arial" w:cs="Arial"/>
          <w:w w:val="95"/>
          <w:sz w:val="18"/>
          <w:lang w:val="vi-VN"/>
        </w:rPr>
      </w:pPr>
    </w:p>
    <w:p w14:paraId="740A3AD4" w14:textId="77777777" w:rsidR="00257CFD" w:rsidRPr="002818E1" w:rsidRDefault="00257CFD" w:rsidP="00257CFD">
      <w:pPr>
        <w:spacing w:line="230" w:lineRule="auto"/>
        <w:ind w:left="1660"/>
        <w:rPr>
          <w:rFonts w:ascii="Arial" w:hAnsi="Arial" w:cs="Arial"/>
          <w:sz w:val="20"/>
          <w:szCs w:val="20"/>
        </w:rPr>
      </w:pPr>
      <w:r w:rsidRPr="002818E1">
        <w:rPr>
          <w:rFonts w:ascii="Arial" w:hAnsi="Arial" w:cs="Arial"/>
          <w:sz w:val="20"/>
          <w:szCs w:val="20"/>
        </w:rPr>
        <w:t>The policy  EMPLOYEE_NAME khớp với tên người dùng database . Nó được biểu diễn dưới dạng một SQL predicate trong Oracle Virtual Private Database the predicate được xem là một policy. Nếu  thay đổi the predicate, thì câu lệnh phải được phân tích lại để tạo kết quả chính</w:t>
      </w:r>
      <w:r>
        <w:rPr>
          <w:rFonts w:ascii="Arial" w:hAnsi="Arial" w:cs="Arial"/>
          <w:sz w:val="20"/>
          <w:szCs w:val="20"/>
          <w:lang w:val="vi-VN"/>
        </w:rPr>
        <w:t xml:space="preserve"> </w:t>
      </w:r>
      <w:r w:rsidRPr="002818E1">
        <w:rPr>
          <w:rFonts w:ascii="Arial" w:hAnsi="Arial" w:cs="Arial"/>
          <w:sz w:val="20"/>
          <w:szCs w:val="20"/>
        </w:rPr>
        <w:t>xác.</w:t>
      </w:r>
    </w:p>
    <w:p w14:paraId="477FDDE3"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r w:rsidRPr="002818E1">
        <w:rPr>
          <w:rFonts w:ascii="Arial" w:hAnsi="Arial" w:cs="Arial"/>
          <w:sz w:val="20"/>
          <w:szCs w:val="20"/>
        </w:rPr>
        <w:t> </w:t>
      </w:r>
    </w:p>
    <w:p w14:paraId="0F702582" w14:textId="77777777" w:rsidR="00257CFD" w:rsidRPr="001058B5" w:rsidRDefault="00257CFD" w:rsidP="00257CFD">
      <w:pPr>
        <w:pStyle w:val="BodyText"/>
        <w:spacing w:before="8"/>
        <w:rPr>
          <w:rFonts w:ascii="Arial" w:hAnsi="Arial" w:cs="Arial"/>
          <w:sz w:val="29"/>
        </w:rPr>
      </w:pPr>
    </w:p>
    <w:p w14:paraId="5C5BB01C" w14:textId="77777777" w:rsidR="00257CFD" w:rsidRPr="001058B5" w:rsidRDefault="00257CFD" w:rsidP="00257CFD">
      <w:pPr>
        <w:pStyle w:val="BodyText"/>
        <w:spacing w:before="99" w:line="232" w:lineRule="auto"/>
        <w:ind w:left="2980" w:right="848"/>
        <w:rPr>
          <w:rFonts w:ascii="Arial" w:hAnsi="Arial" w:cs="Arial"/>
        </w:rPr>
      </w:pPr>
      <w:r>
        <w:rPr>
          <w:rFonts w:ascii="Arial" w:hAnsi="Arial" w:cs="Arial"/>
          <w:b/>
          <w:sz w:val="19"/>
          <w:lang w:val="vi-VN"/>
        </w:rPr>
        <w:t xml:space="preserve">Xem thêm </w:t>
      </w:r>
      <w:r w:rsidRPr="001058B5">
        <w:rPr>
          <w:rFonts w:ascii="Arial" w:hAnsi="Arial" w:cs="Arial"/>
          <w:b/>
          <w:sz w:val="19"/>
        </w:rPr>
        <w:t xml:space="preserve">: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448011BD" w14:textId="77777777" w:rsidR="00257CFD" w:rsidRPr="001058B5" w:rsidRDefault="00257CFD" w:rsidP="00257CFD">
      <w:pPr>
        <w:pStyle w:val="BodyText"/>
        <w:spacing w:before="2"/>
        <w:rPr>
          <w:rFonts w:ascii="Arial" w:hAnsi="Arial" w:cs="Arial"/>
        </w:rPr>
      </w:pPr>
    </w:p>
    <w:p w14:paraId="00356B43" w14:textId="77777777" w:rsidR="00257CFD" w:rsidRPr="001058B5" w:rsidRDefault="00257CFD" w:rsidP="00257CFD">
      <w:pPr>
        <w:pStyle w:val="Heading6"/>
      </w:pPr>
      <w:bookmarkStart w:id="898" w:name="Using_SYS_CONTEXT_in_a_Parallel_Query"/>
      <w:bookmarkStart w:id="899" w:name="_bookmark1179"/>
      <w:bookmarkEnd w:id="898"/>
      <w:bookmarkEnd w:id="899"/>
      <w:r>
        <w:rPr>
          <w:lang w:val="vi-VN"/>
        </w:rPr>
        <w:t>Sử dụng</w:t>
      </w:r>
      <w:r w:rsidRPr="001058B5">
        <w:t xml:space="preserve"> </w:t>
      </w:r>
      <w:bookmarkStart w:id="900" w:name="_bookmark1180"/>
      <w:bookmarkEnd w:id="900"/>
      <w:r w:rsidRPr="001058B5">
        <w:t xml:space="preserve">SYS_CONTEXT </w:t>
      </w:r>
      <w:r>
        <w:rPr>
          <w:lang w:val="vi-VN"/>
        </w:rPr>
        <w:t xml:space="preserve">trong </w:t>
      </w:r>
      <w:r w:rsidRPr="001058B5">
        <w:t xml:space="preserve"> Parallel Query</w:t>
      </w:r>
    </w:p>
    <w:p w14:paraId="1C609686" w14:textId="77777777" w:rsidR="00257CFD" w:rsidRDefault="00257CFD" w:rsidP="00257CFD">
      <w:pPr>
        <w:pStyle w:val="BodyText"/>
        <w:spacing w:before="59" w:line="228" w:lineRule="auto"/>
        <w:ind w:left="2259" w:right="295"/>
        <w:rPr>
          <w:rFonts w:ascii="Arial" w:hAnsi="Arial" w:cs="Arial"/>
          <w:lang w:val="vi-VN"/>
        </w:rPr>
      </w:pPr>
      <w:r>
        <w:rPr>
          <w:rFonts w:ascii="Arial" w:hAnsi="Arial" w:cs="Arial"/>
          <w:lang w:val="vi-VN"/>
        </w:rPr>
        <w:t xml:space="preserve">  </w:t>
      </w:r>
      <w:r w:rsidRPr="002818E1">
        <w:rPr>
          <w:rFonts w:ascii="Arial" w:hAnsi="Arial" w:cs="Arial"/>
          <w:lang w:val="vi-VN"/>
        </w:rPr>
        <w:t>Nếu bạn dùng SYS_CONTEXT ở bên cạnh một hàm SQL được nhúng trong một</w:t>
      </w:r>
      <w:r>
        <w:rPr>
          <w:rFonts w:ascii="Arial" w:hAnsi="Arial" w:cs="Arial"/>
          <w:lang w:val="vi-VN"/>
        </w:rPr>
        <w:t xml:space="preserve"> </w:t>
      </w:r>
      <w:r w:rsidRPr="002818E1">
        <w:rPr>
          <w:rFonts w:ascii="Arial" w:hAnsi="Arial" w:cs="Arial"/>
          <w:lang w:val="vi-VN"/>
        </w:rPr>
        <w:t>parallel query, thì hàm bao gồm the application context.</w:t>
      </w:r>
    </w:p>
    <w:p w14:paraId="407B5A76" w14:textId="77777777" w:rsidR="00257CFD" w:rsidRPr="002818E1" w:rsidRDefault="00257CFD" w:rsidP="00257CFD">
      <w:pPr>
        <w:pStyle w:val="BodyText"/>
        <w:spacing w:before="59" w:line="228" w:lineRule="auto"/>
        <w:ind w:left="2259" w:right="295"/>
        <w:rPr>
          <w:rFonts w:ascii="Arial" w:hAnsi="Arial" w:cs="Arial"/>
          <w:lang w:val="vi-VN"/>
        </w:rPr>
      </w:pPr>
      <w:r w:rsidRPr="002818E1">
        <w:rPr>
          <w:rFonts w:ascii="Arial" w:hAnsi="Arial" w:cs="Arial"/>
          <w:lang w:val="vi-VN"/>
        </w:rPr>
        <w:t>Xem xét hàm do người dùng định nghĩa trong câu lệnh SQL, đặt  user ID là 5:</w:t>
      </w:r>
    </w:p>
    <w:p w14:paraId="574A498A" w14:textId="77777777" w:rsidR="00257CFD" w:rsidRPr="001058B5" w:rsidRDefault="00257CFD" w:rsidP="00257CFD">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57F429D1" w14:textId="77777777" w:rsidR="00257CFD" w:rsidRPr="001058B5" w:rsidRDefault="00257CFD" w:rsidP="00257CFD">
      <w:pPr>
        <w:ind w:left="2260"/>
        <w:rPr>
          <w:rFonts w:ascii="Arial" w:hAnsi="Arial" w:cs="Arial"/>
          <w:sz w:val="18"/>
        </w:rPr>
      </w:pPr>
      <w:r w:rsidRPr="001058B5">
        <w:rPr>
          <w:rFonts w:ascii="Arial" w:hAnsi="Arial" w:cs="Arial"/>
          <w:w w:val="95"/>
          <w:sz w:val="18"/>
        </w:rPr>
        <w:t>BEGIN</w:t>
      </w:r>
    </w:p>
    <w:p w14:paraId="4CF52C57" w14:textId="77777777" w:rsidR="00257CFD" w:rsidRPr="001058B5" w:rsidRDefault="00257CFD" w:rsidP="00257CFD">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74B2D148" w14:textId="77777777" w:rsidR="00257CFD" w:rsidRPr="001058B5" w:rsidRDefault="00257CFD" w:rsidP="00257CFD">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0B13A288" w14:textId="77777777" w:rsidR="00257CFD" w:rsidRPr="001058B5" w:rsidRDefault="00257CFD" w:rsidP="00257CFD">
      <w:pPr>
        <w:spacing w:before="15"/>
        <w:ind w:left="2260" w:right="7077"/>
        <w:rPr>
          <w:rFonts w:ascii="Arial" w:hAnsi="Arial" w:cs="Arial"/>
          <w:sz w:val="18"/>
        </w:rPr>
      </w:pPr>
      <w:r w:rsidRPr="001058B5">
        <w:rPr>
          <w:rFonts w:ascii="Arial" w:hAnsi="Arial" w:cs="Arial"/>
          <w:w w:val="95"/>
          <w:sz w:val="18"/>
        </w:rPr>
        <w:t>END;</w:t>
      </w:r>
    </w:p>
    <w:p w14:paraId="0B4EFA20" w14:textId="77777777" w:rsidR="00257CFD" w:rsidRPr="001058B5" w:rsidRDefault="00257CFD" w:rsidP="00257CFD">
      <w:pPr>
        <w:pStyle w:val="BodyText"/>
        <w:spacing w:before="4"/>
        <w:rPr>
          <w:rFonts w:ascii="Arial" w:hAnsi="Arial" w:cs="Arial"/>
          <w:sz w:val="18"/>
        </w:rPr>
      </w:pPr>
    </w:p>
    <w:p w14:paraId="6FDE525F" w14:textId="77777777" w:rsidR="00257CFD" w:rsidRPr="001058B5" w:rsidRDefault="00257CFD" w:rsidP="00257CFD">
      <w:pPr>
        <w:pStyle w:val="BodyText"/>
        <w:ind w:left="2260"/>
        <w:rPr>
          <w:rFonts w:ascii="Arial" w:hAnsi="Arial" w:cs="Arial"/>
        </w:rPr>
      </w:pPr>
      <w:r w:rsidRPr="001058B5">
        <w:rPr>
          <w:rFonts w:ascii="Arial" w:hAnsi="Arial" w:cs="Arial"/>
        </w:rPr>
        <w:t>Now consider the following statement:</w:t>
      </w:r>
    </w:p>
    <w:p w14:paraId="3F0B01EB"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SELECT * FROM emp WHERE set_id( ) = 1;</w:t>
      </w:r>
    </w:p>
    <w:p w14:paraId="24557482" w14:textId="77777777" w:rsidR="00257CFD" w:rsidRPr="001058B5" w:rsidRDefault="00257CFD" w:rsidP="00257CFD">
      <w:pPr>
        <w:pStyle w:val="BodyText"/>
        <w:spacing w:before="8"/>
        <w:rPr>
          <w:rFonts w:ascii="Arial" w:hAnsi="Arial" w:cs="Arial"/>
          <w:sz w:val="18"/>
        </w:rPr>
      </w:pPr>
    </w:p>
    <w:p w14:paraId="7D63546C" w14:textId="77777777" w:rsidR="00257CFD" w:rsidRPr="002818E1" w:rsidRDefault="00257CFD" w:rsidP="00257CFD">
      <w:pPr>
        <w:pStyle w:val="BodyText"/>
        <w:spacing w:before="1" w:line="232" w:lineRule="auto"/>
        <w:ind w:left="2260"/>
        <w:rPr>
          <w:rFonts w:ascii="Arial" w:hAnsi="Arial" w:cs="Arial"/>
        </w:rPr>
      </w:pPr>
      <w:r w:rsidRPr="002818E1">
        <w:rPr>
          <w:rFonts w:ascii="Arial" w:hAnsi="Arial" w:cs="Arial"/>
        </w:rPr>
        <w:t xml:space="preserve">Khi câu lệnh này được chạy như một parallel query, session người dùng, chứa thông tin </w:t>
      </w:r>
    </w:p>
    <w:p w14:paraId="66AAB216" w14:textId="77777777" w:rsidR="00257CFD" w:rsidRPr="001058B5" w:rsidRDefault="00257CFD" w:rsidP="00257CFD">
      <w:pPr>
        <w:pStyle w:val="BodyText"/>
        <w:spacing w:before="1" w:line="232" w:lineRule="auto"/>
        <w:ind w:left="2260"/>
        <w:rPr>
          <w:rFonts w:ascii="Arial" w:hAnsi="Arial" w:cs="Arial"/>
        </w:rPr>
      </w:pPr>
      <w:r w:rsidRPr="002818E1">
        <w:rPr>
          <w:rFonts w:ascii="Arial" w:hAnsi="Arial" w:cs="Arial"/>
        </w:rPr>
        <w:t>application context, được truyền đến các máy chủ thực hiện song song ( truy vấn các tiến trình con )</w:t>
      </w:r>
    </w:p>
    <w:p w14:paraId="3D7EE3C3" w14:textId="77777777" w:rsidR="00257CFD" w:rsidRPr="001058B5" w:rsidRDefault="00257CFD" w:rsidP="00257CFD">
      <w:pPr>
        <w:pStyle w:val="BodyText"/>
        <w:spacing w:before="1"/>
        <w:rPr>
          <w:rFonts w:ascii="Arial" w:hAnsi="Arial" w:cs="Arial"/>
          <w:sz w:val="23"/>
        </w:rPr>
      </w:pPr>
    </w:p>
    <w:p w14:paraId="47F48DA6" w14:textId="77777777" w:rsidR="00257CFD" w:rsidRPr="001058B5" w:rsidRDefault="00257CFD" w:rsidP="00257CFD">
      <w:pPr>
        <w:pStyle w:val="Heading6"/>
        <w:spacing w:before="1"/>
      </w:pPr>
      <w:bookmarkStart w:id="901" w:name="Using_SYS_CONTEXT_with_Database_Links"/>
      <w:bookmarkStart w:id="902" w:name="_bookmark1183"/>
      <w:bookmarkStart w:id="903" w:name="_bookmark1184"/>
      <w:bookmarkStart w:id="904" w:name="_bookmark1185"/>
      <w:bookmarkEnd w:id="901"/>
      <w:bookmarkEnd w:id="902"/>
      <w:bookmarkEnd w:id="903"/>
      <w:bookmarkEnd w:id="904"/>
      <w:r>
        <w:rPr>
          <w:lang w:val="vi-VN"/>
        </w:rPr>
        <w:t xml:space="preserve">Sử dụng </w:t>
      </w:r>
      <w:r w:rsidRPr="001058B5">
        <w:t xml:space="preserve"> SYS_CONTEXT</w:t>
      </w:r>
      <w:r>
        <w:rPr>
          <w:lang w:val="vi-VN"/>
        </w:rPr>
        <w:t xml:space="preserve"> với </w:t>
      </w:r>
      <w:r w:rsidRPr="001058B5">
        <w:t xml:space="preserve"> Database Links</w:t>
      </w:r>
    </w:p>
    <w:p w14:paraId="0BEB0308" w14:textId="77777777" w:rsidR="00257CFD" w:rsidRPr="00B829F4" w:rsidRDefault="00257CFD" w:rsidP="00257CFD">
      <w:pPr>
        <w:pStyle w:val="BodyText"/>
        <w:spacing w:before="57" w:line="230" w:lineRule="auto"/>
        <w:ind w:left="2259" w:right="295"/>
        <w:rPr>
          <w:rFonts w:ascii="Arial" w:hAnsi="Arial" w:cs="Arial"/>
          <w:lang w:val="vi-VN"/>
        </w:rPr>
      </w:pPr>
      <w:r w:rsidRPr="00B829F4">
        <w:rPr>
          <w:rFonts w:ascii="Arial" w:hAnsi="Arial" w:cs="Arial"/>
          <w:lang w:val="vi-VN"/>
        </w:rPr>
        <w:t>Khi các câu lệnh SQL trong một user session liên quan đến các database links, thì Oracle Database  chạy hàm SYS_CONTEXT SQL tại máy chủ của  database links, và sau đó nắm bắt thông tin context ở đó (tại máy chủ).</w:t>
      </w:r>
    </w:p>
    <w:p w14:paraId="51E008B2" w14:textId="77777777" w:rsidR="00257CFD" w:rsidRPr="00B829F4" w:rsidRDefault="00257CFD" w:rsidP="00257CFD">
      <w:pPr>
        <w:pStyle w:val="BodyText"/>
        <w:spacing w:before="120" w:line="230" w:lineRule="auto"/>
        <w:ind w:left="2259" w:right="185"/>
        <w:rPr>
          <w:rFonts w:ascii="Arial" w:hAnsi="Arial" w:cs="Arial"/>
          <w:lang w:val="vi-VN"/>
        </w:rPr>
      </w:pPr>
      <w:r>
        <w:rPr>
          <w:rFonts w:ascii="Arial" w:hAnsi="Arial" w:cs="Arial"/>
          <w:lang w:val="vi-VN"/>
        </w:rPr>
        <w:t xml:space="preserve"> </w:t>
      </w:r>
      <w:r w:rsidRPr="00B829F4">
        <w:rPr>
          <w:rFonts w:ascii="Arial" w:hAnsi="Arial" w:cs="Arial"/>
          <w:lang w:val="vi-VN"/>
        </w:rPr>
        <w:t>Nếu các cuộc gọi  PL/SQL procedure  từ xa được chạy trên một ldatabase links,thì Oracle Database  chạy bất kỳ hàm SYS_CONTEXT nào bên trong một  procedure</w:t>
      </w:r>
      <w:r>
        <w:rPr>
          <w:rFonts w:ascii="Arial" w:hAnsi="Arial" w:cs="Arial"/>
          <w:lang w:val="vi-VN"/>
        </w:rPr>
        <w:t xml:space="preserve"> </w:t>
      </w:r>
      <w:r w:rsidRPr="00B829F4">
        <w:rPr>
          <w:rFonts w:ascii="Arial" w:hAnsi="Arial" w:cs="Arial"/>
          <w:lang w:val="vi-VN"/>
        </w:rPr>
        <w:t>như vậy tại Database đích của link. Trong trường hợp này, chỉ các  application contexts được khởi tạo</w:t>
      </w:r>
      <w:r>
        <w:rPr>
          <w:rFonts w:ascii="Arial" w:hAnsi="Arial" w:cs="Arial"/>
          <w:lang w:val="vi-VN"/>
        </w:rPr>
        <w:t xml:space="preserve"> </w:t>
      </w:r>
      <w:r w:rsidRPr="00B829F4">
        <w:rPr>
          <w:rFonts w:ascii="Arial" w:hAnsi="Arial" w:cs="Arial"/>
          <w:lang w:val="vi-VN"/>
        </w:rPr>
        <w:t>bên ngoài có sẵn tại trang đích   database link. Vì lý do bảo mật, Oracle Database chỉ truyền thông tin application contexts  được khởi tạo từ bên ngoài tới trang đích  khởi tạo.từ trang database link</w:t>
      </w:r>
      <w:r>
        <w:rPr>
          <w:rFonts w:ascii="Arial" w:hAnsi="Arial" w:cs="Arial"/>
          <w:lang w:val="vi-VN"/>
        </w:rPr>
        <w:t>.</w:t>
      </w:r>
    </w:p>
    <w:p w14:paraId="1ABA76BF" w14:textId="77777777" w:rsidR="00257CFD" w:rsidRPr="00B829F4" w:rsidRDefault="00257CFD" w:rsidP="00257CFD">
      <w:pPr>
        <w:pStyle w:val="BodyText"/>
        <w:spacing w:before="8"/>
        <w:rPr>
          <w:rFonts w:ascii="Arial" w:hAnsi="Arial" w:cs="Arial"/>
          <w:sz w:val="23"/>
          <w:lang w:val="vi-VN"/>
        </w:rPr>
      </w:pPr>
    </w:p>
    <w:p w14:paraId="7E6A4E4E" w14:textId="77777777" w:rsidR="00257CFD" w:rsidRPr="001058B5" w:rsidRDefault="00257CFD" w:rsidP="00257CFD">
      <w:pPr>
        <w:pStyle w:val="Heading6"/>
      </w:pPr>
      <w:bookmarkStart w:id="905" w:name="Using_DBMS_SESSION.SET_CONTEXT_to_Set_Se"/>
      <w:bookmarkStart w:id="906" w:name="_bookmark1186"/>
      <w:bookmarkStart w:id="907" w:name="_bookmark1187"/>
      <w:bookmarkEnd w:id="905"/>
      <w:bookmarkEnd w:id="906"/>
      <w:bookmarkEnd w:id="907"/>
      <w:r>
        <w:rPr>
          <w:lang w:val="vi-VN"/>
        </w:rPr>
        <w:t xml:space="preserve">Sử dụng  </w:t>
      </w:r>
      <w:r w:rsidRPr="001058B5">
        <w:t xml:space="preserve"> DBMS_SESSION.SET_CONTEXT </w:t>
      </w:r>
      <w:r>
        <w:rPr>
          <w:lang w:val="vi-VN"/>
        </w:rPr>
        <w:t xml:space="preserve">để  thiết lập thông tin cho </w:t>
      </w:r>
      <w:r w:rsidRPr="001058B5">
        <w:t xml:space="preserve"> Session </w:t>
      </w:r>
      <w:bookmarkStart w:id="908" w:name="_bookmark1188"/>
      <w:bookmarkEnd w:id="908"/>
    </w:p>
    <w:p w14:paraId="4F4B0D22" w14:textId="77777777" w:rsidR="00257CFD" w:rsidRPr="00EC4FD7" w:rsidRDefault="00257CFD" w:rsidP="00257CFD">
      <w:pPr>
        <w:pStyle w:val="BodyText"/>
        <w:spacing w:before="56" w:line="230" w:lineRule="auto"/>
        <w:ind w:left="2260" w:right="185"/>
        <w:rPr>
          <w:rFonts w:ascii="Arial" w:hAnsi="Arial" w:cs="Arial"/>
        </w:rPr>
      </w:pPr>
      <w:r w:rsidRPr="00EC4FD7">
        <w:rPr>
          <w:rFonts w:ascii="Arial" w:hAnsi="Arial" w:cs="Arial"/>
        </w:rPr>
        <w:t>Sau khi bạn đã sử dụng hàm SYS_CONTEXT để truy xuất dữ liệu session của</w:t>
      </w:r>
      <w:r>
        <w:rPr>
          <w:rFonts w:ascii="Arial" w:hAnsi="Arial" w:cs="Arial"/>
          <w:lang w:val="vi-VN"/>
        </w:rPr>
        <w:t xml:space="preserve"> </w:t>
      </w:r>
      <w:r w:rsidRPr="00EC4FD7">
        <w:rPr>
          <w:rFonts w:ascii="Arial" w:hAnsi="Arial" w:cs="Arial"/>
        </w:rPr>
        <w:t>người dùng, bạn đã sẵn sàng để thiết lặp  giá trị  application context từ  session  của người dùng này. Để làm như vậy,hãy sử dụng DBMS_SESSION.SET_CONTEXTprocedure. (Đảm bảo rằng bạn có đặc quyền EXECUTE cho g DBMS_SESSION PL/SQL</w:t>
      </w:r>
      <w:r>
        <w:rPr>
          <w:rFonts w:ascii="Arial" w:hAnsi="Arial" w:cs="Arial"/>
          <w:lang w:val="vi-VN"/>
        </w:rPr>
        <w:t xml:space="preserve"> </w:t>
      </w:r>
      <w:r w:rsidRPr="00EC4FD7">
        <w:rPr>
          <w:rFonts w:ascii="Arial" w:hAnsi="Arial" w:cs="Arial"/>
        </w:rPr>
        <w:t>package)</w:t>
      </w:r>
    </w:p>
    <w:p w14:paraId="0D43A281" w14:textId="77777777" w:rsidR="00257CFD" w:rsidRPr="001058B5" w:rsidRDefault="00257CFD" w:rsidP="00257CFD">
      <w:pPr>
        <w:pStyle w:val="BodyText"/>
        <w:spacing w:before="56" w:line="230" w:lineRule="auto"/>
        <w:ind w:left="2260" w:right="185"/>
        <w:rPr>
          <w:rFonts w:ascii="Arial" w:hAnsi="Arial" w:cs="Arial"/>
        </w:rPr>
      </w:pPr>
      <w:r w:rsidRPr="00EC4FD7">
        <w:rPr>
          <w:rFonts w:ascii="Arial" w:hAnsi="Arial" w:cs="Arial"/>
        </w:rPr>
        <w:t>Cú pháp của nó như sau:</w:t>
      </w:r>
    </w:p>
    <w:p w14:paraId="76BDD779"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DBMS_SESSION.SET_CONTEXT (</w:t>
      </w:r>
    </w:p>
    <w:p w14:paraId="6C002807" w14:textId="77777777" w:rsidR="00257CFD" w:rsidRPr="001058B5" w:rsidRDefault="00257CFD" w:rsidP="00257CFD">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5D0C841C" w14:textId="77777777" w:rsidR="00257CFD" w:rsidRPr="001058B5" w:rsidRDefault="00257CFD" w:rsidP="00257CFD">
      <w:pPr>
        <w:pStyle w:val="BodyText"/>
        <w:spacing w:before="8"/>
        <w:rPr>
          <w:rFonts w:ascii="Arial" w:hAnsi="Arial" w:cs="Arial"/>
          <w:sz w:val="16"/>
        </w:rPr>
      </w:pPr>
    </w:p>
    <w:p w14:paraId="443511D8" w14:textId="77777777" w:rsidR="00257CFD" w:rsidRPr="001058B5" w:rsidRDefault="00257CFD" w:rsidP="00257CFD">
      <w:pPr>
        <w:pStyle w:val="BodyText"/>
        <w:spacing w:before="1"/>
        <w:ind w:left="2260"/>
        <w:rPr>
          <w:rFonts w:ascii="Arial" w:hAnsi="Arial" w:cs="Arial"/>
        </w:rPr>
      </w:pPr>
      <w:r>
        <w:rPr>
          <w:rFonts w:ascii="Arial" w:hAnsi="Arial" w:cs="Arial"/>
          <w:lang w:val="vi-VN"/>
        </w:rPr>
        <w:t xml:space="preserve">Trong đặc tả này </w:t>
      </w:r>
      <w:r w:rsidRPr="001058B5">
        <w:rPr>
          <w:rFonts w:ascii="Arial" w:hAnsi="Arial" w:cs="Arial"/>
        </w:rPr>
        <w:t>:</w:t>
      </w:r>
    </w:p>
    <w:p w14:paraId="42FA65FB" w14:textId="77777777" w:rsidR="00257CFD" w:rsidRDefault="00257CFD" w:rsidP="00257CFD">
      <w:pPr>
        <w:pStyle w:val="ListParagraph"/>
        <w:numPr>
          <w:ilvl w:val="2"/>
          <w:numId w:val="137"/>
        </w:numPr>
        <w:tabs>
          <w:tab w:val="left" w:pos="2620"/>
        </w:tabs>
        <w:spacing w:before="144" w:line="228" w:lineRule="auto"/>
        <w:ind w:right="185"/>
        <w:jc w:val="both"/>
        <w:rPr>
          <w:rFonts w:ascii="Arial" w:hAnsi="Arial" w:cs="Arial"/>
          <w:sz w:val="20"/>
        </w:rPr>
      </w:pPr>
      <w:r w:rsidRPr="00EC4FD7">
        <w:rPr>
          <w:rFonts w:ascii="Arial" w:hAnsi="Arial" w:cs="Arial"/>
          <w:sz w:val="20"/>
        </w:rPr>
        <w:t>namespace:</w:t>
      </w:r>
      <w:r w:rsidRPr="00EC4FD7">
        <w:rPr>
          <w:rFonts w:ascii="Arial" w:hAnsi="Arial" w:cs="Arial"/>
          <w:spacing w:val="-14"/>
          <w:sz w:val="20"/>
        </w:rPr>
        <w:t xml:space="preserve"> </w:t>
      </w:r>
      <w:r w:rsidRPr="00EC4FD7">
        <w:rPr>
          <w:rFonts w:ascii="Arial" w:hAnsi="Arial" w:cs="Arial"/>
          <w:sz w:val="20"/>
        </w:rPr>
        <w:t>namespace của  application context được thiết lập, giới hạn ở 30 byte. Ví dụ, nếu bạn đang sử dụng mộtnamespace gọi là custno_ctx, bạn sẽ chỉ định nó như sau:</w:t>
      </w:r>
    </w:p>
    <w:p w14:paraId="1B273836" w14:textId="77777777" w:rsidR="00257CFD" w:rsidRDefault="00257CFD" w:rsidP="00257CFD">
      <w:pPr>
        <w:pStyle w:val="ListParagraph"/>
        <w:tabs>
          <w:tab w:val="left" w:pos="2620"/>
        </w:tabs>
        <w:spacing w:before="144" w:line="228" w:lineRule="auto"/>
        <w:ind w:right="185" w:firstLine="0"/>
        <w:jc w:val="both"/>
        <w:rPr>
          <w:rFonts w:ascii="Arial" w:hAnsi="Arial" w:cs="Arial"/>
          <w:w w:val="95"/>
          <w:sz w:val="18"/>
        </w:rPr>
      </w:pPr>
    </w:p>
    <w:p w14:paraId="4AA423EB" w14:textId="77777777" w:rsidR="00257CFD" w:rsidRPr="00EC4FD7" w:rsidRDefault="00257CFD" w:rsidP="00257CFD">
      <w:pPr>
        <w:pStyle w:val="ListParagraph"/>
        <w:tabs>
          <w:tab w:val="left" w:pos="2620"/>
        </w:tabs>
        <w:spacing w:before="144" w:line="228" w:lineRule="auto"/>
        <w:ind w:right="185" w:firstLine="0"/>
        <w:jc w:val="both"/>
        <w:rPr>
          <w:rFonts w:ascii="Arial" w:hAnsi="Arial" w:cs="Arial"/>
          <w:sz w:val="20"/>
        </w:rPr>
      </w:pPr>
      <w:r w:rsidRPr="00EC4FD7">
        <w:rPr>
          <w:rFonts w:ascii="Arial" w:hAnsi="Arial" w:cs="Arial"/>
          <w:w w:val="95"/>
          <w:sz w:val="18"/>
        </w:rPr>
        <w:t>namespace =&gt; 'custno_ctx',</w:t>
      </w:r>
    </w:p>
    <w:p w14:paraId="1602BFF9" w14:textId="77777777" w:rsidR="00257CFD" w:rsidRPr="001058B5" w:rsidRDefault="00257CFD" w:rsidP="00257CFD">
      <w:pPr>
        <w:jc w:val="both"/>
        <w:rPr>
          <w:rFonts w:ascii="Arial" w:hAnsi="Arial" w:cs="Arial"/>
          <w:sz w:val="18"/>
        </w:rPr>
        <w:sectPr w:rsidR="00257CFD" w:rsidRPr="001058B5">
          <w:pgSz w:w="12240" w:h="15840"/>
          <w:pgMar w:top="840" w:right="1060" w:bottom="860" w:left="1100" w:header="549" w:footer="663" w:gutter="0"/>
          <w:cols w:space="720"/>
        </w:sectPr>
      </w:pPr>
    </w:p>
    <w:p w14:paraId="028B5F85" w14:textId="77777777" w:rsidR="00257CFD" w:rsidRPr="001058B5" w:rsidRDefault="00257CFD" w:rsidP="00257CFD">
      <w:pPr>
        <w:pStyle w:val="BodyText"/>
        <w:rPr>
          <w:rFonts w:ascii="Arial" w:hAnsi="Arial" w:cs="Arial"/>
        </w:rPr>
      </w:pPr>
    </w:p>
    <w:p w14:paraId="37DC1D4D" w14:textId="77777777" w:rsidR="00257CFD" w:rsidRPr="001058B5" w:rsidRDefault="00257CFD" w:rsidP="00257CFD">
      <w:pPr>
        <w:pStyle w:val="BodyText"/>
        <w:spacing w:before="3"/>
        <w:rPr>
          <w:rFonts w:ascii="Arial" w:hAnsi="Arial" w:cs="Arial"/>
          <w:sz w:val="27"/>
        </w:rPr>
      </w:pPr>
    </w:p>
    <w:p w14:paraId="125CDE5B" w14:textId="77777777" w:rsidR="00257CFD" w:rsidRPr="001058B5" w:rsidRDefault="00257CFD" w:rsidP="00257CFD">
      <w:pPr>
        <w:pStyle w:val="ListParagraph"/>
        <w:numPr>
          <w:ilvl w:val="1"/>
          <w:numId w:val="137"/>
        </w:numPr>
        <w:tabs>
          <w:tab w:val="left" w:pos="2020"/>
        </w:tabs>
        <w:spacing w:before="102" w:line="228" w:lineRule="auto"/>
        <w:ind w:right="1044" w:hanging="359"/>
        <w:rPr>
          <w:rFonts w:ascii="Arial" w:hAnsi="Arial" w:cs="Arial"/>
          <w:sz w:val="20"/>
        </w:rPr>
      </w:pPr>
      <w:r>
        <w:rPr>
          <w:rFonts w:ascii="Arial" w:hAnsi="Arial" w:cs="Arial"/>
          <w:sz w:val="20"/>
          <w:lang w:val="vi-VN"/>
        </w:rPr>
        <w:t xml:space="preserve">Thuộc tính </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lang w:val="vi-VN"/>
        </w:rPr>
        <w:t xml:space="preserve">Các thuộc tính của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cotext</w:t>
      </w:r>
      <w:r w:rsidRPr="001058B5">
        <w:rPr>
          <w:rFonts w:ascii="Arial" w:hAnsi="Arial" w:cs="Arial"/>
          <w:spacing w:val="-13"/>
          <w:sz w:val="20"/>
        </w:rPr>
        <w:t xml:space="preserve"> </w:t>
      </w:r>
      <w:r>
        <w:rPr>
          <w:rFonts w:ascii="Arial" w:hAnsi="Arial" w:cs="Arial"/>
          <w:sz w:val="20"/>
          <w:lang w:val="vi-VN"/>
        </w:rPr>
        <w:t xml:space="preserve">được thiết lập </w:t>
      </w:r>
      <w:r w:rsidRPr="001058B5">
        <w:rPr>
          <w:rFonts w:ascii="Arial" w:hAnsi="Arial" w:cs="Arial"/>
          <w:sz w:val="20"/>
        </w:rPr>
        <w:t>,</w:t>
      </w:r>
      <w:r w:rsidRPr="001058B5">
        <w:rPr>
          <w:rFonts w:ascii="Arial" w:hAnsi="Arial" w:cs="Arial"/>
          <w:spacing w:val="-13"/>
          <w:sz w:val="20"/>
        </w:rPr>
        <w:t xml:space="preserve"> </w:t>
      </w:r>
      <w:r>
        <w:rPr>
          <w:rFonts w:ascii="Arial" w:hAnsi="Arial" w:cs="Arial"/>
          <w:spacing w:val="-13"/>
          <w:sz w:val="20"/>
          <w:lang w:val="vi-VN"/>
        </w:rPr>
        <w:t xml:space="preserve">giới hạn </w:t>
      </w:r>
      <w:r>
        <w:rPr>
          <w:rFonts w:ascii="Arial" w:hAnsi="Arial" w:cs="Arial"/>
          <w:sz w:val="20"/>
          <w:lang w:val="vi-VN"/>
        </w:rPr>
        <w:t xml:space="preserve">đến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 xml:space="preserve">bytes. </w:t>
      </w:r>
      <w:r>
        <w:rPr>
          <w:rFonts w:ascii="Arial" w:hAnsi="Arial" w:cs="Arial"/>
          <w:sz w:val="20"/>
          <w:lang w:val="vi-VN"/>
        </w:rPr>
        <w:t xml:space="preserve">Ví dụ tạo một  thuộc tính </w:t>
      </w:r>
      <w:r w:rsidRPr="001058B5">
        <w:rPr>
          <w:rFonts w:ascii="Arial" w:hAnsi="Arial" w:cs="Arial"/>
          <w:spacing w:val="-32"/>
          <w:sz w:val="20"/>
        </w:rPr>
        <w:t xml:space="preserve"> </w:t>
      </w:r>
      <w:r w:rsidRPr="001058B5">
        <w:rPr>
          <w:rFonts w:ascii="Arial" w:hAnsi="Arial" w:cs="Arial"/>
          <w:sz w:val="20"/>
        </w:rPr>
        <w:t>ctx_attrib</w:t>
      </w:r>
      <w:r>
        <w:rPr>
          <w:rFonts w:ascii="Arial" w:hAnsi="Arial" w:cs="Arial"/>
          <w:sz w:val="20"/>
          <w:lang w:val="vi-VN"/>
        </w:rPr>
        <w:t xml:space="preserve"> </w:t>
      </w:r>
      <w:r w:rsidRPr="001058B5">
        <w:rPr>
          <w:rFonts w:ascii="Arial" w:hAnsi="Arial" w:cs="Arial"/>
          <w:spacing w:val="-104"/>
          <w:sz w:val="20"/>
        </w:rPr>
        <w:t xml:space="preserve"> </w:t>
      </w:r>
      <w:r>
        <w:rPr>
          <w:rFonts w:ascii="Arial" w:hAnsi="Arial" w:cs="Arial"/>
          <w:spacing w:val="-104"/>
          <w:sz w:val="20"/>
          <w:lang w:val="vi-VN"/>
        </w:rPr>
        <w:t xml:space="preserve">     </w:t>
      </w:r>
      <w:r>
        <w:rPr>
          <w:rFonts w:ascii="Arial" w:hAnsi="Arial" w:cs="Arial"/>
          <w:sz w:val="20"/>
          <w:lang w:val="vi-VN"/>
        </w:rPr>
        <w:t xml:space="preserve">của </w:t>
      </w:r>
      <w:r w:rsidRPr="001058B5">
        <w:rPr>
          <w:rFonts w:ascii="Arial" w:hAnsi="Arial" w:cs="Arial"/>
          <w:sz w:val="20"/>
        </w:rPr>
        <w:t>c</w:t>
      </w:r>
      <w:r>
        <w:rPr>
          <w:rFonts w:ascii="Arial" w:hAnsi="Arial" w:cs="Arial"/>
          <w:sz w:val="20"/>
          <w:lang w:val="vi-VN"/>
        </w:rPr>
        <w:t xml:space="preserve">ủa </w:t>
      </w:r>
      <w:r w:rsidRPr="001058B5">
        <w:rPr>
          <w:rFonts w:ascii="Arial" w:hAnsi="Arial" w:cs="Arial"/>
          <w:sz w:val="20"/>
        </w:rPr>
        <w:t>no_ctx</w:t>
      </w:r>
      <w:r>
        <w:rPr>
          <w:rFonts w:ascii="Arial" w:hAnsi="Arial" w:cs="Arial"/>
          <w:sz w:val="20"/>
          <w:lang w:val="vi-VN"/>
        </w:rPr>
        <w:t xml:space="preserve"> </w:t>
      </w:r>
      <w:r w:rsidRPr="001058B5">
        <w:rPr>
          <w:rFonts w:ascii="Arial" w:hAnsi="Arial" w:cs="Arial"/>
          <w:spacing w:val="-105"/>
          <w:sz w:val="20"/>
        </w:rPr>
        <w:t xml:space="preserve"> </w:t>
      </w:r>
      <w:r>
        <w:rPr>
          <w:rFonts w:ascii="Arial" w:hAnsi="Arial" w:cs="Arial"/>
          <w:spacing w:val="-105"/>
          <w:sz w:val="20"/>
          <w:lang w:val="vi-VN"/>
        </w:rPr>
        <w:t xml:space="preserve">   </w:t>
      </w:r>
      <w:r w:rsidRPr="001058B5">
        <w:rPr>
          <w:rFonts w:ascii="Arial" w:hAnsi="Arial" w:cs="Arial"/>
          <w:sz w:val="20"/>
        </w:rPr>
        <w:t>namespace:</w:t>
      </w:r>
    </w:p>
    <w:p w14:paraId="0FCB0933" w14:textId="77777777" w:rsidR="00257CFD" w:rsidRPr="001058B5" w:rsidRDefault="00257CFD" w:rsidP="00257CFD">
      <w:pPr>
        <w:spacing w:before="141"/>
        <w:ind w:left="2020"/>
        <w:rPr>
          <w:rFonts w:ascii="Arial" w:hAnsi="Arial" w:cs="Arial"/>
          <w:sz w:val="18"/>
        </w:rPr>
      </w:pPr>
      <w:r w:rsidRPr="001058B5">
        <w:rPr>
          <w:rFonts w:ascii="Arial" w:hAnsi="Arial" w:cs="Arial"/>
          <w:w w:val="95"/>
          <w:sz w:val="18"/>
        </w:rPr>
        <w:t>attribute =&gt; 'ctx_attrib',</w:t>
      </w:r>
    </w:p>
    <w:p w14:paraId="7B2CAF95" w14:textId="77777777" w:rsidR="00257CFD" w:rsidRPr="001058B5" w:rsidRDefault="00257CFD" w:rsidP="00257CFD">
      <w:pPr>
        <w:pStyle w:val="BodyText"/>
        <w:spacing w:before="1"/>
        <w:rPr>
          <w:rFonts w:ascii="Arial" w:hAnsi="Arial" w:cs="Arial"/>
          <w:sz w:val="19"/>
        </w:rPr>
      </w:pPr>
    </w:p>
    <w:p w14:paraId="7C58E0F5" w14:textId="77777777" w:rsidR="00257CFD" w:rsidRPr="00A841CB" w:rsidRDefault="00257CFD" w:rsidP="00257CFD">
      <w:pPr>
        <w:pStyle w:val="ListParagraph"/>
        <w:numPr>
          <w:ilvl w:val="1"/>
          <w:numId w:val="137"/>
        </w:numPr>
        <w:tabs>
          <w:tab w:val="left" w:pos="2020"/>
        </w:tabs>
        <w:spacing w:line="228" w:lineRule="auto"/>
        <w:ind w:right="998"/>
        <w:rPr>
          <w:rFonts w:ascii="Arial" w:hAnsi="Arial" w:cs="Arial"/>
          <w:sz w:val="20"/>
        </w:rPr>
      </w:pPr>
      <w:r w:rsidRPr="00A841CB">
        <w:rPr>
          <w:rFonts w:ascii="Arial" w:hAnsi="Arial" w:cs="Arial"/>
          <w:sz w:val="20"/>
        </w:rPr>
        <w:t>value:  Giá trị của</w:t>
      </w:r>
      <w:r>
        <w:rPr>
          <w:rFonts w:ascii="Arial" w:hAnsi="Arial" w:cs="Arial"/>
          <w:sz w:val="20"/>
          <w:lang w:val="vi-VN"/>
        </w:rPr>
        <w:t xml:space="preserve"> </w:t>
      </w:r>
      <w:r w:rsidRPr="00A841CB">
        <w:rPr>
          <w:rFonts w:ascii="Arial" w:hAnsi="Arial" w:cs="Arial"/>
          <w:sz w:val="20"/>
        </w:rPr>
        <w:t>application context được thiết lập, giới hạn tới  4000 byte.Thông thường, đây là giá trị được truy xuất bởi hàm SYS_CONTEXT và được lưu trữ trong một biến. Ví dụ</w:t>
      </w:r>
    </w:p>
    <w:p w14:paraId="78BB24B1"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value =&gt; ctx_value,</w:t>
      </w:r>
    </w:p>
    <w:p w14:paraId="3E7B86B9" w14:textId="77777777" w:rsidR="00257CFD" w:rsidRPr="001058B5" w:rsidRDefault="00257CFD" w:rsidP="00257CFD">
      <w:pPr>
        <w:pStyle w:val="BodyText"/>
        <w:spacing w:before="2"/>
        <w:rPr>
          <w:rFonts w:ascii="Arial" w:hAnsi="Arial" w:cs="Arial"/>
          <w:sz w:val="19"/>
        </w:rPr>
      </w:pPr>
    </w:p>
    <w:p w14:paraId="23EC3AC1" w14:textId="77777777" w:rsidR="00257CFD" w:rsidRPr="00C24DCF" w:rsidRDefault="00257CFD" w:rsidP="00257CFD">
      <w:pPr>
        <w:pStyle w:val="ListParagraph"/>
        <w:numPr>
          <w:ilvl w:val="1"/>
          <w:numId w:val="137"/>
        </w:numPr>
        <w:tabs>
          <w:tab w:val="left" w:pos="2020"/>
        </w:tabs>
        <w:spacing w:line="228" w:lineRule="auto"/>
        <w:ind w:right="966"/>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C45A84">
        <w:rPr>
          <w:rFonts w:ascii="Arial" w:hAnsi="Arial" w:cs="Arial"/>
          <w:sz w:val="20"/>
        </w:rPr>
        <w:t>Tùy chọn. Thuộc tính tên người dùng cơ sở dữ liệu của  application context. Mặc định là NULL,cho phép bất kỳ người dùng nào truy cập vào session.</w:t>
      </w:r>
      <w:r w:rsidRPr="00C24DCF">
        <w:rPr>
          <w:rFonts w:ascii="Arial" w:hAnsi="Arial" w:cs="Arial"/>
          <w:sz w:val="20"/>
        </w:rPr>
        <w:t xml:space="preserve"> Đối với bối cảnh ứng dụng dựa trên database session, hãy bỏ qua cài đặt này để nó sử dụng mặc định NULL.</w:t>
      </w:r>
    </w:p>
    <w:p w14:paraId="3896C5E5" w14:textId="77777777" w:rsidR="00257CFD" w:rsidRPr="001058B5" w:rsidRDefault="00257CFD" w:rsidP="00257CFD">
      <w:pPr>
        <w:pStyle w:val="ListParagraph"/>
        <w:numPr>
          <w:ilvl w:val="1"/>
          <w:numId w:val="137"/>
        </w:numPr>
        <w:tabs>
          <w:tab w:val="left" w:pos="2020"/>
        </w:tabs>
        <w:spacing w:before="0" w:line="228" w:lineRule="auto"/>
        <w:ind w:right="966"/>
        <w:rPr>
          <w:rFonts w:ascii="Arial" w:hAnsi="Arial" w:cs="Arial"/>
        </w:rPr>
      </w:pPr>
      <w:r w:rsidRPr="00C45A84">
        <w:rPr>
          <w:rFonts w:ascii="Arial" w:hAnsi="Arial" w:cs="Arial"/>
          <w:sz w:val="20"/>
        </w:rPr>
        <w:t>Các tham số username và client_id được sử dụng cho globally accessed application contexts..</w:t>
      </w:r>
      <w:r>
        <w:rPr>
          <w:rFonts w:ascii="Arial" w:hAnsi="Arial" w:cs="Arial"/>
          <w:lang w:val="vi-VN"/>
        </w:rPr>
        <w:t>Xem</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Pr>
            <w:rFonts w:ascii="Arial" w:hAnsi="Arial" w:cs="Arial"/>
            <w:lang w:val="vi-VN"/>
          </w:rPr>
          <w:t>trên trang</w:t>
        </w:r>
        <w:r w:rsidRPr="001058B5">
          <w:rPr>
            <w:rFonts w:ascii="Arial" w:hAnsi="Arial" w:cs="Arial"/>
          </w:rPr>
          <w:t xml:space="preserve"> 6-25 </w:t>
        </w:r>
      </w:hyperlink>
      <w:r>
        <w:rPr>
          <w:rFonts w:ascii="Arial" w:hAnsi="Arial" w:cs="Arial"/>
          <w:lang w:val="vi-VN"/>
        </w:rPr>
        <w:t>để biết thêm thông tin.</w:t>
      </w:r>
    </w:p>
    <w:p w14:paraId="0B32BC7C"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sz w:val="20"/>
        </w:rPr>
      </w:pPr>
      <w:r w:rsidRPr="001058B5">
        <w:rPr>
          <w:rFonts w:ascii="Arial" w:hAnsi="Arial" w:cs="Arial"/>
          <w:sz w:val="20"/>
        </w:rPr>
        <w:t xml:space="preserve">client_id: </w:t>
      </w:r>
      <w:r>
        <w:rPr>
          <w:rFonts w:ascii="Arial" w:hAnsi="Arial" w:cs="Arial"/>
          <w:sz w:val="20"/>
          <w:lang w:val="vi-VN"/>
        </w:rPr>
        <w:t>Tùy chọn</w:t>
      </w:r>
      <w:r w:rsidRPr="001058B5">
        <w:rPr>
          <w:rFonts w:ascii="Arial" w:hAnsi="Arial" w:cs="Arial"/>
          <w:sz w:val="20"/>
        </w:rPr>
        <w:t xml:space="preserve">. </w:t>
      </w:r>
      <w:r w:rsidRPr="00C24DCF">
        <w:rPr>
          <w:rFonts w:ascii="Arial" w:hAnsi="Arial" w:cs="Arial"/>
          <w:sz w:val="20"/>
        </w:rPr>
        <w:t>Thuộc tính client_id dành riêng cho ứng dụng của application context (tối đa 64 byte). Mặc định là NULL, có nghĩa là không có client ID  nào được chỉ định. Đối với application context  dựa trên database session, hãy bỏ qua thiết đặt này để nó sử dụng mặc định NULL.</w:t>
      </w:r>
    </w:p>
    <w:p w14:paraId="34758FCE" w14:textId="77777777" w:rsidR="00257CFD" w:rsidRPr="00F304C5" w:rsidRDefault="00257CFD" w:rsidP="00257CFD">
      <w:pPr>
        <w:pStyle w:val="ListParagraph"/>
        <w:tabs>
          <w:tab w:val="left" w:pos="2020"/>
        </w:tabs>
        <w:spacing w:before="120" w:line="230" w:lineRule="auto"/>
        <w:ind w:left="2019" w:right="868" w:firstLine="0"/>
        <w:rPr>
          <w:rFonts w:ascii="Arial" w:hAnsi="Arial" w:cs="Arial"/>
          <w:sz w:val="20"/>
        </w:rPr>
      </w:pPr>
      <w:r w:rsidRPr="00F304C5">
        <w:rPr>
          <w:rFonts w:ascii="Arial" w:hAnsi="Arial" w:cs="Arial"/>
          <w:sz w:val="20"/>
        </w:rPr>
        <w:t>Xem  tham khảo các gói và kiểu  Oracle Database PL/SQL Packages  để biết thông tin chi tiết về DBMS_SESSION package.</w:t>
      </w:r>
    </w:p>
    <w:p w14:paraId="1D1A9280"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lang w:val="fr-FR"/>
        </w:rPr>
      </w:pPr>
      <w:r w:rsidRPr="00C24DCF">
        <w:rPr>
          <w:rFonts w:ascii="Arial" w:hAnsi="Arial" w:cs="Arial"/>
          <w:lang w:val="fr-FR"/>
        </w:rPr>
        <w:t xml:space="preserve">Ví dụ, </w:t>
      </w:r>
      <w:r>
        <w:rPr>
          <w:rFonts w:ascii="Arial" w:hAnsi="Arial" w:cs="Arial"/>
          <w:lang w:val="vi-VN"/>
        </w:rPr>
        <w:t xml:space="preserve">nhớ lại </w:t>
      </w:r>
      <w:r w:rsidRPr="00C24DCF">
        <w:rPr>
          <w:rFonts w:ascii="Arial" w:hAnsi="Arial" w:cs="Arial"/>
          <w:lang w:val="fr-FR"/>
        </w:rPr>
        <w:t xml:space="preserve"> application contexts được tạo trong Ví dụ 6–1 trên trang 6-6</w:t>
      </w:r>
    </w:p>
    <w:p w14:paraId="1F7308FA"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CREATE CONTEXT empno_ctx USING set_empno_ctx_proc;</w:t>
      </w:r>
    </w:p>
    <w:p w14:paraId="1B2C1572" w14:textId="77777777" w:rsidR="00257CFD" w:rsidRPr="001058B5" w:rsidRDefault="00257CFD" w:rsidP="00257CFD">
      <w:pPr>
        <w:pStyle w:val="BodyText"/>
        <w:spacing w:before="3"/>
        <w:rPr>
          <w:rFonts w:ascii="Arial" w:hAnsi="Arial" w:cs="Arial"/>
          <w:sz w:val="18"/>
        </w:rPr>
      </w:pPr>
    </w:p>
    <w:p w14:paraId="053F79DA" w14:textId="77777777" w:rsidR="00257CFD" w:rsidRPr="00F11DED" w:rsidRDefault="008D1AB8" w:rsidP="00257CFD">
      <w:pPr>
        <w:pStyle w:val="BodyText"/>
        <w:spacing w:line="244" w:lineRule="exact"/>
        <w:ind w:left="1660"/>
        <w:rPr>
          <w:rFonts w:ascii="Arial" w:hAnsi="Arial" w:cs="Arial"/>
        </w:rPr>
      </w:pPr>
      <w:hyperlink w:anchor="_bookmark1192" w:history="1">
        <w:r w:rsidR="00257CFD">
          <w:rPr>
            <w:rFonts w:ascii="Arial" w:hAnsi="Arial" w:cs="Arial"/>
            <w:color w:val="0000CC"/>
            <w:lang w:val="vi-VN"/>
          </w:rPr>
          <w:t>Visi dụ</w:t>
        </w:r>
        <w:r w:rsidR="00257CFD" w:rsidRPr="001058B5">
          <w:rPr>
            <w:rFonts w:ascii="Arial" w:hAnsi="Arial" w:cs="Arial"/>
            <w:color w:val="0000CC"/>
          </w:rPr>
          <w:t xml:space="preserve"> 6–3 </w:t>
        </w:r>
      </w:hyperlink>
      <w:r w:rsidR="00257CFD">
        <w:rPr>
          <w:rFonts w:ascii="Arial" w:hAnsi="Arial" w:cs="Arial"/>
          <w:color w:val="0000CC"/>
          <w:lang w:val="vi-VN"/>
        </w:rPr>
        <w:t xml:space="preserve"> </w:t>
      </w:r>
      <w:r w:rsidR="00257CFD" w:rsidRPr="00F11DED">
        <w:rPr>
          <w:rFonts w:ascii="Arial" w:hAnsi="Arial" w:cs="Arial"/>
        </w:rPr>
        <w:t>cho thấy cách tạo procedure</w:t>
      </w:r>
      <w:r w:rsidR="00257CFD">
        <w:rPr>
          <w:rFonts w:ascii="Arial" w:hAnsi="Arial" w:cs="Arial"/>
          <w:lang w:val="vi-VN"/>
        </w:rPr>
        <w:t xml:space="preserve"> </w:t>
      </w:r>
      <w:r w:rsidR="00257CFD" w:rsidRPr="00F11DED">
        <w:rPr>
          <w:rFonts w:ascii="Arial" w:hAnsi="Arial" w:cs="Arial"/>
        </w:rPr>
        <w:t>đơn giản tạo thuộc tính cho</w:t>
      </w:r>
    </w:p>
    <w:p w14:paraId="6F3265F3" w14:textId="77777777" w:rsidR="00257CFD" w:rsidRPr="00F11DED" w:rsidRDefault="00257CFD" w:rsidP="00257CFD">
      <w:pPr>
        <w:pStyle w:val="BodyText"/>
        <w:spacing w:line="244" w:lineRule="exact"/>
        <w:ind w:left="1660"/>
        <w:rPr>
          <w:rFonts w:ascii="Arial" w:hAnsi="Arial" w:cs="Arial"/>
          <w:lang w:val="vi-VN"/>
        </w:rPr>
      </w:pPr>
      <w:r w:rsidRPr="00F11DED">
        <w:rPr>
          <w:rFonts w:ascii="Arial" w:hAnsi="Arial" w:cs="Arial"/>
        </w:rPr>
        <w:t>application contexts empno_ctx.</w:t>
      </w:r>
      <w:r w:rsidRPr="001058B5">
        <w:rPr>
          <w:rFonts w:ascii="Arial" w:hAnsi="Arial" w:cs="Arial"/>
        </w:rPr>
        <w:t>.</w:t>
      </w:r>
      <w:r>
        <w:rPr>
          <w:rFonts w:ascii="Arial" w:hAnsi="Arial" w:cs="Arial"/>
          <w:lang w:val="vi-VN"/>
        </w:rPr>
        <w:t xml:space="preserve">   </w:t>
      </w:r>
    </w:p>
    <w:p w14:paraId="7B7E1F99" w14:textId="77777777" w:rsidR="00257CFD" w:rsidRPr="001058B5" w:rsidRDefault="00257CFD" w:rsidP="00257CFD">
      <w:pPr>
        <w:pStyle w:val="BodyText"/>
        <w:spacing w:before="7"/>
        <w:rPr>
          <w:rFonts w:ascii="Arial" w:hAnsi="Arial" w:cs="Arial"/>
          <w:sz w:val="25"/>
        </w:rPr>
      </w:pPr>
    </w:p>
    <w:p w14:paraId="308F2865" w14:textId="77777777" w:rsidR="00257CFD" w:rsidRPr="00F11DED" w:rsidRDefault="00257CFD" w:rsidP="00257CFD">
      <w:pPr>
        <w:ind w:left="1660"/>
        <w:rPr>
          <w:rFonts w:ascii="Arial" w:hAnsi="Arial" w:cs="Arial"/>
          <w:b/>
          <w:i/>
          <w:sz w:val="18"/>
          <w:lang w:val="vi-VN"/>
        </w:rPr>
      </w:pPr>
      <w:bookmarkStart w:id="909" w:name="_bookmark1192"/>
      <w:bookmarkEnd w:id="909"/>
      <w:r>
        <w:rPr>
          <w:rFonts w:ascii="Arial" w:hAnsi="Arial" w:cs="Arial"/>
          <w:b/>
          <w:i/>
          <w:sz w:val="18"/>
          <w:lang w:val="vi-VN"/>
        </w:rPr>
        <w:t xml:space="preserve">Ví dụ </w:t>
      </w:r>
      <w:r w:rsidRPr="001058B5">
        <w:rPr>
          <w:rFonts w:ascii="Arial" w:hAnsi="Arial" w:cs="Arial"/>
          <w:b/>
          <w:i/>
          <w:sz w:val="18"/>
        </w:rPr>
        <w:t xml:space="preserve"> 6–3 </w:t>
      </w:r>
      <w:r>
        <w:rPr>
          <w:rFonts w:ascii="Arial" w:hAnsi="Arial" w:cs="Arial"/>
          <w:b/>
          <w:i/>
          <w:sz w:val="18"/>
          <w:lang w:val="vi-VN"/>
        </w:rPr>
        <w:t xml:space="preserve">Quy trình đơn giả để tạo một giá trị </w:t>
      </w:r>
      <w:r w:rsidRPr="00F11DED">
        <w:rPr>
          <w:rFonts w:ascii="Arial" w:hAnsi="Arial" w:cs="Arial"/>
          <w:b/>
          <w:i/>
          <w:sz w:val="18"/>
          <w:lang w:val="vi-VN"/>
        </w:rPr>
        <w:t>Application Context</w:t>
      </w:r>
    </w:p>
    <w:p w14:paraId="7F0D6F3F" w14:textId="77777777" w:rsidR="00257CFD" w:rsidRPr="001058B5" w:rsidRDefault="00257CFD" w:rsidP="00257CFD">
      <w:pPr>
        <w:pStyle w:val="BodyText"/>
        <w:spacing w:before="11"/>
        <w:rPr>
          <w:rFonts w:ascii="Arial" w:hAnsi="Arial" w:cs="Arial"/>
          <w:b/>
          <w:i/>
          <w:sz w:val="11"/>
        </w:rPr>
      </w:pPr>
    </w:p>
    <w:p w14:paraId="4171CBCF" w14:textId="77777777" w:rsidR="00257CFD" w:rsidRPr="001058B5" w:rsidRDefault="00257CFD" w:rsidP="00257CFD">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45A48ADB" w14:textId="77777777" w:rsidR="00257CFD" w:rsidRPr="001058B5" w:rsidRDefault="00257CFD" w:rsidP="00257CFD">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546FD869" w14:textId="77777777" w:rsidR="00257CFD" w:rsidRPr="001058B5" w:rsidRDefault="00257CFD" w:rsidP="00257CFD">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61CE20B7"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3BC9EDE3" w14:textId="77777777" w:rsidR="00257CFD" w:rsidRPr="001058B5" w:rsidRDefault="00257CFD" w:rsidP="00257CFD">
      <w:pPr>
        <w:pStyle w:val="BodyText"/>
        <w:spacing w:before="4"/>
        <w:rPr>
          <w:rFonts w:ascii="Arial" w:hAnsi="Arial" w:cs="Arial"/>
          <w:sz w:val="18"/>
        </w:rPr>
      </w:pPr>
    </w:p>
    <w:p w14:paraId="4CB7FC66" w14:textId="77777777" w:rsidR="00257CFD" w:rsidRPr="001058B5" w:rsidRDefault="00257CFD" w:rsidP="00257CFD">
      <w:pPr>
        <w:pStyle w:val="BodyText"/>
        <w:ind w:left="1660"/>
        <w:rPr>
          <w:rFonts w:ascii="Arial" w:hAnsi="Arial" w:cs="Arial"/>
        </w:rPr>
      </w:pPr>
      <w:r>
        <w:rPr>
          <w:rFonts w:ascii="Arial" w:hAnsi="Arial" w:cs="Arial"/>
          <w:lang w:val="vi-VN"/>
        </w:rPr>
        <w:t>Các vị dụ sau đây</w:t>
      </w:r>
      <w:r w:rsidRPr="001058B5">
        <w:rPr>
          <w:rFonts w:ascii="Arial" w:hAnsi="Arial" w:cs="Arial"/>
        </w:rPr>
        <w:t>:</w:t>
      </w:r>
    </w:p>
    <w:p w14:paraId="495AB437" w14:textId="77777777" w:rsidR="00257CFD" w:rsidRPr="00F11DED" w:rsidRDefault="00257CFD" w:rsidP="00257CFD">
      <w:pPr>
        <w:pStyle w:val="ListParagraph"/>
        <w:numPr>
          <w:ilvl w:val="1"/>
          <w:numId w:val="137"/>
        </w:numPr>
        <w:tabs>
          <w:tab w:val="left" w:pos="2020"/>
        </w:tabs>
        <w:spacing w:before="121" w:line="228" w:lineRule="auto"/>
        <w:ind w:right="815" w:hanging="359"/>
        <w:rPr>
          <w:rFonts w:ascii="Arial" w:hAnsi="Arial" w:cs="Arial"/>
          <w:sz w:val="20"/>
        </w:rPr>
      </w:pPr>
      <w:r w:rsidRPr="00F11DED">
        <w:rPr>
          <w:rFonts w:ascii="Arial" w:hAnsi="Arial" w:cs="Arial"/>
          <w:w w:val="95"/>
          <w:sz w:val="20"/>
        </w:rPr>
        <w:t xml:space="preserve">emp_value IN VARCHAR2 lấy emp_value làm tham số đầu vào. Tham số này chỉ định giá trị được liên kết với thuộc tính </w:t>
      </w:r>
      <w:r w:rsidRPr="001058B5">
        <w:rPr>
          <w:rFonts w:ascii="Arial" w:hAnsi="Arial" w:cs="Arial"/>
          <w:sz w:val="20"/>
        </w:rPr>
        <w:t>application contex</w:t>
      </w:r>
      <w:r>
        <w:rPr>
          <w:rFonts w:ascii="Arial" w:hAnsi="Arial" w:cs="Arial"/>
          <w:sz w:val="20"/>
          <w:lang w:val="vi-VN"/>
        </w:rPr>
        <w:t xml:space="preserve">t </w:t>
      </w:r>
      <w:r w:rsidRPr="00F11DED">
        <w:rPr>
          <w:rFonts w:ascii="Arial" w:hAnsi="Arial" w:cs="Arial"/>
          <w:w w:val="95"/>
          <w:sz w:val="20"/>
        </w:rPr>
        <w:t>empno</w:t>
      </w:r>
      <w:r w:rsidRPr="00F11DED">
        <w:rPr>
          <w:rFonts w:ascii="Arial" w:hAnsi="Arial" w:cs="Arial"/>
          <w:w w:val="95"/>
          <w:lang w:val="vi-VN"/>
        </w:rPr>
        <w:t>_</w:t>
      </w:r>
      <w:r w:rsidRPr="00F11DED">
        <w:rPr>
          <w:rFonts w:ascii="Arial" w:hAnsi="Arial" w:cs="Arial"/>
          <w:w w:val="95"/>
          <w:sz w:val="20"/>
        </w:rPr>
        <w:t>attrib. Giới hạn của nó là 4000 byte.</w:t>
      </w:r>
    </w:p>
    <w:p w14:paraId="37C06FAF" w14:textId="77777777" w:rsidR="00257CFD" w:rsidRPr="00F11DED" w:rsidRDefault="00257CFD" w:rsidP="00257CFD">
      <w:pPr>
        <w:pStyle w:val="ListParagraph"/>
        <w:numPr>
          <w:ilvl w:val="1"/>
          <w:numId w:val="137"/>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w:t>
      </w:r>
      <w:r>
        <w:rPr>
          <w:rFonts w:ascii="Arial" w:hAnsi="Arial" w:cs="Arial"/>
          <w:w w:val="85"/>
          <w:sz w:val="20"/>
          <w:lang w:val="vi-VN"/>
        </w:rPr>
        <w:t xml:space="preserve">Thiết lập giá trị </w:t>
      </w:r>
      <w:r w:rsidRPr="001058B5">
        <w:rPr>
          <w:rFonts w:ascii="Arial" w:hAnsi="Arial" w:cs="Arial"/>
          <w:sz w:val="20"/>
        </w:rPr>
        <w:t xml:space="preserve"> the application context </w:t>
      </w:r>
      <w:r>
        <w:rPr>
          <w:rFonts w:ascii="Arial" w:hAnsi="Arial" w:cs="Arial"/>
          <w:sz w:val="20"/>
          <w:lang w:val="vi-VN"/>
        </w:rPr>
        <w:t>bằng cách sử dụng</w:t>
      </w:r>
      <w:r w:rsidRPr="001058B5">
        <w:rPr>
          <w:rFonts w:ascii="Arial" w:hAnsi="Arial" w:cs="Arial"/>
          <w:sz w:val="20"/>
        </w:rPr>
        <w:t xml:space="preserve"> </w:t>
      </w:r>
      <w:r>
        <w:rPr>
          <w:rFonts w:ascii="Arial" w:hAnsi="Arial" w:cs="Arial"/>
          <w:sz w:val="20"/>
          <w:lang w:val="vi-VN"/>
        </w:rPr>
        <w:t xml:space="preserve"> </w:t>
      </w:r>
      <w:r w:rsidRPr="001058B5">
        <w:rPr>
          <w:rFonts w:ascii="Arial" w:hAnsi="Arial" w:cs="Arial"/>
          <w:sz w:val="20"/>
        </w:rPr>
        <w:t>DBMS_SESSION.SET_CONTEXT</w:t>
      </w:r>
      <w:r>
        <w:rPr>
          <w:rFonts w:ascii="Arial" w:hAnsi="Arial" w:cs="Arial"/>
          <w:sz w:val="20"/>
          <w:lang w:val="vi-VN"/>
        </w:rPr>
        <w:t xml:space="preserve"> </w:t>
      </w:r>
      <w:r w:rsidRPr="00F11DED">
        <w:rPr>
          <w:rFonts w:ascii="Arial" w:hAnsi="Arial" w:cs="Arial"/>
          <w:sz w:val="20"/>
        </w:rPr>
        <w:t>procedure:</w:t>
      </w:r>
    </w:p>
    <w:p w14:paraId="6C894DE9" w14:textId="77777777" w:rsidR="00257CFD" w:rsidRPr="001058B5" w:rsidRDefault="00257CFD" w:rsidP="00257CFD">
      <w:pPr>
        <w:pStyle w:val="ListParagraph"/>
        <w:numPr>
          <w:ilvl w:val="0"/>
          <w:numId w:val="98"/>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Pr>
          <w:rFonts w:ascii="Arial" w:hAnsi="Arial" w:cs="Arial"/>
          <w:spacing w:val="-21"/>
          <w:sz w:val="20"/>
          <w:lang w:val="vi-VN"/>
        </w:rPr>
        <w:t xml:space="preserve">Đề cập đến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Pr>
          <w:rFonts w:ascii="Arial" w:hAnsi="Arial" w:cs="Arial"/>
          <w:sz w:val="20"/>
          <w:lang w:val="vi-VN"/>
        </w:rPr>
        <w:t>Kèm theo tên của nó trong các dấu nháy đơn</w:t>
      </w:r>
      <w:r w:rsidRPr="001058B5">
        <w:rPr>
          <w:rFonts w:ascii="Arial" w:hAnsi="Arial" w:cs="Arial"/>
          <w:sz w:val="20"/>
        </w:rPr>
        <w:t>.</w:t>
      </w:r>
    </w:p>
    <w:p w14:paraId="6A7ECC78" w14:textId="77777777" w:rsidR="00257CFD" w:rsidRPr="001058B5" w:rsidRDefault="00257CFD" w:rsidP="00257CFD">
      <w:pPr>
        <w:pStyle w:val="ListParagraph"/>
        <w:numPr>
          <w:ilvl w:val="0"/>
          <w:numId w:val="98"/>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4399B">
        <w:t xml:space="preserve"> </w:t>
      </w:r>
      <w:r w:rsidRPr="0014399B">
        <w:rPr>
          <w:rFonts w:ascii="Arial" w:hAnsi="Arial" w:cs="Arial"/>
          <w:sz w:val="20"/>
        </w:rPr>
        <w:t xml:space="preserve">Tạo </w:t>
      </w:r>
      <w:r>
        <w:rPr>
          <w:rFonts w:ascii="Arial" w:hAnsi="Arial" w:cs="Arial"/>
          <w:sz w:val="20"/>
          <w:lang w:val="vi-VN"/>
        </w:rPr>
        <w:t xml:space="preserve"> các </w:t>
      </w:r>
      <w:r w:rsidRPr="0014399B">
        <w:rPr>
          <w:rFonts w:ascii="Arial" w:hAnsi="Arial" w:cs="Arial"/>
          <w:sz w:val="20"/>
        </w:rPr>
        <w:t xml:space="preserve">thuộc tính được liên kết với </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1D76F5EE"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77C5793C" w14:textId="77777777" w:rsidR="00257CFD" w:rsidRPr="001058B5" w:rsidRDefault="00257CFD" w:rsidP="00257CFD">
      <w:pPr>
        <w:pStyle w:val="BodyText"/>
        <w:spacing w:before="5"/>
        <w:rPr>
          <w:rFonts w:ascii="Arial" w:hAnsi="Arial" w:cs="Arial"/>
          <w:sz w:val="25"/>
        </w:rPr>
      </w:pPr>
    </w:p>
    <w:p w14:paraId="6DC8E177" w14:textId="77777777" w:rsidR="00257CFD" w:rsidRPr="0014399B"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rPr>
      </w:pPr>
      <w:r w:rsidRPr="0014399B">
        <w:rPr>
          <w:rFonts w:ascii="Arial" w:hAnsi="Arial" w:cs="Arial"/>
          <w:w w:val="95"/>
          <w:sz w:val="20"/>
        </w:rPr>
        <w:t>emp_value: Chỉ định giá trị cho thuộc tính empno_attrib. Ở đây, nó đề cập đến tham số emp_value được định nghĩa trong Dòng 2.</w:t>
      </w:r>
    </w:p>
    <w:p w14:paraId="4E7E7702" w14:textId="77777777" w:rsidR="00257CFD" w:rsidRPr="00F304C5"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lang w:val="vi-VN"/>
        </w:rPr>
      </w:pPr>
      <w:r>
        <w:rPr>
          <w:rFonts w:ascii="Arial" w:hAnsi="Arial" w:cs="Arial"/>
          <w:lang w:val="vi-VN"/>
        </w:rPr>
        <w:t xml:space="preserve">            </w:t>
      </w:r>
      <w:r w:rsidRPr="00F304C5">
        <w:rPr>
          <w:rFonts w:ascii="Arial" w:hAnsi="Arial" w:cs="Arial"/>
          <w:lang w:val="vi-VN"/>
        </w:rPr>
        <w:t xml:space="preserve">- Ở giai đoạn này, bạn có thể chạy procedure set_empno_ctx_proc để </w:t>
      </w:r>
      <w:r>
        <w:rPr>
          <w:rFonts w:ascii="Arial" w:hAnsi="Arial" w:cs="Arial"/>
          <w:lang w:val="vi-VN"/>
        </w:rPr>
        <w:t xml:space="preserve">thiết lặp </w:t>
      </w:r>
      <w:r w:rsidRPr="00F304C5">
        <w:rPr>
          <w:rFonts w:ascii="Arial" w:hAnsi="Arial" w:cs="Arial"/>
          <w:lang w:val="vi-VN"/>
        </w:rPr>
        <w:t>application context:</w:t>
      </w:r>
    </w:p>
    <w:p w14:paraId="64A86D67"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EXECUTE set_empno_ctx_proc ('42783');</w:t>
      </w:r>
    </w:p>
    <w:p w14:paraId="2C79F4EA" w14:textId="77777777" w:rsidR="00257CFD" w:rsidRPr="001058B5" w:rsidRDefault="00257CFD" w:rsidP="00257CFD">
      <w:pPr>
        <w:pStyle w:val="BodyText"/>
        <w:spacing w:before="9"/>
        <w:rPr>
          <w:rFonts w:ascii="Arial" w:hAnsi="Arial" w:cs="Arial"/>
          <w:sz w:val="18"/>
        </w:rPr>
      </w:pPr>
    </w:p>
    <w:p w14:paraId="5DB58F72" w14:textId="77777777" w:rsidR="00257CFD" w:rsidRPr="0014399B" w:rsidRDefault="00257CFD" w:rsidP="00257CFD">
      <w:pPr>
        <w:pStyle w:val="BodyText"/>
        <w:spacing w:before="111"/>
        <w:ind w:left="2260"/>
        <w:rPr>
          <w:rFonts w:ascii="Arial" w:hAnsi="Arial" w:cs="Arial"/>
        </w:rPr>
      </w:pPr>
      <w:r>
        <w:rPr>
          <w:rFonts w:ascii="Arial" w:hAnsi="Arial" w:cs="Arial"/>
          <w:lang w:val="vi-VN"/>
        </w:rPr>
        <w:t>(</w:t>
      </w:r>
      <w:r w:rsidRPr="0014399B">
        <w:rPr>
          <w:rFonts w:ascii="Arial" w:hAnsi="Arial" w:cs="Arial"/>
        </w:rPr>
        <w:t xml:space="preserve">Trong một kịch bản thế giới thực, bạn sẽ thiết lập các giá trị application context trong chính </w:t>
      </w:r>
      <w:r w:rsidRPr="001058B5">
        <w:rPr>
          <w:rFonts w:ascii="Arial" w:hAnsi="Arial" w:cs="Arial"/>
        </w:rPr>
        <w:t>procedure</w:t>
      </w:r>
      <w:r w:rsidRPr="0014399B">
        <w:rPr>
          <w:rFonts w:ascii="Arial" w:hAnsi="Arial" w:cs="Arial"/>
        </w:rPr>
        <w:t xml:space="preserve"> đó, để nó trở thành một </w:t>
      </w:r>
      <w:r w:rsidRPr="001058B5">
        <w:rPr>
          <w:rFonts w:ascii="Arial" w:hAnsi="Arial" w:cs="Arial"/>
        </w:rPr>
        <w:t>procedure</w:t>
      </w:r>
      <w:r w:rsidRPr="0014399B">
        <w:rPr>
          <w:rFonts w:ascii="Arial" w:hAnsi="Arial" w:cs="Arial"/>
        </w:rPr>
        <w:t xml:space="preserve"> đáng tin cậy. Ví dụ này chỉ được sử dụng để hiển thị cách dữ liệu có thể được đặt cho mục đích minh họa.)</w:t>
      </w:r>
    </w:p>
    <w:p w14:paraId="194CEB79" w14:textId="77777777" w:rsidR="00257CFD" w:rsidRPr="001058B5" w:rsidRDefault="00257CFD" w:rsidP="00257CFD">
      <w:pPr>
        <w:pStyle w:val="BodyText"/>
        <w:spacing w:before="111"/>
        <w:ind w:left="2260"/>
        <w:rPr>
          <w:rFonts w:ascii="Arial" w:hAnsi="Arial" w:cs="Arial"/>
        </w:rPr>
      </w:pPr>
      <w:r w:rsidRPr="0014399B">
        <w:rPr>
          <w:rFonts w:ascii="Arial" w:hAnsi="Arial" w:cs="Arial"/>
        </w:rPr>
        <w:t>Để kiểm tra cài đặt application context, hãy chạy câu lệnh SELECT sau:</w:t>
      </w:r>
    </w:p>
    <w:p w14:paraId="36F23961"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05900F77" w14:textId="77777777" w:rsidR="00257CFD" w:rsidRPr="001058B5" w:rsidRDefault="00257CFD" w:rsidP="00257CFD">
      <w:pPr>
        <w:pStyle w:val="BodyText"/>
        <w:spacing w:before="9"/>
        <w:rPr>
          <w:rFonts w:ascii="Arial" w:hAnsi="Arial" w:cs="Arial"/>
        </w:rPr>
      </w:pPr>
    </w:p>
    <w:p w14:paraId="02ADF7D0" w14:textId="77777777" w:rsidR="00257CFD" w:rsidRPr="001058B5" w:rsidRDefault="00257CFD" w:rsidP="00257CFD">
      <w:pPr>
        <w:ind w:left="2260"/>
        <w:rPr>
          <w:rFonts w:ascii="Arial" w:hAnsi="Arial" w:cs="Arial"/>
          <w:sz w:val="18"/>
        </w:rPr>
      </w:pPr>
      <w:r w:rsidRPr="001058B5">
        <w:rPr>
          <w:rFonts w:ascii="Arial" w:hAnsi="Arial" w:cs="Arial"/>
          <w:w w:val="95"/>
          <w:sz w:val="18"/>
        </w:rPr>
        <w:t>EMPNO_ATTRIB</w:t>
      </w:r>
    </w:p>
    <w:p w14:paraId="6708A726" w14:textId="77777777" w:rsidR="00257CFD" w:rsidRPr="00A01FBB" w:rsidRDefault="00257CFD" w:rsidP="00257CFD">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r w:rsidRPr="001058B5">
        <w:rPr>
          <w:rFonts w:ascii="Arial" w:hAnsi="Arial" w:cs="Arial"/>
        </w:rPr>
        <w:t>:</w:t>
      </w:r>
    </w:p>
    <w:p w14:paraId="52014CAD" w14:textId="77777777" w:rsidR="00257CFD" w:rsidRPr="001058B5" w:rsidRDefault="00257CFD" w:rsidP="00257CFD">
      <w:pPr>
        <w:pStyle w:val="BodyText"/>
        <w:spacing w:line="230" w:lineRule="auto"/>
        <w:ind w:left="2259" w:right="848"/>
        <w:rPr>
          <w:rFonts w:ascii="Arial" w:hAnsi="Arial" w:cs="Arial"/>
        </w:rPr>
      </w:pPr>
      <w:r w:rsidRPr="0014399B">
        <w:rPr>
          <w:rFonts w:ascii="Arial" w:hAnsi="Arial" w:cs="Arial"/>
        </w:rPr>
        <w:t>Bạn cũng có thể truy vấn</w:t>
      </w:r>
      <w:r>
        <w:rPr>
          <w:rFonts w:ascii="Arial" w:hAnsi="Arial" w:cs="Arial"/>
          <w:lang w:val="vi-VN"/>
        </w:rPr>
        <w:t xml:space="preserve"> </w:t>
      </w:r>
      <w:r w:rsidRPr="0014399B">
        <w:rPr>
          <w:rFonts w:ascii="Arial" w:hAnsi="Arial" w:cs="Arial"/>
        </w:rPr>
        <w:t xml:space="preserve">SESSION_CONTEXT xem dữ liệu </w:t>
      </w:r>
      <w:r>
        <w:rPr>
          <w:rFonts w:ascii="Arial" w:hAnsi="Arial" w:cs="Arial"/>
          <w:lang w:val="vi-VN"/>
        </w:rPr>
        <w:t xml:space="preserve"> </w:t>
      </w:r>
      <w:r w:rsidRPr="001058B5">
        <w:rPr>
          <w:rFonts w:ascii="Arial" w:hAnsi="Arial" w:cs="Arial"/>
        </w:rPr>
        <w:t>dictionary</w:t>
      </w:r>
      <w:r w:rsidRPr="0014399B">
        <w:rPr>
          <w:rFonts w:ascii="Arial" w:hAnsi="Arial" w:cs="Arial"/>
        </w:rPr>
        <w:t xml:space="preserve"> để tìm tất cả các cài đặt </w:t>
      </w:r>
      <w:r w:rsidRPr="001058B5">
        <w:rPr>
          <w:rFonts w:ascii="Arial" w:hAnsi="Arial" w:cs="Arial"/>
        </w:rPr>
        <w:t xml:space="preserve">application context </w:t>
      </w:r>
      <w:r w:rsidRPr="0014399B">
        <w:rPr>
          <w:rFonts w:ascii="Arial" w:hAnsi="Arial" w:cs="Arial"/>
        </w:rPr>
        <w:t xml:space="preserve">trong </w:t>
      </w:r>
      <w:r w:rsidRPr="001058B5">
        <w:rPr>
          <w:rFonts w:ascii="Arial" w:hAnsi="Arial" w:cs="Arial"/>
        </w:rPr>
        <w:t xml:space="preserve">current session </w:t>
      </w:r>
      <w:r>
        <w:rPr>
          <w:rFonts w:ascii="Arial" w:hAnsi="Arial" w:cs="Arial"/>
          <w:lang w:val="vi-VN"/>
        </w:rPr>
        <w:t xml:space="preserve">của </w:t>
      </w:r>
      <w:r w:rsidRPr="001058B5">
        <w:rPr>
          <w:rFonts w:ascii="Arial" w:hAnsi="Arial" w:cs="Arial"/>
        </w:rPr>
        <w:t>the database instance.</w:t>
      </w:r>
      <w:r w:rsidRPr="0014399B">
        <w:rPr>
          <w:rFonts w:ascii="Arial" w:hAnsi="Arial" w:cs="Arial"/>
        </w:rPr>
        <w:t>Ví dụ:</w:t>
      </w:r>
    </w:p>
    <w:p w14:paraId="16E75A9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 FROM SESSION_CONTEXT;</w:t>
      </w:r>
    </w:p>
    <w:p w14:paraId="448B5994" w14:textId="77777777" w:rsidR="00257CFD" w:rsidRPr="001058B5" w:rsidRDefault="00257CFD" w:rsidP="00257CFD">
      <w:pPr>
        <w:pStyle w:val="BodyText"/>
        <w:spacing w:before="9"/>
        <w:rPr>
          <w:rFonts w:ascii="Arial" w:hAnsi="Arial" w:cs="Arial"/>
        </w:rPr>
      </w:pPr>
    </w:p>
    <w:p w14:paraId="30F84CDF" w14:textId="77777777" w:rsidR="00257CFD" w:rsidRPr="001058B5" w:rsidRDefault="00257CFD" w:rsidP="00257CFD">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40A9D324" w14:textId="77777777" w:rsidR="00257CFD" w:rsidRPr="000248AD" w:rsidRDefault="00257CFD" w:rsidP="00257CFD">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4E15D489" w14:textId="77777777" w:rsidR="00257CFD" w:rsidRPr="000248AD" w:rsidRDefault="00257CFD" w:rsidP="00257CFD">
      <w:pPr>
        <w:tabs>
          <w:tab w:val="left" w:pos="3340"/>
        </w:tabs>
        <w:spacing w:before="116" w:line="232" w:lineRule="auto"/>
        <w:ind w:left="2980" w:right="1173"/>
        <w:rPr>
          <w:rFonts w:ascii="Arial" w:hAnsi="Arial" w:cs="Arial"/>
          <w:sz w:val="20"/>
        </w:rPr>
      </w:pPr>
      <w:r w:rsidRPr="000248AD">
        <w:rPr>
          <w:rFonts w:ascii="Arial" w:hAnsi="Arial" w:cs="Arial"/>
          <w:sz w:val="20"/>
        </w:rPr>
        <w:t>Xem thêm:</w:t>
      </w:r>
    </w:p>
    <w:p w14:paraId="3687580C" w14:textId="77777777" w:rsidR="00257CFD" w:rsidRPr="0014399B"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color w:val="002060"/>
          <w:sz w:val="20"/>
        </w:rPr>
        <w:t xml:space="preserve"> "Hướng dẫn: Tạo và sử dụng Application Context dựa trên Database Session "</w:t>
      </w:r>
      <w:r w:rsidRPr="0014399B">
        <w:rPr>
          <w:rFonts w:ascii="Arial" w:hAnsi="Arial" w:cs="Arial"/>
          <w:sz w:val="20"/>
        </w:rPr>
        <w:t xml:space="preserve"> trên trang 6-12 để biết cách tạo gói nhận thông tin </w:t>
      </w:r>
      <w:r w:rsidRPr="001058B5">
        <w:rPr>
          <w:rFonts w:ascii="Arial" w:hAnsi="Arial" w:cs="Arial"/>
          <w:sz w:val="20"/>
        </w:rPr>
        <w:t xml:space="preserve">user session </w:t>
      </w:r>
      <w:r w:rsidRPr="0014399B">
        <w:rPr>
          <w:rFonts w:ascii="Arial" w:hAnsi="Arial" w:cs="Arial"/>
          <w:sz w:val="20"/>
        </w:rPr>
        <w:t xml:space="preserve">và sau đó đặt </w:t>
      </w:r>
      <w:r w:rsidRPr="001058B5">
        <w:rPr>
          <w:rFonts w:ascii="Arial" w:hAnsi="Arial" w:cs="Arial"/>
          <w:sz w:val="20"/>
        </w:rPr>
        <w:t xml:space="preserve">application context </w:t>
      </w:r>
      <w:r w:rsidRPr="0014399B">
        <w:rPr>
          <w:rFonts w:ascii="Arial" w:hAnsi="Arial" w:cs="Arial"/>
          <w:sz w:val="20"/>
        </w:rPr>
        <w:t>dựa trên thông tin này</w:t>
      </w:r>
    </w:p>
    <w:p w14:paraId="01499AC1" w14:textId="77777777" w:rsidR="00257CFD" w:rsidRPr="000248AD"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i/>
          <w:sz w:val="20"/>
        </w:rPr>
        <w:t xml:space="preserve">Oracle Database PL/SQL Packages and </w:t>
      </w:r>
      <w:r w:rsidRPr="000248AD">
        <w:rPr>
          <w:rFonts w:ascii="Arial" w:hAnsi="Arial" w:cs="Arial"/>
          <w:i/>
          <w:spacing w:val="-4"/>
          <w:sz w:val="20"/>
        </w:rPr>
        <w:t xml:space="preserve">Types </w:t>
      </w:r>
      <w:r>
        <w:rPr>
          <w:rFonts w:ascii="Arial" w:hAnsi="Arial" w:cs="Arial"/>
          <w:i/>
          <w:spacing w:val="-4"/>
          <w:sz w:val="20"/>
          <w:lang w:val="vi-VN"/>
        </w:rPr>
        <w:t xml:space="preserve"> </w:t>
      </w:r>
      <w:r w:rsidRPr="000248AD">
        <w:rPr>
          <w:rFonts w:ascii="Arial" w:hAnsi="Arial" w:cs="Arial"/>
          <w:i/>
          <w:sz w:val="20"/>
        </w:rPr>
        <w:t>Reference</w:t>
      </w:r>
      <w:r>
        <w:rPr>
          <w:rFonts w:ascii="Arial" w:hAnsi="Arial" w:cs="Arial"/>
          <w:i/>
          <w:sz w:val="20"/>
          <w:lang w:val="vi-VN"/>
        </w:rPr>
        <w:t xml:space="preserve"> </w:t>
      </w:r>
      <w:r w:rsidRPr="000248AD">
        <w:rPr>
          <w:rFonts w:ascii="Arial" w:hAnsi="Arial" w:cs="Arial"/>
          <w:sz w:val="20"/>
        </w:rPr>
        <w:t xml:space="preserve">Tham khảo để biết thông tin chi tiết về </w:t>
      </w:r>
      <w:r w:rsidRPr="000248AD">
        <w:rPr>
          <w:rFonts w:ascii="Arial" w:hAnsi="Arial" w:cs="Arial"/>
          <w:w w:val="95"/>
          <w:sz w:val="20"/>
        </w:rPr>
        <w:t>DBMS_SESSION.SET_CONTEXT</w:t>
      </w:r>
      <w:r w:rsidRPr="000248AD">
        <w:rPr>
          <w:rFonts w:ascii="Arial" w:hAnsi="Arial" w:cs="Arial"/>
          <w:spacing w:val="-89"/>
          <w:w w:val="95"/>
          <w:sz w:val="20"/>
        </w:rPr>
        <w:t xml:space="preserve"> </w:t>
      </w:r>
      <w:r w:rsidRPr="000248AD">
        <w:rPr>
          <w:rFonts w:ascii="Arial" w:hAnsi="Arial" w:cs="Arial"/>
          <w:w w:val="95"/>
          <w:sz w:val="20"/>
        </w:rPr>
        <w:t>procedure</w:t>
      </w:r>
    </w:p>
    <w:p w14:paraId="7FC2A225" w14:textId="77777777" w:rsidR="00257CFD" w:rsidRPr="000248AD" w:rsidRDefault="00257CFD" w:rsidP="00257CFD">
      <w:pPr>
        <w:pStyle w:val="ListParagraph"/>
        <w:tabs>
          <w:tab w:val="left" w:pos="3340"/>
        </w:tabs>
        <w:spacing w:before="7" w:line="232" w:lineRule="auto"/>
        <w:ind w:left="3340" w:right="1173" w:firstLine="0"/>
        <w:rPr>
          <w:rFonts w:ascii="Arial" w:hAnsi="Arial" w:cs="Arial"/>
        </w:rPr>
      </w:pPr>
    </w:p>
    <w:p w14:paraId="68D362F2" w14:textId="77777777" w:rsidR="00257CFD" w:rsidRPr="001058B5" w:rsidRDefault="00257CFD" w:rsidP="00257CFD">
      <w:pPr>
        <w:pStyle w:val="Heading4"/>
      </w:pPr>
      <w:bookmarkStart w:id="910" w:name="Creating_a_Logon_Trigger_to_Run_a_Databa"/>
      <w:bookmarkStart w:id="911" w:name="_bookmark1193"/>
      <w:bookmarkStart w:id="912" w:name="_bookmark1194"/>
      <w:bookmarkEnd w:id="910"/>
      <w:bookmarkEnd w:id="911"/>
      <w:bookmarkEnd w:id="912"/>
      <w:r>
        <w:rPr>
          <w:spacing w:val="-22"/>
          <w:lang w:val="vi-VN"/>
        </w:rPr>
        <w:t xml:space="preserve">Tạo một </w:t>
      </w:r>
      <w:r w:rsidRPr="001058B5">
        <w:t xml:space="preserve"> </w:t>
      </w:r>
      <w:bookmarkStart w:id="913" w:name="_bookmark1195"/>
      <w:bookmarkEnd w:id="913"/>
      <w:r w:rsidRPr="001058B5">
        <w:rPr>
          <w:spacing w:val="-24"/>
        </w:rPr>
        <w:t>Logon Trigg</w:t>
      </w:r>
      <w:bookmarkStart w:id="914" w:name="_bookmark1196"/>
      <w:bookmarkEnd w:id="914"/>
      <w:r w:rsidRPr="001058B5">
        <w:rPr>
          <w:spacing w:val="-24"/>
        </w:rPr>
        <w:t xml:space="preserve">er </w:t>
      </w:r>
      <w:r>
        <w:rPr>
          <w:spacing w:val="-9"/>
          <w:lang w:val="vi-VN"/>
        </w:rPr>
        <w:t>để chạy một</w:t>
      </w:r>
      <w:r w:rsidRPr="001058B5">
        <w:t xml:space="preserve">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1087CCE3" w14:textId="77777777" w:rsidR="00257CFD" w:rsidRDefault="00257CFD" w:rsidP="00257CFD">
      <w:pPr>
        <w:pStyle w:val="BodyText"/>
        <w:spacing w:before="83" w:line="230" w:lineRule="auto"/>
        <w:ind w:left="2260" w:right="209"/>
        <w:rPr>
          <w:rFonts w:ascii="Arial" w:hAnsi="Arial" w:cs="Arial"/>
        </w:rPr>
      </w:pPr>
      <w:r w:rsidRPr="000248AD">
        <w:rPr>
          <w:rFonts w:ascii="Arial" w:hAnsi="Arial" w:cs="Arial"/>
        </w:rPr>
        <w:t xml:space="preserve">Sau khi bạn tạo </w:t>
      </w:r>
      <w:r w:rsidRPr="001058B5">
        <w:rPr>
          <w:rFonts w:ascii="Arial" w:hAnsi="Arial" w:cs="Arial"/>
        </w:rPr>
        <w:t xml:space="preserve">the application context </w:t>
      </w:r>
      <w:r w:rsidRPr="000248AD">
        <w:rPr>
          <w:rFonts w:ascii="Arial" w:hAnsi="Arial" w:cs="Arial"/>
        </w:rPr>
        <w:t xml:space="preserve">và </w:t>
      </w:r>
      <w:r w:rsidRPr="001058B5">
        <w:rPr>
          <w:rFonts w:ascii="Arial" w:hAnsi="Arial" w:cs="Arial"/>
        </w:rPr>
        <w:t>package</w:t>
      </w:r>
      <w:r w:rsidRPr="000248AD">
        <w:rPr>
          <w:rFonts w:ascii="Arial" w:hAnsi="Arial" w:cs="Arial"/>
        </w:rPr>
        <w:t xml:space="preserve"> liên quan của nó, người dùng phải chạy </w:t>
      </w:r>
      <w:r w:rsidRPr="001058B5">
        <w:rPr>
          <w:rFonts w:ascii="Arial" w:hAnsi="Arial" w:cs="Arial"/>
        </w:rPr>
        <w:t xml:space="preserve">package procedure </w:t>
      </w:r>
      <w:r w:rsidRPr="000248AD">
        <w:rPr>
          <w:rFonts w:ascii="Arial" w:hAnsi="Arial" w:cs="Arial"/>
        </w:rPr>
        <w:t xml:space="preserve">khi người đó đăng nhập. Bạn có thể tạo </w:t>
      </w:r>
      <w:r w:rsidRPr="001058B5">
        <w:rPr>
          <w:rFonts w:ascii="Arial" w:hAnsi="Arial" w:cs="Arial"/>
        </w:rPr>
        <w:t>logon trigger</w:t>
      </w:r>
      <w:r w:rsidRPr="000248AD">
        <w:rPr>
          <w:rFonts w:ascii="Arial" w:hAnsi="Arial" w:cs="Arial"/>
        </w:rPr>
        <w:t xml:space="preserve"> để xử lý việc này một cách tự động. Bạn không cần cấp quyền cho người dùng EXECUTE để chạy </w:t>
      </w:r>
      <w:r w:rsidRPr="001058B5">
        <w:rPr>
          <w:rFonts w:ascii="Arial" w:hAnsi="Arial" w:cs="Arial"/>
        </w:rPr>
        <w:t>package.</w:t>
      </w:r>
    </w:p>
    <w:p w14:paraId="44CBD451" w14:textId="77777777" w:rsidR="00257CFD" w:rsidRPr="001058B5" w:rsidRDefault="008D1AB8" w:rsidP="00257CFD">
      <w:pPr>
        <w:pStyle w:val="BodyText"/>
        <w:spacing w:before="83" w:line="230" w:lineRule="auto"/>
        <w:ind w:left="2260" w:right="209"/>
        <w:rPr>
          <w:rFonts w:ascii="Arial" w:hAnsi="Arial" w:cs="Arial"/>
        </w:rPr>
      </w:pPr>
      <w:hyperlink w:anchor="_bookmark1197" w:history="1">
        <w:r w:rsidR="00257CFD" w:rsidRPr="001058B5">
          <w:rPr>
            <w:rFonts w:ascii="Arial" w:hAnsi="Arial" w:cs="Arial"/>
            <w:color w:val="0000CC"/>
          </w:rPr>
          <w:t xml:space="preserve">Example 6–4 </w:t>
        </w:r>
      </w:hyperlink>
      <w:r w:rsidR="00257CFD">
        <w:rPr>
          <w:rFonts w:ascii="Arial" w:hAnsi="Arial" w:cs="Arial"/>
          <w:lang w:val="vi-VN"/>
        </w:rPr>
        <w:t xml:space="preserve">Cho thấy một </w:t>
      </w:r>
      <w:r w:rsidR="00257CFD" w:rsidRPr="001058B5">
        <w:rPr>
          <w:rFonts w:ascii="Arial" w:hAnsi="Arial" w:cs="Arial"/>
        </w:rPr>
        <w:t xml:space="preserve"> logon trigger</w:t>
      </w:r>
      <w:r w:rsidR="00257CFD">
        <w:rPr>
          <w:rFonts w:ascii="Arial" w:hAnsi="Arial" w:cs="Arial"/>
          <w:lang w:val="vi-VN"/>
        </w:rPr>
        <w:t xml:space="preserve"> đơn giản </w:t>
      </w:r>
      <w:r w:rsidR="00257CFD" w:rsidRPr="001058B5">
        <w:rPr>
          <w:rFonts w:ascii="Arial" w:hAnsi="Arial" w:cs="Arial"/>
        </w:rPr>
        <w:t xml:space="preserve"> that </w:t>
      </w:r>
      <w:r w:rsidR="00257CFD">
        <w:rPr>
          <w:rFonts w:ascii="Arial" w:hAnsi="Arial" w:cs="Arial"/>
          <w:lang w:val="vi-VN"/>
        </w:rPr>
        <w:t xml:space="preserve">thực thi một </w:t>
      </w:r>
      <w:r w:rsidR="00257CFD" w:rsidRPr="001058B5">
        <w:rPr>
          <w:rFonts w:ascii="Arial" w:hAnsi="Arial" w:cs="Arial"/>
        </w:rPr>
        <w:t>PL/SQL procedure.</w:t>
      </w:r>
    </w:p>
    <w:p w14:paraId="5A9CF593" w14:textId="77777777" w:rsidR="00257CFD" w:rsidRPr="001058B5" w:rsidRDefault="00257CFD" w:rsidP="00257CFD">
      <w:pPr>
        <w:pStyle w:val="BodyText"/>
        <w:spacing w:before="10"/>
        <w:rPr>
          <w:rFonts w:ascii="Arial" w:hAnsi="Arial" w:cs="Arial"/>
          <w:sz w:val="25"/>
        </w:rPr>
      </w:pPr>
    </w:p>
    <w:p w14:paraId="5285F38D" w14:textId="77777777" w:rsidR="00257CFD" w:rsidRPr="00A01FBB" w:rsidRDefault="00257CFD" w:rsidP="00257CFD">
      <w:pPr>
        <w:ind w:left="2260"/>
        <w:rPr>
          <w:rFonts w:ascii="Arial" w:hAnsi="Arial" w:cs="Arial"/>
          <w:b/>
          <w:i/>
          <w:sz w:val="18"/>
          <w:lang w:val="vi-VN"/>
        </w:rPr>
      </w:pPr>
      <w:bookmarkStart w:id="915" w:name="_bookmark1197"/>
      <w:bookmarkEnd w:id="915"/>
      <w:r w:rsidRPr="001058B5">
        <w:rPr>
          <w:rFonts w:ascii="Arial" w:hAnsi="Arial" w:cs="Arial"/>
          <w:b/>
          <w:i/>
          <w:sz w:val="18"/>
        </w:rPr>
        <w:t xml:space="preserve">Example 6–4 </w:t>
      </w:r>
      <w:r>
        <w:rPr>
          <w:rFonts w:ascii="Arial" w:hAnsi="Arial" w:cs="Arial"/>
          <w:b/>
          <w:i/>
          <w:sz w:val="18"/>
          <w:lang w:val="vi-VN"/>
        </w:rPr>
        <w:t xml:space="preserve">Tạo một </w:t>
      </w:r>
      <w:r w:rsidRPr="001058B5">
        <w:rPr>
          <w:rFonts w:ascii="Arial" w:hAnsi="Arial" w:cs="Arial"/>
          <w:b/>
          <w:i/>
          <w:sz w:val="18"/>
        </w:rPr>
        <w:t xml:space="preserve">  Logon Trigger</w:t>
      </w:r>
      <w:r>
        <w:rPr>
          <w:rFonts w:ascii="Arial" w:hAnsi="Arial" w:cs="Arial"/>
          <w:b/>
          <w:i/>
          <w:sz w:val="18"/>
          <w:lang w:val="vi-VN"/>
        </w:rPr>
        <w:t xml:space="preserve"> đơn giản </w:t>
      </w:r>
    </w:p>
    <w:p w14:paraId="77DD3851" w14:textId="77777777" w:rsidR="00257CFD" w:rsidRPr="001058B5" w:rsidRDefault="00257CFD" w:rsidP="00257CFD">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CC6824B" w14:textId="77777777" w:rsidR="00257CFD" w:rsidRPr="00F304C5" w:rsidRDefault="00257CFD" w:rsidP="00257CFD">
      <w:pPr>
        <w:spacing w:line="259" w:lineRule="auto"/>
        <w:ind w:left="2352" w:right="4936" w:firstLine="92"/>
        <w:rPr>
          <w:rFonts w:ascii="Arial" w:hAnsi="Arial" w:cs="Arial"/>
          <w:w w:val="95"/>
          <w:sz w:val="18"/>
        </w:rPr>
        <w:sectPr w:rsidR="00257CFD" w:rsidRPr="00F304C5">
          <w:footerReference w:type="even" r:id="rId131"/>
          <w:footerReference w:type="default" r:id="rId132"/>
          <w:pgSz w:w="12240" w:h="15840"/>
          <w:pgMar w:top="840" w:right="1060" w:bottom="860" w:left="1100" w:header="549" w:footer="663" w:gutter="0"/>
          <w:pgNumType w:start="11"/>
          <w:cols w:space="720"/>
        </w:sectPr>
      </w:pPr>
      <w:r w:rsidRPr="001058B5">
        <w:rPr>
          <w:rFonts w:ascii="Arial" w:hAnsi="Arial" w:cs="Arial"/>
          <w:w w:val="85"/>
          <w:sz w:val="18"/>
        </w:rPr>
        <w:t xml:space="preserve">sec_mgr.set_empno_ctx_proc; </w:t>
      </w:r>
      <w:r w:rsidRPr="001058B5">
        <w:rPr>
          <w:rFonts w:ascii="Arial" w:hAnsi="Arial" w:cs="Arial"/>
          <w:w w:val="95"/>
          <w:sz w:val="18"/>
        </w:rPr>
        <w:t>END;</w:t>
      </w:r>
    </w:p>
    <w:p w14:paraId="668175A6" w14:textId="77777777" w:rsidR="00257CFD" w:rsidRDefault="00257CFD" w:rsidP="00257CFD">
      <w:pPr>
        <w:pStyle w:val="BodyText"/>
        <w:spacing w:before="99" w:line="232" w:lineRule="auto"/>
        <w:ind w:right="848"/>
        <w:rPr>
          <w:rFonts w:ascii="Arial" w:hAnsi="Arial" w:cs="Arial"/>
        </w:rPr>
      </w:pPr>
    </w:p>
    <w:p w14:paraId="0F8B4BA2" w14:textId="77777777" w:rsidR="00257CFD" w:rsidRDefault="00257CFD" w:rsidP="00257CFD">
      <w:pPr>
        <w:pStyle w:val="BodyText"/>
        <w:spacing w:before="99" w:line="232" w:lineRule="auto"/>
        <w:ind w:left="1659" w:right="848"/>
        <w:rPr>
          <w:rFonts w:ascii="Arial" w:hAnsi="Arial" w:cs="Arial"/>
        </w:rPr>
      </w:pPr>
      <w:r w:rsidRPr="00A01FBB">
        <w:rPr>
          <w:rFonts w:ascii="Arial" w:hAnsi="Arial" w:cs="Arial"/>
          <w:color w:val="002060"/>
        </w:rPr>
        <w:t>Ví dụ 6–5</w:t>
      </w:r>
      <w:r w:rsidRPr="00A01FBB">
        <w:rPr>
          <w:rFonts w:ascii="Arial" w:hAnsi="Arial" w:cs="Arial"/>
        </w:rPr>
        <w:t xml:space="preserve"> cho thấy cách tạo </w:t>
      </w:r>
      <w:r w:rsidRPr="001058B5">
        <w:rPr>
          <w:rFonts w:ascii="Arial" w:hAnsi="Arial" w:cs="Arial"/>
        </w:rPr>
        <w:t>logon</w:t>
      </w:r>
      <w:r w:rsidRPr="001058B5">
        <w:rPr>
          <w:rFonts w:ascii="Arial" w:hAnsi="Arial" w:cs="Arial"/>
          <w:spacing w:val="-11"/>
        </w:rPr>
        <w:t xml:space="preserve"> </w:t>
      </w:r>
      <w:r w:rsidRPr="001058B5">
        <w:rPr>
          <w:rFonts w:ascii="Arial" w:hAnsi="Arial" w:cs="Arial"/>
        </w:rPr>
        <w:t>trigger</w:t>
      </w:r>
      <w:r w:rsidRPr="001058B5">
        <w:rPr>
          <w:rFonts w:ascii="Arial" w:hAnsi="Arial" w:cs="Arial"/>
          <w:spacing w:val="-11"/>
        </w:rPr>
        <w:t xml:space="preserve"> </w:t>
      </w:r>
      <w:r w:rsidRPr="00A01FBB">
        <w:rPr>
          <w:rFonts w:ascii="Arial" w:hAnsi="Arial" w:cs="Arial"/>
        </w:rPr>
        <w:t xml:space="preserve">sử dụng ngoại lệ WHEN OTHERS. Nếu không, nếu có lỗi </w:t>
      </w:r>
      <w:r>
        <w:rPr>
          <w:rFonts w:ascii="Arial" w:hAnsi="Arial" w:cs="Arial"/>
          <w:lang w:val="vi-VN"/>
        </w:rPr>
        <w:t xml:space="preserve"> </w:t>
      </w:r>
      <w:r w:rsidRPr="00A01FBB">
        <w:rPr>
          <w:rFonts w:ascii="Arial" w:hAnsi="Arial" w:cs="Arial"/>
        </w:rPr>
        <w:t xml:space="preserve">logic trong PL / SQL tạo ra một ngoại lệ chưa được giải quyết, thì tất cả các kết nối đến cơ sở dữ liệu sẽ bị chặn. Ví dụ này hiển thị </w:t>
      </w:r>
      <w:r>
        <w:rPr>
          <w:rFonts w:ascii="Arial" w:hAnsi="Arial" w:cs="Arial"/>
          <w:lang w:val="vi-VN"/>
        </w:rPr>
        <w:t xml:space="preserve"> </w:t>
      </w:r>
      <w:r w:rsidRPr="00A01FBB">
        <w:rPr>
          <w:rFonts w:ascii="Arial" w:hAnsi="Arial" w:cs="Arial"/>
        </w:rPr>
        <w:t xml:space="preserve">ngoại lệ WHENOTHERS ghi lỗi vào bảng trong </w:t>
      </w:r>
      <w:r w:rsidRPr="001058B5">
        <w:rPr>
          <w:rFonts w:ascii="Arial" w:hAnsi="Arial" w:cs="Arial"/>
        </w:rPr>
        <w:t>schema</w:t>
      </w:r>
      <w:r w:rsidRPr="00A01FBB">
        <w:rPr>
          <w:rFonts w:ascii="Arial" w:hAnsi="Arial" w:cs="Arial"/>
        </w:rPr>
        <w:t xml:space="preserve"> của quản trị viên bảo mật. Trong môi trường sản xuất, điều này an toàn hơn việc gửi </w:t>
      </w:r>
      <w:r w:rsidRPr="001058B5">
        <w:rPr>
          <w:rFonts w:ascii="Arial" w:hAnsi="Arial" w:cs="Arial"/>
        </w:rPr>
        <w:t>output</w:t>
      </w:r>
      <w:r w:rsidRPr="00A01FBB">
        <w:rPr>
          <w:rFonts w:ascii="Arial" w:hAnsi="Arial" w:cs="Arial"/>
        </w:rPr>
        <w:t xml:space="preserve"> đến </w:t>
      </w:r>
      <w:r w:rsidRPr="001058B5">
        <w:rPr>
          <w:rFonts w:ascii="Arial" w:hAnsi="Arial" w:cs="Arial"/>
        </w:rPr>
        <w:t>user session</w:t>
      </w:r>
      <w:r w:rsidRPr="00A01FBB">
        <w:rPr>
          <w:rFonts w:ascii="Arial" w:hAnsi="Arial" w:cs="Arial"/>
        </w:rPr>
        <w:t>, nơi nó có thể dễ bị tấn công bảo mật. </w:t>
      </w:r>
    </w:p>
    <w:p w14:paraId="6DE12FA9" w14:textId="77777777" w:rsidR="00257CFD" w:rsidRPr="00A01FBB" w:rsidRDefault="00257CFD" w:rsidP="00257CFD">
      <w:pPr>
        <w:pStyle w:val="BodyText"/>
        <w:spacing w:before="99" w:line="232" w:lineRule="auto"/>
        <w:ind w:left="1659" w:right="848"/>
        <w:rPr>
          <w:rFonts w:ascii="Arial" w:hAnsi="Arial" w:cs="Arial"/>
        </w:rPr>
      </w:pPr>
    </w:p>
    <w:p w14:paraId="72EE4DDE" w14:textId="77777777" w:rsidR="00257CFD" w:rsidRPr="001058B5" w:rsidRDefault="00257CFD" w:rsidP="00257CFD">
      <w:pPr>
        <w:spacing w:before="1"/>
        <w:ind w:left="1660"/>
        <w:rPr>
          <w:rFonts w:ascii="Arial" w:hAnsi="Arial" w:cs="Arial"/>
          <w:b/>
          <w:i/>
          <w:sz w:val="18"/>
        </w:rPr>
      </w:pPr>
      <w:bookmarkStart w:id="916" w:name="_bookmark1201"/>
      <w:bookmarkEnd w:id="916"/>
      <w:r w:rsidRPr="001058B5">
        <w:rPr>
          <w:rFonts w:ascii="Arial" w:hAnsi="Arial" w:cs="Arial"/>
          <w:b/>
          <w:i/>
          <w:sz w:val="18"/>
        </w:rPr>
        <w:t>Example 6–5 Creating a Logon Trigger for a Production Environment</w:t>
      </w:r>
    </w:p>
    <w:p w14:paraId="3B2E3802" w14:textId="77777777" w:rsidR="00257CFD" w:rsidRPr="001058B5" w:rsidRDefault="00257CFD" w:rsidP="00257CFD">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7277007" w14:textId="77777777" w:rsidR="00257CFD" w:rsidRPr="001058B5" w:rsidRDefault="00257CFD" w:rsidP="00257CFD">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F01AB70" w14:textId="77777777" w:rsidR="00257CFD" w:rsidRPr="001058B5" w:rsidRDefault="00257CFD" w:rsidP="00257CFD">
      <w:pPr>
        <w:ind w:left="1844"/>
        <w:rPr>
          <w:rFonts w:ascii="Arial" w:hAnsi="Arial" w:cs="Arial"/>
          <w:sz w:val="18"/>
        </w:rPr>
      </w:pPr>
      <w:r w:rsidRPr="001058B5">
        <w:rPr>
          <w:rFonts w:ascii="Arial" w:hAnsi="Arial" w:cs="Arial"/>
          <w:w w:val="95"/>
          <w:sz w:val="18"/>
        </w:rPr>
        <w:t>WHEN OTHERS THEN</w:t>
      </w:r>
    </w:p>
    <w:p w14:paraId="3E1ABAEF" w14:textId="77777777" w:rsidR="00257CFD" w:rsidRPr="001058B5" w:rsidRDefault="00257CFD" w:rsidP="00257CFD">
      <w:pPr>
        <w:spacing w:before="15"/>
        <w:ind w:left="2401"/>
        <w:rPr>
          <w:rFonts w:ascii="Arial" w:hAnsi="Arial" w:cs="Arial"/>
          <w:sz w:val="18"/>
        </w:rPr>
      </w:pPr>
      <w:r w:rsidRPr="001058B5">
        <w:rPr>
          <w:rFonts w:ascii="Arial" w:hAnsi="Arial" w:cs="Arial"/>
          <w:w w:val="95"/>
          <w:sz w:val="18"/>
        </w:rPr>
        <w:t>v_code := SQLCODE;</w:t>
      </w:r>
    </w:p>
    <w:p w14:paraId="22823519" w14:textId="77777777" w:rsidR="00257CFD" w:rsidRPr="001058B5" w:rsidRDefault="00257CFD" w:rsidP="00257CFD">
      <w:pPr>
        <w:spacing w:before="17"/>
        <w:ind w:left="2401"/>
        <w:rPr>
          <w:rFonts w:ascii="Arial" w:hAnsi="Arial" w:cs="Arial"/>
          <w:sz w:val="18"/>
        </w:rPr>
      </w:pPr>
      <w:r w:rsidRPr="001058B5">
        <w:rPr>
          <w:rFonts w:ascii="Arial" w:hAnsi="Arial" w:cs="Arial"/>
          <w:w w:val="95"/>
          <w:sz w:val="18"/>
        </w:rPr>
        <w:t>v_errm := SUBSTR(SQLERRM, 1 , 64);</w:t>
      </w:r>
    </w:p>
    <w:p w14:paraId="783BC47D"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 Invoke another procedure,</w:t>
      </w:r>
    </w:p>
    <w:p w14:paraId="27EDE965" w14:textId="77777777" w:rsidR="00257CFD" w:rsidRPr="001058B5" w:rsidRDefault="00257CFD" w:rsidP="00257CFD">
      <w:pPr>
        <w:spacing w:before="15"/>
        <w:ind w:left="2307"/>
        <w:rPr>
          <w:rFonts w:ascii="Arial" w:hAnsi="Arial" w:cs="Arial"/>
          <w:sz w:val="18"/>
        </w:rPr>
      </w:pPr>
      <w:r w:rsidRPr="001058B5">
        <w:rPr>
          <w:rFonts w:ascii="Arial" w:hAnsi="Arial" w:cs="Arial"/>
          <w:w w:val="95"/>
          <w:sz w:val="18"/>
        </w:rPr>
        <w:t>-- declared with PRAGMA AUTONOMOUS_TRANSACTION,</w:t>
      </w:r>
    </w:p>
    <w:p w14:paraId="6D1F9670" w14:textId="77777777" w:rsidR="00257CFD" w:rsidRPr="001058B5" w:rsidRDefault="00257CFD" w:rsidP="00257CFD">
      <w:pPr>
        <w:spacing w:before="17"/>
        <w:ind w:left="2307"/>
        <w:rPr>
          <w:rFonts w:ascii="Arial" w:hAnsi="Arial" w:cs="Arial"/>
          <w:sz w:val="18"/>
        </w:rPr>
      </w:pPr>
      <w:r w:rsidRPr="001058B5">
        <w:rPr>
          <w:rFonts w:ascii="Arial" w:hAnsi="Arial" w:cs="Arial"/>
          <w:w w:val="95"/>
          <w:sz w:val="18"/>
        </w:rPr>
        <w:t>-- to insert information about errors.</w:t>
      </w:r>
    </w:p>
    <w:p w14:paraId="6FDB4337" w14:textId="77777777" w:rsidR="00257CFD" w:rsidRPr="001058B5" w:rsidRDefault="00257CFD" w:rsidP="00257CFD">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49AE90F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48FD0510" w14:textId="77777777" w:rsidR="00257CFD" w:rsidRPr="001058B5" w:rsidRDefault="00257CFD" w:rsidP="00257CFD">
      <w:pPr>
        <w:pStyle w:val="BodyText"/>
        <w:spacing w:before="8"/>
        <w:rPr>
          <w:rFonts w:ascii="Arial" w:hAnsi="Arial" w:cs="Arial"/>
          <w:sz w:val="18"/>
        </w:rPr>
      </w:pPr>
    </w:p>
    <w:p w14:paraId="2DB817C5" w14:textId="77777777" w:rsidR="00257CFD" w:rsidRPr="001058B5" w:rsidRDefault="008D1AB8" w:rsidP="00257CFD">
      <w:pPr>
        <w:pStyle w:val="BodyText"/>
        <w:spacing w:line="232" w:lineRule="auto"/>
        <w:ind w:left="1660" w:right="700"/>
        <w:rPr>
          <w:rFonts w:ascii="Arial" w:hAnsi="Arial" w:cs="Arial"/>
          <w:sz w:val="25"/>
        </w:rPr>
      </w:pPr>
      <w:hyperlink w:anchor="_bookmark1203" w:history="1">
        <w:r w:rsidR="00257CFD">
          <w:rPr>
            <w:rFonts w:ascii="Arial" w:hAnsi="Arial" w:cs="Arial"/>
            <w:color w:val="0000CC"/>
            <w:lang w:val="vi-VN"/>
          </w:rPr>
          <w:t>Ví dụ</w:t>
        </w:r>
        <w:r w:rsidR="00257CFD" w:rsidRPr="001058B5">
          <w:rPr>
            <w:rFonts w:ascii="Arial" w:hAnsi="Arial" w:cs="Arial"/>
            <w:color w:val="0000CC"/>
          </w:rPr>
          <w:t xml:space="preserve"> 6–6 </w:t>
        </w:r>
      </w:hyperlink>
      <w:r w:rsidR="00257CFD">
        <w:rPr>
          <w:rFonts w:ascii="Arial" w:hAnsi="Arial" w:cs="Arial"/>
          <w:color w:val="0000CC"/>
          <w:lang w:val="vi-VN"/>
        </w:rPr>
        <w:t xml:space="preserve">   </w:t>
      </w:r>
      <w:r w:rsidR="00257CFD" w:rsidRPr="00C27AC1">
        <w:rPr>
          <w:rFonts w:ascii="Arial" w:hAnsi="Arial" w:cs="Arial"/>
        </w:rPr>
        <w:t>cho thấy cách tạo logon trigger</w:t>
      </w:r>
      <w:r w:rsidR="00257CFD">
        <w:rPr>
          <w:rFonts w:ascii="Arial" w:hAnsi="Arial" w:cs="Arial"/>
          <w:lang w:val="vi-VN"/>
        </w:rPr>
        <w:t xml:space="preserve"> </w:t>
      </w:r>
      <w:r w:rsidR="00257CFD" w:rsidRPr="00C27AC1">
        <w:rPr>
          <w:rFonts w:ascii="Arial" w:hAnsi="Arial" w:cs="Arial"/>
        </w:rPr>
        <w:t>giống nhau cho một môi trường phát triển, trong đó bạn có thể muốn xuất các lỗi user session</w:t>
      </w:r>
      <w:r w:rsidR="00257CFD">
        <w:rPr>
          <w:rFonts w:ascii="Arial" w:hAnsi="Arial" w:cs="Arial"/>
          <w:lang w:val="vi-VN"/>
        </w:rPr>
        <w:t xml:space="preserve"> </w:t>
      </w:r>
      <w:r w:rsidR="00257CFD" w:rsidRPr="00C27AC1">
        <w:rPr>
          <w:rFonts w:ascii="Arial" w:hAnsi="Arial" w:cs="Arial"/>
        </w:rPr>
        <w:t>cho các mục đích gỡ lỗi</w:t>
      </w:r>
    </w:p>
    <w:p w14:paraId="0A74BC0F" w14:textId="77777777" w:rsidR="00257CFD" w:rsidRPr="001058B5" w:rsidRDefault="00257CFD" w:rsidP="00257CFD">
      <w:pPr>
        <w:ind w:left="1660"/>
        <w:rPr>
          <w:rFonts w:ascii="Arial" w:hAnsi="Arial" w:cs="Arial"/>
          <w:b/>
          <w:i/>
          <w:sz w:val="18"/>
        </w:rPr>
      </w:pPr>
      <w:bookmarkStart w:id="917" w:name="_bookmark1203"/>
      <w:bookmarkEnd w:id="917"/>
      <w:r w:rsidRPr="001058B5">
        <w:rPr>
          <w:rFonts w:ascii="Arial" w:hAnsi="Arial" w:cs="Arial"/>
          <w:b/>
          <w:i/>
          <w:sz w:val="18"/>
        </w:rPr>
        <w:t>Example 6–6 Creating a Logon Trigger for a Development Environment</w:t>
      </w:r>
    </w:p>
    <w:p w14:paraId="3B5F369C" w14:textId="77777777" w:rsidR="00257CFD" w:rsidRPr="001058B5" w:rsidRDefault="00257CFD" w:rsidP="00257CFD">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4EBECA20" w14:textId="77777777" w:rsidR="00257CFD" w:rsidRPr="001058B5" w:rsidRDefault="00257CFD" w:rsidP="00257CFD">
      <w:pPr>
        <w:ind w:left="1752"/>
        <w:rPr>
          <w:rFonts w:ascii="Arial" w:hAnsi="Arial" w:cs="Arial"/>
          <w:sz w:val="18"/>
        </w:rPr>
      </w:pPr>
      <w:r w:rsidRPr="001058B5">
        <w:rPr>
          <w:rFonts w:ascii="Arial" w:hAnsi="Arial" w:cs="Arial"/>
          <w:w w:val="95"/>
          <w:sz w:val="18"/>
        </w:rPr>
        <w:t>BEGIN</w:t>
      </w:r>
    </w:p>
    <w:p w14:paraId="085D0419" w14:textId="77777777" w:rsidR="00257CFD" w:rsidRPr="001058B5" w:rsidRDefault="00257CFD" w:rsidP="00257CFD">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7372D7B8" w14:textId="77777777" w:rsidR="00257CFD" w:rsidRPr="001058B5" w:rsidRDefault="00257CFD" w:rsidP="00257CFD">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17CAA73B" w14:textId="77777777" w:rsidR="00257CFD" w:rsidRPr="001058B5" w:rsidRDefault="00257CFD" w:rsidP="00257CFD">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547E3FC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0A626C40" w14:textId="77777777" w:rsidR="00257CFD" w:rsidRPr="001058B5" w:rsidRDefault="00257CFD" w:rsidP="00257CFD">
      <w:pPr>
        <w:pStyle w:val="BodyText"/>
        <w:spacing w:before="2"/>
        <w:rPr>
          <w:rFonts w:ascii="Arial" w:hAnsi="Arial" w:cs="Arial"/>
          <w:sz w:val="18"/>
        </w:rPr>
      </w:pPr>
    </w:p>
    <w:p w14:paraId="7CDF7F61" w14:textId="77777777" w:rsidR="00257CFD" w:rsidRDefault="00257CFD" w:rsidP="00257CFD">
      <w:pPr>
        <w:pStyle w:val="ListParagraph"/>
        <w:numPr>
          <w:ilvl w:val="1"/>
          <w:numId w:val="137"/>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918" w:name="_bookmark1204"/>
      <w:bookmarkEnd w:id="918"/>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2526ABEB" w14:textId="77777777" w:rsidR="00257CFD" w:rsidRPr="00C27AC1" w:rsidRDefault="00257CFD" w:rsidP="00257CFD">
      <w:pPr>
        <w:tabs>
          <w:tab w:val="left" w:pos="2020"/>
        </w:tabs>
        <w:spacing w:before="121" w:line="232" w:lineRule="auto"/>
        <w:ind w:left="1660" w:right="976"/>
        <w:rPr>
          <w:rFonts w:ascii="Arial" w:hAnsi="Arial" w:cs="Arial"/>
          <w:sz w:val="20"/>
        </w:rPr>
      </w:pPr>
      <w:r w:rsidRPr="00C27AC1">
        <w:rPr>
          <w:rFonts w:ascii="Arial" w:hAnsi="Arial" w:cs="Arial"/>
          <w:sz w:val="20"/>
        </w:rPr>
        <w:t>Lưu ý những điều dưới đây:</w:t>
      </w:r>
    </w:p>
    <w:p w14:paraId="579E1DA0"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Nếu PL/SQL</w:t>
      </w:r>
      <w:r w:rsidRPr="00C27AC1">
        <w:rPr>
          <w:rFonts w:ascii="Arial" w:hAnsi="Arial" w:cs="Arial"/>
          <w:b/>
          <w:spacing w:val="-4"/>
          <w:sz w:val="20"/>
        </w:rPr>
        <w:t xml:space="preserve"> </w:t>
      </w:r>
      <w:r w:rsidRPr="00C27AC1">
        <w:rPr>
          <w:rFonts w:ascii="Arial" w:hAnsi="Arial" w:cs="Arial"/>
          <w:b/>
          <w:sz w:val="20"/>
        </w:rPr>
        <w:t>package</w:t>
      </w:r>
      <w:r w:rsidRPr="00C27AC1">
        <w:rPr>
          <w:rFonts w:ascii="Arial" w:hAnsi="Arial" w:cs="Arial"/>
          <w:b/>
          <w:spacing w:val="-3"/>
          <w:sz w:val="20"/>
        </w:rPr>
        <w:t xml:space="preserve"> </w:t>
      </w:r>
      <w:r w:rsidRPr="00C27AC1">
        <w:rPr>
          <w:rFonts w:ascii="Arial" w:hAnsi="Arial" w:cs="Arial"/>
          <w:b/>
          <w:sz w:val="20"/>
        </w:rPr>
        <w:t>procedure</w:t>
      </w:r>
      <w:r w:rsidRPr="00C27AC1">
        <w:rPr>
          <w:rFonts w:ascii="Arial" w:hAnsi="Arial" w:cs="Arial"/>
          <w:b/>
          <w:spacing w:val="-3"/>
          <w:sz w:val="20"/>
        </w:rPr>
        <w:t xml:space="preserve"> </w:t>
      </w:r>
      <w:r w:rsidRPr="00C27AC1">
        <w:rPr>
          <w:rFonts w:ascii="Arial" w:hAnsi="Arial" w:cs="Arial"/>
          <w:b/>
          <w:sz w:val="20"/>
        </w:rPr>
        <w:t>được kích hoạt bởi logon</w:t>
      </w:r>
      <w:r w:rsidRPr="00C27AC1">
        <w:rPr>
          <w:rFonts w:ascii="Arial" w:hAnsi="Arial" w:cs="Arial"/>
          <w:b/>
          <w:spacing w:val="-4"/>
          <w:sz w:val="20"/>
        </w:rPr>
        <w:t xml:space="preserve"> </w:t>
      </w:r>
      <w:r w:rsidRPr="00C27AC1">
        <w:rPr>
          <w:rFonts w:ascii="Arial" w:hAnsi="Arial" w:cs="Arial"/>
          <w:b/>
          <w:sz w:val="20"/>
        </w:rPr>
        <w:t>trigger</w:t>
      </w:r>
      <w:r w:rsidRPr="00C27AC1">
        <w:rPr>
          <w:rFonts w:ascii="Arial" w:hAnsi="Arial" w:cs="Arial"/>
          <w:b/>
          <w:sz w:val="20"/>
          <w:lang w:val="vi-VN"/>
        </w:rPr>
        <w:t xml:space="preserve"> </w:t>
      </w:r>
      <w:r w:rsidRPr="00C27AC1">
        <w:rPr>
          <w:rFonts w:ascii="Arial" w:hAnsi="Arial" w:cs="Arial"/>
          <w:b/>
          <w:sz w:val="20"/>
        </w:rPr>
        <w:t xml:space="preserve"> có bất kỳ ngoại lệ </w:t>
      </w:r>
      <w:r w:rsidRPr="00C27AC1">
        <w:rPr>
          <w:rFonts w:ascii="Arial" w:hAnsi="Arial" w:cs="Arial"/>
          <w:b/>
          <w:sz w:val="20"/>
          <w:lang w:val="vi-VN"/>
        </w:rPr>
        <w:t xml:space="preserve">nào </w:t>
      </w:r>
      <w:r w:rsidRPr="00C27AC1">
        <w:rPr>
          <w:rFonts w:ascii="Arial" w:hAnsi="Arial" w:cs="Arial"/>
          <w:b/>
          <w:sz w:val="20"/>
        </w:rPr>
        <w:t>chưa được giải quyết hoặc làm tăng bất kỳ ngoại lệ nào (vì, ví dụ như kiểm tra bảo mật không thành công), thì logon trigger không thành công.</w:t>
      </w:r>
      <w:r w:rsidRPr="00C27AC1">
        <w:rPr>
          <w:rFonts w:ascii="Arial" w:hAnsi="Arial" w:cs="Arial"/>
          <w:sz w:val="20"/>
        </w:rPr>
        <w:t xml:space="preserve"> Khi logon trigger không thành công, đăng nhập không thành công, nghĩa là người dùng bị từ chối quyền đăng nhập vào </w:t>
      </w:r>
      <w:r w:rsidRPr="001058B5">
        <w:rPr>
          <w:rFonts w:ascii="Arial" w:hAnsi="Arial" w:cs="Arial"/>
          <w:sz w:val="20"/>
        </w:rPr>
        <w:t>database</w:t>
      </w:r>
      <w:r>
        <w:rPr>
          <w:rFonts w:ascii="Arial" w:hAnsi="Arial" w:cs="Arial"/>
          <w:sz w:val="20"/>
          <w:lang w:val="vi-VN"/>
        </w:rPr>
        <w:t>.</w:t>
      </w:r>
    </w:p>
    <w:p w14:paraId="67E3795C"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Logon triggers có thể ảnh hưởng đến hiệu suất.</w:t>
      </w:r>
      <w:r w:rsidRPr="00C27AC1">
        <w:rPr>
          <w:rFonts w:ascii="Arial" w:hAnsi="Arial" w:cs="Arial"/>
          <w:sz w:val="20"/>
        </w:rPr>
        <w:t xml:space="preserve"> Ngoài ra, kiểm tra </w:t>
      </w:r>
      <w:r w:rsidRPr="001058B5">
        <w:rPr>
          <w:rFonts w:ascii="Arial" w:hAnsi="Arial" w:cs="Arial"/>
          <w:sz w:val="20"/>
        </w:rPr>
        <w:t>logon trigger</w:t>
      </w:r>
      <w:r w:rsidRPr="001058B5">
        <w:rPr>
          <w:rFonts w:ascii="Arial" w:hAnsi="Arial" w:cs="Arial"/>
          <w:b/>
          <w:sz w:val="20"/>
        </w:rPr>
        <w:t xml:space="preserve"> </w:t>
      </w:r>
      <w:r w:rsidRPr="00C27AC1">
        <w:rPr>
          <w:rFonts w:ascii="Arial" w:hAnsi="Arial" w:cs="Arial"/>
          <w:sz w:val="20"/>
        </w:rPr>
        <w:t xml:space="preserve">trên một người sử dụng </w:t>
      </w:r>
      <w:r w:rsidRPr="001058B5">
        <w:rPr>
          <w:rFonts w:ascii="Arial" w:hAnsi="Arial" w:cs="Arial"/>
          <w:sz w:val="20"/>
        </w:rPr>
        <w:t>schema</w:t>
      </w:r>
      <w:r w:rsidRPr="00C27AC1">
        <w:rPr>
          <w:rFonts w:ascii="Arial" w:hAnsi="Arial" w:cs="Arial"/>
          <w:sz w:val="20"/>
        </w:rPr>
        <w:t xml:space="preserve"> mẫu đầu tiên trước khi tạo nó cho </w:t>
      </w:r>
      <w:r w:rsidRPr="001058B5">
        <w:rPr>
          <w:rFonts w:ascii="Arial" w:hAnsi="Arial" w:cs="Arial"/>
          <w:sz w:val="20"/>
        </w:rPr>
        <w:t>database</w:t>
      </w:r>
      <w:r w:rsidRPr="00C27AC1">
        <w:rPr>
          <w:rFonts w:ascii="Arial" w:hAnsi="Arial" w:cs="Arial"/>
          <w:sz w:val="20"/>
        </w:rPr>
        <w:t>. Bằng cách đó, nếu có lỗi, bạn có thể dễ dàng sửa nó.</w:t>
      </w:r>
    </w:p>
    <w:p w14:paraId="1CB3B064" w14:textId="77777777" w:rsidR="00257CFD"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AD3A16">
        <w:rPr>
          <w:rFonts w:ascii="Arial" w:hAnsi="Arial" w:cs="Arial"/>
          <w:b/>
          <w:sz w:val="20"/>
        </w:rPr>
        <w:t xml:space="preserve">Hãy nhận biết các tình huống trong đó nếu bạn có </w:t>
      </w:r>
      <w:r w:rsidRPr="00AD3A16">
        <w:rPr>
          <w:rFonts w:ascii="Arial" w:hAnsi="Arial" w:cs="Arial"/>
          <w:b/>
          <w:sz w:val="20"/>
          <w:lang w:val="vi-VN"/>
        </w:rPr>
        <w:t xml:space="preserve">thay đổi thiết lập </w:t>
      </w:r>
      <w:r w:rsidRPr="00AD3A16">
        <w:rPr>
          <w:rFonts w:ascii="Arial" w:hAnsi="Arial" w:cs="Arial"/>
          <w:b/>
          <w:sz w:val="20"/>
        </w:rPr>
        <w:t>một bộ sách , hoặc nếu các vị trí thay đổi liên tục</w:t>
      </w:r>
      <w:r w:rsidRPr="00C27AC1">
        <w:rPr>
          <w:rFonts w:ascii="Arial" w:hAnsi="Arial" w:cs="Arial"/>
          <w:sz w:val="20"/>
        </w:rPr>
        <w:t>. Trong những trường hợp này, các giá trị thuộc tính mới có thể không được chọn ngay lập tức và bạn buộc chọn phải chúng</w:t>
      </w:r>
      <w:r>
        <w:rPr>
          <w:rFonts w:ascii="Arial" w:hAnsi="Arial" w:cs="Arial"/>
          <w:sz w:val="20"/>
          <w:lang w:val="vi-VN"/>
        </w:rPr>
        <w:t xml:space="preserve"> để thu gọn con trỏ</w:t>
      </w:r>
      <w:r w:rsidRPr="00C27AC1">
        <w:rPr>
          <w:rFonts w:ascii="Arial" w:hAnsi="Arial" w:cs="Arial"/>
          <w:sz w:val="20"/>
        </w:rPr>
        <w:t>.</w:t>
      </w:r>
    </w:p>
    <w:p w14:paraId="3482AA5F" w14:textId="77777777" w:rsidR="00257CFD" w:rsidRPr="001058B5" w:rsidRDefault="008D1AB8" w:rsidP="00257CFD">
      <w:pPr>
        <w:pStyle w:val="BodyText"/>
        <w:spacing w:before="5"/>
        <w:rPr>
          <w:rFonts w:ascii="Arial" w:hAnsi="Arial" w:cs="Arial"/>
          <w:sz w:val="18"/>
        </w:rPr>
      </w:pPr>
      <w:r>
        <w:rPr>
          <w:rFonts w:ascii="Arial" w:hAnsi="Arial" w:cs="Arial"/>
        </w:rPr>
        <w:pict w14:anchorId="7D9F2D8E">
          <v:group id="_x0000_s1798" style="position:absolute;margin-left:174pt;margin-top:13.4pt;width:300pt;height:2.55pt;z-index:502657776;mso-wrap-distance-left:0;mso-wrap-distance-right:0;mso-position-horizontal-relative:page" coordorigin="3480,268" coordsize="6000,51">
            <v:line id="_x0000_s1799" style="position:absolute" from="3480,271" to="9480,271" strokeweight=".24pt"/>
            <v:line id="_x0000_s1800" style="position:absolute" from="3480,316" to="9480,316" strokeweight=".24pt"/>
            <w10:wrap type="topAndBottom" anchorx="page"/>
          </v:group>
        </w:pict>
      </w:r>
    </w:p>
    <w:p w14:paraId="13CEC147" w14:textId="77777777" w:rsidR="00257CFD" w:rsidRPr="00AD3A16" w:rsidRDefault="00257CFD" w:rsidP="00257CFD">
      <w:pPr>
        <w:pStyle w:val="BodyText"/>
        <w:spacing w:before="27" w:after="107" w:line="230" w:lineRule="auto"/>
        <w:ind w:left="2379" w:right="1985"/>
        <w:rPr>
          <w:rFonts w:ascii="Arial" w:hAnsi="Arial" w:cs="Arial"/>
          <w:sz w:val="19"/>
        </w:rPr>
      </w:pPr>
      <w:r w:rsidRPr="00AD3A16">
        <w:rPr>
          <w:rFonts w:ascii="Arial" w:hAnsi="Arial" w:cs="Arial"/>
          <w:b/>
          <w:sz w:val="19"/>
        </w:rPr>
        <w:t xml:space="preserve">Lưu ý: </w:t>
      </w:r>
      <w:r w:rsidRPr="00AD3A16">
        <w:rPr>
          <w:rFonts w:ascii="Arial" w:hAnsi="Arial" w:cs="Arial"/>
          <w:sz w:val="19"/>
        </w:rPr>
        <w:t xml:space="preserve">Có thể sử dụng </w:t>
      </w:r>
      <w:r w:rsidRPr="001058B5">
        <w:rPr>
          <w:rFonts w:ascii="Arial" w:hAnsi="Arial" w:cs="Arial"/>
        </w:rPr>
        <w:t xml:space="preserve">logon trigger </w:t>
      </w:r>
      <w:r w:rsidRPr="00AD3A16">
        <w:rPr>
          <w:rFonts w:ascii="Arial" w:hAnsi="Arial" w:cs="Arial"/>
          <w:sz w:val="19"/>
        </w:rPr>
        <w:t xml:space="preserve">vì </w:t>
      </w:r>
      <w:r>
        <w:rPr>
          <w:rFonts w:ascii="Arial" w:hAnsi="Arial" w:cs="Arial"/>
          <w:sz w:val="19"/>
          <w:lang w:val="vi-VN"/>
        </w:rPr>
        <w:t xml:space="preserve">ngữ cảnh  người dùng </w:t>
      </w:r>
      <w:r w:rsidRPr="001058B5">
        <w:rPr>
          <w:rFonts w:ascii="Arial" w:hAnsi="Arial" w:cs="Arial"/>
        </w:rPr>
        <w:t xml:space="preserve"> </w:t>
      </w:r>
      <w:r w:rsidRPr="00AD3A16">
        <w:rPr>
          <w:rFonts w:ascii="Arial" w:hAnsi="Arial" w:cs="Arial"/>
          <w:sz w:val="19"/>
        </w:rPr>
        <w:t xml:space="preserve">(thông tin như EMPNO, GROUP, MANAGER) phải được đặt trước khi người </w:t>
      </w:r>
      <w:r>
        <w:rPr>
          <w:rFonts w:ascii="Arial" w:hAnsi="Arial" w:cs="Arial"/>
          <w:sz w:val="19"/>
        </w:rPr>
        <w:t>d</w:t>
      </w:r>
      <w:r>
        <w:rPr>
          <w:rFonts w:ascii="Arial" w:hAnsi="Arial" w:cs="Arial"/>
          <w:sz w:val="19"/>
          <w:lang w:val="vi-VN"/>
        </w:rPr>
        <w:t>ù</w:t>
      </w:r>
      <w:r>
        <w:rPr>
          <w:rFonts w:ascii="Arial" w:hAnsi="Arial" w:cs="Arial"/>
          <w:sz w:val="19"/>
        </w:rPr>
        <w:t>ng</w:t>
      </w:r>
      <w:r>
        <w:rPr>
          <w:rFonts w:ascii="Arial" w:hAnsi="Arial" w:cs="Arial"/>
          <w:sz w:val="19"/>
          <w:lang w:val="vi-VN"/>
        </w:rPr>
        <w:t xml:space="preserve"> </w:t>
      </w:r>
      <w:r w:rsidRPr="00AD3A16">
        <w:rPr>
          <w:rFonts w:ascii="Arial" w:hAnsi="Arial" w:cs="Arial"/>
          <w:sz w:val="19"/>
        </w:rPr>
        <w:t>truy cập bất kỳ dữ liệu nào.</w:t>
      </w:r>
    </w:p>
    <w:p w14:paraId="7DD96E32" w14:textId="77777777" w:rsidR="00257CFD" w:rsidRPr="001058B5" w:rsidRDefault="008D1AB8" w:rsidP="00257CFD">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733A8D9">
          <v:group id="_x0000_s1780" style="width:300pt;height:2.5pt;mso-position-horizontal-relative:char;mso-position-vertical-relative:line" coordsize="6000,50">
            <v:line id="_x0000_s1781" style="position:absolute" from="0,2" to="6000,2" strokeweight=".24pt"/>
            <v:line id="_x0000_s1782" style="position:absolute" from="0,47" to="6000,47" strokeweight=".24pt"/>
            <w10:anchorlock/>
          </v:group>
        </w:pict>
      </w:r>
    </w:p>
    <w:p w14:paraId="19657737" w14:textId="77777777" w:rsidR="00257CFD" w:rsidRPr="001058B5" w:rsidRDefault="00257CFD" w:rsidP="00257CFD">
      <w:pPr>
        <w:pStyle w:val="BodyText"/>
        <w:spacing w:before="5"/>
        <w:rPr>
          <w:rFonts w:ascii="Arial" w:hAnsi="Arial" w:cs="Arial"/>
          <w:sz w:val="9"/>
        </w:rPr>
      </w:pPr>
    </w:p>
    <w:p w14:paraId="649B46FB" w14:textId="77777777" w:rsidR="00257CFD" w:rsidRPr="001058B5" w:rsidRDefault="00257CFD" w:rsidP="00257CFD">
      <w:pPr>
        <w:pStyle w:val="Heading4"/>
        <w:spacing w:before="107"/>
        <w:ind w:left="100"/>
      </w:pPr>
      <w:bookmarkStart w:id="919" w:name="Tutorial:_Creating_and_Using_a_Database_"/>
      <w:bookmarkStart w:id="920" w:name="_bookmark1206"/>
      <w:bookmarkEnd w:id="919"/>
      <w:bookmarkEnd w:id="920"/>
      <w:r>
        <w:t xml:space="preserve">Hướng dẫn </w:t>
      </w:r>
      <w:r w:rsidRPr="001058B5">
        <w:t xml:space="preserve">: </w:t>
      </w:r>
      <w:r>
        <w:t xml:space="preserve">Tạo và sử dụng </w:t>
      </w:r>
      <w:r w:rsidRPr="001058B5">
        <w:t>Application Context</w:t>
      </w:r>
      <w:r>
        <w:t xml:space="preserve"> dựa trên </w:t>
      </w:r>
      <w:r w:rsidRPr="001058B5">
        <w:t xml:space="preserve"> Database Session</w:t>
      </w:r>
    </w:p>
    <w:p w14:paraId="33FEE865" w14:textId="77777777" w:rsidR="00257CFD" w:rsidRPr="001058B5" w:rsidRDefault="00257CFD" w:rsidP="00257CFD">
      <w:pPr>
        <w:pStyle w:val="BodyText"/>
        <w:spacing w:before="73"/>
        <w:ind w:left="1660"/>
        <w:rPr>
          <w:rFonts w:ascii="Arial" w:hAnsi="Arial" w:cs="Arial"/>
        </w:rPr>
      </w:pPr>
      <w:r w:rsidRPr="001058B5">
        <w:rPr>
          <w:rFonts w:ascii="Arial" w:hAnsi="Arial" w:cs="Arial"/>
        </w:rPr>
        <w:t>This section contains:</w:t>
      </w:r>
    </w:p>
    <w:p w14:paraId="55264308"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37E669AA" w14:textId="77777777" w:rsidR="00257CFD" w:rsidRPr="001058B5" w:rsidRDefault="00257CFD" w:rsidP="00257CFD">
      <w:pPr>
        <w:pStyle w:val="BodyText"/>
        <w:spacing w:before="5"/>
        <w:rPr>
          <w:rFonts w:ascii="Arial" w:hAnsi="Arial" w:cs="Arial"/>
          <w:sz w:val="25"/>
        </w:rPr>
      </w:pPr>
    </w:p>
    <w:p w14:paraId="1D707DD8"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Pr>
          <w:rFonts w:ascii="Arial" w:hAnsi="Arial" w:cs="Arial"/>
          <w:color w:val="365F91" w:themeColor="accent1" w:themeShade="BF"/>
          <w:sz w:val="20"/>
        </w:rPr>
        <w:t xml:space="preserve"> </w:t>
      </w:r>
      <w:r w:rsidRPr="006B2899">
        <w:rPr>
          <w:rFonts w:ascii="Arial" w:hAnsi="Arial" w:cs="Arial"/>
          <w:color w:val="365F91" w:themeColor="accent1" w:themeShade="BF"/>
          <w:sz w:val="20"/>
        </w:rPr>
        <w:t xml:space="preserve">Bước 1: Tạo tài khoản người dùng và đảm bảo người dùng SCOTT đang hoạt </w:t>
      </w:r>
      <w:r>
        <w:rPr>
          <w:rFonts w:ascii="Arial" w:hAnsi="Arial" w:cs="Arial"/>
          <w:color w:val="365F91" w:themeColor="accent1" w:themeShade="BF"/>
          <w:sz w:val="20"/>
        </w:rPr>
        <w:t xml:space="preserve">      </w:t>
      </w:r>
      <w:r w:rsidRPr="006B2899">
        <w:rPr>
          <w:rFonts w:ascii="Arial" w:hAnsi="Arial" w:cs="Arial"/>
          <w:color w:val="365F91" w:themeColor="accent1" w:themeShade="BF"/>
          <w:sz w:val="20"/>
        </w:rPr>
        <w:t>động</w:t>
      </w:r>
    </w:p>
    <w:p w14:paraId="7F988E33"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2: Tạo Application Context dựa trên Database Session</w:t>
      </w:r>
    </w:p>
    <w:p w14:paraId="1A94265A"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3: Tạo một gói để truy xuất dữ liệu Session và đặt Application Context</w:t>
      </w:r>
    </w:p>
    <w:p w14:paraId="40900CDB"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4: Tạo Logon Trigger cho Package </w:t>
      </w:r>
    </w:p>
    <w:p w14:paraId="714A164E" w14:textId="77777777" w:rsidR="00257CFD" w:rsidRDefault="00257CFD" w:rsidP="00257CFD">
      <w:pPr>
        <w:pStyle w:val="ListParagraph"/>
        <w:numPr>
          <w:ilvl w:val="2"/>
          <w:numId w:val="137"/>
        </w:numPr>
        <w:tabs>
          <w:tab w:val="left" w:pos="2620"/>
        </w:tabs>
        <w:rPr>
          <w:rFonts w:ascii="Arial" w:hAnsi="Arial" w:cs="Arial"/>
          <w:color w:val="365F91" w:themeColor="accent1" w:themeShade="BF"/>
          <w:sz w:val="20"/>
        </w:rPr>
      </w:pPr>
      <w:r>
        <w:rPr>
          <w:rFonts w:ascii="Arial" w:hAnsi="Arial" w:cs="Arial"/>
          <w:color w:val="365F91" w:themeColor="accent1" w:themeShade="BF"/>
          <w:sz w:val="20"/>
        </w:rPr>
        <w:t xml:space="preserve"> </w:t>
      </w:r>
      <w:hyperlink w:anchor="_bookmark1216" w:history="1">
        <w:r w:rsidRPr="006B2899">
          <w:rPr>
            <w:rFonts w:ascii="Arial" w:hAnsi="Arial" w:cs="Arial"/>
            <w:color w:val="365F91" w:themeColor="accent1" w:themeShade="BF"/>
            <w:sz w:val="20"/>
          </w:rPr>
          <w:t xml:space="preserve">Bước 5: </w:t>
        </w:r>
        <w:r w:rsidRPr="006B2899">
          <w:rPr>
            <w:rFonts w:ascii="Arial" w:hAnsi="Arial" w:cs="Arial"/>
            <w:color w:val="365F91" w:themeColor="accent1" w:themeShade="BF"/>
            <w:spacing w:val="-5"/>
            <w:sz w:val="20"/>
          </w:rPr>
          <w:t xml:space="preserve">Test </w:t>
        </w:r>
        <w:r w:rsidRPr="006B2899">
          <w:rPr>
            <w:rFonts w:ascii="Arial" w:hAnsi="Arial" w:cs="Arial"/>
            <w:color w:val="365F91" w:themeColor="accent1" w:themeShade="BF"/>
            <w:sz w:val="20"/>
          </w:rPr>
          <w:t>the Application</w:t>
        </w:r>
        <w:r w:rsidRPr="006B2899">
          <w:rPr>
            <w:rFonts w:ascii="Arial" w:hAnsi="Arial" w:cs="Arial"/>
            <w:color w:val="365F91" w:themeColor="accent1" w:themeShade="BF"/>
            <w:spacing w:val="3"/>
            <w:sz w:val="20"/>
          </w:rPr>
          <w:t xml:space="preserve"> </w:t>
        </w:r>
        <w:r w:rsidRPr="006B2899">
          <w:rPr>
            <w:rFonts w:ascii="Arial" w:hAnsi="Arial" w:cs="Arial"/>
            <w:color w:val="365F91" w:themeColor="accent1" w:themeShade="BF"/>
            <w:sz w:val="20"/>
          </w:rPr>
          <w:t>Context</w:t>
        </w:r>
      </w:hyperlink>
    </w:p>
    <w:p w14:paraId="4246ABFE" w14:textId="77777777" w:rsidR="00257CFD" w:rsidRPr="004279B2" w:rsidRDefault="00257CFD" w:rsidP="00257CFD">
      <w:pPr>
        <w:pStyle w:val="ListParagraph"/>
        <w:numPr>
          <w:ilvl w:val="2"/>
          <w:numId w:val="137"/>
        </w:numPr>
        <w:tabs>
          <w:tab w:val="left" w:pos="2620"/>
        </w:tabs>
        <w:rPr>
          <w:rFonts w:ascii="Arial" w:hAnsi="Arial" w:cs="Arial"/>
          <w:color w:val="365F91" w:themeColor="accent1" w:themeShade="BF"/>
          <w:sz w:val="20"/>
        </w:rPr>
      </w:pPr>
      <w:r w:rsidRPr="004279B2">
        <w:rPr>
          <w:color w:val="365F91" w:themeColor="accent1" w:themeShade="BF"/>
          <w:sz w:val="20"/>
        </w:rPr>
        <w:t xml:space="preserve"> B</w:t>
      </w:r>
      <w:r w:rsidRPr="004279B2">
        <w:rPr>
          <w:rFonts w:ascii="Cambria" w:hAnsi="Cambria" w:cs="Cambria"/>
          <w:color w:val="365F91" w:themeColor="accent1" w:themeShade="BF"/>
          <w:sz w:val="20"/>
        </w:rPr>
        <w:t>ướ</w:t>
      </w:r>
      <w:r w:rsidRPr="004279B2">
        <w:rPr>
          <w:color w:val="365F91" w:themeColor="accent1" w:themeShade="BF"/>
          <w:sz w:val="20"/>
        </w:rPr>
        <w:t>c 6: Xóa các thành ph</w:t>
      </w:r>
      <w:r w:rsidRPr="004279B2">
        <w:rPr>
          <w:rFonts w:ascii="Cambria" w:hAnsi="Cambria" w:cs="Cambria"/>
          <w:color w:val="365F91" w:themeColor="accent1" w:themeShade="BF"/>
          <w:sz w:val="20"/>
        </w:rPr>
        <w:t>ầ</w:t>
      </w:r>
      <w:r w:rsidRPr="004279B2">
        <w:rPr>
          <w:color w:val="365F91" w:themeColor="accent1" w:themeShade="BF"/>
          <w:sz w:val="20"/>
        </w:rPr>
        <w:t xml:space="preserve">n cho </w:t>
      </w:r>
      <w:r w:rsidRPr="004279B2">
        <w:rPr>
          <w:color w:val="365F91" w:themeColor="accent1" w:themeShade="BF"/>
          <w:sz w:val="20"/>
          <w:szCs w:val="20"/>
        </w:rPr>
        <w:t>Tutorial</w:t>
      </w:r>
    </w:p>
    <w:p w14:paraId="2C40FA47" w14:textId="77777777" w:rsidR="00257CFD" w:rsidRPr="001058B5" w:rsidRDefault="00257CFD" w:rsidP="00257CFD">
      <w:pPr>
        <w:pStyle w:val="BodyText"/>
        <w:spacing w:before="2"/>
        <w:rPr>
          <w:rFonts w:ascii="Arial" w:hAnsi="Arial" w:cs="Arial"/>
          <w:sz w:val="23"/>
        </w:rPr>
      </w:pPr>
    </w:p>
    <w:p w14:paraId="53CE48D0" w14:textId="77777777" w:rsidR="00257CFD" w:rsidRPr="001058B5" w:rsidRDefault="00257CFD" w:rsidP="00257CFD">
      <w:pPr>
        <w:pStyle w:val="Heading6"/>
      </w:pPr>
      <w:bookmarkStart w:id="921" w:name="_bookmark1207"/>
      <w:bookmarkStart w:id="922" w:name="_bookmark1208"/>
      <w:bookmarkEnd w:id="921"/>
      <w:bookmarkEnd w:id="922"/>
      <w:r w:rsidRPr="001058B5">
        <w:t>A</w:t>
      </w:r>
      <w:bookmarkStart w:id="923" w:name="_bookmark1209"/>
      <w:bookmarkEnd w:id="923"/>
      <w:r w:rsidRPr="001058B5">
        <w:t>bout This Tutorial</w:t>
      </w:r>
    </w:p>
    <w:p w14:paraId="2BCC374B" w14:textId="77777777" w:rsidR="00257CFD" w:rsidRPr="00F304C5" w:rsidRDefault="00257CFD" w:rsidP="00257CFD">
      <w:pPr>
        <w:pStyle w:val="ListParagraph"/>
        <w:numPr>
          <w:ilvl w:val="2"/>
          <w:numId w:val="137"/>
        </w:numPr>
        <w:tabs>
          <w:tab w:val="left" w:pos="2620"/>
        </w:tabs>
        <w:spacing w:before="112"/>
        <w:rPr>
          <w:rFonts w:ascii="Arial" w:hAnsi="Arial" w:cs="Arial"/>
          <w:sz w:val="20"/>
        </w:rPr>
      </w:pPr>
      <w:bookmarkStart w:id="924" w:name="Step_1:_Create_User_Accounts_and_Ensure_"/>
      <w:bookmarkStart w:id="925" w:name="_bookmark1210"/>
      <w:bookmarkEnd w:id="924"/>
      <w:bookmarkEnd w:id="925"/>
      <w:r w:rsidRPr="001058B5">
        <w:t>Tutorial</w:t>
      </w:r>
      <w:r w:rsidRPr="00F304C5">
        <w:rPr>
          <w:rFonts w:ascii="Arial" w:hAnsi="Arial" w:cs="Arial"/>
          <w:sz w:val="20"/>
        </w:rPr>
        <w:t xml:space="preserve"> này cho thấy cách tạo một </w:t>
      </w:r>
      <w:r w:rsidRPr="006B2899">
        <w:rPr>
          <w:rFonts w:ascii="Arial" w:hAnsi="Arial" w:cs="Arial"/>
          <w:sz w:val="20"/>
        </w:rPr>
        <w:t xml:space="preserve">application context </w:t>
      </w:r>
      <w:r w:rsidRPr="00F304C5">
        <w:rPr>
          <w:rFonts w:ascii="Arial" w:hAnsi="Arial" w:cs="Arial"/>
          <w:sz w:val="20"/>
        </w:rPr>
        <w:t xml:space="preserve">kiểm tra ID nhân viên của bất kỳ người dùng </w:t>
      </w:r>
      <w:r w:rsidRPr="006B2899">
        <w:rPr>
          <w:rFonts w:ascii="Arial" w:hAnsi="Arial" w:cs="Arial"/>
          <w:sz w:val="20"/>
        </w:rPr>
        <w:t xml:space="preserve">database </w:t>
      </w:r>
      <w:r w:rsidRPr="00F304C5">
        <w:rPr>
          <w:rFonts w:ascii="Arial" w:hAnsi="Arial" w:cs="Arial"/>
          <w:sz w:val="20"/>
        </w:rPr>
        <w:t xml:space="preserve">nào cố gắng đăng nhập vào </w:t>
      </w:r>
      <w:r w:rsidRPr="006B2899">
        <w:rPr>
          <w:rFonts w:ascii="Arial" w:hAnsi="Arial" w:cs="Arial"/>
          <w:sz w:val="20"/>
        </w:rPr>
        <w:t>database</w:t>
      </w:r>
      <w:r w:rsidRPr="00F304C5">
        <w:rPr>
          <w:rFonts w:ascii="Arial" w:hAnsi="Arial" w:cs="Arial"/>
          <w:sz w:val="20"/>
        </w:rPr>
        <w:t>.</w:t>
      </w:r>
    </w:p>
    <w:p w14:paraId="54720905" w14:textId="77777777" w:rsidR="00257CFD" w:rsidRDefault="00257CFD" w:rsidP="00257CFD">
      <w:pPr>
        <w:pStyle w:val="Heading6"/>
      </w:pPr>
      <w:r w:rsidRPr="006B2899">
        <w:t xml:space="preserve"> Bước 1: Tạo tài khoản người dùng và đảm bảo người dùng SCOTT đang hoạt động</w:t>
      </w:r>
    </w:p>
    <w:p w14:paraId="35D0D750" w14:textId="77777777" w:rsidR="00257CFD" w:rsidRPr="001058B5" w:rsidRDefault="00257CFD" w:rsidP="00257CFD">
      <w:pPr>
        <w:pStyle w:val="Heading6"/>
      </w:pPr>
    </w:p>
    <w:p w14:paraId="27E0F161" w14:textId="77777777" w:rsidR="00257CFD" w:rsidRPr="00A012DB" w:rsidRDefault="00257CFD" w:rsidP="00257CFD">
      <w:pPr>
        <w:pStyle w:val="ListParagraph"/>
        <w:numPr>
          <w:ilvl w:val="1"/>
          <w:numId w:val="99"/>
        </w:numPr>
        <w:tabs>
          <w:tab w:val="left" w:pos="2620"/>
        </w:tabs>
        <w:spacing w:before="50"/>
        <w:rPr>
          <w:rFonts w:ascii="Arial" w:hAnsi="Arial" w:cs="Arial"/>
          <w:sz w:val="20"/>
        </w:rPr>
      </w:pPr>
      <w:r w:rsidRPr="00A012DB">
        <w:rPr>
          <w:rFonts w:ascii="Arial" w:hAnsi="Arial" w:cs="Arial"/>
          <w:sz w:val="20"/>
        </w:rPr>
        <w:t xml:space="preserve"> Đăng nhập với tư cách là người dùng SYS và kết nối bằng đặc quyền AS SYSDBA.</w:t>
      </w:r>
    </w:p>
    <w:p w14:paraId="7B98DD7E"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2762103" w14:textId="77777777" w:rsidR="00257CFD" w:rsidRPr="001058B5" w:rsidRDefault="00257CFD" w:rsidP="00257CFD">
      <w:pPr>
        <w:pStyle w:val="BodyText"/>
        <w:spacing w:before="7"/>
        <w:rPr>
          <w:rFonts w:ascii="Arial" w:hAnsi="Arial" w:cs="Arial"/>
          <w:i/>
          <w:sz w:val="17"/>
        </w:rPr>
      </w:pPr>
    </w:p>
    <w:p w14:paraId="78DD3BD7" w14:textId="77777777" w:rsidR="00257CFD" w:rsidRPr="00A012DB" w:rsidRDefault="00257CFD" w:rsidP="00257CFD">
      <w:pPr>
        <w:pStyle w:val="ListParagraph"/>
        <w:numPr>
          <w:ilvl w:val="1"/>
          <w:numId w:val="99"/>
        </w:numPr>
        <w:tabs>
          <w:tab w:val="left" w:pos="2620"/>
        </w:tabs>
        <w:spacing w:before="0" w:line="228" w:lineRule="auto"/>
        <w:ind w:right="224"/>
        <w:rPr>
          <w:rFonts w:ascii="Arial" w:hAnsi="Arial" w:cs="Arial"/>
          <w:sz w:val="20"/>
          <w:lang w:val="fr-FR"/>
        </w:rPr>
      </w:pPr>
      <w:r w:rsidRPr="00A012DB">
        <w:rPr>
          <w:rFonts w:ascii="Arial" w:hAnsi="Arial" w:cs="Arial"/>
          <w:sz w:val="20"/>
          <w:lang w:val="fr-FR"/>
        </w:rPr>
        <w:t>Tạo tài khoản sysadmin_ctx, người sẽ quản lý application</w:t>
      </w:r>
      <w:r w:rsidRPr="00A012DB">
        <w:rPr>
          <w:rFonts w:ascii="Arial" w:hAnsi="Arial" w:cs="Arial"/>
          <w:spacing w:val="-1"/>
          <w:sz w:val="20"/>
          <w:lang w:val="fr-FR"/>
        </w:rPr>
        <w:t xml:space="preserve"> </w:t>
      </w:r>
      <w:r w:rsidRPr="00A012DB">
        <w:rPr>
          <w:rFonts w:ascii="Arial" w:hAnsi="Arial" w:cs="Arial"/>
          <w:sz w:val="20"/>
          <w:lang w:val="fr-FR"/>
        </w:rPr>
        <w:t>context dựa trên database</w:t>
      </w:r>
      <w:r w:rsidRPr="00A012DB">
        <w:rPr>
          <w:rFonts w:ascii="Arial" w:hAnsi="Arial" w:cs="Arial"/>
          <w:spacing w:val="-26"/>
          <w:sz w:val="20"/>
          <w:lang w:val="fr-FR"/>
        </w:rPr>
        <w:t xml:space="preserve"> </w:t>
      </w:r>
      <w:r w:rsidRPr="00A012DB">
        <w:rPr>
          <w:rFonts w:ascii="Arial" w:hAnsi="Arial" w:cs="Arial"/>
          <w:sz w:val="20"/>
          <w:lang w:val="fr-FR"/>
        </w:rPr>
        <w:t>session</w:t>
      </w:r>
    </w:p>
    <w:p w14:paraId="5A4D997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ANY</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6E048B72" w14:textId="77777777" w:rsidR="00257CFD" w:rsidRPr="001058B5" w:rsidRDefault="00257CFD" w:rsidP="00257CFD">
      <w:pPr>
        <w:spacing w:before="16" w:line="259" w:lineRule="auto"/>
        <w:ind w:left="2620" w:right="848"/>
        <w:rPr>
          <w:rFonts w:ascii="Arial" w:hAnsi="Arial" w:cs="Arial"/>
          <w:sz w:val="18"/>
        </w:rPr>
      </w:pPr>
      <w:r w:rsidRPr="001058B5">
        <w:rPr>
          <w:rFonts w:ascii="Arial" w:hAnsi="Arial" w:cs="Arial"/>
          <w:w w:val="90"/>
          <w:sz w:val="18"/>
        </w:rPr>
        <w:t>ADMINISTER</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DATABASE</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TRIGGER</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TO</w:t>
      </w:r>
      <w:r>
        <w:rPr>
          <w:rFonts w:ascii="Arial" w:hAnsi="Arial" w:cs="Arial"/>
          <w:w w:val="90"/>
          <w:sz w:val="18"/>
        </w:rPr>
        <w:t xml:space="preserve"> </w:t>
      </w:r>
      <w:r w:rsidRPr="001058B5">
        <w:rPr>
          <w:rFonts w:ascii="Arial" w:hAnsi="Arial" w:cs="Arial"/>
          <w:spacing w:val="-47"/>
          <w:w w:val="90"/>
          <w:sz w:val="18"/>
        </w:rPr>
        <w:t xml:space="preserve"> </w:t>
      </w:r>
      <w:r>
        <w:rPr>
          <w:rFonts w:ascii="Arial" w:hAnsi="Arial" w:cs="Arial"/>
          <w:spacing w:val="-47"/>
          <w:w w:val="90"/>
          <w:sz w:val="18"/>
        </w:rPr>
        <w:t xml:space="preserve">    </w:t>
      </w:r>
      <w:r w:rsidRPr="001058B5">
        <w:rPr>
          <w:rFonts w:ascii="Arial" w:hAnsi="Arial" w:cs="Arial"/>
          <w:w w:val="90"/>
          <w:sz w:val="18"/>
        </w:rPr>
        <w:t>sysadmin_ctx</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IDENTIFIED</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BY</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26"/>
          <w:w w:val="95"/>
          <w:sz w:val="18"/>
        </w:rPr>
        <w:t xml:space="preserve"> </w:t>
      </w:r>
      <w:r w:rsidRPr="001058B5">
        <w:rPr>
          <w:rFonts w:ascii="Arial" w:hAnsi="Arial" w:cs="Arial"/>
          <w:w w:val="95"/>
          <w:sz w:val="18"/>
        </w:rPr>
        <w:t>ON</w:t>
      </w:r>
      <w:r>
        <w:rPr>
          <w:rFonts w:ascii="Arial" w:hAnsi="Arial" w:cs="Arial"/>
          <w:w w:val="95"/>
          <w:sz w:val="18"/>
        </w:rPr>
        <w:t xml:space="preserve"> </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F6676DF" w14:textId="77777777" w:rsidR="00257CFD" w:rsidRPr="001058B5" w:rsidRDefault="00257CFD" w:rsidP="00257CFD">
      <w:pPr>
        <w:ind w:left="2620"/>
        <w:rPr>
          <w:rFonts w:ascii="Arial" w:hAnsi="Arial" w:cs="Arial"/>
          <w:sz w:val="18"/>
        </w:rPr>
      </w:pPr>
      <w:r w:rsidRPr="001058B5">
        <w:rPr>
          <w:rFonts w:ascii="Arial" w:hAnsi="Arial" w:cs="Arial"/>
          <w:w w:val="95"/>
          <w:sz w:val="18"/>
        </w:rPr>
        <w:t>GRANT EXECUTE ON DBMS_SESSION TO sysadmin_ctx;</w:t>
      </w:r>
    </w:p>
    <w:p w14:paraId="58EB1690" w14:textId="77777777" w:rsidR="00257CFD" w:rsidRDefault="00257CFD" w:rsidP="00257CFD">
      <w:pPr>
        <w:pStyle w:val="BodyText"/>
        <w:spacing w:line="228" w:lineRule="auto"/>
        <w:rPr>
          <w:rFonts w:ascii="Arial" w:hAnsi="Arial" w:cs="Arial"/>
        </w:rPr>
      </w:pPr>
    </w:p>
    <w:p w14:paraId="4DCD6C13" w14:textId="77777777" w:rsidR="00257CFD" w:rsidRPr="001058B5" w:rsidRDefault="00257CFD" w:rsidP="00257CFD">
      <w:pPr>
        <w:pStyle w:val="BodyText"/>
        <w:spacing w:line="228" w:lineRule="auto"/>
        <w:ind w:left="2620"/>
        <w:rPr>
          <w:rFonts w:ascii="Arial" w:hAnsi="Arial" w:cs="Arial"/>
        </w:rPr>
      </w:pPr>
      <w:r w:rsidRPr="00A012DB">
        <w:rPr>
          <w:rFonts w:ascii="Arial" w:hAnsi="Arial" w:cs="Arial"/>
        </w:rPr>
        <w:t xml:space="preserve">Thay thế mật khẩu bằng mật khẩu an toàn. Xem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sidRPr="00A012DB">
        <w:rPr>
          <w:rFonts w:ascii="Arial" w:hAnsi="Arial" w:cs="Arial"/>
        </w:rPr>
        <w:t xml:space="preserve"> trên trang 3-3 để biết thêm thông tin.</w:t>
      </w:r>
    </w:p>
    <w:p w14:paraId="5CB805F8" w14:textId="77777777" w:rsidR="00257CFD" w:rsidRPr="00A012DB" w:rsidRDefault="00257CFD" w:rsidP="00257CFD">
      <w:pPr>
        <w:pStyle w:val="ListParagraph"/>
        <w:numPr>
          <w:ilvl w:val="1"/>
          <w:numId w:val="99"/>
        </w:numPr>
        <w:tabs>
          <w:tab w:val="left" w:pos="2620"/>
        </w:tabs>
        <w:spacing w:before="124" w:line="228" w:lineRule="auto"/>
        <w:ind w:right="309"/>
        <w:rPr>
          <w:rFonts w:ascii="Arial" w:hAnsi="Arial" w:cs="Arial"/>
          <w:sz w:val="20"/>
        </w:rPr>
      </w:pPr>
      <w:r w:rsidRPr="00A012DB">
        <w:rPr>
          <w:rFonts w:ascii="Arial" w:hAnsi="Arial" w:cs="Arial"/>
          <w:sz w:val="20"/>
        </w:rPr>
        <w:t>Tạo tài khoản người dùng sau đây cho Lisa Ozer, người được liệt kê là có lozer cho tài khoản email của mình trong bảng HR.EMPLOYEES.</w:t>
      </w:r>
    </w:p>
    <w:p w14:paraId="1AC9D89B"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4C878029" w14:textId="77777777" w:rsidR="00257CFD" w:rsidRPr="001058B5" w:rsidRDefault="00257CFD" w:rsidP="00257CFD">
      <w:pPr>
        <w:pStyle w:val="BodyText"/>
        <w:spacing w:before="1"/>
        <w:rPr>
          <w:rFonts w:ascii="Arial" w:hAnsi="Arial" w:cs="Arial"/>
          <w:sz w:val="19"/>
        </w:rPr>
      </w:pPr>
    </w:p>
    <w:p w14:paraId="054C742C" w14:textId="77777777" w:rsidR="00257CFD" w:rsidRDefault="00257CFD" w:rsidP="00257CFD">
      <w:pPr>
        <w:pStyle w:val="ListParagraph"/>
        <w:numPr>
          <w:ilvl w:val="1"/>
          <w:numId w:val="99"/>
        </w:numPr>
        <w:tabs>
          <w:tab w:val="left" w:pos="2620"/>
        </w:tabs>
        <w:spacing w:before="115" w:line="246" w:lineRule="exact"/>
        <w:rPr>
          <w:rFonts w:ascii="Arial" w:hAnsi="Arial" w:cs="Arial"/>
          <w:sz w:val="20"/>
        </w:rPr>
      </w:pPr>
      <w:r w:rsidRPr="00F82F57">
        <w:rPr>
          <w:rFonts w:ascii="Arial" w:hAnsi="Arial" w:cs="Arial"/>
          <w:sz w:val="20"/>
        </w:rPr>
        <w:t xml:space="preserve"> Người dùng mẫu SCOTT cũng sẽ được sử dụng trong </w:t>
      </w:r>
      <w:r w:rsidRPr="001058B5">
        <w:rPr>
          <w:rFonts w:ascii="Arial" w:hAnsi="Arial" w:cs="Arial"/>
          <w:sz w:val="20"/>
        </w:rPr>
        <w:t>tutorial</w:t>
      </w:r>
      <w:r w:rsidRPr="00F82F57">
        <w:rPr>
          <w:rFonts w:ascii="Arial" w:hAnsi="Arial" w:cs="Arial"/>
          <w:sz w:val="20"/>
        </w:rPr>
        <w:t xml:space="preserve"> này, do đó truy vấn DBA_USERS </w:t>
      </w:r>
      <w:r>
        <w:rPr>
          <w:rFonts w:ascii="Arial" w:hAnsi="Arial" w:cs="Arial"/>
          <w:sz w:val="20"/>
        </w:rPr>
        <w:t xml:space="preserve">từ </w:t>
      </w:r>
      <w:r w:rsidRPr="001058B5">
        <w:rPr>
          <w:rFonts w:ascii="Arial" w:hAnsi="Arial" w:cs="Arial"/>
        </w:rPr>
        <w:t xml:space="preserve">data dictionary view </w:t>
      </w:r>
      <w:r w:rsidRPr="00F82F57">
        <w:rPr>
          <w:rFonts w:ascii="Arial" w:hAnsi="Arial" w:cs="Arial"/>
          <w:sz w:val="20"/>
        </w:rPr>
        <w:t>để đảm bảo rằng SCOTT không bị khóa hoặc hết hạn.</w:t>
      </w:r>
      <w:r>
        <w:rPr>
          <w:rFonts w:ascii="Arial" w:hAnsi="Arial" w:cs="Arial"/>
          <w:sz w:val="20"/>
        </w:rPr>
        <w:t xml:space="preserve">   </w:t>
      </w:r>
    </w:p>
    <w:p w14:paraId="61117634"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75F087E6" w14:textId="77777777" w:rsidR="00257CFD" w:rsidRPr="001058B5" w:rsidRDefault="00257CFD" w:rsidP="00257CFD">
      <w:pPr>
        <w:pStyle w:val="BodyText"/>
        <w:spacing w:before="1"/>
        <w:rPr>
          <w:rFonts w:ascii="Arial" w:hAnsi="Arial" w:cs="Arial"/>
          <w:sz w:val="19"/>
        </w:rPr>
      </w:pPr>
    </w:p>
    <w:p w14:paraId="279A68AF" w14:textId="77777777" w:rsidR="00257CFD" w:rsidRDefault="00257CFD" w:rsidP="00257CFD">
      <w:pPr>
        <w:pStyle w:val="BodyText"/>
        <w:spacing w:line="228" w:lineRule="auto"/>
        <w:ind w:left="2619" w:right="328"/>
        <w:rPr>
          <w:rFonts w:ascii="Arial" w:hAnsi="Arial" w:cs="Arial"/>
        </w:rPr>
      </w:pPr>
      <w:r w:rsidRPr="00F82F57">
        <w:rPr>
          <w:rFonts w:ascii="Arial" w:hAnsi="Arial" w:cs="Arial"/>
        </w:rPr>
        <w:t xml:space="preserve">Nếu  DBA_USERS </w:t>
      </w:r>
      <w:r w:rsidRPr="001058B5">
        <w:rPr>
          <w:rFonts w:ascii="Arial" w:hAnsi="Arial" w:cs="Arial"/>
        </w:rPr>
        <w:t>view</w:t>
      </w:r>
      <w:r w:rsidRPr="00F82F57">
        <w:rPr>
          <w:rFonts w:ascii="Arial" w:hAnsi="Arial" w:cs="Arial"/>
        </w:rPr>
        <w:t xml:space="preserve"> liệt kê</w:t>
      </w:r>
      <w:r>
        <w:rPr>
          <w:rFonts w:ascii="Arial" w:hAnsi="Arial" w:cs="Arial"/>
        </w:rPr>
        <w:t xml:space="preserve"> </w:t>
      </w:r>
      <w:r w:rsidRPr="00F82F57">
        <w:rPr>
          <w:rFonts w:ascii="Arial" w:hAnsi="Arial" w:cs="Arial"/>
        </w:rPr>
        <w:t>người dùng SCOTT  là đã khóa và đã hết hạn, hãy nhập câu lệnh sau để mở khóa tài khoản SCOTT và tạo một mật khẩu mới cho anh ta:</w:t>
      </w:r>
    </w:p>
    <w:p w14:paraId="69AECB3A" w14:textId="77777777" w:rsidR="00257CFD" w:rsidRDefault="00257CFD" w:rsidP="00257CFD">
      <w:pPr>
        <w:spacing w:before="145"/>
        <w:ind w:left="2620"/>
        <w:rPr>
          <w:rFonts w:ascii="Arial" w:hAnsi="Arial" w:cs="Arial"/>
          <w:w w:val="95"/>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1B75F1D" w14:textId="77777777" w:rsidR="00257CFD" w:rsidRPr="001058B5" w:rsidRDefault="00257CFD" w:rsidP="00257CFD">
      <w:pPr>
        <w:spacing w:before="145"/>
        <w:ind w:left="2620"/>
        <w:rPr>
          <w:rFonts w:ascii="Arial" w:hAnsi="Arial" w:cs="Arial"/>
          <w:sz w:val="18"/>
        </w:rPr>
      </w:pPr>
      <w:r w:rsidRPr="00F82F57">
        <w:rPr>
          <w:rFonts w:ascii="Arial" w:hAnsi="Arial" w:cs="Arial"/>
          <w:sz w:val="18"/>
        </w:rPr>
        <w:t xml:space="preserve">Nhập mật khẩu an toàn. Để bảo mật hơn, không cung cấp cho tài khoản SCOTT cùng mật khẩu từ các bản phát hành trước của </w:t>
      </w:r>
      <w:r w:rsidRPr="001058B5">
        <w:rPr>
          <w:rFonts w:ascii="Arial" w:hAnsi="Arial" w:cs="Arial"/>
        </w:rPr>
        <w:t>Oracle Database</w:t>
      </w:r>
      <w:r w:rsidRPr="00F82F57">
        <w:rPr>
          <w:rFonts w:ascii="Arial" w:hAnsi="Arial" w:cs="Arial"/>
          <w:sz w:val="18"/>
        </w:rPr>
        <w:t>. Xem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r w:rsidRPr="00F82F57">
        <w:rPr>
          <w:rFonts w:ascii="Arial" w:hAnsi="Arial" w:cs="Arial"/>
          <w:sz w:val="18"/>
        </w:rPr>
        <w:t>" trên trang 3-3 cho các yêu cầu tối thiểu để tạo mật khẩu.</w:t>
      </w:r>
    </w:p>
    <w:p w14:paraId="22C8BCB8" w14:textId="77777777" w:rsidR="00257CFD" w:rsidRPr="001058B5" w:rsidRDefault="00257CFD" w:rsidP="00257CFD">
      <w:pPr>
        <w:pStyle w:val="BodyText"/>
        <w:spacing w:before="10"/>
        <w:rPr>
          <w:rFonts w:ascii="Arial" w:hAnsi="Arial" w:cs="Arial"/>
          <w:sz w:val="18"/>
        </w:rPr>
      </w:pPr>
    </w:p>
    <w:p w14:paraId="09FCA8F4" w14:textId="77777777" w:rsidR="00257CFD" w:rsidRPr="001058B5" w:rsidRDefault="00257CFD" w:rsidP="00257CFD">
      <w:pPr>
        <w:pStyle w:val="Heading6"/>
      </w:pPr>
      <w:bookmarkStart w:id="926" w:name="Step_2:_Create_the_Database_Session-Base"/>
      <w:bookmarkStart w:id="927" w:name="_bookmark1211"/>
      <w:bookmarkEnd w:id="926"/>
      <w:bookmarkEnd w:id="927"/>
      <w:r w:rsidRPr="001058B5">
        <w:t xml:space="preserve">Step 2: </w:t>
      </w:r>
      <w:r>
        <w:t>Tạo</w:t>
      </w:r>
      <w:r w:rsidRPr="001058B5">
        <w:t xml:space="preserve"> </w:t>
      </w:r>
      <w:r>
        <w:t xml:space="preserve"> </w:t>
      </w:r>
      <w:r w:rsidRPr="001058B5">
        <w:t xml:space="preserve">Application Context </w:t>
      </w:r>
      <w:r>
        <w:t xml:space="preserve">dựa trên </w:t>
      </w:r>
      <w:r w:rsidRPr="001058B5">
        <w:t xml:space="preserve">Database Session </w:t>
      </w:r>
    </w:p>
    <w:p w14:paraId="3CEA3E68" w14:textId="77777777" w:rsidR="00257CFD" w:rsidRPr="001058B5" w:rsidRDefault="00257CFD" w:rsidP="00257CFD">
      <w:pPr>
        <w:pStyle w:val="ListParagraph"/>
        <w:numPr>
          <w:ilvl w:val="0"/>
          <w:numId w:val="97"/>
        </w:numPr>
        <w:tabs>
          <w:tab w:val="left" w:pos="2620"/>
        </w:tabs>
        <w:spacing w:before="49"/>
        <w:jc w:val="left"/>
        <w:rPr>
          <w:rFonts w:ascii="Arial" w:hAnsi="Arial" w:cs="Arial"/>
          <w:sz w:val="20"/>
        </w:rPr>
      </w:pPr>
      <w:r>
        <w:rPr>
          <w:rFonts w:ascii="Arial" w:hAnsi="Arial" w:cs="Arial"/>
          <w:sz w:val="20"/>
        </w:rPr>
        <w:t xml:space="preserve">Đăng nhập vào </w:t>
      </w:r>
      <w:r w:rsidRPr="001058B5">
        <w:rPr>
          <w:rFonts w:ascii="Arial" w:hAnsi="Arial" w:cs="Arial"/>
          <w:sz w:val="20"/>
        </w:rPr>
        <w:t xml:space="preserve"> SQL*Plus </w:t>
      </w:r>
      <w:r>
        <w:rPr>
          <w:rFonts w:ascii="Arial" w:hAnsi="Arial" w:cs="Arial"/>
          <w:sz w:val="20"/>
        </w:rPr>
        <w:t xml:space="preserve">với </w:t>
      </w:r>
      <w:r w:rsidRPr="001058B5">
        <w:rPr>
          <w:rFonts w:ascii="Arial" w:hAnsi="Arial" w:cs="Arial"/>
          <w:spacing w:val="-15"/>
          <w:sz w:val="20"/>
        </w:rPr>
        <w:t xml:space="preserve"> </w:t>
      </w:r>
      <w:r w:rsidRPr="001058B5">
        <w:rPr>
          <w:rFonts w:ascii="Arial" w:hAnsi="Arial" w:cs="Arial"/>
          <w:sz w:val="20"/>
        </w:rPr>
        <w:t>sysadmin_ctx.</w:t>
      </w:r>
    </w:p>
    <w:p w14:paraId="0168E43E"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3008C470" w14:textId="77777777" w:rsidR="00257CFD" w:rsidRPr="001058B5" w:rsidRDefault="00257CFD" w:rsidP="00257CFD">
      <w:pPr>
        <w:pStyle w:val="BodyText"/>
        <w:spacing w:before="7"/>
        <w:rPr>
          <w:rFonts w:ascii="Arial" w:hAnsi="Arial" w:cs="Arial"/>
          <w:sz w:val="27"/>
        </w:rPr>
      </w:pPr>
    </w:p>
    <w:p w14:paraId="5B64D314" w14:textId="77777777" w:rsidR="00257CFD" w:rsidRPr="001058B5" w:rsidRDefault="00257CFD" w:rsidP="00257CFD">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6029C2A" w14:textId="77777777" w:rsidR="00257CFD" w:rsidRPr="001058B5" w:rsidRDefault="00257CFD" w:rsidP="00257CFD">
      <w:pPr>
        <w:pStyle w:val="BodyText"/>
        <w:spacing w:before="9"/>
        <w:rPr>
          <w:rFonts w:ascii="Arial" w:hAnsi="Arial" w:cs="Arial"/>
          <w:i/>
          <w:sz w:val="16"/>
        </w:rPr>
      </w:pPr>
    </w:p>
    <w:p w14:paraId="6D2DDD02" w14:textId="77777777" w:rsidR="00257CFD" w:rsidRPr="001058B5" w:rsidRDefault="00257CFD" w:rsidP="00257CFD">
      <w:pPr>
        <w:pStyle w:val="ListParagraph"/>
        <w:numPr>
          <w:ilvl w:val="0"/>
          <w:numId w:val="97"/>
        </w:numPr>
        <w:tabs>
          <w:tab w:val="left" w:pos="2020"/>
        </w:tabs>
        <w:spacing w:before="1"/>
        <w:ind w:left="2020"/>
        <w:jc w:val="left"/>
        <w:rPr>
          <w:rFonts w:ascii="Arial" w:hAnsi="Arial" w:cs="Arial"/>
          <w:sz w:val="20"/>
        </w:rPr>
      </w:pPr>
      <w:r>
        <w:rPr>
          <w:rFonts w:ascii="Arial" w:hAnsi="Arial" w:cs="Arial"/>
          <w:sz w:val="20"/>
        </w:rPr>
        <w:t xml:space="preserve">Tạo </w:t>
      </w:r>
      <w:r w:rsidRPr="001058B5">
        <w:rPr>
          <w:rFonts w:ascii="Arial" w:hAnsi="Arial" w:cs="Arial"/>
          <w:sz w:val="20"/>
        </w:rPr>
        <w:t xml:space="preserve"> application context </w:t>
      </w:r>
      <w:r>
        <w:rPr>
          <w:rFonts w:ascii="Arial" w:hAnsi="Arial" w:cs="Arial"/>
          <w:sz w:val="20"/>
        </w:rPr>
        <w:t xml:space="preserve">bằng cách sử dụng câu lệnh sau </w:t>
      </w:r>
      <w:r w:rsidRPr="001058B5">
        <w:rPr>
          <w:rFonts w:ascii="Arial" w:hAnsi="Arial" w:cs="Arial"/>
          <w:sz w:val="20"/>
        </w:rPr>
        <w:t>:</w:t>
      </w:r>
    </w:p>
    <w:p w14:paraId="1384893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CREATE CONTEXT empno_ctx USING set_empno_ctx_pkg;</w:t>
      </w:r>
    </w:p>
    <w:p w14:paraId="5E8FF331" w14:textId="77777777" w:rsidR="00257CFD" w:rsidRPr="001058B5" w:rsidRDefault="00257CFD" w:rsidP="00257CFD">
      <w:pPr>
        <w:pStyle w:val="BodyText"/>
        <w:spacing w:before="2"/>
        <w:rPr>
          <w:rFonts w:ascii="Arial" w:hAnsi="Arial" w:cs="Arial"/>
          <w:sz w:val="19"/>
        </w:rPr>
      </w:pPr>
    </w:p>
    <w:p w14:paraId="53718933" w14:textId="77777777" w:rsidR="00257CFD" w:rsidRDefault="00257CFD" w:rsidP="00257CFD">
      <w:pPr>
        <w:pStyle w:val="BodyText"/>
        <w:spacing w:line="228" w:lineRule="auto"/>
        <w:ind w:left="2019" w:right="1358"/>
        <w:rPr>
          <w:rFonts w:ascii="Arial" w:hAnsi="Arial" w:cs="Arial"/>
        </w:rPr>
      </w:pPr>
      <w:r w:rsidRPr="00F82F57">
        <w:rPr>
          <w:rFonts w:ascii="Arial" w:hAnsi="Arial" w:cs="Arial"/>
        </w:rPr>
        <w:t xml:space="preserve">Hãy nhớ rằng mặc dù user sysadmin_ctx đã tạo ra </w:t>
      </w:r>
      <w:r w:rsidRPr="001058B5">
        <w:rPr>
          <w:rFonts w:ascii="Arial" w:hAnsi="Arial" w:cs="Arial"/>
        </w:rPr>
        <w:t>application context</w:t>
      </w:r>
      <w:r>
        <w:rPr>
          <w:rFonts w:ascii="Arial" w:hAnsi="Arial" w:cs="Arial"/>
        </w:rPr>
        <w:t xml:space="preserve"> </w:t>
      </w:r>
      <w:r w:rsidRPr="00F82F57">
        <w:rPr>
          <w:rFonts w:ascii="Arial" w:hAnsi="Arial" w:cs="Arial"/>
        </w:rPr>
        <w:t xml:space="preserve"> này, </w:t>
      </w:r>
      <w:r w:rsidRPr="001058B5">
        <w:rPr>
          <w:rFonts w:ascii="Arial" w:hAnsi="Arial" w:cs="Arial"/>
        </w:rPr>
        <w:t>the SYS</w:t>
      </w:r>
      <w:r w:rsidRPr="001058B5">
        <w:rPr>
          <w:rFonts w:ascii="Arial" w:hAnsi="Arial" w:cs="Arial"/>
          <w:spacing w:val="-83"/>
        </w:rPr>
        <w:t xml:space="preserve"> </w:t>
      </w:r>
      <w:r w:rsidRPr="001058B5">
        <w:rPr>
          <w:rFonts w:ascii="Arial" w:hAnsi="Arial" w:cs="Arial"/>
        </w:rPr>
        <w:t xml:space="preserve">schema </w:t>
      </w:r>
      <w:r w:rsidRPr="00F82F57">
        <w:rPr>
          <w:rFonts w:ascii="Arial" w:hAnsi="Arial" w:cs="Arial"/>
        </w:rPr>
        <w:t xml:space="preserve">sở hữu </w:t>
      </w:r>
      <w:r w:rsidRPr="001058B5">
        <w:rPr>
          <w:rFonts w:ascii="Arial" w:hAnsi="Arial" w:cs="Arial"/>
        </w:rPr>
        <w:t>context</w:t>
      </w:r>
      <w:r w:rsidRPr="00F82F57">
        <w:rPr>
          <w:rFonts w:ascii="Arial" w:hAnsi="Arial" w:cs="Arial"/>
        </w:rPr>
        <w:t>.</w:t>
      </w:r>
    </w:p>
    <w:p w14:paraId="45A940AB" w14:textId="77777777" w:rsidR="00257CFD" w:rsidRDefault="00257CFD" w:rsidP="00257CFD">
      <w:pPr>
        <w:pStyle w:val="BodyText"/>
        <w:spacing w:line="228" w:lineRule="auto"/>
        <w:ind w:left="2019" w:right="1358"/>
        <w:rPr>
          <w:rFonts w:ascii="Arial" w:hAnsi="Arial" w:cs="Arial"/>
        </w:rPr>
      </w:pPr>
    </w:p>
    <w:p w14:paraId="0922C37B" w14:textId="77777777" w:rsidR="00257CFD" w:rsidRPr="001058B5" w:rsidRDefault="00257CFD" w:rsidP="00257CFD">
      <w:pPr>
        <w:pStyle w:val="Heading6"/>
        <w:spacing w:before="1"/>
        <w:ind w:left="1660"/>
      </w:pPr>
      <w:bookmarkStart w:id="928" w:name="Step_3:_Create_a_Package_to_Retrieve_Ses"/>
      <w:bookmarkStart w:id="929" w:name="_bookmark1212"/>
      <w:bookmarkEnd w:id="928"/>
      <w:bookmarkEnd w:id="929"/>
      <w:r w:rsidRPr="001058B5">
        <w:rPr>
          <w:spacing w:val="-15"/>
        </w:rPr>
        <w:t xml:space="preserve">Step </w:t>
      </w:r>
      <w:r w:rsidRPr="001058B5">
        <w:rPr>
          <w:spacing w:val="-10"/>
        </w:rPr>
        <w:t xml:space="preserve">3: </w:t>
      </w:r>
      <w:r>
        <w:rPr>
          <w:spacing w:val="-16"/>
        </w:rPr>
        <w:t xml:space="preserve">Tạo </w:t>
      </w:r>
      <w:r w:rsidRPr="001058B5">
        <w:t xml:space="preserve"> </w:t>
      </w:r>
      <w:r w:rsidRPr="001058B5">
        <w:rPr>
          <w:spacing w:val="-21"/>
        </w:rPr>
        <w:t xml:space="preserve">Package </w:t>
      </w:r>
      <w:r>
        <w:rPr>
          <w:spacing w:val="-6"/>
        </w:rPr>
        <w:t xml:space="preserve">để truy suất dữ liệu </w:t>
      </w:r>
      <w:r w:rsidRPr="001058B5">
        <w:rPr>
          <w:spacing w:val="-17"/>
        </w:rPr>
        <w:t xml:space="preserve"> </w:t>
      </w:r>
      <w:r w:rsidRPr="001058B5">
        <w:rPr>
          <w:spacing w:val="-18"/>
        </w:rPr>
        <w:t xml:space="preserve">Session </w:t>
      </w:r>
      <w:r w:rsidRPr="001058B5">
        <w:rPr>
          <w:spacing w:val="-16"/>
        </w:rPr>
        <w:t xml:space="preserve">Data </w:t>
      </w:r>
      <w:r>
        <w:rPr>
          <w:spacing w:val="-15"/>
        </w:rPr>
        <w:t xml:space="preserve">và thiết lập </w:t>
      </w:r>
      <w:r w:rsidRPr="001058B5">
        <w:rPr>
          <w:spacing w:val="-12"/>
        </w:rPr>
        <w:t xml:space="preserve"> </w:t>
      </w:r>
      <w:r w:rsidRPr="001058B5">
        <w:rPr>
          <w:spacing w:val="-17"/>
        </w:rPr>
        <w:t xml:space="preserve">Application </w:t>
      </w:r>
      <w:r w:rsidRPr="001058B5">
        <w:rPr>
          <w:spacing w:val="-19"/>
        </w:rPr>
        <w:t>Context</w:t>
      </w:r>
    </w:p>
    <w:p w14:paraId="15B1F39E" w14:textId="77777777" w:rsidR="00257CFD" w:rsidRDefault="00257CFD" w:rsidP="00257CFD">
      <w:pPr>
        <w:pStyle w:val="BodyText"/>
        <w:spacing w:before="57" w:line="230" w:lineRule="auto"/>
        <w:ind w:left="1660" w:right="848"/>
        <w:rPr>
          <w:rFonts w:ascii="Arial" w:hAnsi="Arial" w:cs="Arial"/>
          <w:color w:val="0000CC"/>
        </w:rPr>
      </w:pPr>
    </w:p>
    <w:p w14:paraId="66DBB522" w14:textId="77777777" w:rsidR="00257CFD" w:rsidRPr="00622E7D" w:rsidRDefault="00257CFD" w:rsidP="00257CFD">
      <w:pPr>
        <w:pStyle w:val="BodyText"/>
        <w:spacing w:before="57" w:line="230" w:lineRule="auto"/>
        <w:ind w:left="1660" w:right="848"/>
        <w:rPr>
          <w:rFonts w:ascii="Arial" w:hAnsi="Arial" w:cs="Arial"/>
          <w:color w:val="0000CC"/>
        </w:rPr>
      </w:pPr>
    </w:p>
    <w:p w14:paraId="15C0D729" w14:textId="77777777" w:rsidR="00257CFD" w:rsidRPr="00622E7D" w:rsidRDefault="00257CFD" w:rsidP="00257CFD">
      <w:pPr>
        <w:pStyle w:val="BodyText"/>
        <w:spacing w:before="57" w:line="230" w:lineRule="auto"/>
        <w:ind w:left="1660" w:right="848"/>
        <w:rPr>
          <w:rFonts w:ascii="Arial" w:hAnsi="Arial" w:cs="Arial"/>
        </w:rPr>
      </w:pPr>
      <w:r w:rsidRPr="00622E7D">
        <w:rPr>
          <w:rFonts w:ascii="Arial" w:hAnsi="Arial" w:cs="Arial"/>
          <w:color w:val="0000CC"/>
        </w:rPr>
        <w:t xml:space="preserve">Ví dụ 6–7 </w:t>
      </w:r>
      <w:r w:rsidRPr="00622E7D">
        <w:rPr>
          <w:rFonts w:ascii="Arial" w:hAnsi="Arial" w:cs="Arial"/>
        </w:rPr>
        <w:t xml:space="preserve">cho thấy cách tạo </w:t>
      </w:r>
      <w:r w:rsidRPr="001058B5">
        <w:rPr>
          <w:rFonts w:ascii="Arial" w:hAnsi="Arial" w:cs="Arial"/>
        </w:rPr>
        <w:t>package</w:t>
      </w:r>
      <w:r w:rsidRPr="00622E7D">
        <w:rPr>
          <w:rFonts w:ascii="Arial" w:hAnsi="Arial" w:cs="Arial"/>
        </w:rPr>
        <w:t xml:space="preserve"> mà bạn cần để lấy dữ liệu </w:t>
      </w:r>
      <w:r w:rsidRPr="001058B5">
        <w:rPr>
          <w:rFonts w:ascii="Arial" w:hAnsi="Arial" w:cs="Arial"/>
        </w:rPr>
        <w:t>session</w:t>
      </w:r>
      <w:r w:rsidRPr="00622E7D">
        <w:rPr>
          <w:rFonts w:ascii="Arial" w:hAnsi="Arial" w:cs="Arial"/>
        </w:rPr>
        <w:t xml:space="preserve"> và thiết lập </w:t>
      </w:r>
      <w:r w:rsidRPr="001058B5">
        <w:rPr>
          <w:rFonts w:ascii="Arial" w:hAnsi="Arial" w:cs="Arial"/>
        </w:rPr>
        <w:t>application context</w:t>
      </w:r>
      <w:r w:rsidRPr="00622E7D">
        <w:rPr>
          <w:rFonts w:ascii="Arial" w:hAnsi="Arial" w:cs="Arial"/>
        </w:rPr>
        <w:t xml:space="preserve">. Trước khi tạo </w:t>
      </w:r>
      <w:r w:rsidRPr="001058B5">
        <w:rPr>
          <w:rFonts w:ascii="Arial" w:hAnsi="Arial" w:cs="Arial"/>
        </w:rPr>
        <w:t>package</w:t>
      </w:r>
      <w:r w:rsidRPr="00622E7D">
        <w:rPr>
          <w:rFonts w:ascii="Arial" w:hAnsi="Arial" w:cs="Arial"/>
        </w:rPr>
        <w:t>, hãy đảm bảo rằng bạn vẫn đăng nhập với tư cách người dùng sysadmin_ctx. (Bạn có thể sao chép và dán văn bản này bằng cách định vị con trỏ ở đầu CREATE OR REPLACE ở dòng đầu tiên.)</w:t>
      </w:r>
    </w:p>
    <w:p w14:paraId="220AF266" w14:textId="77777777" w:rsidR="00257CFD" w:rsidRPr="001058B5" w:rsidRDefault="00257CFD" w:rsidP="00257CFD">
      <w:pPr>
        <w:pStyle w:val="BodyText"/>
        <w:spacing w:before="10"/>
        <w:rPr>
          <w:rFonts w:ascii="Arial" w:hAnsi="Arial" w:cs="Arial"/>
          <w:sz w:val="25"/>
        </w:rPr>
      </w:pPr>
    </w:p>
    <w:p w14:paraId="1901F6DE" w14:textId="77777777" w:rsidR="00257CFD" w:rsidRPr="001058B5" w:rsidRDefault="00257CFD" w:rsidP="00257CFD">
      <w:pPr>
        <w:ind w:left="1660"/>
        <w:rPr>
          <w:rFonts w:ascii="Arial" w:hAnsi="Arial" w:cs="Arial"/>
          <w:b/>
          <w:i/>
          <w:sz w:val="18"/>
        </w:rPr>
      </w:pPr>
      <w:bookmarkStart w:id="930" w:name="_bookmark1213"/>
      <w:bookmarkEnd w:id="930"/>
      <w:r w:rsidRPr="001058B5">
        <w:rPr>
          <w:rFonts w:ascii="Arial" w:hAnsi="Arial" w:cs="Arial"/>
          <w:b/>
          <w:i/>
          <w:sz w:val="18"/>
        </w:rPr>
        <w:t>Example 6–7 Package to Retrieve Session Data and Set a Database Session Context</w:t>
      </w:r>
    </w:p>
    <w:p w14:paraId="7B6864E2" w14:textId="77777777" w:rsidR="00257CFD" w:rsidRPr="001058B5" w:rsidRDefault="00257CFD" w:rsidP="00257CFD">
      <w:pPr>
        <w:pStyle w:val="BodyText"/>
        <w:spacing w:before="11"/>
        <w:rPr>
          <w:rFonts w:ascii="Arial" w:hAnsi="Arial" w:cs="Arial"/>
          <w:b/>
          <w:i/>
          <w:sz w:val="11"/>
        </w:rPr>
      </w:pPr>
    </w:p>
    <w:p w14:paraId="6EF321D1" w14:textId="77777777" w:rsidR="00257CFD" w:rsidRPr="001058B5" w:rsidRDefault="00257CFD" w:rsidP="00257CFD">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0065488A" w14:textId="77777777" w:rsidR="00257CFD" w:rsidRPr="001058B5" w:rsidRDefault="00257CFD" w:rsidP="00257CFD">
      <w:pPr>
        <w:spacing w:line="203" w:lineRule="exact"/>
        <w:ind w:left="1752"/>
        <w:rPr>
          <w:rFonts w:ascii="Arial" w:hAnsi="Arial" w:cs="Arial"/>
          <w:sz w:val="18"/>
        </w:rPr>
      </w:pPr>
      <w:r w:rsidRPr="001058B5">
        <w:rPr>
          <w:rFonts w:ascii="Arial" w:hAnsi="Arial" w:cs="Arial"/>
          <w:w w:val="95"/>
          <w:sz w:val="18"/>
        </w:rPr>
        <w:t>END;</w:t>
      </w:r>
    </w:p>
    <w:p w14:paraId="489C821E" w14:textId="77777777" w:rsidR="00257CFD" w:rsidRPr="001058B5" w:rsidRDefault="00257CFD" w:rsidP="00257CFD">
      <w:pPr>
        <w:spacing w:before="17"/>
        <w:ind w:left="1752"/>
        <w:rPr>
          <w:rFonts w:ascii="Arial" w:hAnsi="Arial" w:cs="Arial"/>
          <w:sz w:val="18"/>
        </w:rPr>
      </w:pPr>
      <w:r w:rsidRPr="001058B5">
        <w:rPr>
          <w:rFonts w:ascii="Arial" w:hAnsi="Arial" w:cs="Arial"/>
          <w:w w:val="86"/>
          <w:sz w:val="18"/>
        </w:rPr>
        <w:t>/</w:t>
      </w:r>
    </w:p>
    <w:p w14:paraId="37388447" w14:textId="77777777" w:rsidR="00257CFD" w:rsidRPr="001058B5" w:rsidRDefault="00257CFD" w:rsidP="00257CFD">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0E3775AE" w14:textId="77777777" w:rsidR="00257CFD" w:rsidRPr="001058B5" w:rsidRDefault="00257CFD" w:rsidP="00257CFD">
      <w:pPr>
        <w:ind w:left="1937"/>
        <w:rPr>
          <w:rFonts w:ascii="Arial" w:hAnsi="Arial" w:cs="Arial"/>
          <w:sz w:val="18"/>
        </w:rPr>
      </w:pPr>
      <w:r w:rsidRPr="001058B5">
        <w:rPr>
          <w:rFonts w:ascii="Arial" w:hAnsi="Arial" w:cs="Arial"/>
          <w:w w:val="95"/>
          <w:sz w:val="18"/>
        </w:rPr>
        <w:t>IS</w:t>
      </w:r>
    </w:p>
    <w:p w14:paraId="00AA5E8B" w14:textId="77777777" w:rsidR="00257CFD" w:rsidRPr="001058B5" w:rsidRDefault="00257CFD" w:rsidP="00257CFD">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2F9B52B" w14:textId="77777777" w:rsidR="00257CFD" w:rsidRPr="001058B5" w:rsidRDefault="00257CFD" w:rsidP="00257CFD">
      <w:pPr>
        <w:ind w:left="2030"/>
        <w:rPr>
          <w:rFonts w:ascii="Arial" w:hAnsi="Arial" w:cs="Arial"/>
          <w:sz w:val="18"/>
        </w:rPr>
      </w:pPr>
      <w:r w:rsidRPr="001058B5">
        <w:rPr>
          <w:rFonts w:ascii="Arial" w:hAnsi="Arial" w:cs="Arial"/>
          <w:w w:val="95"/>
          <w:sz w:val="18"/>
        </w:rPr>
        <w:t>SELECT EMPLOYEE_ID INTO emp_id FROM HR.EMPLOYEES</w:t>
      </w:r>
    </w:p>
    <w:p w14:paraId="60A7EEB7"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WHERE email = SYS_CONTEXT('USERENV', 'SESSION_USER');</w:t>
      </w:r>
    </w:p>
    <w:p w14:paraId="257DBB63" w14:textId="77777777" w:rsidR="00257CFD" w:rsidRPr="001058B5" w:rsidRDefault="00257CFD" w:rsidP="00257CFD">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638A791D" w14:textId="77777777" w:rsidR="00257CFD" w:rsidRPr="001058B5" w:rsidRDefault="00257CFD" w:rsidP="00257CFD">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5255378F"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2A41439D" w14:textId="77777777" w:rsidR="00257CFD" w:rsidRPr="001058B5" w:rsidRDefault="00257CFD" w:rsidP="00257CFD">
      <w:pPr>
        <w:spacing w:before="16"/>
        <w:ind w:left="1660"/>
        <w:rPr>
          <w:rFonts w:ascii="Arial" w:hAnsi="Arial" w:cs="Arial"/>
          <w:sz w:val="18"/>
        </w:rPr>
      </w:pPr>
      <w:r w:rsidRPr="001058B5">
        <w:rPr>
          <w:rFonts w:ascii="Arial" w:hAnsi="Arial" w:cs="Arial"/>
          <w:w w:val="86"/>
          <w:sz w:val="18"/>
        </w:rPr>
        <w:t>/</w:t>
      </w:r>
    </w:p>
    <w:p w14:paraId="24CBAFA2" w14:textId="77777777" w:rsidR="00257CFD" w:rsidRPr="001058B5" w:rsidRDefault="00257CFD" w:rsidP="00257CFD">
      <w:pPr>
        <w:pStyle w:val="BodyText"/>
        <w:spacing w:before="6"/>
        <w:rPr>
          <w:rFonts w:ascii="Arial" w:hAnsi="Arial" w:cs="Arial"/>
          <w:sz w:val="18"/>
        </w:rPr>
      </w:pPr>
    </w:p>
    <w:p w14:paraId="351DAC46" w14:textId="77777777" w:rsidR="00257CFD" w:rsidRDefault="00257CFD" w:rsidP="00257CFD">
      <w:pPr>
        <w:pStyle w:val="BodyText"/>
        <w:ind w:left="1660"/>
        <w:rPr>
          <w:rFonts w:ascii="Arial" w:hAnsi="Arial" w:cs="Arial"/>
        </w:rPr>
      </w:pPr>
      <w:r>
        <w:rPr>
          <w:rFonts w:ascii="Arial" w:hAnsi="Arial" w:cs="Arial"/>
        </w:rPr>
        <w:t>P</w:t>
      </w:r>
      <w:r w:rsidRPr="001058B5">
        <w:rPr>
          <w:rFonts w:ascii="Arial" w:hAnsi="Arial" w:cs="Arial"/>
        </w:rPr>
        <w:t>ackage</w:t>
      </w:r>
      <w:r w:rsidRPr="00622E7D">
        <w:rPr>
          <w:rFonts w:ascii="Arial" w:hAnsi="Arial" w:cs="Arial"/>
        </w:rPr>
        <w:t xml:space="preserve"> này tạo ra một </w:t>
      </w:r>
      <w:r w:rsidRPr="001058B5">
        <w:rPr>
          <w:rFonts w:ascii="Arial" w:hAnsi="Arial" w:cs="Arial"/>
        </w:rPr>
        <w:t>procedure</w:t>
      </w:r>
      <w:r w:rsidRPr="00622E7D">
        <w:rPr>
          <w:rFonts w:ascii="Arial" w:hAnsi="Arial" w:cs="Arial"/>
        </w:rPr>
        <w:t xml:space="preserve"> gọi là set_empno thực hiện các hành động sau:</w:t>
      </w:r>
    </w:p>
    <w:p w14:paraId="4E66CBC6" w14:textId="77777777" w:rsidR="00257CFD" w:rsidRPr="001058B5" w:rsidRDefault="00257CFD" w:rsidP="00257CFD">
      <w:pPr>
        <w:pStyle w:val="BodyText"/>
        <w:ind w:left="1660"/>
        <w:rPr>
          <w:rFonts w:ascii="Arial" w:hAnsi="Arial" w:cs="Arial"/>
        </w:rPr>
      </w:pPr>
    </w:p>
    <w:p w14:paraId="58A45CAB"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emp_id HR.EMPLOYEES.EMPLOYEE_ID% TYPE khai báo một biến, emp_id, để lưu trữ ID nhân viên cho người dùng đăng nhập. Nó sử dụng cùng một kiểu dữ liệu như cột EMPLOYEE_ trong HR.EMPLOYEES.</w:t>
      </w:r>
    </w:p>
    <w:p w14:paraId="348401F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SELECT EMPLOYEE_ID INTO emp_id FROM HR.EMPLOYEES thực hiện một câu lệnh SELECT để sao chép ID nhân viên được lưu trữ trong dữ liệu cột employee_id từ bảng HR.EMPLOYEES vào biến emp_id.</w:t>
      </w:r>
    </w:p>
    <w:p w14:paraId="474CEFA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WHERE email = SYS_CONTEXT ('USERENV', 'SESSION_USER') sử dụng mệnh đề WHERE để tìm tất cả ID của nhân viên phù hợp với tài khoản email cho người dùng </w:t>
      </w:r>
      <w:r w:rsidRPr="001058B5">
        <w:rPr>
          <w:rFonts w:ascii="Arial" w:hAnsi="Arial" w:cs="Arial"/>
          <w:sz w:val="20"/>
        </w:rPr>
        <w:t>session</w:t>
      </w:r>
      <w:r w:rsidRPr="00622E7D">
        <w:rPr>
          <w:rFonts w:ascii="Arial" w:hAnsi="Arial" w:cs="Arial"/>
          <w:sz w:val="20"/>
        </w:rPr>
        <w:t>. Hàm SYS_CONTEXT sử dụng ngữ cảnh USERENV được xác định trước để truy xuất ID</w:t>
      </w:r>
      <w:r>
        <w:rPr>
          <w:rFonts w:ascii="Arial" w:hAnsi="Arial" w:cs="Arial"/>
          <w:sz w:val="20"/>
        </w:rPr>
        <w:t xml:space="preserve"> của</w:t>
      </w:r>
      <w:r w:rsidRPr="00622E7D">
        <w:rPr>
          <w:rFonts w:ascii="Arial" w:hAnsi="Arial" w:cs="Arial"/>
          <w:sz w:val="20"/>
        </w:rPr>
        <w:t xml:space="preserve"> người dùng</w:t>
      </w:r>
      <w:r>
        <w:rPr>
          <w:rFonts w:ascii="Arial" w:hAnsi="Arial" w:cs="Arial"/>
          <w:sz w:val="20"/>
        </w:rPr>
        <w:t xml:space="preserve"> </w:t>
      </w:r>
      <w:r w:rsidRPr="001058B5">
        <w:rPr>
          <w:rFonts w:ascii="Arial" w:hAnsi="Arial" w:cs="Arial"/>
          <w:sz w:val="20"/>
        </w:rPr>
        <w:t>session</w:t>
      </w:r>
      <w:r w:rsidRPr="00622E7D">
        <w:rPr>
          <w:rFonts w:ascii="Arial" w:hAnsi="Arial" w:cs="Arial"/>
          <w:sz w:val="20"/>
        </w:rPr>
        <w:t>, giống như dữ liệu cột email. Ví dụ, ID người dùng và địa chỉ email cho Lisa Ozer đều giống nhau: lozer.</w:t>
      </w:r>
    </w:p>
    <w:p w14:paraId="6D936C21" w14:textId="77777777" w:rsidR="00257CF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 DBMS_SESSION.SET_CONTEXT ('empno_ctx', 'employee_id', emp_id) uses   the </w:t>
      </w:r>
    </w:p>
    <w:p w14:paraId="4BA8153D" w14:textId="77777777" w:rsidR="00257CFD" w:rsidRPr="00696CAE"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DBMS_SESSION.SET_CONTEXT procedure </w:t>
      </w:r>
      <w:r>
        <w:rPr>
          <w:rFonts w:ascii="Arial" w:hAnsi="Arial" w:cs="Arial"/>
          <w:sz w:val="20"/>
        </w:rPr>
        <w:t xml:space="preserve">để thiết lập </w:t>
      </w:r>
      <w:r w:rsidRPr="00696CAE">
        <w:rPr>
          <w:rFonts w:ascii="Arial" w:hAnsi="Arial" w:cs="Arial"/>
          <w:sz w:val="20"/>
        </w:rPr>
        <w:t xml:space="preserve"> application context:</w:t>
      </w:r>
    </w:p>
    <w:p w14:paraId="0A43AAB1"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'empno_ctx': Gọi hàm </w:t>
      </w:r>
      <w:r w:rsidRPr="00696CAE">
        <w:rPr>
          <w:rFonts w:ascii="Arial" w:hAnsi="Arial" w:cs="Arial"/>
          <w:sz w:val="20"/>
        </w:rPr>
        <w:t xml:space="preserve">application context </w:t>
      </w:r>
      <w:r w:rsidRPr="00622E7D">
        <w:rPr>
          <w:rFonts w:ascii="Arial" w:hAnsi="Arial" w:cs="Arial"/>
          <w:sz w:val="20"/>
        </w:rPr>
        <w:t>empno_ctx. Đính kèm empno_ctx trong dấu nháy đơn.</w:t>
      </w:r>
    </w:p>
    <w:p w14:paraId="60F8007F"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2537EAD2" w14:textId="77777777" w:rsidR="00257CFD" w:rsidRPr="001058B5" w:rsidRDefault="00257CFD" w:rsidP="00257CFD">
      <w:pPr>
        <w:pStyle w:val="BodyText"/>
        <w:spacing w:before="5"/>
        <w:rPr>
          <w:rFonts w:ascii="Arial" w:hAnsi="Arial" w:cs="Arial"/>
          <w:sz w:val="25"/>
        </w:rPr>
      </w:pPr>
    </w:p>
    <w:p w14:paraId="6D38363B" w14:textId="77777777" w:rsidR="00257CFD" w:rsidRPr="00696CAE"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 xml:space="preserve">'employee_id': Tạo giá trị thuộc tính của cặp </w:t>
      </w:r>
      <w:r w:rsidRPr="001058B5">
        <w:rPr>
          <w:rFonts w:ascii="Arial" w:hAnsi="Arial" w:cs="Arial"/>
          <w:w w:val="95"/>
          <w:sz w:val="20"/>
        </w:rPr>
        <w:t xml:space="preserve">name-value </w:t>
      </w:r>
      <w:r w:rsidRPr="001058B5">
        <w:rPr>
          <w:rFonts w:ascii="Arial" w:hAnsi="Arial" w:cs="Arial"/>
          <w:sz w:val="20"/>
        </w:rPr>
        <w:t>ctx</w:t>
      </w:r>
      <w:r>
        <w:rPr>
          <w:rFonts w:ascii="Arial" w:hAnsi="Arial" w:cs="Arial"/>
          <w:sz w:val="20"/>
        </w:rPr>
        <w:t xml:space="preserve"> </w:t>
      </w:r>
      <w:r w:rsidRPr="001058B5">
        <w:rPr>
          <w:rFonts w:ascii="Arial" w:hAnsi="Arial" w:cs="Arial"/>
          <w:spacing w:val="-99"/>
          <w:sz w:val="20"/>
        </w:rPr>
        <w:t xml:space="preserve"> </w:t>
      </w:r>
      <w:r>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w:t>
      </w:r>
      <w:r w:rsidRPr="00696CAE">
        <w:rPr>
          <w:rFonts w:ascii="Arial" w:hAnsi="Arial" w:cs="Arial"/>
          <w:sz w:val="20"/>
        </w:rPr>
        <w:t>empno_ctx, bằng cách đặt tên nó là employee_id. Đính kèm employee_id trong dấu nháy đơn.</w:t>
      </w:r>
    </w:p>
    <w:p w14:paraId="20855B43" w14:textId="77777777" w:rsidR="00257CFD"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emp_id: Đặt giá trị cho thuộc tính employee_id thành giá trị được lưu trữ trong biến emp_id. Biến emp_id được tạo trong</w:t>
      </w:r>
      <w:r>
        <w:rPr>
          <w:rFonts w:ascii="Arial" w:hAnsi="Arial" w:cs="Arial"/>
          <w:sz w:val="20"/>
        </w:rPr>
        <w:t xml:space="preserve"> Line</w:t>
      </w:r>
      <w:r w:rsidRPr="00696CAE">
        <w:rPr>
          <w:rFonts w:ascii="Arial" w:hAnsi="Arial" w:cs="Arial"/>
          <w:sz w:val="20"/>
        </w:rPr>
        <w:t xml:space="preserve"> 8 và ID của nhân viên được truy</w:t>
      </w:r>
      <w:r>
        <w:rPr>
          <w:rFonts w:ascii="Arial" w:hAnsi="Arial" w:cs="Arial"/>
          <w:sz w:val="20"/>
        </w:rPr>
        <w:t xml:space="preserve"> vấn </w:t>
      </w:r>
      <w:r w:rsidRPr="00696CAE">
        <w:rPr>
          <w:rFonts w:ascii="Arial" w:hAnsi="Arial" w:cs="Arial"/>
          <w:sz w:val="20"/>
        </w:rPr>
        <w:t>trong các dòng 10-11.</w:t>
      </w:r>
    </w:p>
    <w:p w14:paraId="370AED7C" w14:textId="77777777" w:rsidR="00257CFD" w:rsidRDefault="00257CFD" w:rsidP="00257CFD">
      <w:pPr>
        <w:pStyle w:val="BodyText"/>
        <w:spacing w:before="123" w:line="230" w:lineRule="auto"/>
        <w:ind w:left="2619" w:right="185"/>
        <w:rPr>
          <w:rFonts w:ascii="Arial" w:hAnsi="Arial" w:cs="Arial"/>
          <w:spacing w:val="-9"/>
        </w:rPr>
      </w:pPr>
    </w:p>
    <w:p w14:paraId="39458736" w14:textId="77777777" w:rsidR="00257CFD" w:rsidRDefault="00257CFD" w:rsidP="00257CFD">
      <w:pPr>
        <w:pStyle w:val="BodyText"/>
        <w:spacing w:before="123" w:line="230" w:lineRule="auto"/>
        <w:ind w:left="2619" w:right="185"/>
        <w:rPr>
          <w:rFonts w:ascii="Arial" w:hAnsi="Arial" w:cs="Arial"/>
          <w:spacing w:val="-9"/>
        </w:rPr>
      </w:pPr>
      <w:r w:rsidRPr="00696CAE">
        <w:rPr>
          <w:rFonts w:ascii="Arial" w:hAnsi="Arial" w:cs="Arial"/>
          <w:spacing w:val="-9"/>
        </w:rPr>
        <w:t xml:space="preserve">Để tóm tắt, </w:t>
      </w:r>
      <w:r w:rsidRPr="001058B5">
        <w:rPr>
          <w:rFonts w:ascii="Arial" w:hAnsi="Arial" w:cs="Arial"/>
        </w:rPr>
        <w:t>procedure</w:t>
      </w:r>
      <w:r w:rsidRPr="00696CAE">
        <w:rPr>
          <w:rFonts w:ascii="Arial" w:hAnsi="Arial" w:cs="Arial"/>
          <w:spacing w:val="-9"/>
        </w:rPr>
        <w:t xml:space="preserve"> set_empno_ctx_pkg.set_empno nói, "Lấy </w:t>
      </w:r>
      <w:r w:rsidRPr="001058B5">
        <w:rPr>
          <w:rFonts w:ascii="Arial" w:hAnsi="Arial" w:cs="Arial"/>
        </w:rPr>
        <w:t>session ID</w:t>
      </w:r>
      <w:r w:rsidRPr="00696CAE">
        <w:rPr>
          <w:rFonts w:ascii="Arial" w:hAnsi="Arial" w:cs="Arial"/>
          <w:spacing w:val="-9"/>
        </w:rPr>
        <w:t xml:space="preserve"> của người dùng và sau đó khớp nó với </w:t>
      </w:r>
      <w:r w:rsidRPr="001058B5">
        <w:rPr>
          <w:rFonts w:ascii="Arial" w:hAnsi="Arial" w:cs="Arial"/>
        </w:rPr>
        <w:t xml:space="preserve">employee ID </w:t>
      </w:r>
      <w:r w:rsidRPr="00696CAE">
        <w:rPr>
          <w:rFonts w:ascii="Arial" w:hAnsi="Arial" w:cs="Arial"/>
          <w:spacing w:val="-9"/>
        </w:rPr>
        <w:t>và địa chỉ email của bất kỳ người dùng nào được liệt kê trong bảng HR.EMPLOYEES."</w:t>
      </w:r>
    </w:p>
    <w:p w14:paraId="3B61024D" w14:textId="77777777" w:rsidR="00257CFD" w:rsidRPr="00537D9C" w:rsidRDefault="00257CFD" w:rsidP="00257CFD">
      <w:pPr>
        <w:pStyle w:val="ListParagraph"/>
        <w:numPr>
          <w:ilvl w:val="0"/>
          <w:numId w:val="95"/>
        </w:numPr>
        <w:tabs>
          <w:tab w:val="left" w:pos="2620"/>
        </w:tabs>
        <w:spacing w:before="117" w:line="230" w:lineRule="auto"/>
        <w:ind w:right="187"/>
        <w:rPr>
          <w:rFonts w:ascii="Arial" w:hAnsi="Arial" w:cs="Arial"/>
          <w:sz w:val="20"/>
        </w:rPr>
      </w:pPr>
      <w:r w:rsidRPr="00537D9C">
        <w:rPr>
          <w:rFonts w:ascii="Arial" w:hAnsi="Arial" w:cs="Arial"/>
          <w:sz w:val="20"/>
        </w:rPr>
        <w:t xml:space="preserve">EXCEPTION ... WHEN_NO_DATA_FOUND thêm một ngoại lệ hệ thống WHEN NO_DATA_FOUND để bắt bất kỳ lỗi không tìm thấy dữ liệu nào có thể phát sinh từ câu lệnh SELECT. Nếu không có ngoại lệ này, </w:t>
      </w:r>
      <w:r w:rsidRPr="001058B5">
        <w:rPr>
          <w:rFonts w:ascii="Arial" w:hAnsi="Arial" w:cs="Arial"/>
          <w:sz w:val="20"/>
        </w:rPr>
        <w:t xml:space="preserve">the package </w:t>
      </w:r>
      <w:r>
        <w:rPr>
          <w:rFonts w:ascii="Arial" w:hAnsi="Arial" w:cs="Arial"/>
          <w:sz w:val="20"/>
        </w:rPr>
        <w:t>và</w:t>
      </w:r>
      <w:r w:rsidRPr="001058B5">
        <w:rPr>
          <w:rFonts w:ascii="Arial" w:hAnsi="Arial" w:cs="Arial"/>
          <w:sz w:val="20"/>
        </w:rPr>
        <w:t xml:space="preserve"> logon trigger </w:t>
      </w:r>
      <w:r w:rsidRPr="00537D9C">
        <w:rPr>
          <w:rFonts w:ascii="Arial" w:hAnsi="Arial" w:cs="Arial"/>
          <w:sz w:val="20"/>
        </w:rPr>
        <w:t xml:space="preserve">sẽ hoạt động tốt và thiết lập </w:t>
      </w:r>
      <w:r w:rsidRPr="001058B5">
        <w:rPr>
          <w:rFonts w:ascii="Arial" w:hAnsi="Arial" w:cs="Arial"/>
          <w:sz w:val="20"/>
        </w:rPr>
        <w:t xml:space="preserve">application context </w:t>
      </w:r>
      <w:r w:rsidRPr="00537D9C">
        <w:rPr>
          <w:rFonts w:ascii="Arial" w:hAnsi="Arial" w:cs="Arial"/>
          <w:sz w:val="20"/>
        </w:rPr>
        <w:t xml:space="preserve">nếu cần, nhưng sau đó bất kỳ người dùng quản trị viên nào không phải là người dùng được liệt kê trong bảng HR.EMPLOYEES sẽ không thể đăng nhập vào </w:t>
      </w:r>
      <w:r w:rsidRPr="001058B5">
        <w:rPr>
          <w:rFonts w:ascii="Arial" w:hAnsi="Arial" w:cs="Arial"/>
          <w:sz w:val="20"/>
        </w:rPr>
        <w:t>database</w:t>
      </w:r>
      <w:r w:rsidRPr="00537D9C">
        <w:rPr>
          <w:rFonts w:ascii="Arial" w:hAnsi="Arial" w:cs="Arial"/>
          <w:sz w:val="20"/>
        </w:rPr>
        <w:t xml:space="preserve">. Những người dùng khác có thể đăng nhập vào </w:t>
      </w:r>
      <w:r w:rsidRPr="001058B5">
        <w:rPr>
          <w:rFonts w:ascii="Arial" w:hAnsi="Arial" w:cs="Arial"/>
          <w:sz w:val="20"/>
        </w:rPr>
        <w:t>database</w:t>
      </w:r>
      <w:r w:rsidRPr="00537D9C">
        <w:rPr>
          <w:rFonts w:ascii="Arial" w:hAnsi="Arial" w:cs="Arial"/>
          <w:sz w:val="20"/>
        </w:rPr>
        <w:t xml:space="preserve">, giả sử họ là người dùng cơ sở dữ liệu hợp lệ. Khi thông tin </w:t>
      </w:r>
      <w:r w:rsidRPr="001058B5">
        <w:rPr>
          <w:rFonts w:ascii="Arial" w:hAnsi="Arial" w:cs="Arial"/>
          <w:sz w:val="20"/>
        </w:rPr>
        <w:t xml:space="preserve">application context </w:t>
      </w:r>
      <w:r w:rsidRPr="00537D9C">
        <w:rPr>
          <w:rFonts w:ascii="Arial" w:hAnsi="Arial" w:cs="Arial"/>
          <w:sz w:val="20"/>
        </w:rPr>
        <w:t xml:space="preserve">được thiết lập, thì bạn có thể sử dụng thông tin </w:t>
      </w:r>
      <w:r w:rsidRPr="001058B5">
        <w:rPr>
          <w:rFonts w:ascii="Arial" w:hAnsi="Arial" w:cs="Arial"/>
          <w:sz w:val="20"/>
        </w:rPr>
        <w:t>session</w:t>
      </w:r>
      <w:r w:rsidRPr="00537D9C">
        <w:rPr>
          <w:rFonts w:ascii="Arial" w:hAnsi="Arial" w:cs="Arial"/>
          <w:sz w:val="20"/>
        </w:rPr>
        <w:t xml:space="preserve"> làm cách này để kiểm soát quyền truy cập của người dùng vào một ứng dụng cụ thể..</w:t>
      </w:r>
    </w:p>
    <w:p w14:paraId="13A21C17" w14:textId="77777777" w:rsidR="00257CFD" w:rsidRPr="001058B5" w:rsidRDefault="00257CFD" w:rsidP="00257CFD">
      <w:pPr>
        <w:pStyle w:val="BodyText"/>
        <w:spacing w:before="5"/>
        <w:rPr>
          <w:rFonts w:ascii="Arial" w:hAnsi="Arial" w:cs="Arial"/>
          <w:sz w:val="23"/>
        </w:rPr>
      </w:pPr>
    </w:p>
    <w:p w14:paraId="4D1C6935" w14:textId="77777777" w:rsidR="00257CFD" w:rsidRPr="001058B5" w:rsidRDefault="00257CFD" w:rsidP="00257CFD">
      <w:pPr>
        <w:pStyle w:val="Heading6"/>
      </w:pPr>
      <w:bookmarkStart w:id="931" w:name="Step_4:_Create_a_Logon_Trigger_for_the_P"/>
      <w:bookmarkStart w:id="932" w:name="_bookmark1215"/>
      <w:bookmarkEnd w:id="931"/>
      <w:bookmarkEnd w:id="932"/>
      <w:r w:rsidRPr="001058B5">
        <w:t xml:space="preserve">Step 4: </w:t>
      </w:r>
      <w:r>
        <w:t>Tạo</w:t>
      </w:r>
      <w:r w:rsidRPr="001058B5">
        <w:t xml:space="preserve"> Logon Trigger </w:t>
      </w:r>
      <w:r>
        <w:t>cho</w:t>
      </w:r>
      <w:r w:rsidRPr="001058B5">
        <w:t xml:space="preserve"> Package</w:t>
      </w:r>
    </w:p>
    <w:p w14:paraId="55FD01B3" w14:textId="77777777" w:rsidR="00257CFD" w:rsidRPr="001058B5" w:rsidRDefault="00257CFD" w:rsidP="00257CFD">
      <w:pPr>
        <w:pStyle w:val="BodyText"/>
        <w:spacing w:before="48"/>
        <w:ind w:left="2260"/>
        <w:rPr>
          <w:rFonts w:ascii="Arial" w:hAnsi="Arial" w:cs="Arial"/>
        </w:rPr>
      </w:pPr>
      <w:r>
        <w:rPr>
          <w:rFonts w:ascii="Arial" w:hAnsi="Arial" w:cs="Arial"/>
        </w:rPr>
        <w:t xml:space="preserve">Khi người dùng </w:t>
      </w:r>
      <w:r w:rsidRPr="001058B5">
        <w:rPr>
          <w:rFonts w:ascii="Arial" w:hAnsi="Arial" w:cs="Arial"/>
        </w:rPr>
        <w:t xml:space="preserve"> sysadmin_ctx, </w:t>
      </w:r>
      <w:r>
        <w:rPr>
          <w:rFonts w:ascii="Arial" w:hAnsi="Arial" w:cs="Arial"/>
        </w:rPr>
        <w:t>hãy tạo</w:t>
      </w:r>
      <w:r w:rsidRPr="001058B5">
        <w:rPr>
          <w:rFonts w:ascii="Arial" w:hAnsi="Arial" w:cs="Arial"/>
        </w:rPr>
        <w:t xml:space="preserve"> trigger</w:t>
      </w:r>
      <w:r>
        <w:rPr>
          <w:rFonts w:ascii="Arial" w:hAnsi="Arial" w:cs="Arial"/>
        </w:rPr>
        <w:t xml:space="preserve"> sau</w:t>
      </w:r>
      <w:r w:rsidRPr="001058B5">
        <w:rPr>
          <w:rFonts w:ascii="Arial" w:hAnsi="Arial" w:cs="Arial"/>
        </w:rPr>
        <w:t>:</w:t>
      </w:r>
    </w:p>
    <w:p w14:paraId="66371BFF" w14:textId="77777777" w:rsidR="00257CFD" w:rsidRPr="001058B5" w:rsidRDefault="00257CFD" w:rsidP="00257CFD">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B39FC05" w14:textId="77777777" w:rsidR="00257CFD" w:rsidRPr="001058B5" w:rsidRDefault="00257CFD" w:rsidP="00257CFD">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2A864BB8" w14:textId="77777777" w:rsidR="00257CFD" w:rsidRPr="001058B5" w:rsidRDefault="00257CFD" w:rsidP="00257CFD">
      <w:pPr>
        <w:ind w:left="2260"/>
        <w:rPr>
          <w:rFonts w:ascii="Arial" w:hAnsi="Arial" w:cs="Arial"/>
          <w:sz w:val="18"/>
        </w:rPr>
      </w:pPr>
      <w:r w:rsidRPr="001058B5">
        <w:rPr>
          <w:rFonts w:ascii="Arial" w:hAnsi="Arial" w:cs="Arial"/>
          <w:w w:val="86"/>
          <w:sz w:val="18"/>
        </w:rPr>
        <w:t>/</w:t>
      </w:r>
    </w:p>
    <w:p w14:paraId="7D13AE14" w14:textId="77777777" w:rsidR="00257CFD" w:rsidRPr="001058B5" w:rsidRDefault="00257CFD" w:rsidP="00257CFD">
      <w:pPr>
        <w:pStyle w:val="BodyText"/>
        <w:rPr>
          <w:rFonts w:ascii="Arial" w:hAnsi="Arial" w:cs="Arial"/>
          <w:sz w:val="25"/>
        </w:rPr>
      </w:pPr>
    </w:p>
    <w:p w14:paraId="770A261B" w14:textId="77777777" w:rsidR="00257CFD" w:rsidRPr="001058B5" w:rsidRDefault="00257CFD" w:rsidP="00257CFD">
      <w:pPr>
        <w:pStyle w:val="Heading6"/>
      </w:pPr>
      <w:bookmarkStart w:id="933" w:name="Step_5:_Test_the_Application_Context"/>
      <w:bookmarkStart w:id="934" w:name="_bookmark1216"/>
      <w:bookmarkEnd w:id="933"/>
      <w:bookmarkEnd w:id="934"/>
      <w:r w:rsidRPr="001058B5">
        <w:t>Step 5: Test the Application Context</w:t>
      </w:r>
    </w:p>
    <w:p w14:paraId="5B64C8ED" w14:textId="77777777" w:rsidR="00257CFD" w:rsidRPr="001058B5" w:rsidRDefault="00257CFD" w:rsidP="00257CFD">
      <w:pPr>
        <w:pStyle w:val="ListParagraph"/>
        <w:numPr>
          <w:ilvl w:val="1"/>
          <w:numId w:val="97"/>
        </w:numPr>
        <w:tabs>
          <w:tab w:val="left" w:pos="2620"/>
        </w:tabs>
        <w:spacing w:before="49"/>
        <w:rPr>
          <w:rFonts w:ascii="Arial" w:hAnsi="Arial" w:cs="Arial"/>
          <w:sz w:val="20"/>
        </w:rPr>
      </w:pPr>
      <w:r>
        <w:rPr>
          <w:rFonts w:ascii="Arial" w:hAnsi="Arial" w:cs="Arial"/>
          <w:sz w:val="20"/>
        </w:rPr>
        <w:t>Đăng nhập với tư cách người dùng</w:t>
      </w:r>
    </w:p>
    <w:p w14:paraId="447D1453" w14:textId="77777777" w:rsidR="00257CFD" w:rsidRPr="001058B5" w:rsidRDefault="00257CFD" w:rsidP="00257CFD">
      <w:pPr>
        <w:spacing w:before="136"/>
        <w:ind w:left="2620"/>
        <w:rPr>
          <w:rFonts w:ascii="Arial" w:hAnsi="Arial" w:cs="Arial"/>
          <w:sz w:val="18"/>
        </w:rPr>
      </w:pPr>
      <w:r w:rsidRPr="001058B5">
        <w:rPr>
          <w:rFonts w:ascii="Arial" w:hAnsi="Arial" w:cs="Arial"/>
          <w:w w:val="95"/>
          <w:sz w:val="18"/>
        </w:rPr>
        <w:t>CONNECT lozer</w:t>
      </w:r>
    </w:p>
    <w:p w14:paraId="0D818108" w14:textId="77777777" w:rsidR="00257CFD" w:rsidRPr="001058B5" w:rsidRDefault="00257CFD" w:rsidP="00257CFD">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C3FD152" w14:textId="77777777" w:rsidR="00257CFD" w:rsidRPr="001058B5" w:rsidRDefault="00257CFD" w:rsidP="00257CFD">
      <w:pPr>
        <w:pStyle w:val="BodyText"/>
        <w:spacing w:before="2"/>
        <w:rPr>
          <w:rFonts w:ascii="Arial" w:hAnsi="Arial" w:cs="Arial"/>
          <w:i/>
          <w:sz w:val="19"/>
        </w:rPr>
      </w:pPr>
    </w:p>
    <w:p w14:paraId="774E0037" w14:textId="77777777" w:rsidR="00257CFD" w:rsidRDefault="00257CFD" w:rsidP="00257CFD">
      <w:pPr>
        <w:pStyle w:val="BodyText"/>
        <w:spacing w:line="228" w:lineRule="auto"/>
        <w:ind w:left="2620" w:hanging="1"/>
        <w:rPr>
          <w:rFonts w:ascii="Arial" w:hAnsi="Arial" w:cs="Arial"/>
        </w:rPr>
      </w:pPr>
      <w:r w:rsidRPr="00537D9C">
        <w:rPr>
          <w:rFonts w:ascii="Arial" w:hAnsi="Arial" w:cs="Arial"/>
        </w:rPr>
        <w:t xml:space="preserve">Khi người dùng lozer đăng nhập,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537D9C">
        <w:rPr>
          <w:rFonts w:ascii="Arial" w:hAnsi="Arial" w:cs="Arial"/>
        </w:rPr>
        <w:t xml:space="preserve">empno_ctx thu thập </w:t>
      </w:r>
      <w:r w:rsidRPr="001058B5">
        <w:rPr>
          <w:rFonts w:ascii="Arial" w:hAnsi="Arial" w:cs="Arial"/>
        </w:rPr>
        <w:t xml:space="preserve">employee ID. </w:t>
      </w:r>
      <w:r w:rsidRPr="00537D9C">
        <w:rPr>
          <w:rFonts w:ascii="Arial" w:hAnsi="Arial" w:cs="Arial"/>
        </w:rPr>
        <w:t>của cô ấy. Bạn có thể kiểm tra nó như sau:</w:t>
      </w:r>
    </w:p>
    <w:p w14:paraId="066B3E7D"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SELECT SYS_CONTEXT('empno_ctx', 'employee_id') emp_id FROM DUAL;</w:t>
      </w:r>
    </w:p>
    <w:p w14:paraId="5B48E24D" w14:textId="77777777" w:rsidR="00257CFD" w:rsidRPr="001058B5" w:rsidRDefault="00257CFD" w:rsidP="00257CFD">
      <w:pPr>
        <w:pStyle w:val="BodyText"/>
        <w:spacing w:before="3"/>
        <w:rPr>
          <w:rFonts w:ascii="Arial" w:hAnsi="Arial" w:cs="Arial"/>
          <w:sz w:val="18"/>
        </w:rPr>
      </w:pPr>
    </w:p>
    <w:p w14:paraId="161E9A36" w14:textId="77777777" w:rsidR="00257CFD" w:rsidRPr="004279B2" w:rsidRDefault="00257CFD" w:rsidP="00257CFD">
      <w:pPr>
        <w:pStyle w:val="BodyText"/>
        <w:ind w:left="2620"/>
        <w:rPr>
          <w:rFonts w:ascii="Arial" w:hAnsi="Arial" w:cs="Arial"/>
          <w:lang w:val="fr-FR"/>
        </w:rPr>
      </w:pPr>
      <w:r w:rsidRPr="004279B2">
        <w:rPr>
          <w:rFonts w:ascii="Arial" w:hAnsi="Arial" w:cs="Arial"/>
          <w:lang w:val="fr-FR"/>
        </w:rPr>
        <w:t>Đầu ra sau sẽ xuất hiện:</w:t>
      </w:r>
    </w:p>
    <w:p w14:paraId="2F0ED539" w14:textId="77777777" w:rsidR="00257CFD" w:rsidRPr="004279B2" w:rsidRDefault="00257CFD" w:rsidP="00257CFD">
      <w:pPr>
        <w:spacing w:before="141"/>
        <w:ind w:left="2620"/>
        <w:rPr>
          <w:rFonts w:ascii="Arial" w:hAnsi="Arial" w:cs="Arial"/>
          <w:sz w:val="18"/>
          <w:lang w:val="fr-FR"/>
        </w:rPr>
      </w:pPr>
      <w:r w:rsidRPr="004279B2">
        <w:rPr>
          <w:rFonts w:ascii="Arial" w:hAnsi="Arial" w:cs="Arial"/>
          <w:w w:val="95"/>
          <w:sz w:val="18"/>
          <w:lang w:val="fr-FR"/>
        </w:rPr>
        <w:t>EMP_ID</w:t>
      </w:r>
    </w:p>
    <w:p w14:paraId="6716A9BF" w14:textId="77777777" w:rsidR="00257CFD" w:rsidRPr="004279B2" w:rsidRDefault="00257CFD" w:rsidP="00257CFD">
      <w:pPr>
        <w:spacing w:before="15" w:line="259" w:lineRule="auto"/>
        <w:ind w:left="2620" w:right="2073"/>
        <w:rPr>
          <w:rFonts w:ascii="Arial" w:hAnsi="Arial" w:cs="Arial"/>
          <w:sz w:val="18"/>
          <w:lang w:val="fr-FR"/>
        </w:rPr>
      </w:pPr>
      <w:r w:rsidRPr="004279B2">
        <w:rPr>
          <w:rFonts w:ascii="Arial" w:hAnsi="Arial" w:cs="Arial"/>
          <w:w w:val="85"/>
          <w:sz w:val="18"/>
          <w:lang w:val="fr-FR"/>
        </w:rPr>
        <w:t xml:space="preserve">-------------------------------------------------------- </w:t>
      </w:r>
      <w:r w:rsidRPr="004279B2">
        <w:rPr>
          <w:rFonts w:ascii="Arial" w:hAnsi="Arial" w:cs="Arial"/>
          <w:w w:val="95"/>
          <w:sz w:val="18"/>
          <w:lang w:val="fr-FR"/>
        </w:rPr>
        <w:t>168</w:t>
      </w:r>
    </w:p>
    <w:p w14:paraId="6B7AED82" w14:textId="77777777" w:rsidR="00257CFD" w:rsidRPr="004279B2" w:rsidRDefault="00257CFD" w:rsidP="00257CFD">
      <w:pPr>
        <w:pStyle w:val="BodyText"/>
        <w:spacing w:before="11"/>
        <w:rPr>
          <w:rFonts w:ascii="Arial" w:hAnsi="Arial" w:cs="Arial"/>
          <w:sz w:val="16"/>
          <w:lang w:val="fr-FR"/>
        </w:rPr>
      </w:pPr>
    </w:p>
    <w:p w14:paraId="65F68E5C" w14:textId="77777777" w:rsidR="00257CFD" w:rsidRPr="004279B2" w:rsidRDefault="00257CFD" w:rsidP="00257CFD">
      <w:pPr>
        <w:pStyle w:val="ListParagraph"/>
        <w:numPr>
          <w:ilvl w:val="1"/>
          <w:numId w:val="97"/>
        </w:numPr>
        <w:tabs>
          <w:tab w:val="left" w:pos="2620"/>
        </w:tabs>
        <w:spacing w:before="135"/>
        <w:rPr>
          <w:rFonts w:ascii="Arial" w:hAnsi="Arial" w:cs="Arial"/>
          <w:sz w:val="18"/>
          <w:lang w:val="fr-FR"/>
        </w:rPr>
      </w:pPr>
      <w:r w:rsidRPr="004279B2">
        <w:rPr>
          <w:rFonts w:ascii="Arial" w:hAnsi="Arial" w:cs="Arial"/>
          <w:sz w:val="20"/>
          <w:lang w:val="fr-FR"/>
        </w:rPr>
        <w:t>Đăng nhập với tư cách là người dùng SCOTT</w:t>
      </w:r>
    </w:p>
    <w:p w14:paraId="3EC03C42" w14:textId="77777777" w:rsidR="00257CFD" w:rsidRPr="004279B2" w:rsidRDefault="00257CFD" w:rsidP="00257CFD">
      <w:pPr>
        <w:tabs>
          <w:tab w:val="left" w:pos="2620"/>
        </w:tabs>
        <w:spacing w:before="135"/>
        <w:ind w:left="2260"/>
        <w:rPr>
          <w:rFonts w:ascii="Arial" w:hAnsi="Arial" w:cs="Arial"/>
          <w:sz w:val="18"/>
          <w:lang w:val="fr-FR"/>
        </w:rPr>
      </w:pPr>
      <w:r>
        <w:rPr>
          <w:rFonts w:ascii="Arial" w:hAnsi="Arial" w:cs="Arial"/>
          <w:sz w:val="20"/>
          <w:lang w:val="fr-FR"/>
        </w:rPr>
        <w:t xml:space="preserve">     </w:t>
      </w:r>
      <w:r w:rsidRPr="004279B2">
        <w:rPr>
          <w:rFonts w:ascii="Arial" w:hAnsi="Arial" w:cs="Arial"/>
          <w:sz w:val="20"/>
          <w:lang w:val="fr-FR"/>
        </w:rPr>
        <w:t>.</w:t>
      </w:r>
      <w:r w:rsidRPr="004279B2">
        <w:rPr>
          <w:rFonts w:ascii="Arial" w:hAnsi="Arial" w:cs="Arial"/>
          <w:w w:val="95"/>
          <w:sz w:val="18"/>
          <w:lang w:val="fr-FR"/>
        </w:rPr>
        <w:t>CONNECT SCOTT</w:t>
      </w:r>
    </w:p>
    <w:p w14:paraId="6FD48BD6" w14:textId="77777777" w:rsidR="00257CFD" w:rsidRPr="004F48C7" w:rsidRDefault="00257CFD" w:rsidP="00257CFD">
      <w:pPr>
        <w:spacing w:before="17"/>
        <w:ind w:left="2620"/>
        <w:rPr>
          <w:rFonts w:ascii="Arial" w:hAnsi="Arial" w:cs="Arial"/>
          <w:i/>
          <w:sz w:val="18"/>
          <w:lang w:val="fr-FR"/>
        </w:rPr>
      </w:pPr>
      <w:r w:rsidRPr="004F48C7">
        <w:rPr>
          <w:rFonts w:ascii="Arial" w:hAnsi="Arial" w:cs="Arial"/>
          <w:w w:val="95"/>
          <w:sz w:val="18"/>
          <w:lang w:val="fr-FR"/>
        </w:rPr>
        <w:t xml:space="preserve">Enter password: </w:t>
      </w:r>
      <w:r w:rsidRPr="004F48C7">
        <w:rPr>
          <w:rFonts w:ascii="Arial" w:hAnsi="Arial" w:cs="Arial"/>
          <w:i/>
          <w:w w:val="95"/>
          <w:sz w:val="18"/>
          <w:lang w:val="fr-FR"/>
        </w:rPr>
        <w:t>password</w:t>
      </w:r>
    </w:p>
    <w:p w14:paraId="4805851B" w14:textId="77777777" w:rsidR="00257CFD" w:rsidRPr="004F48C7" w:rsidRDefault="00257CFD" w:rsidP="00257CFD">
      <w:pPr>
        <w:pStyle w:val="BodyText"/>
        <w:spacing w:before="2"/>
        <w:rPr>
          <w:rFonts w:ascii="Arial" w:hAnsi="Arial" w:cs="Arial"/>
          <w:i/>
          <w:sz w:val="19"/>
          <w:lang w:val="fr-FR"/>
        </w:rPr>
      </w:pPr>
    </w:p>
    <w:p w14:paraId="16D03A19" w14:textId="77777777" w:rsidR="00257CFD" w:rsidRPr="004F48C7" w:rsidRDefault="00257CFD" w:rsidP="00257CFD">
      <w:pPr>
        <w:pStyle w:val="BodyText"/>
        <w:spacing w:line="228" w:lineRule="auto"/>
        <w:ind w:left="2620" w:right="102" w:hanging="1"/>
        <w:rPr>
          <w:rFonts w:ascii="Arial" w:hAnsi="Arial" w:cs="Arial"/>
          <w:lang w:val="fr-FR"/>
        </w:rPr>
      </w:pPr>
      <w:r w:rsidRPr="004F48C7">
        <w:rPr>
          <w:rFonts w:ascii="Arial" w:hAnsi="Arial" w:cs="Arial"/>
          <w:lang w:val="fr-FR"/>
        </w:rPr>
        <w:t>Người dùng SCOTT không được liệt kê là một employee trong bảng HR.EMPLOYEES, do đó application context empno</w:t>
      </w:r>
      <w:r w:rsidRPr="004F48C7">
        <w:rPr>
          <w:rFonts w:ascii="Arial" w:hAnsi="Arial" w:cs="Arial"/>
          <w:sz w:val="22"/>
          <w:szCs w:val="22"/>
          <w:lang w:val="fr-FR"/>
        </w:rPr>
        <w:t xml:space="preserve">_ </w:t>
      </w:r>
      <w:r w:rsidRPr="004F48C7">
        <w:rPr>
          <w:rFonts w:ascii="Arial" w:hAnsi="Arial" w:cs="Arial"/>
          <w:lang w:val="fr-FR"/>
        </w:rPr>
        <w:t>ctx không thể thu thập một employee ID cho anh ta.</w:t>
      </w:r>
    </w:p>
    <w:p w14:paraId="4D518A07"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SELECT SYS_CONTEXT('empno_ctx', 'employee_id') emp_id FROM DUAL;</w:t>
      </w:r>
    </w:p>
    <w:p w14:paraId="4C290A2E" w14:textId="77777777" w:rsidR="00257CFD" w:rsidRPr="001058B5" w:rsidRDefault="00257CFD" w:rsidP="00257CFD">
      <w:pPr>
        <w:pStyle w:val="BodyText"/>
        <w:spacing w:before="2"/>
        <w:rPr>
          <w:rFonts w:ascii="Arial" w:hAnsi="Arial" w:cs="Arial"/>
          <w:sz w:val="18"/>
        </w:rPr>
      </w:pPr>
    </w:p>
    <w:p w14:paraId="5D78662B" w14:textId="77777777" w:rsidR="00257CFD" w:rsidRPr="001058B5" w:rsidRDefault="00257CFD" w:rsidP="00257CFD">
      <w:pPr>
        <w:pStyle w:val="BodyText"/>
        <w:spacing w:before="1"/>
        <w:ind w:left="2620"/>
        <w:rPr>
          <w:rFonts w:ascii="Arial" w:hAnsi="Arial" w:cs="Arial"/>
        </w:rPr>
      </w:pPr>
      <w:r>
        <w:rPr>
          <w:rFonts w:ascii="Arial" w:hAnsi="Arial" w:cs="Arial"/>
        </w:rPr>
        <w:t xml:space="preserve">Đầu ra sẽ suất hiện </w:t>
      </w:r>
      <w:r w:rsidRPr="001058B5">
        <w:rPr>
          <w:rFonts w:ascii="Arial" w:hAnsi="Arial" w:cs="Arial"/>
        </w:rPr>
        <w:t>:</w:t>
      </w:r>
    </w:p>
    <w:p w14:paraId="6EF46931"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EMP_ID</w:t>
      </w:r>
    </w:p>
    <w:p w14:paraId="31747A62"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5C87C58F" w14:textId="77777777" w:rsidR="00257CFD" w:rsidRPr="001058B5" w:rsidRDefault="00257CFD" w:rsidP="00257CFD">
      <w:pPr>
        <w:pStyle w:val="BodyText"/>
        <w:rPr>
          <w:rFonts w:ascii="Arial" w:hAnsi="Arial" w:cs="Arial"/>
        </w:rPr>
      </w:pPr>
    </w:p>
    <w:p w14:paraId="5FB2F57C" w14:textId="77777777" w:rsidR="00257CFD" w:rsidRPr="001058B5" w:rsidRDefault="00257CFD" w:rsidP="00257CFD">
      <w:pPr>
        <w:pStyle w:val="BodyText"/>
        <w:spacing w:before="7"/>
        <w:rPr>
          <w:rFonts w:ascii="Arial" w:hAnsi="Arial" w:cs="Arial"/>
          <w:sz w:val="18"/>
        </w:rPr>
      </w:pPr>
    </w:p>
    <w:p w14:paraId="6F807D85" w14:textId="77777777" w:rsidR="00257CFD" w:rsidRPr="001058B5" w:rsidRDefault="00257CFD" w:rsidP="00257CFD">
      <w:pPr>
        <w:ind w:left="2020"/>
        <w:rPr>
          <w:rFonts w:ascii="Arial" w:hAnsi="Arial" w:cs="Arial"/>
          <w:sz w:val="18"/>
        </w:rPr>
      </w:pPr>
      <w:r w:rsidRPr="001058B5">
        <w:rPr>
          <w:rFonts w:ascii="Arial" w:hAnsi="Arial" w:cs="Arial"/>
          <w:w w:val="95"/>
          <w:sz w:val="18"/>
        </w:rPr>
        <w:t>--------------------------------------------------------</w:t>
      </w:r>
    </w:p>
    <w:p w14:paraId="2F5C519A" w14:textId="77777777" w:rsidR="00257CFD" w:rsidRPr="001058B5" w:rsidRDefault="00257CFD" w:rsidP="00257CFD">
      <w:pPr>
        <w:pStyle w:val="BodyText"/>
        <w:spacing w:before="9"/>
        <w:rPr>
          <w:rFonts w:ascii="Arial" w:hAnsi="Arial" w:cs="Arial"/>
          <w:sz w:val="18"/>
        </w:rPr>
      </w:pPr>
    </w:p>
    <w:p w14:paraId="03B34536" w14:textId="77777777" w:rsidR="00257CFD" w:rsidRDefault="00257CFD" w:rsidP="00257CFD">
      <w:pPr>
        <w:pStyle w:val="BodyText"/>
        <w:spacing w:before="1" w:line="232" w:lineRule="auto"/>
        <w:ind w:left="1660" w:right="1033"/>
        <w:rPr>
          <w:rFonts w:ascii="Arial" w:hAnsi="Arial" w:cs="Arial"/>
        </w:rPr>
      </w:pPr>
      <w:r w:rsidRPr="004279B2">
        <w:rPr>
          <w:rFonts w:ascii="Arial" w:hAnsi="Arial" w:cs="Arial"/>
        </w:rPr>
        <w:t>Từ đây, ứng dụng có thể sử dụng thông tin người dùng</w:t>
      </w:r>
      <w:r>
        <w:rPr>
          <w:rFonts w:ascii="Arial" w:hAnsi="Arial" w:cs="Arial"/>
        </w:rPr>
        <w:t xml:space="preserve"> </w:t>
      </w:r>
      <w:r w:rsidRPr="001058B5">
        <w:rPr>
          <w:rFonts w:ascii="Arial" w:hAnsi="Arial" w:cs="Arial"/>
        </w:rPr>
        <w:t>session</w:t>
      </w:r>
      <w:r w:rsidRPr="004279B2">
        <w:rPr>
          <w:rFonts w:ascii="Arial" w:hAnsi="Arial" w:cs="Arial"/>
        </w:rPr>
        <w:t xml:space="preserve"> để xác định lượng truy cập mà người dùng có thể có trong </w:t>
      </w:r>
      <w:r w:rsidRPr="001058B5">
        <w:rPr>
          <w:rFonts w:ascii="Arial" w:hAnsi="Arial" w:cs="Arial"/>
        </w:rPr>
        <w:t>database</w:t>
      </w:r>
      <w:r w:rsidRPr="004279B2">
        <w:rPr>
          <w:rFonts w:ascii="Arial" w:hAnsi="Arial" w:cs="Arial"/>
        </w:rPr>
        <w:t xml:space="preserve">. Bạn có thể sử dụng Oracle Virtual Private Database để thực hiện việc này.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4279B2">
        <w:rPr>
          <w:rFonts w:ascii="Arial" w:hAnsi="Arial" w:cs="Arial"/>
        </w:rPr>
        <w:t>"để biết thêm thông tin.</w:t>
      </w:r>
    </w:p>
    <w:p w14:paraId="0F72C7F1" w14:textId="77777777" w:rsidR="00257CFD" w:rsidRDefault="00257CFD" w:rsidP="00257CFD">
      <w:pPr>
        <w:pStyle w:val="BodyText"/>
        <w:spacing w:before="1" w:line="232" w:lineRule="auto"/>
        <w:ind w:left="1660" w:right="1033"/>
        <w:rPr>
          <w:rFonts w:ascii="Arial" w:hAnsi="Arial" w:cs="Arial"/>
        </w:rPr>
      </w:pPr>
    </w:p>
    <w:p w14:paraId="416D192E" w14:textId="77777777" w:rsidR="00257CFD" w:rsidRPr="001058B5" w:rsidRDefault="00257CFD" w:rsidP="00257CFD">
      <w:pPr>
        <w:pStyle w:val="Heading6"/>
        <w:ind w:left="1660"/>
      </w:pPr>
      <w:bookmarkStart w:id="935" w:name="Step_6:_Remove_the_Components_for_This_T"/>
      <w:bookmarkStart w:id="936" w:name="_bookmark1217"/>
      <w:bookmarkEnd w:id="935"/>
      <w:bookmarkEnd w:id="936"/>
      <w:r w:rsidRPr="001058B5">
        <w:t xml:space="preserve">Step 6: Remove </w:t>
      </w:r>
      <w:r>
        <w:t xml:space="preserve">các </w:t>
      </w:r>
      <w:r w:rsidRPr="001058B5">
        <w:t>Components</w:t>
      </w:r>
      <w:r>
        <w:t xml:space="preserve"> cho</w:t>
      </w:r>
      <w:r w:rsidRPr="001058B5">
        <w:t xml:space="preserve"> This Tutorial</w:t>
      </w:r>
    </w:p>
    <w:p w14:paraId="116BCF22" w14:textId="77777777" w:rsidR="00257CFD" w:rsidRPr="001058B5" w:rsidRDefault="00257CFD" w:rsidP="00257CFD">
      <w:pPr>
        <w:pStyle w:val="ListParagraph"/>
        <w:numPr>
          <w:ilvl w:val="0"/>
          <w:numId w:val="94"/>
        </w:numPr>
        <w:tabs>
          <w:tab w:val="left" w:pos="2020"/>
        </w:tabs>
        <w:spacing w:before="49"/>
        <w:rPr>
          <w:rFonts w:ascii="Arial" w:hAnsi="Arial" w:cs="Arial"/>
          <w:sz w:val="20"/>
        </w:rPr>
      </w:pPr>
      <w:r>
        <w:rPr>
          <w:rFonts w:ascii="Arial" w:hAnsi="Arial" w:cs="Arial"/>
          <w:sz w:val="20"/>
        </w:rPr>
        <w:t xml:space="preserve">Đăng nhập bằng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và kết nối sử dụng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6FF6018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CONNECT SYS/AS SYSDBA</w:t>
      </w:r>
    </w:p>
    <w:p w14:paraId="4BA55808" w14:textId="77777777" w:rsidR="00257CFD" w:rsidRPr="001058B5" w:rsidRDefault="00257CFD" w:rsidP="00257CFD">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12F098B" w14:textId="77777777" w:rsidR="00257CFD" w:rsidRPr="001058B5" w:rsidRDefault="00257CFD" w:rsidP="00257CFD">
      <w:pPr>
        <w:pStyle w:val="BodyText"/>
        <w:spacing w:before="3"/>
        <w:rPr>
          <w:rFonts w:ascii="Arial" w:hAnsi="Arial" w:cs="Arial"/>
          <w:i/>
          <w:sz w:val="18"/>
        </w:rPr>
      </w:pPr>
    </w:p>
    <w:p w14:paraId="248DDCC9" w14:textId="77777777" w:rsidR="00257CFD" w:rsidRPr="001058B5" w:rsidRDefault="00257CFD" w:rsidP="00257CFD">
      <w:pPr>
        <w:pStyle w:val="ListParagraph"/>
        <w:numPr>
          <w:ilvl w:val="0"/>
          <w:numId w:val="94"/>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715BC2D7" w14:textId="77777777" w:rsidR="00257CFD" w:rsidRPr="00FF3DD3" w:rsidRDefault="00257CFD" w:rsidP="00257CFD">
      <w:pPr>
        <w:spacing w:before="137" w:line="259" w:lineRule="auto"/>
        <w:ind w:left="2020" w:right="5177"/>
        <w:rPr>
          <w:rFonts w:ascii="Arial" w:hAnsi="Arial" w:cs="Arial"/>
          <w:sz w:val="18"/>
          <w:lang w:val="fr-FR"/>
        </w:rPr>
      </w:pPr>
      <w:r w:rsidRPr="00FF3DD3">
        <w:rPr>
          <w:rFonts w:ascii="Arial" w:hAnsi="Arial" w:cs="Arial"/>
          <w:w w:val="90"/>
          <w:sz w:val="18"/>
          <w:lang w:val="fr-FR"/>
        </w:rPr>
        <w:t>DROP</w:t>
      </w:r>
      <w:r w:rsidRPr="00FF3DD3">
        <w:rPr>
          <w:rFonts w:ascii="Arial" w:hAnsi="Arial" w:cs="Arial"/>
          <w:spacing w:val="-50"/>
          <w:w w:val="90"/>
          <w:sz w:val="18"/>
          <w:lang w:val="fr-FR"/>
        </w:rPr>
        <w:t xml:space="preserve"> </w:t>
      </w:r>
      <w:r w:rsidRPr="00FF3DD3">
        <w:rPr>
          <w:rFonts w:ascii="Arial" w:hAnsi="Arial" w:cs="Arial"/>
          <w:w w:val="90"/>
          <w:sz w:val="18"/>
          <w:lang w:val="fr-FR"/>
        </w:rPr>
        <w:t>USER</w:t>
      </w:r>
      <w:r w:rsidRPr="00FF3DD3">
        <w:rPr>
          <w:rFonts w:ascii="Arial" w:hAnsi="Arial" w:cs="Arial"/>
          <w:spacing w:val="-51"/>
          <w:w w:val="90"/>
          <w:sz w:val="18"/>
          <w:lang w:val="fr-FR"/>
        </w:rPr>
        <w:t xml:space="preserve"> </w:t>
      </w:r>
      <w:r w:rsidRPr="00FF3DD3">
        <w:rPr>
          <w:rFonts w:ascii="Arial" w:hAnsi="Arial" w:cs="Arial"/>
          <w:w w:val="90"/>
          <w:sz w:val="18"/>
          <w:lang w:val="fr-FR"/>
        </w:rPr>
        <w:t>sysadmin_ctx</w:t>
      </w:r>
      <w:r w:rsidRPr="00FF3DD3">
        <w:rPr>
          <w:rFonts w:ascii="Arial" w:hAnsi="Arial" w:cs="Arial"/>
          <w:spacing w:val="-50"/>
          <w:w w:val="90"/>
          <w:sz w:val="18"/>
          <w:lang w:val="fr-FR"/>
        </w:rPr>
        <w:t xml:space="preserve"> </w:t>
      </w:r>
      <w:r w:rsidRPr="00FF3DD3">
        <w:rPr>
          <w:rFonts w:ascii="Arial" w:hAnsi="Arial" w:cs="Arial"/>
          <w:w w:val="90"/>
          <w:sz w:val="18"/>
          <w:lang w:val="fr-FR"/>
        </w:rPr>
        <w:t xml:space="preserve">CASCADE; </w:t>
      </w:r>
      <w:r w:rsidRPr="00FF3DD3">
        <w:rPr>
          <w:rFonts w:ascii="Arial" w:hAnsi="Arial" w:cs="Arial"/>
          <w:w w:val="95"/>
          <w:sz w:val="18"/>
          <w:lang w:val="fr-FR"/>
        </w:rPr>
        <w:t>DROP USER</w:t>
      </w:r>
      <w:r w:rsidRPr="00FF3DD3">
        <w:rPr>
          <w:rFonts w:ascii="Arial" w:hAnsi="Arial" w:cs="Arial"/>
          <w:spacing w:val="-40"/>
          <w:w w:val="95"/>
          <w:sz w:val="18"/>
          <w:lang w:val="fr-FR"/>
        </w:rPr>
        <w:t xml:space="preserve"> </w:t>
      </w:r>
      <w:r w:rsidRPr="00FF3DD3">
        <w:rPr>
          <w:rFonts w:ascii="Arial" w:hAnsi="Arial" w:cs="Arial"/>
          <w:w w:val="95"/>
          <w:sz w:val="18"/>
          <w:lang w:val="fr-FR"/>
        </w:rPr>
        <w:t>lozer;</w:t>
      </w:r>
    </w:p>
    <w:p w14:paraId="684E984E" w14:textId="77777777" w:rsidR="00257CFD" w:rsidRPr="00FF3DD3" w:rsidRDefault="00257CFD" w:rsidP="00257CFD">
      <w:pPr>
        <w:pStyle w:val="BodyText"/>
        <w:spacing w:before="9"/>
        <w:rPr>
          <w:rFonts w:ascii="Arial" w:hAnsi="Arial" w:cs="Arial"/>
          <w:sz w:val="16"/>
          <w:lang w:val="fr-FR"/>
        </w:rPr>
      </w:pPr>
    </w:p>
    <w:p w14:paraId="2A35DF40" w14:textId="77777777" w:rsidR="00257CFD" w:rsidRPr="001058B5" w:rsidRDefault="00257CFD" w:rsidP="00257CFD">
      <w:pPr>
        <w:pStyle w:val="ListParagraph"/>
        <w:numPr>
          <w:ilvl w:val="0"/>
          <w:numId w:val="94"/>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6FC257D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DROP CONTEXT empno_ctx;</w:t>
      </w:r>
    </w:p>
    <w:p w14:paraId="0DB0B8C9" w14:textId="77777777" w:rsidR="00257CFD" w:rsidRPr="001058B5" w:rsidRDefault="00257CFD" w:rsidP="00257CFD">
      <w:pPr>
        <w:pStyle w:val="BodyText"/>
        <w:spacing w:before="2"/>
        <w:rPr>
          <w:rFonts w:ascii="Arial" w:hAnsi="Arial" w:cs="Arial"/>
          <w:sz w:val="19"/>
        </w:rPr>
      </w:pPr>
    </w:p>
    <w:p w14:paraId="4FADBD3A" w14:textId="77777777" w:rsidR="00257CFD" w:rsidRDefault="00257CFD" w:rsidP="00257CFD">
      <w:pPr>
        <w:pStyle w:val="BodyText"/>
        <w:spacing w:line="228" w:lineRule="auto"/>
        <w:ind w:left="2020" w:right="848" w:hanging="1"/>
        <w:rPr>
          <w:rFonts w:ascii="Arial" w:hAnsi="Arial" w:cs="Arial"/>
        </w:rPr>
      </w:pPr>
      <w:r w:rsidRPr="008447E4">
        <w:rPr>
          <w:rFonts w:ascii="Arial" w:hAnsi="Arial" w:cs="Arial"/>
        </w:rPr>
        <w:t xml:space="preserve">Hãy nhớ rằng mặc dù sysadmin_ctx đã tạo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8447E4">
        <w:rPr>
          <w:rFonts w:ascii="Arial" w:hAnsi="Arial" w:cs="Arial"/>
        </w:rPr>
        <w:t xml:space="preserve">, nó được sở hữu bởi </w:t>
      </w:r>
      <w:r w:rsidRPr="001058B5">
        <w:rPr>
          <w:rFonts w:ascii="Arial" w:hAnsi="Arial" w:cs="Arial"/>
        </w:rPr>
        <w:t>SYS</w:t>
      </w:r>
      <w:r w:rsidRPr="001058B5">
        <w:rPr>
          <w:rFonts w:ascii="Arial" w:hAnsi="Arial" w:cs="Arial"/>
          <w:spacing w:val="-83"/>
        </w:rPr>
        <w:t xml:space="preserve"> </w:t>
      </w:r>
      <w:r w:rsidRPr="001058B5">
        <w:rPr>
          <w:rFonts w:ascii="Arial" w:hAnsi="Arial" w:cs="Arial"/>
        </w:rPr>
        <w:t>schema</w:t>
      </w:r>
      <w:r w:rsidRPr="008447E4">
        <w:rPr>
          <w:rFonts w:ascii="Arial" w:hAnsi="Arial" w:cs="Arial"/>
        </w:rPr>
        <w:t>.</w:t>
      </w:r>
    </w:p>
    <w:p w14:paraId="57413B7A" w14:textId="77777777" w:rsidR="00257CFD" w:rsidRPr="001058B5" w:rsidRDefault="00257CFD" w:rsidP="00257CFD">
      <w:pPr>
        <w:pStyle w:val="BodyText"/>
        <w:spacing w:line="228" w:lineRule="auto"/>
        <w:ind w:left="2020" w:right="848" w:hanging="1"/>
        <w:rPr>
          <w:rFonts w:ascii="Arial" w:hAnsi="Arial" w:cs="Arial"/>
        </w:rPr>
      </w:pPr>
      <w:r w:rsidRPr="001058B5">
        <w:rPr>
          <w:rFonts w:ascii="Arial" w:hAnsi="Arial" w:cs="Arial"/>
        </w:rPr>
        <w:t>.</w:t>
      </w:r>
    </w:p>
    <w:p w14:paraId="7C939640" w14:textId="77777777" w:rsidR="00257CFD" w:rsidRDefault="00257CFD" w:rsidP="00257CFD">
      <w:pPr>
        <w:pStyle w:val="ListParagraph"/>
        <w:numPr>
          <w:ilvl w:val="0"/>
          <w:numId w:val="94"/>
        </w:numPr>
        <w:tabs>
          <w:tab w:val="left" w:pos="2020"/>
        </w:tabs>
        <w:rPr>
          <w:rFonts w:ascii="Arial" w:hAnsi="Arial" w:cs="Arial"/>
          <w:sz w:val="20"/>
        </w:rPr>
      </w:pPr>
      <w:r w:rsidRPr="008447E4">
        <w:rPr>
          <w:rFonts w:ascii="Arial" w:hAnsi="Arial" w:cs="Arial"/>
          <w:sz w:val="20"/>
        </w:rPr>
        <w:t>Nếu bạn muốn, khóa và hết hạn SCOTT, trừ khi những người dùng khác muốn sử dụng tài khoản này:</w:t>
      </w:r>
    </w:p>
    <w:p w14:paraId="44F81AC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ALTER USER SCOTT PASSWORD EXPIRE ACCOUNT LOCK;</w:t>
      </w:r>
    </w:p>
    <w:p w14:paraId="7D27EBC7" w14:textId="77777777" w:rsidR="00257CFD" w:rsidRPr="001058B5" w:rsidRDefault="00257CFD" w:rsidP="00257CFD">
      <w:pPr>
        <w:pStyle w:val="BodyText"/>
        <w:rPr>
          <w:rFonts w:ascii="Arial" w:hAnsi="Arial" w:cs="Arial"/>
          <w:sz w:val="18"/>
        </w:rPr>
      </w:pPr>
    </w:p>
    <w:p w14:paraId="7F8D26ED" w14:textId="77777777" w:rsidR="00257CFD" w:rsidRPr="001058B5" w:rsidRDefault="00257CFD" w:rsidP="00257CFD">
      <w:pPr>
        <w:pStyle w:val="Heading4"/>
        <w:spacing w:before="108"/>
        <w:ind w:left="100"/>
      </w:pPr>
      <w:bookmarkStart w:id="937" w:name="_bookmark1218"/>
      <w:bookmarkEnd w:id="937"/>
      <w:r>
        <w:t>Khởi tạo các</w:t>
      </w:r>
      <w:r w:rsidRPr="001058B5">
        <w:t xml:space="preserve"> </w:t>
      </w:r>
      <w:r>
        <w:t xml:space="preserve"> </w:t>
      </w:r>
      <w:r w:rsidRPr="001058B5">
        <w:t xml:space="preserve">Application Contexts Externally </w:t>
      </w:r>
      <w:r>
        <w:t xml:space="preserve">dựa trên </w:t>
      </w:r>
      <w:r w:rsidRPr="001058B5">
        <w:t>Datab</w:t>
      </w:r>
      <w:bookmarkStart w:id="938" w:name="_bookmark1219"/>
      <w:bookmarkEnd w:id="938"/>
      <w:r w:rsidRPr="001058B5">
        <w:t>ase Session</w:t>
      </w:r>
    </w:p>
    <w:p w14:paraId="651B5931" w14:textId="77777777" w:rsidR="00257CFD" w:rsidRPr="008447E4" w:rsidRDefault="00257CFD" w:rsidP="00257CFD">
      <w:pPr>
        <w:pStyle w:val="BodyText"/>
        <w:spacing w:before="80" w:line="232" w:lineRule="auto"/>
        <w:ind w:left="1660" w:right="848"/>
        <w:rPr>
          <w:rFonts w:ascii="Arial" w:hAnsi="Arial" w:cs="Arial"/>
        </w:rPr>
      </w:pPr>
    </w:p>
    <w:p w14:paraId="653999D2"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 xml:space="preserve">Khi bạn khởi tạo </w:t>
      </w:r>
      <w:r w:rsidRPr="001058B5">
        <w:rPr>
          <w:rFonts w:ascii="Arial" w:hAnsi="Arial" w:cs="Arial"/>
        </w:rPr>
        <w:t>application context externally</w:t>
      </w:r>
      <w:r>
        <w:rPr>
          <w:rFonts w:ascii="Arial" w:hAnsi="Arial" w:cs="Arial"/>
        </w:rPr>
        <w:t xml:space="preserve"> </w:t>
      </w:r>
      <w:r w:rsidRPr="008447E4">
        <w:rPr>
          <w:rFonts w:ascii="Arial" w:hAnsi="Arial" w:cs="Arial"/>
        </w:rPr>
        <w:t xml:space="preserve"> dựa trên </w:t>
      </w:r>
      <w:r w:rsidRPr="001058B5">
        <w:rPr>
          <w:rFonts w:ascii="Arial" w:hAnsi="Arial" w:cs="Arial"/>
        </w:rPr>
        <w:t>database session</w:t>
      </w:r>
      <w:r w:rsidRPr="008447E4">
        <w:rPr>
          <w:rFonts w:ascii="Arial" w:hAnsi="Arial" w:cs="Arial"/>
        </w:rPr>
        <w:t xml:space="preserve">, bạn chỉ định một </w:t>
      </w:r>
      <w:r>
        <w:rPr>
          <w:rFonts w:ascii="Arial" w:hAnsi="Arial" w:cs="Arial"/>
        </w:rPr>
        <w:t xml:space="preserve">kiểu </w:t>
      </w:r>
      <w:r w:rsidRPr="001058B5">
        <w:rPr>
          <w:rFonts w:ascii="Arial" w:hAnsi="Arial" w:cs="Arial"/>
        </w:rPr>
        <w:t>namespace</w:t>
      </w:r>
      <w:r w:rsidRPr="008447E4">
        <w:rPr>
          <w:rFonts w:ascii="Arial" w:hAnsi="Arial" w:cs="Arial"/>
        </w:rPr>
        <w:t xml:space="preserve"> đặc biệt chấp nhận khởi tạo các giá trị thuộc tính từ các tài nguyên bên ngoài và sau đó lưu trữ chúng trong phiên người dùng cục bộ. Việc khởi tạo một </w:t>
      </w:r>
      <w:r w:rsidRPr="001058B5">
        <w:rPr>
          <w:rFonts w:ascii="Arial" w:hAnsi="Arial" w:cs="Arial"/>
        </w:rPr>
        <w:t xml:space="preserve">application context externally </w:t>
      </w:r>
      <w:r w:rsidRPr="008447E4">
        <w:rPr>
          <w:rFonts w:ascii="Arial" w:hAnsi="Arial" w:cs="Arial"/>
        </w:rPr>
        <w:t xml:space="preserve">tăng cường hiệu năng vì nó được lưu trữ trong UGA và cho phép việc truyền các thuộc tính tự động từ </w:t>
      </w:r>
      <w:r w:rsidRPr="001058B5">
        <w:rPr>
          <w:rFonts w:ascii="Arial" w:hAnsi="Arial" w:cs="Arial"/>
        </w:rPr>
        <w:t>session</w:t>
      </w:r>
      <w:r w:rsidRPr="008447E4">
        <w:rPr>
          <w:rFonts w:ascii="Arial" w:hAnsi="Arial" w:cs="Arial"/>
        </w:rPr>
        <w:t xml:space="preserve"> này sang </w:t>
      </w:r>
      <w:r w:rsidRPr="001058B5">
        <w:rPr>
          <w:rFonts w:ascii="Arial" w:hAnsi="Arial" w:cs="Arial"/>
        </w:rPr>
        <w:t>session</w:t>
      </w:r>
      <w:r w:rsidRPr="008447E4">
        <w:rPr>
          <w:rFonts w:ascii="Arial" w:hAnsi="Arial" w:cs="Arial"/>
        </w:rPr>
        <w:t xml:space="preserve"> khác.</w:t>
      </w:r>
    </w:p>
    <w:p w14:paraId="6DCEF224"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Các liên kết</w:t>
      </w:r>
      <w:r>
        <w:rPr>
          <w:rFonts w:ascii="Arial" w:hAnsi="Arial" w:cs="Arial"/>
        </w:rPr>
        <w:t xml:space="preserve"> </w:t>
      </w:r>
      <w:r w:rsidRPr="008447E4">
        <w:rPr>
          <w:rFonts w:ascii="Arial" w:hAnsi="Arial" w:cs="Arial"/>
        </w:rPr>
        <w:t xml:space="preserve">kết nối </w:t>
      </w:r>
      <w:r w:rsidRPr="001058B5">
        <w:rPr>
          <w:rFonts w:ascii="Arial" w:hAnsi="Arial" w:cs="Arial"/>
        </w:rPr>
        <w:t xml:space="preserve">database </w:t>
      </w:r>
      <w:r w:rsidRPr="008447E4">
        <w:rPr>
          <w:rFonts w:ascii="Arial" w:hAnsi="Arial" w:cs="Arial"/>
        </w:rPr>
        <w:t xml:space="preserve">người dùng được chỉ được hỗ trợ bởi các </w:t>
      </w:r>
      <w:r w:rsidRPr="001058B5">
        <w:rPr>
          <w:rFonts w:ascii="Arial" w:hAnsi="Arial" w:cs="Arial"/>
        </w:rPr>
        <w:t xml:space="preserve">application contexts </w:t>
      </w:r>
      <w:r w:rsidRPr="008447E4">
        <w:rPr>
          <w:rFonts w:ascii="Arial" w:hAnsi="Arial" w:cs="Arial"/>
        </w:rPr>
        <w:t>được khởi tạo từ các nguồn bên ngoài dựa trên OCI.</w:t>
      </w:r>
    </w:p>
    <w:p w14:paraId="372C3BA6" w14:textId="77777777" w:rsidR="00257CFD" w:rsidRPr="008447E4" w:rsidRDefault="00257CFD" w:rsidP="00257CFD">
      <w:pPr>
        <w:pStyle w:val="BodyText"/>
        <w:spacing w:before="80" w:line="232" w:lineRule="auto"/>
        <w:ind w:left="1660" w:right="848"/>
        <w:rPr>
          <w:rFonts w:ascii="Arial" w:hAnsi="Arial" w:cs="Arial"/>
        </w:rPr>
      </w:pPr>
    </w:p>
    <w:p w14:paraId="36F930CA" w14:textId="77777777" w:rsidR="00257CFD" w:rsidRDefault="00257CFD" w:rsidP="00257CFD">
      <w:pPr>
        <w:pStyle w:val="BodyText"/>
        <w:spacing w:before="80" w:line="232" w:lineRule="auto"/>
        <w:ind w:left="1660" w:right="848"/>
        <w:rPr>
          <w:rFonts w:ascii="Arial" w:hAnsi="Arial" w:cs="Arial"/>
        </w:rPr>
      </w:pPr>
      <w:r w:rsidRPr="008447E4">
        <w:rPr>
          <w:rFonts w:ascii="Arial" w:hAnsi="Arial" w:cs="Arial"/>
        </w:rPr>
        <w:t>Phần này bao gồm:</w:t>
      </w:r>
    </w:p>
    <w:p w14:paraId="10D174ED"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21" w:history="1">
        <w:r w:rsidR="00257CFD">
          <w:rPr>
            <w:rFonts w:ascii="Arial" w:hAnsi="Arial" w:cs="Arial"/>
            <w:color w:val="0000CC"/>
            <w:sz w:val="20"/>
          </w:rPr>
          <w:t>Lấy</w:t>
        </w:r>
      </w:hyperlink>
      <w:r w:rsidR="00257CFD">
        <w:rPr>
          <w:rFonts w:ascii="Arial" w:hAnsi="Arial" w:cs="Arial"/>
          <w:color w:val="0000CC"/>
          <w:sz w:val="20"/>
        </w:rPr>
        <w:t xml:space="preserve"> các giá trị mặc định từ người dùng</w:t>
      </w:r>
    </w:p>
    <w:p w14:paraId="4E7F5CC6" w14:textId="77777777" w:rsidR="00257CFD" w:rsidRPr="001058B5" w:rsidRDefault="00257CFD" w:rsidP="00257CFD">
      <w:pPr>
        <w:pStyle w:val="ListParagraph"/>
        <w:tabs>
          <w:tab w:val="left" w:pos="2020"/>
        </w:tabs>
        <w:spacing w:before="112"/>
        <w:ind w:left="2019" w:firstLine="0"/>
        <w:rPr>
          <w:rFonts w:ascii="Arial" w:hAnsi="Arial" w:cs="Arial"/>
          <w:sz w:val="20"/>
        </w:rPr>
      </w:pPr>
      <w:r>
        <w:rPr>
          <w:rFonts w:ascii="Arial" w:hAnsi="Arial" w:cs="Arial"/>
          <w:color w:val="0000CC"/>
          <w:sz w:val="20"/>
        </w:rPr>
        <w:t>L</w:t>
      </w:r>
      <w:hyperlink w:anchor="_bookmark1222" w:history="1">
        <w:r>
          <w:rPr>
            <w:rFonts w:ascii="Arial" w:hAnsi="Arial" w:cs="Arial"/>
            <w:color w:val="0000CC"/>
            <w:sz w:val="20"/>
          </w:rPr>
          <w:t>ấy</w:t>
        </w:r>
      </w:hyperlink>
      <w:r>
        <w:rPr>
          <w:rFonts w:ascii="Arial" w:hAnsi="Arial" w:cs="Arial"/>
          <w:color w:val="0000CC"/>
          <w:sz w:val="20"/>
        </w:rPr>
        <w:t xml:space="preserve"> các  giá trị khác từ tài nguyên bên ngoài</w:t>
      </w:r>
    </w:p>
    <w:p w14:paraId="0716E602"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24" w:history="1">
        <w:r w:rsidR="00257CFD">
          <w:rPr>
            <w:rFonts w:ascii="Arial" w:hAnsi="Arial" w:cs="Arial"/>
            <w:color w:val="0000CC"/>
            <w:sz w:val="20"/>
          </w:rPr>
          <w:t xml:space="preserve">Khởi tạo các giá trị </w:t>
        </w:r>
        <w:r w:rsidR="00257CFD" w:rsidRPr="001058B5">
          <w:rPr>
            <w:rFonts w:ascii="Arial" w:hAnsi="Arial" w:cs="Arial"/>
            <w:color w:val="0000CC"/>
            <w:sz w:val="20"/>
          </w:rPr>
          <w:t xml:space="preserve">Application Context </w:t>
        </w:r>
        <w:r w:rsidR="00257CFD">
          <w:rPr>
            <w:rFonts w:ascii="Arial" w:hAnsi="Arial" w:cs="Arial"/>
            <w:color w:val="0000CC"/>
            <w:spacing w:val="-3"/>
            <w:sz w:val="20"/>
          </w:rPr>
          <w:t xml:space="preserve">từ một </w:t>
        </w:r>
        <w:r w:rsidR="00257CFD" w:rsidRPr="001058B5">
          <w:rPr>
            <w:rFonts w:ascii="Arial" w:hAnsi="Arial" w:cs="Arial"/>
            <w:color w:val="0000CC"/>
            <w:sz w:val="20"/>
          </w:rPr>
          <w:t xml:space="preserve"> Middle-Tier</w:t>
        </w:r>
        <w:r w:rsidR="00257CFD" w:rsidRPr="001058B5">
          <w:rPr>
            <w:rFonts w:ascii="Arial" w:hAnsi="Arial" w:cs="Arial"/>
            <w:color w:val="0000CC"/>
            <w:spacing w:val="-3"/>
            <w:sz w:val="20"/>
          </w:rPr>
          <w:t xml:space="preserve"> </w:t>
        </w:r>
        <w:r w:rsidR="00257CFD" w:rsidRPr="001058B5">
          <w:rPr>
            <w:rFonts w:ascii="Arial" w:hAnsi="Arial" w:cs="Arial"/>
            <w:color w:val="0000CC"/>
            <w:sz w:val="20"/>
          </w:rPr>
          <w:t>Server</w:t>
        </w:r>
      </w:hyperlink>
    </w:p>
    <w:p w14:paraId="1482988C" w14:textId="77777777" w:rsidR="00257CFD" w:rsidRPr="001058B5" w:rsidRDefault="00257CFD" w:rsidP="00257CFD">
      <w:pPr>
        <w:pStyle w:val="BodyText"/>
        <w:spacing w:before="3"/>
        <w:rPr>
          <w:rFonts w:ascii="Arial" w:hAnsi="Arial" w:cs="Arial"/>
          <w:sz w:val="23"/>
        </w:rPr>
      </w:pPr>
    </w:p>
    <w:p w14:paraId="7122E0B6" w14:textId="77777777" w:rsidR="00257CFD" w:rsidRPr="001058B5" w:rsidRDefault="00257CFD" w:rsidP="00257CFD">
      <w:pPr>
        <w:pStyle w:val="Heading6"/>
        <w:ind w:left="1660"/>
      </w:pPr>
      <w:bookmarkStart w:id="939" w:name="Obtaining_Default_Values_from_Users"/>
      <w:bookmarkStart w:id="940" w:name="_bookmark1221"/>
      <w:bookmarkEnd w:id="939"/>
      <w:bookmarkEnd w:id="940"/>
      <w:r>
        <w:t xml:space="preserve">   </w:t>
      </w:r>
      <w:r w:rsidRPr="00EE0673">
        <w:t xml:space="preserve">Lấy giá trị mặc định từ người </w:t>
      </w:r>
    </w:p>
    <w:p w14:paraId="6213AC9D" w14:textId="77777777" w:rsidR="00257CFD" w:rsidRPr="00EE0673" w:rsidRDefault="00257CFD" w:rsidP="00257CFD">
      <w:pPr>
        <w:pStyle w:val="BodyText"/>
        <w:spacing w:before="54" w:line="232" w:lineRule="auto"/>
        <w:ind w:left="1659" w:right="700"/>
        <w:rPr>
          <w:rFonts w:ascii="Arial" w:hAnsi="Arial" w:cs="Arial"/>
        </w:rPr>
      </w:pPr>
      <w:r w:rsidRPr="00EE0673">
        <w:rPr>
          <w:rFonts w:ascii="Arial" w:hAnsi="Arial" w:cs="Arial"/>
        </w:rPr>
        <w:t xml:space="preserve">Đôi khi bạn cần các giá trị mặc định từ người dùng. Ban đầu, các giá trị mặc định này có thể là gợi ý hoặc tùy chọn, sau đó sau khi xác nhận, chúng trở thành </w:t>
      </w:r>
      <w:r w:rsidRPr="001058B5">
        <w:rPr>
          <w:rFonts w:ascii="Arial" w:hAnsi="Arial" w:cs="Arial"/>
        </w:rPr>
        <w:t>contexts</w:t>
      </w:r>
      <w:r w:rsidRPr="00EE0673">
        <w:rPr>
          <w:rFonts w:ascii="Arial" w:hAnsi="Arial" w:cs="Arial"/>
        </w:rPr>
        <w:t xml:space="preserve"> tin cậy.Tương tự, nó có thể thuận tiện hơn cho khách hàng để khởi tạo một số giá trị mặc định và sau đó dựa vào </w:t>
      </w:r>
      <w:r w:rsidRPr="001058B5">
        <w:rPr>
          <w:rFonts w:ascii="Arial" w:hAnsi="Arial" w:cs="Arial"/>
        </w:rPr>
        <w:t xml:space="preserve">login event trigger </w:t>
      </w:r>
      <w:r w:rsidRPr="00EE0673">
        <w:rPr>
          <w:rFonts w:ascii="Arial" w:hAnsi="Arial" w:cs="Arial"/>
        </w:rPr>
        <w:t>hoặc các ứng dụng để xác thực các giá trị.</w:t>
      </w:r>
    </w:p>
    <w:p w14:paraId="27D1DEAD" w14:textId="77777777" w:rsidR="00257CFD" w:rsidRDefault="00257CFD" w:rsidP="00257CFD">
      <w:pPr>
        <w:pStyle w:val="BodyText"/>
        <w:spacing w:before="54" w:line="232" w:lineRule="auto"/>
        <w:ind w:left="1659" w:right="700"/>
        <w:rPr>
          <w:rFonts w:ascii="Arial" w:hAnsi="Arial" w:cs="Arial"/>
        </w:rPr>
      </w:pPr>
      <w:r w:rsidRPr="00EE0673">
        <w:rPr>
          <w:rFonts w:ascii="Arial" w:hAnsi="Arial" w:cs="Arial"/>
        </w:rPr>
        <w:t xml:space="preserve">Đối với </w:t>
      </w:r>
      <w:r w:rsidRPr="001058B5">
        <w:rPr>
          <w:rFonts w:ascii="Arial" w:hAnsi="Arial" w:cs="Arial"/>
        </w:rPr>
        <w:t>job queues,</w:t>
      </w:r>
      <w:r w:rsidRPr="00EE0673">
        <w:rPr>
          <w:rFonts w:ascii="Arial" w:hAnsi="Arial" w:cs="Arial"/>
        </w:rPr>
        <w:t xml:space="preserve">, thường trình gửi công việc ghi lại </w:t>
      </w:r>
      <w:r w:rsidRPr="001058B5">
        <w:rPr>
          <w:rFonts w:ascii="Arial" w:hAnsi="Arial" w:cs="Arial"/>
        </w:rPr>
        <w:t>contex</w:t>
      </w:r>
      <w:r>
        <w:rPr>
          <w:rFonts w:ascii="Arial" w:hAnsi="Arial" w:cs="Arial"/>
        </w:rPr>
        <w:t xml:space="preserve">t </w:t>
      </w:r>
      <w:r w:rsidRPr="00EE0673">
        <w:rPr>
          <w:rFonts w:ascii="Arial" w:hAnsi="Arial" w:cs="Arial"/>
        </w:rPr>
        <w:t xml:space="preserve">được đặt tại thời điểm công việc được gửi và khôi phục lại khi thực hiện công việc theo đợt. Để duy trì tính toàn vẹn của </w:t>
      </w:r>
      <w:r w:rsidRPr="001058B5">
        <w:rPr>
          <w:rFonts w:ascii="Arial" w:hAnsi="Arial" w:cs="Arial"/>
        </w:rPr>
        <w:t>contex</w:t>
      </w:r>
      <w:r>
        <w:rPr>
          <w:rFonts w:ascii="Arial" w:hAnsi="Arial" w:cs="Arial"/>
        </w:rPr>
        <w:t>t</w:t>
      </w:r>
      <w:r w:rsidRPr="00EE0673">
        <w:rPr>
          <w:rFonts w:ascii="Arial" w:hAnsi="Arial" w:cs="Arial"/>
        </w:rPr>
        <w:t xml:space="preserve">, </w:t>
      </w:r>
      <w:r w:rsidRPr="001058B5">
        <w:rPr>
          <w:rFonts w:ascii="Arial" w:hAnsi="Arial" w:cs="Arial"/>
        </w:rPr>
        <w:t xml:space="preserve">job queues </w:t>
      </w:r>
      <w:r w:rsidRPr="00EE0673">
        <w:rPr>
          <w:rFonts w:ascii="Arial" w:hAnsi="Arial" w:cs="Arial"/>
        </w:rPr>
        <w:t xml:space="preserve">không thể bỏ qua </w:t>
      </w:r>
      <w:r w:rsidRPr="001058B5">
        <w:rPr>
          <w:rFonts w:ascii="Arial" w:hAnsi="Arial" w:cs="Arial"/>
        </w:rPr>
        <w:t xml:space="preserve">PL/SQL package </w:t>
      </w:r>
      <w:r w:rsidRPr="00EE0673">
        <w:rPr>
          <w:rFonts w:ascii="Arial" w:hAnsi="Arial" w:cs="Arial"/>
        </w:rPr>
        <w:t xml:space="preserve">được chỉ định để thiết lập </w:t>
      </w:r>
      <w:r w:rsidRPr="001058B5">
        <w:rPr>
          <w:rFonts w:ascii="Arial" w:hAnsi="Arial" w:cs="Arial"/>
        </w:rPr>
        <w:t>contex</w:t>
      </w:r>
      <w:r>
        <w:rPr>
          <w:rFonts w:ascii="Arial" w:hAnsi="Arial" w:cs="Arial"/>
        </w:rPr>
        <w:t>t</w:t>
      </w:r>
      <w:r w:rsidRPr="00EE0673">
        <w:rPr>
          <w:rFonts w:ascii="Arial" w:hAnsi="Arial" w:cs="Arial"/>
        </w:rPr>
        <w:t xml:space="preserve">. Thay vào đó, </w:t>
      </w:r>
      <w:r w:rsidRPr="001058B5">
        <w:rPr>
          <w:rFonts w:ascii="Arial" w:hAnsi="Arial" w:cs="Arial"/>
        </w:rPr>
        <w:t xml:space="preserve">application context </w:t>
      </w:r>
      <w:r w:rsidRPr="00EE0673">
        <w:rPr>
          <w:rFonts w:ascii="Arial" w:hAnsi="Arial" w:cs="Arial"/>
        </w:rPr>
        <w:t xml:space="preserve">được khởi tạo bên ngoài chấp nhận khởi tạo các giá trị </w:t>
      </w:r>
      <w:r w:rsidRPr="001058B5">
        <w:rPr>
          <w:rFonts w:ascii="Arial" w:hAnsi="Arial" w:cs="Arial"/>
        </w:rPr>
        <w:t>contex</w:t>
      </w:r>
      <w:r>
        <w:rPr>
          <w:rFonts w:ascii="Arial" w:hAnsi="Arial" w:cs="Arial"/>
        </w:rPr>
        <w:t xml:space="preserve"> </w:t>
      </w:r>
      <w:r w:rsidRPr="00EE0673">
        <w:rPr>
          <w:rFonts w:ascii="Arial" w:hAnsi="Arial" w:cs="Arial"/>
        </w:rPr>
        <w:t xml:space="preserve">từ </w:t>
      </w:r>
      <w:r w:rsidRPr="001058B5">
        <w:rPr>
          <w:rFonts w:ascii="Arial" w:hAnsi="Arial" w:cs="Arial"/>
        </w:rPr>
        <w:t>job queue process</w:t>
      </w:r>
      <w:r w:rsidRPr="00EE0673">
        <w:rPr>
          <w:rFonts w:ascii="Arial" w:hAnsi="Arial" w:cs="Arial"/>
        </w:rPr>
        <w:t>.</w:t>
      </w:r>
    </w:p>
    <w:p w14:paraId="39584BF2" w14:textId="77777777" w:rsidR="00257CFD" w:rsidRDefault="00257CFD" w:rsidP="00257CFD">
      <w:pPr>
        <w:pStyle w:val="BodyText"/>
        <w:spacing w:before="54" w:line="232" w:lineRule="auto"/>
        <w:ind w:left="1659" w:right="700"/>
        <w:rPr>
          <w:rFonts w:ascii="Arial" w:hAnsi="Arial" w:cs="Arial"/>
        </w:rPr>
      </w:pPr>
    </w:p>
    <w:p w14:paraId="0B664621" w14:textId="77777777" w:rsidR="00257CFD" w:rsidRPr="001058B5" w:rsidRDefault="00257CFD" w:rsidP="00257CFD">
      <w:pPr>
        <w:pStyle w:val="BodyText"/>
        <w:spacing w:before="54" w:line="232" w:lineRule="auto"/>
        <w:ind w:left="1659" w:right="700"/>
        <w:rPr>
          <w:rFonts w:ascii="Arial" w:hAnsi="Arial" w:cs="Arial"/>
        </w:rPr>
        <w:sectPr w:rsidR="00257CFD" w:rsidRPr="001058B5">
          <w:pgSz w:w="12240" w:h="15840"/>
          <w:pgMar w:top="840" w:right="1060" w:bottom="860" w:left="1100" w:header="549" w:footer="663" w:gutter="0"/>
          <w:cols w:space="720"/>
        </w:sectPr>
      </w:pPr>
      <w:r w:rsidRPr="00EE0673">
        <w:rPr>
          <w:rFonts w:ascii="Arial" w:hAnsi="Arial" w:cs="Arial"/>
        </w:rPr>
        <w:lastRenderedPageBreak/>
        <w:t xml:space="preserve">Việc truyền tự động </w:t>
      </w:r>
      <w:r w:rsidRPr="001058B5">
        <w:rPr>
          <w:rFonts w:ascii="Arial" w:hAnsi="Arial" w:cs="Arial"/>
        </w:rPr>
        <w:t>context</w:t>
      </w:r>
      <w:r w:rsidRPr="00EE0673">
        <w:rPr>
          <w:rFonts w:ascii="Arial" w:hAnsi="Arial" w:cs="Arial"/>
        </w:rPr>
        <w:t xml:space="preserve"> đến một phiên làm việc từ xa có thể tạo ra các vấn đề bảo mật. Nhà phát triển hoặc quản trị viên có thể xử lý hiệu quả </w:t>
      </w:r>
      <w:r w:rsidRPr="001058B5">
        <w:rPr>
          <w:rFonts w:ascii="Arial" w:hAnsi="Arial" w:cs="Arial"/>
        </w:rPr>
        <w:t>context</w:t>
      </w:r>
      <w:r w:rsidRPr="00EE0673">
        <w:rPr>
          <w:rFonts w:ascii="Arial" w:hAnsi="Arial" w:cs="Arial"/>
        </w:rPr>
        <w:t xml:space="preserve"> mặc định</w:t>
      </w:r>
      <w:r>
        <w:rPr>
          <w:rFonts w:ascii="Arial" w:hAnsi="Arial" w:cs="Arial"/>
        </w:rPr>
        <w:t xml:space="preserve"> </w:t>
      </w:r>
      <w:r w:rsidRPr="005939D4">
        <w:rPr>
          <w:rFonts w:ascii="Arial" w:hAnsi="Arial" w:cs="Arial"/>
        </w:rPr>
        <w:t xml:space="preserve">các giá trị từ các tài nguyên khác với quy trình PL / SQL được chỉ định bằng cách sử dụng </w:t>
      </w:r>
      <w:r w:rsidRPr="001058B5">
        <w:rPr>
          <w:rFonts w:ascii="Arial" w:hAnsi="Arial" w:cs="Arial"/>
        </w:rPr>
        <w:t xml:space="preserve">logon triggers </w:t>
      </w:r>
      <w:r w:rsidRPr="005939D4">
        <w:rPr>
          <w:rFonts w:ascii="Arial" w:hAnsi="Arial" w:cs="Arial"/>
        </w:rPr>
        <w:t xml:space="preserve">để đặt lại </w:t>
      </w:r>
      <w:r w:rsidRPr="001058B5">
        <w:rPr>
          <w:rFonts w:ascii="Arial" w:hAnsi="Arial" w:cs="Arial"/>
        </w:rPr>
        <w:t>context</w:t>
      </w:r>
      <w:r w:rsidRPr="00EE0673">
        <w:rPr>
          <w:rFonts w:ascii="Arial" w:hAnsi="Arial" w:cs="Arial"/>
        </w:rPr>
        <w:t xml:space="preserve"> </w:t>
      </w:r>
      <w:r w:rsidRPr="005939D4">
        <w:rPr>
          <w:rFonts w:ascii="Arial" w:hAnsi="Arial" w:cs="Arial"/>
        </w:rPr>
        <w:t>khi người dùng đăng nhập.</w:t>
      </w:r>
    </w:p>
    <w:p w14:paraId="6D9D10D7" w14:textId="77777777" w:rsidR="00257CFD" w:rsidRPr="001058B5" w:rsidRDefault="00257CFD" w:rsidP="00257CFD">
      <w:pPr>
        <w:pStyle w:val="BodyText"/>
        <w:spacing w:before="5"/>
        <w:rPr>
          <w:rFonts w:ascii="Arial" w:hAnsi="Arial" w:cs="Arial"/>
          <w:sz w:val="25"/>
        </w:rPr>
      </w:pPr>
    </w:p>
    <w:p w14:paraId="3D9BF26E" w14:textId="77777777" w:rsidR="00257CFD" w:rsidRPr="001058B5" w:rsidRDefault="00257CFD" w:rsidP="00257CFD">
      <w:pPr>
        <w:pStyle w:val="Heading6"/>
      </w:pPr>
      <w:bookmarkStart w:id="941" w:name="Obtaining_Values_from_Other_External_Res"/>
      <w:bookmarkStart w:id="942" w:name="_bookmark1222"/>
      <w:bookmarkEnd w:id="941"/>
      <w:bookmarkEnd w:id="942"/>
      <w:r>
        <w:t xml:space="preserve">Lấy các giá trị khác từ tài nguyên bên ngoài </w:t>
      </w:r>
    </w:p>
    <w:p w14:paraId="22B03636" w14:textId="77777777" w:rsidR="00257CFD" w:rsidRPr="005939D4" w:rsidRDefault="00257CFD" w:rsidP="00257CFD">
      <w:pPr>
        <w:pStyle w:val="BodyText"/>
        <w:spacing w:before="54" w:line="232" w:lineRule="auto"/>
        <w:ind w:left="2260"/>
        <w:rPr>
          <w:rFonts w:ascii="Arial" w:hAnsi="Arial" w:cs="Arial"/>
        </w:rPr>
      </w:pPr>
      <w:r w:rsidRPr="005939D4">
        <w:rPr>
          <w:rFonts w:ascii="Arial" w:hAnsi="Arial" w:cs="Arial"/>
        </w:rPr>
        <w:t xml:space="preserve">Bạn có thể tạo một </w:t>
      </w:r>
      <w:r w:rsidRPr="001058B5">
        <w:rPr>
          <w:rFonts w:ascii="Arial" w:hAnsi="Arial" w:cs="Arial"/>
        </w:rPr>
        <w:t xml:space="preserve">application context </w:t>
      </w:r>
      <w:r w:rsidRPr="005939D4">
        <w:rPr>
          <w:rFonts w:ascii="Arial" w:hAnsi="Arial" w:cs="Arial"/>
        </w:rPr>
        <w:t>chấp nhận việc khởi tạo các thuộc tính và các giá trị thông qua các tài nguyên bên ngoài. Ví dụ bao gồm giao diện OCI,</w:t>
      </w:r>
      <w:r>
        <w:rPr>
          <w:rFonts w:ascii="Arial" w:hAnsi="Arial" w:cs="Arial"/>
        </w:rPr>
        <w:t xml:space="preserve">một </w:t>
      </w:r>
      <w:r w:rsidRPr="001058B5">
        <w:rPr>
          <w:rFonts w:ascii="Arial" w:hAnsi="Arial" w:cs="Arial"/>
        </w:rPr>
        <w:t xml:space="preserve"> job queue process, </w:t>
      </w:r>
      <w:r>
        <w:rPr>
          <w:rFonts w:ascii="Arial" w:hAnsi="Arial" w:cs="Arial"/>
        </w:rPr>
        <w:t xml:space="preserve">hoặc một </w:t>
      </w:r>
      <w:r w:rsidRPr="001058B5">
        <w:rPr>
          <w:rFonts w:ascii="Arial" w:hAnsi="Arial" w:cs="Arial"/>
        </w:rPr>
        <w:t xml:space="preserve"> database link</w:t>
      </w:r>
      <w:r w:rsidRPr="005939D4">
        <w:rPr>
          <w:rFonts w:ascii="Arial" w:hAnsi="Arial" w:cs="Arial"/>
        </w:rPr>
        <w:t>.</w:t>
      </w:r>
    </w:p>
    <w:p w14:paraId="5D1C7DB2" w14:textId="77777777" w:rsidR="00257CFD" w:rsidRDefault="00257CFD" w:rsidP="00257CFD">
      <w:pPr>
        <w:pStyle w:val="BodyText"/>
        <w:spacing w:before="54" w:line="232" w:lineRule="auto"/>
        <w:ind w:left="2260"/>
        <w:rPr>
          <w:rFonts w:ascii="Arial" w:hAnsi="Arial" w:cs="Arial"/>
        </w:rPr>
      </w:pPr>
      <w:r w:rsidRPr="005939D4">
        <w:rPr>
          <w:rFonts w:ascii="Arial" w:hAnsi="Arial" w:cs="Arial"/>
        </w:rPr>
        <w:t xml:space="preserve">Các </w:t>
      </w:r>
      <w:r w:rsidRPr="001058B5">
        <w:rPr>
          <w:rFonts w:ascii="Arial" w:hAnsi="Arial" w:cs="Arial"/>
        </w:rPr>
        <w:t xml:space="preserve">application context </w:t>
      </w:r>
      <w:r w:rsidRPr="005939D4">
        <w:rPr>
          <w:rFonts w:ascii="Arial" w:hAnsi="Arial" w:cs="Arial"/>
        </w:rPr>
        <w:t>được khởi tạo bên ngoài cung cấp các tính năng sau:</w:t>
      </w:r>
    </w:p>
    <w:p w14:paraId="290F0BD4"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2C6B46">
        <w:rPr>
          <w:rFonts w:ascii="Arial" w:hAnsi="Arial" w:cs="Arial"/>
          <w:sz w:val="20"/>
        </w:rPr>
        <w:t xml:space="preserve">, việc tự động truyền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414588A6"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2C6B46">
        <w:rPr>
          <w:rFonts w:ascii="Arial" w:hAnsi="Arial" w:cs="Arial"/>
          <w:sz w:val="20"/>
        </w:rPr>
        <w:t xml:space="preserve">, khôi phục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39830D5"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các giao diện OCI, một cơ chế để khởi tạo các giá trị </w:t>
      </w:r>
      <w:r w:rsidRPr="001058B5">
        <w:rPr>
          <w:rFonts w:ascii="Arial" w:hAnsi="Arial" w:cs="Arial"/>
          <w:sz w:val="20"/>
        </w:rPr>
        <w:t>context</w:t>
      </w:r>
      <w:r w:rsidRPr="002C6B46">
        <w:rPr>
          <w:rFonts w:ascii="Arial" w:hAnsi="Arial" w:cs="Arial"/>
          <w:sz w:val="20"/>
        </w:rPr>
        <w:t xml:space="preserve"> </w:t>
      </w:r>
      <w:r>
        <w:rPr>
          <w:rFonts w:ascii="Arial" w:hAnsi="Arial" w:cs="Arial"/>
          <w:sz w:val="20"/>
        </w:rPr>
        <w:t xml:space="preserve"> </w:t>
      </w:r>
      <w:r w:rsidRPr="002C6B46">
        <w:rPr>
          <w:rFonts w:ascii="Arial" w:hAnsi="Arial" w:cs="Arial"/>
          <w:sz w:val="20"/>
        </w:rPr>
        <w:t xml:space="preserve">nằm trong </w:t>
      </w:r>
      <w:r w:rsidRPr="001058B5">
        <w:rPr>
          <w:rFonts w:ascii="Arial" w:hAnsi="Arial" w:cs="Arial"/>
          <w:sz w:val="20"/>
        </w:rPr>
        <w:t>application context</w:t>
      </w:r>
      <w:r w:rsidRPr="001058B5">
        <w:rPr>
          <w:rFonts w:ascii="Arial" w:hAnsi="Arial" w:cs="Arial"/>
          <w:spacing w:val="-1"/>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0961DC5" w14:textId="77777777" w:rsidR="00257CFD" w:rsidRPr="002C6B46" w:rsidRDefault="00257CFD" w:rsidP="00257CFD">
      <w:pPr>
        <w:pStyle w:val="BodyText"/>
        <w:spacing w:before="118" w:line="232" w:lineRule="auto"/>
        <w:ind w:left="2259" w:right="102"/>
        <w:rPr>
          <w:rFonts w:ascii="Arial" w:hAnsi="Arial" w:cs="Arial"/>
        </w:rPr>
      </w:pPr>
      <w:r w:rsidRPr="002C6B46">
        <w:rPr>
          <w:rFonts w:ascii="Arial" w:hAnsi="Arial" w:cs="Arial"/>
        </w:rPr>
        <w:t xml:space="preserve">Mặc dù bất kỳ chương trình khách hàng nào đang sử dụng </w:t>
      </w:r>
      <w:r w:rsidRPr="001058B5">
        <w:rPr>
          <w:rFonts w:ascii="Arial" w:hAnsi="Arial" w:cs="Arial"/>
        </w:rPr>
        <w:t>Oracle Call Interface</w:t>
      </w:r>
      <w:r w:rsidRPr="002C6B46">
        <w:rPr>
          <w:rFonts w:ascii="Arial" w:hAnsi="Arial" w:cs="Arial"/>
        </w:rPr>
        <w:t xml:space="preserve"> đều có thể khởi tạo </w:t>
      </w:r>
      <w:r>
        <w:rPr>
          <w:rFonts w:ascii="Arial" w:hAnsi="Arial" w:cs="Arial"/>
        </w:rPr>
        <w:t>kiểu</w:t>
      </w:r>
      <w:r w:rsidRPr="002C6B46">
        <w:rPr>
          <w:rFonts w:ascii="Arial" w:hAnsi="Arial" w:cs="Arial"/>
        </w:rPr>
        <w:t xml:space="preserve"> </w:t>
      </w:r>
      <w:r w:rsidRPr="001058B5">
        <w:rPr>
          <w:rFonts w:ascii="Arial" w:hAnsi="Arial" w:cs="Arial"/>
        </w:rPr>
        <w:t>namespace</w:t>
      </w:r>
      <w:r w:rsidRPr="002C6B46">
        <w:rPr>
          <w:rFonts w:ascii="Arial" w:hAnsi="Arial" w:cs="Arial"/>
        </w:rPr>
        <w:t xml:space="preserve">, nhưng bạn có thể sử dụng </w:t>
      </w:r>
      <w:r w:rsidRPr="001058B5">
        <w:rPr>
          <w:rFonts w:ascii="Arial" w:hAnsi="Arial" w:cs="Arial"/>
        </w:rPr>
        <w:t xml:space="preserve">login event triggers </w:t>
      </w:r>
      <w:r w:rsidRPr="002C6B46">
        <w:rPr>
          <w:rFonts w:ascii="Arial" w:hAnsi="Arial" w:cs="Arial"/>
        </w:rPr>
        <w:t>để xác minh các giá trị. Tùy thuộc vào ứng dụng để diễn giải và tin tưởng các giá trị của các thuộc tính.</w:t>
      </w:r>
    </w:p>
    <w:p w14:paraId="3A00BF7F" w14:textId="77777777" w:rsidR="00257CFD" w:rsidRDefault="00257CFD" w:rsidP="00257CFD">
      <w:pPr>
        <w:pStyle w:val="BodyText"/>
        <w:spacing w:before="118" w:line="232" w:lineRule="auto"/>
        <w:ind w:left="2259" w:right="102"/>
        <w:rPr>
          <w:rFonts w:ascii="Arial" w:hAnsi="Arial" w:cs="Arial"/>
        </w:rPr>
      </w:pPr>
      <w:r w:rsidRPr="002C6B46">
        <w:rPr>
          <w:rFonts w:ascii="Arial" w:hAnsi="Arial" w:cs="Arial"/>
          <w:color w:val="365F91" w:themeColor="accent1" w:themeShade="BF"/>
        </w:rPr>
        <w:t>Ví dụ 6–8</w:t>
      </w:r>
      <w:r w:rsidRPr="002C6B46">
        <w:rPr>
          <w:rFonts w:ascii="Arial" w:hAnsi="Arial" w:cs="Arial"/>
        </w:rPr>
        <w:t xml:space="preserve"> cho thấy cách tạo một </w:t>
      </w:r>
      <w:r w:rsidRPr="001058B5">
        <w:rPr>
          <w:rFonts w:ascii="Arial" w:hAnsi="Arial" w:cs="Arial"/>
        </w:rPr>
        <w:t xml:space="preserve">application context </w:t>
      </w:r>
      <w:r w:rsidRPr="002C6B46">
        <w:rPr>
          <w:rFonts w:ascii="Arial" w:hAnsi="Arial" w:cs="Arial"/>
        </w:rPr>
        <w:t xml:space="preserve">dựa trên </w:t>
      </w:r>
      <w:r w:rsidRPr="001058B5">
        <w:rPr>
          <w:rFonts w:ascii="Arial" w:hAnsi="Arial" w:cs="Arial"/>
        </w:rPr>
        <w:t>database session</w:t>
      </w:r>
      <w:r w:rsidRPr="002C6B46">
        <w:rPr>
          <w:rFonts w:ascii="Arial" w:hAnsi="Arial" w:cs="Arial"/>
        </w:rPr>
        <w:t xml:space="preserve"> có được các giá trị từ một nguồn bên ngoài.</w:t>
      </w:r>
    </w:p>
    <w:p w14:paraId="49BF3611" w14:textId="77777777" w:rsidR="00257CFD" w:rsidRPr="002C6B46" w:rsidRDefault="00257CFD" w:rsidP="00257CFD">
      <w:pPr>
        <w:pStyle w:val="BodyText"/>
        <w:spacing w:before="118" w:line="232" w:lineRule="auto"/>
        <w:ind w:left="2259" w:right="102"/>
        <w:rPr>
          <w:rFonts w:ascii="Arial" w:hAnsi="Arial" w:cs="Arial"/>
        </w:rPr>
      </w:pPr>
    </w:p>
    <w:p w14:paraId="4789F63A" w14:textId="77777777" w:rsidR="00257CFD" w:rsidRPr="001058B5" w:rsidRDefault="00257CFD" w:rsidP="00257CFD">
      <w:pPr>
        <w:ind w:left="2260"/>
        <w:rPr>
          <w:rFonts w:ascii="Arial" w:hAnsi="Arial" w:cs="Arial"/>
          <w:b/>
          <w:i/>
          <w:sz w:val="18"/>
        </w:rPr>
      </w:pPr>
      <w:bookmarkStart w:id="943" w:name="_bookmark1223"/>
      <w:bookmarkStart w:id="944" w:name="Initializing_Application_Context_Values_"/>
      <w:bookmarkStart w:id="945" w:name="_bookmark1224"/>
      <w:bookmarkEnd w:id="943"/>
      <w:bookmarkEnd w:id="944"/>
      <w:bookmarkEnd w:id="945"/>
      <w:r w:rsidRPr="001058B5">
        <w:rPr>
          <w:rFonts w:ascii="Arial" w:hAnsi="Arial" w:cs="Arial"/>
          <w:b/>
          <w:i/>
          <w:sz w:val="18"/>
        </w:rPr>
        <w:t>Example 6–8 Creating an Externalized Database Session-based Application Context</w:t>
      </w:r>
    </w:p>
    <w:p w14:paraId="12B7F6ED" w14:textId="77777777" w:rsidR="00257CFD" w:rsidRPr="001058B5" w:rsidRDefault="00257CFD" w:rsidP="00257CFD">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36888C22" w14:textId="77777777" w:rsidR="00257CFD" w:rsidRPr="001058B5" w:rsidRDefault="00257CFD" w:rsidP="00257CFD">
      <w:pPr>
        <w:pStyle w:val="BodyText"/>
        <w:rPr>
          <w:rFonts w:ascii="Arial" w:hAnsi="Arial" w:cs="Arial"/>
          <w:sz w:val="25"/>
        </w:rPr>
      </w:pPr>
    </w:p>
    <w:p w14:paraId="2F74CA5F" w14:textId="77777777" w:rsidR="00257CFD" w:rsidRDefault="00257CFD" w:rsidP="00257CFD">
      <w:pPr>
        <w:pStyle w:val="Heading6"/>
        <w:spacing w:before="1"/>
      </w:pPr>
      <w:r>
        <w:t xml:space="preserve">Khởi tạo các giá trị </w:t>
      </w:r>
      <w:r w:rsidRPr="001058B5">
        <w:t xml:space="preserve">Application Context </w:t>
      </w:r>
      <w:r>
        <w:t xml:space="preserve">từ một </w:t>
      </w:r>
      <w:r w:rsidRPr="001058B5">
        <w:t xml:space="preserve"> Middle-Tier Server</w:t>
      </w:r>
    </w:p>
    <w:p w14:paraId="2E846612" w14:textId="77777777" w:rsidR="00257CFD" w:rsidRPr="001058B5" w:rsidRDefault="00257CFD" w:rsidP="00257CFD">
      <w:pPr>
        <w:pStyle w:val="Heading6"/>
        <w:spacing w:before="1"/>
      </w:pPr>
    </w:p>
    <w:p w14:paraId="284C85ED"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Các </w:t>
      </w:r>
      <w:r w:rsidRPr="001058B5">
        <w:rPr>
          <w:rFonts w:ascii="Arial" w:hAnsi="Arial" w:cs="Arial"/>
        </w:rPr>
        <w:t xml:space="preserve">Middle-tier servers </w:t>
      </w:r>
      <w:r w:rsidRPr="00F15E08">
        <w:rPr>
          <w:rFonts w:ascii="Arial" w:hAnsi="Arial" w:cs="Arial"/>
        </w:rPr>
        <w:t xml:space="preserve">có thể khởi tạo các giá trị </w:t>
      </w:r>
      <w:r w:rsidRPr="001058B5">
        <w:rPr>
          <w:rFonts w:ascii="Arial" w:hAnsi="Arial" w:cs="Arial"/>
        </w:rPr>
        <w:t xml:space="preserve">application context </w:t>
      </w:r>
      <w:r w:rsidRPr="00F15E08">
        <w:rPr>
          <w:rFonts w:ascii="Arial" w:hAnsi="Arial" w:cs="Arial"/>
        </w:rPr>
        <w:t xml:space="preserve">thay mặt cho người dùng </w:t>
      </w:r>
      <w:r w:rsidRPr="001058B5">
        <w:rPr>
          <w:rFonts w:ascii="Arial" w:hAnsi="Arial" w:cs="Arial"/>
        </w:rPr>
        <w:t>database</w:t>
      </w:r>
      <w:r w:rsidRPr="00F15E08">
        <w:rPr>
          <w:rFonts w:ascii="Arial" w:hAnsi="Arial" w:cs="Arial"/>
        </w:rPr>
        <w:t xml:space="preserve"> Các thuộc tính </w:t>
      </w:r>
      <w:r w:rsidRPr="001058B5">
        <w:rPr>
          <w:rFonts w:ascii="Arial" w:hAnsi="Arial" w:cs="Arial"/>
        </w:rPr>
        <w:t xml:space="preserve">context </w:t>
      </w:r>
      <w:r w:rsidRPr="00F15E08">
        <w:rPr>
          <w:rFonts w:ascii="Arial" w:hAnsi="Arial" w:cs="Arial"/>
        </w:rPr>
        <w:t xml:space="preserve">được truyền cho </w:t>
      </w:r>
      <w:r w:rsidRPr="001058B5">
        <w:rPr>
          <w:rFonts w:ascii="Arial" w:hAnsi="Arial" w:cs="Arial"/>
        </w:rPr>
        <w:t xml:space="preserve">remote session </w:t>
      </w:r>
      <w:r w:rsidRPr="00F15E08">
        <w:rPr>
          <w:rFonts w:ascii="Arial" w:hAnsi="Arial" w:cs="Arial"/>
        </w:rPr>
        <w:t xml:space="preserve">tại thời điểm khởi tạo, và </w:t>
      </w:r>
      <w:r w:rsidRPr="001058B5">
        <w:rPr>
          <w:rFonts w:ascii="Arial" w:hAnsi="Arial" w:cs="Arial"/>
        </w:rPr>
        <w:t xml:space="preserve">remote database </w:t>
      </w:r>
      <w:r w:rsidRPr="00F15E08">
        <w:rPr>
          <w:rFonts w:ascii="Arial" w:hAnsi="Arial" w:cs="Arial"/>
        </w:rPr>
        <w:t xml:space="preserve">chấp nhận các giá trị nếu </w:t>
      </w:r>
      <w:r w:rsidRPr="001058B5">
        <w:rPr>
          <w:rFonts w:ascii="Arial" w:hAnsi="Arial" w:cs="Arial"/>
        </w:rPr>
        <w:t xml:space="preserve">namespace </w:t>
      </w:r>
      <w:r w:rsidRPr="00F15E08">
        <w:rPr>
          <w:rFonts w:ascii="Arial" w:hAnsi="Arial" w:cs="Arial"/>
        </w:rPr>
        <w:t>được khởi tạo từ bên ngoài.</w:t>
      </w:r>
    </w:p>
    <w:p w14:paraId="1ABA9038" w14:textId="77777777" w:rsidR="00257CFD" w:rsidRPr="00F15E08" w:rsidRDefault="00257CFD" w:rsidP="00257CFD">
      <w:pPr>
        <w:pStyle w:val="BodyText"/>
        <w:spacing w:before="55" w:line="232" w:lineRule="auto"/>
        <w:ind w:left="2260" w:right="185"/>
        <w:rPr>
          <w:rFonts w:ascii="Arial" w:hAnsi="Arial" w:cs="Arial"/>
        </w:rPr>
      </w:pPr>
    </w:p>
    <w:p w14:paraId="023B73E3"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Ví dụ, một </w:t>
      </w:r>
      <w:r w:rsidRPr="001058B5">
        <w:rPr>
          <w:rFonts w:ascii="Arial" w:hAnsi="Arial" w:cs="Arial"/>
        </w:rPr>
        <w:t>three-tier</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F15E08">
        <w:rPr>
          <w:rFonts w:ascii="Arial" w:hAnsi="Arial" w:cs="Arial"/>
        </w:rPr>
        <w:t>tạo các người dùng</w:t>
      </w:r>
      <w:r>
        <w:rPr>
          <w:rFonts w:ascii="Arial" w:hAnsi="Arial" w:cs="Arial"/>
        </w:rPr>
        <w:t xml:space="preserve"> </w:t>
      </w:r>
      <w:r w:rsidRPr="001058B5">
        <w:rPr>
          <w:rFonts w:ascii="Arial" w:hAnsi="Arial" w:cs="Arial"/>
        </w:rPr>
        <w:t>sessions</w:t>
      </w:r>
      <w:r w:rsidRPr="00F15E08">
        <w:rPr>
          <w:rFonts w:ascii="Arial" w:hAnsi="Arial" w:cs="Arial"/>
        </w:rPr>
        <w:t xml:space="preserve"> nhẹ thông qua OCI hoặc JDBC / OCI có thể truy cập thuộc tính PROXY_USER trong USERENV. Thuộc tính này cho phép bạn xác định xem người dùng</w:t>
      </w:r>
      <w:r>
        <w:rPr>
          <w:rFonts w:ascii="Arial" w:hAnsi="Arial" w:cs="Arial"/>
        </w:rPr>
        <w:t xml:space="preserve"> </w:t>
      </w:r>
      <w:r w:rsidRPr="001058B5">
        <w:rPr>
          <w:rFonts w:ascii="Arial" w:hAnsi="Arial" w:cs="Arial"/>
        </w:rPr>
        <w:t>sessions</w:t>
      </w:r>
      <w:r w:rsidRPr="00F15E08">
        <w:rPr>
          <w:rFonts w:ascii="Arial" w:hAnsi="Arial" w:cs="Arial"/>
        </w:rPr>
        <w:t xml:space="preserve"> đã được tạo bởi </w:t>
      </w:r>
      <w:r w:rsidRPr="001058B5">
        <w:rPr>
          <w:rFonts w:ascii="Arial" w:hAnsi="Arial" w:cs="Arial"/>
        </w:rPr>
        <w:t xml:space="preserve">middle-tier </w:t>
      </w:r>
      <w:r>
        <w:rPr>
          <w:rFonts w:ascii="Arial" w:hAnsi="Arial" w:cs="Arial"/>
        </w:rPr>
        <w:t xml:space="preserve">application </w:t>
      </w:r>
      <w:r w:rsidRPr="00F15E08">
        <w:rPr>
          <w:rFonts w:ascii="Arial" w:hAnsi="Arial" w:cs="Arial"/>
        </w:rPr>
        <w:t xml:space="preserve">hay chưa. Bạn có thể cho phép người dùng chỉ truy cập dữ liệu cho các kết nối mà người dùng được ủy quyền. Nếu người dùng kết nối trực tiếp với </w:t>
      </w:r>
      <w:r w:rsidRPr="001058B5">
        <w:rPr>
          <w:rFonts w:ascii="Arial" w:hAnsi="Arial" w:cs="Arial"/>
        </w:rPr>
        <w:t>database</w:t>
      </w:r>
      <w:r w:rsidRPr="00F15E08">
        <w:rPr>
          <w:rFonts w:ascii="Arial" w:hAnsi="Arial" w:cs="Arial"/>
        </w:rPr>
        <w:t>, thì họ sẽ không thể truy cập bất kỳ dữ liệu nào.</w:t>
      </w:r>
    </w:p>
    <w:p w14:paraId="3DD98024" w14:textId="77777777" w:rsidR="00257CFD" w:rsidRPr="00F15E08" w:rsidRDefault="00257CFD" w:rsidP="00257CFD">
      <w:pPr>
        <w:pStyle w:val="BodyText"/>
        <w:spacing w:before="55" w:line="232" w:lineRule="auto"/>
        <w:ind w:left="2260" w:right="185"/>
        <w:rPr>
          <w:rFonts w:ascii="Arial" w:hAnsi="Arial" w:cs="Arial"/>
        </w:rPr>
      </w:pPr>
    </w:p>
    <w:p w14:paraId="5C15B328" w14:textId="77777777" w:rsidR="00257CFD" w:rsidRPr="001058B5" w:rsidRDefault="00257CFD" w:rsidP="00257CFD">
      <w:pPr>
        <w:pStyle w:val="BodyText"/>
        <w:spacing w:before="55" w:line="232" w:lineRule="auto"/>
        <w:ind w:left="2260" w:right="185"/>
        <w:rPr>
          <w:rFonts w:ascii="Arial" w:hAnsi="Arial" w:cs="Arial"/>
        </w:rPr>
      </w:pPr>
      <w:r w:rsidRPr="00F15E08">
        <w:rPr>
          <w:rFonts w:ascii="Arial" w:hAnsi="Arial" w:cs="Arial"/>
        </w:rPr>
        <w:t xml:space="preserve">Bạn có thể sử dụng thuộc tính PROXY_USER từ </w:t>
      </w:r>
      <w:r w:rsidRPr="001058B5">
        <w:rPr>
          <w:rFonts w:ascii="Arial" w:hAnsi="Arial" w:cs="Arial"/>
        </w:rPr>
        <w:t xml:space="preserve">namespace </w:t>
      </w:r>
      <w:r w:rsidRPr="00F15E08">
        <w:rPr>
          <w:rFonts w:ascii="Arial" w:hAnsi="Arial" w:cs="Arial"/>
        </w:rPr>
        <w:t xml:space="preserve">USERENV trong </w:t>
      </w:r>
      <w:r w:rsidRPr="001058B5">
        <w:rPr>
          <w:rFonts w:ascii="Arial" w:hAnsi="Arial" w:cs="Arial"/>
        </w:rPr>
        <w:t xml:space="preserve">Oracle Virtual Private Database </w:t>
      </w:r>
      <w:r w:rsidRPr="00F15E08">
        <w:rPr>
          <w:rFonts w:ascii="Arial" w:hAnsi="Arial" w:cs="Arial"/>
        </w:rPr>
        <w:t xml:space="preserve">để đảm bảo rằng người dùng chỉ truy cập dữ liệu thông qua một </w:t>
      </w:r>
      <w:r w:rsidRPr="001058B5">
        <w:rPr>
          <w:rFonts w:ascii="Arial" w:hAnsi="Arial" w:cs="Arial"/>
        </w:rPr>
        <w:t>middle-tier application</w:t>
      </w:r>
      <w:r w:rsidRPr="00F15E08">
        <w:rPr>
          <w:rFonts w:ascii="Arial" w:hAnsi="Arial" w:cs="Arial"/>
        </w:rPr>
        <w:t xml:space="preserve"> cụ thể. Đối với một cách tiếp cận khác, bạn có thể phát triển một vai trò ứng dụng an toàn để thực thi chính sách của mình rằng người dùng chỉ truy cập </w:t>
      </w:r>
      <w:r w:rsidRPr="001058B5">
        <w:rPr>
          <w:rFonts w:ascii="Arial" w:hAnsi="Arial" w:cs="Arial"/>
        </w:rPr>
        <w:t xml:space="preserve">Database </w:t>
      </w:r>
      <w:r w:rsidRPr="00F15E08">
        <w:rPr>
          <w:rFonts w:ascii="Arial" w:hAnsi="Arial" w:cs="Arial"/>
        </w:rPr>
        <w:t>thông qua một proxy cụ thể.</w:t>
      </w:r>
    </w:p>
    <w:p w14:paraId="4786DA5A" w14:textId="77777777" w:rsidR="00257CFD" w:rsidRPr="001058B5" w:rsidRDefault="00257CFD" w:rsidP="00257CFD">
      <w:pPr>
        <w:pStyle w:val="BodyText"/>
        <w:spacing w:before="10"/>
        <w:rPr>
          <w:rFonts w:ascii="Arial" w:hAnsi="Arial" w:cs="Arial"/>
          <w:sz w:val="17"/>
        </w:rPr>
      </w:pPr>
    </w:p>
    <w:p w14:paraId="1B7379DA" w14:textId="77777777" w:rsidR="00257CFD" w:rsidRPr="001058B5" w:rsidRDefault="00257CFD" w:rsidP="00257CFD">
      <w:pPr>
        <w:spacing w:before="1"/>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38165ACA" w14:textId="77777777" w:rsidR="00257CFD" w:rsidRDefault="008D1AB8" w:rsidP="00257CFD">
      <w:pPr>
        <w:pStyle w:val="ListParagraph"/>
        <w:numPr>
          <w:ilvl w:val="0"/>
          <w:numId w:val="93"/>
        </w:numPr>
        <w:tabs>
          <w:tab w:val="left" w:pos="3340"/>
        </w:tabs>
        <w:spacing w:before="114" w:line="244" w:lineRule="exact"/>
        <w:ind w:right="1570"/>
        <w:rPr>
          <w:rFonts w:ascii="Arial" w:hAnsi="Arial" w:cs="Arial"/>
          <w:sz w:val="20"/>
        </w:rPr>
      </w:pPr>
      <w:hyperlink w:anchor="_bookmark414" w:history="1">
        <w:r w:rsidR="00257CFD" w:rsidRPr="00F15E08">
          <w:rPr>
            <w:rFonts w:ascii="Arial" w:hAnsi="Arial" w:cs="Arial"/>
            <w:color w:val="0000CC"/>
            <w:sz w:val="20"/>
          </w:rPr>
          <w:t>"Preserving</w:t>
        </w:r>
        <w:r w:rsidR="00257CFD" w:rsidRPr="00F15E08">
          <w:rPr>
            <w:rFonts w:ascii="Arial" w:hAnsi="Arial" w:cs="Arial"/>
            <w:color w:val="0000CC"/>
            <w:spacing w:val="-7"/>
            <w:sz w:val="20"/>
          </w:rPr>
          <w:t xml:space="preserve"> </w:t>
        </w:r>
        <w:r w:rsidR="00257CFD" w:rsidRPr="00F15E08">
          <w:rPr>
            <w:rFonts w:ascii="Arial" w:hAnsi="Arial" w:cs="Arial"/>
            <w:color w:val="0000CC"/>
            <w:sz w:val="20"/>
          </w:rPr>
          <w:t>User</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Identity</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in</w:t>
        </w:r>
        <w:r w:rsidR="00257CFD" w:rsidRPr="00F15E08">
          <w:rPr>
            <w:rFonts w:ascii="Arial" w:hAnsi="Arial" w:cs="Arial"/>
            <w:color w:val="0000CC"/>
            <w:spacing w:val="-6"/>
            <w:sz w:val="20"/>
          </w:rPr>
          <w:t xml:space="preserve"> </w:t>
        </w:r>
        <w:r w:rsidR="00257CFD" w:rsidRPr="00F15E08">
          <w:rPr>
            <w:rFonts w:ascii="Arial" w:hAnsi="Arial" w:cs="Arial"/>
            <w:color w:val="0000CC"/>
            <w:sz w:val="20"/>
          </w:rPr>
          <w:t>Multitiered</w:t>
        </w:r>
        <w:r w:rsidR="00257CFD" w:rsidRPr="00F15E08">
          <w:rPr>
            <w:rFonts w:ascii="Arial" w:hAnsi="Arial" w:cs="Arial"/>
            <w:color w:val="0000CC"/>
            <w:spacing w:val="-8"/>
            <w:sz w:val="20"/>
          </w:rPr>
          <w:t xml:space="preserve"> </w:t>
        </w:r>
        <w:r w:rsidR="00257CFD" w:rsidRPr="00F15E08">
          <w:rPr>
            <w:rFonts w:ascii="Arial" w:hAnsi="Arial" w:cs="Arial"/>
            <w:color w:val="0000CC"/>
            <w:sz w:val="20"/>
          </w:rPr>
          <w:t>Environments"</w:t>
        </w:r>
        <w:r w:rsidR="00257CFD" w:rsidRPr="00F15E08">
          <w:rPr>
            <w:rFonts w:ascii="Arial" w:hAnsi="Arial" w:cs="Arial"/>
            <w:color w:val="0000CC"/>
            <w:spacing w:val="-8"/>
            <w:sz w:val="20"/>
          </w:rPr>
          <w:t xml:space="preserve"> </w:t>
        </w:r>
      </w:hyperlink>
      <w:r w:rsidR="00257CFD" w:rsidRPr="00F15E08">
        <w:t xml:space="preserve"> </w:t>
      </w:r>
      <w:r w:rsidR="00257CFD" w:rsidRPr="00F15E08">
        <w:rPr>
          <w:rFonts w:ascii="Arial" w:hAnsi="Arial" w:cs="Arial"/>
          <w:sz w:val="20"/>
        </w:rPr>
        <w:t>trên trang 3-36 để biết thông tin về xác thực proxy và về việc sử dụng thuộc tính USERENV CLIENT_IDENTIFIER để giữ danh tính người dùng trên nhiều tầng</w:t>
      </w:r>
    </w:p>
    <w:p w14:paraId="4CA5D2DF" w14:textId="77777777" w:rsidR="00257CFD" w:rsidRDefault="008D1AB8" w:rsidP="00257CFD">
      <w:pPr>
        <w:pStyle w:val="ListParagraph"/>
        <w:numPr>
          <w:ilvl w:val="0"/>
          <w:numId w:val="93"/>
        </w:numPr>
        <w:tabs>
          <w:tab w:val="left" w:pos="3340"/>
        </w:tabs>
        <w:spacing w:before="114" w:line="244" w:lineRule="exact"/>
        <w:ind w:right="1570"/>
        <w:rPr>
          <w:rFonts w:ascii="Arial" w:hAnsi="Arial" w:cs="Arial"/>
          <w:sz w:val="20"/>
        </w:rPr>
      </w:pPr>
      <w:hyperlink w:anchor="_bookmark416" w:history="1">
        <w:r w:rsidR="00257CFD" w:rsidRPr="00F15E08">
          <w:rPr>
            <w:rFonts w:ascii="Arial" w:hAnsi="Arial" w:cs="Arial"/>
            <w:color w:val="0000CC"/>
            <w:sz w:val="20"/>
          </w:rPr>
          <w:t xml:space="preserve">"Using a Middle </w:t>
        </w:r>
        <w:r w:rsidR="00257CFD" w:rsidRPr="00F15E08">
          <w:rPr>
            <w:rFonts w:ascii="Arial" w:hAnsi="Arial" w:cs="Arial"/>
            <w:color w:val="0000CC"/>
            <w:spacing w:val="-3"/>
            <w:sz w:val="20"/>
          </w:rPr>
          <w:t xml:space="preserve">Tier </w:t>
        </w:r>
        <w:r w:rsidR="00257CFD" w:rsidRPr="00F15E08">
          <w:rPr>
            <w:rFonts w:ascii="Arial" w:hAnsi="Arial" w:cs="Arial"/>
            <w:color w:val="0000CC"/>
            <w:sz w:val="20"/>
          </w:rPr>
          <w:t>Server for Proxy Authentication"</w:t>
        </w:r>
        <w:r w:rsidR="00257CFD" w:rsidRPr="00F15E08">
          <w:rPr>
            <w:rFonts w:ascii="Arial" w:hAnsi="Arial" w:cs="Arial"/>
            <w:color w:val="0000CC"/>
            <w:spacing w:val="-1"/>
            <w:sz w:val="20"/>
          </w:rPr>
          <w:t xml:space="preserve"> </w:t>
        </w:r>
      </w:hyperlink>
      <w:r w:rsidR="00257CFD" w:rsidRPr="003D7A93">
        <w:t xml:space="preserve"> </w:t>
      </w:r>
      <w:r w:rsidR="00257CFD" w:rsidRPr="003D7A93">
        <w:rPr>
          <w:rFonts w:ascii="Arial" w:hAnsi="Arial" w:cs="Arial"/>
          <w:sz w:val="20"/>
        </w:rPr>
        <w:t>trên</w:t>
      </w:r>
      <w:r w:rsidR="00257CFD">
        <w:rPr>
          <w:rFonts w:ascii="Arial" w:hAnsi="Arial" w:cs="Arial"/>
          <w:sz w:val="20"/>
        </w:rPr>
        <w:t xml:space="preserve"> </w:t>
      </w:r>
      <w:r w:rsidR="00257CFD" w:rsidRPr="003D7A93">
        <w:rPr>
          <w:rFonts w:ascii="Arial" w:hAnsi="Arial" w:cs="Arial"/>
          <w:sz w:val="20"/>
        </w:rPr>
        <w:t>trang 3-36 để biết thông tin về cách sử dụng vai trò ứng dụng bảo mật để thực thi chính sách thông qua một proxy cụ thể</w:t>
      </w:r>
    </w:p>
    <w:p w14:paraId="10978689" w14:textId="77777777" w:rsidR="00257CFD" w:rsidRPr="003D7A93" w:rsidRDefault="00257CFD" w:rsidP="00257CFD">
      <w:pPr>
        <w:pStyle w:val="ListParagraph"/>
        <w:numPr>
          <w:ilvl w:val="0"/>
          <w:numId w:val="93"/>
        </w:numPr>
        <w:tabs>
          <w:tab w:val="left" w:pos="3340"/>
        </w:tabs>
        <w:spacing w:before="114" w:line="244" w:lineRule="exact"/>
        <w:ind w:right="1570"/>
        <w:rPr>
          <w:rFonts w:ascii="Arial" w:hAnsi="Arial" w:cs="Arial"/>
          <w:sz w:val="20"/>
        </w:rPr>
      </w:pPr>
      <w:r w:rsidRPr="003D7A93">
        <w:rPr>
          <w:rFonts w:ascii="Arial" w:hAnsi="Arial" w:cs="Arial"/>
          <w:i/>
          <w:sz w:val="20"/>
        </w:rPr>
        <w:t>Oracle Database JDBC Developer's</w:t>
      </w:r>
      <w:r w:rsidRPr="003D7A93">
        <w:rPr>
          <w:rFonts w:ascii="Arial" w:hAnsi="Arial" w:cs="Arial"/>
          <w:i/>
          <w:spacing w:val="-3"/>
          <w:sz w:val="20"/>
        </w:rPr>
        <w:t xml:space="preserve"> </w:t>
      </w:r>
      <w:r w:rsidRPr="003D7A93">
        <w:rPr>
          <w:rFonts w:ascii="Arial" w:hAnsi="Arial" w:cs="Arial"/>
          <w:i/>
          <w:sz w:val="20"/>
        </w:rPr>
        <w:t>Guide</w:t>
      </w:r>
    </w:p>
    <w:p w14:paraId="20110139" w14:textId="77777777" w:rsidR="00257CFD" w:rsidRPr="001058B5" w:rsidRDefault="00257CFD" w:rsidP="00257CFD">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4768BE2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18548F5B" w14:textId="77777777" w:rsidR="00257CFD" w:rsidRPr="001058B5" w:rsidRDefault="00257CFD" w:rsidP="00257CFD">
      <w:pPr>
        <w:pStyle w:val="BodyText"/>
        <w:spacing w:before="10"/>
        <w:rPr>
          <w:rFonts w:ascii="Arial" w:hAnsi="Arial" w:cs="Arial"/>
          <w:i/>
          <w:sz w:val="23"/>
        </w:rPr>
      </w:pPr>
    </w:p>
    <w:p w14:paraId="7F0C42B6" w14:textId="77777777" w:rsidR="00257CFD" w:rsidRPr="001058B5" w:rsidRDefault="00257CFD" w:rsidP="00257CFD">
      <w:pPr>
        <w:pStyle w:val="Heading4"/>
        <w:spacing w:before="107"/>
        <w:ind w:left="100"/>
      </w:pPr>
      <w:bookmarkStart w:id="946" w:name="Initializing_Database_Session-Based_Appl"/>
      <w:bookmarkStart w:id="947" w:name="_bookmark1227"/>
      <w:bookmarkEnd w:id="946"/>
      <w:bookmarkEnd w:id="947"/>
      <w:r>
        <w:t xml:space="preserve">Khởi tạo các </w:t>
      </w:r>
      <w:r w:rsidRPr="001058B5">
        <w:t>Application Contexts Globally</w:t>
      </w:r>
      <w:r>
        <w:t xml:space="preserve"> dựa trên  </w:t>
      </w:r>
      <w:r w:rsidRPr="001058B5">
        <w:t xml:space="preserve">Database Session </w:t>
      </w:r>
    </w:p>
    <w:p w14:paraId="14684A37" w14:textId="77777777" w:rsidR="00257CFD" w:rsidRPr="001058B5" w:rsidRDefault="00257CFD" w:rsidP="00257CFD">
      <w:pPr>
        <w:pStyle w:val="BodyText"/>
        <w:spacing w:before="74"/>
        <w:ind w:left="1660"/>
        <w:rPr>
          <w:rFonts w:ascii="Arial" w:hAnsi="Arial" w:cs="Arial"/>
        </w:rPr>
      </w:pPr>
      <w:r>
        <w:rPr>
          <w:rFonts w:ascii="Arial" w:hAnsi="Arial" w:cs="Arial"/>
        </w:rPr>
        <w:t xml:space="preserve">Phần này bao gồm </w:t>
      </w:r>
      <w:r w:rsidRPr="001058B5">
        <w:rPr>
          <w:rFonts w:ascii="Arial" w:hAnsi="Arial" w:cs="Arial"/>
        </w:rPr>
        <w:t>:</w:t>
      </w:r>
    </w:p>
    <w:p w14:paraId="7FF3CA76" w14:textId="77777777" w:rsidR="00257CFD" w:rsidRDefault="00257CFD" w:rsidP="00257CFD">
      <w:pPr>
        <w:pStyle w:val="ListParagraph"/>
        <w:numPr>
          <w:ilvl w:val="1"/>
          <w:numId w:val="137"/>
        </w:numPr>
        <w:tabs>
          <w:tab w:val="left" w:pos="2020"/>
        </w:tabs>
        <w:rPr>
          <w:rFonts w:ascii="Arial" w:hAnsi="Arial" w:cs="Arial"/>
          <w:color w:val="0070C0"/>
          <w:sz w:val="20"/>
        </w:rPr>
      </w:pPr>
      <w:r w:rsidRPr="003D7A93">
        <w:rPr>
          <w:rFonts w:ascii="Arial" w:hAnsi="Arial" w:cs="Arial"/>
          <w:color w:val="0070C0"/>
          <w:sz w:val="20"/>
        </w:rPr>
        <w:t xml:space="preserve">Giới thiệu về  khởi tạo Application Contexts Globally dựa trên Database Session </w:t>
      </w:r>
    </w:p>
    <w:p w14:paraId="46AB10B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Sử dụng Application Contexts với LDAP dựa trên Database Session</w:t>
      </w:r>
    </w:p>
    <w:p w14:paraId="2BAC520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 xml:space="preserve">Application Contexts dựa trên Database Session ban đầu </w:t>
      </w:r>
      <w:r w:rsidRPr="003D7A93">
        <w:rPr>
          <w:rFonts w:ascii="Arial" w:hAnsi="Arial" w:cs="Arial"/>
          <w:color w:val="0070C0"/>
          <w:sz w:val="20"/>
        </w:rPr>
        <w:t>được tạo</w:t>
      </w:r>
      <w:r w:rsidRPr="003D7A93">
        <w:rPr>
          <w:rFonts w:ascii="Arial" w:hAnsi="Arial" w:cs="Arial"/>
          <w:color w:val="0070C0"/>
          <w:sz w:val="20"/>
          <w:lang w:val="fr-FR"/>
        </w:rPr>
        <w:t xml:space="preserve"> như thế nào</w:t>
      </w:r>
    </w:p>
    <w:p w14:paraId="0CD2EC4C"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Ví dụ về khởi tạo một Application Context Globally dựa trên Database Session</w:t>
      </w:r>
    </w:p>
    <w:p w14:paraId="12BFE3B9" w14:textId="77777777" w:rsidR="00257CFD" w:rsidRPr="00BD7621" w:rsidRDefault="00257CFD" w:rsidP="00257CFD">
      <w:pPr>
        <w:pStyle w:val="Heading6"/>
        <w:ind w:left="1660"/>
        <w:rPr>
          <w:lang w:val="fr-FR"/>
        </w:rPr>
      </w:pPr>
      <w:bookmarkStart w:id="948" w:name="About_Initializing_Database_Session-Base"/>
      <w:bookmarkStart w:id="949" w:name="_bookmark1228"/>
      <w:bookmarkEnd w:id="948"/>
      <w:bookmarkEnd w:id="949"/>
      <w:r w:rsidRPr="00BD7621">
        <w:rPr>
          <w:lang w:val="fr-FR"/>
        </w:rPr>
        <w:t xml:space="preserve"> Giới thiệu về khởi tạo Application Contexts Globally dựa trên Database Session</w:t>
      </w:r>
      <w:bookmarkStart w:id="950" w:name="_bookmark1229"/>
      <w:bookmarkEnd w:id="950"/>
    </w:p>
    <w:p w14:paraId="668FE7F4" w14:textId="77777777" w:rsidR="00257CFD" w:rsidRPr="00BD7621" w:rsidRDefault="00257CFD" w:rsidP="00257CFD">
      <w:pPr>
        <w:pStyle w:val="BodyText"/>
        <w:spacing w:before="55" w:line="232" w:lineRule="auto"/>
        <w:ind w:left="1660" w:right="725"/>
        <w:rPr>
          <w:rFonts w:ascii="Arial" w:hAnsi="Arial" w:cs="Arial"/>
          <w:lang w:val="fr-FR"/>
        </w:rPr>
      </w:pPr>
      <w:r w:rsidRPr="00BD7621">
        <w:rPr>
          <w:rFonts w:ascii="Arial" w:hAnsi="Arial" w:cs="Arial"/>
          <w:lang w:val="fr-FR"/>
        </w:rPr>
        <w:t>Bạn có thể sử dụng một vị trí tập trung để lưu trữ application context dựa trên database session của người dùng. Điều này cho phép các ứng dụng thiết lập ngữ cảnh người dùng trong quá trình khởi tạo dựa trên nhận dạng người dùng. Đặc biệt, tính năng này hỗ trợ các nhãn và đặc quyền của Oracle Label Security. Việc khởi tạo một application context globally giúp dễ dàng quản lý các ngữ cảnh cho một số lượng lớn người dùng và databases.</w:t>
      </w:r>
    </w:p>
    <w:p w14:paraId="39C25AE0" w14:textId="77777777" w:rsidR="00257CFD" w:rsidRPr="00BD7621" w:rsidRDefault="00257CFD" w:rsidP="00257CFD">
      <w:pPr>
        <w:pStyle w:val="BodyText"/>
        <w:spacing w:before="55" w:line="232" w:lineRule="auto"/>
        <w:ind w:left="1660" w:right="725"/>
        <w:rPr>
          <w:rFonts w:ascii="Arial" w:hAnsi="Arial" w:cs="Arial"/>
          <w:lang w:val="fr-FR"/>
        </w:rPr>
      </w:pPr>
    </w:p>
    <w:p w14:paraId="7025180B" w14:textId="77777777" w:rsidR="00257CFD" w:rsidRPr="00BD7621" w:rsidRDefault="00257CFD" w:rsidP="00257CFD">
      <w:pPr>
        <w:pStyle w:val="BodyText"/>
        <w:spacing w:before="55" w:line="232" w:lineRule="auto"/>
        <w:ind w:left="1660" w:right="725"/>
        <w:rPr>
          <w:rFonts w:ascii="Arial" w:hAnsi="Arial" w:cs="Arial"/>
        </w:rPr>
      </w:pPr>
      <w:r w:rsidRPr="00BD7621">
        <w:rPr>
          <w:rFonts w:ascii="Arial" w:hAnsi="Arial" w:cs="Arial"/>
          <w:lang w:val="fr-FR"/>
        </w:rPr>
        <w:t xml:space="preserve">Ví dụ, nhiều tổ chức muốn quản lý thông tin người dùng một cách tập trung, trong một thư mục dựa trên LDAP. </w:t>
      </w:r>
      <w:r w:rsidRPr="00BD7621">
        <w:rPr>
          <w:rFonts w:ascii="Arial" w:hAnsi="Arial" w:cs="Arial"/>
        </w:rPr>
        <w:t xml:space="preserve">Enterprise User Security, một tính năng của Oracle Advanced Security, hỗ trợ quản lý tập trung và ủy quyền tập trung trong Oracle Internet Directory. Tuy nhiên, có thể có các thuộc tính bổ sung mà ứng dụng phải truy xuất từ </w:t>
      </w:r>
      <w:r w:rsidRPr="001058B5">
        <w:rPr>
          <w:rFonts w:ascii="Arial" w:hAnsi="Arial" w:cs="Arial"/>
        </w:rPr>
        <w:t xml:space="preserve">Lightweight Directory Access Protocol (LDAP) </w:t>
      </w:r>
      <w:r w:rsidRPr="00BD7621">
        <w:rPr>
          <w:rFonts w:ascii="Arial" w:hAnsi="Arial" w:cs="Arial"/>
        </w:rPr>
        <w:t>để sử d</w:t>
      </w:r>
      <w:r>
        <w:rPr>
          <w:rFonts w:ascii="Arial" w:hAnsi="Arial" w:cs="Arial"/>
        </w:rPr>
        <w:t xml:space="preserve">ụng cho </w:t>
      </w:r>
      <w:r w:rsidRPr="00BD7621">
        <w:rPr>
          <w:rFonts w:ascii="Arial" w:hAnsi="Arial" w:cs="Arial"/>
        </w:rPr>
        <w:t>Oracle Virtual Private Database, chẳng hạn như tiêu đề người dùng, tổ chức hoặc vị trí thực tế.</w:t>
      </w:r>
    </w:p>
    <w:p w14:paraId="5A184193" w14:textId="77777777" w:rsidR="00257CFD" w:rsidRDefault="00257CFD" w:rsidP="00257CFD">
      <w:pPr>
        <w:pStyle w:val="BodyText"/>
        <w:spacing w:before="55" w:line="232" w:lineRule="auto"/>
        <w:ind w:left="1660" w:right="725"/>
        <w:rPr>
          <w:rFonts w:ascii="Arial" w:hAnsi="Arial" w:cs="Arial"/>
        </w:rPr>
      </w:pPr>
      <w:r w:rsidRPr="00BD7621">
        <w:rPr>
          <w:rFonts w:ascii="Arial" w:hAnsi="Arial" w:cs="Arial"/>
        </w:rPr>
        <w:t xml:space="preserve">Việc khởi tạo </w:t>
      </w:r>
      <w:r w:rsidRPr="001058B5">
        <w:rPr>
          <w:rFonts w:ascii="Arial" w:hAnsi="Arial" w:cs="Arial"/>
        </w:rPr>
        <w:t xml:space="preserve">application context globally </w:t>
      </w:r>
      <w:r w:rsidRPr="00BD7621">
        <w:rPr>
          <w:rFonts w:ascii="Arial" w:hAnsi="Arial" w:cs="Arial"/>
        </w:rPr>
        <w:t>cho phép bạn truy xuất các kiểu thuộc tính này.</w:t>
      </w:r>
    </w:p>
    <w:p w14:paraId="6F988DAD" w14:textId="77777777" w:rsidR="00257CFD" w:rsidRPr="00BD7621" w:rsidRDefault="00257CFD" w:rsidP="00257CFD">
      <w:pPr>
        <w:pStyle w:val="BodyText"/>
        <w:spacing w:before="55" w:line="232" w:lineRule="auto"/>
        <w:ind w:left="1660" w:right="725"/>
        <w:rPr>
          <w:rFonts w:ascii="Arial" w:hAnsi="Arial" w:cs="Arial"/>
        </w:rPr>
      </w:pPr>
    </w:p>
    <w:p w14:paraId="4A80078E" w14:textId="77777777" w:rsidR="00257CFD" w:rsidRPr="001058B5" w:rsidRDefault="00257CFD" w:rsidP="00257CFD">
      <w:pPr>
        <w:pStyle w:val="Heading6"/>
        <w:spacing w:before="1"/>
        <w:ind w:left="1660"/>
      </w:pPr>
      <w:bookmarkStart w:id="951" w:name="Using_Database_Session-Based_Application"/>
      <w:bookmarkStart w:id="952" w:name="_bookmark1230"/>
      <w:bookmarkEnd w:id="951"/>
      <w:bookmarkEnd w:id="952"/>
      <w:r>
        <w:t xml:space="preserve">Sử dụng </w:t>
      </w:r>
      <w:r w:rsidRPr="001058B5">
        <w:t xml:space="preserve">Application Contexts with LDAP </w:t>
      </w:r>
      <w:r>
        <w:t xml:space="preserve">dựa trên </w:t>
      </w:r>
      <w:r w:rsidRPr="001058B5">
        <w:t>Database Session</w:t>
      </w:r>
    </w:p>
    <w:p w14:paraId="2CAEA708" w14:textId="77777777" w:rsidR="00257CFD" w:rsidRPr="00BD7621" w:rsidRDefault="00257CFD" w:rsidP="00257CFD">
      <w:pPr>
        <w:pStyle w:val="BodyText"/>
        <w:spacing w:before="55" w:line="232" w:lineRule="auto"/>
        <w:ind w:left="1659" w:right="848"/>
        <w:rPr>
          <w:rFonts w:ascii="Arial" w:hAnsi="Arial" w:cs="Arial"/>
        </w:rPr>
      </w:pPr>
    </w:p>
    <w:p w14:paraId="434AAC95" w14:textId="77777777" w:rsidR="00257CFD" w:rsidRDefault="00257CFD" w:rsidP="00257CFD">
      <w:pPr>
        <w:pStyle w:val="BodyText"/>
        <w:spacing w:before="55" w:line="232" w:lineRule="auto"/>
        <w:ind w:left="1659" w:right="848"/>
        <w:rPr>
          <w:rFonts w:ascii="Arial" w:hAnsi="Arial" w:cs="Arial"/>
        </w:rPr>
      </w:pPr>
      <w:r w:rsidRPr="00BD7621">
        <w:rPr>
          <w:rFonts w:ascii="Arial" w:hAnsi="Arial" w:cs="Arial"/>
        </w:rPr>
        <w:t xml:space="preserve">Một </w:t>
      </w:r>
      <w:r w:rsidRPr="001058B5">
        <w:rPr>
          <w:rFonts w:ascii="Arial" w:hAnsi="Arial" w:cs="Arial"/>
        </w:rPr>
        <w:t xml:space="preserve">application context </w:t>
      </w:r>
      <w:r w:rsidRPr="00BD7621">
        <w:rPr>
          <w:rFonts w:ascii="Arial" w:hAnsi="Arial" w:cs="Arial"/>
        </w:rPr>
        <w:t>được khởi tạo trên toàn cầu sử dụng LDAP, một giao thức truy cập thư mục tiêu chuẩn, có thể mở rộng và hiệu quả. Thư mục LDAP lưu trữ danh sách người dùng mà ứng dụng này được chỉ định. Cơ sở dữ liệu Oracle sử dụng một dịch vụ thư mục, thường là Oracle Internet Directory, để xác thực và ủy quyền cho người dùng doanh nghiệp.</w:t>
      </w:r>
    </w:p>
    <w:p w14:paraId="22CB9F55" w14:textId="77777777" w:rsidR="00257CFD" w:rsidRPr="001058B5" w:rsidRDefault="008D1AB8" w:rsidP="00257CFD">
      <w:pPr>
        <w:pStyle w:val="BodyText"/>
        <w:rPr>
          <w:rFonts w:ascii="Arial" w:hAnsi="Arial" w:cs="Arial"/>
          <w:sz w:val="18"/>
        </w:rPr>
      </w:pPr>
      <w:r>
        <w:rPr>
          <w:rFonts w:ascii="Arial" w:hAnsi="Arial" w:cs="Arial"/>
        </w:rPr>
        <w:pict w14:anchorId="443CEFA6">
          <v:group id="_x0000_s1801" style="position:absolute;margin-left:174pt;margin-top:13.2pt;width:312pt;height:2.55pt;z-index:502658800;mso-wrap-distance-left:0;mso-wrap-distance-right:0;mso-position-horizontal-relative:page" coordorigin="3480,264" coordsize="6240,51">
            <v:line id="_x0000_s1802" style="position:absolute" from="3480,266" to="9720,266" strokeweight=".24pt"/>
            <v:line id="_x0000_s1803" style="position:absolute" from="3480,312" to="9720,312" strokeweight=".24pt"/>
            <w10:wrap type="topAndBottom" anchorx="page"/>
          </v:group>
        </w:pict>
      </w:r>
    </w:p>
    <w:p w14:paraId="78AC3320" w14:textId="77777777" w:rsidR="00257CFD" w:rsidRPr="001058B5" w:rsidRDefault="00257CFD" w:rsidP="00257CFD">
      <w:pPr>
        <w:spacing w:before="33"/>
        <w:ind w:left="2380"/>
        <w:rPr>
          <w:rFonts w:ascii="Arial" w:hAnsi="Arial" w:cs="Arial"/>
          <w:b/>
          <w:sz w:val="19"/>
        </w:rPr>
      </w:pPr>
      <w:r>
        <w:rPr>
          <w:rFonts w:ascii="Arial" w:hAnsi="Arial" w:cs="Arial"/>
          <w:b/>
          <w:sz w:val="19"/>
        </w:rPr>
        <w:t xml:space="preserve">Note </w:t>
      </w:r>
      <w:r w:rsidRPr="001058B5">
        <w:rPr>
          <w:rFonts w:ascii="Arial" w:hAnsi="Arial" w:cs="Arial"/>
          <w:b/>
          <w:sz w:val="19"/>
        </w:rPr>
        <w:t>:</w:t>
      </w:r>
    </w:p>
    <w:p w14:paraId="01325C1F" w14:textId="77777777" w:rsidR="00257CFD" w:rsidRPr="00A864F7"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Enterprise User Security yêu cầu Oracle Advanced Security.</w:t>
      </w:r>
    </w:p>
    <w:p w14:paraId="0404D0BB" w14:textId="77777777" w:rsidR="00257CFD"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Bạn có thể sử dụng các thư mục của bên thứ ba như Microsoft Active Directory và Sun Microsystems SunONE làm dịch vụ thư mục.</w:t>
      </w:r>
    </w:p>
    <w:p w14:paraId="47C843A4" w14:textId="77777777" w:rsidR="00257CFD" w:rsidRPr="001058B5" w:rsidRDefault="00257CFD" w:rsidP="00257CFD">
      <w:pPr>
        <w:pStyle w:val="BodyText"/>
        <w:spacing w:before="3"/>
        <w:rPr>
          <w:rFonts w:ascii="Arial" w:hAnsi="Arial" w:cs="Arial"/>
          <w:sz w:val="9"/>
        </w:rPr>
      </w:pPr>
    </w:p>
    <w:p w14:paraId="68D7C845"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orclDBApplicationContext LDAP (một lớp con của groupOfUniqueNames) lưu trữ các giá trị </w:t>
      </w:r>
      <w:r w:rsidRPr="00A864F7">
        <w:rPr>
          <w:rFonts w:ascii="Arial" w:hAnsi="Arial" w:cs="Arial"/>
        </w:rPr>
        <w:t xml:space="preserve">application context </w:t>
      </w:r>
      <w:r w:rsidRPr="00A864F7">
        <w:rPr>
          <w:rFonts w:ascii="Arial" w:hAnsi="Arial" w:cs="Arial"/>
          <w:w w:val="90"/>
        </w:rPr>
        <w:t xml:space="preserve">trong thư mục. Vị trí của đối tượng </w:t>
      </w:r>
      <w:r w:rsidRPr="00A864F7">
        <w:rPr>
          <w:rFonts w:ascii="Arial" w:hAnsi="Arial" w:cs="Arial"/>
        </w:rPr>
        <w:t xml:space="preserve">application context </w:t>
      </w:r>
      <w:r w:rsidRPr="00A864F7">
        <w:rPr>
          <w:rFonts w:ascii="Arial" w:hAnsi="Arial" w:cs="Arial"/>
          <w:w w:val="90"/>
        </w:rPr>
        <w:t xml:space="preserve">được mô tả trong </w:t>
      </w:r>
      <w:hyperlink w:anchor="_bookmark1231" w:history="1">
        <w:r w:rsidRPr="00A864F7">
          <w:rPr>
            <w:rFonts w:ascii="Arial" w:hAnsi="Arial" w:cs="Arial"/>
            <w:color w:val="0000CC"/>
          </w:rPr>
          <w:t>Figure 6–1</w:t>
        </w:r>
      </w:hyperlink>
      <w:r w:rsidRPr="00A864F7">
        <w:rPr>
          <w:rFonts w:ascii="Arial" w:hAnsi="Arial" w:cs="Arial"/>
          <w:w w:val="90"/>
        </w:rPr>
        <w:t xml:space="preserve">, dựa trên ví dụ </w:t>
      </w:r>
      <w:r w:rsidRPr="00A864F7">
        <w:rPr>
          <w:rFonts w:ascii="Arial" w:hAnsi="Arial" w:cs="Arial"/>
        </w:rPr>
        <w:t>Human Resources</w:t>
      </w:r>
      <w:r w:rsidRPr="00A864F7">
        <w:rPr>
          <w:rFonts w:ascii="Arial" w:hAnsi="Arial" w:cs="Arial"/>
          <w:w w:val="90"/>
        </w:rPr>
        <w:t>.</w:t>
      </w:r>
    </w:p>
    <w:p w14:paraId="392AE9EA"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LDAP inetOrgPerson cho phép nhiều mục nhập tồn tại cho một số thuộc tính. Tuy nhiên, lưu ý rằng khi các mục nhập này được nạp vào </w:t>
      </w:r>
      <w:r w:rsidRPr="00A864F7">
        <w:rPr>
          <w:rFonts w:ascii="Arial" w:hAnsi="Arial" w:cs="Arial"/>
        </w:rPr>
        <w:t>database</w:t>
      </w:r>
      <w:r w:rsidRPr="00A864F7">
        <w:rPr>
          <w:rFonts w:ascii="Arial" w:hAnsi="Arial" w:cs="Arial"/>
          <w:w w:val="90"/>
        </w:rPr>
        <w:t xml:space="preserve"> và được truy cập với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SYS_LDAP_USER_DEFAULT, chỉ có đầu tiên của các mục này được trả về. Ví dụ, đối tượng inetOrgPerson cho một người dùng cho phép nhiều mục nhập cho telephoneNumber (do đó cho phép người dùng có nhiều số điện thoại được lưu trữ). Khi bạn sử dụng không gian tên ngữ cảnh SYS_LDAP_USER_DEFAULT, chỉ số điện thoại đầu tiên được truy xuất.</w:t>
      </w:r>
    </w:p>
    <w:p w14:paraId="3E5C9099"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Về phía LDAP, một hàm C bên trong được yêu cầu để lấy giá trị orclDBApplicationContext, trả về một danh sách các giá trị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cho </w:t>
      </w:r>
      <w:r w:rsidRPr="00A864F7">
        <w:rPr>
          <w:rFonts w:ascii="Arial" w:hAnsi="Arial" w:cs="Arial"/>
        </w:rPr>
        <w:t>database</w:t>
      </w:r>
      <w:r w:rsidRPr="00A864F7">
        <w:rPr>
          <w:rFonts w:ascii="Arial" w:hAnsi="Arial" w:cs="Arial"/>
          <w:w w:val="90"/>
        </w:rPr>
        <w:t xml:space="preserve">. Trong ví dụ này, HR là </w:t>
      </w:r>
      <w:r w:rsidRPr="00A864F7">
        <w:rPr>
          <w:rFonts w:ascii="Arial" w:hAnsi="Arial" w:cs="Arial"/>
        </w:rPr>
        <w:t>namespace</w:t>
      </w:r>
      <w:r w:rsidRPr="00A864F7">
        <w:rPr>
          <w:rFonts w:ascii="Arial" w:hAnsi="Arial" w:cs="Arial"/>
          <w:w w:val="90"/>
        </w:rPr>
        <w:t xml:space="preserve">; </w:t>
      </w:r>
      <w:r w:rsidRPr="00A864F7">
        <w:rPr>
          <w:rFonts w:ascii="Arial" w:hAnsi="Arial" w:cs="Arial"/>
          <w:spacing w:val="-3"/>
        </w:rPr>
        <w:t xml:space="preserve">Title </w:t>
      </w:r>
      <w:r w:rsidRPr="00A864F7">
        <w:rPr>
          <w:rFonts w:ascii="Arial" w:hAnsi="Arial" w:cs="Arial"/>
        </w:rPr>
        <w:t xml:space="preserve">and Project </w:t>
      </w:r>
      <w:r w:rsidRPr="00A864F7">
        <w:rPr>
          <w:rFonts w:ascii="Arial" w:hAnsi="Arial" w:cs="Arial"/>
          <w:w w:val="90"/>
        </w:rPr>
        <w:t>là các thuộc tính; và Manager và Promotion là những giá trị.</w:t>
      </w:r>
    </w:p>
    <w:p w14:paraId="00240837" w14:textId="77777777" w:rsidR="00257CFD" w:rsidRPr="00A864F7" w:rsidRDefault="00257CFD" w:rsidP="00257CFD">
      <w:pPr>
        <w:pStyle w:val="BodyText"/>
        <w:spacing w:before="128" w:line="230" w:lineRule="auto"/>
        <w:ind w:left="1659" w:right="700"/>
        <w:rPr>
          <w:rFonts w:ascii="Arial" w:hAnsi="Arial" w:cs="Arial"/>
        </w:rPr>
      </w:pPr>
      <w:r w:rsidRPr="00A864F7">
        <w:rPr>
          <w:rFonts w:ascii="Arial" w:hAnsi="Arial" w:cs="Arial"/>
        </w:rPr>
        <w:t>.</w:t>
      </w:r>
    </w:p>
    <w:p w14:paraId="015BD62A"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3B33B4DE" w14:textId="77777777" w:rsidR="00257CFD" w:rsidRPr="001058B5" w:rsidRDefault="00257CFD" w:rsidP="00257CFD">
      <w:pPr>
        <w:pStyle w:val="BodyText"/>
        <w:spacing w:before="4"/>
        <w:rPr>
          <w:rFonts w:ascii="Arial" w:hAnsi="Arial" w:cs="Arial"/>
          <w:sz w:val="25"/>
        </w:rPr>
      </w:pPr>
    </w:p>
    <w:p w14:paraId="49AE85EC" w14:textId="77777777" w:rsidR="00257CFD" w:rsidRPr="001058B5" w:rsidRDefault="00257CFD" w:rsidP="00257CFD">
      <w:pPr>
        <w:spacing w:before="104"/>
        <w:ind w:left="2260"/>
        <w:rPr>
          <w:rFonts w:ascii="Arial" w:hAnsi="Arial" w:cs="Arial"/>
          <w:b/>
          <w:i/>
          <w:sz w:val="18"/>
        </w:rPr>
      </w:pPr>
      <w:bookmarkStart w:id="953" w:name="_bookmark1231"/>
      <w:bookmarkEnd w:id="953"/>
      <w:r w:rsidRPr="001058B5">
        <w:rPr>
          <w:rFonts w:ascii="Arial" w:hAnsi="Arial" w:cs="Arial"/>
          <w:b/>
          <w:i/>
          <w:sz w:val="18"/>
        </w:rPr>
        <w:t>Figure 6–1 Location of Application Context in LDAP Directory Information Tree</w:t>
      </w:r>
    </w:p>
    <w:p w14:paraId="475482A7" w14:textId="77777777" w:rsidR="00257CFD" w:rsidRPr="001058B5" w:rsidRDefault="00257CFD" w:rsidP="00257CFD">
      <w:pPr>
        <w:pStyle w:val="BodyText"/>
        <w:spacing w:before="7"/>
        <w:rPr>
          <w:rFonts w:ascii="Arial" w:hAnsi="Arial" w:cs="Arial"/>
          <w:b/>
          <w:i/>
          <w:sz w:val="27"/>
        </w:rPr>
      </w:pPr>
      <w:r w:rsidRPr="001058B5">
        <w:rPr>
          <w:rFonts w:ascii="Arial" w:hAnsi="Arial" w:cs="Arial"/>
          <w:noProof/>
        </w:rPr>
        <w:drawing>
          <wp:anchor distT="0" distB="0" distL="0" distR="0" simplePos="0" relativeHeight="502668016" behindDoc="0" locked="0" layoutInCell="1" allowOverlap="1" wp14:anchorId="50B9B721" wp14:editId="7FB35FED">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3" cstate="print"/>
                    <a:stretch>
                      <a:fillRect/>
                    </a:stretch>
                  </pic:blipFill>
                  <pic:spPr>
                    <a:xfrm>
                      <a:off x="0" y="0"/>
                      <a:ext cx="4953791" cy="4598574"/>
                    </a:xfrm>
                    <a:prstGeom prst="rect">
                      <a:avLst/>
                    </a:prstGeom>
                  </pic:spPr>
                </pic:pic>
              </a:graphicData>
            </a:graphic>
          </wp:anchor>
        </w:drawing>
      </w:r>
    </w:p>
    <w:p w14:paraId="10252B4B" w14:textId="77777777" w:rsidR="00257CFD" w:rsidRPr="001058B5" w:rsidRDefault="00257CFD" w:rsidP="00257CFD">
      <w:pPr>
        <w:pStyle w:val="BodyText"/>
        <w:spacing w:before="7"/>
        <w:rPr>
          <w:rFonts w:ascii="Arial" w:hAnsi="Arial" w:cs="Arial"/>
          <w:b/>
          <w:i/>
          <w:sz w:val="26"/>
        </w:rPr>
      </w:pPr>
    </w:p>
    <w:p w14:paraId="7CFAA1ED" w14:textId="77777777" w:rsidR="00257CFD" w:rsidRPr="00E028EF" w:rsidRDefault="00257CFD" w:rsidP="00257CFD">
      <w:pPr>
        <w:tabs>
          <w:tab w:val="left" w:pos="2020"/>
        </w:tabs>
        <w:rPr>
          <w:rFonts w:ascii="Arial" w:hAnsi="Arial" w:cs="Arial"/>
          <w:b/>
          <w:sz w:val="20"/>
        </w:rPr>
      </w:pPr>
      <w:bookmarkStart w:id="954" w:name="How_Globally_Initialized_Database_Sessio"/>
      <w:bookmarkStart w:id="955" w:name="_bookmark1232"/>
      <w:bookmarkEnd w:id="954"/>
      <w:bookmarkEnd w:id="955"/>
    </w:p>
    <w:p w14:paraId="3622FE74" w14:textId="77777777" w:rsidR="00257CFD" w:rsidRDefault="00257CFD" w:rsidP="00257CFD">
      <w:pPr>
        <w:pStyle w:val="Heading6"/>
        <w:rPr>
          <w:spacing w:val="-18"/>
        </w:rPr>
      </w:pPr>
    </w:p>
    <w:p w14:paraId="77887DA1" w14:textId="77777777" w:rsidR="00257CFD" w:rsidRDefault="00257CFD" w:rsidP="00257CFD">
      <w:pPr>
        <w:pStyle w:val="Heading6"/>
        <w:rPr>
          <w:spacing w:val="-18"/>
        </w:rPr>
      </w:pPr>
      <w:r>
        <w:rPr>
          <w:spacing w:val="-18"/>
        </w:rPr>
        <w:t xml:space="preserve">          </w:t>
      </w:r>
    </w:p>
    <w:p w14:paraId="4A48935B" w14:textId="77777777" w:rsidR="00257CFD" w:rsidRPr="00962C6C" w:rsidRDefault="00257CFD" w:rsidP="00257CFD">
      <w:pPr>
        <w:pStyle w:val="Heading6"/>
        <w:rPr>
          <w:spacing w:val="-22"/>
          <w:sz w:val="22"/>
          <w:szCs w:val="22"/>
        </w:rPr>
      </w:pPr>
      <w:bookmarkStart w:id="956" w:name="_bookmark1233"/>
      <w:bookmarkEnd w:id="956"/>
      <w:r w:rsidRPr="00E028EF">
        <w:rPr>
          <w:sz w:val="22"/>
          <w:szCs w:val="22"/>
        </w:rPr>
        <w:t xml:space="preserve">Application Contexts dựa trên Database Session ban đầu </w:t>
      </w:r>
      <w:r w:rsidRPr="00962C6C">
        <w:rPr>
          <w:sz w:val="22"/>
          <w:szCs w:val="22"/>
        </w:rPr>
        <w:t>được tạo</w:t>
      </w:r>
      <w:r w:rsidRPr="00E028EF">
        <w:rPr>
          <w:sz w:val="22"/>
          <w:szCs w:val="22"/>
        </w:rPr>
        <w:t xml:space="preserve"> như thế nào</w:t>
      </w:r>
    </w:p>
    <w:p w14:paraId="5D49EC4A" w14:textId="77777777" w:rsidR="00257CFD" w:rsidRPr="001058B5" w:rsidRDefault="00257CFD" w:rsidP="00257CFD">
      <w:pPr>
        <w:pStyle w:val="Heading6"/>
        <w:ind w:left="0"/>
      </w:pPr>
    </w:p>
    <w:p w14:paraId="77FAB1BD" w14:textId="77777777" w:rsidR="00257CFD" w:rsidRPr="00962C6C" w:rsidRDefault="00257CFD" w:rsidP="00257CFD">
      <w:pPr>
        <w:pStyle w:val="BodyText"/>
        <w:spacing w:before="55" w:line="232" w:lineRule="auto"/>
        <w:ind w:left="2260" w:right="194"/>
        <w:rPr>
          <w:rFonts w:ascii="Arial" w:hAnsi="Arial" w:cs="Arial"/>
        </w:rPr>
      </w:pPr>
    </w:p>
    <w:p w14:paraId="67819E36"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Để sử dụng một ứng dụng bảo mật được khởi tạo </w:t>
      </w:r>
      <w:r w:rsidRPr="001058B5">
        <w:rPr>
          <w:rFonts w:ascii="Arial" w:hAnsi="Arial" w:cs="Arial"/>
        </w:rPr>
        <w:t>globally</w:t>
      </w:r>
      <w:r w:rsidRPr="00962C6C">
        <w:rPr>
          <w:rFonts w:ascii="Arial" w:hAnsi="Arial" w:cs="Arial"/>
        </w:rPr>
        <w:t xml:space="preserve">, trước tiên bạn cần cấu hình Enterprise User Security, một tính năng của Oracle Advanced Security. Sau đó, bạn thiết lập các giá trị </w:t>
      </w:r>
      <w:r w:rsidRPr="001058B5">
        <w:rPr>
          <w:rFonts w:ascii="Arial" w:hAnsi="Arial" w:cs="Arial"/>
        </w:rPr>
        <w:t xml:space="preserve">application context </w:t>
      </w:r>
      <w:r w:rsidRPr="00962C6C">
        <w:rPr>
          <w:rFonts w:ascii="Arial" w:hAnsi="Arial" w:cs="Arial"/>
        </w:rPr>
        <w:t xml:space="preserve">cho người dùng trong </w:t>
      </w:r>
      <w:r w:rsidRPr="001058B5">
        <w:rPr>
          <w:rFonts w:ascii="Arial" w:hAnsi="Arial" w:cs="Arial"/>
        </w:rPr>
        <w:t>database</w:t>
      </w:r>
      <w:r w:rsidRPr="00962C6C">
        <w:rPr>
          <w:rFonts w:ascii="Arial" w:hAnsi="Arial" w:cs="Arial"/>
        </w:rPr>
        <w:t xml:space="preserve"> và thư mục.</w:t>
      </w:r>
    </w:p>
    <w:p w14:paraId="729F75E0"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Khi người dùng </w:t>
      </w:r>
      <w:r w:rsidRPr="001058B5">
        <w:rPr>
          <w:rFonts w:ascii="Arial" w:hAnsi="Arial" w:cs="Arial"/>
        </w:rPr>
        <w:t>global</w:t>
      </w:r>
      <w:r w:rsidRPr="00962C6C">
        <w:rPr>
          <w:rFonts w:ascii="Arial" w:hAnsi="Arial" w:cs="Arial"/>
        </w:rPr>
        <w:t xml:space="preserve"> (người dùng doanh nghiệp) kết nối với cơ sở dữ liệu, Enterprise User Security sẽ xác minh danh tính của người dùng đang kết nối với cơ sở dữ liệu. Sau khi xác thực, các vai trò người dùng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 xml:space="preserve">được lấy ra từ thư mục. Khi người dùng đăng nhập vào cơ sở dữ liệu, các vai trò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ban đầu đã được thiết lập.</w:t>
      </w:r>
    </w:p>
    <w:p w14:paraId="6A7A00AB" w14:textId="77777777" w:rsidR="00257CFD" w:rsidRPr="00962C6C" w:rsidRDefault="00257CFD" w:rsidP="00257CFD">
      <w:pPr>
        <w:pStyle w:val="BodyText"/>
        <w:spacing w:before="55" w:line="232" w:lineRule="auto"/>
        <w:ind w:left="2260" w:right="194"/>
        <w:rPr>
          <w:rFonts w:ascii="Arial" w:hAnsi="Arial" w:cs="Arial"/>
        </w:rPr>
      </w:pPr>
    </w:p>
    <w:p w14:paraId="65788858" w14:textId="77777777" w:rsidR="00257CFD" w:rsidRDefault="00257CFD" w:rsidP="00257CFD">
      <w:pPr>
        <w:pStyle w:val="BodyText"/>
        <w:spacing w:before="55" w:line="232" w:lineRule="auto"/>
        <w:ind w:left="3600" w:right="194"/>
        <w:rPr>
          <w:rFonts w:ascii="Arial" w:hAnsi="Arial" w:cs="Arial"/>
        </w:rPr>
      </w:pPr>
      <w:r w:rsidRPr="00962C6C">
        <w:rPr>
          <w:rFonts w:ascii="Arial" w:hAnsi="Arial" w:cs="Arial"/>
        </w:rPr>
        <w:t>Xem thêm: Hướng dẫn của quản trị viên bảo mật người dùng cơ sở dữ liệu Oracle cho thông tin về cấu hình bảo mật người dùng doanh nghiệp</w:t>
      </w:r>
    </w:p>
    <w:p w14:paraId="5C138B35" w14:textId="77777777" w:rsidR="00257CFD" w:rsidRDefault="00257CFD" w:rsidP="00257CFD">
      <w:pPr>
        <w:pStyle w:val="BodyText"/>
        <w:spacing w:before="2"/>
        <w:rPr>
          <w:rFonts w:ascii="Arial" w:hAnsi="Arial" w:cs="Arial"/>
        </w:rPr>
      </w:pPr>
    </w:p>
    <w:p w14:paraId="74D05807" w14:textId="77777777" w:rsidR="00257CFD" w:rsidRPr="001058B5" w:rsidRDefault="00257CFD" w:rsidP="00257CFD">
      <w:pPr>
        <w:pStyle w:val="BodyText"/>
        <w:spacing w:before="2"/>
        <w:rPr>
          <w:rFonts w:ascii="Arial" w:hAnsi="Arial" w:cs="Arial"/>
        </w:rPr>
      </w:pPr>
    </w:p>
    <w:p w14:paraId="77CDF455" w14:textId="77777777" w:rsidR="00257CFD" w:rsidRPr="001058B5" w:rsidRDefault="00257CFD" w:rsidP="00257CFD">
      <w:pPr>
        <w:pStyle w:val="Heading6"/>
      </w:pPr>
      <w:bookmarkStart w:id="957" w:name="Example_of_Initializing_a_Database_Sessi"/>
      <w:bookmarkStart w:id="958" w:name="_bookmark1234"/>
      <w:bookmarkEnd w:id="957"/>
      <w:bookmarkEnd w:id="958"/>
      <w:r>
        <w:rPr>
          <w:spacing w:val="-20"/>
        </w:rPr>
        <w:lastRenderedPageBreak/>
        <w:t xml:space="preserve">Ví dụ về tạo một </w:t>
      </w:r>
      <w:r w:rsidRPr="001058B5">
        <w:rPr>
          <w:spacing w:val="-17"/>
        </w:rPr>
        <w:t xml:space="preserve">Application </w:t>
      </w:r>
      <w:r w:rsidRPr="001058B5">
        <w:rPr>
          <w:spacing w:val="-19"/>
        </w:rPr>
        <w:t xml:space="preserve">Context </w:t>
      </w:r>
      <w:r w:rsidRPr="001058B5">
        <w:rPr>
          <w:spacing w:val="-16"/>
        </w:rPr>
        <w:t>Globally</w:t>
      </w:r>
      <w:r>
        <w:rPr>
          <w:spacing w:val="-16"/>
        </w:rPr>
        <w:t xml:space="preserve"> dựa trên </w:t>
      </w:r>
      <w:r>
        <w:rPr>
          <w:spacing w:val="-20"/>
        </w:rPr>
        <w:t xml:space="preserve"> </w:t>
      </w:r>
      <w:r w:rsidRPr="001058B5">
        <w:rPr>
          <w:spacing w:val="-19"/>
        </w:rPr>
        <w:t xml:space="preserve">Database Session </w:t>
      </w:r>
    </w:p>
    <w:p w14:paraId="33236162" w14:textId="77777777" w:rsidR="00257CFD" w:rsidRPr="00962C6C" w:rsidRDefault="00257CFD" w:rsidP="00257CFD">
      <w:pPr>
        <w:pStyle w:val="BodyText"/>
        <w:spacing w:before="58" w:line="230" w:lineRule="auto"/>
        <w:ind w:left="2260" w:right="185"/>
        <w:rPr>
          <w:rFonts w:ascii="Arial" w:hAnsi="Arial" w:cs="Arial"/>
          <w:spacing w:val="-6"/>
        </w:rPr>
      </w:pPr>
    </w:p>
    <w:p w14:paraId="6F5BB3DB" w14:textId="77777777" w:rsidR="00257CFD" w:rsidRDefault="00257CFD" w:rsidP="00257CFD">
      <w:pPr>
        <w:pStyle w:val="BodyText"/>
        <w:spacing w:before="58" w:line="230" w:lineRule="auto"/>
        <w:ind w:left="2260" w:right="185"/>
        <w:rPr>
          <w:rFonts w:ascii="Arial" w:hAnsi="Arial" w:cs="Arial"/>
          <w:spacing w:val="-6"/>
        </w:rPr>
      </w:pPr>
      <w:r w:rsidRPr="00962C6C">
        <w:rPr>
          <w:rFonts w:ascii="Arial" w:hAnsi="Arial" w:cs="Arial"/>
          <w:spacing w:val="-6"/>
        </w:rPr>
        <w:t xml:space="preserve">Bạn có thể định cấu hình và lưu trữ </w:t>
      </w:r>
      <w:r w:rsidRPr="001058B5">
        <w:rPr>
          <w:rFonts w:ascii="Arial" w:hAnsi="Arial" w:cs="Arial"/>
        </w:rPr>
        <w:t xml:space="preserve">application context </w:t>
      </w:r>
      <w:r w:rsidRPr="00962C6C">
        <w:rPr>
          <w:rFonts w:ascii="Arial" w:hAnsi="Arial" w:cs="Arial"/>
          <w:spacing w:val="-6"/>
        </w:rPr>
        <w:t xml:space="preserve">ban đầu cho người dùng, chẳng hạn như </w:t>
      </w:r>
      <w:r w:rsidRPr="001058B5">
        <w:rPr>
          <w:rFonts w:ascii="Arial" w:hAnsi="Arial" w:cs="Arial"/>
        </w:rPr>
        <w:t xml:space="preserve">department name </w:t>
      </w:r>
      <w:r>
        <w:rPr>
          <w:rFonts w:ascii="Arial" w:hAnsi="Arial" w:cs="Arial"/>
        </w:rPr>
        <w:t>và</w:t>
      </w:r>
      <w:r w:rsidRPr="001058B5">
        <w:rPr>
          <w:rFonts w:ascii="Arial" w:hAnsi="Arial" w:cs="Arial"/>
        </w:rPr>
        <w:t xml:space="preserve"> title</w:t>
      </w:r>
      <w:r w:rsidRPr="00962C6C">
        <w:rPr>
          <w:rFonts w:ascii="Arial" w:hAnsi="Arial" w:cs="Arial"/>
          <w:spacing w:val="-6"/>
        </w:rPr>
        <w:t xml:space="preserve">, trong thư mục LDAP. Các giá trị được lấy ra trong khi đăng nhập người dùng để </w:t>
      </w:r>
      <w:r w:rsidRPr="001058B5">
        <w:rPr>
          <w:rFonts w:ascii="Arial" w:hAnsi="Arial" w:cs="Arial"/>
        </w:rPr>
        <w:t>context</w:t>
      </w:r>
      <w:r w:rsidRPr="00962C6C">
        <w:rPr>
          <w:rFonts w:ascii="Arial" w:hAnsi="Arial" w:cs="Arial"/>
          <w:spacing w:val="-6"/>
        </w:rPr>
        <w:t xml:space="preserve"> được thiết lập đúng. Ngoài ra, bất kỳ thông tin nào liên quan đến người dùng được truy xuất và lưu trữ trong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Pr>
          <w:rFonts w:ascii="Arial" w:hAnsi="Arial" w:cs="Arial"/>
          <w:spacing w:val="-29"/>
        </w:rPr>
        <w:t xml:space="preserve"> </w:t>
      </w:r>
      <w:r w:rsidRPr="001058B5">
        <w:rPr>
          <w:rFonts w:ascii="Arial" w:hAnsi="Arial" w:cs="Arial"/>
        </w:rPr>
        <w:t>namespace</w:t>
      </w:r>
      <w:r w:rsidRPr="00962C6C">
        <w:rPr>
          <w:rFonts w:ascii="Arial" w:hAnsi="Arial" w:cs="Arial"/>
          <w:spacing w:val="-6"/>
        </w:rPr>
        <w:t xml:space="preserve"> SYS_USER_DEFAULTS. Quy trình sau đây cho thấy cách thực hiện điều này:</w:t>
      </w:r>
    </w:p>
    <w:p w14:paraId="2C0FCECC" w14:textId="77777777" w:rsidR="00257CFD" w:rsidRPr="001058B5" w:rsidRDefault="00257CFD" w:rsidP="00257CFD">
      <w:pPr>
        <w:pStyle w:val="ListParagraph"/>
        <w:numPr>
          <w:ilvl w:val="1"/>
          <w:numId w:val="94"/>
        </w:numPr>
        <w:tabs>
          <w:tab w:val="left" w:pos="2620"/>
        </w:tabs>
        <w:spacing w:before="115"/>
        <w:ind w:firstLine="240"/>
        <w:jc w:val="left"/>
        <w:rPr>
          <w:rFonts w:ascii="Arial" w:hAnsi="Arial" w:cs="Arial"/>
          <w:sz w:val="20"/>
        </w:rPr>
      </w:pPr>
      <w:r>
        <w:rPr>
          <w:rFonts w:ascii="Arial" w:hAnsi="Arial" w:cs="Arial"/>
          <w:sz w:val="20"/>
        </w:rPr>
        <w:t>Tạo các</w:t>
      </w:r>
      <w:r w:rsidRPr="001058B5">
        <w:rPr>
          <w:rFonts w:ascii="Arial" w:hAnsi="Arial" w:cs="Arial"/>
          <w:sz w:val="20"/>
        </w:rPr>
        <w:t xml:space="preserve"> application context </w:t>
      </w:r>
      <w:r>
        <w:rPr>
          <w:rFonts w:ascii="Arial" w:hAnsi="Arial" w:cs="Arial"/>
          <w:sz w:val="20"/>
        </w:rPr>
        <w:t>trong</w:t>
      </w:r>
      <w:r w:rsidRPr="001058B5">
        <w:rPr>
          <w:rFonts w:ascii="Arial" w:hAnsi="Arial" w:cs="Arial"/>
          <w:spacing w:val="-7"/>
          <w:sz w:val="20"/>
        </w:rPr>
        <w:t xml:space="preserve"> </w:t>
      </w:r>
      <w:r w:rsidRPr="001058B5">
        <w:rPr>
          <w:rFonts w:ascii="Arial" w:hAnsi="Arial" w:cs="Arial"/>
          <w:sz w:val="20"/>
        </w:rPr>
        <w:t>database.</w:t>
      </w:r>
    </w:p>
    <w:p w14:paraId="757D33DC"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F3B7143" w14:textId="77777777" w:rsidR="00257CFD" w:rsidRPr="001058B5" w:rsidRDefault="00257CFD" w:rsidP="00257CFD">
      <w:pPr>
        <w:pStyle w:val="BodyText"/>
        <w:spacing w:before="7"/>
        <w:rPr>
          <w:rFonts w:ascii="Arial" w:hAnsi="Arial" w:cs="Arial"/>
          <w:sz w:val="27"/>
        </w:rPr>
      </w:pPr>
    </w:p>
    <w:p w14:paraId="0674F860" w14:textId="77777777" w:rsidR="00257CFD" w:rsidRPr="001058B5" w:rsidRDefault="00257CFD" w:rsidP="00257CFD">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06936F8" w14:textId="77777777" w:rsidR="00257CFD" w:rsidRPr="001058B5" w:rsidRDefault="00257CFD" w:rsidP="00257CFD">
      <w:pPr>
        <w:pStyle w:val="BodyText"/>
        <w:spacing w:before="4"/>
        <w:rPr>
          <w:rFonts w:ascii="Arial" w:hAnsi="Arial" w:cs="Arial"/>
          <w:sz w:val="18"/>
        </w:rPr>
      </w:pPr>
    </w:p>
    <w:p w14:paraId="6F6E957E" w14:textId="77777777" w:rsidR="00257CFD" w:rsidRPr="001058B5" w:rsidRDefault="00257CFD" w:rsidP="00257CFD">
      <w:pPr>
        <w:pStyle w:val="ListParagraph"/>
        <w:numPr>
          <w:ilvl w:val="1"/>
          <w:numId w:val="94"/>
        </w:numPr>
        <w:tabs>
          <w:tab w:val="left" w:pos="2020"/>
        </w:tabs>
        <w:spacing w:before="0"/>
        <w:jc w:val="left"/>
        <w:rPr>
          <w:rFonts w:ascii="Arial" w:hAnsi="Arial" w:cs="Arial"/>
          <w:sz w:val="20"/>
        </w:rPr>
      </w:pPr>
      <w:r>
        <w:rPr>
          <w:rFonts w:ascii="Arial" w:hAnsi="Arial" w:cs="Arial"/>
          <w:sz w:val="20"/>
        </w:rPr>
        <w:t>Tạo và thêm cá mục mới trong thư mục</w:t>
      </w:r>
      <w:r w:rsidRPr="001058B5">
        <w:rPr>
          <w:rFonts w:ascii="Arial" w:hAnsi="Arial" w:cs="Arial"/>
          <w:sz w:val="20"/>
        </w:rPr>
        <w:t xml:space="preserve"> LDAP</w:t>
      </w:r>
      <w:r w:rsidRPr="001058B5">
        <w:rPr>
          <w:rFonts w:ascii="Arial" w:hAnsi="Arial" w:cs="Arial"/>
          <w:spacing w:val="-6"/>
          <w:sz w:val="20"/>
        </w:rPr>
        <w:t xml:space="preserve"> </w:t>
      </w:r>
    </w:p>
    <w:p w14:paraId="0069F4F8" w14:textId="77777777" w:rsidR="00257CFD" w:rsidRDefault="00257CFD" w:rsidP="00257CFD">
      <w:pPr>
        <w:pStyle w:val="BodyText"/>
        <w:spacing w:before="119" w:line="230" w:lineRule="auto"/>
        <w:ind w:left="2020" w:right="848"/>
        <w:rPr>
          <w:rFonts w:ascii="Arial" w:hAnsi="Arial" w:cs="Arial"/>
        </w:rPr>
      </w:pPr>
      <w:r w:rsidRPr="00F55C82">
        <w:rPr>
          <w:rFonts w:ascii="Arial" w:hAnsi="Arial" w:cs="Arial"/>
        </w:rPr>
        <w:t>Một ví dụ về các mục được thêm vào thư mục LDAP sau. Các mục này tạo một thuộc tính có tên là Title với giá trị thuộc tính Manager cho ứng dụng (namespace) HR và gán tên người dùng user1 và user2. Trong ví dụ sau, cn = example đề cập đến tên miền.</w:t>
      </w:r>
    </w:p>
    <w:p w14:paraId="7BE77AAC" w14:textId="77777777" w:rsidR="00257CFD" w:rsidRPr="001058B5" w:rsidRDefault="00257CFD" w:rsidP="00257CFD">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7A5A1B9B"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changetype: add</w:t>
      </w:r>
    </w:p>
    <w:p w14:paraId="6DE212F3" w14:textId="77777777" w:rsidR="00257CFD" w:rsidRPr="001058B5" w:rsidRDefault="00257CFD" w:rsidP="00257CFD">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14FDE80B" w14:textId="77777777" w:rsidR="00257CFD" w:rsidRPr="001058B5" w:rsidRDefault="00257CFD" w:rsidP="00257CFD">
      <w:pPr>
        <w:pStyle w:val="BodyText"/>
        <w:spacing w:before="3"/>
        <w:rPr>
          <w:rFonts w:ascii="Arial" w:hAnsi="Arial" w:cs="Arial"/>
          <w:sz w:val="19"/>
        </w:rPr>
      </w:pPr>
    </w:p>
    <w:p w14:paraId="6BBBB9E5" w14:textId="77777777" w:rsidR="00257CFD" w:rsidRPr="001058B5" w:rsidRDefault="00257CFD" w:rsidP="00257CFD">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BD78679"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364E823C"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7CE70D10" w14:textId="77777777" w:rsidR="00257CFD" w:rsidRPr="001058B5" w:rsidRDefault="00257CFD" w:rsidP="00257CFD">
      <w:pPr>
        <w:pStyle w:val="BodyText"/>
        <w:spacing w:before="9"/>
        <w:rPr>
          <w:rFonts w:ascii="Arial" w:hAnsi="Arial" w:cs="Arial"/>
        </w:rPr>
      </w:pPr>
    </w:p>
    <w:p w14:paraId="46ED13C7"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101C819A"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30A4AF49"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38E56228" w14:textId="77777777" w:rsidR="00257CFD" w:rsidRPr="001058B5" w:rsidRDefault="00257CFD" w:rsidP="00257CFD">
      <w:pPr>
        <w:pStyle w:val="BodyText"/>
        <w:spacing w:before="9"/>
        <w:rPr>
          <w:rFonts w:ascii="Arial" w:hAnsi="Arial" w:cs="Arial"/>
        </w:rPr>
      </w:pPr>
    </w:p>
    <w:p w14:paraId="52F35BD1"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5D163F1C"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397FFB60" w14:textId="77777777" w:rsidR="00257CFD" w:rsidRPr="001058B5" w:rsidRDefault="00257CFD" w:rsidP="00257CFD">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DDB626B" w14:textId="77777777" w:rsidR="00257CFD" w:rsidRPr="001058B5" w:rsidRDefault="00257CFD" w:rsidP="00257CFD">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645BAD30" w14:textId="77777777" w:rsidR="00257CFD" w:rsidRPr="001058B5" w:rsidRDefault="00257CFD" w:rsidP="00257CFD">
      <w:pPr>
        <w:pStyle w:val="BodyText"/>
        <w:rPr>
          <w:rFonts w:ascii="Arial" w:hAnsi="Arial" w:cs="Arial"/>
          <w:sz w:val="18"/>
        </w:rPr>
      </w:pPr>
    </w:p>
    <w:p w14:paraId="2C0FF044" w14:textId="77777777" w:rsidR="00257CFD" w:rsidRDefault="00257CFD" w:rsidP="00257CFD">
      <w:pPr>
        <w:pStyle w:val="ListParagraph"/>
        <w:numPr>
          <w:ilvl w:val="1"/>
          <w:numId w:val="94"/>
        </w:numPr>
        <w:tabs>
          <w:tab w:val="left" w:pos="2020"/>
        </w:tabs>
        <w:spacing w:before="135" w:line="228" w:lineRule="auto"/>
        <w:ind w:right="847"/>
        <w:jc w:val="left"/>
        <w:rPr>
          <w:rFonts w:ascii="Arial" w:hAnsi="Arial" w:cs="Arial"/>
          <w:sz w:val="20"/>
        </w:rPr>
      </w:pPr>
      <w:r w:rsidRPr="00F55C82">
        <w:rPr>
          <w:rFonts w:ascii="Arial" w:hAnsi="Arial" w:cs="Arial"/>
          <w:sz w:val="20"/>
        </w:rPr>
        <w:t>Nếu một mục nhập đối tượng LDAP inetOrgPerson tồn tại cho người dùng, thì kết nối sẽ truy</w:t>
      </w:r>
      <w:r>
        <w:rPr>
          <w:rFonts w:ascii="Arial" w:hAnsi="Arial" w:cs="Arial"/>
          <w:sz w:val="20"/>
        </w:rPr>
        <w:t xml:space="preserve"> vấn </w:t>
      </w:r>
      <w:r w:rsidRPr="00F55C82">
        <w:rPr>
          <w:rFonts w:ascii="Arial" w:hAnsi="Arial" w:cs="Arial"/>
          <w:sz w:val="20"/>
        </w:rPr>
        <w:t xml:space="preserve"> các thuộc tính từ inetOrgPerson và gán chúng vào không gian tên SYS_LDAP_USER_DEFAULT. Sau đây là ví dụ về mục nhập inetOrgPerson:</w:t>
      </w:r>
    </w:p>
    <w:p w14:paraId="7A8134C5" w14:textId="77777777" w:rsidR="00257CFD" w:rsidRPr="00F55C82" w:rsidRDefault="00257CFD" w:rsidP="00257CFD">
      <w:pPr>
        <w:pStyle w:val="ListParagraph"/>
        <w:tabs>
          <w:tab w:val="left" w:pos="2020"/>
        </w:tabs>
        <w:spacing w:before="135" w:line="228" w:lineRule="auto"/>
        <w:ind w:left="2020" w:right="847" w:firstLine="0"/>
        <w:rPr>
          <w:rFonts w:ascii="Arial" w:hAnsi="Arial" w:cs="Arial"/>
          <w:sz w:val="20"/>
        </w:rPr>
      </w:pPr>
      <w:r w:rsidRPr="00F55C82">
        <w:rPr>
          <w:rFonts w:ascii="Arial" w:hAnsi="Arial" w:cs="Arial"/>
          <w:w w:val="85"/>
          <w:sz w:val="18"/>
        </w:rPr>
        <w:t xml:space="preserve">dn: cn=user1,ou=Americas,O=oracle,L=redwoodshores,ST=CA,C=US </w:t>
      </w:r>
      <w:r w:rsidRPr="00F55C82">
        <w:rPr>
          <w:rFonts w:ascii="Arial" w:hAnsi="Arial" w:cs="Arial"/>
          <w:w w:val="95"/>
          <w:sz w:val="18"/>
        </w:rPr>
        <w:t>changetype: add</w:t>
      </w:r>
    </w:p>
    <w:p w14:paraId="49D26220" w14:textId="77777777" w:rsidR="00257CFD" w:rsidRPr="001058B5" w:rsidRDefault="00257CFD" w:rsidP="00257CFD">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270B4982" w14:textId="77777777" w:rsidR="00257CFD" w:rsidRPr="001058B5" w:rsidRDefault="00257CFD" w:rsidP="00257CFD">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770FB892" w14:textId="77777777" w:rsidR="00257CFD" w:rsidRPr="001058B5" w:rsidRDefault="00257CFD" w:rsidP="00257CFD">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3128A9A8" w14:textId="77777777" w:rsidR="00257CFD" w:rsidRPr="001058B5" w:rsidRDefault="00257CFD" w:rsidP="00257CFD">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00016C2D" w14:textId="77777777" w:rsidR="00257CFD" w:rsidRPr="001058B5" w:rsidRDefault="00257CFD" w:rsidP="00257CFD">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519F9B2A" w14:textId="77777777" w:rsidR="00257CFD" w:rsidRPr="00A16C60" w:rsidRDefault="00257CFD" w:rsidP="00257CFD">
      <w:pPr>
        <w:ind w:left="2020"/>
        <w:rPr>
          <w:rFonts w:ascii="Arial" w:hAnsi="Arial" w:cs="Arial"/>
          <w:sz w:val="18"/>
          <w:lang w:val="fr-FR"/>
        </w:rPr>
      </w:pPr>
      <w:r w:rsidRPr="00A16C60">
        <w:rPr>
          <w:rFonts w:ascii="Arial" w:hAnsi="Arial" w:cs="Arial"/>
          <w:w w:val="95"/>
          <w:sz w:val="18"/>
          <w:lang w:val="fr-FR"/>
        </w:rPr>
        <w:t xml:space="preserve">mail: </w:t>
      </w:r>
      <w:hyperlink r:id="rId134">
        <w:r w:rsidRPr="00A16C60">
          <w:rPr>
            <w:rFonts w:ascii="Arial" w:hAnsi="Arial" w:cs="Arial"/>
            <w:w w:val="95"/>
            <w:sz w:val="18"/>
            <w:lang w:val="fr-FR"/>
          </w:rPr>
          <w:t>uone@us.example.com</w:t>
        </w:r>
      </w:hyperlink>
    </w:p>
    <w:p w14:paraId="73108986" w14:textId="77777777" w:rsidR="00257CFD" w:rsidRPr="00A16C60" w:rsidRDefault="00257CFD" w:rsidP="00257CFD">
      <w:pPr>
        <w:rPr>
          <w:rFonts w:ascii="Arial" w:hAnsi="Arial" w:cs="Arial"/>
          <w:sz w:val="18"/>
          <w:lang w:val="fr-FR"/>
        </w:rPr>
        <w:sectPr w:rsidR="00257CFD" w:rsidRPr="00A16C60">
          <w:pgSz w:w="12240" w:h="15840"/>
          <w:pgMar w:top="840" w:right="1060" w:bottom="860" w:left="1100" w:header="549" w:footer="663" w:gutter="0"/>
          <w:cols w:space="720"/>
        </w:sectPr>
      </w:pPr>
    </w:p>
    <w:p w14:paraId="5C78DDA1" w14:textId="77777777" w:rsidR="00257CFD" w:rsidRPr="00A16C60" w:rsidRDefault="00257CFD" w:rsidP="00257CFD">
      <w:pPr>
        <w:pStyle w:val="BodyText"/>
        <w:rPr>
          <w:rFonts w:ascii="Arial" w:hAnsi="Arial" w:cs="Arial"/>
          <w:lang w:val="fr-FR"/>
        </w:rPr>
      </w:pPr>
    </w:p>
    <w:p w14:paraId="23DB3E62" w14:textId="77777777" w:rsidR="00257CFD" w:rsidRPr="00A16C60" w:rsidRDefault="00257CFD" w:rsidP="00257CFD">
      <w:pPr>
        <w:pStyle w:val="BodyText"/>
        <w:spacing w:before="7"/>
        <w:rPr>
          <w:rFonts w:ascii="Arial" w:hAnsi="Arial" w:cs="Arial"/>
          <w:sz w:val="18"/>
          <w:lang w:val="fr-FR"/>
        </w:rPr>
      </w:pPr>
    </w:p>
    <w:p w14:paraId="2CF507B9" w14:textId="77777777" w:rsidR="00257CFD" w:rsidRPr="00A16C60" w:rsidRDefault="00257CFD" w:rsidP="00257CFD">
      <w:pPr>
        <w:ind w:left="2620"/>
        <w:rPr>
          <w:rFonts w:ascii="Arial" w:hAnsi="Arial" w:cs="Arial"/>
          <w:sz w:val="18"/>
          <w:lang w:val="fr-FR"/>
        </w:rPr>
      </w:pPr>
      <w:r w:rsidRPr="00A16C60">
        <w:rPr>
          <w:rFonts w:ascii="Arial" w:hAnsi="Arial" w:cs="Arial"/>
          <w:w w:val="95"/>
          <w:sz w:val="18"/>
          <w:lang w:val="fr-FR"/>
        </w:rPr>
        <w:t>telephoneNumber: +1 650 555</w:t>
      </w:r>
      <w:r w:rsidRPr="00A16C60">
        <w:rPr>
          <w:rFonts w:ascii="Arial" w:hAnsi="Arial" w:cs="Arial"/>
          <w:spacing w:val="-68"/>
          <w:w w:val="95"/>
          <w:sz w:val="18"/>
          <w:lang w:val="fr-FR"/>
        </w:rPr>
        <w:t xml:space="preserve"> </w:t>
      </w:r>
      <w:r w:rsidRPr="00A16C60">
        <w:rPr>
          <w:rFonts w:ascii="Arial" w:hAnsi="Arial" w:cs="Arial"/>
          <w:w w:val="95"/>
          <w:sz w:val="18"/>
          <w:lang w:val="fr-FR"/>
        </w:rPr>
        <w:t>0105</w:t>
      </w:r>
    </w:p>
    <w:p w14:paraId="4F36210B" w14:textId="77777777" w:rsidR="00257CFD" w:rsidRPr="001058B5" w:rsidRDefault="00257CFD" w:rsidP="00257CFD">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6A9E7EDB" w14:textId="77777777" w:rsidR="00257CFD" w:rsidRPr="001058B5" w:rsidRDefault="00257CFD" w:rsidP="00257CFD">
      <w:pPr>
        <w:pStyle w:val="BodyText"/>
        <w:rPr>
          <w:rFonts w:ascii="Arial" w:hAnsi="Arial" w:cs="Arial"/>
          <w:sz w:val="18"/>
        </w:rPr>
      </w:pPr>
    </w:p>
    <w:p w14:paraId="5D758BEC" w14:textId="77777777" w:rsidR="00257CFD" w:rsidRPr="001058B5" w:rsidRDefault="00257CFD" w:rsidP="00257CFD">
      <w:pPr>
        <w:pStyle w:val="ListParagraph"/>
        <w:numPr>
          <w:ilvl w:val="1"/>
          <w:numId w:val="94"/>
        </w:numPr>
        <w:tabs>
          <w:tab w:val="left" w:pos="2620"/>
        </w:tabs>
        <w:spacing w:before="127"/>
        <w:ind w:firstLine="240"/>
        <w:jc w:val="left"/>
        <w:rPr>
          <w:rFonts w:ascii="Arial" w:hAnsi="Arial" w:cs="Arial"/>
          <w:sz w:val="20"/>
        </w:rPr>
      </w:pPr>
      <w:r>
        <w:rPr>
          <w:rFonts w:ascii="Arial" w:hAnsi="Arial" w:cs="Arial"/>
          <w:sz w:val="20"/>
        </w:rPr>
        <w:t xml:space="preserve">Kết nối với </w:t>
      </w:r>
      <w:r w:rsidRPr="001058B5">
        <w:rPr>
          <w:rFonts w:ascii="Arial" w:hAnsi="Arial" w:cs="Arial"/>
          <w:spacing w:val="-2"/>
          <w:sz w:val="20"/>
        </w:rPr>
        <w:t xml:space="preserve"> </w:t>
      </w:r>
      <w:r w:rsidRPr="001058B5">
        <w:rPr>
          <w:rFonts w:ascii="Arial" w:hAnsi="Arial" w:cs="Arial"/>
          <w:sz w:val="20"/>
        </w:rPr>
        <w:t>database.</w:t>
      </w:r>
    </w:p>
    <w:p w14:paraId="0185B9F3" w14:textId="77777777" w:rsidR="00257CFD" w:rsidRDefault="00257CFD" w:rsidP="00257CFD">
      <w:pPr>
        <w:pStyle w:val="BodyText"/>
        <w:spacing w:before="121" w:line="228" w:lineRule="auto"/>
        <w:ind w:left="2619"/>
        <w:rPr>
          <w:rFonts w:ascii="Arial" w:hAnsi="Arial" w:cs="Arial"/>
        </w:rPr>
      </w:pPr>
      <w:r w:rsidRPr="00F55C82">
        <w:rPr>
          <w:rFonts w:ascii="Arial" w:hAnsi="Arial" w:cs="Arial"/>
        </w:rPr>
        <w:t>Khi user1 kết nối tới một cơ sở dữ liệu dài đến miền ví dụ, user1 sẽ đặt Title của mình là Manager. Mọi thông tin liên quan đến user1 sẽ được truy xuất từ thư mục LDAP. Giá trị có thể thu được bằng cách sử dụng cú pháp sau:</w:t>
      </w:r>
    </w:p>
    <w:p w14:paraId="023B514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8A90A60" w14:textId="77777777" w:rsidR="00257CFD" w:rsidRPr="001058B5" w:rsidRDefault="00257CFD" w:rsidP="00257CFD">
      <w:pPr>
        <w:pStyle w:val="BodyText"/>
        <w:spacing w:before="3"/>
        <w:rPr>
          <w:rFonts w:ascii="Arial" w:hAnsi="Arial" w:cs="Arial"/>
          <w:sz w:val="18"/>
        </w:rPr>
      </w:pPr>
    </w:p>
    <w:p w14:paraId="47FFC918" w14:textId="77777777" w:rsidR="00257CFD" w:rsidRPr="001058B5" w:rsidRDefault="00257CFD" w:rsidP="00257CFD">
      <w:pPr>
        <w:pStyle w:val="BodyText"/>
        <w:spacing w:before="1"/>
        <w:ind w:left="2620"/>
        <w:rPr>
          <w:rFonts w:ascii="Arial" w:hAnsi="Arial" w:cs="Arial"/>
        </w:rPr>
      </w:pPr>
      <w:r w:rsidRPr="001058B5">
        <w:rPr>
          <w:rFonts w:ascii="Arial" w:hAnsi="Arial" w:cs="Arial"/>
        </w:rPr>
        <w:t>For example:</w:t>
      </w:r>
    </w:p>
    <w:p w14:paraId="3AD2827F"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DECLARE</w:t>
      </w:r>
    </w:p>
    <w:p w14:paraId="38E527BE" w14:textId="77777777" w:rsidR="00257CFD" w:rsidRPr="001058B5" w:rsidRDefault="00257CFD" w:rsidP="00257CFD">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4A326330" w14:textId="77777777" w:rsidR="00257CFD" w:rsidRPr="001058B5" w:rsidRDefault="00257CFD" w:rsidP="00257CFD">
      <w:pPr>
        <w:spacing w:line="203" w:lineRule="exact"/>
        <w:ind w:left="2712"/>
        <w:rPr>
          <w:rFonts w:ascii="Arial" w:hAnsi="Arial" w:cs="Arial"/>
          <w:sz w:val="18"/>
        </w:rPr>
      </w:pPr>
      <w:r w:rsidRPr="001058B5">
        <w:rPr>
          <w:rFonts w:ascii="Arial" w:hAnsi="Arial" w:cs="Arial"/>
          <w:w w:val="95"/>
          <w:sz w:val="18"/>
        </w:rPr>
        <w:t>tmpstr1 = SYS_CONTEXT('HR','TITLE);</w:t>
      </w:r>
    </w:p>
    <w:p w14:paraId="0A140700" w14:textId="77777777" w:rsidR="00257CFD" w:rsidRPr="001058B5" w:rsidRDefault="00257CFD" w:rsidP="00257CFD">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3D5D4751" w14:textId="77777777" w:rsidR="00257CFD" w:rsidRPr="001058B5" w:rsidRDefault="00257CFD" w:rsidP="00257CFD">
      <w:pPr>
        <w:spacing w:line="203" w:lineRule="exact"/>
        <w:ind w:left="2620"/>
        <w:rPr>
          <w:rFonts w:ascii="Arial" w:hAnsi="Arial" w:cs="Arial"/>
          <w:sz w:val="18"/>
        </w:rPr>
      </w:pPr>
      <w:r w:rsidRPr="001058B5">
        <w:rPr>
          <w:rFonts w:ascii="Arial" w:hAnsi="Arial" w:cs="Arial"/>
          <w:w w:val="95"/>
          <w:sz w:val="18"/>
        </w:rPr>
        <w:t>END;</w:t>
      </w:r>
    </w:p>
    <w:p w14:paraId="3E85D0BB" w14:textId="77777777" w:rsidR="00257CFD" w:rsidRPr="001058B5" w:rsidRDefault="00257CFD" w:rsidP="00257CFD">
      <w:pPr>
        <w:pStyle w:val="BodyText"/>
        <w:spacing w:before="4"/>
        <w:rPr>
          <w:rFonts w:ascii="Arial" w:hAnsi="Arial" w:cs="Arial"/>
          <w:sz w:val="18"/>
        </w:rPr>
      </w:pPr>
    </w:p>
    <w:p w14:paraId="2EA57BC3" w14:textId="77777777" w:rsidR="00257CFD" w:rsidRPr="001058B5" w:rsidRDefault="00257CFD" w:rsidP="00257CFD">
      <w:pPr>
        <w:pStyle w:val="BodyText"/>
        <w:ind w:left="2620"/>
        <w:rPr>
          <w:rFonts w:ascii="Arial" w:hAnsi="Arial" w:cs="Arial"/>
        </w:rPr>
      </w:pPr>
      <w:r w:rsidRPr="001058B5">
        <w:rPr>
          <w:rFonts w:ascii="Arial" w:hAnsi="Arial" w:cs="Arial"/>
        </w:rPr>
        <w:t>The output of this example is:</w:t>
      </w:r>
    </w:p>
    <w:p w14:paraId="1D89BBE9"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Title is Manager</w:t>
      </w:r>
    </w:p>
    <w:p w14:paraId="47FAABD7" w14:textId="77777777" w:rsidR="00257CFD" w:rsidRPr="001058B5" w:rsidRDefault="00257CFD" w:rsidP="00257CFD">
      <w:pPr>
        <w:spacing w:before="15"/>
        <w:ind w:left="2620"/>
        <w:rPr>
          <w:rFonts w:ascii="Arial" w:hAnsi="Arial" w:cs="Arial"/>
          <w:sz w:val="18"/>
        </w:rPr>
      </w:pPr>
      <w:r w:rsidRPr="001058B5">
        <w:rPr>
          <w:rFonts w:ascii="Arial" w:hAnsi="Arial" w:cs="Arial"/>
          <w:w w:val="95"/>
          <w:sz w:val="18"/>
        </w:rPr>
        <w:t>Telephone Number is +1 650 555 0105</w:t>
      </w:r>
    </w:p>
    <w:p w14:paraId="769F3AE8" w14:textId="77777777" w:rsidR="00257CFD" w:rsidRPr="001058B5" w:rsidRDefault="00257CFD" w:rsidP="00257CFD">
      <w:pPr>
        <w:pStyle w:val="BodyText"/>
        <w:rPr>
          <w:rFonts w:ascii="Arial" w:hAnsi="Arial" w:cs="Arial"/>
          <w:sz w:val="18"/>
        </w:rPr>
      </w:pPr>
    </w:p>
    <w:p w14:paraId="55A3D462" w14:textId="77777777" w:rsidR="00257CFD" w:rsidRPr="001058B5" w:rsidRDefault="00257CFD" w:rsidP="00257CFD">
      <w:pPr>
        <w:pStyle w:val="Heading4"/>
        <w:spacing w:before="109"/>
        <w:ind w:left="14" w:right="1720"/>
        <w:jc w:val="center"/>
      </w:pPr>
      <w:bookmarkStart w:id="959" w:name="Using_Externalized_Database_Session-Base"/>
      <w:bookmarkStart w:id="960" w:name="_bookmark1235"/>
      <w:bookmarkEnd w:id="959"/>
      <w:bookmarkEnd w:id="960"/>
      <w:r w:rsidRPr="001058B5">
        <w:rPr>
          <w:spacing w:val="-22"/>
        </w:rPr>
        <w:t>Using Externa</w:t>
      </w:r>
      <w:bookmarkStart w:id="961" w:name="_bookmark1236"/>
      <w:bookmarkEnd w:id="961"/>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0917A86B" w14:textId="77777777" w:rsidR="00257CFD" w:rsidRPr="001058B5" w:rsidRDefault="00257CFD" w:rsidP="00257CFD">
      <w:pPr>
        <w:pStyle w:val="BodyText"/>
        <w:spacing w:before="82" w:line="230" w:lineRule="auto"/>
        <w:ind w:left="2259" w:right="295"/>
        <w:rPr>
          <w:rFonts w:ascii="Arial" w:hAnsi="Arial" w:cs="Arial"/>
        </w:rPr>
      </w:pPr>
      <w:r w:rsidRPr="00F55C82">
        <w:rPr>
          <w:rFonts w:ascii="Arial" w:hAnsi="Arial" w:cs="Arial"/>
        </w:rPr>
        <w:t xml:space="preserve">Nhiều ứng dụng lưu trữ các thuộc tính được sử dụng để kiểm soát truy cập chi tiết trong bảng siêu dữ liệu của cơ sở dữ liệu. Ví dụ: bảng </w:t>
      </w:r>
      <w:r w:rsidRPr="001058B5">
        <w:rPr>
          <w:rFonts w:ascii="Arial" w:hAnsi="Arial" w:cs="Arial"/>
        </w:rPr>
        <w:t>employees</w:t>
      </w:r>
      <w:r w:rsidRPr="00F55C82">
        <w:rPr>
          <w:rFonts w:ascii="Arial" w:hAnsi="Arial" w:cs="Arial"/>
        </w:rPr>
        <w:t xml:space="preserve"> có thể bao gồm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authority</w:t>
      </w:r>
      <w:r w:rsidRPr="00F55C82">
        <w:rPr>
          <w:rFonts w:ascii="Arial" w:hAnsi="Arial" w:cs="Arial"/>
        </w:rPr>
        <w:t xml:space="preserve"> và thông tin khác hữu ích cho việc kiểm soát truy cập chi tiết. Các tổ chức cũng tập trung thông tin người dùng để quản lý người dùng và kiểm soát truy cập trong các thư mục dựa trên LDAP, như Oracle Internet Directory. Các thuộc tính </w:t>
      </w:r>
      <w:r>
        <w:rPr>
          <w:rFonts w:ascii="Arial" w:hAnsi="Arial" w:cs="Arial"/>
        </w:rPr>
        <w:t>a</w:t>
      </w:r>
      <w:r w:rsidRPr="001058B5">
        <w:rPr>
          <w:rFonts w:ascii="Arial" w:hAnsi="Arial" w:cs="Arial"/>
        </w:rPr>
        <w:t>pplication context</w:t>
      </w:r>
      <w:r w:rsidRPr="00F55C82">
        <w:rPr>
          <w:rFonts w:ascii="Arial" w:hAnsi="Arial" w:cs="Arial"/>
        </w:rPr>
        <w:t xml:space="preserve"> có thể được lưu trữ trong Oracle Internet Directory và được gán cho một hoặc nhiều người dùng doanh nghiệp. Chúng cũng có thể được lấy ra tự động khi đăng nhập cho một người dùng doanh nghiệp, và sau đó được sử dụng để khởi tạo một </w:t>
      </w:r>
      <w:r>
        <w:rPr>
          <w:rFonts w:ascii="Arial" w:hAnsi="Arial" w:cs="Arial"/>
        </w:rPr>
        <w:t>a</w:t>
      </w:r>
      <w:r w:rsidRPr="001058B5">
        <w:rPr>
          <w:rFonts w:ascii="Arial" w:hAnsi="Arial" w:cs="Arial"/>
        </w:rPr>
        <w:t>pplication context</w:t>
      </w:r>
      <w:r w:rsidRPr="00F55C82">
        <w:rPr>
          <w:rFonts w:ascii="Arial" w:hAnsi="Arial" w:cs="Arial"/>
        </w:rPr>
        <w:t>.</w:t>
      </w:r>
      <w:r w:rsidRPr="001058B5">
        <w:rPr>
          <w:rFonts w:ascii="Arial" w:hAnsi="Arial" w:cs="Arial"/>
        </w:rPr>
        <w:t>.</w:t>
      </w:r>
    </w:p>
    <w:p w14:paraId="6BA4CB2A" w14:textId="77777777" w:rsidR="00257CFD" w:rsidRPr="001058B5" w:rsidRDefault="008D1AB8" w:rsidP="00257CFD">
      <w:pPr>
        <w:pStyle w:val="BodyText"/>
        <w:spacing w:before="11"/>
        <w:rPr>
          <w:rFonts w:ascii="Arial" w:hAnsi="Arial" w:cs="Arial"/>
          <w:sz w:val="18"/>
        </w:rPr>
      </w:pPr>
      <w:r>
        <w:rPr>
          <w:rFonts w:ascii="Arial" w:hAnsi="Arial" w:cs="Arial"/>
        </w:rPr>
        <w:pict w14:anchorId="70C27FE1">
          <v:group id="_x0000_s1804" style="position:absolute;margin-left:204pt;margin-top:13.75pt;width:300pt;height:2.5pt;z-index:502659824;mso-wrap-distance-left:0;mso-wrap-distance-right:0;mso-position-horizontal-relative:page" coordorigin="4080,275" coordsize="6000,50">
            <v:line id="_x0000_s1805" style="position:absolute" from="4080,277" to="10080,277" strokeweight=".24pt"/>
            <v:line id="_x0000_s1806" style="position:absolute" from="4080,322" to="10080,322" strokeweight=".24pt"/>
            <w10:wrap type="topAndBottom" anchorx="page"/>
          </v:group>
        </w:pict>
      </w:r>
    </w:p>
    <w:p w14:paraId="2C12F03D" w14:textId="77777777" w:rsidR="00257CFD" w:rsidRPr="001058B5" w:rsidRDefault="00257CFD" w:rsidP="00257CFD">
      <w:pPr>
        <w:pStyle w:val="BodyText"/>
        <w:spacing w:before="26" w:after="105" w:line="232" w:lineRule="auto"/>
        <w:ind w:left="2980" w:right="848" w:hanging="1"/>
        <w:rPr>
          <w:rFonts w:ascii="Arial" w:hAnsi="Arial" w:cs="Arial"/>
        </w:rPr>
      </w:pPr>
      <w:r>
        <w:rPr>
          <w:rFonts w:ascii="Arial" w:hAnsi="Arial" w:cs="Arial"/>
          <w:b/>
          <w:sz w:val="19"/>
        </w:rPr>
        <w:t xml:space="preserve">Ghi chú </w:t>
      </w:r>
      <w:r w:rsidRPr="001058B5">
        <w:rPr>
          <w:rFonts w:ascii="Arial" w:hAnsi="Arial" w:cs="Arial"/>
          <w:b/>
          <w:sz w:val="19"/>
        </w:rPr>
        <w:t xml:space="preserve">: </w:t>
      </w:r>
      <w:r w:rsidRPr="001058B5">
        <w:rPr>
          <w:rFonts w:ascii="Arial" w:hAnsi="Arial" w:cs="Arial"/>
        </w:rPr>
        <w:t xml:space="preserve">Enterprise User Security </w:t>
      </w:r>
      <w:r>
        <w:rPr>
          <w:rFonts w:ascii="Arial" w:hAnsi="Arial" w:cs="Arial"/>
        </w:rPr>
        <w:t xml:space="preserve">là một chức năng của </w:t>
      </w:r>
      <w:r w:rsidRPr="001058B5">
        <w:rPr>
          <w:rFonts w:ascii="Arial" w:hAnsi="Arial" w:cs="Arial"/>
        </w:rPr>
        <w:t xml:space="preserve"> Oracle Advanced Security.</w:t>
      </w:r>
    </w:p>
    <w:p w14:paraId="6D970FE0" w14:textId="77777777" w:rsidR="00257CFD" w:rsidRPr="001058B5" w:rsidRDefault="008D1AB8"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3E15EBA">
          <v:group id="_x0000_s1777" style="width:300pt;height:2.55pt;mso-position-horizontal-relative:char;mso-position-vertical-relative:line" coordsize="6000,51">
            <v:line id="_x0000_s1778" style="position:absolute" from="0,2" to="6000,2" strokeweight=".24pt"/>
            <v:line id="_x0000_s1779" style="position:absolute" from="0,48" to="6000,48" strokeweight=".24pt"/>
            <w10:anchorlock/>
          </v:group>
        </w:pict>
      </w:r>
    </w:p>
    <w:p w14:paraId="5748FBA9" w14:textId="77777777" w:rsidR="00257CFD" w:rsidRPr="001058B5" w:rsidRDefault="00257CFD" w:rsidP="00257CFD">
      <w:pPr>
        <w:pStyle w:val="BodyText"/>
        <w:spacing w:before="7"/>
        <w:rPr>
          <w:rFonts w:ascii="Arial" w:hAnsi="Arial" w:cs="Arial"/>
          <w:sz w:val="24"/>
        </w:rPr>
      </w:pPr>
    </w:p>
    <w:p w14:paraId="25EB62D4" w14:textId="77777777" w:rsidR="00257CFD" w:rsidRPr="001058B5" w:rsidRDefault="00257CFD" w:rsidP="00257CFD">
      <w:pPr>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523B3016" w14:textId="77777777" w:rsidR="00257CFD" w:rsidRDefault="008D1AB8" w:rsidP="00257CFD">
      <w:pPr>
        <w:pStyle w:val="ListParagraph"/>
        <w:numPr>
          <w:ilvl w:val="2"/>
          <w:numId w:val="94"/>
        </w:numPr>
        <w:tabs>
          <w:tab w:val="left" w:pos="3340"/>
        </w:tabs>
        <w:spacing w:before="116" w:line="232" w:lineRule="auto"/>
        <w:ind w:right="1301"/>
        <w:rPr>
          <w:rFonts w:ascii="Arial" w:hAnsi="Arial" w:cs="Arial"/>
          <w:sz w:val="20"/>
        </w:rPr>
      </w:pPr>
      <w:hyperlink w:anchor="_bookmark1218" w:history="1">
        <w:r w:rsidR="00257CFD" w:rsidRPr="00F00BC4">
          <w:rPr>
            <w:rFonts w:ascii="Arial" w:hAnsi="Arial" w:cs="Arial"/>
            <w:color w:val="0000CC"/>
            <w:sz w:val="20"/>
          </w:rPr>
          <w:t>"Initializing Database Session-Based Application Contexts</w:t>
        </w:r>
      </w:hyperlink>
      <w:hyperlink w:anchor="_bookmark1218" w:history="1">
        <w:r w:rsidR="00257CFD" w:rsidRPr="00F00BC4">
          <w:rPr>
            <w:rFonts w:ascii="Arial" w:hAnsi="Arial" w:cs="Arial"/>
            <w:color w:val="0000CC"/>
            <w:sz w:val="20"/>
          </w:rPr>
          <w:t xml:space="preserve"> Externally" </w:t>
        </w:r>
      </w:hyperlink>
      <w:r w:rsidR="00257CFD" w:rsidRPr="00F00BC4">
        <w:t xml:space="preserve"> </w:t>
      </w:r>
      <w:r w:rsidR="00257CFD" w:rsidRPr="00F00BC4">
        <w:rPr>
          <w:rFonts w:ascii="Arial" w:hAnsi="Arial" w:cs="Arial"/>
          <w:sz w:val="20"/>
        </w:rPr>
        <w:t xml:space="preserve">trên trang 6-16 để biết thông tin về việc khởi tạo application context cục bộ thông qua các tài nguyên bên ngoài như giao diện OCI, quy trình xếp hàng công việc hoặc database link </w:t>
      </w:r>
    </w:p>
    <w:p w14:paraId="43B0AA5D" w14:textId="77777777" w:rsidR="00257CFD" w:rsidRPr="00F00BC4" w:rsidRDefault="008D1AB8" w:rsidP="00257CFD">
      <w:pPr>
        <w:pStyle w:val="ListParagraph"/>
        <w:numPr>
          <w:ilvl w:val="2"/>
          <w:numId w:val="94"/>
        </w:numPr>
        <w:tabs>
          <w:tab w:val="left" w:pos="3340"/>
        </w:tabs>
        <w:spacing w:before="116" w:line="232" w:lineRule="auto"/>
        <w:ind w:right="1301"/>
        <w:rPr>
          <w:rFonts w:ascii="Arial" w:hAnsi="Arial" w:cs="Arial"/>
          <w:sz w:val="20"/>
        </w:rPr>
      </w:pPr>
      <w:hyperlink w:anchor="_bookmark1227" w:history="1">
        <w:r w:rsidR="00257CFD" w:rsidRPr="00F00BC4">
          <w:rPr>
            <w:rFonts w:ascii="Arial" w:hAnsi="Arial" w:cs="Arial"/>
            <w:color w:val="0000CC"/>
            <w:sz w:val="20"/>
          </w:rPr>
          <w:t>"Initializing Database Session-Based Application Contexts</w:t>
        </w:r>
      </w:hyperlink>
      <w:hyperlink w:anchor="_bookmark1227" w:history="1">
        <w:r w:rsidR="00257CFD" w:rsidRPr="00F00BC4">
          <w:rPr>
            <w:rFonts w:ascii="Arial" w:hAnsi="Arial" w:cs="Arial"/>
            <w:color w:val="0000CC"/>
            <w:sz w:val="20"/>
          </w:rPr>
          <w:t xml:space="preserve"> Globally" </w:t>
        </w:r>
      </w:hyperlink>
      <w:r w:rsidR="00257CFD" w:rsidRPr="00F00BC4">
        <w:t xml:space="preserve"> </w:t>
      </w:r>
      <w:r w:rsidR="00257CFD">
        <w:t>t</w:t>
      </w:r>
      <w:r w:rsidR="00257CFD" w:rsidRPr="00F00BC4">
        <w:rPr>
          <w:rFonts w:ascii="Arial" w:hAnsi="Arial" w:cs="Arial"/>
          <w:sz w:val="20"/>
        </w:rPr>
        <w:t>rên trang 6-18 để biết thông tin về việc khởi tạo application context cục bộ thông qua một tài nguyên tập trung, chẳng hạn như Oracle Internet Directory</w:t>
      </w:r>
    </w:p>
    <w:p w14:paraId="6B847A9D" w14:textId="77777777" w:rsidR="00257CFD" w:rsidRPr="001058B5" w:rsidRDefault="00257CFD" w:rsidP="00257CFD">
      <w:pPr>
        <w:pStyle w:val="ListParagraph"/>
        <w:numPr>
          <w:ilvl w:val="2"/>
          <w:numId w:val="94"/>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Pr>
          <w:rFonts w:ascii="Arial" w:hAnsi="Arial" w:cs="Arial"/>
          <w:i/>
          <w:spacing w:val="-29"/>
          <w:sz w:val="20"/>
        </w:rPr>
        <w:t xml:space="preserve"> </w:t>
      </w:r>
      <w:r w:rsidRPr="00F00BC4">
        <w:rPr>
          <w:rFonts w:ascii="Arial" w:hAnsi="Arial" w:cs="Arial"/>
          <w:sz w:val="20"/>
        </w:rPr>
        <w:t>để biết thông tin về người dùng doanh nghiệp</w:t>
      </w:r>
    </w:p>
    <w:p w14:paraId="5460C827" w14:textId="77777777" w:rsidR="00257CFD" w:rsidRPr="001058B5" w:rsidRDefault="00257CFD" w:rsidP="00257CFD">
      <w:pPr>
        <w:spacing w:line="232" w:lineRule="auto"/>
        <w:rPr>
          <w:rFonts w:ascii="Arial" w:hAnsi="Arial" w:cs="Arial"/>
          <w:sz w:val="20"/>
        </w:rPr>
        <w:sectPr w:rsidR="00257CFD" w:rsidRPr="001058B5">
          <w:footerReference w:type="even" r:id="rId135"/>
          <w:footerReference w:type="default" r:id="rId136"/>
          <w:pgSz w:w="12240" w:h="15840"/>
          <w:pgMar w:top="840" w:right="1060" w:bottom="860" w:left="1100" w:header="549" w:footer="663" w:gutter="0"/>
          <w:pgNumType w:start="21"/>
          <w:cols w:space="720"/>
        </w:sectPr>
      </w:pPr>
    </w:p>
    <w:p w14:paraId="1FEB6865" w14:textId="77777777" w:rsidR="00257CFD" w:rsidRPr="001058B5" w:rsidRDefault="00257CFD" w:rsidP="00257CFD">
      <w:pPr>
        <w:pStyle w:val="BodyText"/>
        <w:spacing w:before="1"/>
        <w:rPr>
          <w:rFonts w:ascii="Arial" w:hAnsi="Arial" w:cs="Arial"/>
          <w:sz w:val="22"/>
        </w:rPr>
      </w:pPr>
    </w:p>
    <w:p w14:paraId="2510B792" w14:textId="77777777" w:rsidR="00257CFD" w:rsidRPr="001058B5" w:rsidRDefault="00257CFD" w:rsidP="00257CFD">
      <w:pPr>
        <w:pStyle w:val="Heading3"/>
        <w:spacing w:before="107"/>
        <w:ind w:left="100"/>
      </w:pPr>
      <w:bookmarkStart w:id="962" w:name="Using_Global_Application_Contexts"/>
      <w:bookmarkStart w:id="963" w:name="_bookmark1237"/>
      <w:bookmarkStart w:id="964" w:name="_bookmark1238"/>
      <w:bookmarkEnd w:id="962"/>
      <w:bookmarkEnd w:id="963"/>
      <w:bookmarkEnd w:id="964"/>
      <w:r>
        <w:t xml:space="preserve"> Sử  dụng </w:t>
      </w:r>
      <w:r w:rsidRPr="001058B5">
        <w:t>Global Application Contexts</w:t>
      </w:r>
    </w:p>
    <w:p w14:paraId="0D5F1D74" w14:textId="77777777" w:rsidR="00257CFD" w:rsidRPr="001058B5" w:rsidRDefault="00257CFD" w:rsidP="00257CFD">
      <w:pPr>
        <w:pStyle w:val="BodyText"/>
        <w:spacing w:before="79"/>
        <w:ind w:left="1660"/>
        <w:rPr>
          <w:rFonts w:ascii="Arial" w:hAnsi="Arial" w:cs="Arial"/>
        </w:rPr>
      </w:pPr>
      <w:r>
        <w:rPr>
          <w:rFonts w:ascii="Arial" w:hAnsi="Arial" w:cs="Arial"/>
        </w:rPr>
        <w:t xml:space="preserve">Phần này bao gồm </w:t>
      </w:r>
      <w:r w:rsidRPr="001058B5">
        <w:rPr>
          <w:rFonts w:ascii="Arial" w:hAnsi="Arial" w:cs="Arial"/>
        </w:rPr>
        <w:t>:</w:t>
      </w:r>
    </w:p>
    <w:p w14:paraId="14F9B493"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39" w:history="1">
        <w:r w:rsidR="00257CFD">
          <w:rPr>
            <w:rFonts w:ascii="Arial" w:hAnsi="Arial" w:cs="Arial"/>
            <w:color w:val="0000CC"/>
            <w:sz w:val="20"/>
          </w:rPr>
          <w:t xml:space="preserve">Giới thiệu về </w:t>
        </w:r>
        <w:r w:rsidR="00257CFD" w:rsidRPr="001058B5">
          <w:rPr>
            <w:rFonts w:ascii="Arial" w:hAnsi="Arial" w:cs="Arial"/>
            <w:color w:val="0000CC"/>
            <w:sz w:val="20"/>
          </w:rPr>
          <w:t>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Contexts</w:t>
        </w:r>
      </w:hyperlink>
    </w:p>
    <w:p w14:paraId="4A911F2D" w14:textId="77777777" w:rsidR="00257CFD" w:rsidRPr="001058B5" w:rsidRDefault="008D1AB8" w:rsidP="00257CFD">
      <w:pPr>
        <w:pStyle w:val="ListParagraph"/>
        <w:numPr>
          <w:ilvl w:val="1"/>
          <w:numId w:val="137"/>
        </w:numPr>
        <w:tabs>
          <w:tab w:val="left" w:pos="2020"/>
        </w:tabs>
        <w:spacing w:before="117" w:line="232" w:lineRule="auto"/>
        <w:ind w:right="1526" w:hanging="359"/>
        <w:rPr>
          <w:rFonts w:ascii="Arial" w:hAnsi="Arial" w:cs="Arial"/>
          <w:sz w:val="20"/>
        </w:rPr>
      </w:pPr>
      <w:hyperlink w:anchor="_bookmark1254" w:history="1">
        <w:r w:rsidR="00257CFD">
          <w:rPr>
            <w:rFonts w:ascii="Arial" w:hAnsi="Arial" w:cs="Arial"/>
            <w:color w:val="0000CC"/>
            <w:sz w:val="20"/>
          </w:rPr>
          <w:t xml:space="preserve">Sử dụng </w:t>
        </w:r>
        <w:r w:rsidR="00257CFD" w:rsidRPr="001058B5">
          <w:rPr>
            <w:rFonts w:ascii="Arial" w:hAnsi="Arial" w:cs="Arial"/>
            <w:color w:val="0000CC"/>
            <w:sz w:val="20"/>
          </w:rPr>
          <w:t xml:space="preserve"> Global Application Contexts </w:t>
        </w:r>
        <w:r w:rsidR="00257CFD">
          <w:rPr>
            <w:rFonts w:ascii="Arial" w:hAnsi="Arial" w:cs="Arial"/>
            <w:color w:val="0000CC"/>
            <w:sz w:val="20"/>
          </w:rPr>
          <w:t xml:space="preserve">trong môi trường </w:t>
        </w:r>
        <w:r w:rsidR="00257CFD" w:rsidRPr="001058B5">
          <w:rPr>
            <w:rFonts w:ascii="Arial" w:hAnsi="Arial" w:cs="Arial"/>
            <w:color w:val="0000CC"/>
            <w:sz w:val="20"/>
          </w:rPr>
          <w:t xml:space="preserve"> Oracle Real Application</w:t>
        </w:r>
        <w:r w:rsidR="00257CFD" w:rsidRPr="001058B5">
          <w:rPr>
            <w:rFonts w:ascii="Arial" w:hAnsi="Arial" w:cs="Arial"/>
            <w:color w:val="0000CC"/>
            <w:spacing w:val="-29"/>
            <w:sz w:val="20"/>
          </w:rPr>
          <w:t xml:space="preserve"> </w:t>
        </w:r>
        <w:r w:rsidR="00257CFD" w:rsidRPr="001058B5">
          <w:rPr>
            <w:rFonts w:ascii="Arial" w:hAnsi="Arial" w:cs="Arial"/>
            <w:color w:val="0000CC"/>
            <w:sz w:val="20"/>
          </w:rPr>
          <w:t>Clusters</w:t>
        </w:r>
      </w:hyperlink>
      <w:hyperlink w:anchor="_bookmark1254" w:history="1">
        <w:r w:rsidR="00257CFD" w:rsidRPr="001058B5">
          <w:rPr>
            <w:rFonts w:ascii="Arial" w:hAnsi="Arial" w:cs="Arial"/>
            <w:color w:val="0000CC"/>
            <w:sz w:val="20"/>
          </w:rPr>
          <w:t xml:space="preserve"> </w:t>
        </w:r>
      </w:hyperlink>
    </w:p>
    <w:p w14:paraId="3C65EEE5"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56"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w:t>
        </w:r>
      </w:hyperlink>
    </w:p>
    <w:p w14:paraId="2D8A9019"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60"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PL/SQL Package </w:t>
        </w:r>
        <w:r w:rsidR="00257CFD">
          <w:rPr>
            <w:rFonts w:ascii="Arial" w:hAnsi="Arial" w:cs="Arial"/>
            <w:color w:val="0000CC"/>
            <w:sz w:val="20"/>
          </w:rPr>
          <w:t xml:space="preserve">để quản lý một </w:t>
        </w:r>
        <w:r w:rsidR="00257CFD" w:rsidRPr="001058B5">
          <w:rPr>
            <w:rFonts w:ascii="Arial" w:hAnsi="Arial" w:cs="Arial"/>
            <w:color w:val="0000CC"/>
            <w:sz w:val="20"/>
          </w:rPr>
          <w:t>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37C6DECE"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92" w:history="1">
        <w:r w:rsidR="00257CFD">
          <w:rPr>
            <w:rFonts w:ascii="Arial" w:hAnsi="Arial" w:cs="Arial"/>
            <w:color w:val="0000CC"/>
            <w:sz w:val="20"/>
          </w:rPr>
          <w:t xml:space="preserve">Nhúng cuộc gọi trong </w:t>
        </w:r>
        <w:r w:rsidR="00257CFD" w:rsidRPr="003C0855">
          <w:rPr>
            <w:rFonts w:ascii="Arial" w:hAnsi="Arial" w:cs="Arial"/>
            <w:color w:val="0000CC"/>
            <w:sz w:val="20"/>
          </w:rPr>
          <w:t>ứng dụng</w:t>
        </w:r>
        <w:r w:rsidR="00257CFD">
          <w:rPr>
            <w:rFonts w:ascii="Arial" w:hAnsi="Arial" w:cs="Arial"/>
            <w:color w:val="0000CC"/>
            <w:sz w:val="20"/>
          </w:rPr>
          <w:t xml:space="preserve"> </w:t>
        </w:r>
        <w:r w:rsidR="00257CFD" w:rsidRPr="001058B5">
          <w:rPr>
            <w:rFonts w:ascii="Arial" w:hAnsi="Arial" w:cs="Arial"/>
            <w:color w:val="0000CC"/>
            <w:sz w:val="20"/>
          </w:rPr>
          <w:t>Middle-Tier</w:t>
        </w:r>
        <w:r w:rsidR="00257CFD" w:rsidRPr="001058B5">
          <w:rPr>
            <w:rFonts w:ascii="Arial" w:hAnsi="Arial" w:cs="Arial"/>
            <w:color w:val="0000CC"/>
            <w:spacing w:val="-4"/>
            <w:sz w:val="20"/>
          </w:rPr>
          <w:t xml:space="preserve"> </w:t>
        </w:r>
        <w:r w:rsidR="00257CFD">
          <w:rPr>
            <w:rFonts w:ascii="Arial" w:hAnsi="Arial" w:cs="Arial"/>
            <w:color w:val="0000CC"/>
            <w:sz w:val="20"/>
          </w:rPr>
          <w:t xml:space="preserve">để quản lý </w:t>
        </w:r>
        <w:r w:rsidR="00257CFD" w:rsidRPr="001058B5">
          <w:rPr>
            <w:rFonts w:ascii="Arial" w:hAnsi="Arial" w:cs="Arial"/>
            <w:color w:val="0000CC"/>
            <w:sz w:val="20"/>
          </w:rPr>
          <w:t>Client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ID</w:t>
        </w:r>
      </w:hyperlink>
    </w:p>
    <w:p w14:paraId="635E68DD"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99" w:history="1">
        <w:r w:rsidR="00257CFD" w:rsidRPr="001058B5">
          <w:rPr>
            <w:rFonts w:ascii="Arial" w:hAnsi="Arial" w:cs="Arial"/>
            <w:color w:val="0000CC"/>
            <w:spacing w:val="-3"/>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 Context </w:t>
        </w:r>
        <w:r w:rsidR="00257CFD">
          <w:rPr>
            <w:rFonts w:ascii="Arial" w:hAnsi="Arial" w:cs="Arial"/>
            <w:color w:val="0000CC"/>
            <w:sz w:val="20"/>
          </w:rPr>
          <w:t xml:space="preserve">sử dụng </w:t>
        </w:r>
        <w:r w:rsidR="00257CFD" w:rsidRPr="001058B5">
          <w:rPr>
            <w:rFonts w:ascii="Arial" w:hAnsi="Arial" w:cs="Arial"/>
            <w:color w:val="0000CC"/>
            <w:sz w:val="20"/>
          </w:rPr>
          <w:t>Client Session</w:t>
        </w:r>
        <w:r w:rsidR="00257CFD" w:rsidRPr="001058B5">
          <w:rPr>
            <w:rFonts w:ascii="Arial" w:hAnsi="Arial" w:cs="Arial"/>
            <w:color w:val="0000CC"/>
            <w:spacing w:val="-19"/>
            <w:sz w:val="20"/>
          </w:rPr>
          <w:t xml:space="preserve"> </w:t>
        </w:r>
        <w:r w:rsidR="00257CFD" w:rsidRPr="001058B5">
          <w:rPr>
            <w:rFonts w:ascii="Arial" w:hAnsi="Arial" w:cs="Arial"/>
            <w:color w:val="0000CC"/>
            <w:sz w:val="20"/>
          </w:rPr>
          <w:t>ID</w:t>
        </w:r>
      </w:hyperlink>
    </w:p>
    <w:p w14:paraId="37E9D2EF"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r>
        <w:rPr>
          <w:rFonts w:ascii="Arial" w:hAnsi="Arial" w:cs="Arial"/>
          <w:color w:val="0000CC"/>
          <w:sz w:val="20"/>
        </w:rPr>
        <w:t xml:space="preserve">Quy trình </w:t>
      </w:r>
      <w:hyperlink w:anchor="_bookmark1312" w:history="1">
        <w:r w:rsidRPr="001058B5">
          <w:rPr>
            <w:rFonts w:ascii="Arial" w:hAnsi="Arial" w:cs="Arial"/>
            <w:color w:val="0000CC"/>
            <w:sz w:val="20"/>
          </w:rPr>
          <w:t>Global Application Context</w:t>
        </w:r>
        <w:r w:rsidRPr="001058B5">
          <w:rPr>
            <w:rFonts w:ascii="Arial" w:hAnsi="Arial" w:cs="Arial"/>
            <w:color w:val="0000CC"/>
            <w:spacing w:val="-3"/>
            <w:sz w:val="20"/>
          </w:rPr>
          <w:t xml:space="preserve"> </w:t>
        </w:r>
      </w:hyperlink>
    </w:p>
    <w:p w14:paraId="204DDCD7" w14:textId="77777777" w:rsidR="00257CFD" w:rsidRPr="001058B5" w:rsidRDefault="00257CFD" w:rsidP="00257CFD">
      <w:pPr>
        <w:pStyle w:val="BodyText"/>
        <w:spacing w:before="6"/>
        <w:rPr>
          <w:rFonts w:ascii="Arial" w:hAnsi="Arial" w:cs="Arial"/>
          <w:sz w:val="25"/>
        </w:rPr>
      </w:pPr>
    </w:p>
    <w:p w14:paraId="661DD88E" w14:textId="77777777" w:rsidR="00257CFD" w:rsidRPr="001058B5" w:rsidRDefault="00257CFD" w:rsidP="00257CFD">
      <w:pPr>
        <w:pStyle w:val="Heading4"/>
        <w:ind w:left="100"/>
      </w:pPr>
      <w:bookmarkStart w:id="965" w:name="About_Global_Application_Contexts"/>
      <w:bookmarkStart w:id="966" w:name="_bookmark1239"/>
      <w:bookmarkEnd w:id="965"/>
      <w:bookmarkEnd w:id="966"/>
      <w:r>
        <w:t xml:space="preserve"> Giới thiệu về </w:t>
      </w:r>
      <w:r w:rsidRPr="001058B5">
        <w:t xml:space="preserve"> Global A</w:t>
      </w:r>
      <w:bookmarkStart w:id="967" w:name="_bookmark1240"/>
      <w:bookmarkEnd w:id="967"/>
      <w:r w:rsidRPr="001058B5">
        <w:t>pplica</w:t>
      </w:r>
      <w:bookmarkStart w:id="968" w:name="_bookmark1241"/>
      <w:bookmarkEnd w:id="968"/>
      <w:r w:rsidRPr="001058B5">
        <w:t>tion Contexts</w:t>
      </w:r>
    </w:p>
    <w:p w14:paraId="22099F1F" w14:textId="77777777" w:rsidR="00257CFD" w:rsidRPr="00241506" w:rsidRDefault="00257CFD" w:rsidP="00257CFD">
      <w:pPr>
        <w:pStyle w:val="BodyText"/>
        <w:spacing w:before="81" w:line="232" w:lineRule="auto"/>
        <w:ind w:left="1660" w:right="784"/>
        <w:rPr>
          <w:rFonts w:ascii="Arial" w:hAnsi="Arial" w:cs="Arial"/>
        </w:rPr>
      </w:pPr>
      <w:r w:rsidRPr="00241506">
        <w:rPr>
          <w:rFonts w:ascii="Arial" w:hAnsi="Arial" w:cs="Arial"/>
        </w:rPr>
        <w:t xml:space="preserve">Một </w:t>
      </w:r>
      <w:r w:rsidRPr="001058B5">
        <w:rPr>
          <w:rFonts w:ascii="Arial" w:hAnsi="Arial" w:cs="Arial"/>
        </w:rPr>
        <w:t xml:space="preserve">global application context </w:t>
      </w:r>
      <w:r w:rsidRPr="00241506">
        <w:rPr>
          <w:rFonts w:ascii="Arial" w:hAnsi="Arial" w:cs="Arial"/>
        </w:rPr>
        <w:t xml:space="preserve">cho phép các giá trị </w:t>
      </w:r>
      <w:r w:rsidRPr="001058B5">
        <w:rPr>
          <w:rFonts w:ascii="Arial" w:hAnsi="Arial" w:cs="Arial"/>
        </w:rPr>
        <w:t xml:space="preserve">application context </w:t>
      </w:r>
      <w:r w:rsidRPr="00241506">
        <w:rPr>
          <w:rFonts w:ascii="Arial" w:hAnsi="Arial" w:cs="Arial"/>
        </w:rPr>
        <w:t xml:space="preserve">có thể truy cập được qua các </w:t>
      </w:r>
      <w:r w:rsidRPr="001058B5">
        <w:rPr>
          <w:rFonts w:ascii="Arial" w:hAnsi="Arial" w:cs="Arial"/>
        </w:rPr>
        <w:t>database sessions</w:t>
      </w:r>
      <w:r w:rsidRPr="00241506">
        <w:rPr>
          <w:rFonts w:ascii="Arial" w:hAnsi="Arial" w:cs="Arial"/>
        </w:rPr>
        <w:t xml:space="preserve">, bao gồm cả Oracle RAC instances.Oracle Database lưu trữ thông tin </w:t>
      </w:r>
      <w:r w:rsidRPr="001058B5">
        <w:rPr>
          <w:rFonts w:ascii="Arial" w:hAnsi="Arial" w:cs="Arial"/>
        </w:rPr>
        <w:t>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Pr>
          <w:rFonts w:ascii="Arial" w:hAnsi="Arial" w:cs="Arial"/>
        </w:rPr>
        <w:t xml:space="preserve">trong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Area (SGA</w:t>
      </w:r>
      <w:r w:rsidRPr="00241506">
        <w:rPr>
          <w:rFonts w:ascii="Arial" w:hAnsi="Arial" w:cs="Arial"/>
        </w:rPr>
        <w:t xml:space="preserve">). các ứng dụng sử dụng một mô hình không phiên, chẳng hạn như các ứng dụng </w:t>
      </w:r>
      <w:r w:rsidRPr="001058B5">
        <w:rPr>
          <w:rFonts w:ascii="Arial" w:hAnsi="Arial" w:cs="Arial"/>
        </w:rPr>
        <w:t xml:space="preserve">middle-tier </w:t>
      </w:r>
      <w:r w:rsidRPr="00241506">
        <w:rPr>
          <w:rFonts w:ascii="Arial" w:hAnsi="Arial" w:cs="Arial"/>
        </w:rPr>
        <w:t xml:space="preserve">trong một kiến trúc </w:t>
      </w:r>
      <w:r w:rsidRPr="001058B5">
        <w:rPr>
          <w:rFonts w:ascii="Arial" w:hAnsi="Arial" w:cs="Arial"/>
        </w:rPr>
        <w:t>three-tiered</w:t>
      </w:r>
      <w:r w:rsidRPr="00241506">
        <w:rPr>
          <w:rFonts w:ascii="Arial" w:hAnsi="Arial" w:cs="Arial"/>
        </w:rPr>
        <w:t xml:space="preserve">. Các ứng dụng này không thể sử dụng </w:t>
      </w:r>
      <w:r w:rsidRPr="001058B5">
        <w:rPr>
          <w:rFonts w:ascii="Arial" w:hAnsi="Arial" w:cs="Arial"/>
        </w:rPr>
        <w:t xml:space="preserve">application context </w:t>
      </w:r>
      <w:r w:rsidRPr="00241506">
        <w:rPr>
          <w:rFonts w:ascii="Arial" w:hAnsi="Arial" w:cs="Arial"/>
        </w:rPr>
        <w:t xml:space="preserve">dựa trên phiên vì người dùng xác thực ứng dụng, và sau đó nó thường kết nối với cơ sở dữ liệu dưới dạng một nhận dạng duy nhất. </w:t>
      </w:r>
      <w:r w:rsidRPr="001058B5">
        <w:rPr>
          <w:rFonts w:ascii="Arial" w:hAnsi="Arial" w:cs="Arial"/>
        </w:rPr>
        <w:t xml:space="preserve">Oracle Database </w:t>
      </w:r>
      <w:r w:rsidRPr="00241506">
        <w:rPr>
          <w:rFonts w:ascii="Arial" w:hAnsi="Arial" w:cs="Arial"/>
        </w:rPr>
        <w:t xml:space="preserve">khởi tạo </w:t>
      </w:r>
      <w:r w:rsidRPr="001058B5">
        <w:rPr>
          <w:rFonts w:ascii="Arial" w:hAnsi="Arial" w:cs="Arial"/>
        </w:rPr>
        <w:t xml:space="preserve">global application context </w:t>
      </w:r>
      <w:r w:rsidRPr="00241506">
        <w:rPr>
          <w:rFonts w:ascii="Arial" w:hAnsi="Arial" w:cs="Arial"/>
        </w:rPr>
        <w:t>một lần, thay vì cho mỗi phiên người dùng. Điều này cải thiện</w:t>
      </w:r>
      <w:r>
        <w:rPr>
          <w:rFonts w:ascii="Arial" w:hAnsi="Arial" w:cs="Arial"/>
        </w:rPr>
        <w:t xml:space="preserve"> </w:t>
      </w:r>
      <w:r w:rsidRPr="00241506">
        <w:rPr>
          <w:rFonts w:ascii="Arial" w:hAnsi="Arial" w:cs="Arial"/>
        </w:rPr>
        <w:t>hiệu suất, bởi vì các kết nối được tái sử dụng từ một nhóm kết nối.</w:t>
      </w:r>
    </w:p>
    <w:p w14:paraId="662A3270" w14:textId="77777777" w:rsidR="00257CFD" w:rsidRDefault="00257CFD" w:rsidP="00257CFD">
      <w:pPr>
        <w:pStyle w:val="BodyText"/>
        <w:spacing w:before="81" w:line="232" w:lineRule="auto"/>
        <w:ind w:left="1660" w:right="784"/>
        <w:rPr>
          <w:rFonts w:ascii="Arial" w:hAnsi="Arial" w:cs="Arial"/>
        </w:rPr>
      </w:pPr>
      <w:r w:rsidRPr="00241506">
        <w:rPr>
          <w:rFonts w:ascii="Arial" w:hAnsi="Arial" w:cs="Arial"/>
        </w:rPr>
        <w:t xml:space="preserve">Có ba cách sử dụng chung cho </w:t>
      </w:r>
      <w:r w:rsidRPr="001058B5">
        <w:rPr>
          <w:rFonts w:ascii="Arial" w:hAnsi="Arial" w:cs="Arial"/>
        </w:rPr>
        <w:t>global application context</w:t>
      </w:r>
      <w:r w:rsidRPr="00241506">
        <w:rPr>
          <w:rFonts w:ascii="Arial" w:hAnsi="Arial" w:cs="Arial"/>
        </w:rPr>
        <w:t>:</w:t>
      </w:r>
    </w:p>
    <w:p w14:paraId="7BDDEC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 xml:space="preserve">Bạn phải chia sẻ các </w:t>
      </w:r>
      <w:r w:rsidRPr="001058B5">
        <w:rPr>
          <w:rFonts w:ascii="Arial" w:hAnsi="Arial" w:cs="Arial"/>
          <w:b/>
          <w:sz w:val="20"/>
        </w:rPr>
        <w:t xml:space="preserve">application values globally </w:t>
      </w:r>
      <w:r w:rsidRPr="00FF6C74">
        <w:rPr>
          <w:rFonts w:ascii="Arial" w:hAnsi="Arial" w:cs="Arial"/>
          <w:b/>
          <w:sz w:val="20"/>
        </w:rPr>
        <w:t xml:space="preserve">cho tất cả người dùng database </w:t>
      </w:r>
      <w:r w:rsidRPr="00FF6C74">
        <w:rPr>
          <w:rFonts w:ascii="Arial" w:hAnsi="Arial" w:cs="Arial"/>
          <w:sz w:val="20"/>
        </w:rPr>
        <w:t xml:space="preserve">Ví dụ, bạn có thể cần phải vô hiệu hóa quyền truy cập vào một ứng dụng dựa trên một tình huống cụ thể. Trong trường hợp này, các giá trị mà </w:t>
      </w:r>
      <w:r w:rsidRPr="001058B5">
        <w:rPr>
          <w:rFonts w:ascii="Arial" w:hAnsi="Arial" w:cs="Arial"/>
          <w:sz w:val="20"/>
        </w:rPr>
        <w:t xml:space="preserve">application context </w:t>
      </w:r>
      <w:r w:rsidRPr="00FF6C74">
        <w:rPr>
          <w:rFonts w:ascii="Arial" w:hAnsi="Arial" w:cs="Arial"/>
          <w:sz w:val="20"/>
        </w:rPr>
        <w:t xml:space="preserve">không phải là người dùng cụ thể, cũng như chúng dựa trên dữ liệu riêng tư của người dùng. </w:t>
      </w:r>
      <w:r>
        <w:rPr>
          <w:rFonts w:ascii="Arial" w:hAnsi="Arial" w:cs="Arial"/>
          <w:sz w:val="20"/>
        </w:rPr>
        <w:t>A</w:t>
      </w:r>
      <w:r w:rsidRPr="001058B5">
        <w:rPr>
          <w:rFonts w:ascii="Arial" w:hAnsi="Arial" w:cs="Arial"/>
          <w:sz w:val="20"/>
        </w:rPr>
        <w:t xml:space="preserve">pplication context </w:t>
      </w:r>
      <w:r w:rsidRPr="00FF6C74">
        <w:rPr>
          <w:rFonts w:ascii="Arial" w:hAnsi="Arial" w:cs="Arial"/>
          <w:sz w:val="20"/>
        </w:rPr>
        <w:t xml:space="preserve">định nghĩa một tình huống, ví dụ, để chỉ ra phiên bản của </w:t>
      </w:r>
      <w:r w:rsidRPr="001058B5">
        <w:rPr>
          <w:rFonts w:ascii="Arial" w:hAnsi="Arial" w:cs="Arial"/>
          <w:sz w:val="20"/>
        </w:rPr>
        <w:t xml:space="preserve">module </w:t>
      </w:r>
      <w:r w:rsidRPr="00FF6C74">
        <w:rPr>
          <w:rFonts w:ascii="Arial" w:hAnsi="Arial" w:cs="Arial"/>
          <w:sz w:val="20"/>
        </w:rPr>
        <w:t>ứng dụng đang chạy.</w:t>
      </w:r>
    </w:p>
    <w:p w14:paraId="0BB932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có người dùng database</w:t>
      </w:r>
      <w:r w:rsidRPr="00FF6C74">
        <w:rPr>
          <w:rFonts w:ascii="Arial" w:hAnsi="Arial" w:cs="Arial"/>
          <w:b/>
          <w:spacing w:val="-6"/>
          <w:sz w:val="20"/>
        </w:rPr>
        <w:t xml:space="preserve"> </w:t>
      </w:r>
      <w:r w:rsidRPr="00FF6C74">
        <w:rPr>
          <w:rFonts w:ascii="Arial" w:hAnsi="Arial" w:cs="Arial"/>
          <w:b/>
          <w:sz w:val="20"/>
        </w:rPr>
        <w:t>phải di chuyển từ ứng dụng này sang ứng dụng khác.</w:t>
      </w:r>
      <w:r w:rsidRPr="00FF6C74">
        <w:rPr>
          <w:rFonts w:ascii="Arial" w:hAnsi="Arial" w:cs="Arial"/>
          <w:sz w:val="20"/>
        </w:rPr>
        <w:t xml:space="preserve"> Trong trường hợp này, ứng dụng thứ hai mà người dùng đang chuyển sang có các yêu cầu truy cập khác nhau từ ứng dụng đầu tiên.</w:t>
      </w:r>
    </w:p>
    <w:p w14:paraId="5AC55BBA" w14:textId="77777777" w:rsidR="00257CFD" w:rsidRPr="0085489A"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phải xác thực người dùng nondatabase, nghĩa là người dùng không được biết đến database</w:t>
      </w:r>
      <w:r w:rsidRPr="00FF6C74">
        <w:rPr>
          <w:rFonts w:ascii="Arial" w:hAnsi="Arial" w:cs="Arial"/>
          <w:sz w:val="20"/>
        </w:rPr>
        <w:t>. Kiểu người dùng này, người không có tài khoản database</w:t>
      </w:r>
      <w:r>
        <w:rPr>
          <w:rFonts w:ascii="Arial" w:hAnsi="Arial" w:cs="Arial"/>
          <w:sz w:val="20"/>
        </w:rPr>
        <w:t xml:space="preserve"> </w:t>
      </w:r>
      <w:r w:rsidRPr="00FF6C74">
        <w:rPr>
          <w:rFonts w:ascii="Arial" w:hAnsi="Arial" w:cs="Arial"/>
          <w:sz w:val="20"/>
        </w:rPr>
        <w:t>, thường kết nối thông qua một ứng dụng Web bằng cách sử dụng một nhóm kết nối. Các loại ứng dụng này kết nối người dùng với database</w:t>
      </w:r>
      <w:r>
        <w:rPr>
          <w:rFonts w:ascii="Arial" w:hAnsi="Arial" w:cs="Arial"/>
          <w:sz w:val="20"/>
        </w:rPr>
        <w:t xml:space="preserve"> </w:t>
      </w:r>
      <w:r w:rsidRPr="00FF6C74">
        <w:rPr>
          <w:rFonts w:ascii="Arial" w:hAnsi="Arial" w:cs="Arial"/>
          <w:sz w:val="20"/>
        </w:rPr>
        <w:t xml:space="preserve">với tư cách là người dùng đơn lẻ, sử dụng mô hình xác thực </w:t>
      </w:r>
      <w:r w:rsidRPr="001058B5">
        <w:rPr>
          <w:rFonts w:ascii="Arial" w:hAnsi="Arial" w:cs="Arial"/>
          <w:sz w:val="20"/>
        </w:rPr>
        <w:t>One Big Application User</w:t>
      </w:r>
      <w:r w:rsidRPr="00FF6C74">
        <w:rPr>
          <w:rFonts w:ascii="Arial" w:hAnsi="Arial" w:cs="Arial"/>
          <w:sz w:val="20"/>
        </w:rPr>
        <w:t xml:space="preserve">. Để xác thực loại người dùng này, bạn sử dụng </w:t>
      </w:r>
      <w:r w:rsidRPr="001058B5">
        <w:rPr>
          <w:rFonts w:ascii="Arial" w:hAnsi="Arial" w:cs="Arial"/>
          <w:sz w:val="20"/>
        </w:rPr>
        <w:t xml:space="preserve">client session ID </w:t>
      </w:r>
      <w:r w:rsidRPr="00FF6C74">
        <w:rPr>
          <w:rFonts w:ascii="Arial" w:hAnsi="Arial" w:cs="Arial"/>
          <w:sz w:val="20"/>
        </w:rPr>
        <w:t>của người dùng.</w:t>
      </w:r>
    </w:p>
    <w:p w14:paraId="605CE7CD" w14:textId="77777777" w:rsidR="00257CFD" w:rsidRPr="001058B5" w:rsidRDefault="00257CFD" w:rsidP="00257CFD">
      <w:pPr>
        <w:pStyle w:val="BodyText"/>
        <w:spacing w:before="111"/>
        <w:ind w:left="1660"/>
        <w:rPr>
          <w:rFonts w:ascii="Arial" w:hAnsi="Arial" w:cs="Arial"/>
        </w:rPr>
      </w:pPr>
      <w:r w:rsidRPr="001058B5">
        <w:rPr>
          <w:rFonts w:ascii="Arial" w:hAnsi="Arial" w:cs="Arial"/>
        </w:rPr>
        <w:t xml:space="preserve">A global application context </w:t>
      </w:r>
      <w:r>
        <w:rPr>
          <w:rFonts w:ascii="Arial" w:hAnsi="Arial" w:cs="Arial"/>
        </w:rPr>
        <w:t>Có các thành phần sau</w:t>
      </w:r>
      <w:r w:rsidRPr="001058B5">
        <w:rPr>
          <w:rFonts w:ascii="Arial" w:hAnsi="Arial" w:cs="Arial"/>
        </w:rPr>
        <w:t>:</w:t>
      </w:r>
    </w:p>
    <w:p w14:paraId="67359FA0" w14:textId="77777777" w:rsidR="00257CFD" w:rsidRPr="00701D37" w:rsidRDefault="00257CFD" w:rsidP="00257CFD">
      <w:pPr>
        <w:pStyle w:val="ListParagraph"/>
        <w:numPr>
          <w:ilvl w:val="1"/>
          <w:numId w:val="137"/>
        </w:numPr>
        <w:tabs>
          <w:tab w:val="left" w:pos="2020"/>
        </w:tabs>
        <w:spacing w:before="119" w:line="230" w:lineRule="auto"/>
        <w:ind w:right="787"/>
        <w:rPr>
          <w:rFonts w:ascii="Arial" w:hAnsi="Arial" w:cs="Arial"/>
          <w:sz w:val="20"/>
        </w:rPr>
      </w:pPr>
      <w:r w:rsidRPr="001058B5">
        <w:rPr>
          <w:rFonts w:ascii="Arial" w:hAnsi="Arial" w:cs="Arial"/>
          <w:b/>
          <w:sz w:val="20"/>
        </w:rPr>
        <w:t>The global application context</w:t>
      </w:r>
      <w:r w:rsidRPr="00701D37">
        <w:rPr>
          <w:rFonts w:ascii="Arial" w:hAnsi="Arial" w:cs="Arial"/>
          <w:sz w:val="20"/>
        </w:rPr>
        <w:t>.Bạn sử dụng câu lệnh SQL CREATE</w:t>
      </w:r>
      <w:r>
        <w:rPr>
          <w:rFonts w:ascii="Arial" w:hAnsi="Arial" w:cs="Arial"/>
          <w:sz w:val="20"/>
        </w:rPr>
        <w:t xml:space="preserve"> </w:t>
      </w:r>
      <w:r w:rsidRPr="00701D37">
        <w:rPr>
          <w:rFonts w:ascii="Arial" w:hAnsi="Arial" w:cs="Arial"/>
          <w:sz w:val="20"/>
        </w:rPr>
        <w:t xml:space="preserve">CONTEXT để tạo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701D37">
        <w:rPr>
          <w:rFonts w:ascii="Arial" w:hAnsi="Arial" w:cs="Arial"/>
          <w:sz w:val="20"/>
        </w:rPr>
        <w:t xml:space="preserve"> và bao gồm mệnh đề GLOBALLY ACCESSED</w:t>
      </w:r>
      <w:r>
        <w:rPr>
          <w:rFonts w:ascii="Arial" w:hAnsi="Arial" w:cs="Arial"/>
          <w:sz w:val="20"/>
        </w:rPr>
        <w:t xml:space="preserve"> </w:t>
      </w:r>
      <w:r w:rsidRPr="00701D37">
        <w:rPr>
          <w:rFonts w:ascii="Arial" w:hAnsi="Arial" w:cs="Arial"/>
          <w:sz w:val="20"/>
        </w:rPr>
        <w:t>trong câu lệnh. Câu lệnh này đặt tên cho application</w:t>
      </w:r>
      <w:r w:rsidRPr="00701D37">
        <w:rPr>
          <w:rFonts w:ascii="Arial" w:hAnsi="Arial" w:cs="Arial"/>
          <w:spacing w:val="-25"/>
          <w:sz w:val="20"/>
        </w:rPr>
        <w:t xml:space="preserve"> </w:t>
      </w:r>
      <w:r w:rsidRPr="00701D37">
        <w:rPr>
          <w:rFonts w:ascii="Arial" w:hAnsi="Arial" w:cs="Arial"/>
          <w:sz w:val="20"/>
        </w:rPr>
        <w:t>context và liên kết nó với một</w:t>
      </w:r>
      <w:r>
        <w:rPr>
          <w:rFonts w:ascii="Arial" w:hAnsi="Arial" w:cs="Arial"/>
          <w:sz w:val="20"/>
        </w:rPr>
        <w:t xml:space="preserve"> </w:t>
      </w:r>
      <w:r w:rsidRPr="00701D37">
        <w:rPr>
          <w:rFonts w:ascii="Arial" w:hAnsi="Arial" w:cs="Arial"/>
          <w:sz w:val="20"/>
        </w:rPr>
        <w:t>PL / SQL procedure được thiết kế để thiết lập dữ liệu ngữ cảnh dữ liệu của ứng dụng. The global application context được tạo và lưu trữ trong database schema của quản trị viên bảo mật tạo ra nó.</w:t>
      </w:r>
    </w:p>
    <w:p w14:paraId="0F39BC82" w14:textId="77777777" w:rsidR="00257CFD" w:rsidRPr="001058B5" w:rsidRDefault="00257CFD" w:rsidP="00257CFD">
      <w:pPr>
        <w:pStyle w:val="ListParagraph"/>
        <w:numPr>
          <w:ilvl w:val="1"/>
          <w:numId w:val="137"/>
        </w:numPr>
        <w:tabs>
          <w:tab w:val="left" w:pos="2020"/>
        </w:tabs>
        <w:spacing w:before="119" w:line="230" w:lineRule="auto"/>
        <w:ind w:right="787"/>
        <w:rPr>
          <w:rFonts w:ascii="Arial" w:hAnsi="Arial" w:cs="Arial"/>
          <w:sz w:val="20"/>
        </w:rPr>
        <w:sectPr w:rsidR="00257CFD" w:rsidRPr="001058B5">
          <w:headerReference w:type="even" r:id="rId137"/>
          <w:headerReference w:type="default" r:id="rId138"/>
          <w:pgSz w:w="12240" w:h="15840"/>
          <w:pgMar w:top="840" w:right="1060" w:bottom="860" w:left="1100" w:header="549" w:footer="663" w:gutter="0"/>
          <w:cols w:space="720"/>
        </w:sectPr>
      </w:pPr>
      <w:r w:rsidRPr="00701D37">
        <w:rPr>
          <w:rFonts w:ascii="Arial" w:hAnsi="Arial" w:cs="Arial"/>
          <w:b/>
          <w:sz w:val="20"/>
        </w:rPr>
        <w:t>Một PL/SQL package để thiết lập các thuộc tính</w:t>
      </w:r>
      <w:r w:rsidRPr="00701D37">
        <w:rPr>
          <w:rFonts w:ascii="Arial" w:hAnsi="Arial" w:cs="Arial"/>
          <w:sz w:val="20"/>
        </w:rPr>
        <w:t xml:space="preserve"> </w:t>
      </w:r>
      <w:r>
        <w:rPr>
          <w:rFonts w:ascii="Arial" w:hAnsi="Arial" w:cs="Arial"/>
          <w:sz w:val="20"/>
        </w:rPr>
        <w:t>.P</w:t>
      </w:r>
      <w:r w:rsidRPr="001058B5">
        <w:rPr>
          <w:rFonts w:ascii="Arial" w:hAnsi="Arial" w:cs="Arial"/>
          <w:sz w:val="20"/>
        </w:rPr>
        <w:t xml:space="preserve">ackage </w:t>
      </w:r>
      <w:r w:rsidRPr="00701D37">
        <w:rPr>
          <w:rFonts w:ascii="Arial" w:hAnsi="Arial" w:cs="Arial"/>
          <w:sz w:val="20"/>
        </w:rPr>
        <w:t xml:space="preserve">chứa một </w:t>
      </w:r>
      <w:r w:rsidRPr="001058B5">
        <w:rPr>
          <w:rFonts w:ascii="Arial" w:hAnsi="Arial" w:cs="Arial"/>
          <w:sz w:val="20"/>
        </w:rPr>
        <w:t>procedure</w:t>
      </w:r>
      <w:r w:rsidRPr="00701D37">
        <w:rPr>
          <w:rFonts w:ascii="Arial" w:hAnsi="Arial" w:cs="Arial"/>
          <w:sz w:val="20"/>
        </w:rPr>
        <w:t xml:space="preserve"> sử dụng DBMS_SESSION.SET_CONTEXT </w:t>
      </w:r>
      <w:r w:rsidRPr="001058B5">
        <w:rPr>
          <w:rFonts w:ascii="Arial" w:hAnsi="Arial" w:cs="Arial"/>
          <w:sz w:val="20"/>
        </w:rPr>
        <w:t>procedure</w:t>
      </w:r>
      <w:r w:rsidRPr="00701D37">
        <w:rPr>
          <w:rFonts w:ascii="Arial" w:hAnsi="Arial" w:cs="Arial"/>
          <w:sz w:val="20"/>
        </w:rPr>
        <w:t xml:space="preserve"> để thiết lập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SET_CONTEXT</w:t>
      </w:r>
      <w:r>
        <w:rPr>
          <w:rFonts w:ascii="Arial" w:hAnsi="Arial" w:cs="Arial"/>
          <w:sz w:val="20"/>
        </w:rPr>
        <w:t xml:space="preserve"> </w:t>
      </w:r>
      <w:r w:rsidRPr="001058B5">
        <w:rPr>
          <w:rFonts w:ascii="Arial" w:hAnsi="Arial" w:cs="Arial"/>
          <w:sz w:val="20"/>
        </w:rPr>
        <w:t>procedure</w:t>
      </w:r>
      <w:r w:rsidRPr="00701D37">
        <w:rPr>
          <w:rFonts w:ascii="Arial" w:hAnsi="Arial" w:cs="Arial"/>
          <w:sz w:val="20"/>
        </w:rPr>
        <w:t xml:space="preserve"> cung cấp các tham số cho phép bạn tạo một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phù hợp với bất kỳ tình huống nào trong ba tình huống người dùng được mô tả trong phần này. Bạn tạo, lưu trữ và chạy PL / SQL</w:t>
      </w:r>
      <w:r>
        <w:rPr>
          <w:rFonts w:ascii="Arial" w:hAnsi="Arial" w:cs="Arial"/>
          <w:sz w:val="20"/>
        </w:rPr>
        <w:t xml:space="preserve"> p</w:t>
      </w:r>
      <w:r w:rsidRPr="001058B5">
        <w:rPr>
          <w:rFonts w:ascii="Arial" w:hAnsi="Arial" w:cs="Arial"/>
          <w:sz w:val="20"/>
        </w:rPr>
        <w:t>ackage</w:t>
      </w:r>
      <w:r w:rsidRPr="00701D37">
        <w:rPr>
          <w:rFonts w:ascii="Arial" w:hAnsi="Arial" w:cs="Arial"/>
          <w:sz w:val="20"/>
        </w:rPr>
        <w:t xml:space="preserve"> trên </w:t>
      </w:r>
      <w:r w:rsidRPr="00B42AB6">
        <w:rPr>
          <w:rFonts w:ascii="Arial" w:hAnsi="Arial" w:cs="Arial"/>
          <w:sz w:val="20"/>
          <w:szCs w:val="20"/>
        </w:rPr>
        <w:t>database server</w:t>
      </w:r>
      <w:r w:rsidRPr="00701D37">
        <w:rPr>
          <w:rFonts w:ascii="Arial" w:hAnsi="Arial" w:cs="Arial"/>
          <w:sz w:val="20"/>
        </w:rPr>
        <w:t xml:space="preserve">. Thông thường, nó thuộc về </w:t>
      </w:r>
      <w:r w:rsidRPr="00B42AB6">
        <w:rPr>
          <w:rFonts w:ascii="Arial" w:hAnsi="Arial" w:cs="Arial"/>
          <w:sz w:val="20"/>
          <w:szCs w:val="20"/>
        </w:rPr>
        <w:t>schema</w:t>
      </w:r>
      <w:r w:rsidRPr="00701D37">
        <w:rPr>
          <w:rFonts w:ascii="Arial" w:hAnsi="Arial" w:cs="Arial"/>
          <w:sz w:val="20"/>
        </w:rPr>
        <w:t xml:space="preserve"> của </w:t>
      </w:r>
      <w:r w:rsidRPr="00B42AB6">
        <w:rPr>
          <w:rFonts w:ascii="Arial" w:hAnsi="Arial" w:cs="Arial"/>
          <w:sz w:val="20"/>
        </w:rPr>
        <w:t>quản trị viên bảo mật đã tạo ra nó</w:t>
      </w:r>
    </w:p>
    <w:p w14:paraId="3501729C" w14:textId="77777777" w:rsidR="00257CFD" w:rsidRPr="001058B5" w:rsidRDefault="00257CFD" w:rsidP="00257CFD">
      <w:pPr>
        <w:pStyle w:val="BodyText"/>
        <w:spacing w:before="5"/>
        <w:rPr>
          <w:rFonts w:ascii="Arial" w:hAnsi="Arial" w:cs="Arial"/>
          <w:sz w:val="25"/>
        </w:rPr>
      </w:pPr>
    </w:p>
    <w:p w14:paraId="1396AB08" w14:textId="77777777" w:rsidR="00257CFD" w:rsidRPr="00B42AB6" w:rsidRDefault="00257CFD" w:rsidP="00257CFD">
      <w:pPr>
        <w:pStyle w:val="ListParagraph"/>
        <w:numPr>
          <w:ilvl w:val="2"/>
          <w:numId w:val="137"/>
        </w:numPr>
        <w:tabs>
          <w:tab w:val="left" w:pos="2620"/>
        </w:tabs>
        <w:spacing w:before="119" w:line="230" w:lineRule="auto"/>
        <w:ind w:left="2619" w:right="185" w:hanging="359"/>
        <w:rPr>
          <w:rFonts w:ascii="Arial" w:hAnsi="Arial" w:cs="Arial"/>
          <w:sz w:val="20"/>
        </w:rPr>
      </w:pPr>
      <w:r w:rsidRPr="00B42AB6">
        <w:rPr>
          <w:rFonts w:ascii="Arial" w:hAnsi="Arial" w:cs="Arial"/>
          <w:b/>
          <w:sz w:val="20"/>
        </w:rPr>
        <w:t>Ứng dụng middle-tier để nhận và thiết lập Iclient session ID</w:t>
      </w:r>
      <w:r w:rsidRPr="00B42AB6">
        <w:rPr>
          <w:rFonts w:ascii="Arial" w:hAnsi="Arial" w:cs="Arial"/>
          <w:sz w:val="20"/>
        </w:rPr>
        <w:t xml:space="preserve">. Đối với người dùng </w:t>
      </w:r>
      <w:r w:rsidRPr="001058B5">
        <w:rPr>
          <w:rFonts w:ascii="Arial" w:hAnsi="Arial" w:cs="Arial"/>
          <w:sz w:val="20"/>
        </w:rPr>
        <w:t>nondatabase</w:t>
      </w:r>
      <w:r w:rsidRPr="00B42AB6">
        <w:rPr>
          <w:rFonts w:ascii="Arial" w:hAnsi="Arial" w:cs="Arial"/>
          <w:sz w:val="20"/>
        </w:rPr>
        <w:t xml:space="preserve">, yêu cầu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B42AB6">
        <w:rPr>
          <w:rFonts w:ascii="Arial" w:hAnsi="Arial" w:cs="Arial"/>
          <w:sz w:val="20"/>
        </w:rPr>
        <w:t xml:space="preserve">phải được xác thực, bạn có thể sử dụng các cuộc gọi Oracle Call Interface (OCI) trong ứng dụng </w:t>
      </w:r>
      <w:r w:rsidRPr="001058B5">
        <w:rPr>
          <w:rFonts w:ascii="Arial" w:hAnsi="Arial" w:cs="Arial"/>
          <w:sz w:val="20"/>
        </w:rPr>
        <w:t xml:space="preserve">middle-tier </w:t>
      </w:r>
      <w:r w:rsidRPr="00B42AB6">
        <w:rPr>
          <w:rFonts w:ascii="Arial" w:hAnsi="Arial" w:cs="Arial"/>
          <w:sz w:val="20"/>
        </w:rPr>
        <w:t xml:space="preserve">để truy xuất và thiết lập dữ liệu </w:t>
      </w:r>
      <w:r w:rsidRPr="001058B5">
        <w:rPr>
          <w:rFonts w:ascii="Arial" w:hAnsi="Arial" w:cs="Arial"/>
          <w:w w:val="95"/>
          <w:sz w:val="20"/>
        </w:rPr>
        <w:t>session</w:t>
      </w:r>
      <w:r w:rsidRPr="00B42AB6">
        <w:rPr>
          <w:rFonts w:ascii="Arial" w:hAnsi="Arial" w:cs="Arial"/>
          <w:sz w:val="20"/>
        </w:rPr>
        <w:t xml:space="preserve"> của họ. Bạn cũng có thể sử dụng</w:t>
      </w:r>
      <w:r>
        <w:rPr>
          <w:rFonts w:ascii="Arial" w:hAnsi="Arial" w:cs="Arial"/>
          <w:sz w:val="20"/>
        </w:rPr>
        <w:t xml:space="preserve"> </w:t>
      </w:r>
      <w:r w:rsidRPr="00B42AB6">
        <w:rPr>
          <w:rFonts w:ascii="Arial" w:hAnsi="Arial" w:cs="Arial"/>
          <w:sz w:val="20"/>
        </w:rPr>
        <w:t>DBMS</w:t>
      </w:r>
      <w:r w:rsidRPr="00B42AB6">
        <w:rPr>
          <w:rFonts w:ascii="Arial" w:hAnsi="Arial" w:cs="Arial"/>
        </w:rPr>
        <w:t>_</w:t>
      </w:r>
      <w:r w:rsidRPr="00B42AB6">
        <w:rPr>
          <w:rFonts w:ascii="Arial" w:hAnsi="Arial" w:cs="Arial"/>
          <w:sz w:val="20"/>
        </w:rPr>
        <w:t xml:space="preserve">SESSION.SET_IDENTIFIER </w:t>
      </w:r>
      <w:r>
        <w:rPr>
          <w:rFonts w:ascii="Arial" w:hAnsi="Arial" w:cs="Arial"/>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B42AB6">
        <w:rPr>
          <w:rFonts w:ascii="Arial" w:hAnsi="Arial" w:cs="Arial"/>
          <w:sz w:val="20"/>
        </w:rPr>
        <w:t xml:space="preserve">để thiết lập </w:t>
      </w:r>
      <w:r w:rsidRPr="001058B5">
        <w:rPr>
          <w:rFonts w:ascii="Arial" w:hAnsi="Arial" w:cs="Arial"/>
          <w:sz w:val="20"/>
        </w:rPr>
        <w:t>client session ID</w:t>
      </w:r>
      <w:r w:rsidRPr="00B42AB6">
        <w:rPr>
          <w:rFonts w:ascii="Arial" w:hAnsi="Arial" w:cs="Arial"/>
          <w:sz w:val="20"/>
        </w:rPr>
        <w:t xml:space="preserve">. Lợi thế của việc tạo </w:t>
      </w:r>
      <w:r w:rsidRPr="001058B5">
        <w:rPr>
          <w:rFonts w:ascii="Arial" w:hAnsi="Arial" w:cs="Arial"/>
          <w:sz w:val="20"/>
        </w:rPr>
        <w:t>client session ID</w:t>
      </w:r>
      <w:r w:rsidRPr="00B42AB6">
        <w:rPr>
          <w:rFonts w:ascii="Arial" w:hAnsi="Arial" w:cs="Arial"/>
          <w:sz w:val="20"/>
        </w:rPr>
        <w:t xml:space="preserve"> để lưu trữ tên người dùng </w:t>
      </w:r>
      <w:r w:rsidRPr="001058B5">
        <w:rPr>
          <w:rFonts w:ascii="Arial" w:hAnsi="Arial" w:cs="Arial"/>
          <w:sz w:val="20"/>
        </w:rPr>
        <w:t xml:space="preserve">nondatabase </w:t>
      </w:r>
      <w:r w:rsidRPr="00B42AB6">
        <w:rPr>
          <w:rFonts w:ascii="Arial" w:hAnsi="Arial" w:cs="Arial"/>
          <w:sz w:val="20"/>
        </w:rPr>
        <w:t>là bạn có thể truy vấn cột CLIENT_ID của các chế độ xem dữ liệu DBA</w:t>
      </w:r>
      <w:r w:rsidRPr="00B42AB6">
        <w:rPr>
          <w:rFonts w:ascii="Arial" w:hAnsi="Arial" w:cs="Arial"/>
        </w:rPr>
        <w:t xml:space="preserve">_ </w:t>
      </w:r>
      <w:r w:rsidRPr="00B42AB6">
        <w:rPr>
          <w:rFonts w:ascii="Arial" w:hAnsi="Arial" w:cs="Arial"/>
          <w:sz w:val="20"/>
        </w:rPr>
        <w:t>AUDIT_TRAIL, DBA</w:t>
      </w:r>
      <w:r w:rsidRPr="00B42AB6">
        <w:rPr>
          <w:rFonts w:ascii="Arial" w:hAnsi="Arial" w:cs="Arial"/>
        </w:rPr>
        <w:t>_</w:t>
      </w:r>
      <w:r w:rsidRPr="00B42AB6">
        <w:rPr>
          <w:rFonts w:ascii="Arial" w:hAnsi="Arial" w:cs="Arial"/>
          <w:sz w:val="20"/>
        </w:rPr>
        <w:t>FGA_AUDIT_TRAIL và DBA_COMMON_AUDIT_TRAIL để kiểm tra hoạt động của người dùng này</w:t>
      </w:r>
      <w:r>
        <w:rPr>
          <w:rFonts w:ascii="Arial" w:hAnsi="Arial" w:cs="Arial"/>
          <w:sz w:val="20"/>
        </w:rPr>
        <w:t>.</w:t>
      </w:r>
    </w:p>
    <w:p w14:paraId="162C1C03" w14:textId="77777777" w:rsidR="00257CFD" w:rsidRPr="00153C8E" w:rsidRDefault="008D1AB8" w:rsidP="00257CFD">
      <w:pPr>
        <w:pStyle w:val="BodyText"/>
        <w:spacing w:before="3"/>
        <w:rPr>
          <w:rFonts w:ascii="Arial" w:hAnsi="Arial" w:cs="Arial"/>
          <w:sz w:val="18"/>
        </w:rPr>
      </w:pPr>
      <w:r>
        <w:rPr>
          <w:rFonts w:ascii="Arial" w:hAnsi="Arial" w:cs="Arial"/>
        </w:rPr>
        <w:pict w14:anchorId="49B5795A">
          <v:group id="_x0000_s1807" style="position:absolute;margin-left:204pt;margin-top:13.3pt;width:312pt;height:2.55pt;z-index:502660848;mso-wrap-distance-left:0;mso-wrap-distance-right:0;mso-position-horizontal-relative:page" coordorigin="4080,266" coordsize="6240,51">
            <v:line id="_x0000_s1808" style="position:absolute" from="4080,269" to="10320,269" strokeweight=".24pt"/>
            <v:line id="_x0000_s1809" style="position:absolute" from="4080,314" to="10320,314" strokeweight=".08469mm"/>
            <w10:wrap type="topAndBottom" anchorx="page"/>
          </v:group>
        </w:pict>
      </w:r>
    </w:p>
    <w:p w14:paraId="353B6B38" w14:textId="77777777" w:rsidR="00257CFD" w:rsidRPr="00153C8E" w:rsidRDefault="00257CFD" w:rsidP="00257CFD">
      <w:pPr>
        <w:pStyle w:val="BodyText"/>
        <w:spacing w:before="27" w:after="108" w:line="230" w:lineRule="auto"/>
        <w:ind w:left="2979" w:right="887"/>
        <w:rPr>
          <w:rFonts w:ascii="Arial" w:hAnsi="Arial" w:cs="Arial"/>
          <w:w w:val="90"/>
          <w:sz w:val="19"/>
        </w:rPr>
      </w:pPr>
      <w:r w:rsidRPr="001058B5">
        <w:rPr>
          <w:rFonts w:ascii="Arial" w:hAnsi="Arial" w:cs="Arial"/>
          <w:b/>
          <w:w w:val="90"/>
          <w:sz w:val="19"/>
        </w:rPr>
        <w:t>Note:</w:t>
      </w:r>
      <w:r w:rsidRPr="00153C8E">
        <w:t xml:space="preserve"> </w:t>
      </w:r>
      <w:r w:rsidRPr="00153C8E">
        <w:rPr>
          <w:rFonts w:ascii="Arial" w:hAnsi="Arial" w:cs="Arial"/>
          <w:w w:val="90"/>
          <w:sz w:val="19"/>
        </w:rPr>
        <w:t xml:space="preserve">Hãy lưu ý rằng cài đặt DBMS_APPLICATION_INFO.SET_CLIENT_INFO có thể ghi đè lên giá trị. Xem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r w:rsidRPr="00153C8E">
        <w:rPr>
          <w:rFonts w:ascii="Arial" w:hAnsi="Arial" w:cs="Arial"/>
          <w:w w:val="90"/>
          <w:sz w:val="19"/>
        </w:rPr>
        <w:t>trên trang 3-46 để biết thêm thông tin.</w:t>
      </w:r>
    </w:p>
    <w:p w14:paraId="438D0BCD" w14:textId="77777777" w:rsidR="00257CFD" w:rsidRPr="001058B5" w:rsidRDefault="008D1AB8" w:rsidP="00257CFD">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7FBF3DE">
          <v:group id="_x0000_s1774" style="width:312pt;height:2.5pt;mso-position-horizontal-relative:char;mso-position-vertical-relative:line" coordsize="6240,50">
            <v:line id="_x0000_s1775" style="position:absolute" from="0,2" to="6240,2" strokeweight=".24pt"/>
            <v:line id="_x0000_s1776" style="position:absolute" from="0,47" to="6240,47" strokeweight=".24pt"/>
            <w10:anchorlock/>
          </v:group>
        </w:pict>
      </w:r>
    </w:p>
    <w:p w14:paraId="150A83C1" w14:textId="77777777" w:rsidR="00257CFD" w:rsidRPr="001058B5" w:rsidRDefault="00257CFD" w:rsidP="00257CFD">
      <w:pPr>
        <w:pStyle w:val="BodyText"/>
        <w:spacing w:before="5"/>
        <w:rPr>
          <w:rFonts w:ascii="Arial" w:hAnsi="Arial" w:cs="Arial"/>
          <w:sz w:val="9"/>
        </w:rPr>
      </w:pPr>
    </w:p>
    <w:p w14:paraId="4F6D3324" w14:textId="77777777" w:rsidR="00257CFD" w:rsidRPr="001058B5" w:rsidRDefault="00257CFD" w:rsidP="00257CFD">
      <w:pPr>
        <w:pStyle w:val="Heading4"/>
        <w:spacing w:before="107"/>
      </w:pPr>
      <w:bookmarkStart w:id="969" w:name="Using_Global_Application_Contexts_in_an_"/>
      <w:bookmarkStart w:id="970" w:name="_bookmark1254"/>
      <w:bookmarkEnd w:id="969"/>
      <w:bookmarkEnd w:id="970"/>
      <w:r>
        <w:rPr>
          <w:spacing w:val="-22"/>
        </w:rPr>
        <w:t xml:space="preserve">Sử dụng </w:t>
      </w:r>
      <w:r w:rsidRPr="001058B5">
        <w:rPr>
          <w:spacing w:val="-24"/>
        </w:rPr>
        <w:t xml:space="preserve">Global </w:t>
      </w:r>
      <w:r w:rsidRPr="001058B5">
        <w:rPr>
          <w:spacing w:val="-22"/>
        </w:rPr>
        <w:t>Appli</w:t>
      </w:r>
      <w:bookmarkStart w:id="971" w:name="_bookmark1255"/>
      <w:bookmarkEnd w:id="971"/>
      <w:r w:rsidRPr="001058B5">
        <w:rPr>
          <w:spacing w:val="-22"/>
        </w:rPr>
        <w:t xml:space="preserve">cation </w:t>
      </w:r>
      <w:r w:rsidRPr="001058B5">
        <w:rPr>
          <w:spacing w:val="-24"/>
        </w:rPr>
        <w:t xml:space="preserve">Contexts </w:t>
      </w:r>
      <w:r>
        <w:rPr>
          <w:spacing w:val="-7"/>
        </w:rPr>
        <w:t xml:space="preserve">trong môi trường </w:t>
      </w:r>
      <w:r w:rsidRPr="001058B5">
        <w:rPr>
          <w:spacing w:val="-14"/>
        </w:rPr>
        <w:t xml:space="preserve"> </w:t>
      </w:r>
      <w:r w:rsidRPr="001058B5">
        <w:rPr>
          <w:spacing w:val="-22"/>
        </w:rPr>
        <w:t xml:space="preserve">Oracle </w:t>
      </w:r>
      <w:r w:rsidRPr="001058B5">
        <w:rPr>
          <w:spacing w:val="-23"/>
        </w:rPr>
        <w:t xml:space="preserve">Real </w:t>
      </w:r>
      <w:r w:rsidRPr="001058B5">
        <w:rPr>
          <w:spacing w:val="-22"/>
        </w:rPr>
        <w:t xml:space="preserve">Application Clusters </w:t>
      </w:r>
    </w:p>
    <w:p w14:paraId="2B4FD67A" w14:textId="77777777" w:rsidR="00257CFD" w:rsidRPr="00153C8E" w:rsidRDefault="00257CFD" w:rsidP="00257CFD">
      <w:pPr>
        <w:pStyle w:val="BodyText"/>
        <w:spacing w:before="79" w:line="232" w:lineRule="auto"/>
        <w:ind w:left="2260"/>
        <w:rPr>
          <w:rFonts w:ascii="Arial" w:hAnsi="Arial" w:cs="Arial"/>
        </w:rPr>
      </w:pPr>
      <w:r w:rsidRPr="00153C8E">
        <w:rPr>
          <w:rFonts w:ascii="Arial" w:hAnsi="Arial" w:cs="Arial"/>
        </w:rPr>
        <w:t xml:space="preserve">Trong một môi trường Oracle RAC, bất cứ khi nào một </w:t>
      </w:r>
      <w:r w:rsidRPr="001058B5">
        <w:rPr>
          <w:rFonts w:ascii="Arial" w:hAnsi="Arial" w:cs="Arial"/>
        </w:rPr>
        <w:t xml:space="preserve">global application context </w:t>
      </w:r>
      <w:r w:rsidRPr="00153C8E">
        <w:rPr>
          <w:rFonts w:ascii="Arial" w:hAnsi="Arial" w:cs="Arial"/>
        </w:rPr>
        <w:t xml:space="preserve">được tải hoặc thay đổi, nó chỉ hiển thị đối với các cá thể đang hoạt động hiện có. Hãy lưu ý rằng việc thiết lập một giá trị </w:t>
      </w:r>
      <w:r w:rsidRPr="001058B5">
        <w:rPr>
          <w:rFonts w:ascii="Arial" w:hAnsi="Arial" w:cs="Arial"/>
        </w:rPr>
        <w:t xml:space="preserve">global application context </w:t>
      </w:r>
      <w:r w:rsidRPr="00153C8E">
        <w:rPr>
          <w:rFonts w:ascii="Arial" w:hAnsi="Arial" w:cs="Arial"/>
        </w:rPr>
        <w:t xml:space="preserve">trong một môi trường Oracle RAC có chi phí hiệu năng của việc truyền bá giá trị ngữ cảnh một cách nhất quán cho tất cả các </w:t>
      </w:r>
      <w:r w:rsidRPr="001058B5">
        <w:rPr>
          <w:rFonts w:ascii="Arial" w:hAnsi="Arial" w:cs="Arial"/>
        </w:rPr>
        <w:t>Oracle RAC instances</w:t>
      </w:r>
      <w:r w:rsidRPr="00153C8E">
        <w:rPr>
          <w:rFonts w:ascii="Arial" w:hAnsi="Arial" w:cs="Arial"/>
        </w:rPr>
        <w:t>.</w:t>
      </w:r>
    </w:p>
    <w:p w14:paraId="30E3DD77" w14:textId="77777777" w:rsidR="00257CFD" w:rsidRDefault="00257CFD" w:rsidP="00257CFD">
      <w:pPr>
        <w:pStyle w:val="BodyText"/>
        <w:spacing w:before="79" w:line="232" w:lineRule="auto"/>
        <w:ind w:left="2260"/>
        <w:rPr>
          <w:rFonts w:ascii="Arial" w:hAnsi="Arial" w:cs="Arial"/>
        </w:rPr>
      </w:pPr>
      <w:r w:rsidRPr="00153C8E">
        <w:rPr>
          <w:rFonts w:ascii="Arial" w:hAnsi="Arial" w:cs="Arial"/>
        </w:rPr>
        <w:t xml:space="preserve">Nếu bạn xóa </w:t>
      </w:r>
      <w:r w:rsidRPr="001058B5">
        <w:rPr>
          <w:rFonts w:ascii="Arial" w:hAnsi="Arial" w:cs="Arial"/>
        </w:rPr>
        <w:t xml:space="preserve">global application context </w:t>
      </w:r>
      <w:r w:rsidRPr="00153C8E">
        <w:rPr>
          <w:rFonts w:ascii="Arial" w:hAnsi="Arial" w:cs="Arial"/>
        </w:rPr>
        <w:t xml:space="preserve">(bằng cách sử dụng câu lệnh SQL ALTER SYSTEM FLUSH GLOBAL_ CONTEXT) trong một </w:t>
      </w:r>
      <w:r w:rsidRPr="001058B5">
        <w:rPr>
          <w:rFonts w:ascii="Arial" w:hAnsi="Arial" w:cs="Arial"/>
        </w:rPr>
        <w:t>Oracle RAC instances</w:t>
      </w:r>
      <w:r w:rsidRPr="00153C8E">
        <w:rPr>
          <w:rFonts w:ascii="Arial" w:hAnsi="Arial" w:cs="Arial"/>
        </w:rPr>
        <w:t xml:space="preserve">, thì tất cả </w:t>
      </w:r>
      <w:r w:rsidRPr="001058B5">
        <w:rPr>
          <w:rFonts w:ascii="Arial" w:hAnsi="Arial" w:cs="Arial"/>
        </w:rPr>
        <w:t>global application context</w:t>
      </w:r>
      <w:r w:rsidRPr="00153C8E">
        <w:rPr>
          <w:rFonts w:ascii="Arial" w:hAnsi="Arial" w:cs="Arial"/>
        </w:rPr>
        <w:t xml:space="preserve"> được xóa trong tất cả các </w:t>
      </w:r>
      <w:r w:rsidRPr="001058B5">
        <w:rPr>
          <w:rFonts w:ascii="Arial" w:hAnsi="Arial" w:cs="Arial"/>
        </w:rPr>
        <w:t xml:space="preserve">Oracle RAC instances </w:t>
      </w:r>
      <w:r w:rsidRPr="00153C8E">
        <w:rPr>
          <w:rFonts w:ascii="Arial" w:hAnsi="Arial" w:cs="Arial"/>
        </w:rPr>
        <w:t>khác.</w:t>
      </w:r>
    </w:p>
    <w:p w14:paraId="30B3DB39" w14:textId="77777777" w:rsidR="00257CFD" w:rsidRPr="001058B5" w:rsidRDefault="00257CFD" w:rsidP="00257CFD">
      <w:pPr>
        <w:pStyle w:val="Heading4"/>
      </w:pPr>
      <w:bookmarkStart w:id="972" w:name="Creating_a_Global_Application_Context"/>
      <w:bookmarkStart w:id="973" w:name="_bookmark1256"/>
      <w:bookmarkEnd w:id="972"/>
      <w:bookmarkEnd w:id="973"/>
      <w:r>
        <w:t xml:space="preserve">Tạo một </w:t>
      </w:r>
      <w:r w:rsidRPr="001058B5">
        <w:t xml:space="preserve"> Gl</w:t>
      </w:r>
      <w:bookmarkStart w:id="974" w:name="_bookmark1257"/>
      <w:bookmarkEnd w:id="974"/>
      <w:r w:rsidRPr="001058B5">
        <w:t>obal Application Context</w:t>
      </w:r>
    </w:p>
    <w:p w14:paraId="7EEDEDFF"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 xml:space="preserve">Để tạo một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sử dụng câu lệnh SQL CREATE CONTEXT để tạo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và bao gồm mệnh đề GLOBALLY ACCESSED trong câu lệnh.</w:t>
      </w:r>
    </w:p>
    <w:p w14:paraId="08D05D1B"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Bạn phải có đặc quyền hệ thống CREATE ANY CONTEXT trước khi bạn có thể sử dụng câu lệnh CREATE CONTEXT và đặc quyền DROP ANY CONTEXT trước khi bạn có thể t</w:t>
      </w:r>
      <w:r w:rsidRPr="007D775F">
        <w:rPr>
          <w:rFonts w:ascii="Arial" w:hAnsi="Arial" w:cs="Arial"/>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Pr>
          <w:rFonts w:ascii="Arial" w:hAnsi="Arial" w:cs="Arial"/>
        </w:rPr>
        <w:t xml:space="preserve"> </w:t>
      </w:r>
      <w:r w:rsidRPr="007D775F">
        <w:rPr>
          <w:rFonts w:ascii="Arial" w:hAnsi="Arial" w:cs="Arial"/>
          <w:spacing w:val="-9"/>
        </w:rPr>
        <w:t xml:space="preserve"> bằng câu lệnh DROP CONTEXT. Như với các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Pr>
          <w:rFonts w:ascii="Arial" w:hAnsi="Arial" w:cs="Arial"/>
        </w:rPr>
        <w:t xml:space="preserve"> cục bộ</w:t>
      </w:r>
      <w:r w:rsidRPr="007D775F">
        <w:rPr>
          <w:rFonts w:ascii="Arial" w:hAnsi="Arial" w:cs="Arial"/>
          <w:spacing w:val="-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được tạo ra và được lưu trữ trong </w:t>
      </w:r>
      <w:r w:rsidRPr="001058B5">
        <w:rPr>
          <w:rFonts w:ascii="Arial" w:hAnsi="Arial" w:cs="Arial"/>
        </w:rPr>
        <w:t>database schema</w:t>
      </w:r>
      <w:r w:rsidRPr="007D775F">
        <w:rPr>
          <w:rFonts w:ascii="Arial" w:hAnsi="Arial" w:cs="Arial"/>
          <w:spacing w:val="-9"/>
        </w:rPr>
        <w:t xml:space="preserve"> của một quản trị viên bảo mật.</w:t>
      </w:r>
    </w:p>
    <w:p w14:paraId="3C9085E3" w14:textId="77777777" w:rsidR="00257CFD" w:rsidRPr="001058B5" w:rsidRDefault="00257CFD" w:rsidP="00257CFD">
      <w:pPr>
        <w:pStyle w:val="BodyText"/>
        <w:spacing w:before="115" w:line="230" w:lineRule="auto"/>
        <w:ind w:left="2259" w:right="183"/>
        <w:rPr>
          <w:rFonts w:ascii="Arial" w:hAnsi="Arial" w:cs="Arial"/>
        </w:rPr>
      </w:pPr>
      <w:r w:rsidRPr="007D775F">
        <w:rPr>
          <w:rFonts w:ascii="Arial" w:hAnsi="Arial" w:cs="Arial"/>
          <w:spacing w:val="-9"/>
        </w:rPr>
        <w:t xml:space="preserve">Quyền sở hữu của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như sau: Mặc dù người dùng đã được cấp đặc quyền CREATE ANY CONTEXT và DROP ANY CONTEXT có thể tạo và xóa </w:t>
      </w:r>
      <w:r w:rsidRPr="001058B5">
        <w:rPr>
          <w:rFonts w:ascii="Arial" w:hAnsi="Arial" w:cs="Arial"/>
        </w:rPr>
        <w:t>global</w:t>
      </w:r>
      <w:r>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nó được sở hữu bởi </w:t>
      </w:r>
      <w:r>
        <w:rPr>
          <w:rFonts w:ascii="Arial" w:hAnsi="Arial" w:cs="Arial"/>
          <w:spacing w:val="-9"/>
        </w:rPr>
        <w:t>schema</w:t>
      </w:r>
      <w:r w:rsidRPr="007D775F">
        <w:rPr>
          <w:rFonts w:ascii="Arial" w:hAnsi="Arial" w:cs="Arial"/>
          <w:spacing w:val="-9"/>
        </w:rPr>
        <w:t xml:space="preserve"> SYS. </w:t>
      </w:r>
      <w:r>
        <w:rPr>
          <w:rFonts w:ascii="Arial" w:hAnsi="Arial" w:cs="Arial"/>
          <w:spacing w:val="-9"/>
        </w:rPr>
        <w:t>Database</w:t>
      </w:r>
      <w:r w:rsidRPr="007D775F">
        <w:rPr>
          <w:rFonts w:ascii="Arial" w:hAnsi="Arial" w:cs="Arial"/>
          <w:spacing w:val="-9"/>
        </w:rPr>
        <w:t xml:space="preserve"> Oracle kết hợp ngữ cảnh với tài khoản </w:t>
      </w:r>
      <w:r>
        <w:rPr>
          <w:rFonts w:ascii="Arial" w:hAnsi="Arial" w:cs="Arial"/>
          <w:spacing w:val="-9"/>
        </w:rPr>
        <w:t>schema</w:t>
      </w:r>
      <w:r w:rsidRPr="007D775F">
        <w:rPr>
          <w:rFonts w:ascii="Arial" w:hAnsi="Arial" w:cs="Arial"/>
          <w:spacing w:val="-9"/>
        </w:rPr>
        <w:t xml:space="preserve"> đã tạo ra nó, nhưng nếu bạn bỏ người dùng này, </w:t>
      </w:r>
      <w:r>
        <w:rPr>
          <w:rFonts w:ascii="Arial" w:hAnsi="Arial" w:cs="Arial"/>
          <w:spacing w:val="-9"/>
        </w:rPr>
        <w:t xml:space="preserve">ngữ </w:t>
      </w:r>
      <w:r w:rsidRPr="007D775F">
        <w:rPr>
          <w:rFonts w:ascii="Arial" w:hAnsi="Arial" w:cs="Arial"/>
          <w:spacing w:val="-9"/>
        </w:rPr>
        <w:t xml:space="preserve">cảnh vẫn tồn tại trong </w:t>
      </w:r>
      <w:r>
        <w:rPr>
          <w:rFonts w:ascii="Arial" w:hAnsi="Arial" w:cs="Arial"/>
          <w:spacing w:val="-9"/>
        </w:rPr>
        <w:t>schema</w:t>
      </w:r>
      <w:r w:rsidRPr="007D775F">
        <w:rPr>
          <w:rFonts w:ascii="Arial" w:hAnsi="Arial" w:cs="Arial"/>
          <w:spacing w:val="-9"/>
        </w:rPr>
        <w:t xml:space="preserve"> SYS. Là người dùng SYS, bạn có thể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r w:rsidRPr="007D775F">
        <w:rPr>
          <w:rFonts w:ascii="Arial" w:hAnsi="Arial" w:cs="Arial"/>
          <w:spacing w:val="-9"/>
        </w:rPr>
        <w:t>.</w:t>
      </w:r>
      <w:r w:rsidRPr="001058B5">
        <w:rPr>
          <w:rFonts w:ascii="Arial" w:hAnsi="Arial" w:cs="Arial"/>
        </w:rPr>
        <w:t>.</w:t>
      </w:r>
    </w:p>
    <w:p w14:paraId="0F6D2E55" w14:textId="77777777" w:rsidR="00257CFD" w:rsidRDefault="008D1AB8" w:rsidP="00257CFD">
      <w:pPr>
        <w:pStyle w:val="BodyText"/>
        <w:spacing w:before="120" w:line="228" w:lineRule="auto"/>
        <w:ind w:left="2260" w:right="179"/>
        <w:rPr>
          <w:rFonts w:ascii="Arial" w:hAnsi="Arial" w:cs="Arial"/>
        </w:rPr>
      </w:pPr>
      <w:hyperlink w:anchor="_bookmark1259" w:history="1">
        <w:r w:rsidR="00257CFD">
          <w:rPr>
            <w:rFonts w:ascii="Arial" w:hAnsi="Arial" w:cs="Arial"/>
            <w:color w:val="0000CC"/>
          </w:rPr>
          <w:t xml:space="preserve">Ví dụ </w:t>
        </w:r>
        <w:r w:rsidR="00257CFD" w:rsidRPr="001058B5">
          <w:rPr>
            <w:rFonts w:ascii="Arial" w:hAnsi="Arial" w:cs="Arial"/>
            <w:color w:val="0000CC"/>
            <w:spacing w:val="-24"/>
          </w:rPr>
          <w:t xml:space="preserve"> </w:t>
        </w:r>
        <w:r w:rsidR="00257CFD" w:rsidRPr="001058B5">
          <w:rPr>
            <w:rFonts w:ascii="Arial" w:hAnsi="Arial" w:cs="Arial"/>
            <w:color w:val="0000CC"/>
          </w:rPr>
          <w:t>6–9</w:t>
        </w:r>
        <w:r w:rsidR="00257CFD" w:rsidRPr="001058B5">
          <w:rPr>
            <w:rFonts w:ascii="Arial" w:hAnsi="Arial" w:cs="Arial"/>
            <w:color w:val="0000CC"/>
            <w:spacing w:val="-26"/>
          </w:rPr>
          <w:t xml:space="preserve"> </w:t>
        </w:r>
      </w:hyperlink>
      <w:r w:rsidR="00257CFD">
        <w:rPr>
          <w:rFonts w:ascii="Arial" w:hAnsi="Arial" w:cs="Arial"/>
        </w:rPr>
        <w:t xml:space="preserve">cho thấy cách tạo </w:t>
      </w:r>
      <w:r w:rsidR="00257CFD" w:rsidRPr="001058B5">
        <w:rPr>
          <w:rFonts w:ascii="Arial" w:hAnsi="Arial" w:cs="Arial"/>
          <w:spacing w:val="-25"/>
        </w:rPr>
        <w:t xml:space="preserve"> </w:t>
      </w:r>
      <w:r w:rsidR="00257CFD" w:rsidRPr="001058B5">
        <w:rPr>
          <w:rFonts w:ascii="Arial" w:hAnsi="Arial" w:cs="Arial"/>
        </w:rPr>
        <w:t>global</w:t>
      </w:r>
      <w:r w:rsidR="00257CFD" w:rsidRPr="001058B5">
        <w:rPr>
          <w:rFonts w:ascii="Arial" w:hAnsi="Arial" w:cs="Arial"/>
          <w:spacing w:val="-26"/>
        </w:rPr>
        <w:t xml:space="preserve"> </w:t>
      </w:r>
      <w:r w:rsidR="00257CFD" w:rsidRPr="001058B5">
        <w:rPr>
          <w:rFonts w:ascii="Arial" w:hAnsi="Arial" w:cs="Arial"/>
        </w:rPr>
        <w:t>application</w:t>
      </w:r>
      <w:r w:rsidR="00257CFD" w:rsidRPr="001058B5">
        <w:rPr>
          <w:rFonts w:ascii="Arial" w:hAnsi="Arial" w:cs="Arial"/>
          <w:spacing w:val="-25"/>
        </w:rPr>
        <w:t xml:space="preserve"> </w:t>
      </w:r>
      <w:r w:rsidR="00257CFD" w:rsidRPr="001058B5">
        <w:rPr>
          <w:rFonts w:ascii="Arial" w:hAnsi="Arial" w:cs="Arial"/>
        </w:rPr>
        <w:t>context</w:t>
      </w:r>
      <w:r w:rsidR="00257CFD" w:rsidRPr="001058B5">
        <w:rPr>
          <w:rFonts w:ascii="Arial" w:hAnsi="Arial" w:cs="Arial"/>
          <w:spacing w:val="-25"/>
        </w:rPr>
        <w:t xml:space="preserve"> </w:t>
      </w:r>
      <w:r w:rsidR="00257CFD" w:rsidRPr="001058B5">
        <w:rPr>
          <w:rFonts w:ascii="Arial" w:hAnsi="Arial" w:cs="Arial"/>
        </w:rPr>
        <w:t>global_hr_ctx,</w:t>
      </w:r>
      <w:r w:rsidR="00257CFD" w:rsidRPr="001058B5">
        <w:rPr>
          <w:rFonts w:ascii="Arial" w:hAnsi="Arial" w:cs="Arial"/>
          <w:spacing w:val="-26"/>
        </w:rPr>
        <w:t xml:space="preserve"> </w:t>
      </w:r>
      <w:r w:rsidR="00257CFD">
        <w:rPr>
          <w:rFonts w:ascii="Arial" w:hAnsi="Arial" w:cs="Arial"/>
        </w:rPr>
        <w:t xml:space="preserve">được thiết lập bởi  </w:t>
      </w:r>
      <w:r w:rsidR="00257CFD" w:rsidRPr="001058B5">
        <w:rPr>
          <w:rFonts w:ascii="Arial" w:hAnsi="Arial" w:cs="Arial"/>
        </w:rPr>
        <w:t xml:space="preserve"> hr</w:t>
      </w:r>
      <w:r w:rsidR="00257CFD" w:rsidRPr="007D775F">
        <w:rPr>
          <w:rFonts w:ascii="Arial" w:hAnsi="Arial" w:cs="Arial"/>
          <w:sz w:val="24"/>
          <w:szCs w:val="24"/>
        </w:rPr>
        <w:t>_</w:t>
      </w:r>
      <w:r w:rsidR="00257CFD" w:rsidRPr="001058B5">
        <w:rPr>
          <w:rFonts w:ascii="Arial" w:hAnsi="Arial" w:cs="Arial"/>
        </w:rPr>
        <w:t>ctx</w:t>
      </w:r>
      <w:r w:rsidR="00257CFD" w:rsidRPr="007D775F">
        <w:rPr>
          <w:rFonts w:ascii="Arial" w:hAnsi="Arial" w:cs="Arial"/>
          <w:sz w:val="22"/>
          <w:szCs w:val="22"/>
        </w:rPr>
        <w:t>_</w:t>
      </w:r>
      <w:r w:rsidR="00257CFD" w:rsidRPr="001058B5">
        <w:rPr>
          <w:rFonts w:ascii="Arial" w:hAnsi="Arial" w:cs="Arial"/>
        </w:rPr>
        <w:t>pkg</w:t>
      </w:r>
      <w:r w:rsidR="00257CFD">
        <w:rPr>
          <w:rFonts w:ascii="Arial" w:hAnsi="Arial" w:cs="Arial"/>
        </w:rPr>
        <w:t xml:space="preserve"> </w:t>
      </w:r>
      <w:r w:rsidR="00257CFD" w:rsidRPr="001058B5">
        <w:rPr>
          <w:rFonts w:ascii="Arial" w:hAnsi="Arial" w:cs="Arial"/>
          <w:spacing w:val="-85"/>
        </w:rPr>
        <w:t xml:space="preserve"> </w:t>
      </w:r>
      <w:r w:rsidR="00257CFD">
        <w:rPr>
          <w:rFonts w:ascii="Arial" w:hAnsi="Arial" w:cs="Arial"/>
          <w:spacing w:val="-85"/>
        </w:rPr>
        <w:t xml:space="preserve">  </w:t>
      </w:r>
      <w:r w:rsidR="00257CFD" w:rsidRPr="001058B5">
        <w:rPr>
          <w:rFonts w:ascii="Arial" w:hAnsi="Arial" w:cs="Arial"/>
        </w:rPr>
        <w:t>package.</w:t>
      </w:r>
    </w:p>
    <w:p w14:paraId="6A9736B0" w14:textId="77777777" w:rsidR="00257CFD" w:rsidRPr="007D775F" w:rsidRDefault="00257CFD" w:rsidP="00257CFD">
      <w:pPr>
        <w:pStyle w:val="BodyText"/>
        <w:spacing w:before="120" w:line="228" w:lineRule="auto"/>
        <w:ind w:left="2260" w:right="179"/>
        <w:rPr>
          <w:rFonts w:ascii="Arial" w:hAnsi="Arial" w:cs="Arial"/>
        </w:rPr>
      </w:pPr>
    </w:p>
    <w:p w14:paraId="4619E68A" w14:textId="77777777" w:rsidR="00257CFD" w:rsidRPr="001058B5" w:rsidRDefault="00257CFD" w:rsidP="00257CFD">
      <w:pPr>
        <w:spacing w:before="1"/>
        <w:ind w:left="2260"/>
        <w:rPr>
          <w:rFonts w:ascii="Arial" w:hAnsi="Arial" w:cs="Arial"/>
          <w:b/>
          <w:i/>
          <w:sz w:val="18"/>
        </w:rPr>
      </w:pPr>
      <w:bookmarkStart w:id="975" w:name="_bookmark1259"/>
      <w:bookmarkEnd w:id="975"/>
      <w:r w:rsidRPr="001058B5">
        <w:rPr>
          <w:rFonts w:ascii="Arial" w:hAnsi="Arial" w:cs="Arial"/>
          <w:b/>
          <w:i/>
          <w:sz w:val="18"/>
        </w:rPr>
        <w:t>Example 6–9 Creating a Global Application Context</w:t>
      </w:r>
    </w:p>
    <w:p w14:paraId="6AAE057C" w14:textId="77777777" w:rsidR="00257CFD" w:rsidRPr="001058B5" w:rsidRDefault="00257CFD" w:rsidP="00257CFD">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31155F95" w14:textId="77777777" w:rsidR="00257CFD" w:rsidRPr="001058B5" w:rsidRDefault="00257CFD" w:rsidP="00257CFD">
      <w:pPr>
        <w:pStyle w:val="BodyText"/>
        <w:rPr>
          <w:rFonts w:ascii="Arial" w:hAnsi="Arial" w:cs="Arial"/>
          <w:sz w:val="18"/>
        </w:rPr>
      </w:pPr>
    </w:p>
    <w:p w14:paraId="1C00A26F" w14:textId="77777777" w:rsidR="00257CFD" w:rsidRPr="001058B5" w:rsidRDefault="00257CFD" w:rsidP="00257CFD">
      <w:pPr>
        <w:pStyle w:val="Heading4"/>
        <w:spacing w:before="109"/>
      </w:pPr>
      <w:bookmarkStart w:id="976" w:name="Creating_a_PL/SQL_Package_to_Manage_a_Gl"/>
      <w:bookmarkStart w:id="977" w:name="_bookmark1260"/>
      <w:bookmarkEnd w:id="976"/>
      <w:bookmarkEnd w:id="977"/>
      <w:r>
        <w:t xml:space="preserve">Tạo một </w:t>
      </w:r>
      <w:r w:rsidRPr="001058B5">
        <w:t>PL/</w:t>
      </w:r>
      <w:bookmarkStart w:id="978" w:name="_bookmark1261"/>
      <w:bookmarkEnd w:id="978"/>
      <w:r w:rsidRPr="001058B5">
        <w:t xml:space="preserve">SQL Package </w:t>
      </w:r>
      <w:r>
        <w:t xml:space="preserve">để quản lý </w:t>
      </w:r>
      <w:r w:rsidRPr="001058B5">
        <w:t xml:space="preserve"> Global Application Context</w:t>
      </w:r>
    </w:p>
    <w:p w14:paraId="5F6444DA"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24B258CE"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6905A91B" w14:textId="77777777" w:rsidR="00257CFD" w:rsidRPr="001058B5" w:rsidRDefault="00257CFD" w:rsidP="00257CFD">
      <w:pPr>
        <w:pStyle w:val="BodyText"/>
        <w:spacing w:before="5"/>
        <w:rPr>
          <w:rFonts w:ascii="Arial" w:hAnsi="Arial" w:cs="Arial"/>
          <w:sz w:val="25"/>
        </w:rPr>
      </w:pPr>
    </w:p>
    <w:p w14:paraId="19355B96" w14:textId="77777777" w:rsidR="00257CFD" w:rsidRPr="001058B5" w:rsidRDefault="008D1AB8" w:rsidP="00257CFD">
      <w:pPr>
        <w:pStyle w:val="ListParagraph"/>
        <w:numPr>
          <w:ilvl w:val="1"/>
          <w:numId w:val="137"/>
        </w:numPr>
        <w:tabs>
          <w:tab w:val="left" w:pos="2020"/>
        </w:tabs>
        <w:spacing w:before="93"/>
        <w:ind w:hanging="359"/>
        <w:rPr>
          <w:rFonts w:ascii="Arial" w:hAnsi="Arial" w:cs="Arial"/>
          <w:sz w:val="20"/>
        </w:rPr>
      </w:pPr>
      <w:hyperlink w:anchor="_bookmark1262" w:history="1">
        <w:r w:rsidR="00257CFD">
          <w:rPr>
            <w:rFonts w:ascii="Arial" w:hAnsi="Arial" w:cs="Arial"/>
            <w:color w:val="0000CC"/>
            <w:sz w:val="20"/>
          </w:rPr>
          <w:t xml:space="preserve">Giới thiệu về </w:t>
        </w:r>
        <w:r w:rsidR="00257CFD" w:rsidRPr="001058B5">
          <w:rPr>
            <w:rFonts w:ascii="Arial" w:hAnsi="Arial" w:cs="Arial"/>
            <w:color w:val="0000CC"/>
            <w:sz w:val="20"/>
          </w:rPr>
          <w:t xml:space="preserve"> Package </w:t>
        </w:r>
        <w:r w:rsidR="00257CFD">
          <w:rPr>
            <w:rFonts w:ascii="Arial" w:hAnsi="Arial" w:cs="Arial"/>
            <w:color w:val="0000CC"/>
            <w:sz w:val="20"/>
          </w:rPr>
          <w:t xml:space="preserve">quản lý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2F0736C0" w14:textId="77777777" w:rsidR="00257CFD" w:rsidRPr="001058B5" w:rsidRDefault="008D1AB8" w:rsidP="00257CFD">
      <w:pPr>
        <w:pStyle w:val="ListParagraph"/>
        <w:numPr>
          <w:ilvl w:val="1"/>
          <w:numId w:val="137"/>
        </w:numPr>
        <w:tabs>
          <w:tab w:val="left" w:pos="2020"/>
        </w:tabs>
        <w:spacing w:before="117" w:line="232" w:lineRule="auto"/>
        <w:ind w:right="1481" w:hanging="359"/>
        <w:rPr>
          <w:rFonts w:ascii="Arial" w:hAnsi="Arial" w:cs="Arial"/>
          <w:sz w:val="20"/>
        </w:rPr>
      </w:pPr>
      <w:hyperlink w:anchor="_bookmark1264" w:history="1">
        <w:r w:rsidR="00257CFD">
          <w:rPr>
            <w:rFonts w:ascii="Arial" w:hAnsi="Arial" w:cs="Arial"/>
            <w:color w:val="0000CC"/>
            <w:sz w:val="20"/>
          </w:rPr>
          <w:t xml:space="preserve">Các </w:t>
        </w:r>
        <w:r w:rsidR="00257CFD" w:rsidRPr="001058B5">
          <w:rPr>
            <w:rFonts w:ascii="Arial" w:hAnsi="Arial" w:cs="Arial"/>
            <w:color w:val="0000CC"/>
            <w:sz w:val="20"/>
          </w:rPr>
          <w:t>Editions</w:t>
        </w:r>
        <w:r w:rsidR="00257CFD">
          <w:rPr>
            <w:rFonts w:ascii="Arial" w:hAnsi="Arial" w:cs="Arial"/>
            <w:color w:val="0000CC"/>
            <w:sz w:val="20"/>
          </w:rPr>
          <w:t xml:space="preserve"> ảnh hưởng như thế nào  đến các kết quả của một </w:t>
        </w:r>
        <w:r w:rsidR="00257CFD" w:rsidRPr="001058B5">
          <w:rPr>
            <w:rFonts w:ascii="Arial" w:hAnsi="Arial" w:cs="Arial"/>
            <w:color w:val="0000CC"/>
            <w:sz w:val="20"/>
          </w:rPr>
          <w:t>Global Application Context</w:t>
        </w:r>
        <w:r w:rsidR="00257CFD" w:rsidRPr="001058B5">
          <w:rPr>
            <w:rFonts w:ascii="Arial" w:hAnsi="Arial" w:cs="Arial"/>
            <w:color w:val="0000CC"/>
            <w:spacing w:val="-24"/>
            <w:sz w:val="20"/>
          </w:rPr>
          <w:t xml:space="preserve"> </w:t>
        </w:r>
        <w:r w:rsidR="00257CFD" w:rsidRPr="001058B5">
          <w:rPr>
            <w:rFonts w:ascii="Arial" w:hAnsi="Arial" w:cs="Arial"/>
            <w:color w:val="0000CC"/>
            <w:sz w:val="20"/>
          </w:rPr>
          <w:t>PL/SQL</w:t>
        </w:r>
      </w:hyperlink>
      <w:hyperlink w:anchor="_bookmark1264" w:history="1">
        <w:r w:rsidR="00257CFD" w:rsidRPr="001058B5">
          <w:rPr>
            <w:rFonts w:ascii="Arial" w:hAnsi="Arial" w:cs="Arial"/>
            <w:color w:val="0000CC"/>
            <w:sz w:val="20"/>
          </w:rPr>
          <w:t xml:space="preserve"> Package</w:t>
        </w:r>
      </w:hyperlink>
    </w:p>
    <w:p w14:paraId="42CC3280"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69"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DBMS_SESSION.SET_CONTEXT username and client_id</w:t>
        </w:r>
        <w:r w:rsidR="00257CFD" w:rsidRPr="001058B5">
          <w:rPr>
            <w:rFonts w:ascii="Arial" w:hAnsi="Arial" w:cs="Arial"/>
            <w:color w:val="0000CC"/>
            <w:spacing w:val="-7"/>
            <w:sz w:val="20"/>
          </w:rPr>
          <w:t xml:space="preserve"> </w:t>
        </w:r>
        <w:r w:rsidR="00257CFD" w:rsidRPr="001058B5">
          <w:rPr>
            <w:rFonts w:ascii="Arial" w:hAnsi="Arial" w:cs="Arial"/>
            <w:color w:val="0000CC"/>
            <w:sz w:val="20"/>
          </w:rPr>
          <w:t>Parameters</w:t>
        </w:r>
      </w:hyperlink>
    </w:p>
    <w:p w14:paraId="2EBA2EAB"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74" w:history="1">
        <w:r w:rsidR="00257CFD">
          <w:rPr>
            <w:rFonts w:ascii="Arial" w:hAnsi="Arial" w:cs="Arial"/>
            <w:color w:val="0000CC"/>
            <w:sz w:val="20"/>
          </w:rPr>
          <w:t xml:space="preserve">Chia sẽ giá trị </w:t>
        </w:r>
        <w:r w:rsidR="00257CFD" w:rsidRPr="001058B5">
          <w:rPr>
            <w:rFonts w:ascii="Arial" w:hAnsi="Arial" w:cs="Arial"/>
            <w:color w:val="0000CC"/>
            <w:sz w:val="20"/>
          </w:rPr>
          <w:t xml:space="preserve"> Global Application Context </w:t>
        </w:r>
        <w:r w:rsidR="00257CFD">
          <w:rPr>
            <w:rFonts w:ascii="Arial" w:hAnsi="Arial" w:cs="Arial"/>
            <w:color w:val="0000CC"/>
            <w:spacing w:val="-4"/>
            <w:sz w:val="20"/>
          </w:rPr>
          <w:t xml:space="preserve">cho tất cả người dùng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hyperlink>
    </w:p>
    <w:p w14:paraId="379D2B9D"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78"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Context </w:t>
        </w:r>
        <w:r w:rsidR="00257CFD">
          <w:rPr>
            <w:rFonts w:ascii="Arial" w:hAnsi="Arial" w:cs="Arial"/>
            <w:color w:val="0000CC"/>
            <w:sz w:val="20"/>
          </w:rPr>
          <w:t xml:space="preserve">cho người dùng </w:t>
        </w:r>
        <w:r w:rsidR="00257CFD" w:rsidRPr="001058B5">
          <w:rPr>
            <w:rFonts w:ascii="Arial" w:hAnsi="Arial" w:cs="Arial"/>
            <w:color w:val="0000CC"/>
            <w:sz w:val="20"/>
          </w:rPr>
          <w:t xml:space="preserve">Database Who </w:t>
        </w:r>
        <w:r w:rsidR="00257CFD">
          <w:rPr>
            <w:rFonts w:ascii="Arial" w:hAnsi="Arial" w:cs="Arial"/>
            <w:color w:val="0000CC"/>
            <w:sz w:val="20"/>
          </w:rPr>
          <w:t>di</w:t>
        </w:r>
      </w:hyperlink>
      <w:r w:rsidR="00257CFD">
        <w:rPr>
          <w:rFonts w:ascii="Arial" w:hAnsi="Arial" w:cs="Arial"/>
          <w:color w:val="0000CC"/>
          <w:sz w:val="20"/>
        </w:rPr>
        <w:t xml:space="preserve"> chuyển giữa các ứng dụng</w:t>
      </w:r>
    </w:p>
    <w:p w14:paraId="239F098B"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82"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Application Context </w:t>
        </w:r>
        <w:r w:rsidR="00257CFD">
          <w:rPr>
            <w:rFonts w:ascii="Arial" w:hAnsi="Arial" w:cs="Arial"/>
            <w:color w:val="0000CC"/>
            <w:sz w:val="20"/>
          </w:rPr>
          <w:t xml:space="preserve">cho người dùng </w:t>
        </w:r>
        <w:r w:rsidR="00257CFD" w:rsidRPr="001058B5">
          <w:rPr>
            <w:rFonts w:ascii="Arial" w:hAnsi="Arial" w:cs="Arial"/>
            <w:color w:val="0000CC"/>
            <w:sz w:val="20"/>
          </w:rPr>
          <w:t>Nondatabase</w:t>
        </w:r>
        <w:r w:rsidR="00257CFD" w:rsidRPr="001058B5">
          <w:rPr>
            <w:rFonts w:ascii="Arial" w:hAnsi="Arial" w:cs="Arial"/>
            <w:color w:val="0000CC"/>
            <w:spacing w:val="-1"/>
            <w:sz w:val="20"/>
          </w:rPr>
          <w:t xml:space="preserve"> </w:t>
        </w:r>
      </w:hyperlink>
    </w:p>
    <w:p w14:paraId="273DD55E"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90" w:history="1">
        <w:r w:rsidR="00257CFD">
          <w:rPr>
            <w:rFonts w:ascii="Arial" w:hAnsi="Arial" w:cs="Arial"/>
            <w:color w:val="0000CC"/>
            <w:sz w:val="20"/>
          </w:rPr>
          <w:t xml:space="preserve">Xóa dữ liệu </w:t>
        </w:r>
        <w:r w:rsidR="00257CFD" w:rsidRPr="001058B5">
          <w:rPr>
            <w:rFonts w:ascii="Arial" w:hAnsi="Arial" w:cs="Arial"/>
            <w:color w:val="0000CC"/>
            <w:sz w:val="20"/>
          </w:rPr>
          <w:t xml:space="preserve"> Session </w:t>
        </w:r>
        <w:r w:rsidR="00257CFD">
          <w:rPr>
            <w:rFonts w:ascii="Arial" w:hAnsi="Arial" w:cs="Arial"/>
            <w:color w:val="0000CC"/>
            <w:sz w:val="20"/>
          </w:rPr>
          <w:t xml:space="preserve">khi đóng </w:t>
        </w:r>
        <w:r w:rsidR="00257CFD" w:rsidRPr="001058B5">
          <w:rPr>
            <w:rFonts w:ascii="Arial" w:hAnsi="Arial" w:cs="Arial"/>
            <w:color w:val="0000CC"/>
            <w:sz w:val="20"/>
          </w:rPr>
          <w:t xml:space="preserve"> Session</w:t>
        </w:r>
        <w:r w:rsidR="00257CFD" w:rsidRPr="001058B5">
          <w:rPr>
            <w:rFonts w:ascii="Arial" w:hAnsi="Arial" w:cs="Arial"/>
            <w:color w:val="0000CC"/>
            <w:spacing w:val="-3"/>
            <w:sz w:val="20"/>
          </w:rPr>
          <w:t xml:space="preserve"> </w:t>
        </w:r>
      </w:hyperlink>
    </w:p>
    <w:p w14:paraId="0A2F2FA6" w14:textId="77777777" w:rsidR="00257CFD" w:rsidRDefault="00257CFD" w:rsidP="00257CFD">
      <w:pPr>
        <w:spacing w:before="121" w:line="228" w:lineRule="auto"/>
        <w:ind w:left="1659" w:right="700"/>
        <w:rPr>
          <w:rFonts w:ascii="Arial" w:hAnsi="Arial" w:cs="Arial"/>
          <w:sz w:val="20"/>
        </w:rPr>
      </w:pPr>
      <w:r w:rsidRPr="0049762E">
        <w:rPr>
          <w:rFonts w:ascii="Arial" w:hAnsi="Arial" w:cs="Arial"/>
          <w:sz w:val="20"/>
        </w:rPr>
        <w:t xml:space="preserve">Để biết thông tin chi tiết về </w:t>
      </w:r>
      <w:r w:rsidRPr="001058B5">
        <w:rPr>
          <w:rFonts w:ascii="Arial" w:hAnsi="Arial" w:cs="Arial"/>
          <w:sz w:val="20"/>
        </w:rPr>
        <w:t>DBMS_SESSION</w:t>
      </w:r>
      <w:r>
        <w:rPr>
          <w:rFonts w:ascii="Arial" w:hAnsi="Arial" w:cs="Arial"/>
          <w:sz w:val="20"/>
        </w:rPr>
        <w:t xml:space="preserve"> </w:t>
      </w:r>
      <w:r w:rsidRPr="001058B5">
        <w:rPr>
          <w:rFonts w:ascii="Arial" w:hAnsi="Arial" w:cs="Arial"/>
          <w:spacing w:val="-97"/>
          <w:sz w:val="20"/>
        </w:rPr>
        <w:t xml:space="preserve"> </w:t>
      </w:r>
      <w:r w:rsidRPr="001058B5">
        <w:rPr>
          <w:rFonts w:ascii="Arial" w:hAnsi="Arial" w:cs="Arial"/>
          <w:sz w:val="20"/>
        </w:rPr>
        <w:t>package</w:t>
      </w:r>
      <w:r w:rsidRPr="0049762E">
        <w:rPr>
          <w:rFonts w:ascii="Arial" w:hAnsi="Arial" w:cs="Arial"/>
          <w:sz w:val="20"/>
        </w:rPr>
        <w:t xml:space="preserve">, hãy xem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F43A522" w14:textId="77777777" w:rsidR="00257CFD" w:rsidRPr="0049762E" w:rsidRDefault="00257CFD" w:rsidP="00257CFD">
      <w:pPr>
        <w:spacing w:before="121" w:line="228" w:lineRule="auto"/>
        <w:ind w:left="1659" w:right="700"/>
        <w:rPr>
          <w:rFonts w:ascii="Arial" w:hAnsi="Arial" w:cs="Arial"/>
          <w:sz w:val="20"/>
        </w:rPr>
      </w:pPr>
    </w:p>
    <w:p w14:paraId="7122DB2C" w14:textId="77777777" w:rsidR="00257CFD" w:rsidRPr="001058B5" w:rsidRDefault="00257CFD" w:rsidP="00257CFD">
      <w:pPr>
        <w:pStyle w:val="Heading6"/>
        <w:ind w:left="1660"/>
      </w:pPr>
      <w:bookmarkStart w:id="979" w:name="About_the_Package_That_Manages_the_Globa"/>
      <w:bookmarkStart w:id="980" w:name="_bookmark1262"/>
      <w:bookmarkEnd w:id="979"/>
      <w:bookmarkEnd w:id="980"/>
      <w:r>
        <w:t xml:space="preserve">Giới thiệu về </w:t>
      </w:r>
      <w:r w:rsidRPr="001058B5">
        <w:t>Pac</w:t>
      </w:r>
      <w:bookmarkStart w:id="981" w:name="_bookmark1263"/>
      <w:bookmarkEnd w:id="981"/>
      <w:r w:rsidRPr="001058B5">
        <w:t xml:space="preserve">kage </w:t>
      </w:r>
      <w:r>
        <w:t xml:space="preserve">quản lý một </w:t>
      </w:r>
      <w:r w:rsidRPr="001058B5">
        <w:t xml:space="preserve"> Global Application Context</w:t>
      </w:r>
    </w:p>
    <w:p w14:paraId="613F0E4F" w14:textId="77777777" w:rsidR="00257CFD" w:rsidRPr="0049762E" w:rsidRDefault="00257CFD" w:rsidP="00257CFD">
      <w:pPr>
        <w:pStyle w:val="BodyText"/>
        <w:spacing w:before="56" w:line="230" w:lineRule="auto"/>
        <w:ind w:left="1659" w:right="700"/>
        <w:rPr>
          <w:rFonts w:ascii="Arial" w:hAnsi="Arial" w:cs="Arial"/>
        </w:rPr>
      </w:pPr>
      <w:r w:rsidRPr="0049762E">
        <w:rPr>
          <w:rFonts w:ascii="Arial" w:hAnsi="Arial" w:cs="Arial"/>
        </w:rPr>
        <w:t>Nhiệm vụ của  PL / SQL</w:t>
      </w:r>
      <w:r>
        <w:rPr>
          <w:rFonts w:ascii="Arial" w:hAnsi="Arial" w:cs="Arial"/>
        </w:rPr>
        <w:t xml:space="preserve"> </w:t>
      </w:r>
      <w:r w:rsidRPr="001058B5">
        <w:rPr>
          <w:rFonts w:ascii="Arial" w:hAnsi="Arial" w:cs="Arial"/>
        </w:rPr>
        <w:t>package</w:t>
      </w:r>
      <w:r w:rsidRPr="0049762E">
        <w:rPr>
          <w:rFonts w:ascii="Arial" w:hAnsi="Arial" w:cs="Arial"/>
        </w:rPr>
        <w:t xml:space="preserve"> mà bạn liên kết với </w:t>
      </w:r>
      <w:r w:rsidRPr="001058B5">
        <w:rPr>
          <w:rFonts w:ascii="Arial" w:hAnsi="Arial" w:cs="Arial"/>
        </w:rPr>
        <w:t>global application context</w:t>
      </w:r>
      <w:r w:rsidRPr="001058B5">
        <w:rPr>
          <w:rFonts w:ascii="Arial" w:hAnsi="Arial" w:cs="Arial"/>
          <w:spacing w:val="-30"/>
        </w:rPr>
        <w:t xml:space="preserve"> </w:t>
      </w:r>
      <w:r w:rsidRPr="0049762E">
        <w:rPr>
          <w:rFonts w:ascii="Arial" w:hAnsi="Arial" w:cs="Arial"/>
        </w:rPr>
        <w:t>là sử dụng DBMS_SESSION</w:t>
      </w:r>
      <w:r>
        <w:rPr>
          <w:rFonts w:ascii="Arial" w:hAnsi="Arial" w:cs="Arial"/>
        </w:rPr>
        <w:t xml:space="preserve"> </w:t>
      </w:r>
      <w:r w:rsidRPr="001058B5">
        <w:rPr>
          <w:rFonts w:ascii="Arial" w:hAnsi="Arial" w:cs="Arial"/>
        </w:rPr>
        <w:t>package</w:t>
      </w:r>
      <w:r w:rsidRPr="0049762E">
        <w:rPr>
          <w:rFonts w:ascii="Arial" w:hAnsi="Arial" w:cs="Arial"/>
        </w:rPr>
        <w:t xml:space="preserve"> để thiết lập và xóa các giá trị </w:t>
      </w:r>
      <w:r w:rsidRPr="001058B5">
        <w:rPr>
          <w:rFonts w:ascii="Arial" w:hAnsi="Arial" w:cs="Arial"/>
        </w:rPr>
        <w:t>global application context</w:t>
      </w:r>
      <w:r w:rsidRPr="0049762E">
        <w:rPr>
          <w:rFonts w:ascii="Arial" w:hAnsi="Arial" w:cs="Arial"/>
        </w:rPr>
        <w:t>. Bạn phải có đặc quyền EXECUTE cho  DBMS_SESSION</w:t>
      </w:r>
      <w:r>
        <w:rPr>
          <w:rFonts w:ascii="Arial" w:hAnsi="Arial" w:cs="Arial"/>
        </w:rPr>
        <w:t xml:space="preserve"> package</w:t>
      </w:r>
      <w:r w:rsidRPr="0049762E">
        <w:rPr>
          <w:rFonts w:ascii="Arial" w:hAnsi="Arial" w:cs="Arial"/>
        </w:rPr>
        <w:t xml:space="preserve"> trước khi bạn sử dụng các </w:t>
      </w:r>
      <w:r>
        <w:rPr>
          <w:rFonts w:ascii="Arial" w:hAnsi="Arial" w:cs="Arial"/>
        </w:rPr>
        <w:t>procedures</w:t>
      </w:r>
      <w:r w:rsidRPr="0049762E">
        <w:rPr>
          <w:rFonts w:ascii="Arial" w:hAnsi="Arial" w:cs="Arial"/>
        </w:rPr>
        <w:t xml:space="preserve"> của nó. Thông thường, bạn tạo và lưu trữ </w:t>
      </w:r>
      <w:r>
        <w:rPr>
          <w:rFonts w:ascii="Arial" w:hAnsi="Arial" w:cs="Arial"/>
        </w:rPr>
        <w:t xml:space="preserve">package </w:t>
      </w:r>
      <w:r w:rsidRPr="0049762E">
        <w:rPr>
          <w:rFonts w:ascii="Arial" w:hAnsi="Arial" w:cs="Arial"/>
        </w:rPr>
        <w:t xml:space="preserve">này trong </w:t>
      </w:r>
      <w:r>
        <w:rPr>
          <w:rFonts w:ascii="Arial" w:hAnsi="Arial" w:cs="Arial"/>
        </w:rPr>
        <w:t xml:space="preserve">schema database </w:t>
      </w:r>
      <w:r w:rsidRPr="0049762E">
        <w:rPr>
          <w:rFonts w:ascii="Arial" w:hAnsi="Arial" w:cs="Arial"/>
        </w:rPr>
        <w:t>của một quản trị viên bảo mật. Lược đồ SYS sở hữu DBMS_SESSION</w:t>
      </w:r>
      <w:r>
        <w:rPr>
          <w:rFonts w:ascii="Arial" w:hAnsi="Arial" w:cs="Arial"/>
        </w:rPr>
        <w:t xml:space="preserve"> package</w:t>
      </w:r>
      <w:r w:rsidRPr="0049762E">
        <w:rPr>
          <w:rFonts w:ascii="Arial" w:hAnsi="Arial" w:cs="Arial"/>
        </w:rPr>
        <w:t>.</w:t>
      </w:r>
    </w:p>
    <w:p w14:paraId="4B14D91F" w14:textId="77777777" w:rsidR="00257CFD" w:rsidRPr="0049762E" w:rsidRDefault="00257CFD" w:rsidP="00257CFD">
      <w:pPr>
        <w:pStyle w:val="BodyText"/>
        <w:spacing w:before="56" w:line="230" w:lineRule="auto"/>
        <w:ind w:left="1659" w:right="700"/>
        <w:rPr>
          <w:rFonts w:ascii="Arial" w:hAnsi="Arial" w:cs="Arial"/>
        </w:rPr>
      </w:pPr>
    </w:p>
    <w:p w14:paraId="79DA4DBB"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Không giống như các PL / SQL </w:t>
      </w:r>
      <w:r>
        <w:rPr>
          <w:rFonts w:ascii="Arial" w:hAnsi="Arial" w:cs="Arial"/>
        </w:rPr>
        <w:t xml:space="preserve">package </w:t>
      </w:r>
      <w:r w:rsidRPr="0049762E">
        <w:rPr>
          <w:rFonts w:ascii="Arial" w:hAnsi="Arial" w:cs="Arial"/>
        </w:rPr>
        <w:t xml:space="preserve">được sử dụng để thiết lập </w:t>
      </w:r>
      <w:r w:rsidRPr="001058B5">
        <w:rPr>
          <w:rFonts w:ascii="Arial" w:hAnsi="Arial" w:cs="Arial"/>
        </w:rPr>
        <w:t>application context</w:t>
      </w:r>
      <w:r>
        <w:rPr>
          <w:rFonts w:ascii="Arial" w:hAnsi="Arial" w:cs="Arial"/>
        </w:rPr>
        <w:t xml:space="preserve"> cục bộ</w:t>
      </w:r>
      <w:r w:rsidRPr="0049762E">
        <w:rPr>
          <w:rFonts w:ascii="Arial" w:hAnsi="Arial" w:cs="Arial"/>
        </w:rPr>
        <w:t>, bạn không bao gồm một hàm SYS_CONTEXT để lấy dữ liệu người dùng</w:t>
      </w:r>
      <w:r>
        <w:rPr>
          <w:rFonts w:ascii="Arial" w:hAnsi="Arial" w:cs="Arial"/>
        </w:rPr>
        <w:t xml:space="preserve"> session</w:t>
      </w:r>
      <w:r w:rsidRPr="0049762E">
        <w:rPr>
          <w:rFonts w:ascii="Arial" w:hAnsi="Arial" w:cs="Arial"/>
        </w:rPr>
        <w:t xml:space="preserve">. Bạn </w:t>
      </w:r>
      <w:r>
        <w:rPr>
          <w:rFonts w:ascii="Arial" w:hAnsi="Arial" w:cs="Arial"/>
        </w:rPr>
        <w:t xml:space="preserve"> </w:t>
      </w:r>
      <w:r w:rsidRPr="0049762E">
        <w:rPr>
          <w:rFonts w:ascii="Arial" w:hAnsi="Arial" w:cs="Arial"/>
        </w:rPr>
        <w:t xml:space="preserve">không cần bao gồm chức năng này vì chủ sở hữu </w:t>
      </w:r>
      <w:r>
        <w:rPr>
          <w:rFonts w:ascii="Arial" w:hAnsi="Arial" w:cs="Arial"/>
        </w:rPr>
        <w:t>session</w:t>
      </w:r>
      <w:r w:rsidRPr="0049762E">
        <w:rPr>
          <w:rFonts w:ascii="Arial" w:hAnsi="Arial" w:cs="Arial"/>
        </w:rPr>
        <w:t>, được ghi lại trong ngữ cảnh USERENV, giống nhau đối với mọi người dùng đang kết nối.</w:t>
      </w:r>
    </w:p>
    <w:p w14:paraId="46E4E61C" w14:textId="77777777" w:rsidR="00257CFD" w:rsidRPr="0049762E" w:rsidRDefault="00257CFD" w:rsidP="00257CFD">
      <w:pPr>
        <w:pStyle w:val="BodyText"/>
        <w:spacing w:before="56" w:line="230" w:lineRule="auto"/>
        <w:ind w:left="1659" w:right="700"/>
        <w:rPr>
          <w:rFonts w:ascii="Arial" w:hAnsi="Arial" w:cs="Arial"/>
        </w:rPr>
      </w:pPr>
    </w:p>
    <w:p w14:paraId="565C9EA8"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Bạn có thể chạy các </w:t>
      </w:r>
      <w:r>
        <w:rPr>
          <w:rFonts w:ascii="Arial" w:hAnsi="Arial" w:cs="Arial"/>
        </w:rPr>
        <w:t xml:space="preserve">procedures trong </w:t>
      </w:r>
      <w:r w:rsidRPr="0049762E">
        <w:rPr>
          <w:rFonts w:ascii="Arial" w:hAnsi="Arial" w:cs="Arial"/>
        </w:rPr>
        <w:t xml:space="preserve"> PL / SQL</w:t>
      </w:r>
      <w:r>
        <w:rPr>
          <w:rFonts w:ascii="Arial" w:hAnsi="Arial" w:cs="Arial"/>
        </w:rPr>
        <w:t xml:space="preserve"> package</w:t>
      </w:r>
      <w:r w:rsidRPr="0049762E">
        <w:rPr>
          <w:rFonts w:ascii="Arial" w:hAnsi="Arial" w:cs="Arial"/>
        </w:rPr>
        <w:t xml:space="preserve"> cho một </w:t>
      </w:r>
      <w:r w:rsidRPr="001058B5">
        <w:rPr>
          <w:rFonts w:ascii="Arial" w:hAnsi="Arial" w:cs="Arial"/>
        </w:rPr>
        <w:t>global application context</w:t>
      </w:r>
      <w:r w:rsidRPr="0049762E">
        <w:rPr>
          <w:rFonts w:ascii="Arial" w:hAnsi="Arial" w:cs="Arial"/>
        </w:rPr>
        <w:t xml:space="preserve"> bất cứ lúc nào. Bạn không cần tạo </w:t>
      </w:r>
      <w:r w:rsidRPr="001058B5">
        <w:rPr>
          <w:rFonts w:ascii="Arial" w:hAnsi="Arial" w:cs="Arial"/>
        </w:rPr>
        <w:t>logon and logoff triggers</w:t>
      </w:r>
      <w:r w:rsidRPr="0049762E">
        <w:rPr>
          <w:rFonts w:ascii="Arial" w:hAnsi="Arial" w:cs="Arial"/>
        </w:rPr>
        <w:t xml:space="preserve"> để thực thi các </w:t>
      </w:r>
      <w:r>
        <w:rPr>
          <w:rFonts w:ascii="Arial" w:hAnsi="Arial" w:cs="Arial"/>
        </w:rPr>
        <w:t xml:space="preserve">package procedures </w:t>
      </w:r>
      <w:r w:rsidRPr="0049762E">
        <w:rPr>
          <w:rFonts w:ascii="Arial" w:hAnsi="Arial" w:cs="Arial"/>
        </w:rPr>
        <w:t xml:space="preserve">được liên kết với </w:t>
      </w:r>
      <w:r w:rsidRPr="001058B5">
        <w:rPr>
          <w:rFonts w:ascii="Arial" w:hAnsi="Arial" w:cs="Arial"/>
        </w:rPr>
        <w:t>global application context</w:t>
      </w:r>
      <w:r w:rsidRPr="0049762E">
        <w:rPr>
          <w:rFonts w:ascii="Arial" w:hAnsi="Arial" w:cs="Arial"/>
        </w:rPr>
        <w:t xml:space="preserve">. Một thực tế phổ biến là chạy các </w:t>
      </w:r>
      <w:r>
        <w:rPr>
          <w:rFonts w:ascii="Arial" w:hAnsi="Arial" w:cs="Arial"/>
        </w:rPr>
        <w:t>package procedures</w:t>
      </w:r>
      <w:r w:rsidRPr="0049762E">
        <w:rPr>
          <w:rFonts w:ascii="Arial" w:hAnsi="Arial" w:cs="Arial"/>
        </w:rPr>
        <w:t xml:space="preserve"> từ bên trong ứng dụng </w:t>
      </w:r>
      <w:r>
        <w:rPr>
          <w:rFonts w:ascii="Arial" w:hAnsi="Arial" w:cs="Arial"/>
        </w:rPr>
        <w:t>database</w:t>
      </w:r>
      <w:r w:rsidRPr="0049762E">
        <w:rPr>
          <w:rFonts w:ascii="Arial" w:hAnsi="Arial" w:cs="Arial"/>
        </w:rPr>
        <w:t xml:space="preserve">. Ngoài ra, đối với người </w:t>
      </w:r>
      <w:r>
        <w:rPr>
          <w:rFonts w:ascii="Arial" w:hAnsi="Arial" w:cs="Arial"/>
        </w:rPr>
        <w:t xml:space="preserve"> dùng </w:t>
      </w:r>
      <w:r w:rsidRPr="001058B5">
        <w:rPr>
          <w:rFonts w:ascii="Arial" w:hAnsi="Arial" w:cs="Arial"/>
        </w:rPr>
        <w:t>nondatabase</w:t>
      </w:r>
      <w:r w:rsidRPr="0049762E">
        <w:rPr>
          <w:rFonts w:ascii="Arial" w:hAnsi="Arial" w:cs="Arial"/>
        </w:rPr>
        <w:t xml:space="preserve">, bạn sử dụng các ứng dụng </w:t>
      </w:r>
      <w:r w:rsidRPr="001058B5">
        <w:rPr>
          <w:rFonts w:ascii="Arial" w:hAnsi="Arial" w:cs="Arial"/>
        </w:rPr>
        <w:t xml:space="preserve">middle-tier </w:t>
      </w:r>
      <w:r w:rsidRPr="0049762E">
        <w:rPr>
          <w:rFonts w:ascii="Arial" w:hAnsi="Arial" w:cs="Arial"/>
        </w:rPr>
        <w:t xml:space="preserve">để nhận và </w:t>
      </w:r>
      <w:r>
        <w:rPr>
          <w:rFonts w:ascii="Arial" w:hAnsi="Arial" w:cs="Arial"/>
        </w:rPr>
        <w:t xml:space="preserve">thiết lập </w:t>
      </w:r>
      <w:r w:rsidRPr="001058B5">
        <w:rPr>
          <w:rFonts w:ascii="Arial" w:hAnsi="Arial" w:cs="Arial"/>
        </w:rPr>
        <w:t>client session ID</w:t>
      </w:r>
      <w:r w:rsidRPr="0049762E">
        <w:rPr>
          <w:rFonts w:ascii="Arial" w:hAnsi="Arial" w:cs="Arial"/>
        </w:rPr>
        <w:t>.</w:t>
      </w:r>
    </w:p>
    <w:p w14:paraId="3A3F6EBF" w14:textId="77777777" w:rsidR="00257CFD" w:rsidRDefault="00257CFD" w:rsidP="00257CFD">
      <w:pPr>
        <w:pStyle w:val="Heading6"/>
        <w:ind w:left="1660"/>
        <w:rPr>
          <w:spacing w:val="-18"/>
        </w:rPr>
      </w:pPr>
      <w:bookmarkStart w:id="982" w:name="How_Editions_Affects_the_Results_of_a_Gl"/>
      <w:bookmarkStart w:id="983" w:name="_bookmark1264"/>
      <w:bookmarkStart w:id="984" w:name="_bookmark1265"/>
      <w:bookmarkEnd w:id="982"/>
      <w:bookmarkEnd w:id="983"/>
      <w:bookmarkEnd w:id="984"/>
    </w:p>
    <w:p w14:paraId="2E885574" w14:textId="77777777" w:rsidR="00257CFD" w:rsidRPr="001058B5" w:rsidRDefault="00257CFD" w:rsidP="00257CFD">
      <w:pPr>
        <w:pStyle w:val="Heading6"/>
        <w:ind w:left="1660"/>
      </w:pPr>
      <w:r>
        <w:rPr>
          <w:spacing w:val="-18"/>
        </w:rPr>
        <w:t xml:space="preserve">Các </w:t>
      </w:r>
      <w:r w:rsidRPr="001058B5">
        <w:rPr>
          <w:spacing w:val="-16"/>
        </w:rPr>
        <w:t xml:space="preserve">Editions </w:t>
      </w:r>
      <w:r>
        <w:rPr>
          <w:spacing w:val="-16"/>
        </w:rPr>
        <w:t xml:space="preserve">ảnh hưởng như thế nào đến các kết quả của </w:t>
      </w:r>
      <w:r w:rsidRPr="001058B5">
        <w:t xml:space="preserve">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3F43023B" w14:textId="77777777" w:rsidR="00257CFD" w:rsidRDefault="00257CFD" w:rsidP="00257CFD">
      <w:pPr>
        <w:pStyle w:val="BodyText"/>
        <w:spacing w:before="55" w:line="232" w:lineRule="auto"/>
        <w:ind w:left="1660" w:right="848"/>
        <w:rPr>
          <w:rFonts w:ascii="Arial" w:hAnsi="Arial" w:cs="Arial"/>
        </w:rPr>
      </w:pPr>
      <w:r w:rsidRPr="00DC7B71">
        <w:rPr>
          <w:rFonts w:ascii="Arial" w:hAnsi="Arial" w:cs="Arial"/>
        </w:rPr>
        <w:t xml:space="preserve">Bạn có thể kiểm soát hành vi của một </w:t>
      </w:r>
      <w:r w:rsidRPr="001058B5">
        <w:rPr>
          <w:rFonts w:ascii="Arial" w:hAnsi="Arial" w:cs="Arial"/>
        </w:rPr>
        <w:t>global application context package</w:t>
      </w:r>
      <w:r w:rsidRPr="00DC7B71">
        <w:rPr>
          <w:rFonts w:ascii="Arial" w:hAnsi="Arial" w:cs="Arial"/>
        </w:rPr>
        <w:t xml:space="preserve"> — và đối với các </w:t>
      </w:r>
      <w:r w:rsidRPr="001058B5">
        <w:rPr>
          <w:rFonts w:ascii="Arial" w:hAnsi="Arial" w:cs="Arial"/>
        </w:rPr>
        <w:t>packages</w:t>
      </w:r>
      <w:r w:rsidRPr="00DC7B71">
        <w:rPr>
          <w:rFonts w:ascii="Arial" w:hAnsi="Arial" w:cs="Arial"/>
        </w:rPr>
        <w:t xml:space="preserve"> được sử dụng cho Oracle Virtual Private Database và các chính sách kiểm toán chi tiết, cũng như trên nhiều phiên bản, như sau:</w:t>
      </w:r>
    </w:p>
    <w:p w14:paraId="08B96907"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w:t>
      </w:r>
      <w:r w:rsidRPr="00C720E3">
        <w:rPr>
          <w:rFonts w:ascii="Arial" w:hAnsi="Arial" w:cs="Arial"/>
          <w:b/>
          <w:spacing w:val="-5"/>
          <w:sz w:val="20"/>
        </w:rPr>
        <w:t xml:space="preserve"> </w:t>
      </w:r>
      <w:r w:rsidRPr="00C720E3">
        <w:rPr>
          <w:rFonts w:ascii="Arial" w:hAnsi="Arial" w:cs="Arial"/>
          <w:b/>
          <w:sz w:val="20"/>
        </w:rPr>
        <w:t>package</w:t>
      </w:r>
      <w:r w:rsidRPr="00C720E3">
        <w:rPr>
          <w:rFonts w:ascii="Arial" w:hAnsi="Arial" w:cs="Arial"/>
          <w:b/>
          <w:spacing w:val="-5"/>
          <w:sz w:val="20"/>
        </w:rPr>
        <w:t xml:space="preserve">  </w:t>
      </w:r>
      <w:r w:rsidRPr="00C720E3">
        <w:rPr>
          <w:rFonts w:ascii="Arial" w:hAnsi="Arial" w:cs="Arial"/>
          <w:b/>
          <w:sz w:val="20"/>
        </w:rPr>
        <w:t>giống nhau trên tất cả các phiên bản</w:t>
      </w:r>
      <w:r w:rsidRPr="00C720E3">
        <w:rPr>
          <w:rFonts w:ascii="Arial" w:hAnsi="Arial" w:cs="Arial"/>
          <w:sz w:val="20"/>
        </w:rPr>
        <w:t>. Để làm như vậy, hãy tạo</w:t>
      </w:r>
      <w:r>
        <w:rPr>
          <w:rFonts w:ascii="Arial" w:hAnsi="Arial" w:cs="Arial"/>
          <w:sz w:val="20"/>
        </w:rPr>
        <w:t xml:space="preserve"> package </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 chưa được</w:t>
      </w:r>
      <w:r>
        <w:rPr>
          <w:rFonts w:ascii="Arial" w:hAnsi="Arial" w:cs="Arial"/>
          <w:sz w:val="20"/>
        </w:rPr>
        <w:t xml:space="preserve"> kích hoạt</w:t>
      </w:r>
      <w:r w:rsidRPr="00C720E3">
        <w:rPr>
          <w:rFonts w:ascii="Arial" w:hAnsi="Arial" w:cs="Arial"/>
          <w:sz w:val="20"/>
        </w:rPr>
        <w:t xml:space="preserve"> </w:t>
      </w:r>
      <w:r w:rsidRPr="001058B5">
        <w:rPr>
          <w:rFonts w:ascii="Arial" w:hAnsi="Arial" w:cs="Arial"/>
          <w:sz w:val="20"/>
        </w:rPr>
        <w:t>editions</w:t>
      </w:r>
      <w:r w:rsidRPr="00C720E3">
        <w:rPr>
          <w:rFonts w:ascii="Arial" w:hAnsi="Arial" w:cs="Arial"/>
          <w:sz w:val="20"/>
        </w:rPr>
        <w:t xml:space="preserve">. Để tìm người dùng không </w:t>
      </w:r>
      <w:r>
        <w:rPr>
          <w:rFonts w:ascii="Arial" w:hAnsi="Arial" w:cs="Arial"/>
          <w:sz w:val="20"/>
        </w:rPr>
        <w:t xml:space="preserve"> kích hoạt </w:t>
      </w:r>
      <w:r w:rsidRPr="001058B5">
        <w:rPr>
          <w:rFonts w:ascii="Arial" w:hAnsi="Arial" w:cs="Arial"/>
          <w:sz w:val="20"/>
        </w:rPr>
        <w:t>editions</w:t>
      </w:r>
      <w:r w:rsidRPr="00C720E3">
        <w:rPr>
          <w:rFonts w:ascii="Arial" w:hAnsi="Arial" w:cs="Arial"/>
          <w:sz w:val="20"/>
        </w:rPr>
        <w:t xml:space="preserve">, bạn có thể truy vấn </w:t>
      </w:r>
      <w:r w:rsidRPr="001058B5">
        <w:rPr>
          <w:rFonts w:ascii="Arial" w:hAnsi="Arial" w:cs="Arial"/>
          <w:spacing w:val="-27"/>
          <w:sz w:val="20"/>
        </w:rPr>
        <w:t xml:space="preserve"> </w:t>
      </w:r>
      <w:r w:rsidRPr="001058B5">
        <w:rPr>
          <w:rFonts w:ascii="Arial" w:hAnsi="Arial" w:cs="Arial"/>
          <w:sz w:val="20"/>
        </w:rPr>
        <w:t>DBA_USERS</w:t>
      </w:r>
      <w:r>
        <w:rPr>
          <w:rFonts w:ascii="Arial" w:hAnsi="Arial" w:cs="Arial"/>
          <w:sz w:val="20"/>
        </w:rPr>
        <w:t xml:space="preserve"> </w:t>
      </w:r>
      <w:r w:rsidRPr="001058B5">
        <w:rPr>
          <w:rFonts w:ascii="Arial" w:hAnsi="Arial" w:cs="Arial"/>
          <w:spacing w:val="-100"/>
          <w:sz w:val="20"/>
        </w:rPr>
        <w:t xml:space="preserve"> </w:t>
      </w:r>
      <w:r w:rsidRPr="001058B5">
        <w:rPr>
          <w:rFonts w:ascii="Arial" w:hAnsi="Arial" w:cs="Arial"/>
          <w:sz w:val="20"/>
        </w:rPr>
        <w:t>and</w:t>
      </w:r>
      <w:r>
        <w:rPr>
          <w:rFonts w:ascii="Arial" w:hAnsi="Arial" w:cs="Arial"/>
          <w:sz w:val="20"/>
        </w:rPr>
        <w:t xml:space="preserve"> </w:t>
      </w:r>
      <w:r w:rsidRPr="001058B5">
        <w:rPr>
          <w:rFonts w:ascii="Arial" w:hAnsi="Arial" w:cs="Arial"/>
          <w:spacing w:val="-26"/>
          <w:sz w:val="20"/>
        </w:rPr>
        <w:t xml:space="preserve"> </w:t>
      </w:r>
      <w:r w:rsidRPr="001058B5">
        <w:rPr>
          <w:rFonts w:ascii="Arial" w:hAnsi="Arial" w:cs="Arial"/>
          <w:sz w:val="20"/>
        </w:rPr>
        <w:t>USER_USERS data dictionary views</w:t>
      </w:r>
      <w:r w:rsidRPr="00C720E3">
        <w:rPr>
          <w:rFonts w:ascii="Arial" w:hAnsi="Arial" w:cs="Arial"/>
          <w:sz w:val="20"/>
        </w:rPr>
        <w:t xml:space="preserve">. Hãy nhớ rằng SYS, SYSTEM và các tài khoản quản trị </w:t>
      </w:r>
      <w:r>
        <w:rPr>
          <w:rFonts w:ascii="Arial" w:hAnsi="Arial" w:cs="Arial"/>
          <w:sz w:val="20"/>
        </w:rPr>
        <w:t>database</w:t>
      </w:r>
      <w:r w:rsidRPr="00C720E3">
        <w:rPr>
          <w:rFonts w:ascii="Arial" w:hAnsi="Arial" w:cs="Arial"/>
          <w:sz w:val="20"/>
        </w:rPr>
        <w:t xml:space="preserve"> Oracle mặc định khác</w:t>
      </w:r>
      <w:r>
        <w:rPr>
          <w:rFonts w:ascii="Arial" w:hAnsi="Arial" w:cs="Arial"/>
          <w:sz w:val="20"/>
        </w:rPr>
        <w:t xml:space="preserve"> không </w:t>
      </w:r>
      <w:r w:rsidRPr="00C720E3">
        <w:rPr>
          <w:rFonts w:ascii="Arial" w:hAnsi="Arial" w:cs="Arial"/>
          <w:sz w:val="20"/>
        </w:rPr>
        <w:t xml:space="preserve"> được liệt kê trong </w:t>
      </w:r>
      <w:r w:rsidRPr="001058B5">
        <w:rPr>
          <w:rFonts w:ascii="Arial" w:hAnsi="Arial" w:cs="Arial"/>
          <w:sz w:val="20"/>
        </w:rPr>
        <w:t xml:space="preserve">DBA_REGISTRY data dictionary view </w:t>
      </w:r>
      <w:r w:rsidRPr="00C720E3">
        <w:rPr>
          <w:rFonts w:ascii="Arial" w:hAnsi="Arial" w:cs="Arial"/>
          <w:sz w:val="20"/>
        </w:rPr>
        <w:t>và không thể được kích hoạt.</w:t>
      </w:r>
    </w:p>
    <w:p w14:paraId="4BFEF1FB"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 package phụ thuộc vào trạng thái hiện tại của edition mà package đang chạy</w:t>
      </w:r>
      <w:r w:rsidRPr="00C720E3">
        <w:rPr>
          <w:rFonts w:ascii="Arial" w:hAnsi="Arial" w:cs="Arial"/>
          <w:sz w:val="20"/>
        </w:rPr>
        <w:t xml:space="preserve">. Ở đây, kết quả có thể khác nhau trên tất cả các </w:t>
      </w:r>
      <w:r w:rsidRPr="001058B5">
        <w:rPr>
          <w:rFonts w:ascii="Arial" w:hAnsi="Arial" w:cs="Arial"/>
          <w:sz w:val="20"/>
        </w:rPr>
        <w:t>editions</w:t>
      </w:r>
      <w:r w:rsidRPr="00C720E3">
        <w:rPr>
          <w:rFonts w:ascii="Arial" w:hAnsi="Arial" w:cs="Arial"/>
          <w:sz w:val="20"/>
        </w:rPr>
        <w:t xml:space="preserve"> mà </w:t>
      </w:r>
      <w:r>
        <w:rPr>
          <w:rFonts w:ascii="Arial" w:hAnsi="Arial" w:cs="Arial"/>
          <w:sz w:val="20"/>
        </w:rPr>
        <w:t>package</w:t>
      </w:r>
      <w:r w:rsidRPr="00C720E3">
        <w:rPr>
          <w:rFonts w:ascii="Arial" w:hAnsi="Arial" w:cs="Arial"/>
          <w:sz w:val="20"/>
        </w:rPr>
        <w:t xml:space="preserve"> áp dụng. Trong trường hợp này, hãy tạo </w:t>
      </w:r>
      <w:r>
        <w:rPr>
          <w:rFonts w:ascii="Arial" w:hAnsi="Arial" w:cs="Arial"/>
          <w:sz w:val="20"/>
        </w:rPr>
        <w:t>package</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w:t>
      </w:r>
      <w:r>
        <w:rPr>
          <w:rFonts w:ascii="Arial" w:hAnsi="Arial" w:cs="Arial"/>
          <w:sz w:val="20"/>
        </w:rPr>
        <w:t xml:space="preserve"> đã</w:t>
      </w:r>
      <w:r w:rsidRPr="00C720E3">
        <w:rPr>
          <w:rFonts w:ascii="Arial" w:hAnsi="Arial" w:cs="Arial"/>
          <w:sz w:val="20"/>
        </w:rPr>
        <w:t xml:space="preserve"> </w:t>
      </w:r>
      <w:r>
        <w:rPr>
          <w:rFonts w:ascii="Arial" w:hAnsi="Arial" w:cs="Arial"/>
          <w:sz w:val="20"/>
        </w:rPr>
        <w:t xml:space="preserve">kích hoạt </w:t>
      </w:r>
      <w:r w:rsidRPr="001058B5">
        <w:rPr>
          <w:rFonts w:ascii="Arial" w:hAnsi="Arial" w:cs="Arial"/>
          <w:sz w:val="20"/>
        </w:rPr>
        <w:t>editions</w:t>
      </w:r>
      <w:r w:rsidRPr="00C720E3">
        <w:rPr>
          <w:rFonts w:ascii="Arial" w:hAnsi="Arial" w:cs="Arial"/>
          <w:sz w:val="20"/>
        </w:rPr>
        <w:t xml:space="preserve">. Nếu </w:t>
      </w:r>
      <w:r>
        <w:rPr>
          <w:rFonts w:ascii="Arial" w:hAnsi="Arial" w:cs="Arial"/>
          <w:sz w:val="20"/>
        </w:rPr>
        <w:t>schema</w:t>
      </w:r>
      <w:r w:rsidRPr="00C720E3">
        <w:rPr>
          <w:rFonts w:ascii="Arial" w:hAnsi="Arial" w:cs="Arial"/>
          <w:sz w:val="20"/>
        </w:rPr>
        <w:t xml:space="preserve"> là </w:t>
      </w:r>
      <w:r w:rsidRPr="001058B5">
        <w:rPr>
          <w:rFonts w:ascii="Arial" w:hAnsi="Arial" w:cs="Arial"/>
          <w:sz w:val="20"/>
        </w:rPr>
        <w:t>editions</w:t>
      </w:r>
      <w:r w:rsidRPr="00C720E3">
        <w:rPr>
          <w:rFonts w:ascii="Arial" w:hAnsi="Arial" w:cs="Arial"/>
          <w:sz w:val="20"/>
        </w:rPr>
        <w:t xml:space="preserve"> được </w:t>
      </w:r>
      <w:r>
        <w:rPr>
          <w:rFonts w:ascii="Arial" w:hAnsi="Arial" w:cs="Arial"/>
          <w:sz w:val="20"/>
        </w:rPr>
        <w:t xml:space="preserve">kích hoạt </w:t>
      </w:r>
      <w:r w:rsidRPr="00C720E3">
        <w:rPr>
          <w:rFonts w:ascii="Arial" w:hAnsi="Arial" w:cs="Arial"/>
          <w:sz w:val="20"/>
        </w:rPr>
        <w:t xml:space="preserve">, thì có khả năng sẽ có các bản sao thực tế khác nhau của </w:t>
      </w:r>
      <w:r>
        <w:rPr>
          <w:rFonts w:ascii="Arial" w:hAnsi="Arial" w:cs="Arial"/>
          <w:sz w:val="20"/>
        </w:rPr>
        <w:t>package</w:t>
      </w:r>
      <w:r w:rsidRPr="00C720E3">
        <w:rPr>
          <w:rFonts w:ascii="Arial" w:hAnsi="Arial" w:cs="Arial"/>
          <w:sz w:val="20"/>
        </w:rPr>
        <w:t xml:space="preserve"> trong các </w:t>
      </w:r>
      <w:r w:rsidRPr="001058B5">
        <w:rPr>
          <w:rFonts w:ascii="Arial" w:hAnsi="Arial" w:cs="Arial"/>
          <w:sz w:val="20"/>
        </w:rPr>
        <w:t>editions</w:t>
      </w:r>
      <w:r w:rsidRPr="00C720E3">
        <w:rPr>
          <w:rFonts w:ascii="Arial" w:hAnsi="Arial" w:cs="Arial"/>
          <w:sz w:val="20"/>
        </w:rPr>
        <w:t xml:space="preserve"> khác nhau, trong đó mỗi bản sao có hành vi khác nhau. Điều này rất hữu ích cho các loại kịch bản sau:</w:t>
      </w:r>
    </w:p>
    <w:p w14:paraId="0E960C1E" w14:textId="77777777" w:rsidR="00257CFD" w:rsidRPr="001058B5" w:rsidRDefault="00257CFD" w:rsidP="00257CFD">
      <w:pPr>
        <w:pStyle w:val="ListParagraph"/>
        <w:numPr>
          <w:ilvl w:val="0"/>
          <w:numId w:val="92"/>
        </w:numPr>
        <w:tabs>
          <w:tab w:val="left" w:pos="2379"/>
          <w:tab w:val="left" w:pos="2380"/>
        </w:tabs>
        <w:spacing w:before="110"/>
        <w:ind w:hanging="359"/>
        <w:rPr>
          <w:rFonts w:ascii="Arial" w:hAnsi="Arial" w:cs="Arial"/>
          <w:sz w:val="20"/>
        </w:rPr>
      </w:pPr>
      <w:r w:rsidRPr="001058B5">
        <w:rPr>
          <w:rFonts w:ascii="Arial" w:hAnsi="Arial" w:cs="Arial"/>
          <w:sz w:val="20"/>
        </w:rPr>
        <w:t xml:space="preserve">The package </w:t>
      </w:r>
      <w:r>
        <w:rPr>
          <w:rFonts w:ascii="Arial" w:hAnsi="Arial" w:cs="Arial"/>
          <w:sz w:val="20"/>
        </w:rPr>
        <w:t>phải sử dụng</w:t>
      </w:r>
      <w:r w:rsidRPr="001058B5">
        <w:rPr>
          <w:rFonts w:ascii="Arial" w:hAnsi="Arial" w:cs="Arial"/>
          <w:sz w:val="20"/>
        </w:rPr>
        <w:t xml:space="preserve"> application</w:t>
      </w:r>
      <w:r w:rsidRPr="001058B5">
        <w:rPr>
          <w:rFonts w:ascii="Arial" w:hAnsi="Arial" w:cs="Arial"/>
          <w:spacing w:val="-5"/>
          <w:sz w:val="20"/>
        </w:rPr>
        <w:t xml:space="preserve"> </w:t>
      </w:r>
      <w:r w:rsidRPr="001058B5">
        <w:rPr>
          <w:rFonts w:ascii="Arial" w:hAnsi="Arial" w:cs="Arial"/>
          <w:sz w:val="20"/>
        </w:rPr>
        <w:t>context</w:t>
      </w:r>
      <w:r>
        <w:rPr>
          <w:rFonts w:ascii="Arial" w:hAnsi="Arial" w:cs="Arial"/>
          <w:sz w:val="20"/>
        </w:rPr>
        <w:t xml:space="preserve"> mới </w:t>
      </w:r>
      <w:r w:rsidRPr="001058B5">
        <w:rPr>
          <w:rFonts w:ascii="Arial" w:hAnsi="Arial" w:cs="Arial"/>
          <w:sz w:val="20"/>
        </w:rPr>
        <w:t>.</w:t>
      </w:r>
    </w:p>
    <w:p w14:paraId="2D5B9DE3" w14:textId="77777777" w:rsidR="00257CFD" w:rsidRPr="001058B5" w:rsidRDefault="00257CFD" w:rsidP="00257CFD">
      <w:pPr>
        <w:pStyle w:val="ListParagraph"/>
        <w:numPr>
          <w:ilvl w:val="0"/>
          <w:numId w:val="92"/>
        </w:numPr>
        <w:tabs>
          <w:tab w:val="left" w:pos="2379"/>
          <w:tab w:val="left" w:pos="2380"/>
        </w:tabs>
        <w:spacing w:before="112"/>
        <w:ind w:hanging="359"/>
        <w:rPr>
          <w:rFonts w:ascii="Arial" w:hAnsi="Arial" w:cs="Arial"/>
          <w:sz w:val="20"/>
        </w:rPr>
      </w:pPr>
      <w:r w:rsidRPr="001058B5">
        <w:rPr>
          <w:rFonts w:ascii="Arial" w:hAnsi="Arial" w:cs="Arial"/>
          <w:sz w:val="20"/>
        </w:rPr>
        <w:t xml:space="preserve">The package </w:t>
      </w:r>
      <w:r>
        <w:rPr>
          <w:rFonts w:ascii="Arial" w:hAnsi="Arial" w:cs="Arial"/>
          <w:sz w:val="20"/>
        </w:rPr>
        <w:t xml:space="preserve"> </w:t>
      </w:r>
      <w:r w:rsidRPr="00D75847">
        <w:rPr>
          <w:rFonts w:ascii="Arial" w:hAnsi="Arial" w:cs="Arial"/>
          <w:sz w:val="20"/>
        </w:rPr>
        <w:t xml:space="preserve">phải mã hóa các giá trị đầu vào bằng cách sử dụng một </w:t>
      </w:r>
      <w:r w:rsidRPr="001058B5">
        <w:rPr>
          <w:rFonts w:ascii="Arial" w:hAnsi="Arial" w:cs="Arial"/>
          <w:sz w:val="20"/>
        </w:rPr>
        <w:t>schem</w:t>
      </w:r>
      <w:r>
        <w:rPr>
          <w:rFonts w:ascii="Arial" w:hAnsi="Arial" w:cs="Arial"/>
          <w:sz w:val="20"/>
        </w:rPr>
        <w:t>a</w:t>
      </w:r>
      <w:r w:rsidRPr="00D75847">
        <w:rPr>
          <w:rFonts w:ascii="Arial" w:hAnsi="Arial" w:cs="Arial"/>
          <w:sz w:val="20"/>
        </w:rPr>
        <w:t xml:space="preserve"> khác</w:t>
      </w:r>
      <w:r w:rsidRPr="001058B5">
        <w:rPr>
          <w:rFonts w:ascii="Arial" w:hAnsi="Arial" w:cs="Arial"/>
          <w:sz w:val="20"/>
        </w:rPr>
        <w:t>.</w:t>
      </w:r>
    </w:p>
    <w:p w14:paraId="2EC4CFC7"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F63D59E" w14:textId="77777777" w:rsidR="00257CFD" w:rsidRPr="001058B5" w:rsidRDefault="00257CFD" w:rsidP="00257CFD">
      <w:pPr>
        <w:pStyle w:val="BodyText"/>
        <w:spacing w:before="5"/>
        <w:rPr>
          <w:rFonts w:ascii="Arial" w:hAnsi="Arial" w:cs="Arial"/>
          <w:sz w:val="25"/>
        </w:rPr>
      </w:pPr>
    </w:p>
    <w:p w14:paraId="4406DD73" w14:textId="77777777" w:rsidR="00257CFD" w:rsidRPr="001058B5" w:rsidRDefault="00257CFD" w:rsidP="00257CFD">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Pr>
          <w:rFonts w:ascii="Arial" w:hAnsi="Arial" w:cs="Arial"/>
        </w:rPr>
        <w:t xml:space="preserve"> </w:t>
      </w:r>
      <w:r w:rsidRPr="001058B5">
        <w:rPr>
          <w:rFonts w:ascii="Arial" w:hAnsi="Arial" w:cs="Arial"/>
        </w:rPr>
        <w:t>package</w:t>
      </w:r>
      <w:r>
        <w:rPr>
          <w:rFonts w:ascii="Arial" w:hAnsi="Arial" w:cs="Arial"/>
        </w:rPr>
        <w:t xml:space="preserve"> </w:t>
      </w:r>
      <w:r w:rsidRPr="00D75847">
        <w:rPr>
          <w:rFonts w:ascii="Arial" w:hAnsi="Arial" w:cs="Arial"/>
        </w:rPr>
        <w:t xml:space="preserve">phải áp dụng các quy tắc xác thực khác nhau cho người dùng đăng nhập vào </w:t>
      </w:r>
      <w:r w:rsidRPr="001058B5">
        <w:rPr>
          <w:rFonts w:ascii="Arial" w:hAnsi="Arial" w:cs="Arial"/>
          <w:spacing w:val="-5"/>
        </w:rPr>
        <w:t xml:space="preserve"> </w:t>
      </w:r>
      <w:r w:rsidRPr="001058B5">
        <w:rPr>
          <w:rFonts w:ascii="Arial" w:hAnsi="Arial" w:cs="Arial"/>
        </w:rPr>
        <w:t>database.</w:t>
      </w:r>
    </w:p>
    <w:p w14:paraId="566A5074" w14:textId="77777777" w:rsidR="00257CFD" w:rsidRDefault="00257CFD" w:rsidP="00257CFD">
      <w:pPr>
        <w:pStyle w:val="BodyText"/>
        <w:spacing w:before="120" w:line="230" w:lineRule="auto"/>
        <w:ind w:left="2620" w:right="129"/>
        <w:rPr>
          <w:rFonts w:ascii="Arial" w:hAnsi="Arial" w:cs="Arial"/>
        </w:rPr>
      </w:pPr>
      <w:r w:rsidRPr="00D75847">
        <w:rPr>
          <w:rFonts w:ascii="Arial" w:hAnsi="Arial" w:cs="Arial"/>
        </w:rPr>
        <w:t xml:space="preserve">Đối với các </w:t>
      </w:r>
      <w:r w:rsidRPr="001058B5">
        <w:rPr>
          <w:rFonts w:ascii="Arial" w:hAnsi="Arial" w:cs="Arial"/>
        </w:rPr>
        <w:t>PL/SQL packages</w:t>
      </w:r>
      <w:r>
        <w:rPr>
          <w:rFonts w:ascii="Arial" w:hAnsi="Arial" w:cs="Arial"/>
        </w:rPr>
        <w:t xml:space="preserve"> thiết lập </w:t>
      </w:r>
      <w:r w:rsidRPr="001058B5">
        <w:rPr>
          <w:rFonts w:ascii="Arial" w:hAnsi="Arial" w:cs="Arial"/>
        </w:rPr>
        <w:t xml:space="preserve"> global application context</w:t>
      </w:r>
      <w:r w:rsidRPr="00D75847">
        <w:rPr>
          <w:rFonts w:ascii="Arial" w:hAnsi="Arial" w:cs="Arial"/>
        </w:rPr>
        <w:t>, sử dụng một hàm getter đơn để bọc các cuộc gọi SYS_CONTEXT nguyên thủy sẽ đọc cặp</w:t>
      </w:r>
      <w:r>
        <w:rPr>
          <w:rFonts w:ascii="Arial" w:hAnsi="Arial" w:cs="Arial"/>
        </w:rPr>
        <w:t xml:space="preserve"> </w:t>
      </w:r>
      <w:r w:rsidRPr="00D75847">
        <w:rPr>
          <w:rFonts w:ascii="Arial" w:hAnsi="Arial" w:cs="Arial"/>
        </w:rPr>
        <w:t xml:space="preserve"> </w:t>
      </w:r>
      <w:r w:rsidRPr="001058B5">
        <w:rPr>
          <w:rFonts w:ascii="Arial" w:hAnsi="Arial" w:cs="Arial"/>
        </w:rPr>
        <w:t>key</w:t>
      </w:r>
      <w:r>
        <w:rPr>
          <w:rFonts w:ascii="Arial" w:hAnsi="Arial" w:cs="Arial"/>
        </w:rPr>
        <w:t>-</w:t>
      </w:r>
      <w:r w:rsidRPr="001058B5">
        <w:rPr>
          <w:rFonts w:ascii="Arial" w:hAnsi="Arial" w:cs="Arial"/>
        </w:rPr>
        <w:t>value application context</w:t>
      </w:r>
      <w:r>
        <w:rPr>
          <w:rFonts w:ascii="Arial" w:hAnsi="Arial" w:cs="Arial"/>
        </w:rPr>
        <w:t>.</w:t>
      </w:r>
      <w:r w:rsidRPr="00D75847">
        <w:rPr>
          <w:rFonts w:ascii="Arial" w:hAnsi="Arial" w:cs="Arial"/>
        </w:rPr>
        <w:t xml:space="preserve"> Bạn có thể đặt hàm getter này trong cùng một </w:t>
      </w:r>
      <w:r>
        <w:rPr>
          <w:rFonts w:ascii="Arial" w:hAnsi="Arial" w:cs="Arial"/>
        </w:rPr>
        <w:t xml:space="preserve">package </w:t>
      </w:r>
      <w:r w:rsidRPr="00D75847">
        <w:rPr>
          <w:rFonts w:ascii="Arial" w:hAnsi="Arial" w:cs="Arial"/>
        </w:rPr>
        <w:t xml:space="preserve">như </w:t>
      </w:r>
      <w:r>
        <w:rPr>
          <w:rFonts w:ascii="Arial" w:hAnsi="Arial" w:cs="Arial"/>
        </w:rPr>
        <w:t>procedures</w:t>
      </w:r>
      <w:r w:rsidRPr="00D75847">
        <w:rPr>
          <w:rFonts w:ascii="Arial" w:hAnsi="Arial" w:cs="Arial"/>
        </w:rPr>
        <w:t xml:space="preserve"> thiết lập </w:t>
      </w:r>
      <w:r w:rsidRPr="001058B5">
        <w:rPr>
          <w:rFonts w:ascii="Arial" w:hAnsi="Arial" w:cs="Arial"/>
        </w:rPr>
        <w:t>application context</w:t>
      </w:r>
      <w:r w:rsidRPr="00D75847">
        <w:rPr>
          <w:rFonts w:ascii="Arial" w:hAnsi="Arial" w:cs="Arial"/>
        </w:rPr>
        <w:t xml:space="preserve">. Cách tiếp cận này cho phép bạn gắn thẻ giá trị cho </w:t>
      </w:r>
      <w:r>
        <w:rPr>
          <w:rFonts w:ascii="Arial" w:hAnsi="Arial" w:cs="Arial"/>
        </w:rPr>
        <w:t>key</w:t>
      </w:r>
      <w:r w:rsidRPr="00D75847">
        <w:rPr>
          <w:rFonts w:ascii="Arial" w:hAnsi="Arial" w:cs="Arial"/>
        </w:rPr>
        <w:t xml:space="preserve"> </w:t>
      </w:r>
      <w:r w:rsidRPr="001058B5">
        <w:rPr>
          <w:rFonts w:ascii="Arial" w:hAnsi="Arial" w:cs="Arial"/>
        </w:rPr>
        <w:t xml:space="preserve">application context </w:t>
      </w:r>
      <w:r w:rsidRPr="00D75847">
        <w:rPr>
          <w:rFonts w:ascii="Arial" w:hAnsi="Arial" w:cs="Arial"/>
        </w:rPr>
        <w:t xml:space="preserve">để phản ánh một khái niệm có liên quan. Ví dụ: thẻ có thể là phiên bản mà trong đó hàm setter là thực tế. Hoặc, nó có thể là phiên bản hiện tại của </w:t>
      </w:r>
      <w:r>
        <w:rPr>
          <w:rFonts w:ascii="Arial" w:hAnsi="Arial" w:cs="Arial"/>
        </w:rPr>
        <w:t>session</w:t>
      </w:r>
      <w:r w:rsidRPr="00D75847">
        <w:rPr>
          <w:rFonts w:ascii="Arial" w:hAnsi="Arial" w:cs="Arial"/>
        </w:rPr>
        <w:t xml:space="preserve"> mà thiết lập bối cảnh, mà bạn có thể tìm thấy bằng cách sử dụng SYS_ CONTEXT ('USERENV', 'CURRENT_EDITION_NAME'). Thẻ này có thể là bất kỳ khái niệm cụ thể nào mà hàm setter áp dụng.</w:t>
      </w:r>
    </w:p>
    <w:p w14:paraId="479D5D83" w14:textId="77777777" w:rsidR="00257CFD" w:rsidRPr="001058B5" w:rsidRDefault="00257CFD" w:rsidP="00257CFD">
      <w:pPr>
        <w:spacing w:before="213" w:line="232" w:lineRule="auto"/>
        <w:ind w:left="2979" w:right="848"/>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B194F97" w14:textId="77777777" w:rsidR="00257CFD" w:rsidRPr="001058B5" w:rsidRDefault="00257CFD" w:rsidP="00257CFD">
      <w:pPr>
        <w:pStyle w:val="BodyText"/>
        <w:spacing w:before="2"/>
        <w:rPr>
          <w:rFonts w:ascii="Arial" w:hAnsi="Arial" w:cs="Arial"/>
        </w:rPr>
      </w:pPr>
    </w:p>
    <w:p w14:paraId="150F4E5E" w14:textId="77777777" w:rsidR="00257CFD" w:rsidRPr="001058B5" w:rsidRDefault="00257CFD" w:rsidP="00257CFD">
      <w:pPr>
        <w:pStyle w:val="Heading6"/>
      </w:pPr>
      <w:bookmarkStart w:id="985" w:name="Setting_the_DBMS_SESSION.SET_CONTEXT_use"/>
      <w:bookmarkStart w:id="986" w:name="_bookmark1269"/>
      <w:bookmarkEnd w:id="985"/>
      <w:bookmarkEnd w:id="986"/>
      <w:r>
        <w:rPr>
          <w:spacing w:val="-12"/>
        </w:rPr>
        <w:t xml:space="preserve">Thiết lập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073E1F07" w14:textId="77777777" w:rsidR="00257CFD" w:rsidRPr="001058B5" w:rsidRDefault="00257CFD" w:rsidP="00257CFD">
      <w:pPr>
        <w:pStyle w:val="BodyText"/>
        <w:spacing w:before="56" w:line="230" w:lineRule="auto"/>
        <w:ind w:left="2259" w:right="185"/>
        <w:rPr>
          <w:rFonts w:ascii="Arial" w:hAnsi="Arial" w:cs="Arial"/>
        </w:rPr>
      </w:pPr>
      <w:r w:rsidRPr="000F51D0">
        <w:rPr>
          <w:rFonts w:ascii="Arial" w:hAnsi="Arial" w:cs="Arial"/>
        </w:rPr>
        <w:t xml:space="preserve">Ngoài các tham số </w:t>
      </w:r>
      <w:r w:rsidRPr="001058B5">
        <w:rPr>
          <w:rFonts w:ascii="Arial" w:hAnsi="Arial" w:cs="Arial"/>
        </w:rPr>
        <w:t>namespace</w:t>
      </w:r>
      <w:r w:rsidRPr="000F51D0">
        <w:rPr>
          <w:rFonts w:ascii="Arial" w:hAnsi="Arial" w:cs="Arial"/>
        </w:rPr>
        <w:t xml:space="preserve">, thuộc tính và giá trị, DBMS_ SESSION.SYS_CONTEXT </w:t>
      </w:r>
      <w:r w:rsidRPr="001058B5">
        <w:rPr>
          <w:rFonts w:ascii="Arial" w:hAnsi="Arial" w:cs="Arial"/>
          <w:w w:val="90"/>
        </w:rPr>
        <w:t>procedure</w:t>
      </w:r>
      <w:r w:rsidRPr="000F51D0">
        <w:rPr>
          <w:rFonts w:ascii="Arial" w:hAnsi="Arial" w:cs="Arial"/>
        </w:rPr>
        <w:t xml:space="preserve"> cung cấp các tham số của client_id và username. Sử dụng các cài đặt này cho </w:t>
      </w:r>
      <w:r w:rsidRPr="001058B5">
        <w:rPr>
          <w:rFonts w:ascii="Arial" w:hAnsi="Arial" w:cs="Arial"/>
        </w:rPr>
        <w:t>global application contexts</w:t>
      </w:r>
      <w:r w:rsidRPr="000F51D0">
        <w:rPr>
          <w:rFonts w:ascii="Arial" w:hAnsi="Arial" w:cs="Arial"/>
        </w:rPr>
        <w:t xml:space="preserve">. </w:t>
      </w:r>
      <w:r w:rsidRPr="000F51D0">
        <w:rPr>
          <w:rFonts w:ascii="Arial" w:hAnsi="Arial" w:cs="Arial"/>
          <w:color w:val="0070C0"/>
        </w:rPr>
        <w:t>Bảng 6–2</w:t>
      </w:r>
      <w:r w:rsidRPr="000F51D0">
        <w:rPr>
          <w:rFonts w:ascii="Arial" w:hAnsi="Arial" w:cs="Arial"/>
        </w:rPr>
        <w:t xml:space="preserve"> giải thích cách kết hợp các cài đặt này kiểm soát loại </w:t>
      </w:r>
      <w:r w:rsidRPr="001058B5">
        <w:rPr>
          <w:rFonts w:ascii="Arial" w:hAnsi="Arial" w:cs="Arial"/>
        </w:rPr>
        <w:t>global application contexts</w:t>
      </w:r>
      <w:r w:rsidRPr="000F51D0">
        <w:rPr>
          <w:rFonts w:ascii="Arial" w:hAnsi="Arial" w:cs="Arial"/>
        </w:rPr>
        <w:t xml:space="preserve"> mà bạn có thể tạo ra</w:t>
      </w:r>
      <w:r w:rsidRPr="001058B5">
        <w:rPr>
          <w:rFonts w:ascii="Arial" w:hAnsi="Arial" w:cs="Arial"/>
        </w:rPr>
        <w:t>.</w:t>
      </w:r>
    </w:p>
    <w:p w14:paraId="75390FD4" w14:textId="77777777" w:rsidR="00257CFD" w:rsidRPr="001058B5" w:rsidRDefault="00257CFD" w:rsidP="00257CFD">
      <w:pPr>
        <w:pStyle w:val="BodyText"/>
        <w:spacing w:before="1"/>
        <w:rPr>
          <w:rFonts w:ascii="Arial" w:hAnsi="Arial" w:cs="Arial"/>
          <w:sz w:val="11"/>
        </w:rPr>
      </w:pPr>
    </w:p>
    <w:p w14:paraId="29213260" w14:textId="77777777" w:rsidR="00257CFD" w:rsidRPr="001058B5" w:rsidRDefault="00257CFD" w:rsidP="00257CFD">
      <w:pPr>
        <w:tabs>
          <w:tab w:val="left" w:pos="1733"/>
        </w:tabs>
        <w:spacing w:before="105"/>
        <w:ind w:left="700"/>
        <w:rPr>
          <w:rFonts w:ascii="Arial" w:hAnsi="Arial" w:cs="Arial"/>
          <w:b/>
          <w:i/>
          <w:sz w:val="18"/>
        </w:rPr>
      </w:pPr>
      <w:bookmarkStart w:id="987" w:name="_bookmark1271"/>
      <w:bookmarkStart w:id="988" w:name="_bookmark1272"/>
      <w:bookmarkEnd w:id="987"/>
      <w:bookmarkEnd w:id="98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r>
      <w:r>
        <w:rPr>
          <w:rFonts w:ascii="Arial" w:hAnsi="Arial" w:cs="Arial"/>
          <w:b/>
          <w:i/>
          <w:sz w:val="18"/>
        </w:rPr>
        <w:t xml:space="preserve">Thiết lập </w:t>
      </w:r>
      <w:r w:rsidRPr="001058B5">
        <w:rPr>
          <w:rFonts w:ascii="Arial" w:hAnsi="Arial" w:cs="Arial"/>
          <w:b/>
          <w:i/>
          <w:sz w:val="18"/>
        </w:rPr>
        <w:t xml:space="preserv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7996582D"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257CFD" w:rsidRPr="001058B5" w14:paraId="735C6DD6" w14:textId="77777777" w:rsidTr="008D1AB8">
        <w:trPr>
          <w:trHeight w:val="312"/>
        </w:trPr>
        <w:tc>
          <w:tcPr>
            <w:tcW w:w="2130" w:type="dxa"/>
            <w:tcBorders>
              <w:top w:val="single" w:sz="18" w:space="0" w:color="000000"/>
              <w:bottom w:val="single" w:sz="4" w:space="0" w:color="000000"/>
            </w:tcBorders>
          </w:tcPr>
          <w:p w14:paraId="17C1A53F" w14:textId="77777777" w:rsidR="00257CFD" w:rsidRPr="001058B5" w:rsidRDefault="00257CFD" w:rsidP="008D1AB8">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7AED0EC4" w14:textId="77777777" w:rsidR="00257CFD" w:rsidRPr="001058B5" w:rsidRDefault="00257CFD" w:rsidP="008D1AB8">
            <w:pPr>
              <w:pStyle w:val="TableParagraph"/>
              <w:spacing w:before="29"/>
              <w:ind w:left="210"/>
              <w:rPr>
                <w:rFonts w:ascii="Arial" w:hAnsi="Arial" w:cs="Arial"/>
                <w:b/>
                <w:sz w:val="18"/>
              </w:rPr>
            </w:pPr>
            <w:r w:rsidRPr="001058B5">
              <w:rPr>
                <w:rFonts w:ascii="Arial" w:hAnsi="Arial" w:cs="Arial"/>
                <w:b/>
                <w:sz w:val="18"/>
              </w:rPr>
              <w:t>Result</w:t>
            </w:r>
          </w:p>
        </w:tc>
      </w:tr>
      <w:tr w:rsidR="00257CFD" w:rsidRPr="001058B5" w14:paraId="7A7712A1" w14:textId="77777777" w:rsidTr="008D1AB8">
        <w:trPr>
          <w:trHeight w:val="1432"/>
        </w:trPr>
        <w:tc>
          <w:tcPr>
            <w:tcW w:w="2130" w:type="dxa"/>
            <w:tcBorders>
              <w:top w:val="single" w:sz="4" w:space="0" w:color="000000"/>
              <w:bottom w:val="single" w:sz="2" w:space="0" w:color="000000"/>
            </w:tcBorders>
          </w:tcPr>
          <w:p w14:paraId="3BEE95AA" w14:textId="77777777" w:rsidR="00257CFD" w:rsidRPr="001058B5" w:rsidRDefault="00257CFD" w:rsidP="008D1AB8">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4AF07C64" w14:textId="77777777" w:rsidR="00257CFD" w:rsidRPr="001058B5" w:rsidRDefault="00257CFD" w:rsidP="008D1AB8">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06E0D5CF" w14:textId="77777777" w:rsidR="00257CFD" w:rsidRPr="001058B5" w:rsidRDefault="00257CFD" w:rsidP="008D1AB8">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257CFD" w:rsidRPr="001058B5" w14:paraId="5BF5CB66" w14:textId="77777777" w:rsidTr="008D1AB8">
        <w:trPr>
          <w:trHeight w:val="934"/>
        </w:trPr>
        <w:tc>
          <w:tcPr>
            <w:tcW w:w="2130" w:type="dxa"/>
            <w:tcBorders>
              <w:top w:val="single" w:sz="2" w:space="0" w:color="000000"/>
              <w:bottom w:val="single" w:sz="2" w:space="0" w:color="000000"/>
            </w:tcBorders>
          </w:tcPr>
          <w:p w14:paraId="45129FAD"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76848CFB"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562170EB" w14:textId="77777777" w:rsidR="00257CFD" w:rsidRPr="001058B5" w:rsidRDefault="00257CFD" w:rsidP="008D1AB8">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257CFD" w:rsidRPr="001058B5" w14:paraId="28F8CD4F" w14:textId="77777777" w:rsidTr="008D1AB8">
        <w:trPr>
          <w:trHeight w:val="735"/>
        </w:trPr>
        <w:tc>
          <w:tcPr>
            <w:tcW w:w="2130" w:type="dxa"/>
            <w:tcBorders>
              <w:top w:val="single" w:sz="2" w:space="0" w:color="000000"/>
              <w:bottom w:val="single" w:sz="2" w:space="0" w:color="000000"/>
            </w:tcBorders>
          </w:tcPr>
          <w:p w14:paraId="7F88F4B2" w14:textId="77777777" w:rsidR="00257CFD" w:rsidRPr="001058B5" w:rsidRDefault="00257CFD" w:rsidP="008D1AB8">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44205F67" w14:textId="77777777" w:rsidR="00257CFD" w:rsidRPr="001058B5" w:rsidRDefault="00257CFD" w:rsidP="008D1AB8">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257CFD" w:rsidRPr="001058B5" w14:paraId="3D47BE02" w14:textId="77777777" w:rsidTr="008D1AB8">
        <w:trPr>
          <w:trHeight w:val="3132"/>
        </w:trPr>
        <w:tc>
          <w:tcPr>
            <w:tcW w:w="2130" w:type="dxa"/>
            <w:tcBorders>
              <w:top w:val="single" w:sz="2" w:space="0" w:color="000000"/>
              <w:bottom w:val="single" w:sz="4" w:space="0" w:color="000000"/>
            </w:tcBorders>
          </w:tcPr>
          <w:p w14:paraId="6BE90FD6"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7117129"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232F2BCE" w14:textId="77777777" w:rsidR="00257CFD" w:rsidRPr="001058B5" w:rsidRDefault="00257CFD" w:rsidP="008D1AB8">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63B0459E" w14:textId="77777777" w:rsidR="00257CFD" w:rsidRPr="001058B5" w:rsidRDefault="00257CFD" w:rsidP="008D1AB8">
            <w:pPr>
              <w:pStyle w:val="TableParagraph"/>
              <w:numPr>
                <w:ilvl w:val="0"/>
                <w:numId w:val="91"/>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7C6B98AF" w14:textId="77777777" w:rsidR="00257CFD" w:rsidRPr="001058B5" w:rsidRDefault="00257CFD" w:rsidP="008D1AB8">
            <w:pPr>
              <w:pStyle w:val="TableParagraph"/>
              <w:numPr>
                <w:ilvl w:val="0"/>
                <w:numId w:val="91"/>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46CD6D0E" w14:textId="77777777" w:rsidR="00257CFD" w:rsidRPr="001058B5" w:rsidRDefault="00257CFD" w:rsidP="008D1AB8">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989" w:name="_bookmark1273"/>
            <w:bookmarkEnd w:id="989"/>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1DD991D" w14:textId="77777777" w:rsidR="00257CFD" w:rsidRPr="001058B5" w:rsidRDefault="00257CFD" w:rsidP="008D1AB8">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04512FB7" w14:textId="77777777" w:rsidR="00257CFD" w:rsidRPr="001058B5" w:rsidRDefault="00257CFD" w:rsidP="00257CFD">
      <w:pPr>
        <w:spacing w:line="216" w:lineRule="auto"/>
        <w:rPr>
          <w:rFonts w:ascii="Arial" w:hAnsi="Arial" w:cs="Arial"/>
          <w:sz w:val="18"/>
        </w:rPr>
        <w:sectPr w:rsidR="00257CFD" w:rsidRPr="001058B5">
          <w:pgSz w:w="12240" w:h="15840"/>
          <w:pgMar w:top="840" w:right="1060" w:bottom="860" w:left="1100" w:header="549" w:footer="663" w:gutter="0"/>
          <w:cols w:space="720"/>
        </w:sectPr>
      </w:pPr>
    </w:p>
    <w:p w14:paraId="39A042EB" w14:textId="77777777" w:rsidR="00257CFD" w:rsidRPr="001058B5" w:rsidRDefault="00257CFD" w:rsidP="00257CFD">
      <w:pPr>
        <w:pStyle w:val="BodyText"/>
        <w:spacing w:before="2"/>
        <w:rPr>
          <w:rFonts w:ascii="Arial" w:hAnsi="Arial" w:cs="Arial"/>
          <w:b/>
          <w:i/>
          <w:sz w:val="26"/>
        </w:rPr>
      </w:pPr>
    </w:p>
    <w:p w14:paraId="5433F721" w14:textId="77777777" w:rsidR="00257CFD" w:rsidRPr="001058B5" w:rsidRDefault="00257CFD" w:rsidP="00257CFD">
      <w:pPr>
        <w:pStyle w:val="Heading6"/>
        <w:spacing w:before="105"/>
        <w:ind w:left="1660"/>
      </w:pPr>
      <w:bookmarkStart w:id="990" w:name="Sharing_Global_Application_Context_Value"/>
      <w:bookmarkStart w:id="991" w:name="_bookmark1274"/>
      <w:bookmarkStart w:id="992" w:name="_bookmark1275"/>
      <w:bookmarkEnd w:id="990"/>
      <w:bookmarkEnd w:id="991"/>
      <w:bookmarkEnd w:id="992"/>
      <w:r>
        <w:t xml:space="preserve">Chia sẽ giá trị </w:t>
      </w:r>
      <w:r w:rsidRPr="001058B5">
        <w:t xml:space="preserve">Global Application Context Values </w:t>
      </w:r>
      <w:r>
        <w:t xml:space="preserve">với tất cả người dùng </w:t>
      </w:r>
      <w:r w:rsidRPr="001058B5">
        <w:t xml:space="preserve"> Database </w:t>
      </w:r>
    </w:p>
    <w:p w14:paraId="689C8AF2" w14:textId="77777777" w:rsidR="00257CFD" w:rsidRDefault="00257CFD" w:rsidP="00257CFD">
      <w:pPr>
        <w:pStyle w:val="BodyText"/>
        <w:spacing w:before="57" w:line="228" w:lineRule="auto"/>
        <w:ind w:left="1660" w:right="781"/>
        <w:rPr>
          <w:rFonts w:ascii="Arial" w:hAnsi="Arial" w:cs="Arial"/>
          <w:spacing w:val="-9"/>
        </w:rPr>
      </w:pPr>
      <w:r w:rsidRPr="000F51D0">
        <w:rPr>
          <w:rFonts w:ascii="Arial" w:hAnsi="Arial" w:cs="Arial"/>
          <w:spacing w:val="-9"/>
        </w:rPr>
        <w:t xml:space="preserve">Để chia sẻ giá trị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0F51D0">
        <w:rPr>
          <w:rFonts w:ascii="Arial" w:hAnsi="Arial" w:cs="Arial"/>
          <w:spacing w:val="-9"/>
        </w:rPr>
        <w:t xml:space="preserve">cho tất cả người dùng </w:t>
      </w:r>
      <w:r>
        <w:rPr>
          <w:rFonts w:ascii="Arial" w:hAnsi="Arial" w:cs="Arial"/>
          <w:spacing w:val="-9"/>
        </w:rPr>
        <w:t>database</w:t>
      </w:r>
      <w:r w:rsidRPr="000F51D0">
        <w:rPr>
          <w:rFonts w:ascii="Arial" w:hAnsi="Arial" w:cs="Arial"/>
          <w:spacing w:val="-9"/>
        </w:rPr>
        <w:t xml:space="preserve">, hãy </w:t>
      </w:r>
      <w:r>
        <w:rPr>
          <w:rFonts w:ascii="Arial" w:hAnsi="Arial" w:cs="Arial"/>
          <w:spacing w:val="-9"/>
        </w:rPr>
        <w:t xml:space="preserve">thiết lập </w:t>
      </w:r>
      <w:r w:rsidRPr="000F51D0">
        <w:rPr>
          <w:rFonts w:ascii="Arial" w:hAnsi="Arial" w:cs="Arial"/>
          <w:spacing w:val="-9"/>
        </w:rPr>
        <w:t xml:space="preserve"> tham số </w:t>
      </w:r>
      <w:r w:rsidRPr="001058B5">
        <w:rPr>
          <w:rFonts w:ascii="Arial" w:hAnsi="Arial" w:cs="Arial"/>
        </w:rPr>
        <w:t>namespace</w:t>
      </w:r>
      <w:r w:rsidRPr="000F51D0">
        <w:rPr>
          <w:rFonts w:ascii="Arial" w:hAnsi="Arial" w:cs="Arial"/>
          <w:spacing w:val="-9"/>
        </w:rPr>
        <w:t xml:space="preserve">, thuộc tính và giá trị trong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0F51D0">
        <w:rPr>
          <w:rFonts w:ascii="Arial" w:hAnsi="Arial" w:cs="Arial"/>
          <w:spacing w:val="-9"/>
        </w:rPr>
        <w:t xml:space="preserve">. Trong trường hợp này, tất cả người dùng có tài khoản </w:t>
      </w:r>
      <w:r>
        <w:rPr>
          <w:rFonts w:ascii="Arial" w:hAnsi="Arial" w:cs="Arial"/>
          <w:spacing w:val="-9"/>
        </w:rPr>
        <w:t>database</w:t>
      </w:r>
      <w:r w:rsidRPr="000F51D0">
        <w:rPr>
          <w:rFonts w:ascii="Arial" w:hAnsi="Arial" w:cs="Arial"/>
          <w:spacing w:val="-9"/>
        </w:rPr>
        <w:t xml:space="preserve"> sẽ có khả năng truy cập vào dữ liệu trong </w:t>
      </w:r>
      <w:r>
        <w:rPr>
          <w:rFonts w:ascii="Arial" w:hAnsi="Arial" w:cs="Arial"/>
          <w:spacing w:val="-9"/>
        </w:rPr>
        <w:t>database</w:t>
      </w:r>
    </w:p>
    <w:p w14:paraId="588B5D93" w14:textId="77777777" w:rsidR="00257CFD" w:rsidRPr="001058B5" w:rsidRDefault="008D1AB8" w:rsidP="00257CFD">
      <w:pPr>
        <w:pStyle w:val="BodyText"/>
        <w:spacing w:before="121" w:line="232" w:lineRule="auto"/>
        <w:ind w:left="1660" w:right="848"/>
        <w:rPr>
          <w:rFonts w:ascii="Arial" w:hAnsi="Arial" w:cs="Arial"/>
        </w:rPr>
      </w:pPr>
      <w:hyperlink w:anchor="_bookmark1277" w:history="1">
        <w:r w:rsidR="00257CFD">
          <w:rPr>
            <w:rFonts w:ascii="Arial" w:hAnsi="Arial" w:cs="Arial"/>
            <w:color w:val="0000CC"/>
          </w:rPr>
          <w:t xml:space="preserve">Ví dụ </w:t>
        </w:r>
        <w:r w:rsidR="00257CFD" w:rsidRPr="001058B5">
          <w:rPr>
            <w:rFonts w:ascii="Arial" w:hAnsi="Arial" w:cs="Arial"/>
            <w:color w:val="0000CC"/>
          </w:rPr>
          <w:t xml:space="preserve"> 6–10 </w:t>
        </w:r>
      </w:hyperlink>
      <w:r w:rsidR="00257CFD">
        <w:rPr>
          <w:rFonts w:ascii="Arial" w:hAnsi="Arial" w:cs="Arial"/>
        </w:rPr>
        <w:t xml:space="preserve">cho thấy cách tạo </w:t>
      </w:r>
      <w:r w:rsidR="00257CFD" w:rsidRPr="001058B5">
        <w:rPr>
          <w:rFonts w:ascii="Arial" w:hAnsi="Arial" w:cs="Arial"/>
        </w:rPr>
        <w:t xml:space="preserve"> package </w:t>
      </w:r>
      <w:r w:rsidR="00257CFD">
        <w:rPr>
          <w:rFonts w:ascii="Arial" w:hAnsi="Arial" w:cs="Arial"/>
        </w:rPr>
        <w:t xml:space="preserve">để thiết lập và xóa các kiếu </w:t>
      </w:r>
      <w:r w:rsidR="00257CFD" w:rsidRPr="001058B5">
        <w:rPr>
          <w:rFonts w:ascii="Arial" w:hAnsi="Arial" w:cs="Arial"/>
        </w:rPr>
        <w:t>global application context</w:t>
      </w:r>
      <w:r w:rsidR="00257CFD">
        <w:rPr>
          <w:rFonts w:ascii="Arial" w:hAnsi="Arial" w:cs="Arial"/>
        </w:rPr>
        <w:t xml:space="preserve"> này .</w:t>
      </w:r>
    </w:p>
    <w:p w14:paraId="7591AD4F" w14:textId="77777777" w:rsidR="00257CFD" w:rsidRPr="001058B5" w:rsidRDefault="00257CFD" w:rsidP="00257CFD">
      <w:pPr>
        <w:pStyle w:val="BodyText"/>
        <w:spacing w:before="12"/>
        <w:rPr>
          <w:rFonts w:ascii="Arial" w:hAnsi="Arial" w:cs="Arial"/>
          <w:sz w:val="25"/>
        </w:rPr>
      </w:pPr>
    </w:p>
    <w:p w14:paraId="70B2B8E4" w14:textId="77777777" w:rsidR="00257CFD" w:rsidRPr="001058B5" w:rsidRDefault="00257CFD" w:rsidP="00257CFD">
      <w:pPr>
        <w:ind w:left="1660"/>
        <w:rPr>
          <w:rFonts w:ascii="Arial" w:hAnsi="Arial" w:cs="Arial"/>
          <w:b/>
          <w:i/>
          <w:sz w:val="18"/>
        </w:rPr>
      </w:pPr>
      <w:bookmarkStart w:id="993" w:name="_bookmark1277"/>
      <w:bookmarkEnd w:id="993"/>
      <w:r w:rsidRPr="001058B5">
        <w:rPr>
          <w:rFonts w:ascii="Arial" w:hAnsi="Arial" w:cs="Arial"/>
          <w:b/>
          <w:i/>
          <w:sz w:val="18"/>
        </w:rPr>
        <w:t>Example 6–10 Package to Manage Global Application Values for All Database Users</w:t>
      </w:r>
    </w:p>
    <w:p w14:paraId="136BF326" w14:textId="77777777" w:rsidR="00257CFD" w:rsidRPr="001058B5" w:rsidRDefault="00257CFD" w:rsidP="00257CFD">
      <w:pPr>
        <w:pStyle w:val="BodyText"/>
        <w:spacing w:before="10"/>
        <w:rPr>
          <w:rFonts w:ascii="Arial" w:hAnsi="Arial" w:cs="Arial"/>
          <w:b/>
          <w:i/>
          <w:sz w:val="11"/>
        </w:rPr>
      </w:pPr>
    </w:p>
    <w:p w14:paraId="2F5BB712" w14:textId="77777777" w:rsidR="00257CFD" w:rsidRPr="001058B5" w:rsidRDefault="00257CFD" w:rsidP="00257CFD">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8B0534" w14:textId="77777777" w:rsidR="00257CFD" w:rsidRPr="001058B5" w:rsidRDefault="00257CFD" w:rsidP="00257CFD">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2C5389A9"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w:t>
      </w:r>
    </w:p>
    <w:p w14:paraId="1BD4F648" w14:textId="77777777" w:rsidR="00257CFD" w:rsidRPr="001058B5" w:rsidRDefault="00257CFD" w:rsidP="00257CFD">
      <w:pPr>
        <w:spacing w:before="16"/>
        <w:ind w:left="1844"/>
        <w:rPr>
          <w:rFonts w:ascii="Arial" w:hAnsi="Arial" w:cs="Arial"/>
          <w:sz w:val="18"/>
        </w:rPr>
      </w:pPr>
      <w:r w:rsidRPr="001058B5">
        <w:rPr>
          <w:rFonts w:ascii="Arial" w:hAnsi="Arial" w:cs="Arial"/>
          <w:w w:val="86"/>
          <w:sz w:val="18"/>
        </w:rPr>
        <w:t>/</w:t>
      </w:r>
    </w:p>
    <w:p w14:paraId="53F8F27C"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07B6015" w14:textId="77777777" w:rsidR="00257CFD" w:rsidRPr="001058B5" w:rsidRDefault="00257CFD" w:rsidP="00257CFD">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6821C1B8" w14:textId="77777777" w:rsidR="00257CFD" w:rsidRPr="001058B5" w:rsidRDefault="00257CFD" w:rsidP="00257CFD">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7211A39B" w14:textId="77777777" w:rsidR="00257CFD" w:rsidRPr="001058B5" w:rsidRDefault="00257CFD" w:rsidP="00257CFD">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29BE6380" w14:textId="77777777" w:rsidR="00257CFD" w:rsidRPr="001058B5" w:rsidRDefault="00257CFD" w:rsidP="00257CFD">
      <w:pPr>
        <w:spacing w:line="203" w:lineRule="exact"/>
        <w:ind w:left="2123"/>
        <w:rPr>
          <w:rFonts w:ascii="Arial" w:hAnsi="Arial" w:cs="Arial"/>
          <w:sz w:val="18"/>
        </w:rPr>
      </w:pPr>
      <w:r w:rsidRPr="001058B5">
        <w:rPr>
          <w:rFonts w:ascii="Arial" w:hAnsi="Arial" w:cs="Arial"/>
          <w:w w:val="95"/>
          <w:sz w:val="18"/>
        </w:rPr>
        <w:t>END set_hr_ctx;</w:t>
      </w:r>
    </w:p>
    <w:p w14:paraId="07FBF873" w14:textId="77777777" w:rsidR="00257CFD" w:rsidRPr="001058B5" w:rsidRDefault="00257CFD" w:rsidP="00257CFD">
      <w:pPr>
        <w:pStyle w:val="BodyText"/>
        <w:spacing w:before="9"/>
        <w:rPr>
          <w:rFonts w:ascii="Arial" w:hAnsi="Arial" w:cs="Arial"/>
        </w:rPr>
      </w:pPr>
    </w:p>
    <w:p w14:paraId="68770A2C" w14:textId="77777777" w:rsidR="00257CFD" w:rsidRPr="001058B5" w:rsidRDefault="00257CFD" w:rsidP="00257CFD">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39CE353E" w14:textId="77777777" w:rsidR="00257CFD" w:rsidRPr="001058B5" w:rsidRDefault="00257CFD" w:rsidP="00257CFD">
      <w:pPr>
        <w:spacing w:line="203" w:lineRule="exact"/>
        <w:ind w:left="2030"/>
        <w:rPr>
          <w:rFonts w:ascii="Arial" w:hAnsi="Arial" w:cs="Arial"/>
          <w:sz w:val="18"/>
        </w:rPr>
      </w:pPr>
      <w:r w:rsidRPr="001058B5">
        <w:rPr>
          <w:rFonts w:ascii="Arial" w:hAnsi="Arial" w:cs="Arial"/>
          <w:w w:val="95"/>
          <w:sz w:val="18"/>
        </w:rPr>
        <w:t>BEGIN</w:t>
      </w:r>
    </w:p>
    <w:p w14:paraId="36DD5DA5" w14:textId="77777777" w:rsidR="00257CFD" w:rsidRPr="001058B5" w:rsidRDefault="00257CFD" w:rsidP="00257CFD">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55E5FC7" w14:textId="77777777" w:rsidR="00257CFD" w:rsidRPr="001058B5" w:rsidRDefault="00257CFD" w:rsidP="00257CFD">
      <w:pPr>
        <w:spacing w:line="203" w:lineRule="exact"/>
        <w:ind w:left="1844"/>
        <w:rPr>
          <w:rFonts w:ascii="Arial" w:hAnsi="Arial" w:cs="Arial"/>
          <w:sz w:val="18"/>
        </w:rPr>
      </w:pPr>
      <w:r w:rsidRPr="001058B5">
        <w:rPr>
          <w:rFonts w:ascii="Arial" w:hAnsi="Arial" w:cs="Arial"/>
          <w:w w:val="95"/>
          <w:sz w:val="18"/>
        </w:rPr>
        <w:t>END;</w:t>
      </w:r>
    </w:p>
    <w:p w14:paraId="708D312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73A39987" w14:textId="77777777" w:rsidR="00257CFD" w:rsidRPr="001058B5" w:rsidRDefault="00257CFD" w:rsidP="00257CFD">
      <w:pPr>
        <w:pStyle w:val="BodyText"/>
        <w:spacing w:before="5"/>
        <w:rPr>
          <w:rFonts w:ascii="Arial" w:hAnsi="Arial" w:cs="Arial"/>
          <w:sz w:val="18"/>
        </w:rPr>
      </w:pPr>
    </w:p>
    <w:p w14:paraId="6645D3B1" w14:textId="77777777" w:rsidR="00257CFD" w:rsidRPr="001058B5" w:rsidRDefault="00257CFD" w:rsidP="00257CFD">
      <w:pPr>
        <w:pStyle w:val="BodyText"/>
        <w:ind w:left="1660"/>
        <w:rPr>
          <w:rFonts w:ascii="Arial" w:hAnsi="Arial" w:cs="Arial"/>
        </w:rPr>
      </w:pPr>
      <w:r>
        <w:rPr>
          <w:rFonts w:ascii="Arial" w:hAnsi="Arial" w:cs="Arial"/>
        </w:rPr>
        <w:t xml:space="preserve">Trong ví dụ này </w:t>
      </w:r>
      <w:r w:rsidRPr="001058B5">
        <w:rPr>
          <w:rFonts w:ascii="Arial" w:hAnsi="Arial" w:cs="Arial"/>
        </w:rPr>
        <w:t>:</w:t>
      </w:r>
    </w:p>
    <w:p w14:paraId="1FD70CB0" w14:textId="77777777" w:rsidR="00257CFD" w:rsidRPr="00BB4007" w:rsidRDefault="00257CFD" w:rsidP="00257CFD">
      <w:pPr>
        <w:pStyle w:val="ListParagraph"/>
        <w:numPr>
          <w:ilvl w:val="1"/>
          <w:numId w:val="137"/>
        </w:numPr>
        <w:tabs>
          <w:tab w:val="left" w:pos="2020"/>
        </w:tabs>
        <w:spacing w:before="121" w:line="228" w:lineRule="auto"/>
        <w:ind w:right="885" w:hanging="359"/>
        <w:rPr>
          <w:rFonts w:ascii="Arial" w:hAnsi="Arial" w:cs="Arial"/>
          <w:sz w:val="20"/>
        </w:rPr>
      </w:pPr>
      <w:r w:rsidRPr="00BB4007">
        <w:rPr>
          <w:rFonts w:ascii="Arial" w:hAnsi="Arial" w:cs="Arial"/>
          <w:sz w:val="20"/>
        </w:rPr>
        <w:t xml:space="preserve">DBMS_SESSION.SET_CONTEXT ... END set_hr_ctx sử dụng </w:t>
      </w:r>
      <w:r w:rsidRPr="001058B5">
        <w:rPr>
          <w:rFonts w:ascii="Arial" w:hAnsi="Arial" w:cs="Arial"/>
          <w:w w:val="90"/>
          <w:sz w:val="20"/>
        </w:rPr>
        <w:t xml:space="preserve">DBMS_SESSION.SET_ </w:t>
      </w:r>
      <w:r w:rsidRPr="001058B5">
        <w:rPr>
          <w:rFonts w:ascii="Arial" w:hAnsi="Arial" w:cs="Arial"/>
          <w:sz w:val="20"/>
        </w:rPr>
        <w:t>CONTEXT procedure</w:t>
      </w:r>
      <w:r w:rsidRPr="00BB4007">
        <w:rPr>
          <w:rFonts w:ascii="Arial" w:hAnsi="Arial" w:cs="Arial"/>
          <w:sz w:val="20"/>
        </w:rPr>
        <w:t xml:space="preserve"> để thiết lập các giá trị cho các tham số </w:t>
      </w:r>
      <w:r w:rsidRPr="001058B5">
        <w:rPr>
          <w:rFonts w:ascii="Arial" w:hAnsi="Arial" w:cs="Arial"/>
          <w:sz w:val="20"/>
        </w:rPr>
        <w:t>namespace, attribute, and value</w:t>
      </w:r>
      <w:r w:rsidRPr="00BB4007">
        <w:rPr>
          <w:rFonts w:ascii="Arial" w:hAnsi="Arial" w:cs="Arial"/>
          <w:sz w:val="20"/>
        </w:rPr>
        <w:t xml:space="preserve">. Giá trị sec_level được chỉ định khi ứng dụng </w:t>
      </w:r>
      <w:r>
        <w:rPr>
          <w:rFonts w:ascii="Arial" w:hAnsi="Arial" w:cs="Arial"/>
          <w:sz w:val="20"/>
        </w:rPr>
        <w:t>database</w:t>
      </w:r>
      <w:r w:rsidRPr="00BB4007">
        <w:rPr>
          <w:rFonts w:ascii="Arial" w:hAnsi="Arial" w:cs="Arial"/>
          <w:sz w:val="20"/>
        </w:rPr>
        <w:t xml:space="preserve"> chạy </w:t>
      </w:r>
      <w:r w:rsidRPr="001058B5">
        <w:rPr>
          <w:rFonts w:ascii="Arial" w:hAnsi="Arial" w:cs="Arial"/>
          <w:sz w:val="20"/>
        </w:rPr>
        <w:t>hr_ctx_pkg.set_hr</w:t>
      </w:r>
      <w:r w:rsidRPr="00BB4007">
        <w:rPr>
          <w:rFonts w:ascii="Arial" w:hAnsi="Arial" w:cs="Arial"/>
          <w:sz w:val="24"/>
          <w:szCs w:val="24"/>
        </w:rPr>
        <w:t>_</w:t>
      </w:r>
      <w:r w:rsidRPr="001058B5">
        <w:rPr>
          <w:rFonts w:ascii="Arial" w:hAnsi="Arial" w:cs="Arial"/>
          <w:sz w:val="20"/>
        </w:rPr>
        <w:t>ctx</w:t>
      </w:r>
      <w:r>
        <w:rPr>
          <w:rFonts w:ascii="Arial" w:hAnsi="Arial" w:cs="Arial"/>
          <w:sz w:val="20"/>
        </w:rPr>
        <w:t xml:space="preserve"> </w:t>
      </w:r>
      <w:r w:rsidRPr="001058B5">
        <w:rPr>
          <w:rFonts w:ascii="Arial" w:hAnsi="Arial" w:cs="Arial"/>
          <w:spacing w:val="-87"/>
          <w:sz w:val="20"/>
        </w:rPr>
        <w:t xml:space="preserve"> </w:t>
      </w:r>
      <w:r w:rsidRPr="001058B5">
        <w:rPr>
          <w:rFonts w:ascii="Arial" w:hAnsi="Arial" w:cs="Arial"/>
          <w:sz w:val="20"/>
        </w:rPr>
        <w:t>procedure</w:t>
      </w:r>
      <w:r w:rsidRPr="00BB4007">
        <w:rPr>
          <w:rFonts w:ascii="Arial" w:hAnsi="Arial" w:cs="Arial"/>
          <w:sz w:val="20"/>
        </w:rPr>
        <w:t>.</w:t>
      </w:r>
    </w:p>
    <w:p w14:paraId="180E782F" w14:textId="77777777" w:rsidR="00257CFD" w:rsidRDefault="00257CFD" w:rsidP="00257CFD">
      <w:pPr>
        <w:pStyle w:val="BodyText"/>
        <w:spacing w:before="119" w:line="230" w:lineRule="auto"/>
        <w:ind w:left="2019" w:right="825"/>
        <w:rPr>
          <w:rFonts w:ascii="Arial" w:hAnsi="Arial" w:cs="Arial"/>
        </w:rPr>
      </w:pPr>
      <w:r w:rsidRPr="00BB4007">
        <w:rPr>
          <w:rFonts w:ascii="Arial" w:hAnsi="Arial" w:cs="Arial"/>
        </w:rPr>
        <w:t xml:space="preserve">Giá trị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Pr>
          <w:rFonts w:ascii="Arial" w:hAnsi="Arial" w:cs="Arial"/>
        </w:rPr>
        <w:t xml:space="preserve"> </w:t>
      </w:r>
      <w:r w:rsidRPr="001058B5">
        <w:rPr>
          <w:rFonts w:ascii="Arial" w:hAnsi="Arial" w:cs="Arial"/>
          <w:spacing w:val="-102"/>
        </w:rPr>
        <w:t xml:space="preserve"> </w:t>
      </w:r>
      <w:r w:rsidRPr="00BB4007">
        <w:rPr>
          <w:rFonts w:ascii="Arial" w:hAnsi="Arial" w:cs="Arial"/>
        </w:rPr>
        <w:t>không được</w:t>
      </w:r>
      <w:r>
        <w:rPr>
          <w:rFonts w:ascii="Arial" w:hAnsi="Arial" w:cs="Arial"/>
        </w:rPr>
        <w:t xml:space="preserve"> thiết lập </w:t>
      </w:r>
      <w:r w:rsidRPr="00BB4007">
        <w:rPr>
          <w:rFonts w:ascii="Arial" w:hAnsi="Arial" w:cs="Arial"/>
        </w:rPr>
        <w:t>, do đó</w:t>
      </w:r>
      <w:r>
        <w:rPr>
          <w:rFonts w:ascii="Arial" w:hAnsi="Arial" w:cs="Arial"/>
        </w:rPr>
        <w:t xml:space="preserve"> </w:t>
      </w:r>
      <w:r w:rsidRPr="00BB4007">
        <w:rPr>
          <w:rFonts w:ascii="Arial" w:hAnsi="Arial" w:cs="Arial"/>
        </w:rPr>
        <w:t xml:space="preserve">chúng là NULL. Điều này cho phép tất cả người dùng (người dùng </w:t>
      </w:r>
      <w:r>
        <w:rPr>
          <w:rFonts w:ascii="Arial" w:hAnsi="Arial" w:cs="Arial"/>
        </w:rPr>
        <w:t>database</w:t>
      </w:r>
      <w:r w:rsidRPr="00BB4007">
        <w:rPr>
          <w:rFonts w:ascii="Arial" w:hAnsi="Arial" w:cs="Arial"/>
        </w:rPr>
        <w:t xml:space="preserve">) có quyền truy cập vào các giá trị, thích hợp cho các cài đặt trên </w:t>
      </w:r>
      <w:r w:rsidRPr="001058B5">
        <w:rPr>
          <w:rFonts w:ascii="Arial" w:hAnsi="Arial" w:cs="Arial"/>
        </w:rPr>
        <w:t>server-wide</w:t>
      </w:r>
      <w:r w:rsidRPr="00BB4007">
        <w:rPr>
          <w:rFonts w:ascii="Arial" w:hAnsi="Arial" w:cs="Arial"/>
        </w:rPr>
        <w:t>.</w:t>
      </w:r>
    </w:p>
    <w:p w14:paraId="7E25580C" w14:textId="77777777" w:rsidR="00257CFD" w:rsidRPr="001058B5" w:rsidRDefault="00257CFD" w:rsidP="00257CFD">
      <w:pPr>
        <w:pStyle w:val="ListParagraph"/>
        <w:numPr>
          <w:ilvl w:val="1"/>
          <w:numId w:val="137"/>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Pr>
          <w:rFonts w:ascii="Arial" w:hAnsi="Arial" w:cs="Arial"/>
          <w:sz w:val="20"/>
        </w:rPr>
        <w:t xml:space="preserve">thiết lập </w:t>
      </w:r>
      <w:r w:rsidRPr="001058B5">
        <w:rPr>
          <w:rFonts w:ascii="Arial" w:hAnsi="Arial" w:cs="Arial"/>
          <w:spacing w:val="-18"/>
          <w:sz w:val="20"/>
        </w:rPr>
        <w:t xml:space="preserve"> </w:t>
      </w:r>
      <w:r w:rsidRPr="001058B5">
        <w:rPr>
          <w:rFonts w:ascii="Arial" w:hAnsi="Arial" w:cs="Arial"/>
          <w:sz w:val="20"/>
        </w:rPr>
        <w:t>namespace</w:t>
      </w:r>
      <w:r>
        <w:rPr>
          <w:rFonts w:ascii="Arial" w:hAnsi="Arial" w:cs="Arial"/>
          <w:sz w:val="20"/>
        </w:rPr>
        <w:t xml:space="preserve"> </w:t>
      </w:r>
      <w:r w:rsidRPr="001058B5">
        <w:rPr>
          <w:rFonts w:ascii="Arial" w:hAnsi="Arial" w:cs="Arial"/>
          <w:spacing w:val="-92"/>
          <w:sz w:val="20"/>
        </w:rPr>
        <w:t xml:space="preserve"> </w:t>
      </w:r>
      <w:r>
        <w:rPr>
          <w:rFonts w:ascii="Arial" w:hAnsi="Arial" w:cs="Arial"/>
          <w:sz w:val="20"/>
        </w:rPr>
        <w:t xml:space="preserve">thành </w:t>
      </w:r>
      <w:r w:rsidRPr="001058B5">
        <w:rPr>
          <w:rFonts w:ascii="Arial" w:hAnsi="Arial" w:cs="Arial"/>
          <w:sz w:val="20"/>
        </w:rPr>
        <w:t>global_hr_ctx.</w:t>
      </w:r>
    </w:p>
    <w:p w14:paraId="79AFAE4E"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Pr>
          <w:rFonts w:ascii="Arial" w:hAnsi="Arial" w:cs="Arial"/>
          <w:sz w:val="20"/>
        </w:rPr>
        <w:t xml:space="preserve">tạo thuộc tính </w:t>
      </w:r>
      <w:r w:rsidRPr="001058B5">
        <w:rPr>
          <w:rFonts w:ascii="Arial" w:hAnsi="Arial" w:cs="Arial"/>
          <w:spacing w:val="-9"/>
          <w:sz w:val="20"/>
        </w:rPr>
        <w:t xml:space="preserve"> </w:t>
      </w:r>
      <w:r w:rsidRPr="001058B5">
        <w:rPr>
          <w:rFonts w:ascii="Arial" w:hAnsi="Arial" w:cs="Arial"/>
          <w:sz w:val="20"/>
        </w:rPr>
        <w:t>job_role</w:t>
      </w:r>
      <w:r>
        <w:rPr>
          <w:rFonts w:ascii="Arial" w:hAnsi="Arial" w:cs="Arial"/>
          <w:sz w:val="20"/>
        </w:rPr>
        <w:t xml:space="preserve"> </w:t>
      </w:r>
      <w:r w:rsidRPr="001058B5">
        <w:rPr>
          <w:rFonts w:ascii="Arial" w:hAnsi="Arial" w:cs="Arial"/>
          <w:spacing w:val="-85"/>
          <w:sz w:val="20"/>
        </w:rPr>
        <w:t xml:space="preserve"> </w:t>
      </w:r>
      <w:r>
        <w:rPr>
          <w:rFonts w:ascii="Arial" w:hAnsi="Arial" w:cs="Arial"/>
          <w:spacing w:val="-85"/>
          <w:sz w:val="20"/>
        </w:rPr>
        <w:t xml:space="preserve">  </w:t>
      </w:r>
      <w:r w:rsidRPr="001058B5">
        <w:rPr>
          <w:rFonts w:ascii="Arial" w:hAnsi="Arial" w:cs="Arial"/>
          <w:sz w:val="20"/>
        </w:rPr>
        <w:t>.</w:t>
      </w:r>
    </w:p>
    <w:p w14:paraId="63BEE08B"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thiết lập giá trị </w:t>
      </w:r>
      <w:r w:rsidRPr="001058B5">
        <w:rPr>
          <w:rFonts w:ascii="Arial" w:hAnsi="Arial" w:cs="Arial"/>
          <w:spacing w:val="-15"/>
          <w:sz w:val="20"/>
        </w:rPr>
        <w:t xml:space="preserve"> </w:t>
      </w:r>
      <w:r>
        <w:rPr>
          <w:rFonts w:ascii="Arial" w:hAnsi="Arial" w:cs="Arial"/>
          <w:sz w:val="20"/>
        </w:rPr>
        <w:t xml:space="preserve">cho thuộc tính </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Pr>
          <w:rFonts w:ascii="Arial" w:hAnsi="Arial" w:cs="Arial"/>
          <w:sz w:val="20"/>
        </w:rPr>
        <w:t xml:space="preserve"> thành </w:t>
      </w:r>
      <w:r w:rsidRPr="001058B5">
        <w:rPr>
          <w:rFonts w:ascii="Arial" w:hAnsi="Arial" w:cs="Arial"/>
          <w:sz w:val="20"/>
        </w:rPr>
        <w:t>sec_level.</w:t>
      </w:r>
    </w:p>
    <w:p w14:paraId="2CB9183A" w14:textId="77777777" w:rsidR="00257CFD" w:rsidRPr="001058B5" w:rsidRDefault="00257CFD" w:rsidP="00257CFD">
      <w:pPr>
        <w:pStyle w:val="ListParagraph"/>
        <w:numPr>
          <w:ilvl w:val="1"/>
          <w:numId w:val="137"/>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Pr>
          <w:rFonts w:ascii="Arial" w:hAnsi="Arial" w:cs="Arial"/>
          <w:w w:val="90"/>
          <w:sz w:val="20"/>
        </w:rPr>
        <w:t xml:space="preserve">tạo </w:t>
      </w:r>
      <w:r w:rsidRPr="001058B5">
        <w:rPr>
          <w:rFonts w:ascii="Arial" w:hAnsi="Arial" w:cs="Arial"/>
          <w:spacing w:val="6"/>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Pr>
          <w:rFonts w:ascii="Arial" w:hAnsi="Arial" w:cs="Arial"/>
          <w:spacing w:val="5"/>
          <w:w w:val="90"/>
          <w:sz w:val="20"/>
        </w:rPr>
        <w:t xml:space="preserve">để </w:t>
      </w:r>
      <w:r>
        <w:rPr>
          <w:rFonts w:ascii="Arial" w:hAnsi="Arial" w:cs="Arial"/>
          <w:w w:val="90"/>
          <w:sz w:val="20"/>
        </w:rPr>
        <w:t xml:space="preserve"> xóa các giá trị ngữ cảnh</w:t>
      </w:r>
      <w:r w:rsidRPr="001058B5">
        <w:rPr>
          <w:rFonts w:ascii="Arial" w:hAnsi="Arial" w:cs="Arial"/>
          <w:sz w:val="20"/>
        </w:rPr>
        <w:t>.</w:t>
      </w:r>
      <w:r>
        <w:rPr>
          <w:rFonts w:ascii="Arial" w:hAnsi="Arial" w:cs="Arial"/>
          <w:sz w:val="20"/>
        </w:rPr>
        <w:t xml:space="preserve">Xem </w:t>
      </w:r>
      <w:hyperlink w:anchor="_bookmark1290" w:history="1">
        <w:r w:rsidRPr="001058B5">
          <w:rPr>
            <w:rFonts w:ascii="Arial" w:hAnsi="Arial" w:cs="Arial"/>
            <w:color w:val="0000CC"/>
            <w:sz w:val="20"/>
          </w:rPr>
          <w:t xml:space="preserve">"Clearing Session Data When the Session Closes" </w:t>
        </w:r>
      </w:hyperlink>
      <w:r>
        <w:rPr>
          <w:rFonts w:ascii="Arial" w:hAnsi="Arial" w:cs="Arial"/>
          <w:sz w:val="20"/>
        </w:rPr>
        <w:t xml:space="preserve">trên trang </w:t>
      </w:r>
      <w:r w:rsidRPr="001058B5">
        <w:rPr>
          <w:rFonts w:ascii="Arial" w:hAnsi="Arial" w:cs="Arial"/>
          <w:sz w:val="20"/>
        </w:rPr>
        <w:t xml:space="preserve"> </w:t>
      </w:r>
      <w:r>
        <w:rPr>
          <w:rFonts w:ascii="Arial" w:hAnsi="Arial" w:cs="Arial"/>
          <w:sz w:val="20"/>
        </w:rPr>
        <w:t xml:space="preserve"> </w:t>
      </w:r>
      <w:r w:rsidRPr="00DF44A1">
        <w:rPr>
          <w:rFonts w:ascii="Arial" w:hAnsi="Arial" w:cs="Arial"/>
          <w:sz w:val="20"/>
        </w:rPr>
        <w:t>6-32 để biết thêm thông tin</w:t>
      </w:r>
      <w:r w:rsidRPr="001058B5">
        <w:rPr>
          <w:rFonts w:ascii="Arial" w:hAnsi="Arial" w:cs="Arial"/>
          <w:sz w:val="20"/>
        </w:rPr>
        <w:t>.</w:t>
      </w:r>
    </w:p>
    <w:p w14:paraId="53E339D8" w14:textId="77777777" w:rsidR="00257CFD" w:rsidRDefault="00257CFD" w:rsidP="00257CFD">
      <w:pPr>
        <w:pStyle w:val="BodyText"/>
        <w:spacing w:before="118" w:line="232" w:lineRule="auto"/>
        <w:ind w:left="1660" w:right="735"/>
        <w:rPr>
          <w:rFonts w:ascii="Arial" w:hAnsi="Arial" w:cs="Arial"/>
        </w:rPr>
      </w:pPr>
      <w:r w:rsidRPr="00DF44A1">
        <w:rPr>
          <w:rFonts w:ascii="Arial" w:hAnsi="Arial" w:cs="Arial"/>
        </w:rPr>
        <w:t xml:space="preserve">Thông thường, bạn thực hiện </w:t>
      </w:r>
      <w:r w:rsidRPr="001058B5">
        <w:rPr>
          <w:rFonts w:ascii="Arial" w:hAnsi="Arial" w:cs="Arial"/>
        </w:rPr>
        <w:t>procedure</w:t>
      </w:r>
      <w:r w:rsidRPr="00DF44A1">
        <w:rPr>
          <w:rFonts w:ascii="Arial" w:hAnsi="Arial" w:cs="Arial"/>
        </w:rPr>
        <w:t xml:space="preserve"> này trong một ứng dụng </w:t>
      </w:r>
      <w:r>
        <w:rPr>
          <w:rFonts w:ascii="Arial" w:hAnsi="Arial" w:cs="Arial"/>
        </w:rPr>
        <w:t>database</w:t>
      </w:r>
      <w:r w:rsidRPr="00DF44A1">
        <w:rPr>
          <w:rFonts w:ascii="Arial" w:hAnsi="Arial" w:cs="Arial"/>
        </w:rPr>
        <w:t xml:space="preserve">. Ví dụ, nếu tất cả người dùng đăng nhập là các </w:t>
      </w:r>
      <w:r w:rsidRPr="001058B5">
        <w:rPr>
          <w:rFonts w:ascii="Arial" w:hAnsi="Arial" w:cs="Arial"/>
        </w:rPr>
        <w:t>clerks</w:t>
      </w:r>
      <w:r w:rsidRPr="00DF44A1">
        <w:rPr>
          <w:rFonts w:ascii="Arial" w:hAnsi="Arial" w:cs="Arial"/>
        </w:rPr>
        <w:t xml:space="preserve"> và bạn muốn sử dụng " </w:t>
      </w:r>
      <w:r w:rsidRPr="001058B5">
        <w:rPr>
          <w:rFonts w:ascii="Arial" w:hAnsi="Arial" w:cs="Arial"/>
        </w:rPr>
        <w:t>clerks</w:t>
      </w:r>
      <w:r w:rsidRPr="00DF44A1">
        <w:rPr>
          <w:rFonts w:ascii="Arial" w:hAnsi="Arial" w:cs="Arial"/>
        </w:rPr>
        <w:t xml:space="preserve"> " làm cấp độ bảo mật, bạn sẽ nhúng một cuộc gọi trong một ứng dụng </w:t>
      </w:r>
      <w:r>
        <w:rPr>
          <w:rFonts w:ascii="Arial" w:hAnsi="Arial" w:cs="Arial"/>
        </w:rPr>
        <w:t>database</w:t>
      </w:r>
      <w:r w:rsidRPr="00DF44A1">
        <w:rPr>
          <w:rFonts w:ascii="Arial" w:hAnsi="Arial" w:cs="Arial"/>
        </w:rPr>
        <w:t xml:space="preserve"> tương tự như sau:</w:t>
      </w:r>
    </w:p>
    <w:p w14:paraId="4F2EE5F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BEGIN</w:t>
      </w:r>
    </w:p>
    <w:p w14:paraId="55390E0B" w14:textId="77777777" w:rsidR="00257CFD" w:rsidRPr="001058B5" w:rsidRDefault="00257CFD" w:rsidP="00257CFD">
      <w:pPr>
        <w:spacing w:before="17"/>
        <w:ind w:left="1752"/>
        <w:rPr>
          <w:rFonts w:ascii="Arial" w:hAnsi="Arial" w:cs="Arial"/>
          <w:sz w:val="18"/>
        </w:rPr>
      </w:pPr>
      <w:r w:rsidRPr="001058B5">
        <w:rPr>
          <w:rFonts w:ascii="Arial" w:hAnsi="Arial" w:cs="Arial"/>
          <w:w w:val="95"/>
          <w:sz w:val="18"/>
        </w:rPr>
        <w:t>hr_ctx_pkg.set_hr_ctx('clerk');</w:t>
      </w:r>
    </w:p>
    <w:p w14:paraId="08DCA99F"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463E246" w14:textId="77777777" w:rsidR="00257CFD" w:rsidRPr="001058B5" w:rsidRDefault="00257CFD" w:rsidP="00257CFD">
      <w:pPr>
        <w:pStyle w:val="BodyText"/>
        <w:rPr>
          <w:rFonts w:ascii="Arial" w:hAnsi="Arial" w:cs="Arial"/>
        </w:rPr>
      </w:pPr>
    </w:p>
    <w:p w14:paraId="56EC6308" w14:textId="77777777" w:rsidR="00257CFD" w:rsidRPr="001058B5" w:rsidRDefault="00257CFD" w:rsidP="00257CFD">
      <w:pPr>
        <w:pStyle w:val="BodyText"/>
        <w:spacing w:before="7"/>
        <w:rPr>
          <w:rFonts w:ascii="Arial" w:hAnsi="Arial" w:cs="Arial"/>
          <w:sz w:val="18"/>
        </w:rPr>
      </w:pPr>
    </w:p>
    <w:p w14:paraId="45A00E4F" w14:textId="77777777" w:rsidR="00257CFD" w:rsidRPr="001058B5" w:rsidRDefault="00257CFD" w:rsidP="00257CFD">
      <w:pPr>
        <w:ind w:left="2260"/>
        <w:rPr>
          <w:rFonts w:ascii="Arial" w:hAnsi="Arial" w:cs="Arial"/>
          <w:sz w:val="18"/>
        </w:rPr>
      </w:pPr>
      <w:r w:rsidRPr="001058B5">
        <w:rPr>
          <w:rFonts w:ascii="Arial" w:hAnsi="Arial" w:cs="Arial"/>
          <w:w w:val="95"/>
          <w:sz w:val="18"/>
        </w:rPr>
        <w:t>END;</w:t>
      </w:r>
    </w:p>
    <w:p w14:paraId="2851D5D3" w14:textId="77777777" w:rsidR="00257CFD" w:rsidRPr="001058B5" w:rsidRDefault="00257CFD" w:rsidP="00257CFD">
      <w:pPr>
        <w:spacing w:before="16"/>
        <w:ind w:left="2260"/>
        <w:rPr>
          <w:rFonts w:ascii="Arial" w:hAnsi="Arial" w:cs="Arial"/>
          <w:sz w:val="18"/>
        </w:rPr>
      </w:pPr>
      <w:r w:rsidRPr="001058B5">
        <w:rPr>
          <w:rFonts w:ascii="Arial" w:hAnsi="Arial" w:cs="Arial"/>
          <w:w w:val="86"/>
          <w:sz w:val="18"/>
        </w:rPr>
        <w:t>/</w:t>
      </w:r>
    </w:p>
    <w:p w14:paraId="6684D36C" w14:textId="77777777" w:rsidR="00257CFD" w:rsidRPr="001058B5" w:rsidRDefault="00257CFD" w:rsidP="00257CFD">
      <w:pPr>
        <w:pStyle w:val="BodyText"/>
        <w:spacing w:before="9"/>
        <w:rPr>
          <w:rFonts w:ascii="Arial" w:hAnsi="Arial" w:cs="Arial"/>
          <w:sz w:val="18"/>
        </w:rPr>
      </w:pPr>
    </w:p>
    <w:p w14:paraId="10AFB2ED" w14:textId="77777777" w:rsidR="00257CFD" w:rsidRPr="001058B5" w:rsidRDefault="00257CFD" w:rsidP="00257CFD">
      <w:pPr>
        <w:pStyle w:val="BodyText"/>
        <w:spacing w:line="232" w:lineRule="auto"/>
        <w:ind w:left="2260" w:right="185"/>
        <w:rPr>
          <w:rFonts w:ascii="Arial" w:hAnsi="Arial" w:cs="Arial"/>
        </w:rPr>
      </w:pPr>
      <w:r w:rsidRPr="00DF44A1">
        <w:rPr>
          <w:rFonts w:ascii="Arial" w:hAnsi="Arial" w:cs="Arial"/>
        </w:rPr>
        <w:t xml:space="preserve">Nếu </w:t>
      </w:r>
      <w:r w:rsidRPr="001058B5">
        <w:rPr>
          <w:rFonts w:ascii="Arial" w:hAnsi="Arial" w:cs="Arial"/>
        </w:rPr>
        <w:t>procedure</w:t>
      </w:r>
      <w:r w:rsidRPr="00DF44A1">
        <w:rPr>
          <w:rFonts w:ascii="Arial" w:hAnsi="Arial" w:cs="Arial"/>
        </w:rPr>
        <w:t xml:space="preserve"> hoàn tất thành công, bạn có thể kiểm tra cài đặt </w:t>
      </w:r>
      <w:r w:rsidRPr="001058B5">
        <w:rPr>
          <w:rFonts w:ascii="Arial" w:hAnsi="Arial" w:cs="Arial"/>
        </w:rPr>
        <w:t xml:space="preserve">application context </w:t>
      </w:r>
      <w:r w:rsidRPr="00DF44A1">
        <w:rPr>
          <w:rFonts w:ascii="Arial" w:hAnsi="Arial" w:cs="Arial"/>
        </w:rPr>
        <w:t>như sau:</w:t>
      </w:r>
    </w:p>
    <w:p w14:paraId="3F6FD5A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40648AA3" w14:textId="77777777" w:rsidR="00257CFD" w:rsidRPr="001058B5" w:rsidRDefault="00257CFD" w:rsidP="00257CFD">
      <w:pPr>
        <w:pStyle w:val="BodyText"/>
        <w:spacing w:before="9"/>
        <w:rPr>
          <w:rFonts w:ascii="Arial" w:hAnsi="Arial" w:cs="Arial"/>
        </w:rPr>
      </w:pPr>
    </w:p>
    <w:p w14:paraId="6C276BA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3F5AAB3B"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1467D91E"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clerk</w:t>
      </w:r>
    </w:p>
    <w:p w14:paraId="6F010FD7" w14:textId="77777777" w:rsidR="00257CFD" w:rsidRPr="001058B5" w:rsidRDefault="00257CFD" w:rsidP="00257CFD">
      <w:pPr>
        <w:pStyle w:val="BodyText"/>
        <w:spacing w:before="3"/>
        <w:rPr>
          <w:rFonts w:ascii="Arial" w:hAnsi="Arial" w:cs="Arial"/>
          <w:sz w:val="18"/>
        </w:rPr>
      </w:pPr>
    </w:p>
    <w:p w14:paraId="16C990F0" w14:textId="77777777" w:rsidR="00257CFD" w:rsidRPr="004F48C7" w:rsidRDefault="00257CFD" w:rsidP="00257CFD">
      <w:pPr>
        <w:pStyle w:val="BodyText"/>
        <w:ind w:left="2260"/>
        <w:rPr>
          <w:rFonts w:ascii="Arial" w:hAnsi="Arial" w:cs="Arial"/>
        </w:rPr>
      </w:pPr>
      <w:r w:rsidRPr="004F48C7">
        <w:rPr>
          <w:rFonts w:ascii="Arial" w:hAnsi="Arial" w:cs="Arial"/>
        </w:rPr>
        <w:t>Để xóa  application contex này,hãy nhập như sau :</w:t>
      </w:r>
    </w:p>
    <w:p w14:paraId="4DC9F4F8" w14:textId="77777777" w:rsidR="00257CFD" w:rsidRPr="001058B5" w:rsidRDefault="00257CFD" w:rsidP="00257CFD">
      <w:pPr>
        <w:spacing w:before="141"/>
        <w:ind w:left="2260"/>
        <w:rPr>
          <w:rFonts w:ascii="Arial" w:hAnsi="Arial" w:cs="Arial"/>
          <w:sz w:val="18"/>
        </w:rPr>
      </w:pPr>
      <w:r w:rsidRPr="001058B5">
        <w:rPr>
          <w:rFonts w:ascii="Arial" w:hAnsi="Arial" w:cs="Arial"/>
          <w:w w:val="95"/>
          <w:sz w:val="18"/>
        </w:rPr>
        <w:t>BEGIN</w:t>
      </w:r>
    </w:p>
    <w:p w14:paraId="57C7A742" w14:textId="77777777" w:rsidR="00257CFD" w:rsidRPr="001058B5" w:rsidRDefault="00257CFD" w:rsidP="00257CFD">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21686EAA" w14:textId="77777777" w:rsidR="00257CFD" w:rsidRPr="001058B5" w:rsidRDefault="00257CFD" w:rsidP="00257CFD">
      <w:pPr>
        <w:spacing w:line="197" w:lineRule="exact"/>
        <w:ind w:left="2260"/>
        <w:rPr>
          <w:rFonts w:ascii="Arial" w:hAnsi="Arial" w:cs="Arial"/>
          <w:sz w:val="18"/>
        </w:rPr>
      </w:pPr>
      <w:r w:rsidRPr="001058B5">
        <w:rPr>
          <w:rFonts w:ascii="Arial" w:hAnsi="Arial" w:cs="Arial"/>
          <w:w w:val="86"/>
          <w:sz w:val="18"/>
        </w:rPr>
        <w:t>/</w:t>
      </w:r>
    </w:p>
    <w:p w14:paraId="3E6A2183" w14:textId="77777777" w:rsidR="00257CFD" w:rsidRDefault="00257CFD" w:rsidP="00257CFD">
      <w:pPr>
        <w:pStyle w:val="BodyText"/>
        <w:spacing w:before="2" w:line="228" w:lineRule="auto"/>
        <w:ind w:left="2259" w:right="102"/>
        <w:rPr>
          <w:rFonts w:ascii="Arial" w:hAnsi="Arial" w:cs="Arial"/>
          <w:spacing w:val="-9"/>
        </w:rPr>
      </w:pPr>
      <w:r w:rsidRPr="00DF44A1">
        <w:rPr>
          <w:rFonts w:ascii="Arial" w:hAnsi="Arial" w:cs="Arial"/>
          <w:spacing w:val="-9"/>
        </w:rPr>
        <w:t>Để kiểm tra xem nó có thực sự bị xóa hay không, câu lệnh SELECT sau đây sẽ không trả lại giá trị nào:</w:t>
      </w:r>
    </w:p>
    <w:p w14:paraId="08946972"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409DFF80" w14:textId="77777777" w:rsidR="00257CFD" w:rsidRPr="001058B5" w:rsidRDefault="00257CFD" w:rsidP="00257CFD">
      <w:pPr>
        <w:pStyle w:val="BodyText"/>
        <w:spacing w:before="10"/>
        <w:rPr>
          <w:rFonts w:ascii="Arial" w:hAnsi="Arial" w:cs="Arial"/>
        </w:rPr>
      </w:pPr>
    </w:p>
    <w:p w14:paraId="085F971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5634DD32"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4516A0B4" w14:textId="77777777" w:rsidR="00257CFD" w:rsidRPr="001058B5" w:rsidRDefault="008D1AB8" w:rsidP="00257CFD">
      <w:pPr>
        <w:pStyle w:val="BodyText"/>
        <w:spacing w:before="6"/>
        <w:rPr>
          <w:rFonts w:ascii="Arial" w:hAnsi="Arial" w:cs="Arial"/>
          <w:sz w:val="19"/>
        </w:rPr>
      </w:pPr>
      <w:r>
        <w:rPr>
          <w:rFonts w:ascii="Arial" w:hAnsi="Arial" w:cs="Arial"/>
        </w:rPr>
        <w:pict w14:anchorId="7E27CE5A">
          <v:group id="_x0000_s1810" style="position:absolute;margin-left:204pt;margin-top:13.1pt;width:312pt;height:2.5pt;z-index:502661872;mso-wrap-distance-left:0;mso-wrap-distance-right:0;mso-position-horizontal-relative:page" coordorigin="4080,262" coordsize="6240,50">
            <v:line id="_x0000_s1811" style="position:absolute" from="4080,264" to="10320,264" strokeweight=".24pt"/>
            <v:line id="_x0000_s1812" style="position:absolute" from="4080,308" to="10320,308" strokeweight=".24pt"/>
            <w10:wrap type="topAndBottom" anchorx="page"/>
          </v:group>
        </w:pict>
      </w:r>
    </w:p>
    <w:p w14:paraId="101FF58E" w14:textId="77777777" w:rsidR="00257CFD" w:rsidRDefault="00257CFD" w:rsidP="00257CFD">
      <w:pPr>
        <w:pStyle w:val="BodyText"/>
        <w:spacing w:before="28" w:line="230" w:lineRule="auto"/>
        <w:ind w:left="2980" w:right="915"/>
        <w:rPr>
          <w:rFonts w:ascii="Arial" w:hAnsi="Arial" w:cs="Arial"/>
          <w:sz w:val="19"/>
        </w:rPr>
      </w:pPr>
      <w:r w:rsidRPr="001058B5">
        <w:rPr>
          <w:rFonts w:ascii="Arial" w:hAnsi="Arial" w:cs="Arial"/>
          <w:b/>
          <w:sz w:val="19"/>
        </w:rPr>
        <w:t xml:space="preserve">Note: </w:t>
      </w:r>
      <w:r>
        <w:rPr>
          <w:rFonts w:ascii="Arial" w:hAnsi="Arial" w:cs="Arial"/>
          <w:b/>
          <w:sz w:val="19"/>
        </w:rPr>
        <w:t xml:space="preserve">  </w:t>
      </w:r>
      <w:r w:rsidRPr="00DF44A1">
        <w:rPr>
          <w:rFonts w:ascii="Arial" w:hAnsi="Arial" w:cs="Arial"/>
          <w:sz w:val="19"/>
        </w:rPr>
        <w:t xml:space="preserve">Nếu Oracle Database trả về các thông báo lỗi nói rằng bạn không có đủ đặc quyền, hãy đảm bảo rằng bạn đã tạo đúng </w:t>
      </w:r>
      <w:r w:rsidRPr="001058B5">
        <w:rPr>
          <w:rFonts w:ascii="Arial" w:hAnsi="Arial" w:cs="Arial"/>
        </w:rPr>
        <w:t>global application context</w:t>
      </w:r>
      <w:r w:rsidRPr="00DF44A1">
        <w:rPr>
          <w:rFonts w:ascii="Arial" w:hAnsi="Arial" w:cs="Arial"/>
          <w:sz w:val="19"/>
        </w:rPr>
        <w:t>. Bạn cũng nên truy</w:t>
      </w:r>
      <w:r>
        <w:rPr>
          <w:rFonts w:ascii="Arial" w:hAnsi="Arial" w:cs="Arial"/>
          <w:sz w:val="19"/>
        </w:rPr>
        <w:t xml:space="preserve"> vấn</w:t>
      </w:r>
      <w:r w:rsidRPr="00DF44A1">
        <w:rPr>
          <w:rFonts w:ascii="Arial" w:hAnsi="Arial" w:cs="Arial"/>
          <w:sz w:val="19"/>
        </w:rPr>
        <w:t xml:space="preserve"> </w:t>
      </w:r>
      <w:r w:rsidRPr="001058B5">
        <w:rPr>
          <w:rFonts w:ascii="Arial" w:hAnsi="Arial" w:cs="Arial"/>
        </w:rPr>
        <w:t xml:space="preserve">database view </w:t>
      </w:r>
      <w:r w:rsidRPr="00DF44A1">
        <w:rPr>
          <w:rFonts w:ascii="Arial" w:hAnsi="Arial" w:cs="Arial"/>
          <w:sz w:val="19"/>
        </w:rPr>
        <w:t xml:space="preserve">DBA_CONTEXT để đảm bảo rằng các thiết lập của bạn là chính xác, ví dụ, bạn đang gọi </w:t>
      </w:r>
      <w:r>
        <w:rPr>
          <w:rFonts w:ascii="Arial" w:hAnsi="Arial" w:cs="Arial"/>
          <w:sz w:val="19"/>
        </w:rPr>
        <w:t>procedures</w:t>
      </w:r>
      <w:r w:rsidRPr="00DF44A1">
        <w:rPr>
          <w:rFonts w:ascii="Arial" w:hAnsi="Arial" w:cs="Arial"/>
          <w:sz w:val="19"/>
        </w:rPr>
        <w:t xml:space="preserve"> từ </w:t>
      </w:r>
      <w:r>
        <w:rPr>
          <w:rFonts w:ascii="Arial" w:hAnsi="Arial" w:cs="Arial"/>
          <w:sz w:val="19"/>
        </w:rPr>
        <w:t>schema</w:t>
      </w:r>
      <w:r w:rsidRPr="00DF44A1">
        <w:rPr>
          <w:rFonts w:ascii="Arial" w:hAnsi="Arial" w:cs="Arial"/>
          <w:sz w:val="19"/>
        </w:rPr>
        <w:t xml:space="preserve"> mà bạn đã tạo nó.</w:t>
      </w:r>
    </w:p>
    <w:p w14:paraId="351C0C19" w14:textId="77777777" w:rsidR="00257CFD" w:rsidRPr="00DF44A1" w:rsidRDefault="00257CFD" w:rsidP="00257CFD">
      <w:pPr>
        <w:pStyle w:val="BodyText"/>
        <w:spacing w:before="28" w:line="230" w:lineRule="auto"/>
        <w:ind w:left="2980" w:right="915"/>
        <w:rPr>
          <w:rFonts w:ascii="Arial" w:hAnsi="Arial" w:cs="Arial"/>
          <w:sz w:val="19"/>
        </w:rPr>
      </w:pPr>
    </w:p>
    <w:p w14:paraId="1008E7D0" w14:textId="77777777" w:rsidR="00257CFD" w:rsidRPr="00DF44A1" w:rsidRDefault="00257CFD" w:rsidP="00257CFD">
      <w:pPr>
        <w:pStyle w:val="BodyText"/>
        <w:spacing w:before="28" w:line="230" w:lineRule="auto"/>
        <w:ind w:left="2980" w:right="915"/>
        <w:rPr>
          <w:rFonts w:ascii="Arial" w:hAnsi="Arial" w:cs="Arial"/>
          <w:sz w:val="19"/>
        </w:rPr>
      </w:pPr>
      <w:r w:rsidRPr="00DF44A1">
        <w:rPr>
          <w:rFonts w:ascii="Arial" w:hAnsi="Arial" w:cs="Arial"/>
          <w:sz w:val="19"/>
        </w:rPr>
        <w:t xml:space="preserve">Nếu NULL được trả về, sau đó bạn có thể vô tình thiết lập một định danh </w:t>
      </w:r>
      <w:r w:rsidRPr="001058B5">
        <w:rPr>
          <w:rFonts w:ascii="Arial" w:hAnsi="Arial" w:cs="Arial"/>
        </w:rPr>
        <w:t>client</w:t>
      </w:r>
      <w:r w:rsidRPr="00DF44A1">
        <w:rPr>
          <w:rFonts w:ascii="Arial" w:hAnsi="Arial" w:cs="Arial"/>
          <w:sz w:val="19"/>
        </w:rPr>
        <w:t xml:space="preserve">. Để xóa </w:t>
      </w:r>
      <w:r>
        <w:rPr>
          <w:rFonts w:ascii="Arial" w:hAnsi="Arial" w:cs="Arial"/>
          <w:sz w:val="19"/>
        </w:rPr>
        <w:t>định danh</w:t>
      </w:r>
      <w:r w:rsidRPr="00DF44A1">
        <w:rPr>
          <w:rFonts w:ascii="Arial" w:hAnsi="Arial" w:cs="Arial"/>
          <w:sz w:val="19"/>
        </w:rPr>
        <w:t xml:space="preserve"> </w:t>
      </w:r>
      <w:r w:rsidRPr="001058B5">
        <w:rPr>
          <w:rFonts w:ascii="Arial" w:hAnsi="Arial" w:cs="Arial"/>
        </w:rPr>
        <w:t>client</w:t>
      </w:r>
      <w:r w:rsidRPr="00DF44A1">
        <w:rPr>
          <w:rFonts w:ascii="Arial" w:hAnsi="Arial" w:cs="Arial"/>
          <w:sz w:val="19"/>
        </w:rPr>
        <w:t>, hãy chạy quy trình sau:</w:t>
      </w:r>
    </w:p>
    <w:p w14:paraId="40B1CA0A" w14:textId="77777777" w:rsidR="00257CFD" w:rsidRPr="001058B5" w:rsidRDefault="008D1AB8" w:rsidP="00257CFD">
      <w:pPr>
        <w:spacing w:before="143"/>
        <w:ind w:left="2980"/>
        <w:rPr>
          <w:rFonts w:ascii="Arial" w:hAnsi="Arial" w:cs="Arial"/>
          <w:sz w:val="18"/>
        </w:rPr>
      </w:pPr>
      <w:r>
        <w:rPr>
          <w:rFonts w:ascii="Arial" w:hAnsi="Arial" w:cs="Arial"/>
        </w:rPr>
        <w:pict w14:anchorId="582443E9">
          <v:group id="_x0000_s1813" style="position:absolute;left:0;text-align:left;margin-left:204pt;margin-top:22.4pt;width:312pt;height:2.55pt;z-index:502662896;mso-wrap-distance-left:0;mso-wrap-distance-right:0;mso-position-horizontal-relative:page" coordorigin="4080,448" coordsize="6240,51">
            <v:line id="_x0000_s1814" style="position:absolute" from="4080,450" to="10320,450" strokeweight=".24pt"/>
            <v:line id="_x0000_s1815" style="position:absolute" from="4080,496" to="10320,496" strokeweight=".24pt"/>
            <w10:wrap type="topAndBottom" anchorx="page"/>
          </v:group>
        </w:pict>
      </w:r>
      <w:r w:rsidR="00257CFD" w:rsidRPr="001058B5">
        <w:rPr>
          <w:rFonts w:ascii="Arial" w:hAnsi="Arial" w:cs="Arial"/>
          <w:w w:val="95"/>
          <w:sz w:val="18"/>
        </w:rPr>
        <w:t>EXEC DBMS_SESSION.CLEAR_IDENTIFIER;</w:t>
      </w:r>
    </w:p>
    <w:p w14:paraId="7FA0B34D" w14:textId="77777777" w:rsidR="00257CFD" w:rsidRPr="001058B5" w:rsidRDefault="00257CFD" w:rsidP="00257CFD">
      <w:pPr>
        <w:pStyle w:val="BodyText"/>
        <w:spacing w:before="9"/>
        <w:rPr>
          <w:rFonts w:ascii="Arial" w:hAnsi="Arial" w:cs="Arial"/>
          <w:sz w:val="8"/>
        </w:rPr>
      </w:pPr>
    </w:p>
    <w:p w14:paraId="530B90B9" w14:textId="77777777" w:rsidR="00257CFD" w:rsidRPr="001058B5" w:rsidRDefault="00257CFD" w:rsidP="00257CFD">
      <w:pPr>
        <w:pStyle w:val="Heading6"/>
        <w:spacing w:before="105"/>
      </w:pPr>
      <w:bookmarkStart w:id="994" w:name="Setting_a_Global_Context_for_Database_Us"/>
      <w:bookmarkStart w:id="995" w:name="_bookmark1278"/>
      <w:bookmarkStart w:id="996" w:name="_bookmark1279"/>
      <w:bookmarkEnd w:id="994"/>
      <w:bookmarkEnd w:id="995"/>
      <w:bookmarkEnd w:id="996"/>
      <w:r>
        <w:rPr>
          <w:spacing w:val="-15"/>
        </w:rPr>
        <w:t>Thiết  lập</w:t>
      </w:r>
      <w:r w:rsidRPr="001058B5">
        <w:t xml:space="preserve"> </w:t>
      </w:r>
      <w:r w:rsidRPr="001058B5">
        <w:rPr>
          <w:spacing w:val="-18"/>
        </w:rPr>
        <w:t xml:space="preserve">Global </w:t>
      </w:r>
      <w:r w:rsidRPr="001058B5">
        <w:rPr>
          <w:spacing w:val="-19"/>
        </w:rPr>
        <w:t xml:space="preserve">Context </w:t>
      </w:r>
      <w:r>
        <w:rPr>
          <w:spacing w:val="-13"/>
        </w:rPr>
        <w:t xml:space="preserve">bởi người dùng </w:t>
      </w:r>
      <w:r w:rsidRPr="001058B5">
        <w:rPr>
          <w:spacing w:val="-19"/>
        </w:rPr>
        <w:t xml:space="preserve">Database </w:t>
      </w:r>
      <w:r w:rsidRPr="001058B5">
        <w:rPr>
          <w:spacing w:val="-20"/>
        </w:rPr>
        <w:t xml:space="preserve">Who Move </w:t>
      </w:r>
      <w:r w:rsidRPr="001058B5">
        <w:rPr>
          <w:spacing w:val="-19"/>
        </w:rPr>
        <w:t xml:space="preserve">Between </w:t>
      </w:r>
      <w:r w:rsidRPr="001058B5">
        <w:rPr>
          <w:spacing w:val="-17"/>
        </w:rPr>
        <w:t>Applications</w:t>
      </w:r>
    </w:p>
    <w:p w14:paraId="7DBBFDDE" w14:textId="77777777" w:rsidR="00257CFD" w:rsidRPr="00CB4D47" w:rsidRDefault="00257CFD" w:rsidP="00257CFD">
      <w:pPr>
        <w:pStyle w:val="BodyText"/>
        <w:spacing w:before="57" w:line="230" w:lineRule="auto"/>
        <w:ind w:left="2260" w:right="185"/>
        <w:rPr>
          <w:rFonts w:ascii="Arial" w:hAnsi="Arial" w:cs="Arial"/>
        </w:rPr>
      </w:pPr>
      <w:r w:rsidRPr="00CB4D47">
        <w:rPr>
          <w:rFonts w:ascii="Arial" w:hAnsi="Arial" w:cs="Arial"/>
        </w:rPr>
        <w:t xml:space="preserve">Để thiết lập </w:t>
      </w:r>
      <w:r w:rsidRPr="001058B5">
        <w:rPr>
          <w:rFonts w:ascii="Arial" w:hAnsi="Arial" w:cs="Arial"/>
        </w:rPr>
        <w:t xml:space="preserve">global application context </w:t>
      </w:r>
      <w:r w:rsidRPr="00CB4D47">
        <w:rPr>
          <w:rFonts w:ascii="Arial" w:hAnsi="Arial" w:cs="Arial"/>
        </w:rPr>
        <w:t xml:space="preserve">cho người dùng </w:t>
      </w:r>
      <w:r>
        <w:rPr>
          <w:rFonts w:ascii="Arial" w:hAnsi="Arial" w:cs="Arial"/>
        </w:rPr>
        <w:t>database</w:t>
      </w:r>
      <w:r w:rsidRPr="00CB4D47">
        <w:rPr>
          <w:rFonts w:ascii="Arial" w:hAnsi="Arial" w:cs="Arial"/>
        </w:rPr>
        <w:t xml:space="preserve"> di chuyển từ ứng dụng này sang ứng dụng khác, đặc biệt khi ứng dụng có các yêu cầu truy cập khác nhau, bao gồm tham số tên người dùng trong </w:t>
      </w:r>
      <w:r w:rsidRPr="001058B5">
        <w:rPr>
          <w:rFonts w:ascii="Arial" w:hAnsi="Arial" w:cs="Arial"/>
        </w:rPr>
        <w:t>SET_CONTEXT procedure</w:t>
      </w:r>
      <w:r w:rsidRPr="00CB4D47">
        <w:rPr>
          <w:rFonts w:ascii="Arial" w:hAnsi="Arial" w:cs="Arial"/>
        </w:rPr>
        <w:t xml:space="preserve">. Tham số này chỉ định rằng cùng một </w:t>
      </w:r>
      <w:r>
        <w:rPr>
          <w:rFonts w:ascii="Arial" w:hAnsi="Arial" w:cs="Arial"/>
        </w:rPr>
        <w:t>schema</w:t>
      </w:r>
      <w:r w:rsidRPr="00CB4D47">
        <w:rPr>
          <w:rFonts w:ascii="Arial" w:hAnsi="Arial" w:cs="Arial"/>
        </w:rPr>
        <w:t xml:space="preserve"> được sử dụng cho tất cả các </w:t>
      </w:r>
      <w:r>
        <w:rPr>
          <w:rFonts w:ascii="Arial" w:hAnsi="Arial" w:cs="Arial"/>
        </w:rPr>
        <w:t>session</w:t>
      </w:r>
      <w:r w:rsidRPr="00CB4D47">
        <w:rPr>
          <w:rFonts w:ascii="Arial" w:hAnsi="Arial" w:cs="Arial"/>
        </w:rPr>
        <w:t>.</w:t>
      </w:r>
    </w:p>
    <w:p w14:paraId="300726BC" w14:textId="77777777" w:rsidR="00257CFD" w:rsidRPr="00CB4D47" w:rsidRDefault="00257CFD" w:rsidP="00257CFD">
      <w:pPr>
        <w:pStyle w:val="BodyText"/>
        <w:spacing w:before="57" w:line="230" w:lineRule="auto"/>
        <w:ind w:left="2260" w:right="185"/>
        <w:rPr>
          <w:rFonts w:ascii="Arial" w:hAnsi="Arial" w:cs="Arial"/>
        </w:rPr>
      </w:pPr>
    </w:p>
    <w:p w14:paraId="1D65C228" w14:textId="77777777" w:rsidR="00257CFD" w:rsidRDefault="00257CFD" w:rsidP="00257CFD">
      <w:pPr>
        <w:pStyle w:val="BodyText"/>
        <w:spacing w:before="57" w:line="230" w:lineRule="auto"/>
        <w:ind w:left="2260" w:right="185"/>
        <w:rPr>
          <w:rFonts w:ascii="Arial" w:hAnsi="Arial" w:cs="Arial"/>
        </w:rPr>
      </w:pPr>
      <w:r w:rsidRPr="00CB4D47">
        <w:rPr>
          <w:rFonts w:ascii="Arial" w:hAnsi="Arial" w:cs="Arial"/>
        </w:rPr>
        <w:t>Sử dụng các tham số SET_CONTEXT sau:</w:t>
      </w:r>
    </w:p>
    <w:p w14:paraId="63D6336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B7FAD99"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5C33879E"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3FE6ABB7"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0F5653DD" w14:textId="77777777" w:rsidR="00257CFD" w:rsidRPr="00CB4D47" w:rsidRDefault="00257CFD" w:rsidP="00257CFD">
      <w:pPr>
        <w:pStyle w:val="BodyText"/>
        <w:spacing w:before="117" w:line="228" w:lineRule="auto"/>
        <w:ind w:left="2260" w:hanging="1"/>
        <w:rPr>
          <w:rFonts w:ascii="Arial" w:hAnsi="Arial" w:cs="Arial"/>
        </w:rPr>
      </w:pPr>
      <w:r w:rsidRPr="001058B5">
        <w:rPr>
          <w:rFonts w:ascii="Arial" w:hAnsi="Arial" w:cs="Arial"/>
        </w:rPr>
        <w:t xml:space="preserve">Oracle Database </w:t>
      </w:r>
      <w:r w:rsidRPr="00CB4D47">
        <w:rPr>
          <w:rFonts w:ascii="Arial" w:hAnsi="Arial" w:cs="Arial"/>
        </w:rPr>
        <w:t xml:space="preserve">khớp với giá trị </w:t>
      </w:r>
      <w:r w:rsidRPr="001058B5">
        <w:rPr>
          <w:rFonts w:ascii="Arial" w:hAnsi="Arial" w:cs="Arial"/>
        </w:rPr>
        <w:t>username</w:t>
      </w:r>
      <w:r w:rsidRPr="00CB4D47">
        <w:rPr>
          <w:rFonts w:ascii="Arial" w:hAnsi="Arial" w:cs="Arial"/>
        </w:rPr>
        <w:t xml:space="preserve"> để ứng dụng khác có thể nhận ra </w:t>
      </w:r>
      <w:r w:rsidRPr="001058B5">
        <w:rPr>
          <w:rFonts w:ascii="Arial" w:hAnsi="Arial" w:cs="Arial"/>
        </w:rPr>
        <w:t>application context</w:t>
      </w:r>
      <w:r w:rsidRPr="00CB4D47">
        <w:rPr>
          <w:rFonts w:ascii="Arial" w:hAnsi="Arial" w:cs="Arial"/>
        </w:rPr>
        <w:t>. Điều này cho phép người dùng di chuyển giữa các ứng dụng.</w:t>
      </w:r>
    </w:p>
    <w:p w14:paraId="7DDC0A97" w14:textId="77777777" w:rsidR="00257CFD" w:rsidRDefault="00257CFD" w:rsidP="00257CFD">
      <w:pPr>
        <w:pStyle w:val="BodyText"/>
        <w:spacing w:before="117" w:line="228" w:lineRule="auto"/>
        <w:ind w:left="2260" w:hanging="1"/>
        <w:rPr>
          <w:rFonts w:ascii="Arial" w:hAnsi="Arial" w:cs="Arial"/>
        </w:rPr>
      </w:pPr>
      <w:r w:rsidRPr="00CB4D47">
        <w:rPr>
          <w:rFonts w:ascii="Arial" w:hAnsi="Arial" w:cs="Arial"/>
        </w:rPr>
        <w:t xml:space="preserve">Bằng cách bỏ qua cài đặt client_id, giá trị của nó là NULL, giá trị mặc định. Điều này có nghĩa là các giá trị có thể được nhìn thấy bởi nhiều </w:t>
      </w:r>
      <w:r w:rsidRPr="001058B5">
        <w:rPr>
          <w:rFonts w:ascii="Arial" w:hAnsi="Arial" w:cs="Arial"/>
        </w:rPr>
        <w:t>sessions</w:t>
      </w:r>
      <w:r w:rsidRPr="00CB4D47">
        <w:rPr>
          <w:rFonts w:ascii="Arial" w:hAnsi="Arial" w:cs="Arial"/>
        </w:rPr>
        <w:t xml:space="preserve"> nếu cài đặt tên người dùng giống nhau cho người dùng </w:t>
      </w:r>
      <w:r>
        <w:rPr>
          <w:rFonts w:ascii="Arial" w:hAnsi="Arial" w:cs="Arial"/>
        </w:rPr>
        <w:t>database</w:t>
      </w:r>
      <w:r w:rsidRPr="00CB4D47">
        <w:rPr>
          <w:rFonts w:ascii="Arial" w:hAnsi="Arial" w:cs="Arial"/>
        </w:rPr>
        <w:t xml:space="preserve"> duy trì cùng một ngữ cảnh trong các ứng dụng khác nhau. Ví dụ: bạn có thể có một bộ ứng dụng kiểm soát quyền truy cập của người dùng bằng các chính sách </w:t>
      </w:r>
      <w:r w:rsidRPr="001058B5">
        <w:rPr>
          <w:rFonts w:ascii="Arial" w:hAnsi="Arial" w:cs="Arial"/>
        </w:rPr>
        <w:t>Oracle Virtual Private Database</w:t>
      </w:r>
      <w:r w:rsidRPr="00CB4D47">
        <w:rPr>
          <w:rFonts w:ascii="Arial" w:hAnsi="Arial" w:cs="Arial"/>
        </w:rPr>
        <w:t>, với mỗi người dùng bị giới hạn vai trò công việc.</w:t>
      </w:r>
    </w:p>
    <w:p w14:paraId="7D8F43BB" w14:textId="77777777" w:rsidR="00257CFD" w:rsidRPr="001058B5" w:rsidRDefault="00257CFD" w:rsidP="00257CFD">
      <w:pPr>
        <w:spacing w:line="228" w:lineRule="auto"/>
        <w:jc w:val="both"/>
        <w:rPr>
          <w:rFonts w:ascii="Arial" w:hAnsi="Arial" w:cs="Arial"/>
        </w:rPr>
        <w:sectPr w:rsidR="00257CFD" w:rsidRPr="001058B5">
          <w:pgSz w:w="12240" w:h="15840"/>
          <w:pgMar w:top="840" w:right="1060" w:bottom="860" w:left="1100" w:header="549" w:footer="663" w:gutter="0"/>
          <w:cols w:space="720"/>
        </w:sectPr>
      </w:pPr>
    </w:p>
    <w:p w14:paraId="7C2646F4" w14:textId="77777777" w:rsidR="00257CFD" w:rsidRPr="001058B5" w:rsidRDefault="00257CFD" w:rsidP="00257CFD">
      <w:pPr>
        <w:pStyle w:val="BodyText"/>
        <w:spacing w:before="5"/>
        <w:rPr>
          <w:rFonts w:ascii="Arial" w:hAnsi="Arial" w:cs="Arial"/>
          <w:sz w:val="25"/>
        </w:rPr>
      </w:pPr>
    </w:p>
    <w:p w14:paraId="637CFFBE" w14:textId="77777777" w:rsidR="00257CFD" w:rsidRDefault="00257CFD" w:rsidP="00257CFD">
      <w:pPr>
        <w:spacing w:line="254" w:lineRule="auto"/>
        <w:ind w:left="1660" w:right="848" w:hanging="1"/>
        <w:rPr>
          <w:rFonts w:ascii="Arial" w:hAnsi="Arial" w:cs="Arial"/>
          <w:color w:val="0000CC"/>
          <w:sz w:val="20"/>
          <w:szCs w:val="20"/>
        </w:rPr>
      </w:pPr>
      <w:bookmarkStart w:id="997" w:name="_bookmark1281"/>
      <w:bookmarkEnd w:id="997"/>
      <w:r w:rsidRPr="00CB4D47">
        <w:rPr>
          <w:rFonts w:ascii="Arial" w:hAnsi="Arial" w:cs="Arial"/>
          <w:color w:val="0000CC"/>
          <w:sz w:val="20"/>
          <w:szCs w:val="20"/>
        </w:rPr>
        <w:t xml:space="preserve">Ví dụ 6-11 </w:t>
      </w:r>
      <w:r w:rsidRPr="00373D86">
        <w:rPr>
          <w:rFonts w:ascii="Arial" w:hAnsi="Arial" w:cs="Arial"/>
          <w:sz w:val="20"/>
          <w:szCs w:val="20"/>
        </w:rPr>
        <w:t xml:space="preserve">minh họa cách thiết lập tham số </w:t>
      </w:r>
      <w:r>
        <w:rPr>
          <w:rFonts w:ascii="Arial" w:hAnsi="Arial" w:cs="Arial"/>
          <w:sz w:val="20"/>
          <w:szCs w:val="20"/>
        </w:rPr>
        <w:t>usersname</w:t>
      </w:r>
      <w:r w:rsidRPr="00373D86">
        <w:rPr>
          <w:rFonts w:ascii="Arial" w:hAnsi="Arial" w:cs="Arial"/>
          <w:sz w:val="20"/>
          <w:szCs w:val="20"/>
        </w:rPr>
        <w:t xml:space="preserve"> để một người dùng cụ thể có thể di chuyển giữa các ứng dụng. Ví dụ này tương tự như </w:t>
      </w:r>
      <w:r>
        <w:rPr>
          <w:rFonts w:ascii="Arial" w:hAnsi="Arial" w:cs="Arial"/>
          <w:sz w:val="20"/>
          <w:szCs w:val="20"/>
        </w:rPr>
        <w:t>package</w:t>
      </w:r>
      <w:r w:rsidRPr="00373D86">
        <w:rPr>
          <w:rFonts w:ascii="Arial" w:hAnsi="Arial" w:cs="Arial"/>
          <w:sz w:val="20"/>
          <w:szCs w:val="20"/>
        </w:rPr>
        <w:t xml:space="preserve"> đã được tạo trong</w:t>
      </w:r>
      <w:r w:rsidRPr="00CB4D47">
        <w:rPr>
          <w:rFonts w:ascii="Arial" w:hAnsi="Arial" w:cs="Arial"/>
          <w:color w:val="0000CC"/>
          <w:sz w:val="20"/>
          <w:szCs w:val="20"/>
        </w:rPr>
        <w:t xml:space="preserve"> Ví dụ 6–10 </w:t>
      </w:r>
      <w:r w:rsidRPr="00373D86">
        <w:rPr>
          <w:rFonts w:ascii="Arial" w:hAnsi="Arial" w:cs="Arial"/>
          <w:sz w:val="20"/>
          <w:szCs w:val="20"/>
        </w:rPr>
        <w:t xml:space="preserve">trên trang 6-26. Việc sử dụng tham số </w:t>
      </w:r>
      <w:r>
        <w:rPr>
          <w:rFonts w:ascii="Arial" w:hAnsi="Arial" w:cs="Arial"/>
          <w:sz w:val="20"/>
          <w:szCs w:val="20"/>
        </w:rPr>
        <w:t>usersname</w:t>
      </w:r>
      <w:r w:rsidRPr="00373D86">
        <w:rPr>
          <w:rFonts w:ascii="Arial" w:hAnsi="Arial" w:cs="Arial"/>
          <w:sz w:val="20"/>
          <w:szCs w:val="20"/>
        </w:rPr>
        <w:t xml:space="preserve"> được biểu thị bằng kiểu chữ in đậm</w:t>
      </w:r>
      <w:r w:rsidRPr="00CB4D47">
        <w:rPr>
          <w:rFonts w:ascii="Arial" w:hAnsi="Arial" w:cs="Arial"/>
          <w:color w:val="0000CC"/>
          <w:sz w:val="20"/>
          <w:szCs w:val="20"/>
        </w:rPr>
        <w:t>.</w:t>
      </w:r>
    </w:p>
    <w:p w14:paraId="4D6BF4AA" w14:textId="77777777" w:rsidR="00257CFD" w:rsidRDefault="00257CFD" w:rsidP="00257CFD">
      <w:pPr>
        <w:spacing w:line="254" w:lineRule="auto"/>
        <w:ind w:left="1660" w:right="848" w:hanging="1"/>
        <w:rPr>
          <w:rFonts w:ascii="Arial" w:hAnsi="Arial" w:cs="Arial"/>
          <w:color w:val="0000CC"/>
          <w:sz w:val="20"/>
          <w:szCs w:val="20"/>
        </w:rPr>
      </w:pPr>
    </w:p>
    <w:p w14:paraId="4195F307" w14:textId="77777777" w:rsidR="00257CFD" w:rsidRPr="001058B5" w:rsidRDefault="00257CFD" w:rsidP="00257CFD">
      <w:pPr>
        <w:spacing w:line="254" w:lineRule="auto"/>
        <w:ind w:left="1660" w:right="848" w:hanging="1"/>
        <w:rPr>
          <w:rFonts w:ascii="Arial" w:hAnsi="Arial" w:cs="Arial"/>
          <w:b/>
          <w:i/>
          <w:sz w:val="18"/>
        </w:rPr>
      </w:pPr>
      <w:r w:rsidRPr="001058B5">
        <w:rPr>
          <w:rFonts w:ascii="Arial" w:hAnsi="Arial" w:cs="Arial"/>
          <w:b/>
          <w:i/>
          <w:sz w:val="18"/>
        </w:rPr>
        <w:t>Example 6–11 Package to Manage Global Application Context Values for a User Moving Between Applications</w:t>
      </w:r>
    </w:p>
    <w:p w14:paraId="30992225" w14:textId="77777777" w:rsidR="00257CFD" w:rsidRPr="001058B5" w:rsidRDefault="00257CFD" w:rsidP="00257CFD">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DBFADAB"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D767D38" w14:textId="77777777" w:rsidR="00257CFD" w:rsidRPr="001058B5" w:rsidRDefault="00257CFD" w:rsidP="00257CFD">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05AEB02E" w14:textId="77777777" w:rsidR="00257CFD" w:rsidRPr="001058B5" w:rsidRDefault="00257CFD" w:rsidP="00257CFD">
      <w:pPr>
        <w:ind w:left="1844"/>
        <w:rPr>
          <w:rFonts w:ascii="Arial" w:hAnsi="Arial" w:cs="Arial"/>
          <w:sz w:val="18"/>
        </w:rPr>
      </w:pPr>
      <w:r w:rsidRPr="001058B5">
        <w:rPr>
          <w:rFonts w:ascii="Arial" w:hAnsi="Arial" w:cs="Arial"/>
          <w:w w:val="86"/>
          <w:sz w:val="18"/>
        </w:rPr>
        <w:t>/</w:t>
      </w:r>
    </w:p>
    <w:p w14:paraId="19A9783B" w14:textId="77777777" w:rsidR="00257CFD" w:rsidRPr="001058B5" w:rsidRDefault="00257CFD" w:rsidP="00257CFD">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57626A9"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70B5CFD9" w14:textId="77777777" w:rsidR="00257CFD" w:rsidRPr="001058B5" w:rsidRDefault="00257CFD" w:rsidP="00257CFD">
      <w:pPr>
        <w:spacing w:before="16"/>
        <w:ind w:left="2030"/>
        <w:rPr>
          <w:rFonts w:ascii="Arial" w:hAnsi="Arial" w:cs="Arial"/>
          <w:sz w:val="18"/>
        </w:rPr>
      </w:pPr>
      <w:r w:rsidRPr="001058B5">
        <w:rPr>
          <w:rFonts w:ascii="Arial" w:hAnsi="Arial" w:cs="Arial"/>
          <w:w w:val="95"/>
          <w:sz w:val="18"/>
        </w:rPr>
        <w:t>AS</w:t>
      </w:r>
    </w:p>
    <w:p w14:paraId="09F3A95A" w14:textId="77777777" w:rsidR="00257CFD" w:rsidRPr="001058B5" w:rsidRDefault="00257CFD" w:rsidP="00257CFD">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3B49C5D" w14:textId="77777777" w:rsidR="00257CFD" w:rsidRPr="001058B5" w:rsidRDefault="00257CFD" w:rsidP="00257CFD">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22DF7E3E"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END set_hr_ctx;</w:t>
      </w:r>
    </w:p>
    <w:p w14:paraId="72FADDEC" w14:textId="77777777" w:rsidR="00257CFD" w:rsidRPr="001058B5" w:rsidRDefault="00257CFD" w:rsidP="00257CFD">
      <w:pPr>
        <w:pStyle w:val="BodyText"/>
        <w:spacing w:before="9"/>
        <w:rPr>
          <w:rFonts w:ascii="Arial" w:hAnsi="Arial" w:cs="Arial"/>
        </w:rPr>
      </w:pPr>
    </w:p>
    <w:p w14:paraId="1D2098ED" w14:textId="77777777" w:rsidR="00257CFD" w:rsidRPr="001058B5" w:rsidRDefault="00257CFD" w:rsidP="00257CFD">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6978F0C" w14:textId="77777777" w:rsidR="00257CFD" w:rsidRPr="001058B5" w:rsidRDefault="00257CFD" w:rsidP="00257CFD">
      <w:pPr>
        <w:ind w:left="2123"/>
        <w:rPr>
          <w:rFonts w:ascii="Arial" w:hAnsi="Arial" w:cs="Arial"/>
          <w:sz w:val="18"/>
        </w:rPr>
      </w:pPr>
      <w:r w:rsidRPr="001058B5">
        <w:rPr>
          <w:rFonts w:ascii="Arial" w:hAnsi="Arial" w:cs="Arial"/>
          <w:w w:val="95"/>
          <w:sz w:val="18"/>
        </w:rPr>
        <w:t>BEGIN</w:t>
      </w:r>
    </w:p>
    <w:p w14:paraId="7F5775C1" w14:textId="77777777" w:rsidR="00257CFD" w:rsidRPr="001058B5" w:rsidRDefault="00257CFD" w:rsidP="00257CFD">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594D685E"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09A9D6B6"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539EC18F" w14:textId="77777777" w:rsidR="00257CFD" w:rsidRPr="001058B5" w:rsidRDefault="00257CFD" w:rsidP="00257CFD">
      <w:pPr>
        <w:pStyle w:val="BodyText"/>
        <w:rPr>
          <w:rFonts w:ascii="Arial" w:hAnsi="Arial" w:cs="Arial"/>
          <w:sz w:val="19"/>
        </w:rPr>
      </w:pPr>
    </w:p>
    <w:p w14:paraId="0C7462B2" w14:textId="77777777" w:rsidR="00257CFD" w:rsidRDefault="00257CFD" w:rsidP="00257CFD">
      <w:pPr>
        <w:pStyle w:val="BodyText"/>
        <w:spacing w:line="230" w:lineRule="auto"/>
        <w:ind w:left="1659" w:right="848"/>
        <w:rPr>
          <w:rFonts w:ascii="Arial" w:hAnsi="Arial" w:cs="Arial"/>
          <w:spacing w:val="-4"/>
        </w:rPr>
      </w:pPr>
      <w:r w:rsidRPr="00373D86">
        <w:rPr>
          <w:rFonts w:ascii="Arial" w:hAnsi="Arial" w:cs="Arial"/>
          <w:spacing w:val="-4"/>
        </w:rPr>
        <w:t xml:space="preserve">Thông thường, bạn thực hiện </w:t>
      </w:r>
      <w:r w:rsidRPr="001058B5">
        <w:rPr>
          <w:rFonts w:ascii="Arial" w:hAnsi="Arial" w:cs="Arial"/>
        </w:rPr>
        <w:t>procedur</w:t>
      </w:r>
      <w:r>
        <w:rPr>
          <w:rFonts w:ascii="Arial" w:hAnsi="Arial" w:cs="Arial"/>
        </w:rPr>
        <w:t xml:space="preserve"> </w:t>
      </w:r>
      <w:r w:rsidRPr="00373D86">
        <w:rPr>
          <w:rFonts w:ascii="Arial" w:hAnsi="Arial" w:cs="Arial"/>
          <w:spacing w:val="-4"/>
        </w:rPr>
        <w:t xml:space="preserve">này trong một ứng dụng </w:t>
      </w:r>
      <w:r>
        <w:rPr>
          <w:rFonts w:ascii="Arial" w:hAnsi="Arial" w:cs="Arial"/>
          <w:spacing w:val="-4"/>
        </w:rPr>
        <w:t>database</w:t>
      </w:r>
      <w:r w:rsidRPr="00373D86">
        <w:rPr>
          <w:rFonts w:ascii="Arial" w:hAnsi="Arial" w:cs="Arial"/>
          <w:spacing w:val="-4"/>
        </w:rPr>
        <w:t xml:space="preserve"> bằng cách nhúng một cuộc gọi tương tự như ví dụ sau đây. Đảm bảo rằng giá trị cho tham số user_name (</w:t>
      </w:r>
      <w:r w:rsidRPr="001058B5">
        <w:rPr>
          <w:rFonts w:ascii="Arial" w:hAnsi="Arial" w:cs="Arial"/>
        </w:rPr>
        <w:t>scott</w:t>
      </w:r>
      <w:r w:rsidRPr="001058B5">
        <w:rPr>
          <w:rFonts w:ascii="Arial" w:hAnsi="Arial" w:cs="Arial"/>
          <w:spacing w:val="-101"/>
        </w:rPr>
        <w:t xml:space="preserve"> </w:t>
      </w:r>
      <w:r w:rsidRPr="001058B5">
        <w:rPr>
          <w:rFonts w:ascii="Arial" w:hAnsi="Arial" w:cs="Arial"/>
        </w:rPr>
        <w:t>in this case</w:t>
      </w:r>
      <w:r w:rsidRPr="00373D86">
        <w:rPr>
          <w:rFonts w:ascii="Arial" w:hAnsi="Arial" w:cs="Arial"/>
          <w:spacing w:val="-4"/>
        </w:rPr>
        <w:t xml:space="preserve">) là một tên người dùng </w:t>
      </w:r>
      <w:r>
        <w:rPr>
          <w:rFonts w:ascii="Arial" w:hAnsi="Arial" w:cs="Arial"/>
          <w:spacing w:val="-4"/>
        </w:rPr>
        <w:t>database</w:t>
      </w:r>
      <w:r w:rsidRPr="00373D86">
        <w:rPr>
          <w:rFonts w:ascii="Arial" w:hAnsi="Arial" w:cs="Arial"/>
          <w:spacing w:val="-4"/>
        </w:rPr>
        <w:t xml:space="preserve"> hợp lệ.</w:t>
      </w:r>
    </w:p>
    <w:p w14:paraId="67FAEEAC" w14:textId="77777777" w:rsidR="00257CFD" w:rsidRPr="001058B5" w:rsidRDefault="00257CFD" w:rsidP="00257CFD">
      <w:pPr>
        <w:spacing w:before="138"/>
        <w:ind w:left="1660"/>
        <w:rPr>
          <w:rFonts w:ascii="Arial" w:hAnsi="Arial" w:cs="Arial"/>
          <w:sz w:val="18"/>
        </w:rPr>
      </w:pPr>
      <w:r w:rsidRPr="001058B5">
        <w:rPr>
          <w:rFonts w:ascii="Arial" w:hAnsi="Arial" w:cs="Arial"/>
          <w:w w:val="95"/>
          <w:sz w:val="18"/>
        </w:rPr>
        <w:t>BEGIN</w:t>
      </w:r>
    </w:p>
    <w:p w14:paraId="20A33C8A" w14:textId="77777777" w:rsidR="00257CFD" w:rsidRPr="001058B5" w:rsidRDefault="00257CFD" w:rsidP="00257CFD">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31563DDF" w14:textId="77777777" w:rsidR="00257CFD" w:rsidRPr="001058B5" w:rsidRDefault="00257CFD" w:rsidP="00257CFD">
      <w:pPr>
        <w:pStyle w:val="BodyText"/>
        <w:spacing w:before="5"/>
        <w:rPr>
          <w:rFonts w:ascii="Arial" w:hAnsi="Arial" w:cs="Arial"/>
          <w:sz w:val="17"/>
        </w:rPr>
      </w:pPr>
    </w:p>
    <w:p w14:paraId="54904F47" w14:textId="77777777" w:rsidR="00257CFD" w:rsidRDefault="00257CFD" w:rsidP="00257CFD">
      <w:pPr>
        <w:pStyle w:val="BodyText"/>
        <w:spacing w:line="230" w:lineRule="auto"/>
        <w:ind w:left="1660" w:right="848"/>
        <w:rPr>
          <w:rFonts w:ascii="Arial" w:hAnsi="Arial" w:cs="Arial"/>
        </w:rPr>
      </w:pPr>
      <w:r w:rsidRPr="00373D86">
        <w:rPr>
          <w:rFonts w:ascii="Arial" w:hAnsi="Arial" w:cs="Arial"/>
        </w:rPr>
        <w:t xml:space="preserve">Một cách an toàn để quản lý loại </w:t>
      </w:r>
      <w:r w:rsidRPr="001058B5">
        <w:rPr>
          <w:rFonts w:ascii="Arial" w:hAnsi="Arial" w:cs="Arial"/>
        </w:rPr>
        <w:t xml:space="preserve">global application context </w:t>
      </w:r>
      <w:r w:rsidRPr="00373D86">
        <w:rPr>
          <w:rFonts w:ascii="Arial" w:hAnsi="Arial" w:cs="Arial"/>
        </w:rPr>
        <w:t xml:space="preserve">này nằm trong các ứng dụng của bạn, mã nhúng để cấp vai trò ứng dụng an toàn cho người dùng. Mã này nên bao gồm các quyền EXECUTE trên </w:t>
      </w:r>
      <w:r w:rsidRPr="001058B5">
        <w:rPr>
          <w:rFonts w:ascii="Arial" w:hAnsi="Arial" w:cs="Arial"/>
        </w:rPr>
        <w:t xml:space="preserve">PL/SQL package </w:t>
      </w:r>
      <w:r w:rsidRPr="00373D86">
        <w:rPr>
          <w:rFonts w:ascii="Arial" w:hAnsi="Arial" w:cs="Arial"/>
        </w:rPr>
        <w:t xml:space="preserve">đáng tin cậy để đặt </w:t>
      </w:r>
      <w:r w:rsidRPr="001058B5">
        <w:rPr>
          <w:rFonts w:ascii="Arial" w:hAnsi="Arial" w:cs="Arial"/>
        </w:rPr>
        <w:t>application context</w:t>
      </w:r>
      <w:r w:rsidRPr="00373D86">
        <w:rPr>
          <w:rFonts w:ascii="Arial" w:hAnsi="Arial" w:cs="Arial"/>
        </w:rPr>
        <w:t>. Nói cách khác, ứng dụng, không phải người dùng, sẽ đặt ngữ cảnh cho người dùng.</w:t>
      </w:r>
    </w:p>
    <w:p w14:paraId="3F3E4AA2" w14:textId="77777777" w:rsidR="00257CFD" w:rsidRPr="00373D86" w:rsidRDefault="00257CFD" w:rsidP="00257CFD">
      <w:pPr>
        <w:pStyle w:val="BodyText"/>
        <w:spacing w:line="230" w:lineRule="auto"/>
        <w:ind w:left="1660" w:right="848"/>
        <w:rPr>
          <w:rFonts w:ascii="Arial" w:hAnsi="Arial" w:cs="Arial"/>
        </w:rPr>
      </w:pPr>
    </w:p>
    <w:p w14:paraId="53C1FBA5" w14:textId="77777777" w:rsidR="00257CFD" w:rsidRPr="001058B5" w:rsidRDefault="00257CFD" w:rsidP="00257CFD">
      <w:pPr>
        <w:pStyle w:val="Heading6"/>
        <w:ind w:left="1660"/>
      </w:pPr>
      <w:bookmarkStart w:id="998" w:name="Setting_a_Global_Application_Context_for"/>
      <w:bookmarkStart w:id="999" w:name="_bookmark1282"/>
      <w:bookmarkStart w:id="1000" w:name="_bookmark1285"/>
      <w:bookmarkEnd w:id="998"/>
      <w:bookmarkEnd w:id="999"/>
      <w:bookmarkEnd w:id="1000"/>
      <w:r>
        <w:t>Thiết lập</w:t>
      </w:r>
      <w:r w:rsidRPr="001058B5">
        <w:t xml:space="preserve"> Global App</w:t>
      </w:r>
      <w:bookmarkStart w:id="1001" w:name="_bookmark1283"/>
      <w:bookmarkEnd w:id="1001"/>
      <w:r w:rsidRPr="001058B5">
        <w:t>licati</w:t>
      </w:r>
      <w:bookmarkStart w:id="1002" w:name="_bookmark1286"/>
      <w:bookmarkEnd w:id="1002"/>
      <w:r w:rsidRPr="001058B5">
        <w:t>on Cont</w:t>
      </w:r>
      <w:bookmarkStart w:id="1003" w:name="_bookmark1284"/>
      <w:bookmarkEnd w:id="1003"/>
      <w:r w:rsidRPr="001058B5">
        <w:t xml:space="preserve">ext </w:t>
      </w:r>
      <w:r>
        <w:t xml:space="preserve">cho  người dùng </w:t>
      </w:r>
      <w:r w:rsidRPr="001058B5">
        <w:t xml:space="preserve">Nondatabase </w:t>
      </w:r>
    </w:p>
    <w:p w14:paraId="53DFDE21" w14:textId="77777777" w:rsidR="00257CFD" w:rsidRDefault="00257CFD" w:rsidP="00257CFD">
      <w:pPr>
        <w:pStyle w:val="BodyText"/>
        <w:spacing w:before="57" w:line="230" w:lineRule="auto"/>
        <w:ind w:left="1660" w:right="935"/>
        <w:rPr>
          <w:rFonts w:ascii="Arial" w:hAnsi="Arial" w:cs="Arial"/>
        </w:rPr>
      </w:pPr>
      <w:r w:rsidRPr="00373D86">
        <w:rPr>
          <w:rFonts w:ascii="Arial" w:hAnsi="Arial" w:cs="Arial"/>
        </w:rPr>
        <w:t xml:space="preserve">Khi một người dùng </w:t>
      </w:r>
      <w:r w:rsidRPr="001058B5">
        <w:rPr>
          <w:rFonts w:ascii="Arial" w:hAnsi="Arial" w:cs="Arial"/>
        </w:rPr>
        <w:t>nondatabase</w:t>
      </w:r>
      <w:r w:rsidRPr="00373D86">
        <w:rPr>
          <w:rFonts w:ascii="Arial" w:hAnsi="Arial" w:cs="Arial"/>
        </w:rPr>
        <w:t>, đó là</w:t>
      </w:r>
      <w:r>
        <w:rPr>
          <w:rFonts w:ascii="Arial" w:hAnsi="Arial" w:cs="Arial"/>
        </w:rPr>
        <w:t xml:space="preserve"> </w:t>
      </w:r>
      <w:r w:rsidRPr="00373D86">
        <w:rPr>
          <w:rFonts w:ascii="Arial" w:hAnsi="Arial" w:cs="Arial"/>
        </w:rPr>
        <w:t xml:space="preserve">một người dùng không biết đến </w:t>
      </w:r>
      <w:r>
        <w:rPr>
          <w:rFonts w:ascii="Arial" w:hAnsi="Arial" w:cs="Arial"/>
        </w:rPr>
        <w:t>database</w:t>
      </w:r>
      <w:r w:rsidRPr="00373D86">
        <w:rPr>
          <w:rFonts w:ascii="Arial" w:hAnsi="Arial" w:cs="Arial"/>
        </w:rPr>
        <w:t xml:space="preserve"> (chẳng hạn như một người dùng ứng dụng Web), bắt đầu một </w:t>
      </w:r>
      <w:r w:rsidRPr="001058B5">
        <w:rPr>
          <w:rFonts w:ascii="Arial" w:hAnsi="Arial" w:cs="Arial"/>
        </w:rPr>
        <w:t>client session</w:t>
      </w:r>
      <w:r w:rsidRPr="00373D86">
        <w:rPr>
          <w:rFonts w:ascii="Arial" w:hAnsi="Arial" w:cs="Arial"/>
        </w:rPr>
        <w:t xml:space="preserve">, máy chủ ứng dụng tạo ra một </w:t>
      </w:r>
      <w:r w:rsidRPr="001058B5">
        <w:rPr>
          <w:rFonts w:ascii="Arial" w:hAnsi="Arial" w:cs="Arial"/>
        </w:rPr>
        <w:t>client session ID</w:t>
      </w:r>
      <w:r w:rsidRPr="00373D86">
        <w:rPr>
          <w:rFonts w:ascii="Arial" w:hAnsi="Arial" w:cs="Arial"/>
        </w:rPr>
        <w:t xml:space="preserve">. Khi ID này được đặt trên máy chủ ứng dụng, nó phải được chuyển đến phía máy chủ </w:t>
      </w:r>
      <w:r>
        <w:rPr>
          <w:rFonts w:ascii="Arial" w:hAnsi="Arial" w:cs="Arial"/>
        </w:rPr>
        <w:t>database</w:t>
      </w:r>
      <w:r w:rsidRPr="00373D86">
        <w:rPr>
          <w:rFonts w:ascii="Arial" w:hAnsi="Arial" w:cs="Arial"/>
        </w:rPr>
        <w:t xml:space="preserve">. Bạn làm điều này bằng cách sử dụng </w:t>
      </w:r>
      <w:r w:rsidRPr="001058B5">
        <w:rPr>
          <w:rFonts w:ascii="Arial" w:hAnsi="Arial" w:cs="Arial"/>
        </w:rPr>
        <w:t xml:space="preserve">DBMS_SESSION.SET_IDENTIFIER procedure </w:t>
      </w:r>
      <w:r w:rsidRPr="00373D86">
        <w:rPr>
          <w:rFonts w:ascii="Arial" w:hAnsi="Arial" w:cs="Arial"/>
        </w:rPr>
        <w:t xml:space="preserve">để thiết lập </w:t>
      </w:r>
      <w:r w:rsidRPr="001058B5">
        <w:rPr>
          <w:rFonts w:ascii="Arial" w:hAnsi="Arial" w:cs="Arial"/>
        </w:rPr>
        <w:t>client session ID</w:t>
      </w:r>
      <w:r w:rsidRPr="00373D86">
        <w:rPr>
          <w:rFonts w:ascii="Arial" w:hAnsi="Arial" w:cs="Arial"/>
        </w:rPr>
        <w:t xml:space="preserve">. Để thiết lập </w:t>
      </w:r>
      <w:r>
        <w:rPr>
          <w:rFonts w:ascii="Arial" w:hAnsi="Arial" w:cs="Arial"/>
        </w:rPr>
        <w:t>ngữ</w:t>
      </w:r>
      <w:r w:rsidRPr="00373D86">
        <w:rPr>
          <w:rFonts w:ascii="Arial" w:hAnsi="Arial" w:cs="Arial"/>
        </w:rPr>
        <w:t xml:space="preserve"> cảnh, bạn thiết lập tham số client_id trong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373D86">
        <w:rPr>
          <w:rFonts w:ascii="Arial" w:hAnsi="Arial" w:cs="Arial"/>
        </w:rPr>
        <w:t xml:space="preserve">, trong một </w:t>
      </w:r>
      <w:r w:rsidRPr="001058B5">
        <w:rPr>
          <w:rFonts w:ascii="Arial" w:hAnsi="Arial" w:cs="Arial"/>
          <w:w w:val="95"/>
        </w:rPr>
        <w:t xml:space="preserve">PL/SQL procedure </w:t>
      </w:r>
      <w:r w:rsidRPr="00373D86">
        <w:rPr>
          <w:rFonts w:ascii="Arial" w:hAnsi="Arial" w:cs="Arial"/>
        </w:rPr>
        <w:t xml:space="preserve">ở phía máy chủ. Điều này cho phép bạn quản lý </w:t>
      </w:r>
      <w:r w:rsidRPr="001058B5">
        <w:rPr>
          <w:rFonts w:ascii="Arial" w:hAnsi="Arial" w:cs="Arial"/>
        </w:rPr>
        <w:t>application context globally</w:t>
      </w:r>
      <w:r w:rsidRPr="00373D86">
        <w:rPr>
          <w:rFonts w:ascii="Arial" w:hAnsi="Arial" w:cs="Arial"/>
        </w:rPr>
        <w:t xml:space="preserve">, nhưng mỗi khách hàng chỉ thấy </w:t>
      </w:r>
      <w:r w:rsidRPr="001058B5">
        <w:rPr>
          <w:rFonts w:ascii="Arial" w:hAnsi="Arial" w:cs="Arial"/>
        </w:rPr>
        <w:t xml:space="preserve">application context </w:t>
      </w:r>
      <w:r w:rsidRPr="00373D86">
        <w:rPr>
          <w:rFonts w:ascii="Arial" w:hAnsi="Arial" w:cs="Arial"/>
        </w:rPr>
        <w:t>được gán của mình</w:t>
      </w:r>
    </w:p>
    <w:p w14:paraId="4E597520"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58EF1DFF" w14:textId="77777777" w:rsidR="00257CFD" w:rsidRPr="001058B5" w:rsidRDefault="00257CFD" w:rsidP="00257CFD">
      <w:pPr>
        <w:pStyle w:val="BodyText"/>
        <w:spacing w:before="5"/>
        <w:rPr>
          <w:rFonts w:ascii="Arial" w:hAnsi="Arial" w:cs="Arial"/>
          <w:sz w:val="25"/>
        </w:rPr>
      </w:pPr>
    </w:p>
    <w:p w14:paraId="685EA384"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Giá trị client_id là </w:t>
      </w:r>
      <w:r>
        <w:rPr>
          <w:rFonts w:ascii="Arial" w:hAnsi="Arial" w:cs="Arial"/>
        </w:rPr>
        <w:t>key</w:t>
      </w:r>
      <w:r w:rsidRPr="001B2F86">
        <w:rPr>
          <w:rFonts w:ascii="Arial" w:hAnsi="Arial" w:cs="Arial"/>
        </w:rPr>
        <w:t xml:space="preserve"> ở đây để nhận và thiết lập các thuộc tính chính xác cho </w:t>
      </w:r>
      <w:r w:rsidRPr="001058B5">
        <w:rPr>
          <w:rFonts w:ascii="Arial" w:hAnsi="Arial" w:cs="Arial"/>
        </w:rPr>
        <w:t>global application context</w:t>
      </w:r>
      <w:r w:rsidRPr="001B2F86">
        <w:rPr>
          <w:rFonts w:ascii="Arial" w:hAnsi="Arial" w:cs="Arial"/>
        </w:rPr>
        <w:t>. Hãy nhớ rằng trình</w:t>
      </w:r>
      <w:r>
        <w:rPr>
          <w:rFonts w:ascii="Arial" w:hAnsi="Arial" w:cs="Arial"/>
        </w:rPr>
        <w:t xml:space="preserve"> định danh</w:t>
      </w:r>
      <w:r w:rsidRPr="001B2F86">
        <w:rPr>
          <w:rFonts w:ascii="Arial" w:hAnsi="Arial" w:cs="Arial"/>
        </w:rPr>
        <w:t xml:space="preserve"> </w:t>
      </w:r>
      <w:r w:rsidRPr="001058B5">
        <w:rPr>
          <w:rFonts w:ascii="Arial" w:hAnsi="Arial" w:cs="Arial"/>
        </w:rPr>
        <w:t>client</w:t>
      </w:r>
      <w:r w:rsidRPr="001B2F86">
        <w:rPr>
          <w:rFonts w:ascii="Arial" w:hAnsi="Arial" w:cs="Arial"/>
        </w:rPr>
        <w:t xml:space="preserve"> được kiểm soát bởi ứng dụng </w:t>
      </w:r>
      <w:r w:rsidRPr="001058B5">
        <w:rPr>
          <w:rFonts w:ascii="Arial" w:hAnsi="Arial" w:cs="Arial"/>
        </w:rPr>
        <w:t>middle-tier</w:t>
      </w:r>
      <w:r w:rsidRPr="001B2F86">
        <w:rPr>
          <w:rFonts w:ascii="Arial" w:hAnsi="Arial" w:cs="Arial"/>
        </w:rPr>
        <w:t xml:space="preserve"> và một khi được </w:t>
      </w:r>
      <w:r>
        <w:rPr>
          <w:rFonts w:ascii="Arial" w:hAnsi="Arial" w:cs="Arial"/>
        </w:rPr>
        <w:t>thiết lập</w:t>
      </w:r>
      <w:r w:rsidRPr="001B2F86">
        <w:rPr>
          <w:rFonts w:ascii="Arial" w:hAnsi="Arial" w:cs="Arial"/>
        </w:rPr>
        <w:t>, nó vẫn mở cho đến khi nó được xóa.</w:t>
      </w:r>
    </w:p>
    <w:p w14:paraId="11B3DDAA" w14:textId="77777777" w:rsidR="00257CFD" w:rsidRPr="001B2F86" w:rsidRDefault="00257CFD" w:rsidP="00257CFD">
      <w:pPr>
        <w:pStyle w:val="BodyText"/>
        <w:spacing w:before="120" w:line="230" w:lineRule="auto"/>
        <w:ind w:left="2259" w:right="209"/>
        <w:rPr>
          <w:rFonts w:ascii="Arial" w:hAnsi="Arial" w:cs="Arial"/>
        </w:rPr>
      </w:pPr>
    </w:p>
    <w:p w14:paraId="3C4B8D03"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Một cách điển hình để quản lý loại </w:t>
      </w:r>
      <w:r w:rsidRPr="001058B5">
        <w:rPr>
          <w:rFonts w:ascii="Arial" w:hAnsi="Arial" w:cs="Arial"/>
        </w:rPr>
        <w:t xml:space="preserve">application context </w:t>
      </w:r>
      <w:r w:rsidRPr="001B2F86">
        <w:rPr>
          <w:rFonts w:ascii="Arial" w:hAnsi="Arial" w:cs="Arial"/>
        </w:rPr>
        <w:t xml:space="preserve">này là đặt giá trị session_id (client_identifier) vào cookie và gửi nó đến trang HTML của người dùng cuối để được trả về yêu cầu tiếp theo. Bảng tra cứu trong ứng dụng cũng nên giữ các mã định danh </w:t>
      </w:r>
      <w:r w:rsidRPr="001058B5">
        <w:rPr>
          <w:rFonts w:ascii="Arial" w:hAnsi="Arial" w:cs="Arial"/>
        </w:rPr>
        <w:t xml:space="preserve">client </w:t>
      </w:r>
      <w:r w:rsidRPr="001B2F86">
        <w:rPr>
          <w:rFonts w:ascii="Arial" w:hAnsi="Arial" w:cs="Arial"/>
        </w:rPr>
        <w:t xml:space="preserve">để chúng không bị sử dụng lại cho người dùng khác và để thực hiện thời gian </w:t>
      </w:r>
      <w:r w:rsidRPr="001058B5">
        <w:rPr>
          <w:rFonts w:ascii="Arial" w:hAnsi="Arial" w:cs="Arial"/>
        </w:rPr>
        <w:t>session</w:t>
      </w:r>
      <w:r w:rsidRPr="001B2F86">
        <w:rPr>
          <w:rFonts w:ascii="Arial" w:hAnsi="Arial" w:cs="Arial"/>
        </w:rPr>
        <w:t xml:space="preserve"> của </w:t>
      </w:r>
      <w:r w:rsidRPr="001058B5">
        <w:rPr>
          <w:rFonts w:ascii="Arial" w:hAnsi="Arial" w:cs="Arial"/>
        </w:rPr>
        <w:t>end-user</w:t>
      </w:r>
      <w:r w:rsidRPr="001B2F86">
        <w:rPr>
          <w:rFonts w:ascii="Arial" w:hAnsi="Arial" w:cs="Arial"/>
        </w:rPr>
        <w:t>.</w:t>
      </w:r>
    </w:p>
    <w:p w14:paraId="396D8628" w14:textId="77777777" w:rsidR="00257CFD" w:rsidRDefault="00257CFD" w:rsidP="00257CFD">
      <w:pPr>
        <w:pStyle w:val="BodyText"/>
        <w:spacing w:before="120" w:line="230" w:lineRule="auto"/>
        <w:ind w:left="2259" w:right="209"/>
        <w:rPr>
          <w:rFonts w:ascii="Arial" w:hAnsi="Arial" w:cs="Arial"/>
        </w:rPr>
      </w:pPr>
      <w:r w:rsidRPr="001B2F86">
        <w:rPr>
          <w:rFonts w:ascii="Arial" w:hAnsi="Arial" w:cs="Arial"/>
        </w:rPr>
        <w:t>Đối với người dùng không có cơ sở dữ liệu, hãy định cấu hình các tham số SET_CONTEXT sau:</w:t>
      </w:r>
    </w:p>
    <w:p w14:paraId="39C06CB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618A86A"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1B01B9D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2C43EE1C"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4512830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clien</w:t>
      </w:r>
      <w:bookmarkStart w:id="1004" w:name="_bookmark1287"/>
      <w:bookmarkEnd w:id="1004"/>
      <w:r w:rsidRPr="001058B5">
        <w:rPr>
          <w:rFonts w:ascii="Arial" w:hAnsi="Arial" w:cs="Arial"/>
          <w:w w:val="95"/>
          <w:sz w:val="20"/>
        </w:rPr>
        <w:t>t_id</w:t>
      </w:r>
    </w:p>
    <w:p w14:paraId="723ABCF3" w14:textId="77777777" w:rsidR="00257CFD" w:rsidRPr="001058B5" w:rsidRDefault="008D1AB8" w:rsidP="00257CFD">
      <w:pPr>
        <w:pStyle w:val="BodyText"/>
        <w:spacing w:before="113" w:line="232" w:lineRule="auto"/>
        <w:ind w:left="2260" w:right="848"/>
        <w:rPr>
          <w:rFonts w:ascii="Arial" w:hAnsi="Arial" w:cs="Arial"/>
        </w:rPr>
      </w:pPr>
      <w:hyperlink w:anchor="_bookmark1289" w:history="1">
        <w:r w:rsidR="00257CFD">
          <w:rPr>
            <w:rFonts w:ascii="Arial" w:hAnsi="Arial" w:cs="Arial"/>
            <w:color w:val="0000CC"/>
          </w:rPr>
          <w:t xml:space="preserve">Ví dụ </w:t>
        </w:r>
        <w:r w:rsidR="00257CFD" w:rsidRPr="001058B5">
          <w:rPr>
            <w:rFonts w:ascii="Arial" w:hAnsi="Arial" w:cs="Arial"/>
            <w:color w:val="0000CC"/>
          </w:rPr>
          <w:t xml:space="preserve"> 6–12 </w:t>
        </w:r>
      </w:hyperlink>
      <w:r w:rsidR="00257CFD">
        <w:rPr>
          <w:rFonts w:ascii="Arial" w:hAnsi="Arial" w:cs="Arial"/>
        </w:rPr>
        <w:t xml:space="preserve">cho thấy cách tạo một </w:t>
      </w:r>
      <w:r w:rsidR="00257CFD" w:rsidRPr="001058B5">
        <w:rPr>
          <w:rFonts w:ascii="Arial" w:hAnsi="Arial" w:cs="Arial"/>
        </w:rPr>
        <w:t xml:space="preserve"> package </w:t>
      </w:r>
      <w:r w:rsidR="00257CFD">
        <w:rPr>
          <w:rFonts w:ascii="Arial" w:hAnsi="Arial" w:cs="Arial"/>
        </w:rPr>
        <w:t xml:space="preserve">quản lý kiểu </w:t>
      </w:r>
      <w:r w:rsidR="00257CFD" w:rsidRPr="001058B5">
        <w:rPr>
          <w:rFonts w:ascii="Arial" w:hAnsi="Arial" w:cs="Arial"/>
        </w:rPr>
        <w:t xml:space="preserve"> global application context</w:t>
      </w:r>
      <w:r w:rsidR="00257CFD">
        <w:rPr>
          <w:rFonts w:ascii="Arial" w:hAnsi="Arial" w:cs="Arial"/>
        </w:rPr>
        <w:t xml:space="preserve"> này</w:t>
      </w:r>
      <w:r w:rsidR="00257CFD" w:rsidRPr="001058B5">
        <w:rPr>
          <w:rFonts w:ascii="Arial" w:hAnsi="Arial" w:cs="Arial"/>
        </w:rPr>
        <w:t>.</w:t>
      </w:r>
    </w:p>
    <w:p w14:paraId="526FA2B3" w14:textId="77777777" w:rsidR="00257CFD" w:rsidRPr="001058B5" w:rsidRDefault="00257CFD" w:rsidP="00257CFD">
      <w:pPr>
        <w:spacing w:line="232" w:lineRule="auto"/>
        <w:rPr>
          <w:rFonts w:ascii="Arial" w:hAnsi="Arial" w:cs="Arial"/>
        </w:rPr>
        <w:sectPr w:rsidR="00257CFD" w:rsidRPr="001058B5">
          <w:pgSz w:w="12240" w:h="15840"/>
          <w:pgMar w:top="840" w:right="1060" w:bottom="860" w:left="1100" w:header="549" w:footer="663" w:gutter="0"/>
          <w:cols w:space="720"/>
        </w:sectPr>
      </w:pPr>
    </w:p>
    <w:p w14:paraId="1FC18093" w14:textId="77777777" w:rsidR="00257CFD" w:rsidRPr="001058B5" w:rsidRDefault="00257CFD" w:rsidP="00257CFD">
      <w:pPr>
        <w:pStyle w:val="BodyText"/>
        <w:spacing w:before="4"/>
        <w:rPr>
          <w:rFonts w:ascii="Arial" w:hAnsi="Arial" w:cs="Arial"/>
          <w:sz w:val="25"/>
        </w:rPr>
      </w:pPr>
    </w:p>
    <w:p w14:paraId="5D6E4F2F" w14:textId="77777777" w:rsidR="00257CFD" w:rsidRPr="001058B5" w:rsidRDefault="00257CFD" w:rsidP="00257CFD">
      <w:pPr>
        <w:spacing w:before="104" w:line="254" w:lineRule="auto"/>
        <w:ind w:left="1659" w:right="848"/>
        <w:rPr>
          <w:rFonts w:ascii="Arial" w:hAnsi="Arial" w:cs="Arial"/>
          <w:b/>
          <w:i/>
          <w:sz w:val="18"/>
        </w:rPr>
      </w:pPr>
      <w:bookmarkStart w:id="1005" w:name="_bookmark1289"/>
      <w:bookmarkEnd w:id="1005"/>
      <w:r w:rsidRPr="001058B5">
        <w:rPr>
          <w:rFonts w:ascii="Arial" w:hAnsi="Arial" w:cs="Arial"/>
          <w:b/>
          <w:i/>
          <w:sz w:val="18"/>
        </w:rPr>
        <w:t>Example 6–12 Package to Manage Global Application Context Values for Nondatabase Users</w:t>
      </w:r>
    </w:p>
    <w:p w14:paraId="6BE0985C" w14:textId="77777777" w:rsidR="00257CFD" w:rsidRPr="001058B5" w:rsidRDefault="00257CFD" w:rsidP="00257CFD">
      <w:pPr>
        <w:pStyle w:val="BodyText"/>
        <w:spacing w:before="10"/>
        <w:rPr>
          <w:rFonts w:ascii="Arial" w:hAnsi="Arial" w:cs="Arial"/>
          <w:b/>
          <w:i/>
          <w:sz w:val="10"/>
        </w:rPr>
      </w:pPr>
    </w:p>
    <w:p w14:paraId="2241FCE8" w14:textId="77777777" w:rsidR="00257CFD" w:rsidRPr="001058B5" w:rsidRDefault="00257CFD" w:rsidP="00257CFD">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589010F1" w14:textId="77777777" w:rsidR="00257CFD" w:rsidRPr="001058B5" w:rsidRDefault="00257CFD" w:rsidP="00257CFD">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29E6E464"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sec_level_val IN VARCHAR2);</w:t>
      </w:r>
    </w:p>
    <w:p w14:paraId="19D486F4" w14:textId="77777777" w:rsidR="00257CFD" w:rsidRPr="001058B5" w:rsidRDefault="00257CFD" w:rsidP="00257CFD">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094A0214"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773E7F05" w14:textId="77777777" w:rsidR="00257CFD" w:rsidRPr="001058B5" w:rsidRDefault="00257CFD" w:rsidP="00257CFD">
      <w:pPr>
        <w:spacing w:before="15"/>
        <w:ind w:left="1660"/>
        <w:rPr>
          <w:rFonts w:ascii="Arial" w:hAnsi="Arial" w:cs="Arial"/>
          <w:sz w:val="18"/>
        </w:rPr>
      </w:pPr>
      <w:r w:rsidRPr="001058B5">
        <w:rPr>
          <w:rFonts w:ascii="Arial" w:hAnsi="Arial" w:cs="Arial"/>
          <w:w w:val="86"/>
          <w:sz w:val="18"/>
        </w:rPr>
        <w:t>/</w:t>
      </w:r>
    </w:p>
    <w:p w14:paraId="339BE724"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EFF2186" w14:textId="77777777" w:rsidR="00257CFD" w:rsidRPr="001058B5" w:rsidRDefault="00257CFD" w:rsidP="00257CFD">
      <w:pPr>
        <w:ind w:left="2030"/>
        <w:rPr>
          <w:rFonts w:ascii="Arial" w:hAnsi="Arial" w:cs="Arial"/>
          <w:sz w:val="18"/>
        </w:rPr>
      </w:pPr>
      <w:r w:rsidRPr="001058B5">
        <w:rPr>
          <w:rFonts w:ascii="Arial" w:hAnsi="Arial" w:cs="Arial"/>
          <w:w w:val="95"/>
          <w:sz w:val="18"/>
        </w:rPr>
        <w:t>session_id_global NUMBER;</w:t>
      </w:r>
    </w:p>
    <w:p w14:paraId="1CB5FC88" w14:textId="77777777" w:rsidR="00257CFD" w:rsidRPr="001058B5" w:rsidRDefault="00257CFD" w:rsidP="00257CFD">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0CA5A1C9" w14:textId="77777777" w:rsidR="00257CFD" w:rsidRPr="001058B5" w:rsidRDefault="00257CFD" w:rsidP="00257CFD">
      <w:pPr>
        <w:ind w:left="1937"/>
        <w:rPr>
          <w:rFonts w:ascii="Arial" w:hAnsi="Arial" w:cs="Arial"/>
          <w:sz w:val="18"/>
        </w:rPr>
      </w:pPr>
      <w:r w:rsidRPr="001058B5">
        <w:rPr>
          <w:rFonts w:ascii="Arial" w:hAnsi="Arial" w:cs="Arial"/>
          <w:w w:val="95"/>
          <w:sz w:val="18"/>
        </w:rPr>
        <w:t>BEGIN</w:t>
      </w:r>
    </w:p>
    <w:p w14:paraId="493C4E39" w14:textId="77777777" w:rsidR="00257CFD" w:rsidRPr="001058B5" w:rsidRDefault="00257CFD" w:rsidP="00257CFD">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2991AF02" w14:textId="77777777" w:rsidR="00257CFD" w:rsidRPr="001058B5" w:rsidRDefault="00257CFD" w:rsidP="00257CFD">
      <w:pPr>
        <w:ind w:left="1844"/>
        <w:rPr>
          <w:rFonts w:ascii="Arial" w:hAnsi="Arial" w:cs="Arial"/>
          <w:sz w:val="18"/>
        </w:rPr>
      </w:pPr>
      <w:r w:rsidRPr="001058B5">
        <w:rPr>
          <w:rFonts w:ascii="Arial" w:hAnsi="Arial" w:cs="Arial"/>
          <w:w w:val="95"/>
          <w:sz w:val="18"/>
        </w:rPr>
        <w:t>END set_session_id;</w:t>
      </w:r>
    </w:p>
    <w:p w14:paraId="54F3B272" w14:textId="77777777" w:rsidR="00257CFD" w:rsidRPr="001058B5" w:rsidRDefault="00257CFD" w:rsidP="00257CFD">
      <w:pPr>
        <w:pStyle w:val="BodyText"/>
        <w:spacing w:before="9"/>
        <w:rPr>
          <w:rFonts w:ascii="Arial" w:hAnsi="Arial" w:cs="Arial"/>
        </w:rPr>
      </w:pPr>
    </w:p>
    <w:p w14:paraId="2411ADA3" w14:textId="77777777" w:rsidR="00257CFD" w:rsidRPr="001058B5" w:rsidRDefault="00257CFD" w:rsidP="00257CFD">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553F011C" w14:textId="77777777" w:rsidR="00257CFD" w:rsidRPr="001058B5" w:rsidRDefault="00257CFD" w:rsidP="00257CFD">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D1A602B" w14:textId="77777777" w:rsidR="00257CFD" w:rsidRPr="001058B5" w:rsidRDefault="00257CFD" w:rsidP="00257CFD">
      <w:pPr>
        <w:ind w:left="2030"/>
        <w:rPr>
          <w:rFonts w:ascii="Arial" w:hAnsi="Arial" w:cs="Arial"/>
          <w:sz w:val="18"/>
        </w:rPr>
      </w:pPr>
      <w:r w:rsidRPr="001058B5">
        <w:rPr>
          <w:rFonts w:ascii="Arial" w:hAnsi="Arial" w:cs="Arial"/>
          <w:w w:val="95"/>
          <w:sz w:val="18"/>
        </w:rPr>
        <w:t>DBMS_SESSION.SET_CONTEXT(</w:t>
      </w:r>
    </w:p>
    <w:p w14:paraId="27E83906" w14:textId="77777777" w:rsidR="00257CFD" w:rsidRPr="001058B5" w:rsidRDefault="00257CFD" w:rsidP="00257CFD">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12E06822" w14:textId="77777777" w:rsidR="00257CFD" w:rsidRPr="001058B5" w:rsidRDefault="00257CFD" w:rsidP="00257CFD">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4607A8BB" w14:textId="77777777" w:rsidR="00257CFD" w:rsidRPr="001058B5" w:rsidRDefault="00257CFD" w:rsidP="00257CFD">
      <w:pPr>
        <w:pStyle w:val="BodyText"/>
        <w:spacing w:before="4"/>
        <w:rPr>
          <w:rFonts w:ascii="Arial" w:hAnsi="Arial" w:cs="Arial"/>
          <w:sz w:val="19"/>
        </w:rPr>
      </w:pPr>
    </w:p>
    <w:p w14:paraId="2EE0F99B" w14:textId="77777777" w:rsidR="00257CFD" w:rsidRPr="001058B5" w:rsidRDefault="00257CFD" w:rsidP="00257CFD">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07D489D3"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BEGIN</w:t>
      </w:r>
    </w:p>
    <w:p w14:paraId="7FB8274F" w14:textId="77777777" w:rsidR="00257CFD" w:rsidRPr="001058B5" w:rsidRDefault="00257CFD" w:rsidP="00257CFD">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56C902BA"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 clear_hr_session;</w:t>
      </w:r>
    </w:p>
    <w:p w14:paraId="787A6B50" w14:textId="77777777" w:rsidR="00257CFD" w:rsidRPr="001058B5" w:rsidRDefault="00257CFD" w:rsidP="00257CFD">
      <w:pPr>
        <w:pStyle w:val="BodyText"/>
        <w:spacing w:before="5"/>
        <w:rPr>
          <w:rFonts w:ascii="Arial" w:hAnsi="Arial" w:cs="Arial"/>
          <w:sz w:val="12"/>
        </w:rPr>
      </w:pPr>
    </w:p>
    <w:p w14:paraId="0B73E2CA" w14:textId="77777777" w:rsidR="00257CFD" w:rsidRPr="001058B5" w:rsidRDefault="00257CFD" w:rsidP="00257CFD">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77D00345" w14:textId="77777777" w:rsidR="00257CFD" w:rsidRPr="001058B5" w:rsidRDefault="00257CFD" w:rsidP="00257CFD">
      <w:pPr>
        <w:ind w:left="1844"/>
        <w:rPr>
          <w:rFonts w:ascii="Arial" w:hAnsi="Arial" w:cs="Arial"/>
          <w:sz w:val="18"/>
        </w:rPr>
      </w:pPr>
      <w:r w:rsidRPr="001058B5">
        <w:rPr>
          <w:rFonts w:ascii="Arial" w:hAnsi="Arial" w:cs="Arial"/>
          <w:w w:val="95"/>
          <w:sz w:val="18"/>
        </w:rPr>
        <w:t>BEGIN</w:t>
      </w:r>
    </w:p>
    <w:p w14:paraId="021A6E7F" w14:textId="77777777" w:rsidR="00257CFD" w:rsidRPr="001058B5" w:rsidRDefault="00257CFD" w:rsidP="00257CFD">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4B0DBE80"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69520F7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0C282658" w14:textId="77777777" w:rsidR="00257CFD" w:rsidRPr="001058B5" w:rsidRDefault="00257CFD" w:rsidP="00257CFD">
      <w:pPr>
        <w:pStyle w:val="BodyText"/>
        <w:spacing w:before="6"/>
        <w:rPr>
          <w:rFonts w:ascii="Arial" w:hAnsi="Arial" w:cs="Arial"/>
          <w:sz w:val="18"/>
        </w:rPr>
      </w:pPr>
    </w:p>
    <w:p w14:paraId="7B53B6D6" w14:textId="77777777" w:rsidR="00257CFD" w:rsidRPr="001058B5" w:rsidRDefault="00257CFD" w:rsidP="00257CFD">
      <w:pPr>
        <w:pStyle w:val="BodyText"/>
        <w:ind w:left="1660"/>
        <w:rPr>
          <w:rFonts w:ascii="Arial" w:hAnsi="Arial" w:cs="Arial"/>
        </w:rPr>
      </w:pPr>
      <w:r>
        <w:rPr>
          <w:rFonts w:ascii="Arial" w:hAnsi="Arial" w:cs="Arial"/>
        </w:rPr>
        <w:t>Trong ví dụ này</w:t>
      </w:r>
    </w:p>
    <w:p w14:paraId="559A2AC6" w14:textId="77777777" w:rsidR="00257CFD" w:rsidRPr="00B60131" w:rsidRDefault="00257CFD" w:rsidP="00257CFD">
      <w:pPr>
        <w:pStyle w:val="ListParagraph"/>
        <w:numPr>
          <w:ilvl w:val="1"/>
          <w:numId w:val="137"/>
        </w:numPr>
        <w:tabs>
          <w:tab w:val="left" w:pos="2020"/>
        </w:tabs>
        <w:spacing w:before="119" w:line="230" w:lineRule="auto"/>
        <w:ind w:right="822" w:hanging="359"/>
        <w:rPr>
          <w:rFonts w:ascii="Arial" w:hAnsi="Arial" w:cs="Arial"/>
          <w:sz w:val="20"/>
        </w:rPr>
      </w:pPr>
      <w:r w:rsidRPr="001B2F86">
        <w:rPr>
          <w:rFonts w:ascii="Arial" w:hAnsi="Arial" w:cs="Arial"/>
          <w:sz w:val="20"/>
        </w:rPr>
        <w:t xml:space="preserve">session_id_global NUMBER tạo biến session_id_global, sẽ giữ </w:t>
      </w:r>
      <w:r w:rsidRPr="001058B5">
        <w:rPr>
          <w:rFonts w:ascii="Arial" w:hAnsi="Arial" w:cs="Arial"/>
          <w:sz w:val="20"/>
        </w:rPr>
        <w:t>client session ID</w:t>
      </w:r>
      <w:r w:rsidRPr="001B2F86">
        <w:rPr>
          <w:rFonts w:ascii="Arial" w:hAnsi="Arial" w:cs="Arial"/>
          <w:sz w:val="20"/>
        </w:rPr>
        <w:t>. Biến session_id</w:t>
      </w:r>
      <w:r w:rsidRPr="00B60131">
        <w:rPr>
          <w:rFonts w:ascii="Arial" w:hAnsi="Arial" w:cs="Arial"/>
        </w:rPr>
        <w:t>_</w:t>
      </w:r>
      <w:r w:rsidRPr="001B2F86">
        <w:rPr>
          <w:rFonts w:ascii="Arial" w:hAnsi="Arial" w:cs="Arial"/>
          <w:sz w:val="20"/>
        </w:rPr>
        <w:t xml:space="preserve">global được tham chiếu trong suốt định nghĩa </w:t>
      </w:r>
      <w:r w:rsidRPr="001058B5">
        <w:rPr>
          <w:rFonts w:ascii="Arial" w:hAnsi="Arial" w:cs="Arial"/>
          <w:sz w:val="20"/>
        </w:rPr>
        <w:t>package</w:t>
      </w:r>
      <w:r w:rsidRPr="001B2F86">
        <w:rPr>
          <w:rFonts w:ascii="Arial" w:hAnsi="Arial" w:cs="Arial"/>
          <w:sz w:val="20"/>
        </w:rPr>
        <w:t xml:space="preserve">, bao gồm </w:t>
      </w:r>
      <w:r w:rsidRPr="001058B5">
        <w:rPr>
          <w:rFonts w:ascii="Arial" w:hAnsi="Arial" w:cs="Arial"/>
          <w:sz w:val="20"/>
        </w:rPr>
        <w:t>procedure</w:t>
      </w:r>
      <w:r w:rsidRPr="001B2F86">
        <w:rPr>
          <w:rFonts w:ascii="Arial" w:hAnsi="Arial" w:cs="Arial"/>
          <w:sz w:val="20"/>
        </w:rPr>
        <w:t xml:space="preserve"> tạo thuộc tính </w:t>
      </w:r>
      <w:r w:rsidRPr="001058B5">
        <w:rPr>
          <w:rFonts w:ascii="Arial" w:hAnsi="Arial" w:cs="Arial"/>
          <w:sz w:val="20"/>
        </w:rPr>
        <w:t xml:space="preserve">global application context </w:t>
      </w:r>
      <w:r w:rsidRPr="001B2F86">
        <w:rPr>
          <w:rFonts w:ascii="Arial" w:hAnsi="Arial" w:cs="Arial"/>
          <w:sz w:val="20"/>
        </w:rPr>
        <w:t xml:space="preserve">và gán giá trị cho chúng. Điều này có nghĩa là các giá trị </w:t>
      </w:r>
      <w:r w:rsidRPr="001058B5">
        <w:rPr>
          <w:rFonts w:ascii="Arial" w:hAnsi="Arial" w:cs="Arial"/>
          <w:sz w:val="20"/>
        </w:rPr>
        <w:t>global application context</w:t>
      </w:r>
      <w:r w:rsidRPr="001B2F86">
        <w:rPr>
          <w:rFonts w:ascii="Arial" w:hAnsi="Arial" w:cs="Arial"/>
          <w:sz w:val="20"/>
        </w:rPr>
        <w:t xml:space="preserve"> sẽ luôn được liên kết với </w:t>
      </w:r>
      <w:r w:rsidRPr="001058B5">
        <w:rPr>
          <w:rFonts w:ascii="Arial" w:hAnsi="Arial" w:cs="Arial"/>
          <w:sz w:val="20"/>
        </w:rPr>
        <w:t>session</w:t>
      </w:r>
      <w:r w:rsidRPr="00B60131">
        <w:rPr>
          <w:rFonts w:ascii="Arial" w:hAnsi="Arial" w:cs="Arial"/>
          <w:sz w:val="20"/>
          <w:szCs w:val="20"/>
        </w:rPr>
        <w:t xml:space="preserve"> </w:t>
      </w:r>
      <w:r w:rsidRPr="001058B5">
        <w:rPr>
          <w:rFonts w:ascii="Arial" w:hAnsi="Arial" w:cs="Arial"/>
          <w:sz w:val="20"/>
        </w:rPr>
        <w:t>ID</w:t>
      </w:r>
      <w:r>
        <w:rPr>
          <w:rFonts w:ascii="Arial" w:hAnsi="Arial" w:cs="Arial"/>
          <w:sz w:val="20"/>
        </w:rPr>
        <w:t xml:space="preserve"> </w:t>
      </w:r>
      <w:r w:rsidRPr="00B60131">
        <w:rPr>
          <w:rFonts w:ascii="Arial" w:hAnsi="Arial" w:cs="Arial"/>
          <w:sz w:val="20"/>
        </w:rPr>
        <w:t>cụ thể này.</w:t>
      </w:r>
    </w:p>
    <w:p w14:paraId="1667D1A9" w14:textId="77777777" w:rsidR="00257CFD" w:rsidRPr="00B60131"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PROCEDURE set_session_id ... END set_session_id tạo thủ tục set_session_</w:t>
      </w:r>
      <w:r>
        <w:rPr>
          <w:rFonts w:ascii="Arial" w:hAnsi="Arial" w:cs="Arial"/>
          <w:sz w:val="20"/>
        </w:rPr>
        <w:t>id</w:t>
      </w:r>
      <w:r w:rsidRPr="001B2F86">
        <w:rPr>
          <w:rFonts w:ascii="Arial" w:hAnsi="Arial" w:cs="Arial"/>
          <w:sz w:val="20"/>
        </w:rPr>
        <w:t xml:space="preserve">, ghi </w:t>
      </w:r>
      <w:r w:rsidRPr="001058B5">
        <w:rPr>
          <w:rFonts w:ascii="Arial" w:hAnsi="Arial" w:cs="Arial"/>
          <w:sz w:val="20"/>
        </w:rPr>
        <w:t xml:space="preserve">client session ID </w:t>
      </w:r>
      <w:r w:rsidRPr="001B2F86">
        <w:rPr>
          <w:rFonts w:ascii="Arial" w:hAnsi="Arial" w:cs="Arial"/>
          <w:sz w:val="20"/>
        </w:rPr>
        <w:t>vào biến session</w:t>
      </w:r>
      <w:r w:rsidRPr="00B60131">
        <w:rPr>
          <w:rFonts w:ascii="Arial" w:hAnsi="Arial" w:cs="Arial"/>
        </w:rPr>
        <w:t>_</w:t>
      </w:r>
      <w:r w:rsidRPr="001B2F86">
        <w:rPr>
          <w:rFonts w:ascii="Arial" w:hAnsi="Arial" w:cs="Arial"/>
          <w:sz w:val="20"/>
        </w:rPr>
        <w:t>id_global.</w:t>
      </w:r>
    </w:p>
    <w:p w14:paraId="27E3112B" w14:textId="77777777" w:rsidR="00257CFD" w:rsidRPr="001B2F86"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 xml:space="preserve">PROCEDURE set_hr_ctx ... END set_hr_ctx tạo thủ tục set_hr_ctx, tạo ra các thuộc tính </w:t>
      </w:r>
      <w:r w:rsidRPr="001058B5">
        <w:rPr>
          <w:rFonts w:ascii="Arial" w:hAnsi="Arial" w:cs="Arial"/>
          <w:sz w:val="20"/>
        </w:rPr>
        <w:t xml:space="preserve">global application context </w:t>
      </w:r>
      <w:r w:rsidRPr="001B2F86">
        <w:rPr>
          <w:rFonts w:ascii="Arial" w:hAnsi="Arial" w:cs="Arial"/>
          <w:sz w:val="20"/>
        </w:rPr>
        <w:t xml:space="preserve">và cho phép bạn gán các giá trị cho các thuộc tính này. Trong </w:t>
      </w:r>
      <w:r w:rsidRPr="001058B5">
        <w:rPr>
          <w:rFonts w:ascii="Arial" w:hAnsi="Arial" w:cs="Arial"/>
          <w:sz w:val="20"/>
        </w:rPr>
        <w:t>procedure</w:t>
      </w:r>
      <w:r w:rsidRPr="001B2F86">
        <w:rPr>
          <w:rFonts w:ascii="Arial" w:hAnsi="Arial" w:cs="Arial"/>
          <w:sz w:val="20"/>
        </w:rPr>
        <w:t xml:space="preserve"> này:</w:t>
      </w:r>
    </w:p>
    <w:p w14:paraId="4D16711E" w14:textId="77777777" w:rsidR="00257CFD" w:rsidRPr="001058B5" w:rsidRDefault="00257CFD" w:rsidP="00257CFD">
      <w:pPr>
        <w:spacing w:line="230" w:lineRule="auto"/>
        <w:rPr>
          <w:rFonts w:ascii="Arial" w:hAnsi="Arial" w:cs="Arial"/>
          <w:sz w:val="20"/>
        </w:rPr>
        <w:sectPr w:rsidR="00257CFD" w:rsidRPr="001058B5">
          <w:pgSz w:w="12240" w:h="15840"/>
          <w:pgMar w:top="840" w:right="1060" w:bottom="860" w:left="1100" w:header="549" w:footer="663" w:gutter="0"/>
          <w:cols w:space="720"/>
        </w:sectPr>
      </w:pPr>
    </w:p>
    <w:p w14:paraId="70FE6536" w14:textId="77777777" w:rsidR="00257CFD" w:rsidRPr="001058B5" w:rsidRDefault="00257CFD" w:rsidP="00257CFD">
      <w:pPr>
        <w:pStyle w:val="BodyText"/>
        <w:spacing w:before="5"/>
        <w:rPr>
          <w:rFonts w:ascii="Arial" w:hAnsi="Arial" w:cs="Arial"/>
          <w:sz w:val="25"/>
        </w:rPr>
      </w:pPr>
    </w:p>
    <w:p w14:paraId="6A7DB63C" w14:textId="77777777" w:rsidR="00257CFD" w:rsidRPr="00B60131" w:rsidRDefault="00257CFD" w:rsidP="00257CFD">
      <w:pPr>
        <w:pStyle w:val="ListParagraph"/>
        <w:numPr>
          <w:ilvl w:val="3"/>
          <w:numId w:val="137"/>
        </w:numPr>
        <w:tabs>
          <w:tab w:val="left" w:pos="2979"/>
          <w:tab w:val="left" w:pos="2980"/>
        </w:tabs>
        <w:spacing w:before="121" w:line="230" w:lineRule="auto"/>
        <w:ind w:right="185"/>
        <w:rPr>
          <w:rFonts w:ascii="Arial" w:hAnsi="Arial" w:cs="Arial"/>
          <w:sz w:val="20"/>
        </w:rPr>
      </w:pPr>
      <w:r w:rsidRPr="00B60131">
        <w:rPr>
          <w:rFonts w:ascii="Arial" w:hAnsi="Arial" w:cs="Arial"/>
          <w:sz w:val="20"/>
        </w:rPr>
        <w:t xml:space="preserve">username =&gt; USER chỉ định giá trị tên người dùng. Ví dụ này thiết lập nó bằng cách gọi hàm USER được cung cấp bởi </w:t>
      </w:r>
      <w:r w:rsidRPr="001058B5">
        <w:rPr>
          <w:rFonts w:ascii="Arial" w:hAnsi="Arial" w:cs="Arial"/>
          <w:sz w:val="20"/>
        </w:rPr>
        <w:t>Oracle Database</w:t>
      </w:r>
      <w:r w:rsidRPr="00B60131">
        <w:rPr>
          <w:rFonts w:ascii="Arial" w:hAnsi="Arial" w:cs="Arial"/>
          <w:sz w:val="20"/>
        </w:rPr>
        <w:t xml:space="preserve">, nó thêm chủ sở hữu </w:t>
      </w:r>
      <w:r>
        <w:rPr>
          <w:rFonts w:ascii="Arial" w:hAnsi="Arial" w:cs="Arial"/>
          <w:sz w:val="20"/>
        </w:rPr>
        <w:t>session</w:t>
      </w:r>
      <w:r w:rsidRPr="00B60131">
        <w:rPr>
          <w:rFonts w:ascii="Arial" w:hAnsi="Arial" w:cs="Arial"/>
          <w:sz w:val="20"/>
        </w:rPr>
        <w:t xml:space="preserve"> từ quá trình truy xuất ngữ cảnh. Hàm USER đảm bảo rằng chỉ người dùng </w:t>
      </w:r>
      <w:r>
        <w:rPr>
          <w:rFonts w:ascii="Arial" w:hAnsi="Arial" w:cs="Arial"/>
          <w:sz w:val="20"/>
        </w:rPr>
        <w:t xml:space="preserve"> thiết lập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B60131">
        <w:rPr>
          <w:rFonts w:ascii="Arial" w:hAnsi="Arial" w:cs="Arial"/>
          <w:sz w:val="20"/>
        </w:rPr>
        <w:t xml:space="preserve">mới có thể truy cập ngữ cảnh. Xem Tham khảo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B60131">
        <w:rPr>
          <w:rFonts w:ascii="Arial" w:hAnsi="Arial" w:cs="Arial"/>
          <w:sz w:val="20"/>
        </w:rPr>
        <w:t>để biết thêm thông tin về hàm USER.</w:t>
      </w:r>
    </w:p>
    <w:p w14:paraId="73C5121B" w14:textId="77777777" w:rsidR="00257CFD" w:rsidRPr="00B60131" w:rsidRDefault="00257CFD" w:rsidP="00257CFD">
      <w:pPr>
        <w:pStyle w:val="ListParagraph"/>
        <w:tabs>
          <w:tab w:val="left" w:pos="2979"/>
          <w:tab w:val="left" w:pos="2980"/>
        </w:tabs>
        <w:spacing w:before="121" w:line="230" w:lineRule="auto"/>
        <w:ind w:left="2980" w:right="185" w:firstLine="0"/>
        <w:rPr>
          <w:rFonts w:ascii="Arial" w:hAnsi="Arial" w:cs="Arial"/>
          <w:sz w:val="20"/>
        </w:rPr>
      </w:pPr>
      <w:r w:rsidRPr="00B60131">
        <w:rPr>
          <w:rFonts w:ascii="Arial" w:hAnsi="Arial" w:cs="Arial"/>
          <w:sz w:val="20"/>
        </w:rPr>
        <w:t xml:space="preserve">Nếu bạn đã chỉ định NULL (mặc định cho tham số </w:t>
      </w:r>
      <w:r w:rsidRPr="00030FE5">
        <w:rPr>
          <w:rFonts w:ascii="Arial" w:hAnsi="Arial" w:cs="Arial"/>
          <w:sz w:val="20"/>
          <w:szCs w:val="20"/>
        </w:rPr>
        <w:t>username</w:t>
      </w:r>
      <w:r w:rsidRPr="00B60131">
        <w:rPr>
          <w:rFonts w:ascii="Arial" w:hAnsi="Arial" w:cs="Arial"/>
          <w:sz w:val="20"/>
        </w:rPr>
        <w:t>), thì bất kỳ người dùng nào cũng có thể truy cập ngữ cảnh.</w:t>
      </w:r>
    </w:p>
    <w:p w14:paraId="6A548EBE" w14:textId="77777777" w:rsidR="00257CFD" w:rsidRDefault="00257CFD" w:rsidP="00257CFD">
      <w:pPr>
        <w:pStyle w:val="ListParagraph"/>
        <w:tabs>
          <w:tab w:val="left" w:pos="2979"/>
          <w:tab w:val="left" w:pos="2980"/>
        </w:tabs>
        <w:spacing w:before="121" w:line="230" w:lineRule="auto"/>
        <w:ind w:left="2980" w:right="185" w:firstLine="0"/>
        <w:rPr>
          <w:rFonts w:ascii="Arial" w:hAnsi="Arial" w:cs="Arial"/>
          <w:sz w:val="20"/>
        </w:rPr>
      </w:pPr>
      <w:r>
        <w:rPr>
          <w:rFonts w:ascii="Arial" w:hAnsi="Arial" w:cs="Arial"/>
          <w:sz w:val="20"/>
        </w:rPr>
        <w:t xml:space="preserve">Thiết lập </w:t>
      </w:r>
      <w:r w:rsidRPr="00B60131">
        <w:rPr>
          <w:rFonts w:ascii="Arial" w:hAnsi="Arial" w:cs="Arial"/>
          <w:sz w:val="20"/>
        </w:rPr>
        <w:t xml:space="preserve"> cả hai giá trị </w:t>
      </w:r>
      <w:r w:rsidRPr="00030FE5">
        <w:rPr>
          <w:rFonts w:ascii="Arial" w:hAnsi="Arial" w:cs="Arial"/>
          <w:sz w:val="20"/>
          <w:szCs w:val="20"/>
        </w:rPr>
        <w:t>username</w:t>
      </w:r>
      <w:r w:rsidRPr="00B60131">
        <w:rPr>
          <w:rFonts w:ascii="Arial" w:hAnsi="Arial" w:cs="Arial"/>
          <w:sz w:val="20"/>
        </w:rPr>
        <w:t xml:space="preserve"> và client_id đều cho phép hai trường hợp. Đối với người dùng có trọng lượng nhẹ, hãy đặt thông số tên người dùng cho chủ sở hữu nhóm kết nối (ví dụ: APPS_USER) và sau đó đặt client_id thành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Nếu bạn muốn sử dụng </w:t>
      </w:r>
      <w:r w:rsidRPr="00030FE5">
        <w:rPr>
          <w:rFonts w:ascii="Arial" w:hAnsi="Arial" w:cs="Arial"/>
          <w:sz w:val="20"/>
          <w:szCs w:val="20"/>
        </w:rPr>
        <w:t>session</w:t>
      </w:r>
      <w:r w:rsidRPr="00B60131">
        <w:rPr>
          <w:rFonts w:ascii="Arial" w:hAnsi="Arial" w:cs="Arial"/>
          <w:sz w:val="20"/>
        </w:rPr>
        <w:t xml:space="preserve"> Web không trạng thái, hãy </w:t>
      </w:r>
      <w:r>
        <w:rPr>
          <w:rFonts w:ascii="Arial" w:hAnsi="Arial" w:cs="Arial"/>
          <w:sz w:val="20"/>
        </w:rPr>
        <w:t xml:space="preserve">thiết lập </w:t>
      </w:r>
      <w:r w:rsidRPr="00B60131">
        <w:rPr>
          <w:rFonts w:ascii="Arial" w:hAnsi="Arial" w:cs="Arial"/>
          <w:sz w:val="20"/>
        </w:rPr>
        <w:t xml:space="preserve"> tham số user_name cho cùng một người dùng </w:t>
      </w:r>
      <w:r>
        <w:rPr>
          <w:rFonts w:ascii="Arial" w:hAnsi="Arial" w:cs="Arial"/>
          <w:sz w:val="20"/>
        </w:rPr>
        <w:t>database</w:t>
      </w:r>
      <w:r w:rsidRPr="00B60131">
        <w:rPr>
          <w:rFonts w:ascii="Arial" w:hAnsi="Arial" w:cs="Arial"/>
          <w:sz w:val="20"/>
        </w:rPr>
        <w:t xml:space="preserve"> đã đăng nhập và đảm bảo rằng người dùng này giữ cùng một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w:t>
      </w:r>
      <w:r>
        <w:rPr>
          <w:rFonts w:ascii="Arial" w:hAnsi="Arial" w:cs="Arial"/>
          <w:sz w:val="20"/>
        </w:rPr>
        <w:t xml:space="preserve">.Xem </w:t>
      </w:r>
      <w:hyperlink w:anchor="_bookmark1269" w:history="1">
        <w:r w:rsidRPr="00030FE5">
          <w:rPr>
            <w:rFonts w:ascii="Arial" w:hAnsi="Arial" w:cs="Arial"/>
            <w:color w:val="0000CC"/>
            <w:sz w:val="20"/>
            <w:szCs w:val="20"/>
          </w:rPr>
          <w:t>"Setting the DBMS_SESSION.SET_CONTEXT username</w:t>
        </w:r>
      </w:hyperlink>
      <w:r w:rsidRPr="00030FE5">
        <w:rPr>
          <w:rFonts w:ascii="Arial" w:hAnsi="Arial" w:cs="Arial"/>
          <w:color w:val="0000CC"/>
          <w:sz w:val="20"/>
          <w:szCs w:val="20"/>
        </w:rPr>
        <w:t xml:space="preserve"> </w:t>
      </w:r>
      <w:hyperlink w:anchor="_bookmark1269" w:history="1">
        <w:r w:rsidRPr="00030FE5">
          <w:rPr>
            <w:rFonts w:ascii="Arial" w:hAnsi="Arial" w:cs="Arial"/>
            <w:color w:val="0000CC"/>
            <w:sz w:val="20"/>
            <w:szCs w:val="20"/>
          </w:rPr>
          <w:t xml:space="preserve">and client_id Parameters" </w:t>
        </w:r>
      </w:hyperlink>
      <w:r>
        <w:rPr>
          <w:rFonts w:ascii="Arial" w:hAnsi="Arial" w:cs="Arial"/>
          <w:color w:val="0000CC"/>
          <w:sz w:val="20"/>
          <w:szCs w:val="20"/>
        </w:rPr>
        <w:t xml:space="preserve"> </w:t>
      </w:r>
      <w:r w:rsidRPr="00B60131">
        <w:rPr>
          <w:rFonts w:ascii="Arial" w:hAnsi="Arial" w:cs="Arial"/>
          <w:sz w:val="20"/>
        </w:rPr>
        <w:t>trên trang 6-25 để biết cách cài đặt tên người dùng và client_id khác nhau hoạt động như thế nào</w:t>
      </w:r>
    </w:p>
    <w:p w14:paraId="48F4EF75" w14:textId="77777777" w:rsidR="00257CFD" w:rsidRPr="00030FE5" w:rsidRDefault="00257CFD" w:rsidP="00257CFD">
      <w:pPr>
        <w:pStyle w:val="ListParagraph"/>
        <w:numPr>
          <w:ilvl w:val="3"/>
          <w:numId w:val="137"/>
        </w:numPr>
        <w:tabs>
          <w:tab w:val="left" w:pos="2979"/>
          <w:tab w:val="left" w:pos="2980"/>
        </w:tabs>
        <w:spacing w:before="116" w:line="228" w:lineRule="auto"/>
        <w:ind w:left="2979" w:right="306" w:hanging="359"/>
        <w:rPr>
          <w:rFonts w:ascii="Arial" w:hAnsi="Arial" w:cs="Arial"/>
          <w:sz w:val="20"/>
        </w:rPr>
      </w:pPr>
      <w:r w:rsidRPr="00030FE5">
        <w:rPr>
          <w:rFonts w:ascii="Arial" w:hAnsi="Arial" w:cs="Arial"/>
          <w:sz w:val="20"/>
        </w:rPr>
        <w:t xml:space="preserve">client_id =&gt; session_id_global chỉ định giá trị client_id. Ví dụ này đặt nó vào biến session_id_global. Điều này liên kết các thiết lập ngữ cảnh được định nghĩa ở đây với một </w:t>
      </w:r>
      <w:r w:rsidRPr="001058B5">
        <w:rPr>
          <w:rFonts w:ascii="Arial" w:hAnsi="Arial" w:cs="Arial"/>
          <w:sz w:val="20"/>
        </w:rPr>
        <w:t>client session ID</w:t>
      </w:r>
      <w:r w:rsidRPr="00030FE5">
        <w:rPr>
          <w:rFonts w:ascii="Arial" w:hAnsi="Arial" w:cs="Arial"/>
          <w:sz w:val="20"/>
        </w:rPr>
        <w:t xml:space="preserve"> cụ thể, đó là</w:t>
      </w:r>
      <w:r>
        <w:rPr>
          <w:rFonts w:ascii="Arial" w:hAnsi="Arial" w:cs="Arial"/>
          <w:sz w:val="20"/>
        </w:rPr>
        <w:t xml:space="preserve"> </w:t>
      </w:r>
      <w:r w:rsidRPr="00030FE5">
        <w:rPr>
          <w:rFonts w:ascii="Arial" w:hAnsi="Arial" w:cs="Arial"/>
          <w:sz w:val="20"/>
        </w:rPr>
        <w:t xml:space="preserve">một thiết  lập khi bạn chạy </w:t>
      </w:r>
      <w:r w:rsidRPr="001058B5">
        <w:rPr>
          <w:rFonts w:ascii="Arial" w:hAnsi="Arial" w:cs="Arial"/>
          <w:sz w:val="20"/>
        </w:rPr>
        <w:t>set_session_id procedure</w:t>
      </w:r>
      <w:r w:rsidRPr="00030FE5">
        <w:rPr>
          <w:rFonts w:ascii="Arial" w:hAnsi="Arial" w:cs="Arial"/>
          <w:sz w:val="20"/>
        </w:rPr>
        <w:t>. Nếu bạn chỉ định tham số client_id mặc định, NULL, thì</w:t>
      </w:r>
      <w:r>
        <w:rPr>
          <w:rFonts w:ascii="Arial" w:hAnsi="Arial" w:cs="Arial"/>
          <w:sz w:val="20"/>
        </w:rPr>
        <w:t xml:space="preserve">thiết lập  </w:t>
      </w:r>
      <w:r w:rsidRPr="00030FE5">
        <w:rPr>
          <w:rFonts w:ascii="Arial" w:hAnsi="Arial" w:cs="Arial"/>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Pr>
          <w:rFonts w:ascii="Arial" w:hAnsi="Arial" w:cs="Arial"/>
          <w:spacing w:val="-10"/>
          <w:sz w:val="20"/>
        </w:rPr>
        <w:t xml:space="preserve"> </w:t>
      </w:r>
      <w:r w:rsidRPr="00030FE5">
        <w:rPr>
          <w:rFonts w:ascii="Arial" w:hAnsi="Arial" w:cs="Arial"/>
          <w:sz w:val="20"/>
        </w:rPr>
        <w:t xml:space="preserve">có thể được sử dụng bởi bất kỳ </w:t>
      </w:r>
      <w:r w:rsidRPr="001058B5">
        <w:rPr>
          <w:rFonts w:ascii="Arial" w:hAnsi="Arial" w:cs="Arial"/>
          <w:sz w:val="20"/>
        </w:rPr>
        <w:t>session</w:t>
      </w:r>
      <w:r w:rsidRPr="00030FE5">
        <w:rPr>
          <w:rFonts w:ascii="Arial" w:hAnsi="Arial" w:cs="Arial"/>
          <w:sz w:val="20"/>
        </w:rPr>
        <w:t xml:space="preserve"> nào.</w:t>
      </w:r>
    </w:p>
    <w:p w14:paraId="77932C93"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1058B5">
        <w:rPr>
          <w:rFonts w:ascii="Arial" w:hAnsi="Arial" w:cs="Arial"/>
          <w:w w:val="90"/>
          <w:sz w:val="20"/>
        </w:rPr>
        <w:t>PROCEDURE</w:t>
      </w:r>
      <w:r w:rsidRPr="00030FE5">
        <w:rPr>
          <w:rFonts w:ascii="Arial" w:hAnsi="Arial" w:cs="Arial"/>
          <w:sz w:val="20"/>
        </w:rPr>
        <w:t xml:space="preserve"> clear_hr_session ... END clear_hr_session tạo ra các </w:t>
      </w:r>
      <w:r w:rsidRPr="001058B5">
        <w:rPr>
          <w:rFonts w:ascii="Arial" w:hAnsi="Arial" w:cs="Arial"/>
          <w:w w:val="90"/>
          <w:sz w:val="20"/>
        </w:rPr>
        <w:t xml:space="preserve">clear_hr_ </w:t>
      </w:r>
      <w:r w:rsidRPr="001058B5">
        <w:rPr>
          <w:rFonts w:ascii="Arial" w:hAnsi="Arial" w:cs="Arial"/>
          <w:sz w:val="20"/>
        </w:rPr>
        <w:t xml:space="preserve">session procedure </w:t>
      </w:r>
      <w:r w:rsidRPr="00030FE5">
        <w:rPr>
          <w:rFonts w:ascii="Arial" w:hAnsi="Arial" w:cs="Arial"/>
          <w:sz w:val="20"/>
        </w:rPr>
        <w:t xml:space="preserve">để xóa các định danh </w:t>
      </w:r>
      <w:r w:rsidRPr="001058B5">
        <w:rPr>
          <w:rFonts w:ascii="Arial" w:hAnsi="Arial" w:cs="Arial"/>
          <w:sz w:val="20"/>
        </w:rPr>
        <w:t>client session</w:t>
      </w:r>
      <w:r w:rsidRPr="00030FE5">
        <w:rPr>
          <w:rFonts w:ascii="Arial" w:hAnsi="Arial" w:cs="Arial"/>
          <w:sz w:val="20"/>
        </w:rPr>
        <w:t xml:space="preserve">. </w:t>
      </w:r>
      <w:r w:rsidRPr="00326743">
        <w:rPr>
          <w:rFonts w:ascii="Arial" w:hAnsi="Arial" w:cs="Arial"/>
          <w:b/>
          <w:sz w:val="20"/>
        </w:rPr>
        <w:t>Dòng 33</w:t>
      </w:r>
      <w:r w:rsidRPr="00030FE5">
        <w:rPr>
          <w:rFonts w:ascii="Arial" w:hAnsi="Arial" w:cs="Arial"/>
          <w:sz w:val="20"/>
        </w:rPr>
        <w:t xml:space="preserve"> đặt nó để đảm bảo rằng bạn đang xóa ID </w:t>
      </w:r>
      <w:r w:rsidRPr="001058B5">
        <w:rPr>
          <w:rFonts w:ascii="Arial" w:hAnsi="Arial" w:cs="Arial"/>
          <w:sz w:val="20"/>
        </w:rPr>
        <w:t>session</w:t>
      </w:r>
      <w:r w:rsidRPr="00030FE5">
        <w:rPr>
          <w:rFonts w:ascii="Arial" w:hAnsi="Arial" w:cs="Arial"/>
          <w:sz w:val="20"/>
        </w:rPr>
        <w:t xml:space="preserve"> chính xác, tức là</w:t>
      </w:r>
      <w:r>
        <w:rPr>
          <w:rFonts w:ascii="Arial" w:hAnsi="Arial" w:cs="Arial"/>
          <w:sz w:val="20"/>
        </w:rPr>
        <w:t xml:space="preserve"> </w:t>
      </w:r>
      <w:r w:rsidRPr="00030FE5">
        <w:rPr>
          <w:rFonts w:ascii="Arial" w:hAnsi="Arial" w:cs="Arial"/>
          <w:sz w:val="20"/>
        </w:rPr>
        <w:t>ID được lưu trong biến session</w:t>
      </w:r>
      <w:r w:rsidRPr="00326743">
        <w:rPr>
          <w:rFonts w:ascii="Arial" w:hAnsi="Arial" w:cs="Arial"/>
          <w:sz w:val="24"/>
          <w:szCs w:val="24"/>
        </w:rPr>
        <w:t>_</w:t>
      </w:r>
      <w:r w:rsidRPr="00030FE5">
        <w:rPr>
          <w:rFonts w:ascii="Arial" w:hAnsi="Arial" w:cs="Arial"/>
          <w:sz w:val="20"/>
        </w:rPr>
        <w:t>id_p được xác định trong Dòng 10.</w:t>
      </w:r>
    </w:p>
    <w:p w14:paraId="6421F1C5"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030FE5">
        <w:rPr>
          <w:rFonts w:ascii="Arial" w:hAnsi="Arial" w:cs="Arial"/>
          <w:sz w:val="20"/>
        </w:rPr>
        <w:t xml:space="preserve">THỦ TỤC clear_hr_context ... END clear_hr_context tạo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030FE5">
        <w:rPr>
          <w:rFonts w:ascii="Arial" w:hAnsi="Arial" w:cs="Arial"/>
          <w:sz w:val="20"/>
        </w:rPr>
        <w:t xml:space="preserve">, để bạn có thể xóa </w:t>
      </w:r>
      <w:r>
        <w:rPr>
          <w:rFonts w:ascii="Arial" w:hAnsi="Arial" w:cs="Arial"/>
          <w:sz w:val="20"/>
        </w:rPr>
        <w:t xml:space="preserve">thiết lập </w:t>
      </w:r>
      <w:r w:rsidRPr="00030FE5">
        <w:rPr>
          <w:rFonts w:ascii="Arial" w:hAnsi="Arial" w:cs="Arial"/>
          <w:sz w:val="20"/>
        </w:rPr>
        <w:t xml:space="preserve"> ngữ cảnh cho </w:t>
      </w:r>
      <w:r w:rsidRPr="001058B5">
        <w:rPr>
          <w:rFonts w:ascii="Arial" w:hAnsi="Arial" w:cs="Arial"/>
          <w:sz w:val="20"/>
        </w:rPr>
        <w:t>session</w:t>
      </w:r>
      <w:r w:rsidRPr="00030FE5">
        <w:rPr>
          <w:rFonts w:ascii="Arial" w:hAnsi="Arial" w:cs="Arial"/>
          <w:sz w:val="20"/>
        </w:rPr>
        <w:t xml:space="preserve"> người dùng hiện tại, được xác định bởi biến global_hr_ctx.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r w:rsidRPr="00030FE5">
        <w:rPr>
          <w:rFonts w:ascii="Arial" w:hAnsi="Arial" w:cs="Arial"/>
          <w:sz w:val="20"/>
        </w:rPr>
        <w:t>trên trang 6-32 để biết thêm thông tin.</w:t>
      </w:r>
    </w:p>
    <w:p w14:paraId="054501D7" w14:textId="77777777" w:rsidR="00257CFD" w:rsidRPr="001058B5" w:rsidRDefault="00257CFD" w:rsidP="00257CFD">
      <w:pPr>
        <w:pStyle w:val="BodyText"/>
        <w:spacing w:before="11"/>
        <w:rPr>
          <w:rFonts w:ascii="Arial" w:hAnsi="Arial" w:cs="Arial"/>
          <w:sz w:val="17"/>
        </w:rPr>
      </w:pPr>
    </w:p>
    <w:p w14:paraId="43643E77" w14:textId="77777777" w:rsidR="00257CFD" w:rsidRPr="001058B5" w:rsidRDefault="00257CFD" w:rsidP="00257CFD">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77BD3F42" w14:textId="77777777" w:rsidR="00257CFD" w:rsidRPr="001058B5" w:rsidRDefault="008D1AB8" w:rsidP="00257CFD">
      <w:pPr>
        <w:pStyle w:val="ListParagraph"/>
        <w:numPr>
          <w:ilvl w:val="0"/>
          <w:numId w:val="90"/>
        </w:numPr>
        <w:tabs>
          <w:tab w:val="left" w:pos="3340"/>
        </w:tabs>
        <w:spacing w:before="134" w:line="232" w:lineRule="auto"/>
        <w:ind w:right="1183"/>
        <w:rPr>
          <w:rFonts w:ascii="Arial" w:hAnsi="Arial" w:cs="Arial"/>
          <w:sz w:val="20"/>
        </w:rPr>
      </w:pPr>
      <w:hyperlink w:anchor="_bookmark1299" w:history="1">
        <w:r w:rsidR="00257CFD" w:rsidRPr="001058B5">
          <w:rPr>
            <w:rFonts w:ascii="Arial" w:hAnsi="Arial" w:cs="Arial"/>
            <w:color w:val="0000CC"/>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Global Application Context </w:t>
        </w:r>
        <w:r w:rsidR="00257CFD">
          <w:rPr>
            <w:rFonts w:ascii="Arial" w:hAnsi="Arial" w:cs="Arial"/>
            <w:color w:val="0000CC"/>
            <w:sz w:val="20"/>
          </w:rPr>
          <w:t>sử</w:t>
        </w:r>
      </w:hyperlink>
      <w:r w:rsidR="00257CFD">
        <w:rPr>
          <w:rFonts w:ascii="Arial" w:hAnsi="Arial" w:cs="Arial"/>
          <w:color w:val="0000CC"/>
          <w:sz w:val="20"/>
        </w:rPr>
        <w:t xml:space="preserve"> dụng</w:t>
      </w:r>
      <w:hyperlink w:anchor="_bookmark1299" w:history="1">
        <w:r w:rsidR="00257CFD" w:rsidRPr="001058B5">
          <w:rPr>
            <w:rFonts w:ascii="Arial" w:hAnsi="Arial" w:cs="Arial"/>
            <w:color w:val="0000CC"/>
            <w:sz w:val="20"/>
          </w:rPr>
          <w:t xml:space="preserve"> Client Session ID" </w:t>
        </w:r>
      </w:hyperlink>
      <w:hyperlink w:anchor="_bookmark1299" w:history="1">
        <w:r w:rsidR="00257CFD">
          <w:rPr>
            <w:rFonts w:ascii="Arial" w:hAnsi="Arial" w:cs="Arial"/>
            <w:sz w:val="20"/>
          </w:rPr>
          <w:t xml:space="preserve">trên trang </w:t>
        </w:r>
        <w:r w:rsidR="00257CFD" w:rsidRPr="001058B5">
          <w:rPr>
            <w:rFonts w:ascii="Arial" w:hAnsi="Arial" w:cs="Arial"/>
            <w:sz w:val="20"/>
          </w:rPr>
          <w:t xml:space="preserve"> 6-35 </w:t>
        </w:r>
      </w:hyperlink>
      <w:r w:rsidR="00257CFD">
        <w:rPr>
          <w:rFonts w:ascii="Arial" w:hAnsi="Arial" w:cs="Arial"/>
          <w:sz w:val="20"/>
        </w:rPr>
        <w:t xml:space="preserve">được hướng dẫn minh họa cách </w:t>
      </w:r>
      <w:r w:rsidR="00257CFD" w:rsidRPr="001058B5">
        <w:rPr>
          <w:rFonts w:ascii="Arial" w:hAnsi="Arial" w:cs="Arial"/>
          <w:sz w:val="20"/>
        </w:rPr>
        <w:t xml:space="preserve">global application context </w:t>
      </w:r>
      <w:r w:rsidR="00257CFD">
        <w:rPr>
          <w:rFonts w:ascii="Arial" w:hAnsi="Arial" w:cs="Arial"/>
          <w:sz w:val="20"/>
        </w:rPr>
        <w:t xml:space="preserve">được sử dụng cho </w:t>
      </w:r>
      <w:r w:rsidR="00257CFD" w:rsidRPr="001058B5">
        <w:rPr>
          <w:rFonts w:ascii="Arial" w:hAnsi="Arial" w:cs="Arial"/>
          <w:sz w:val="20"/>
        </w:rPr>
        <w:t xml:space="preserve"> client session IDs </w:t>
      </w:r>
      <w:r w:rsidR="00257CFD">
        <w:rPr>
          <w:rFonts w:ascii="Arial" w:hAnsi="Arial" w:cs="Arial"/>
          <w:sz w:val="20"/>
        </w:rPr>
        <w:t>đang hoạt động</w:t>
      </w:r>
    </w:p>
    <w:p w14:paraId="3230B3A0" w14:textId="77777777" w:rsidR="00257CFD" w:rsidRPr="00326743" w:rsidRDefault="008D1AB8" w:rsidP="00257CFD">
      <w:pPr>
        <w:pStyle w:val="ListParagraph"/>
        <w:numPr>
          <w:ilvl w:val="0"/>
          <w:numId w:val="90"/>
        </w:numPr>
        <w:tabs>
          <w:tab w:val="left" w:pos="3340"/>
        </w:tabs>
        <w:spacing w:before="115" w:line="232" w:lineRule="auto"/>
        <w:ind w:right="1151"/>
        <w:rPr>
          <w:rFonts w:ascii="Arial" w:hAnsi="Arial" w:cs="Arial"/>
          <w:sz w:val="20"/>
          <w:lang w:val="fr-FR"/>
        </w:rPr>
      </w:pPr>
      <w:hyperlink w:anchor="_bookmark1296" w:history="1">
        <w:r w:rsidR="00257CFD" w:rsidRPr="00326743">
          <w:rPr>
            <w:rFonts w:ascii="Arial" w:hAnsi="Arial" w:cs="Arial"/>
            <w:color w:val="0000CC"/>
            <w:sz w:val="20"/>
            <w:lang w:val="fr-FR"/>
          </w:rPr>
          <w:t xml:space="preserve">"Thiết lập </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Client</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Session</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ID</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sử d</w:t>
        </w:r>
        <w:r w:rsidR="00257CFD">
          <w:rPr>
            <w:rFonts w:ascii="Arial" w:hAnsi="Arial" w:cs="Arial"/>
            <w:color w:val="0000CC"/>
            <w:sz w:val="20"/>
            <w:lang w:val="fr-FR"/>
          </w:rPr>
          <w:t xml:space="preserve">ụng ứng dụng </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Middle-Tier</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Application"</w:t>
        </w:r>
      </w:hyperlink>
      <w:hyperlink w:anchor="_bookmark1296" w:history="1">
        <w:r w:rsidR="00257CFD" w:rsidRPr="00326743">
          <w:rPr>
            <w:rFonts w:ascii="Arial" w:hAnsi="Arial" w:cs="Arial"/>
            <w:sz w:val="20"/>
            <w:lang w:val="fr-FR"/>
          </w:rPr>
          <w:t xml:space="preserve"> </w:t>
        </w:r>
        <w:r w:rsidR="00257CFD">
          <w:rPr>
            <w:rFonts w:ascii="Arial" w:hAnsi="Arial" w:cs="Arial"/>
            <w:sz w:val="20"/>
            <w:lang w:val="fr-FR"/>
          </w:rPr>
          <w:t>trên trang</w:t>
        </w:r>
        <w:r w:rsidR="00257CFD" w:rsidRPr="00326743">
          <w:rPr>
            <w:rFonts w:ascii="Arial" w:hAnsi="Arial" w:cs="Arial"/>
            <w:spacing w:val="-1"/>
            <w:sz w:val="20"/>
            <w:lang w:val="fr-FR"/>
          </w:rPr>
          <w:t xml:space="preserve"> </w:t>
        </w:r>
        <w:r w:rsidR="00257CFD" w:rsidRPr="00326743">
          <w:rPr>
            <w:rFonts w:ascii="Arial" w:hAnsi="Arial" w:cs="Arial"/>
            <w:sz w:val="20"/>
            <w:lang w:val="fr-FR"/>
          </w:rPr>
          <w:t>6-33</w:t>
        </w:r>
      </w:hyperlink>
    </w:p>
    <w:p w14:paraId="1167C34A" w14:textId="77777777" w:rsidR="00257CFD" w:rsidRPr="005B6FA6" w:rsidRDefault="008D1AB8" w:rsidP="00257CFD">
      <w:pPr>
        <w:pStyle w:val="ListParagraph"/>
        <w:numPr>
          <w:ilvl w:val="0"/>
          <w:numId w:val="90"/>
        </w:numPr>
        <w:tabs>
          <w:tab w:val="left" w:pos="3340"/>
        </w:tabs>
        <w:spacing w:before="118" w:line="232" w:lineRule="auto"/>
        <w:ind w:right="1464"/>
        <w:rPr>
          <w:rFonts w:ascii="Arial" w:hAnsi="Arial" w:cs="Arial"/>
          <w:sz w:val="20"/>
          <w:lang w:val="fr-FR"/>
        </w:rPr>
      </w:pPr>
      <w:hyperlink w:anchor="_bookmark467" w:history="1">
        <w:r w:rsidR="00257CFD" w:rsidRPr="005B6FA6">
          <w:rPr>
            <w:rFonts w:ascii="Arial" w:hAnsi="Arial" w:cs="Arial"/>
            <w:color w:val="0000CC"/>
            <w:sz w:val="20"/>
            <w:lang w:val="fr-FR"/>
          </w:rPr>
          <w:t>"Sử dụng định danh  Clientđẻ định danh người dùng ứng dụng không</w:t>
        </w:r>
      </w:hyperlink>
      <w:r w:rsidR="00257CFD" w:rsidRPr="005B6FA6">
        <w:rPr>
          <w:rFonts w:ascii="Arial" w:hAnsi="Arial" w:cs="Arial"/>
          <w:color w:val="0000CC"/>
          <w:sz w:val="20"/>
          <w:lang w:val="fr-FR"/>
        </w:rPr>
        <w:t xml:space="preserve"> được biết đến </w:t>
      </w:r>
      <w:hyperlink w:anchor="_bookmark467" w:history="1">
        <w:r w:rsidR="00257CFD" w:rsidRPr="005B6FA6">
          <w:rPr>
            <w:rFonts w:ascii="Arial" w:hAnsi="Arial" w:cs="Arial"/>
            <w:color w:val="0000CC"/>
            <w:sz w:val="20"/>
            <w:lang w:val="fr-FR"/>
          </w:rPr>
          <w:t xml:space="preserve"> Database" </w:t>
        </w:r>
      </w:hyperlink>
      <w:hyperlink w:anchor="_bookmark467" w:history="1">
        <w:r w:rsidR="00257CFD" w:rsidRPr="005B6FA6">
          <w:rPr>
            <w:rFonts w:ascii="Arial" w:hAnsi="Arial" w:cs="Arial"/>
            <w:sz w:val="20"/>
            <w:lang w:val="fr-FR"/>
          </w:rPr>
          <w:t xml:space="preserve">trên trang 3-44 </w:t>
        </w:r>
      </w:hyperlink>
      <w:r w:rsidR="00257CFD" w:rsidRPr="005B6FA6">
        <w:rPr>
          <w:rFonts w:ascii="Arial" w:hAnsi="Arial" w:cs="Arial"/>
          <w:sz w:val="20"/>
          <w:lang w:val="fr-FR"/>
        </w:rPr>
        <w:t>đ</w:t>
      </w:r>
      <w:r w:rsidR="00257CFD">
        <w:rPr>
          <w:rFonts w:ascii="Arial" w:hAnsi="Arial" w:cs="Arial"/>
          <w:sz w:val="20"/>
          <w:lang w:val="fr-FR"/>
        </w:rPr>
        <w:t xml:space="preserve">ể biết thông tin về cách </w:t>
      </w:r>
      <w:r w:rsidR="00257CFD" w:rsidRPr="005B6FA6">
        <w:rPr>
          <w:rFonts w:ascii="Arial" w:hAnsi="Arial" w:cs="Arial"/>
          <w:sz w:val="20"/>
          <w:lang w:val="fr-FR"/>
        </w:rPr>
        <w:t xml:space="preserve"> client </w:t>
      </w:r>
      <w:r w:rsidR="00257CFD">
        <w:rPr>
          <w:rFonts w:ascii="Arial" w:hAnsi="Arial" w:cs="Arial"/>
          <w:sz w:val="20"/>
          <w:lang w:val="fr-FR"/>
        </w:rPr>
        <w:t xml:space="preserve">định danh ứng dụng hoạt động </w:t>
      </w:r>
      <w:r w:rsidR="00257CFD" w:rsidRPr="005B6FA6">
        <w:rPr>
          <w:rFonts w:ascii="Arial" w:hAnsi="Arial" w:cs="Arial"/>
          <w:sz w:val="20"/>
          <w:lang w:val="fr-FR"/>
        </w:rPr>
        <w:t xml:space="preserve"> </w:t>
      </w:r>
      <w:r w:rsidR="00257CFD">
        <w:rPr>
          <w:rFonts w:ascii="Arial" w:hAnsi="Arial" w:cs="Arial"/>
          <w:sz w:val="20"/>
          <w:lang w:val="fr-FR"/>
        </w:rPr>
        <w:t>trên</w:t>
      </w:r>
      <w:r w:rsidR="00257CFD" w:rsidRPr="005B6FA6">
        <w:rPr>
          <w:rFonts w:ascii="Arial" w:hAnsi="Arial" w:cs="Arial"/>
          <w:sz w:val="20"/>
          <w:lang w:val="fr-FR"/>
        </w:rPr>
        <w:t xml:space="preserve"> middle-tier</w:t>
      </w:r>
      <w:r w:rsidR="00257CFD" w:rsidRPr="005B6FA6">
        <w:rPr>
          <w:rFonts w:ascii="Arial" w:hAnsi="Arial" w:cs="Arial"/>
          <w:spacing w:val="-9"/>
          <w:sz w:val="20"/>
          <w:lang w:val="fr-FR"/>
        </w:rPr>
        <w:t xml:space="preserve"> </w:t>
      </w:r>
      <w:r w:rsidR="00257CFD" w:rsidRPr="005B6FA6">
        <w:rPr>
          <w:rFonts w:ascii="Arial" w:hAnsi="Arial" w:cs="Arial"/>
          <w:sz w:val="20"/>
          <w:lang w:val="fr-FR"/>
        </w:rPr>
        <w:t>systems</w:t>
      </w:r>
    </w:p>
    <w:p w14:paraId="54BBB045" w14:textId="77777777" w:rsidR="00257CFD" w:rsidRPr="005B6FA6" w:rsidRDefault="00257CFD" w:rsidP="00257CFD">
      <w:pPr>
        <w:spacing w:line="232" w:lineRule="auto"/>
        <w:rPr>
          <w:rFonts w:ascii="Arial" w:hAnsi="Arial" w:cs="Arial"/>
          <w:sz w:val="20"/>
          <w:lang w:val="fr-FR"/>
        </w:rPr>
        <w:sectPr w:rsidR="00257CFD" w:rsidRPr="005B6FA6">
          <w:footerReference w:type="even" r:id="rId139"/>
          <w:footerReference w:type="default" r:id="rId140"/>
          <w:pgSz w:w="12240" w:h="15840"/>
          <w:pgMar w:top="840" w:right="1060" w:bottom="860" w:left="1100" w:header="549" w:footer="663" w:gutter="0"/>
          <w:pgNumType w:start="31"/>
          <w:cols w:space="720"/>
        </w:sectPr>
      </w:pPr>
    </w:p>
    <w:p w14:paraId="3F661E5C" w14:textId="77777777" w:rsidR="00257CFD" w:rsidRPr="005B6FA6" w:rsidRDefault="00257CFD" w:rsidP="00257CFD">
      <w:pPr>
        <w:pStyle w:val="BodyText"/>
        <w:spacing w:before="2"/>
        <w:rPr>
          <w:rFonts w:ascii="Arial" w:hAnsi="Arial" w:cs="Arial"/>
          <w:sz w:val="24"/>
          <w:lang w:val="fr-FR"/>
        </w:rPr>
      </w:pPr>
    </w:p>
    <w:p w14:paraId="4BA77A5A" w14:textId="77777777" w:rsidR="00257CFD" w:rsidRPr="005B6FA6" w:rsidRDefault="00257CFD" w:rsidP="00257CFD">
      <w:pPr>
        <w:pStyle w:val="Heading6"/>
        <w:spacing w:before="105"/>
        <w:ind w:left="1660"/>
        <w:rPr>
          <w:lang w:val="fr-FR"/>
        </w:rPr>
      </w:pPr>
      <w:bookmarkStart w:id="1006" w:name="Clearing_Session_Data_When_the_Session_C"/>
      <w:bookmarkStart w:id="1007" w:name="_bookmark1290"/>
      <w:bookmarkEnd w:id="1006"/>
      <w:bookmarkEnd w:id="1007"/>
      <w:r w:rsidRPr="005B6FA6">
        <w:rPr>
          <w:lang w:val="fr-FR"/>
        </w:rPr>
        <w:t>Xóa dữ  liệu Sessi</w:t>
      </w:r>
      <w:bookmarkStart w:id="1008" w:name="_bookmark1291"/>
      <w:bookmarkEnd w:id="1008"/>
      <w:r w:rsidRPr="005B6FA6">
        <w:rPr>
          <w:lang w:val="fr-FR"/>
        </w:rPr>
        <w:t>on khi</w:t>
      </w:r>
      <w:r>
        <w:rPr>
          <w:lang w:val="fr-FR"/>
        </w:rPr>
        <w:t xml:space="preserve"> đóng </w:t>
      </w:r>
      <w:r w:rsidRPr="005B6FA6">
        <w:rPr>
          <w:lang w:val="fr-FR"/>
        </w:rPr>
        <w:t xml:space="preserve">  Session </w:t>
      </w:r>
    </w:p>
    <w:p w14:paraId="730D9ABF" w14:textId="77777777" w:rsidR="00257CFD" w:rsidRPr="005B6FA6" w:rsidRDefault="00257CFD" w:rsidP="00257CFD">
      <w:pPr>
        <w:pStyle w:val="BodyText"/>
        <w:spacing w:before="56" w:line="230" w:lineRule="auto"/>
        <w:ind w:left="1660" w:right="889"/>
        <w:jc w:val="both"/>
        <w:rPr>
          <w:rFonts w:ascii="Arial" w:hAnsi="Arial" w:cs="Arial"/>
          <w:lang w:val="fr-FR"/>
        </w:rPr>
      </w:pPr>
      <w:r w:rsidRPr="004F48C7">
        <w:rPr>
          <w:rFonts w:ascii="Arial" w:hAnsi="Arial" w:cs="Arial"/>
          <w:lang w:val="fr-FR"/>
        </w:rPr>
        <w:t xml:space="preserve">The application context tồn tại hoàn toàn trong bộ nhớ. Khi người dùng thoát khỏi một session, bạn cần xóa ngữ cảnh cho giá trị customer_identifier. </w:t>
      </w:r>
      <w:r w:rsidRPr="005B6FA6">
        <w:rPr>
          <w:rFonts w:ascii="Arial" w:hAnsi="Arial" w:cs="Arial"/>
          <w:lang w:val="fr-FR"/>
        </w:rPr>
        <w:t>Điều này giải phóng bộ nhớ và ngăn người dùng khác vô tình sử dụng bất kỳ giá trị còn lại nào.</w:t>
      </w:r>
    </w:p>
    <w:p w14:paraId="6BF6793C" w14:textId="77777777" w:rsidR="00257CFD" w:rsidRPr="005B6FA6" w:rsidRDefault="00257CFD" w:rsidP="00257CFD">
      <w:pPr>
        <w:pStyle w:val="BodyText"/>
        <w:spacing w:before="56" w:line="230" w:lineRule="auto"/>
        <w:ind w:left="1660" w:right="889"/>
        <w:jc w:val="both"/>
        <w:rPr>
          <w:rFonts w:ascii="Arial" w:hAnsi="Arial" w:cs="Arial"/>
          <w:lang w:val="fr-FR"/>
        </w:rPr>
      </w:pPr>
    </w:p>
    <w:p w14:paraId="6995E9B5" w14:textId="77777777" w:rsidR="00257CFD" w:rsidRPr="005B6FA6" w:rsidRDefault="00257CFD" w:rsidP="00257CFD">
      <w:pPr>
        <w:pStyle w:val="BodyText"/>
        <w:spacing w:before="56" w:line="230" w:lineRule="auto"/>
        <w:ind w:left="1660" w:right="889"/>
        <w:jc w:val="both"/>
        <w:rPr>
          <w:rFonts w:ascii="Arial" w:hAnsi="Arial" w:cs="Arial"/>
          <w:lang w:val="fr-FR"/>
        </w:rPr>
      </w:pPr>
      <w:r w:rsidRPr="005B6FA6">
        <w:rPr>
          <w:rFonts w:ascii="Arial" w:hAnsi="Arial" w:cs="Arial"/>
          <w:lang w:val="fr-FR"/>
        </w:rPr>
        <w:t xml:space="preserve">Để xóa dữ liệu phiên khi người dùng thoát </w:t>
      </w:r>
      <w:r>
        <w:rPr>
          <w:rFonts w:ascii="Arial" w:hAnsi="Arial" w:cs="Arial"/>
          <w:lang w:val="fr-FR"/>
        </w:rPr>
        <w:t>session</w:t>
      </w:r>
      <w:r w:rsidRPr="005B6FA6">
        <w:rPr>
          <w:rFonts w:ascii="Arial" w:hAnsi="Arial" w:cs="Arial"/>
          <w:lang w:val="fr-FR"/>
        </w:rPr>
        <w:t>, sử dụng một trong các phương pháp sau trong server-side PL/SQL package:</w:t>
      </w:r>
    </w:p>
    <w:p w14:paraId="3733A8C9" w14:textId="77777777" w:rsidR="00257CFD" w:rsidRPr="001058B5" w:rsidRDefault="00257CFD" w:rsidP="00257CFD">
      <w:pPr>
        <w:pStyle w:val="ListParagraph"/>
        <w:numPr>
          <w:ilvl w:val="1"/>
          <w:numId w:val="137"/>
        </w:numPr>
        <w:tabs>
          <w:tab w:val="left" w:pos="2020"/>
        </w:tabs>
        <w:spacing w:before="122"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Pr>
          <w:rFonts w:ascii="Arial" w:hAnsi="Arial" w:cs="Arial"/>
          <w:b/>
          <w:sz w:val="20"/>
        </w:rPr>
        <w:t>khi người dùng thoát</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 sau</w:t>
      </w:r>
      <w:r w:rsidRPr="001058B5">
        <w:rPr>
          <w:rFonts w:ascii="Arial" w:hAnsi="Arial" w:cs="Arial"/>
          <w:sz w:val="20"/>
        </w:rPr>
        <w:t>:</w:t>
      </w:r>
    </w:p>
    <w:p w14:paraId="53DEED4D"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2A428B59" w14:textId="77777777" w:rsidR="00257CFD" w:rsidRPr="001058B5" w:rsidRDefault="00257CFD" w:rsidP="00257CFD">
      <w:pPr>
        <w:pStyle w:val="BodyText"/>
        <w:spacing w:before="11"/>
        <w:rPr>
          <w:rFonts w:ascii="Arial" w:hAnsi="Arial" w:cs="Arial"/>
          <w:sz w:val="18"/>
        </w:rPr>
      </w:pPr>
    </w:p>
    <w:p w14:paraId="55E8B025" w14:textId="77777777" w:rsidR="00257CFD" w:rsidRPr="001058B5" w:rsidRDefault="00257CFD" w:rsidP="00257CFD">
      <w:pPr>
        <w:pStyle w:val="ListParagraph"/>
        <w:numPr>
          <w:ilvl w:val="1"/>
          <w:numId w:val="137"/>
        </w:numPr>
        <w:tabs>
          <w:tab w:val="left" w:pos="2020"/>
        </w:tabs>
        <w:spacing w:before="0" w:line="230" w:lineRule="auto"/>
        <w:ind w:right="997" w:hanging="359"/>
        <w:rPr>
          <w:rFonts w:ascii="Arial" w:hAnsi="Arial" w:cs="Arial"/>
          <w:sz w:val="20"/>
        </w:rPr>
      </w:pPr>
      <w:r>
        <w:rPr>
          <w:rFonts w:ascii="Arial" w:hAnsi="Arial" w:cs="Arial"/>
          <w:b/>
          <w:sz w:val="20"/>
        </w:rPr>
        <w:t xml:space="preserve">Tiếp tục </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Pr>
          <w:rFonts w:ascii="Arial" w:hAnsi="Arial" w:cs="Arial"/>
          <w:b/>
          <w:sz w:val="20"/>
        </w:rPr>
        <w:t xml:space="preserve">nhưng vẫn xóa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Pr>
          <w:rFonts w:ascii="Arial" w:hAnsi="Arial" w:cs="Arial"/>
          <w:sz w:val="20"/>
        </w:rPr>
        <w:t xml:space="preserve">Nếu bạn muốn </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Pr>
          <w:rFonts w:ascii="Arial" w:hAnsi="Arial" w:cs="Arial"/>
          <w:sz w:val="20"/>
        </w:rPr>
        <w:t xml:space="preserve">tiếp tục </w:t>
      </w:r>
      <w:r w:rsidRPr="001058B5">
        <w:rPr>
          <w:rFonts w:ascii="Arial" w:hAnsi="Arial" w:cs="Arial"/>
          <w:sz w:val="20"/>
        </w:rPr>
        <w:t>,</w:t>
      </w:r>
      <w:r w:rsidRPr="001058B5">
        <w:rPr>
          <w:rFonts w:ascii="Arial" w:hAnsi="Arial" w:cs="Arial"/>
          <w:spacing w:val="-23"/>
          <w:sz w:val="20"/>
        </w:rPr>
        <w:t xml:space="preserve"> </w:t>
      </w:r>
      <w:r>
        <w:rPr>
          <w:rFonts w:ascii="Arial" w:hAnsi="Arial" w:cs="Arial"/>
          <w:sz w:val="20"/>
        </w:rPr>
        <w:t xml:space="preserve">nhưng bạn vẫn cần xóa ngữ cảnh này </w:t>
      </w:r>
      <w:r w:rsidRPr="001058B5">
        <w:rPr>
          <w:rFonts w:ascii="Arial" w:hAnsi="Arial" w:cs="Arial"/>
          <w:spacing w:val="-23"/>
          <w:sz w:val="20"/>
        </w:rPr>
        <w:t xml:space="preserve"> </w:t>
      </w:r>
      <w:r w:rsidRPr="001058B5">
        <w:rPr>
          <w:rFonts w:ascii="Arial" w:hAnsi="Arial" w:cs="Arial"/>
          <w:sz w:val="20"/>
        </w:rPr>
        <w:t>,</w:t>
      </w:r>
      <w:r>
        <w:rPr>
          <w:rFonts w:ascii="Arial" w:hAnsi="Arial" w:cs="Arial"/>
          <w:sz w:val="20"/>
        </w:rPr>
        <w:t xml:space="preserve"> hãy </w:t>
      </w:r>
      <w:r w:rsidRPr="001058B5">
        <w:rPr>
          <w:rFonts w:ascii="Arial" w:hAnsi="Arial" w:cs="Arial"/>
          <w:spacing w:val="-23"/>
          <w:sz w:val="20"/>
        </w:rPr>
        <w:t xml:space="preserve"> </w:t>
      </w:r>
      <w:r>
        <w:rPr>
          <w:rFonts w:ascii="Arial" w:hAnsi="Arial" w:cs="Arial"/>
          <w:sz w:val="20"/>
        </w:rPr>
        <w:t xml:space="preserve">sử dụng </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w w:val="95"/>
          <w:sz w:val="20"/>
        </w:rPr>
        <w:t xml:space="preserve">hoặc </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5ABA5AF9" w14:textId="77777777" w:rsidR="00257CFD" w:rsidRPr="00457AD5" w:rsidRDefault="00257CFD" w:rsidP="00257CFD">
      <w:pPr>
        <w:spacing w:before="138"/>
        <w:ind w:left="2020"/>
        <w:rPr>
          <w:rFonts w:ascii="Arial" w:hAnsi="Arial" w:cs="Arial"/>
          <w:sz w:val="18"/>
        </w:rPr>
      </w:pPr>
      <w:r w:rsidRPr="001058B5">
        <w:rPr>
          <w:rFonts w:ascii="Arial" w:hAnsi="Arial" w:cs="Arial"/>
          <w:w w:val="95"/>
          <w:sz w:val="18"/>
        </w:rPr>
        <w:t>DBMS_SESSION.CLEAR_CONTEXT('my_ctx', 'my_attribute');</w:t>
      </w:r>
    </w:p>
    <w:p w14:paraId="3A40F300" w14:textId="77777777" w:rsidR="00257CFD" w:rsidRDefault="00257CFD" w:rsidP="00257CFD">
      <w:pPr>
        <w:pStyle w:val="BodyText"/>
        <w:spacing w:line="230" w:lineRule="auto"/>
        <w:ind w:left="2020" w:right="848" w:hanging="1"/>
        <w:rPr>
          <w:rFonts w:ascii="Arial" w:hAnsi="Arial" w:cs="Arial"/>
        </w:rPr>
      </w:pPr>
    </w:p>
    <w:p w14:paraId="68B71A18" w14:textId="77777777" w:rsidR="00257CFD" w:rsidRDefault="00257CFD" w:rsidP="00257CFD">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457AD5">
        <w:rPr>
          <w:rFonts w:ascii="Arial" w:hAnsi="Arial" w:cs="Arial"/>
        </w:rPr>
        <w:t xml:space="preserve">xóa ngữ cảnh cho người dùng hiện tại. Để xóa các giá trị ngữ cảnh cho tất cả người dùng, ví dụ, khi bạn cần tắt máy chủ ứng dụng, hãy sử dụng </w:t>
      </w:r>
      <w:r w:rsidRPr="001058B5">
        <w:rPr>
          <w:rFonts w:ascii="Arial" w:hAnsi="Arial" w:cs="Arial"/>
        </w:rPr>
        <w:t>CLEAR_ALL_CONTEXT</w:t>
      </w:r>
      <w:r>
        <w:rPr>
          <w:rFonts w:ascii="Arial" w:hAnsi="Arial" w:cs="Arial"/>
        </w:rPr>
        <w:t xml:space="preserve"> </w:t>
      </w:r>
      <w:r w:rsidRPr="001058B5">
        <w:rPr>
          <w:rFonts w:ascii="Arial" w:hAnsi="Arial" w:cs="Arial"/>
          <w:spacing w:val="-109"/>
        </w:rPr>
        <w:t xml:space="preserve"> </w:t>
      </w:r>
      <w:r>
        <w:rPr>
          <w:rFonts w:ascii="Arial" w:hAnsi="Arial" w:cs="Arial"/>
          <w:spacing w:val="-109"/>
        </w:rPr>
        <w:t xml:space="preserve">  </w:t>
      </w:r>
      <w:r w:rsidRPr="001058B5">
        <w:rPr>
          <w:rFonts w:ascii="Arial" w:hAnsi="Arial" w:cs="Arial"/>
        </w:rPr>
        <w:t>procedure</w:t>
      </w:r>
      <w:r w:rsidRPr="00457AD5">
        <w:rPr>
          <w:rFonts w:ascii="Arial" w:hAnsi="Arial" w:cs="Arial"/>
        </w:rPr>
        <w:t>.</w:t>
      </w:r>
    </w:p>
    <w:p w14:paraId="5370F56A" w14:textId="77777777" w:rsidR="00257CFD" w:rsidRPr="00457AD5" w:rsidRDefault="00257CFD" w:rsidP="00257CFD">
      <w:pPr>
        <w:pStyle w:val="BodyText"/>
        <w:spacing w:line="230" w:lineRule="auto"/>
        <w:ind w:left="2020" w:right="848" w:hanging="1"/>
        <w:rPr>
          <w:rFonts w:ascii="Arial" w:hAnsi="Arial" w:cs="Arial"/>
        </w:rPr>
      </w:pPr>
    </w:p>
    <w:p w14:paraId="2F83D686" w14:textId="77777777" w:rsidR="00257CFD" w:rsidRDefault="00257CFD" w:rsidP="00257CFD">
      <w:pPr>
        <w:pStyle w:val="BodyText"/>
        <w:spacing w:line="230" w:lineRule="auto"/>
        <w:ind w:left="2020" w:right="848" w:hanging="1"/>
        <w:rPr>
          <w:rFonts w:ascii="Arial" w:hAnsi="Arial" w:cs="Arial"/>
        </w:rPr>
      </w:pPr>
      <w:r w:rsidRPr="00457AD5">
        <w:rPr>
          <w:rFonts w:ascii="Arial" w:hAnsi="Arial" w:cs="Arial"/>
        </w:rPr>
        <w:t xml:space="preserve">Giá trị </w:t>
      </w:r>
      <w:r>
        <w:rPr>
          <w:rFonts w:ascii="Arial" w:hAnsi="Arial" w:cs="Arial"/>
        </w:rPr>
        <w:t>g</w:t>
      </w:r>
      <w:r w:rsidRPr="001058B5">
        <w:rPr>
          <w:rFonts w:ascii="Arial" w:hAnsi="Arial" w:cs="Arial"/>
        </w:rPr>
        <w:t xml:space="preserve">lobal application context </w:t>
      </w:r>
      <w:r w:rsidRPr="00457AD5">
        <w:rPr>
          <w:rFonts w:ascii="Arial" w:hAnsi="Arial" w:cs="Arial"/>
        </w:rPr>
        <w:t>có sẵn cho đến khi chúng được xóa, vì vậy bạn nên sử dụng CLEAR</w:t>
      </w:r>
      <w:r w:rsidRPr="00457AD5">
        <w:rPr>
          <w:rFonts w:ascii="Arial" w:hAnsi="Arial" w:cs="Arial"/>
          <w:sz w:val="22"/>
          <w:szCs w:val="22"/>
        </w:rPr>
        <w:t>_</w:t>
      </w:r>
      <w:r w:rsidRPr="00457AD5">
        <w:rPr>
          <w:rFonts w:ascii="Arial" w:hAnsi="Arial" w:cs="Arial"/>
        </w:rPr>
        <w:t xml:space="preserve">CONTEXT hoặc CLEAR_ALL_CONTEXT để đảm bảo rằng các </w:t>
      </w:r>
      <w:r w:rsidRPr="001058B5">
        <w:rPr>
          <w:rFonts w:ascii="Arial" w:hAnsi="Arial" w:cs="Arial"/>
          <w:w w:val="95"/>
        </w:rPr>
        <w:t>sessions</w:t>
      </w:r>
      <w:r w:rsidRPr="00457AD5">
        <w:rPr>
          <w:rFonts w:ascii="Arial" w:hAnsi="Arial" w:cs="Arial"/>
        </w:rPr>
        <w:t xml:space="preserve"> khác không có quyền truy cập vào các giá trị này. Lưu ý rằng bất kỳ thay đổi nào trong giá trị ngữ cảnh đều được phản ánh ngay lập tức và các lệnh gọi tiếp theo để truy cập giá trị thông qua hàm SYS_ CONTEXT sẽ trả lại giá trị gần đây nhất.</w:t>
      </w:r>
    </w:p>
    <w:p w14:paraId="6FC9A58C" w14:textId="77777777" w:rsidR="00257CFD" w:rsidRDefault="00257CFD" w:rsidP="00257CFD">
      <w:pPr>
        <w:pStyle w:val="BodyText"/>
        <w:spacing w:line="230" w:lineRule="auto"/>
        <w:ind w:left="2020" w:right="848" w:hanging="1"/>
        <w:rPr>
          <w:rFonts w:ascii="Arial" w:hAnsi="Arial" w:cs="Arial"/>
        </w:rPr>
      </w:pPr>
    </w:p>
    <w:p w14:paraId="25E0E804" w14:textId="77777777" w:rsidR="00257CFD" w:rsidRPr="001058B5" w:rsidRDefault="00257CFD" w:rsidP="00257CFD">
      <w:pPr>
        <w:pStyle w:val="Heading4"/>
        <w:ind w:left="100"/>
      </w:pPr>
      <w:bookmarkStart w:id="1009" w:name="Embedding_Calls_in_Middle-Tier_Applicati"/>
      <w:bookmarkStart w:id="1010" w:name="_bookmark1292"/>
      <w:bookmarkEnd w:id="1009"/>
      <w:bookmarkEnd w:id="1010"/>
      <w:r>
        <w:t xml:space="preserve">Nhúng cuộc gọi </w:t>
      </w:r>
      <w:r w:rsidRPr="001058B5">
        <w:t xml:space="preserve"> </w:t>
      </w:r>
      <w:r>
        <w:t xml:space="preserve">trong ứng dụng </w:t>
      </w:r>
      <w:r w:rsidRPr="001058B5">
        <w:t xml:space="preserve">Middle-Tier </w:t>
      </w:r>
      <w:r>
        <w:t>để quản lý</w:t>
      </w:r>
      <w:r w:rsidRPr="001058B5">
        <w:t xml:space="preserve"> Client Session ID</w:t>
      </w:r>
    </w:p>
    <w:p w14:paraId="4031BA8B" w14:textId="77777777" w:rsidR="00257CFD" w:rsidRPr="001058B5" w:rsidRDefault="00257CFD" w:rsidP="00257CFD">
      <w:pPr>
        <w:pStyle w:val="BodyText"/>
        <w:spacing w:before="74"/>
        <w:ind w:left="1660"/>
        <w:rPr>
          <w:rFonts w:ascii="Arial" w:hAnsi="Arial" w:cs="Arial"/>
        </w:rPr>
      </w:pPr>
      <w:r w:rsidRPr="001058B5">
        <w:rPr>
          <w:rFonts w:ascii="Arial" w:hAnsi="Arial" w:cs="Arial"/>
        </w:rPr>
        <w:t>This section contains:</w:t>
      </w:r>
    </w:p>
    <w:p w14:paraId="4ECE3F36"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93" w:history="1">
        <w:r w:rsidR="00257CFD">
          <w:rPr>
            <w:rFonts w:ascii="Arial" w:hAnsi="Arial" w:cs="Arial"/>
            <w:color w:val="0000CC"/>
            <w:sz w:val="20"/>
          </w:rPr>
          <w:t xml:space="preserve">Giới thiệu về quản lý </w:t>
        </w:r>
        <w:r w:rsidR="00257CFD" w:rsidRPr="001058B5">
          <w:rPr>
            <w:rFonts w:ascii="Arial" w:hAnsi="Arial" w:cs="Arial"/>
            <w:color w:val="0000CC"/>
            <w:sz w:val="20"/>
          </w:rPr>
          <w:t xml:space="preserve"> Client Session IDs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0"/>
            <w:sz w:val="20"/>
          </w:rPr>
          <w:t xml:space="preserve"> </w:t>
        </w:r>
      </w:hyperlink>
    </w:p>
    <w:p w14:paraId="595BD6DA"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94" w:history="1">
        <w:r w:rsidR="00257CFD">
          <w:rPr>
            <w:rFonts w:ascii="Arial" w:hAnsi="Arial" w:cs="Arial"/>
            <w:color w:val="0000CC"/>
            <w:sz w:val="20"/>
          </w:rPr>
          <w:t>Truy suất</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7"/>
            <w:sz w:val="20"/>
          </w:rPr>
          <w:t xml:space="preserve"> </w:t>
        </w:r>
      </w:hyperlink>
    </w:p>
    <w:p w14:paraId="334E5A0A"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96"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1"/>
            <w:sz w:val="20"/>
          </w:rPr>
          <w:t xml:space="preserve"> </w:t>
        </w:r>
      </w:hyperlink>
    </w:p>
    <w:p w14:paraId="5FE0FA3D" w14:textId="77777777" w:rsidR="00257CFD" w:rsidRPr="003C0855" w:rsidRDefault="008D1AB8" w:rsidP="00257CFD">
      <w:pPr>
        <w:pStyle w:val="ListParagraph"/>
        <w:numPr>
          <w:ilvl w:val="1"/>
          <w:numId w:val="137"/>
        </w:numPr>
        <w:tabs>
          <w:tab w:val="left" w:pos="2020"/>
        </w:tabs>
        <w:spacing w:before="112"/>
        <w:ind w:hanging="359"/>
        <w:rPr>
          <w:rFonts w:ascii="Arial" w:hAnsi="Arial" w:cs="Arial"/>
          <w:sz w:val="20"/>
        </w:rPr>
      </w:pPr>
      <w:hyperlink w:anchor="_bookmark1298" w:history="1">
        <w:r w:rsidR="00257CFD" w:rsidRPr="003C0855">
          <w:rPr>
            <w:rFonts w:ascii="Arial" w:hAnsi="Arial" w:cs="Arial"/>
            <w:color w:val="0000CC"/>
            <w:sz w:val="20"/>
          </w:rPr>
          <w:t xml:space="preserve">Xóa dữ liệu Session bằng </w:t>
        </w:r>
        <w:r w:rsidR="00257CFD">
          <w:rPr>
            <w:rFonts w:ascii="Arial" w:hAnsi="Arial" w:cs="Arial"/>
            <w:color w:val="0000CC"/>
            <w:sz w:val="20"/>
          </w:rPr>
          <w:t xml:space="preserve">ứng dụng </w:t>
        </w:r>
        <w:r w:rsidR="00257CFD" w:rsidRPr="003C0855">
          <w:rPr>
            <w:rFonts w:ascii="Arial" w:hAnsi="Arial" w:cs="Arial"/>
            <w:color w:val="0000CC"/>
            <w:sz w:val="20"/>
          </w:rPr>
          <w:t xml:space="preserve"> Middle-Tier</w:t>
        </w:r>
      </w:hyperlink>
    </w:p>
    <w:p w14:paraId="54ECD05F" w14:textId="77777777" w:rsidR="00257CFD" w:rsidRPr="003C0855" w:rsidRDefault="00257CFD" w:rsidP="00257CFD">
      <w:pPr>
        <w:pStyle w:val="BodyText"/>
        <w:spacing w:before="2"/>
        <w:rPr>
          <w:rFonts w:ascii="Arial" w:hAnsi="Arial" w:cs="Arial"/>
          <w:sz w:val="23"/>
        </w:rPr>
      </w:pPr>
    </w:p>
    <w:p w14:paraId="1C02C107" w14:textId="77777777" w:rsidR="00257CFD" w:rsidRPr="001058B5" w:rsidRDefault="00257CFD" w:rsidP="00257CFD">
      <w:pPr>
        <w:pStyle w:val="Heading6"/>
        <w:ind w:left="1660"/>
      </w:pPr>
      <w:bookmarkStart w:id="1011" w:name="About_Managing_Client_Session_IDs_Using_"/>
      <w:bookmarkStart w:id="1012" w:name="_bookmark1293"/>
      <w:bookmarkEnd w:id="1011"/>
      <w:bookmarkEnd w:id="1012"/>
      <w:r>
        <w:t xml:space="preserve"> Giới thiệu về quản lý </w:t>
      </w:r>
      <w:r w:rsidRPr="001058B5">
        <w:t xml:space="preserve">Client Session IDs </w:t>
      </w:r>
      <w:r>
        <w:t xml:space="preserve">bằng ứng dụng </w:t>
      </w:r>
      <w:r w:rsidRPr="001058B5">
        <w:t xml:space="preserve"> Middle-Tier </w:t>
      </w:r>
    </w:p>
    <w:p w14:paraId="30B3EE54" w14:textId="77777777" w:rsidR="00257CFD" w:rsidRPr="003C0855" w:rsidRDefault="00257CFD" w:rsidP="00257CFD">
      <w:pPr>
        <w:pStyle w:val="BodyText"/>
        <w:spacing w:before="57" w:line="230" w:lineRule="auto"/>
        <w:ind w:left="1659" w:right="700"/>
        <w:rPr>
          <w:rFonts w:ascii="Arial" w:hAnsi="Arial" w:cs="Arial"/>
        </w:rPr>
      </w:pPr>
      <w:r w:rsidRPr="003C0855">
        <w:rPr>
          <w:rFonts w:ascii="Arial" w:hAnsi="Arial" w:cs="Arial"/>
        </w:rPr>
        <w:t xml:space="preserve">Máy chủ ứng dụng tạo </w:t>
      </w:r>
      <w:r w:rsidRPr="001058B5">
        <w:rPr>
          <w:rFonts w:ascii="Arial" w:hAnsi="Arial" w:cs="Arial"/>
        </w:rPr>
        <w:t>client session ID</w:t>
      </w:r>
      <w:r w:rsidRPr="003C0855">
        <w:rPr>
          <w:rFonts w:ascii="Arial" w:hAnsi="Arial" w:cs="Arial"/>
        </w:rPr>
        <w:t xml:space="preserve">. Từ một ứng dụng </w:t>
      </w:r>
      <w:r w:rsidRPr="001058B5">
        <w:rPr>
          <w:rFonts w:ascii="Arial" w:hAnsi="Arial" w:cs="Arial"/>
        </w:rPr>
        <w:t>middle-tier</w:t>
      </w:r>
      <w:r w:rsidRPr="003C0855">
        <w:rPr>
          <w:rFonts w:ascii="Arial" w:hAnsi="Arial" w:cs="Arial"/>
        </w:rPr>
        <w:t>, bạn có thể nhận,</w:t>
      </w:r>
      <w:r>
        <w:rPr>
          <w:rFonts w:ascii="Arial" w:hAnsi="Arial" w:cs="Arial"/>
        </w:rPr>
        <w:t xml:space="preserve">thiết lập </w:t>
      </w:r>
      <w:r w:rsidRPr="003C0855">
        <w:rPr>
          <w:rFonts w:ascii="Arial" w:hAnsi="Arial" w:cs="Arial"/>
        </w:rPr>
        <w:t xml:space="preserve"> và xóa </w:t>
      </w:r>
      <w:r w:rsidRPr="001058B5">
        <w:rPr>
          <w:rFonts w:ascii="Arial" w:hAnsi="Arial" w:cs="Arial"/>
        </w:rPr>
        <w:t>client session IDs</w:t>
      </w:r>
      <w:r w:rsidRPr="003C0855">
        <w:rPr>
          <w:rFonts w:ascii="Arial" w:hAnsi="Arial" w:cs="Arial"/>
        </w:rPr>
        <w:t xml:space="preserve">. Để làm như vậy, hãy nhúng các cuộc gọi Oracle Call Interface (OCI) hoặc các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Pr>
          <w:rFonts w:ascii="Arial" w:hAnsi="Arial" w:cs="Arial"/>
          <w:spacing w:val="-27"/>
        </w:rPr>
        <w:t xml:space="preserve"> </w:t>
      </w:r>
      <w:r w:rsidRPr="003C0855">
        <w:rPr>
          <w:rFonts w:ascii="Arial" w:hAnsi="Arial" w:cs="Arial"/>
        </w:rPr>
        <w:t xml:space="preserve">vào </w:t>
      </w:r>
      <w:r>
        <w:rPr>
          <w:rFonts w:ascii="Arial" w:hAnsi="Arial" w:cs="Arial"/>
        </w:rPr>
        <w:t xml:space="preserve">code </w:t>
      </w:r>
      <w:r w:rsidRPr="003C0855">
        <w:rPr>
          <w:rFonts w:ascii="Arial" w:hAnsi="Arial" w:cs="Arial"/>
        </w:rPr>
        <w:t xml:space="preserve">ứng </w:t>
      </w:r>
      <w:r w:rsidRPr="001058B5">
        <w:rPr>
          <w:rFonts w:ascii="Arial" w:hAnsi="Arial" w:cs="Arial"/>
        </w:rPr>
        <w:t>middle-tier</w:t>
      </w:r>
      <w:r w:rsidRPr="003C0855">
        <w:rPr>
          <w:rFonts w:ascii="Arial" w:hAnsi="Arial" w:cs="Arial"/>
        </w:rPr>
        <w:t>.</w:t>
      </w:r>
    </w:p>
    <w:p w14:paraId="01CADC9E" w14:textId="77777777" w:rsidR="00257CFD" w:rsidRPr="003C0855" w:rsidRDefault="00257CFD" w:rsidP="00257CFD">
      <w:pPr>
        <w:pStyle w:val="BodyText"/>
        <w:spacing w:before="57" w:line="230" w:lineRule="auto"/>
        <w:ind w:left="1659" w:right="700"/>
        <w:rPr>
          <w:rFonts w:ascii="Arial" w:hAnsi="Arial" w:cs="Arial"/>
        </w:rPr>
      </w:pPr>
    </w:p>
    <w:p w14:paraId="5E7E538B" w14:textId="77777777" w:rsidR="00257CFD" w:rsidRDefault="00257CFD" w:rsidP="00257CFD">
      <w:pPr>
        <w:pStyle w:val="BodyText"/>
        <w:spacing w:before="57" w:line="230" w:lineRule="auto"/>
        <w:ind w:left="1659" w:right="700"/>
        <w:rPr>
          <w:rFonts w:ascii="Arial" w:hAnsi="Arial" w:cs="Arial"/>
        </w:rPr>
      </w:pPr>
      <w:r w:rsidRPr="003C0855">
        <w:rPr>
          <w:rFonts w:ascii="Arial" w:hAnsi="Arial" w:cs="Arial"/>
        </w:rPr>
        <w:t xml:space="preserve">Ứng dụng xác thực người dùng, </w:t>
      </w:r>
      <w:r>
        <w:rPr>
          <w:rFonts w:ascii="Arial" w:hAnsi="Arial" w:cs="Arial"/>
        </w:rPr>
        <w:t xml:space="preserve">cài đặt  định danh </w:t>
      </w:r>
      <w:r w:rsidRPr="003C0855">
        <w:rPr>
          <w:rFonts w:ascii="Arial" w:hAnsi="Arial" w:cs="Arial"/>
        </w:rPr>
        <w:t xml:space="preserve"> </w:t>
      </w:r>
      <w:r w:rsidRPr="001058B5">
        <w:rPr>
          <w:rFonts w:ascii="Arial" w:hAnsi="Arial" w:cs="Arial"/>
        </w:rPr>
        <w:t>client</w:t>
      </w:r>
      <w:r w:rsidRPr="003C0855">
        <w:rPr>
          <w:rFonts w:ascii="Arial" w:hAnsi="Arial" w:cs="Arial"/>
        </w:rPr>
        <w:t xml:space="preserve"> và </w:t>
      </w:r>
      <w:r>
        <w:rPr>
          <w:rFonts w:ascii="Arial" w:hAnsi="Arial" w:cs="Arial"/>
        </w:rPr>
        <w:t xml:space="preserve">thiết lập </w:t>
      </w:r>
      <w:r w:rsidRPr="003C0855">
        <w:rPr>
          <w:rFonts w:ascii="Arial" w:hAnsi="Arial" w:cs="Arial"/>
        </w:rPr>
        <w:t xml:space="preserve">nó trong </w:t>
      </w:r>
      <w:r>
        <w:rPr>
          <w:rFonts w:ascii="Arial" w:hAnsi="Arial" w:cs="Arial"/>
        </w:rPr>
        <w:t xml:space="preserve">session </w:t>
      </w:r>
      <w:r w:rsidRPr="003C0855">
        <w:rPr>
          <w:rFonts w:ascii="Arial" w:hAnsi="Arial" w:cs="Arial"/>
        </w:rPr>
        <w:t xml:space="preserve">hiện tại. </w:t>
      </w:r>
      <w:r w:rsidRPr="001058B5">
        <w:rPr>
          <w:rFonts w:ascii="Arial" w:hAnsi="Arial" w:cs="Arial"/>
          <w:w w:val="95"/>
        </w:rPr>
        <w:t>The PL/SQL package SET_CONTEXT</w:t>
      </w:r>
      <w:r>
        <w:rPr>
          <w:rFonts w:ascii="Arial" w:hAnsi="Arial" w:cs="Arial"/>
          <w:w w:val="95"/>
        </w:rPr>
        <w:t xml:space="preserve"> thiết lập </w:t>
      </w:r>
      <w:r w:rsidRPr="003C0855">
        <w:rPr>
          <w:rFonts w:ascii="Arial" w:hAnsi="Arial" w:cs="Arial"/>
        </w:rPr>
        <w:t xml:space="preserve"> giá trị customer_identifier trong </w:t>
      </w:r>
      <w:r w:rsidRPr="001058B5">
        <w:rPr>
          <w:rFonts w:ascii="Arial" w:hAnsi="Arial" w:cs="Arial"/>
        </w:rPr>
        <w:t>application context</w:t>
      </w:r>
      <w:r w:rsidRPr="003C0855">
        <w:rPr>
          <w:rFonts w:ascii="Arial" w:hAnsi="Arial" w:cs="Arial"/>
        </w:rPr>
        <w:t xml:space="preserve">. Xem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r w:rsidRPr="003C0855">
        <w:rPr>
          <w:rFonts w:ascii="Arial" w:hAnsi="Arial" w:cs="Arial"/>
        </w:rPr>
        <w:t>trên trang 6-28 để biết thêm thông tin.</w:t>
      </w:r>
    </w:p>
    <w:p w14:paraId="2F57D38A" w14:textId="77777777" w:rsidR="00257CFD" w:rsidRPr="001058B5" w:rsidRDefault="00257CFD" w:rsidP="00257CFD">
      <w:pPr>
        <w:pStyle w:val="BodyText"/>
        <w:spacing w:before="5"/>
        <w:rPr>
          <w:rFonts w:ascii="Arial" w:hAnsi="Arial" w:cs="Arial"/>
          <w:sz w:val="23"/>
        </w:rPr>
      </w:pPr>
    </w:p>
    <w:p w14:paraId="575B3005" w14:textId="77777777" w:rsidR="00257CFD" w:rsidRPr="001058B5" w:rsidRDefault="00257CFD" w:rsidP="00257CFD">
      <w:pPr>
        <w:pStyle w:val="Heading6"/>
        <w:spacing w:before="1"/>
        <w:ind w:left="1660"/>
      </w:pPr>
      <w:bookmarkStart w:id="1013" w:name="Retrieving_the_Client_Session_ID_Using_a"/>
      <w:bookmarkStart w:id="1014" w:name="_bookmark1294"/>
      <w:bookmarkEnd w:id="1013"/>
      <w:bookmarkEnd w:id="1014"/>
      <w:r>
        <w:t xml:space="preserve"> Truy suất </w:t>
      </w:r>
      <w:r w:rsidRPr="001058B5">
        <w:t xml:space="preserve">Client Session ID </w:t>
      </w:r>
      <w:r>
        <w:t xml:space="preserve">bằng ứng dụng </w:t>
      </w:r>
      <w:r w:rsidRPr="001058B5">
        <w:t xml:space="preserve"> Middle-Tier </w:t>
      </w:r>
    </w:p>
    <w:p w14:paraId="604E1651" w14:textId="77777777" w:rsidR="00257CFD" w:rsidRDefault="00257CFD" w:rsidP="00257CFD">
      <w:pPr>
        <w:pStyle w:val="BodyText"/>
        <w:spacing w:before="56" w:line="230" w:lineRule="auto"/>
        <w:ind w:left="1660" w:right="793"/>
        <w:rPr>
          <w:rFonts w:ascii="Arial" w:hAnsi="Arial" w:cs="Arial"/>
        </w:rPr>
      </w:pPr>
      <w:r w:rsidRPr="00BE7D3D">
        <w:rPr>
          <w:rFonts w:ascii="Arial" w:hAnsi="Arial" w:cs="Arial"/>
        </w:rPr>
        <w:t xml:space="preserve">Khi người dùng bắt đầu một </w:t>
      </w:r>
      <w:r w:rsidRPr="001058B5">
        <w:rPr>
          <w:rFonts w:ascii="Arial" w:hAnsi="Arial" w:cs="Arial"/>
        </w:rPr>
        <w:t>client session</w:t>
      </w:r>
      <w:r w:rsidRPr="00BE7D3D">
        <w:rPr>
          <w:rFonts w:ascii="Arial" w:hAnsi="Arial" w:cs="Arial"/>
        </w:rPr>
        <w:t xml:space="preserve">, máy chủ ứng dụng sẽ tạo ra một </w:t>
      </w:r>
      <w:r w:rsidRPr="001058B5">
        <w:rPr>
          <w:rFonts w:ascii="Arial" w:hAnsi="Arial" w:cs="Arial"/>
        </w:rPr>
        <w:t>client session ID</w:t>
      </w:r>
      <w:r w:rsidRPr="00BE7D3D">
        <w:rPr>
          <w:rFonts w:ascii="Arial" w:hAnsi="Arial" w:cs="Arial"/>
        </w:rPr>
        <w:t xml:space="preserve">. Để truy xuất </w:t>
      </w:r>
      <w:r w:rsidRPr="001058B5">
        <w:rPr>
          <w:rFonts w:ascii="Arial" w:hAnsi="Arial" w:cs="Arial"/>
        </w:rPr>
        <w:t>client ID</w:t>
      </w:r>
      <w:r w:rsidRPr="00BE7D3D">
        <w:rPr>
          <w:rFonts w:ascii="Arial" w:hAnsi="Arial" w:cs="Arial"/>
        </w:rPr>
        <w:t xml:space="preserve"> này, bạn có thể sử dụng cuộc gọi OCIStmtExecute với bất kỳ câu lệnh nào sau đây:</w:t>
      </w:r>
    </w:p>
    <w:p w14:paraId="2EBB0DD9" w14:textId="77777777" w:rsidR="00257CFD" w:rsidRPr="001058B5" w:rsidRDefault="00257CFD" w:rsidP="00257CFD">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590F114D" w14:textId="77777777" w:rsidR="00257CFD" w:rsidRPr="001058B5" w:rsidRDefault="00257CFD" w:rsidP="00257CFD">
      <w:pPr>
        <w:spacing w:line="518" w:lineRule="auto"/>
        <w:rPr>
          <w:rFonts w:ascii="Arial" w:hAnsi="Arial" w:cs="Arial"/>
          <w:sz w:val="18"/>
        </w:rPr>
        <w:sectPr w:rsidR="00257CFD" w:rsidRPr="001058B5">
          <w:pgSz w:w="12240" w:h="15840"/>
          <w:pgMar w:top="840" w:right="1060" w:bottom="860" w:left="1100" w:header="549" w:footer="663" w:gutter="0"/>
          <w:cols w:space="720"/>
        </w:sectPr>
      </w:pPr>
    </w:p>
    <w:p w14:paraId="32179E26" w14:textId="77777777" w:rsidR="00257CFD" w:rsidRPr="001058B5" w:rsidRDefault="00257CFD" w:rsidP="00257CFD">
      <w:pPr>
        <w:pStyle w:val="BodyText"/>
        <w:rPr>
          <w:rFonts w:ascii="Arial" w:hAnsi="Arial" w:cs="Arial"/>
        </w:rPr>
      </w:pPr>
    </w:p>
    <w:p w14:paraId="4F1AF637" w14:textId="77777777" w:rsidR="00257CFD" w:rsidRPr="001058B5" w:rsidRDefault="00257CFD" w:rsidP="00257CFD">
      <w:pPr>
        <w:pStyle w:val="BodyText"/>
        <w:spacing w:before="7"/>
        <w:rPr>
          <w:rFonts w:ascii="Arial" w:hAnsi="Arial" w:cs="Arial"/>
          <w:sz w:val="29"/>
        </w:rPr>
      </w:pPr>
    </w:p>
    <w:p w14:paraId="586470B9" w14:textId="77777777" w:rsidR="00257CFD" w:rsidRPr="001058B5" w:rsidRDefault="00257CFD" w:rsidP="00257CFD">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204553C2" w14:textId="77777777" w:rsidR="00257CFD" w:rsidRPr="001058B5" w:rsidRDefault="00257CFD" w:rsidP="00257CFD">
      <w:pPr>
        <w:pStyle w:val="BodyText"/>
        <w:spacing w:before="2"/>
        <w:rPr>
          <w:rFonts w:ascii="Arial" w:hAnsi="Arial" w:cs="Arial"/>
          <w:sz w:val="19"/>
        </w:rPr>
      </w:pPr>
    </w:p>
    <w:p w14:paraId="1EAAF832" w14:textId="77777777" w:rsidR="00257CFD" w:rsidRPr="00BE7D3D" w:rsidRDefault="008D1AB8" w:rsidP="00257CFD">
      <w:pPr>
        <w:pStyle w:val="BodyText"/>
        <w:spacing w:line="228" w:lineRule="auto"/>
        <w:ind w:left="2260"/>
        <w:rPr>
          <w:rFonts w:ascii="Arial" w:hAnsi="Arial" w:cs="Arial"/>
          <w:color w:val="000000" w:themeColor="text1"/>
        </w:rPr>
      </w:pPr>
      <w:hyperlink w:anchor="_bookmark1295" w:history="1">
        <w:r w:rsidR="00257CFD" w:rsidRPr="001058B5">
          <w:rPr>
            <w:rFonts w:ascii="Arial" w:hAnsi="Arial" w:cs="Arial"/>
            <w:color w:val="0000CC"/>
          </w:rPr>
          <w:t>Example</w:t>
        </w:r>
        <w:r w:rsidR="00257CFD" w:rsidRPr="001058B5">
          <w:rPr>
            <w:rFonts w:ascii="Arial" w:hAnsi="Arial" w:cs="Arial"/>
            <w:color w:val="0000CC"/>
            <w:spacing w:val="-19"/>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color w:val="0000CC"/>
          <w:spacing w:val="-19"/>
        </w:rPr>
        <w:t xml:space="preserve"> </w:t>
      </w:r>
      <w:r w:rsidR="00257CFD" w:rsidRPr="00BE7D3D">
        <w:rPr>
          <w:rFonts w:ascii="Arial" w:hAnsi="Arial" w:cs="Arial"/>
          <w:color w:val="0000CC"/>
          <w:spacing w:val="-19"/>
        </w:rPr>
        <w:t xml:space="preserve">Ví dụ 6–13 </w:t>
      </w:r>
      <w:r w:rsidR="00257CFD">
        <w:rPr>
          <w:rFonts w:ascii="Arial" w:hAnsi="Arial" w:cs="Arial"/>
          <w:color w:val="0000CC"/>
          <w:spacing w:val="-19"/>
        </w:rPr>
        <w:t xml:space="preserve"> </w:t>
      </w:r>
      <w:r w:rsidR="00257CFD" w:rsidRPr="00BE7D3D">
        <w:rPr>
          <w:rFonts w:ascii="Arial" w:hAnsi="Arial" w:cs="Arial"/>
          <w:color w:val="000000" w:themeColor="text1"/>
          <w:spacing w:val="-19"/>
        </w:rPr>
        <w:t xml:space="preserve">cho thấy cách sử dụng lệnh gọi OCIStmtExecute để lấy ra giá trị </w:t>
      </w:r>
      <w:r w:rsidR="00257CFD" w:rsidRPr="00BE7D3D">
        <w:rPr>
          <w:rFonts w:ascii="Arial" w:hAnsi="Arial" w:cs="Arial"/>
          <w:color w:val="000000" w:themeColor="text1"/>
        </w:rPr>
        <w:t>client</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session</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ID</w:t>
      </w:r>
      <w:r w:rsidR="00257CFD" w:rsidRPr="00BE7D3D">
        <w:rPr>
          <w:rFonts w:ascii="Arial" w:hAnsi="Arial" w:cs="Arial"/>
          <w:color w:val="000000" w:themeColor="text1"/>
          <w:spacing w:val="-19"/>
        </w:rPr>
        <w:t>.</w:t>
      </w:r>
    </w:p>
    <w:p w14:paraId="20004AEA" w14:textId="77777777" w:rsidR="00257CFD" w:rsidRPr="00BE7D3D" w:rsidRDefault="00257CFD" w:rsidP="00257CFD">
      <w:pPr>
        <w:pStyle w:val="BodyText"/>
        <w:spacing w:before="1"/>
        <w:rPr>
          <w:rFonts w:ascii="Arial" w:hAnsi="Arial" w:cs="Arial"/>
          <w:color w:val="000000" w:themeColor="text1"/>
          <w:sz w:val="26"/>
        </w:rPr>
      </w:pPr>
    </w:p>
    <w:p w14:paraId="4646C80D" w14:textId="77777777" w:rsidR="00257CFD" w:rsidRPr="001058B5" w:rsidRDefault="00257CFD" w:rsidP="00257CFD">
      <w:pPr>
        <w:ind w:left="2260"/>
        <w:rPr>
          <w:rFonts w:ascii="Arial" w:hAnsi="Arial" w:cs="Arial"/>
          <w:b/>
          <w:i/>
          <w:sz w:val="18"/>
        </w:rPr>
      </w:pPr>
      <w:bookmarkStart w:id="1015" w:name="_bookmark1295"/>
      <w:bookmarkEnd w:id="1015"/>
      <w:r w:rsidRPr="001058B5">
        <w:rPr>
          <w:rFonts w:ascii="Arial" w:hAnsi="Arial" w:cs="Arial"/>
          <w:b/>
          <w:i/>
          <w:sz w:val="18"/>
        </w:rPr>
        <w:t>Example 6–13 Using OCIStmtExecute to Retrieve a Client Session ID Value</w:t>
      </w:r>
    </w:p>
    <w:p w14:paraId="24757AC8" w14:textId="77777777" w:rsidR="00257CFD" w:rsidRPr="001058B5" w:rsidRDefault="00257CFD" w:rsidP="00257CFD">
      <w:pPr>
        <w:pStyle w:val="BodyText"/>
        <w:rPr>
          <w:rFonts w:ascii="Arial" w:hAnsi="Arial" w:cs="Arial"/>
          <w:b/>
          <w:i/>
          <w:sz w:val="12"/>
        </w:rPr>
      </w:pPr>
    </w:p>
    <w:p w14:paraId="49F41F40" w14:textId="77777777" w:rsidR="00257CFD" w:rsidRPr="001058B5" w:rsidRDefault="00257CFD" w:rsidP="00257CFD">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55FB6DD" w14:textId="77777777" w:rsidR="00257CFD" w:rsidRPr="001058B5" w:rsidRDefault="00257CFD" w:rsidP="00257CFD">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33F7033E" w14:textId="77777777" w:rsidR="00257CFD" w:rsidRPr="001058B5" w:rsidRDefault="00257CFD" w:rsidP="00257CFD">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26443BE4" w14:textId="77777777" w:rsidR="00257CFD" w:rsidRPr="001058B5" w:rsidRDefault="00257CFD" w:rsidP="00257CFD">
      <w:pPr>
        <w:pStyle w:val="BodyText"/>
        <w:spacing w:before="4"/>
        <w:rPr>
          <w:rFonts w:ascii="Arial" w:hAnsi="Arial" w:cs="Arial"/>
          <w:sz w:val="19"/>
        </w:rPr>
      </w:pPr>
    </w:p>
    <w:p w14:paraId="22BA4F8E" w14:textId="77777777" w:rsidR="00257CFD" w:rsidRPr="001058B5" w:rsidRDefault="00257CFD" w:rsidP="00257CFD">
      <w:pPr>
        <w:ind w:left="2352"/>
        <w:rPr>
          <w:rFonts w:ascii="Arial" w:hAnsi="Arial" w:cs="Arial"/>
          <w:sz w:val="18"/>
        </w:rPr>
      </w:pPr>
      <w:r w:rsidRPr="001058B5">
        <w:rPr>
          <w:rFonts w:ascii="Arial" w:hAnsi="Arial" w:cs="Arial"/>
          <w:w w:val="85"/>
          <w:sz w:val="18"/>
        </w:rPr>
        <w:t>OCIStmtPrepare(statementhndle, errhp, selcid,</w:t>
      </w:r>
    </w:p>
    <w:p w14:paraId="608AB720" w14:textId="77777777" w:rsidR="00257CFD" w:rsidRPr="001058B5" w:rsidRDefault="00257CFD" w:rsidP="00257CFD">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4A03DD6" w14:textId="77777777" w:rsidR="00257CFD" w:rsidRPr="001058B5" w:rsidRDefault="00257CFD" w:rsidP="00257CFD">
      <w:pPr>
        <w:pStyle w:val="BodyText"/>
        <w:spacing w:before="10"/>
        <w:rPr>
          <w:rFonts w:ascii="Arial" w:hAnsi="Arial" w:cs="Arial"/>
        </w:rPr>
      </w:pPr>
    </w:p>
    <w:p w14:paraId="52711435" w14:textId="77777777" w:rsidR="00257CFD" w:rsidRPr="001058B5" w:rsidRDefault="00257CFD" w:rsidP="00257CFD">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57210A72" w14:textId="77777777" w:rsidR="00257CFD" w:rsidRPr="001058B5" w:rsidRDefault="00257CFD" w:rsidP="00257CFD">
      <w:pPr>
        <w:pStyle w:val="BodyText"/>
        <w:spacing w:before="4"/>
        <w:rPr>
          <w:rFonts w:ascii="Arial" w:hAnsi="Arial" w:cs="Arial"/>
          <w:sz w:val="19"/>
        </w:rPr>
      </w:pPr>
    </w:p>
    <w:p w14:paraId="299AA569" w14:textId="77777777" w:rsidR="00257CFD" w:rsidRPr="001058B5" w:rsidRDefault="00257CFD" w:rsidP="00257CFD">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2CC8797F" w14:textId="77777777" w:rsidR="00257CFD" w:rsidRPr="001058B5" w:rsidRDefault="00257CFD" w:rsidP="00257CFD">
      <w:pPr>
        <w:pStyle w:val="BodyText"/>
        <w:spacing w:before="4"/>
        <w:rPr>
          <w:rFonts w:ascii="Arial" w:hAnsi="Arial" w:cs="Arial"/>
          <w:sz w:val="19"/>
        </w:rPr>
      </w:pPr>
    </w:p>
    <w:p w14:paraId="21E9DA80" w14:textId="77777777" w:rsidR="00257CFD" w:rsidRPr="001058B5" w:rsidRDefault="00257CFD" w:rsidP="00257CFD">
      <w:pPr>
        <w:ind w:left="2260"/>
        <w:rPr>
          <w:rFonts w:ascii="Arial" w:hAnsi="Arial" w:cs="Arial"/>
          <w:sz w:val="18"/>
        </w:rPr>
      </w:pPr>
      <w:r w:rsidRPr="001058B5">
        <w:rPr>
          <w:rFonts w:ascii="Arial" w:hAnsi="Arial" w:cs="Arial"/>
          <w:w w:val="95"/>
          <w:sz w:val="18"/>
        </w:rPr>
        <w:t>printf("CLIENT_IDENTIFIER = %s \n", clientid);</w:t>
      </w:r>
    </w:p>
    <w:p w14:paraId="2370206A" w14:textId="77777777" w:rsidR="00257CFD" w:rsidRPr="001058B5" w:rsidRDefault="00257CFD" w:rsidP="00257CFD">
      <w:pPr>
        <w:pStyle w:val="BodyText"/>
        <w:spacing w:before="5"/>
        <w:rPr>
          <w:rFonts w:ascii="Arial" w:hAnsi="Arial" w:cs="Arial"/>
          <w:sz w:val="18"/>
        </w:rPr>
      </w:pPr>
    </w:p>
    <w:p w14:paraId="1F985A07" w14:textId="77777777" w:rsidR="00257CFD" w:rsidRPr="001058B5" w:rsidRDefault="00257CFD" w:rsidP="00257CFD">
      <w:pPr>
        <w:pStyle w:val="BodyText"/>
        <w:ind w:left="2260"/>
        <w:rPr>
          <w:rFonts w:ascii="Arial" w:hAnsi="Arial" w:cs="Arial"/>
        </w:rPr>
      </w:pPr>
      <w:r>
        <w:rPr>
          <w:rFonts w:ascii="Arial" w:hAnsi="Arial" w:cs="Arial"/>
        </w:rPr>
        <w:t xml:space="preserve">Trong ví dụ này </w:t>
      </w:r>
      <w:r w:rsidRPr="001058B5">
        <w:rPr>
          <w:rFonts w:ascii="Arial" w:hAnsi="Arial" w:cs="Arial"/>
        </w:rPr>
        <w:t>:</w:t>
      </w:r>
    </w:p>
    <w:p w14:paraId="32C27804" w14:textId="77777777" w:rsidR="00257CFD" w:rsidRPr="001058B5" w:rsidRDefault="00257CFD" w:rsidP="00257CFD">
      <w:pPr>
        <w:pStyle w:val="ListParagraph"/>
        <w:numPr>
          <w:ilvl w:val="2"/>
          <w:numId w:val="137"/>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Pr>
          <w:rFonts w:ascii="Arial" w:hAnsi="Arial" w:cs="Arial"/>
          <w:w w:val="95"/>
          <w:sz w:val="20"/>
        </w:rPr>
        <w:t>và</w:t>
      </w:r>
      <w:r w:rsidRPr="001058B5">
        <w:rPr>
          <w:rFonts w:ascii="Arial" w:hAnsi="Arial" w:cs="Arial"/>
          <w:spacing w:val="-15"/>
          <w:w w:val="95"/>
          <w:sz w:val="20"/>
        </w:rPr>
        <w:t xml:space="preserve"> </w:t>
      </w:r>
      <w:r w:rsidRPr="001058B5">
        <w:rPr>
          <w:rFonts w:ascii="Arial" w:hAnsi="Arial" w:cs="Arial"/>
          <w:w w:val="95"/>
          <w:sz w:val="20"/>
        </w:rPr>
        <w:t>oratext</w:t>
      </w:r>
      <w:r>
        <w:rPr>
          <w:rFonts w:ascii="Arial" w:hAnsi="Arial" w:cs="Arial"/>
          <w:w w:val="95"/>
          <w:sz w:val="20"/>
        </w:rPr>
        <w:t xml:space="preserve"> </w:t>
      </w:r>
      <w:r w:rsidRPr="001058B5">
        <w:rPr>
          <w:rFonts w:ascii="Arial" w:hAnsi="Arial" w:cs="Arial"/>
          <w:spacing w:val="-86"/>
          <w:w w:val="95"/>
          <w:sz w:val="20"/>
        </w:rPr>
        <w:t xml:space="preserve"> </w:t>
      </w:r>
      <w:r>
        <w:rPr>
          <w:rFonts w:ascii="Arial" w:hAnsi="Arial" w:cs="Arial"/>
          <w:w w:val="95"/>
          <w:sz w:val="20"/>
        </w:rPr>
        <w:t xml:space="preserve">tạo biến </w:t>
      </w:r>
      <w:r w:rsidRPr="001058B5">
        <w:rPr>
          <w:rFonts w:ascii="Arial" w:hAnsi="Arial" w:cs="Arial"/>
          <w:spacing w:val="-15"/>
          <w:w w:val="95"/>
          <w:sz w:val="20"/>
        </w:rPr>
        <w:t xml:space="preserve"> </w:t>
      </w:r>
      <w:r>
        <w:rPr>
          <w:rFonts w:ascii="Arial" w:hAnsi="Arial" w:cs="Arial"/>
          <w:w w:val="95"/>
          <w:sz w:val="20"/>
        </w:rPr>
        <w:t>để lưu</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Pr>
          <w:rFonts w:ascii="Arial" w:hAnsi="Arial" w:cs="Arial"/>
          <w:sz w:val="20"/>
        </w:rPr>
        <w:t xml:space="preserve">tham chiếu cuộc gọi cho </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Pr>
          <w:rFonts w:ascii="Arial" w:hAnsi="Arial" w:cs="Arial"/>
          <w:sz w:val="20"/>
        </w:rPr>
        <w:t xml:space="preserve">xử lý  câu lệnh </w:t>
      </w:r>
      <w:r w:rsidRPr="001058B5">
        <w:rPr>
          <w:rFonts w:ascii="Arial" w:hAnsi="Arial" w:cs="Arial"/>
          <w:spacing w:val="-26"/>
          <w:sz w:val="20"/>
        </w:rPr>
        <w:t xml:space="preserve"> </w:t>
      </w:r>
      <w:r>
        <w:rPr>
          <w:rFonts w:ascii="Arial" w:hAnsi="Arial" w:cs="Arial"/>
          <w:spacing w:val="-26"/>
          <w:sz w:val="20"/>
        </w:rPr>
        <w:t xml:space="preserve"> </w:t>
      </w:r>
      <w:r w:rsidRPr="001058B5">
        <w:rPr>
          <w:rFonts w:ascii="Arial" w:hAnsi="Arial" w:cs="Arial"/>
          <w:sz w:val="20"/>
        </w:rPr>
        <w:t>,</w:t>
      </w:r>
      <w:r w:rsidRPr="001058B5">
        <w:rPr>
          <w:rFonts w:ascii="Arial" w:hAnsi="Arial" w:cs="Arial"/>
          <w:spacing w:val="-26"/>
          <w:sz w:val="20"/>
        </w:rPr>
        <w:t xml:space="preserve"> </w:t>
      </w:r>
      <w:r>
        <w:rPr>
          <w:rFonts w:ascii="Arial" w:hAnsi="Arial" w:cs="Arial"/>
          <w:sz w:val="20"/>
        </w:rPr>
        <w:t xml:space="preserve">và sử dụng câu lệnh </w:t>
      </w:r>
      <w:r w:rsidRPr="001058B5">
        <w:rPr>
          <w:rFonts w:ascii="Arial" w:hAnsi="Arial" w:cs="Arial"/>
          <w:sz w:val="20"/>
        </w:rPr>
        <w:t>SELECT.</w:t>
      </w:r>
    </w:p>
    <w:p w14:paraId="6982F124" w14:textId="77777777" w:rsidR="00257CFD" w:rsidRPr="001058B5" w:rsidRDefault="00257CFD" w:rsidP="00257CFD">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Pr>
          <w:rFonts w:ascii="Arial" w:hAnsi="Arial" w:cs="Arial"/>
          <w:spacing w:val="-84"/>
          <w:sz w:val="20"/>
        </w:rPr>
        <w:t xml:space="preserve">   </w:t>
      </w:r>
      <w:r>
        <w:rPr>
          <w:rFonts w:ascii="Arial" w:hAnsi="Arial" w:cs="Arial"/>
          <w:sz w:val="20"/>
        </w:rPr>
        <w:t xml:space="preserve"> chuẩn bị lleesjnh </w:t>
      </w:r>
      <w:r w:rsidRPr="001058B5">
        <w:rPr>
          <w:rFonts w:ascii="Arial" w:hAnsi="Arial" w:cs="Arial"/>
          <w:spacing w:val="-8"/>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 xml:space="preserve">để thực thi </w:t>
      </w:r>
      <w:r w:rsidRPr="001058B5">
        <w:rPr>
          <w:rFonts w:ascii="Arial" w:hAnsi="Arial" w:cs="Arial"/>
          <w:sz w:val="20"/>
        </w:rPr>
        <w:t>.</w:t>
      </w:r>
    </w:p>
    <w:p w14:paraId="5F69DB0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OCIDefineByPos</w:t>
      </w:r>
      <w:r>
        <w:rPr>
          <w:rFonts w:ascii="Arial" w:hAnsi="Arial" w:cs="Arial"/>
          <w:sz w:val="20"/>
        </w:rPr>
        <w:t xml:space="preserve"> </w:t>
      </w:r>
      <w:r w:rsidRPr="001058B5">
        <w:rPr>
          <w:rFonts w:ascii="Arial" w:hAnsi="Arial" w:cs="Arial"/>
          <w:spacing w:val="-91"/>
          <w:sz w:val="20"/>
        </w:rPr>
        <w:t xml:space="preserve"> </w:t>
      </w:r>
      <w:r>
        <w:rPr>
          <w:rFonts w:ascii="Arial" w:hAnsi="Arial" w:cs="Arial"/>
          <w:spacing w:val="-91"/>
          <w:sz w:val="20"/>
        </w:rPr>
        <w:t xml:space="preserve">  </w:t>
      </w:r>
      <w:r>
        <w:rPr>
          <w:rFonts w:ascii="Arial" w:hAnsi="Arial" w:cs="Arial"/>
          <w:sz w:val="20"/>
        </w:rPr>
        <w:t>đinh nghĩa</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Pr>
          <w:rFonts w:ascii="Arial" w:hAnsi="Arial" w:cs="Arial"/>
          <w:sz w:val="20"/>
        </w:rPr>
        <w:t xml:space="preserve">biến </w:t>
      </w:r>
      <w:r w:rsidRPr="001058B5">
        <w:rPr>
          <w:rFonts w:ascii="Arial" w:hAnsi="Arial" w:cs="Arial"/>
          <w:sz w:val="20"/>
        </w:rPr>
        <w:t>client</w:t>
      </w:r>
      <w:r>
        <w:rPr>
          <w:rFonts w:ascii="Arial" w:hAnsi="Arial" w:cs="Arial"/>
          <w:sz w:val="20"/>
        </w:rPr>
        <w:t xml:space="preserve"> </w:t>
      </w:r>
      <w:r w:rsidRPr="001058B5">
        <w:rPr>
          <w:rFonts w:ascii="Arial" w:hAnsi="Arial" w:cs="Arial"/>
          <w:sz w:val="20"/>
        </w:rPr>
        <w:t>id</w:t>
      </w:r>
      <w:r>
        <w:rPr>
          <w:rFonts w:ascii="Arial" w:hAnsi="Arial" w:cs="Arial"/>
          <w:sz w:val="20"/>
        </w:rPr>
        <w:t xml:space="preserve"> </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cho </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7B056DEA"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OCIStmtExecute</w:t>
      </w:r>
      <w:r>
        <w:rPr>
          <w:rFonts w:ascii="Arial" w:hAnsi="Arial" w:cs="Arial"/>
          <w:sz w:val="20"/>
        </w:rPr>
        <w:t xml:space="preserve"> </w:t>
      </w:r>
      <w:r w:rsidRPr="001058B5">
        <w:rPr>
          <w:rFonts w:ascii="Arial" w:hAnsi="Arial" w:cs="Arial"/>
          <w:spacing w:val="-85"/>
          <w:sz w:val="20"/>
        </w:rPr>
        <w:t xml:space="preserve"> </w:t>
      </w:r>
      <w:r>
        <w:rPr>
          <w:rFonts w:ascii="Arial" w:hAnsi="Arial" w:cs="Arial"/>
          <w:sz w:val="20"/>
        </w:rPr>
        <w:t xml:space="preserve">thực thi câu lệnh trong biến </w:t>
      </w:r>
      <w:r w:rsidRPr="001058B5">
        <w:rPr>
          <w:rFonts w:ascii="Arial" w:hAnsi="Arial" w:cs="Arial"/>
          <w:spacing w:val="-9"/>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5"/>
          <w:sz w:val="20"/>
        </w:rPr>
        <w:t xml:space="preserve"> </w:t>
      </w:r>
      <w:r w:rsidRPr="001058B5">
        <w:rPr>
          <w:rFonts w:ascii="Arial" w:hAnsi="Arial" w:cs="Arial"/>
          <w:sz w:val="20"/>
        </w:rPr>
        <w:t>.</w:t>
      </w:r>
    </w:p>
    <w:p w14:paraId="1A56B54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 xml:space="preserve"> </w:t>
      </w:r>
      <w:r w:rsidRPr="001058B5">
        <w:rPr>
          <w:rFonts w:ascii="Arial" w:hAnsi="Arial" w:cs="Arial"/>
          <w:sz w:val="20"/>
        </w:rPr>
        <w:t>output</w:t>
      </w:r>
      <w:r w:rsidRPr="001058B5">
        <w:rPr>
          <w:rFonts w:ascii="Arial" w:hAnsi="Arial" w:cs="Arial"/>
          <w:spacing w:val="-4"/>
          <w:sz w:val="20"/>
        </w:rPr>
        <w:t xml:space="preserve"> </w:t>
      </w:r>
      <w:r>
        <w:rPr>
          <w:rFonts w:ascii="Arial" w:hAnsi="Arial" w:cs="Arial"/>
          <w:spacing w:val="-4"/>
          <w:sz w:val="20"/>
        </w:rPr>
        <w:t xml:space="preserve"> </w:t>
      </w:r>
      <w:r>
        <w:rPr>
          <w:rFonts w:ascii="Arial" w:hAnsi="Arial" w:cs="Arial"/>
          <w:sz w:val="20"/>
        </w:rPr>
        <w:t xml:space="preserve">định dạng </w:t>
      </w:r>
      <w:r w:rsidRPr="001058B5">
        <w:rPr>
          <w:rFonts w:ascii="Arial" w:hAnsi="Arial" w:cs="Arial"/>
          <w:spacing w:val="-4"/>
          <w:sz w:val="20"/>
        </w:rPr>
        <w:t xml:space="preserve"> </w:t>
      </w:r>
      <w:r>
        <w:rPr>
          <w:rFonts w:ascii="Arial" w:hAnsi="Arial" w:cs="Arial"/>
          <w:sz w:val="20"/>
        </w:rPr>
        <w:t xml:space="preserve">cho </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0B76183A" w14:textId="77777777" w:rsidR="00257CFD" w:rsidRPr="001058B5" w:rsidRDefault="00257CFD" w:rsidP="00257CFD">
      <w:pPr>
        <w:pStyle w:val="BodyText"/>
        <w:spacing w:before="11"/>
        <w:rPr>
          <w:rFonts w:ascii="Arial" w:hAnsi="Arial" w:cs="Arial"/>
          <w:sz w:val="22"/>
        </w:rPr>
      </w:pPr>
    </w:p>
    <w:p w14:paraId="4C8C26F6" w14:textId="77777777" w:rsidR="00257CFD" w:rsidRPr="001058B5" w:rsidRDefault="00257CFD" w:rsidP="00257CFD">
      <w:pPr>
        <w:pStyle w:val="Heading6"/>
      </w:pPr>
      <w:bookmarkStart w:id="1016" w:name="Setting_the_Client_Session_ID_Using_a_Mi"/>
      <w:bookmarkStart w:id="1017" w:name="_bookmark1296"/>
      <w:bookmarkEnd w:id="1016"/>
      <w:bookmarkEnd w:id="1017"/>
      <w:r>
        <w:t xml:space="preserve">Thiết lập </w:t>
      </w:r>
      <w:r w:rsidRPr="001058B5">
        <w:t xml:space="preserve"> Client Session </w:t>
      </w:r>
      <w:r>
        <w:t xml:space="preserve">bằng ứng  dụng </w:t>
      </w:r>
      <w:r w:rsidRPr="001058B5">
        <w:t xml:space="preserve"> Middle-Tier </w:t>
      </w:r>
    </w:p>
    <w:p w14:paraId="37BF868E" w14:textId="77777777" w:rsidR="00257CFD" w:rsidRPr="00BB0A7C"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Sau khi bạn sử dụng cuộc gọi OCIStmtExecute để truy xuất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BB0A7C">
        <w:rPr>
          <w:rFonts w:ascii="Arial" w:hAnsi="Arial" w:cs="Arial"/>
        </w:rPr>
        <w:t xml:space="preserve"> , bạn đã sẵn sàng </w:t>
      </w:r>
      <w:r>
        <w:rPr>
          <w:rFonts w:ascii="Arial" w:hAnsi="Arial" w:cs="Arial"/>
        </w:rPr>
        <w:t>thiết lập</w:t>
      </w:r>
      <w:r w:rsidRPr="00BB0A7C">
        <w:rPr>
          <w:rFonts w:ascii="Arial" w:hAnsi="Arial" w:cs="Arial"/>
        </w:rPr>
        <w:t xml:space="preserve"> ID này.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Pr>
          <w:rFonts w:ascii="Arial" w:hAnsi="Arial" w:cs="Arial"/>
          <w:w w:val="95"/>
        </w:rPr>
        <w:t xml:space="preserve"> </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Pr>
          <w:rFonts w:ascii="Arial" w:hAnsi="Arial" w:cs="Arial"/>
          <w:spacing w:val="-4"/>
          <w:w w:val="95"/>
        </w:rPr>
        <w:t xml:space="preserve"> </w:t>
      </w:r>
      <w:r w:rsidRPr="00BB0A7C">
        <w:rPr>
          <w:rFonts w:ascii="Arial" w:hAnsi="Arial" w:cs="Arial"/>
        </w:rPr>
        <w:t>trong PL / SQL</w:t>
      </w:r>
      <w:r>
        <w:rPr>
          <w:rFonts w:ascii="Arial" w:hAnsi="Arial" w:cs="Arial"/>
        </w:rPr>
        <w:t xml:space="preserve"> package  </w:t>
      </w:r>
      <w:r w:rsidRPr="00BB0A7C">
        <w:rPr>
          <w:rFonts w:ascii="Arial" w:hAnsi="Arial" w:cs="Arial"/>
        </w:rPr>
        <w:t xml:space="preserve"> phía máy chủ sau đó</w:t>
      </w:r>
      <w:r>
        <w:rPr>
          <w:rFonts w:ascii="Arial" w:hAnsi="Arial" w:cs="Arial"/>
        </w:rPr>
        <w:t xml:space="preserve"> thiết lập </w:t>
      </w:r>
      <w:r w:rsidRPr="00BB0A7C">
        <w:rPr>
          <w:rFonts w:ascii="Arial" w:hAnsi="Arial" w:cs="Arial"/>
        </w:rPr>
        <w:t xml:space="preserve"> </w:t>
      </w:r>
      <w:r w:rsidRPr="001058B5">
        <w:rPr>
          <w:rFonts w:ascii="Arial" w:hAnsi="Arial" w:cs="Arial"/>
        </w:rPr>
        <w:t xml:space="preserve">session ID </w:t>
      </w:r>
      <w:r w:rsidRPr="00BB0A7C">
        <w:rPr>
          <w:rFonts w:ascii="Arial" w:hAnsi="Arial" w:cs="Arial"/>
        </w:rPr>
        <w:t xml:space="preserve">này và tùy chọn, ghi đè các giá trị </w:t>
      </w:r>
      <w:r w:rsidRPr="001058B5">
        <w:rPr>
          <w:rFonts w:ascii="Arial" w:hAnsi="Arial" w:cs="Arial"/>
        </w:rPr>
        <w:t>application context</w:t>
      </w:r>
      <w:r w:rsidRPr="00BB0A7C">
        <w:rPr>
          <w:rFonts w:ascii="Arial" w:hAnsi="Arial" w:cs="Arial"/>
        </w:rPr>
        <w:t>.</w:t>
      </w:r>
    </w:p>
    <w:p w14:paraId="4999D199" w14:textId="77777777" w:rsidR="00257CFD" w:rsidRPr="00BB0A7C" w:rsidRDefault="00257CFD" w:rsidP="00257CFD">
      <w:pPr>
        <w:pStyle w:val="BodyText"/>
        <w:spacing w:before="57" w:line="230" w:lineRule="auto"/>
        <w:ind w:left="2260" w:right="295" w:hanging="1"/>
        <w:rPr>
          <w:rFonts w:ascii="Arial" w:hAnsi="Arial" w:cs="Arial"/>
        </w:rPr>
      </w:pPr>
    </w:p>
    <w:p w14:paraId="2D0AB685" w14:textId="77777777" w:rsidR="00257CFD"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Đảm bảo rằng </w:t>
      </w:r>
      <w:r>
        <w:rPr>
          <w:rFonts w:ascii="Arial" w:hAnsi="Arial" w:cs="Arial"/>
        </w:rPr>
        <w:t>code</w:t>
      </w:r>
      <w:r w:rsidRPr="00BB0A7C">
        <w:rPr>
          <w:rFonts w:ascii="Arial" w:hAnsi="Arial" w:cs="Arial"/>
        </w:rPr>
        <w:t xml:space="preserve"> ứng dụng </w:t>
      </w:r>
      <w:r w:rsidRPr="001058B5">
        <w:rPr>
          <w:rFonts w:ascii="Arial" w:hAnsi="Arial" w:cs="Arial"/>
        </w:rPr>
        <w:t>middle-tier</w:t>
      </w:r>
      <w:r w:rsidRPr="001058B5">
        <w:rPr>
          <w:rFonts w:ascii="Arial" w:hAnsi="Arial" w:cs="Arial"/>
          <w:spacing w:val="-4"/>
        </w:rPr>
        <w:t xml:space="preserve"> </w:t>
      </w:r>
      <w:r w:rsidRPr="00BB0A7C">
        <w:rPr>
          <w:rFonts w:ascii="Arial" w:hAnsi="Arial" w:cs="Arial"/>
        </w:rPr>
        <w:t xml:space="preserve">kiểm tra giá trị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BB0A7C">
        <w:rPr>
          <w:rFonts w:ascii="Arial" w:hAnsi="Arial" w:cs="Arial"/>
        </w:rPr>
        <w:t xml:space="preserve">(ví dụ, giá trị được viết cho user_id trong các ví dụ trước) khớp với cài đặt </w:t>
      </w:r>
      <w:r w:rsidRPr="001058B5">
        <w:rPr>
          <w:rFonts w:ascii="Arial" w:hAnsi="Arial" w:cs="Arial"/>
        </w:rPr>
        <w:t>client</w:t>
      </w:r>
      <w:r w:rsidRPr="00C60594">
        <w:rPr>
          <w:rFonts w:ascii="Arial" w:hAnsi="Arial" w:cs="Arial"/>
          <w:sz w:val="22"/>
          <w:szCs w:val="22"/>
        </w:rPr>
        <w:t xml:space="preserve">_ </w:t>
      </w:r>
      <w:r w:rsidRPr="001058B5">
        <w:rPr>
          <w:rFonts w:ascii="Arial" w:hAnsi="Arial" w:cs="Arial"/>
        </w:rPr>
        <w:t>id</w:t>
      </w:r>
      <w:r>
        <w:rPr>
          <w:rFonts w:ascii="Arial" w:hAnsi="Arial" w:cs="Arial"/>
        </w:rPr>
        <w:t xml:space="preserve"> </w:t>
      </w:r>
      <w:r w:rsidRPr="001058B5">
        <w:rPr>
          <w:rFonts w:ascii="Arial" w:hAnsi="Arial" w:cs="Arial"/>
          <w:spacing w:val="-99"/>
        </w:rPr>
        <w:t xml:space="preserve"> </w:t>
      </w:r>
      <w:r>
        <w:rPr>
          <w:rFonts w:ascii="Arial" w:hAnsi="Arial" w:cs="Arial"/>
          <w:spacing w:val="-99"/>
        </w:rPr>
        <w:t xml:space="preserve"> </w:t>
      </w:r>
      <w:r w:rsidRPr="00BB0A7C">
        <w:rPr>
          <w:rFonts w:ascii="Arial" w:hAnsi="Arial" w:cs="Arial"/>
        </w:rPr>
        <w:t xml:space="preserve">được xác định trong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BB0A7C">
        <w:rPr>
          <w:rFonts w:ascii="Arial" w:hAnsi="Arial" w:cs="Arial"/>
        </w:rPr>
        <w:t>. Trình tự các cuộc gọi ở phía máy chủ ứng dụng phải như sau:</w:t>
      </w:r>
    </w:p>
    <w:p w14:paraId="0F08E14A"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Nhận client</w:t>
      </w:r>
      <w:r w:rsidRPr="00C60594">
        <w:rPr>
          <w:rFonts w:ascii="Arial" w:hAnsi="Arial" w:cs="Arial"/>
          <w:b/>
          <w:spacing w:val="-3"/>
          <w:sz w:val="20"/>
        </w:rPr>
        <w:t xml:space="preserve"> </w:t>
      </w:r>
      <w:r w:rsidRPr="00C60594">
        <w:rPr>
          <w:rFonts w:ascii="Arial" w:hAnsi="Arial" w:cs="Arial"/>
          <w:b/>
          <w:sz w:val="20"/>
        </w:rPr>
        <w:t>session</w:t>
      </w:r>
      <w:r w:rsidRPr="00C60594">
        <w:rPr>
          <w:rFonts w:ascii="Arial" w:hAnsi="Arial" w:cs="Arial"/>
          <w:b/>
          <w:spacing w:val="-3"/>
          <w:sz w:val="20"/>
        </w:rPr>
        <w:t xml:space="preserve"> </w:t>
      </w:r>
      <w:r w:rsidRPr="00C60594">
        <w:rPr>
          <w:rFonts w:ascii="Arial" w:hAnsi="Arial" w:cs="Arial"/>
          <w:b/>
          <w:sz w:val="20"/>
        </w:rPr>
        <w:t>ID hiện tại</w:t>
      </w:r>
      <w:r w:rsidRPr="00C60594">
        <w:rPr>
          <w:rFonts w:ascii="Arial" w:hAnsi="Arial" w:cs="Arial"/>
          <w:sz w:val="20"/>
        </w:rPr>
        <w:t xml:space="preserve">. </w:t>
      </w:r>
      <w:r>
        <w:rPr>
          <w:rFonts w:ascii="Arial" w:hAnsi="Arial" w:cs="Arial"/>
          <w:sz w:val="20"/>
        </w:rPr>
        <w:t>S</w:t>
      </w:r>
      <w:r w:rsidRPr="001058B5">
        <w:rPr>
          <w:rFonts w:ascii="Arial" w:hAnsi="Arial" w:cs="Arial"/>
          <w:sz w:val="20"/>
        </w:rPr>
        <w:t>ession</w:t>
      </w:r>
      <w:r w:rsidRPr="00C60594">
        <w:rPr>
          <w:rFonts w:ascii="Arial" w:hAnsi="Arial" w:cs="Arial"/>
          <w:sz w:val="20"/>
        </w:rPr>
        <w:t xml:space="preserve"> này phải có ID này, nhưng nó an toàn hơn để đảm bảo rằng nó thực sự có giá trị chính xác.</w:t>
      </w:r>
    </w:p>
    <w:p w14:paraId="62B7869C"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 xml:space="preserve"> Xóa client</w:t>
      </w:r>
      <w:r w:rsidRPr="00C60594">
        <w:rPr>
          <w:rFonts w:ascii="Arial" w:hAnsi="Arial" w:cs="Arial"/>
          <w:b/>
          <w:spacing w:val="-4"/>
          <w:sz w:val="20"/>
        </w:rPr>
        <w:t xml:space="preserve"> </w:t>
      </w:r>
      <w:r w:rsidRPr="00C60594">
        <w:rPr>
          <w:rFonts w:ascii="Arial" w:hAnsi="Arial" w:cs="Arial"/>
          <w:b/>
          <w:sz w:val="20"/>
        </w:rPr>
        <w:t>session</w:t>
      </w:r>
      <w:r w:rsidRPr="00C60594">
        <w:rPr>
          <w:rFonts w:ascii="Arial" w:hAnsi="Arial" w:cs="Arial"/>
          <w:b/>
          <w:spacing w:val="-4"/>
          <w:sz w:val="20"/>
        </w:rPr>
        <w:t xml:space="preserve"> </w:t>
      </w:r>
      <w:r w:rsidRPr="00C60594">
        <w:rPr>
          <w:rFonts w:ascii="Arial" w:hAnsi="Arial" w:cs="Arial"/>
          <w:b/>
          <w:sz w:val="20"/>
        </w:rPr>
        <w:t>ID hiện tại</w:t>
      </w:r>
      <w:r w:rsidRPr="00C60594">
        <w:rPr>
          <w:rFonts w:ascii="Arial" w:hAnsi="Arial" w:cs="Arial"/>
          <w:sz w:val="20"/>
        </w:rPr>
        <w:t>. Điều này chuẩn bị ứng dụng để phục vụ một yêu cầu từ một người dùng cuối khác.</w:t>
      </w:r>
    </w:p>
    <w:p w14:paraId="35B3E763"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sectPr w:rsidR="00257CFD" w:rsidRPr="00C60594">
          <w:pgSz w:w="12240" w:h="15840"/>
          <w:pgMar w:top="840" w:right="1060" w:bottom="860" w:left="1100" w:header="549" w:footer="663" w:gutter="0"/>
          <w:cols w:space="720"/>
        </w:sectPr>
      </w:pPr>
      <w:r w:rsidRPr="00C60594">
        <w:rPr>
          <w:rFonts w:ascii="Arial" w:hAnsi="Arial" w:cs="Arial"/>
          <w:b/>
          <w:sz w:val="20"/>
        </w:rPr>
        <w:t>Thiết lập  client session ID mới hoặc client session ID đã được gán cho người dùng cuối</w:t>
      </w:r>
      <w:r w:rsidRPr="00C60594">
        <w:rPr>
          <w:rFonts w:ascii="Arial" w:hAnsi="Arial" w:cs="Arial"/>
          <w:sz w:val="20"/>
        </w:rPr>
        <w:t xml:space="preserve">. Điều này đảm bảo rằng </w:t>
      </w:r>
      <w:r w:rsidRPr="001058B5">
        <w:rPr>
          <w:rFonts w:ascii="Arial" w:hAnsi="Arial" w:cs="Arial"/>
          <w:sz w:val="20"/>
        </w:rPr>
        <w:t>session</w:t>
      </w:r>
      <w:r w:rsidRPr="00C60594">
        <w:rPr>
          <w:rFonts w:ascii="Arial" w:hAnsi="Arial" w:cs="Arial"/>
          <w:sz w:val="20"/>
        </w:rPr>
        <w:t xml:space="preserve"> đang sử dụng một bộ giá trị </w:t>
      </w:r>
      <w:r w:rsidRPr="001058B5">
        <w:rPr>
          <w:rFonts w:ascii="Arial" w:hAnsi="Arial" w:cs="Arial"/>
          <w:sz w:val="20"/>
        </w:rPr>
        <w:t>global application context</w:t>
      </w:r>
      <w:r w:rsidRPr="001058B5">
        <w:rPr>
          <w:rFonts w:ascii="Arial" w:hAnsi="Arial" w:cs="Arial"/>
          <w:spacing w:val="-1"/>
          <w:sz w:val="20"/>
        </w:rPr>
        <w:t xml:space="preserve"> </w:t>
      </w:r>
      <w:r w:rsidRPr="00C60594">
        <w:rPr>
          <w:rFonts w:ascii="Arial" w:hAnsi="Arial" w:cs="Arial"/>
          <w:sz w:val="20"/>
        </w:rPr>
        <w:t>khác.</w:t>
      </w:r>
    </w:p>
    <w:p w14:paraId="51C09D33" w14:textId="77777777" w:rsidR="00257CFD" w:rsidRPr="001058B5" w:rsidRDefault="00257CFD" w:rsidP="00257CFD">
      <w:pPr>
        <w:pStyle w:val="BodyText"/>
        <w:spacing w:before="5"/>
        <w:rPr>
          <w:rFonts w:ascii="Arial" w:hAnsi="Arial" w:cs="Arial"/>
          <w:sz w:val="25"/>
        </w:rPr>
      </w:pPr>
    </w:p>
    <w:p w14:paraId="655B9E5E" w14:textId="77777777" w:rsidR="00257CFD" w:rsidRPr="00C60594" w:rsidRDefault="00257CFD" w:rsidP="00257CFD">
      <w:pPr>
        <w:pStyle w:val="BodyText"/>
        <w:spacing w:before="99" w:line="232" w:lineRule="auto"/>
        <w:ind w:left="1660" w:right="697"/>
        <w:rPr>
          <w:rFonts w:ascii="Arial" w:hAnsi="Arial" w:cs="Arial"/>
        </w:rPr>
      </w:pPr>
    </w:p>
    <w:p w14:paraId="06D76B1F" w14:textId="77777777" w:rsidR="00257CFD" w:rsidRDefault="00257CFD" w:rsidP="00257CFD">
      <w:pPr>
        <w:pStyle w:val="BodyText"/>
        <w:spacing w:before="99" w:line="232" w:lineRule="auto"/>
        <w:ind w:left="1660" w:right="697"/>
        <w:rPr>
          <w:rFonts w:ascii="Arial" w:hAnsi="Arial" w:cs="Arial"/>
        </w:rPr>
      </w:pPr>
      <w:r w:rsidRPr="00C60594">
        <w:rPr>
          <w:rFonts w:ascii="Arial" w:hAnsi="Arial" w:cs="Arial"/>
        </w:rPr>
        <w:t xml:space="preserve">Bạn có thể sử dụng các phương thức sau để đặt </w:t>
      </w:r>
      <w:r w:rsidRPr="001058B5">
        <w:rPr>
          <w:rFonts w:ascii="Arial" w:hAnsi="Arial" w:cs="Arial"/>
        </w:rPr>
        <w:t xml:space="preserve">client session ID </w:t>
      </w:r>
      <w:r w:rsidRPr="00C60594">
        <w:rPr>
          <w:rFonts w:ascii="Arial" w:hAnsi="Arial" w:cs="Arial"/>
        </w:rPr>
        <w:t>ở phía máy chủ ứng dụng</w:t>
      </w:r>
    </w:p>
    <w:p w14:paraId="1135381E" w14:textId="77777777" w:rsidR="00257CFD" w:rsidRPr="00C60594" w:rsidRDefault="00257CFD" w:rsidP="00257CFD">
      <w:pPr>
        <w:pStyle w:val="ListParagraph"/>
        <w:numPr>
          <w:ilvl w:val="1"/>
          <w:numId w:val="137"/>
        </w:numPr>
        <w:tabs>
          <w:tab w:val="left" w:pos="2020"/>
        </w:tabs>
        <w:spacing w:before="121" w:line="228" w:lineRule="auto"/>
        <w:ind w:right="783"/>
        <w:rPr>
          <w:rFonts w:ascii="Arial" w:hAnsi="Arial" w:cs="Arial"/>
          <w:sz w:val="20"/>
        </w:rPr>
      </w:pPr>
      <w:r w:rsidRPr="001058B5">
        <w:rPr>
          <w:rFonts w:ascii="Arial" w:hAnsi="Arial" w:cs="Arial"/>
          <w:b/>
          <w:sz w:val="20"/>
        </w:rPr>
        <w:t>Oracle Call Interface</w:t>
      </w:r>
      <w:r w:rsidRPr="00C60594">
        <w:rPr>
          <w:rFonts w:ascii="Arial" w:hAnsi="Arial" w:cs="Arial"/>
          <w:sz w:val="20"/>
        </w:rPr>
        <w:t xml:space="preserve"> </w:t>
      </w:r>
      <w:r>
        <w:rPr>
          <w:rFonts w:ascii="Arial" w:hAnsi="Arial" w:cs="Arial"/>
          <w:sz w:val="20"/>
        </w:rPr>
        <w:t>.</w:t>
      </w:r>
      <w:r w:rsidRPr="00C60594">
        <w:rPr>
          <w:rFonts w:ascii="Arial" w:hAnsi="Arial" w:cs="Arial"/>
          <w:sz w:val="20"/>
        </w:rPr>
        <w:t xml:space="preserve">Đặt thuộc tính OCI_ATTR_CLIENT_IDENTIFIER trong cuộc gọi OCIAttrSet OCI. Thuộc tính này </w:t>
      </w:r>
      <w:r>
        <w:rPr>
          <w:rFonts w:ascii="Arial" w:hAnsi="Arial" w:cs="Arial"/>
          <w:sz w:val="20"/>
        </w:rPr>
        <w:t xml:space="preserve">thiết lập </w:t>
      </w:r>
      <w:r w:rsidRPr="00C60594">
        <w:rPr>
          <w:rFonts w:ascii="Arial" w:hAnsi="Arial" w:cs="Arial"/>
          <w:sz w:val="20"/>
        </w:rPr>
        <w:t xml:space="preserve"> định danh </w:t>
      </w:r>
      <w:r w:rsidRPr="001058B5">
        <w:rPr>
          <w:rFonts w:ascii="Arial" w:hAnsi="Arial" w:cs="Arial"/>
          <w:sz w:val="20"/>
        </w:rPr>
        <w:t>client</w:t>
      </w:r>
      <w:r w:rsidRPr="00C60594">
        <w:rPr>
          <w:rFonts w:ascii="Arial" w:hAnsi="Arial" w:cs="Arial"/>
          <w:sz w:val="20"/>
        </w:rPr>
        <w:t xml:space="preserve"> trong trình xử lý </w:t>
      </w:r>
      <w:r w:rsidRPr="001058B5">
        <w:rPr>
          <w:rFonts w:ascii="Arial" w:hAnsi="Arial" w:cs="Arial"/>
          <w:sz w:val="20"/>
        </w:rPr>
        <w:t>session</w:t>
      </w:r>
      <w:r w:rsidRPr="00C60594">
        <w:rPr>
          <w:rFonts w:ascii="Arial" w:hAnsi="Arial" w:cs="Arial"/>
          <w:sz w:val="20"/>
        </w:rPr>
        <w:t xml:space="preserve"> để theo dõi danh tính người dùng cuối.</w:t>
      </w:r>
    </w:p>
    <w:p w14:paraId="41B67EB0" w14:textId="77777777" w:rsidR="00257CFD" w:rsidRPr="00C60594" w:rsidRDefault="00257CFD" w:rsidP="00257CFD">
      <w:pPr>
        <w:pStyle w:val="ListParagraph"/>
        <w:tabs>
          <w:tab w:val="left" w:pos="2020"/>
        </w:tabs>
        <w:spacing w:before="121" w:line="228" w:lineRule="auto"/>
        <w:ind w:left="2019" w:right="783" w:firstLine="0"/>
        <w:rPr>
          <w:rFonts w:ascii="Arial" w:hAnsi="Arial" w:cs="Arial"/>
          <w:sz w:val="20"/>
        </w:rPr>
      </w:pPr>
      <w:r w:rsidRPr="00C60594">
        <w:rPr>
          <w:rFonts w:ascii="Arial" w:hAnsi="Arial" w:cs="Arial"/>
          <w:sz w:val="20"/>
        </w:rPr>
        <w:t>Ví dụ sau đây cho thấy cách sử dụng OCIAttrSet với tham số ATTR_CLIENT_ IDENTIFIER. Cài đặt user</w:t>
      </w:r>
      <w:r w:rsidRPr="00BC7821">
        <w:rPr>
          <w:rFonts w:ascii="Arial" w:hAnsi="Arial" w:cs="Arial"/>
          <w:sz w:val="24"/>
          <w:szCs w:val="24"/>
        </w:rPr>
        <w:t>_</w:t>
      </w:r>
      <w:r w:rsidRPr="00C60594">
        <w:rPr>
          <w:rFonts w:ascii="Arial" w:hAnsi="Arial" w:cs="Arial"/>
          <w:sz w:val="20"/>
        </w:rPr>
        <w:t>id đề cập đến một biến lưu trữ ID của người dùng đang đăng nhập.</w:t>
      </w:r>
    </w:p>
    <w:p w14:paraId="1126EABA" w14:textId="77777777" w:rsidR="00257CFD" w:rsidRPr="001058B5" w:rsidRDefault="00257CFD" w:rsidP="00257CFD">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1D078B4F" w14:textId="77777777" w:rsidR="00257CFD" w:rsidRPr="001058B5" w:rsidRDefault="00257CFD" w:rsidP="00257CFD">
      <w:pPr>
        <w:pStyle w:val="BodyText"/>
        <w:spacing w:before="5"/>
        <w:rPr>
          <w:rFonts w:ascii="Arial" w:hAnsi="Arial" w:cs="Arial"/>
          <w:sz w:val="17"/>
        </w:rPr>
      </w:pPr>
    </w:p>
    <w:p w14:paraId="45780FD8" w14:textId="77777777" w:rsidR="00257CFD" w:rsidRPr="00BC7821" w:rsidRDefault="00257CFD" w:rsidP="00257CFD">
      <w:pPr>
        <w:pStyle w:val="ListParagraph"/>
        <w:numPr>
          <w:ilvl w:val="1"/>
          <w:numId w:val="137"/>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BC7821">
        <w:t xml:space="preserve"> </w:t>
      </w:r>
      <w:r w:rsidRPr="00BC7821">
        <w:rPr>
          <w:rFonts w:ascii="Arial" w:hAnsi="Arial" w:cs="Arial"/>
          <w:w w:val="95"/>
          <w:sz w:val="20"/>
        </w:rPr>
        <w:t xml:space="preserve">Sử dụng </w:t>
      </w:r>
      <w:r w:rsidRPr="001058B5">
        <w:rPr>
          <w:rFonts w:ascii="Arial" w:hAnsi="Arial" w:cs="Arial"/>
          <w:w w:val="95"/>
          <w:sz w:val="20"/>
        </w:rPr>
        <w:t>DBMS_SESSION.SET_IDENTIFIER</w:t>
      </w:r>
      <w:r>
        <w:rPr>
          <w:rFonts w:ascii="Arial" w:hAnsi="Arial" w:cs="Arial"/>
          <w:w w:val="95"/>
          <w:sz w:val="20"/>
        </w:rPr>
        <w:t xml:space="preserve"> </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BC7821">
        <w:rPr>
          <w:rFonts w:ascii="Arial" w:hAnsi="Arial" w:cs="Arial"/>
          <w:w w:val="95"/>
          <w:sz w:val="20"/>
        </w:rPr>
        <w:t xml:space="preserve">để thiết lập </w:t>
      </w:r>
      <w:r>
        <w:rPr>
          <w:rFonts w:ascii="Arial" w:hAnsi="Arial" w:cs="Arial"/>
          <w:w w:val="95"/>
          <w:sz w:val="20"/>
        </w:rPr>
        <w:t>code</w:t>
      </w:r>
      <w:r w:rsidRPr="00BC7821">
        <w:rPr>
          <w:rFonts w:ascii="Arial" w:hAnsi="Arial" w:cs="Arial"/>
          <w:w w:val="95"/>
          <w:sz w:val="20"/>
        </w:rPr>
        <w:t xml:space="preserve"> định danh </w:t>
      </w:r>
      <w:r>
        <w:rPr>
          <w:rFonts w:ascii="Arial" w:hAnsi="Arial" w:cs="Arial"/>
          <w:w w:val="95"/>
          <w:sz w:val="20"/>
        </w:rPr>
        <w:t>client</w:t>
      </w:r>
      <w:r w:rsidRPr="00BC7821">
        <w:rPr>
          <w:rFonts w:ascii="Arial" w:hAnsi="Arial" w:cs="Arial"/>
          <w:w w:val="95"/>
          <w:sz w:val="20"/>
        </w:rPr>
        <w:t xml:space="preserve"> cho </w:t>
      </w:r>
      <w:r w:rsidRPr="001058B5">
        <w:rPr>
          <w:rFonts w:ascii="Arial" w:hAnsi="Arial" w:cs="Arial"/>
          <w:sz w:val="20"/>
        </w:rPr>
        <w:t>global application context</w:t>
      </w:r>
      <w:r w:rsidRPr="00BC7821">
        <w:rPr>
          <w:rFonts w:ascii="Arial" w:hAnsi="Arial" w:cs="Arial"/>
          <w:w w:val="95"/>
          <w:sz w:val="20"/>
        </w:rPr>
        <w:t xml:space="preserve">. Ví dụ, giả sử bạn đang lưu trữ ID của người dùng đăng nhập vào một biến được gọi là user_id, bạn sẽ nhập dòng sau vào </w:t>
      </w:r>
      <w:r>
        <w:rPr>
          <w:rFonts w:ascii="Arial" w:hAnsi="Arial" w:cs="Arial"/>
          <w:w w:val="95"/>
          <w:sz w:val="20"/>
        </w:rPr>
        <w:t>code</w:t>
      </w:r>
      <w:r w:rsidRPr="00BC7821">
        <w:rPr>
          <w:rFonts w:ascii="Arial" w:hAnsi="Arial" w:cs="Arial"/>
          <w:w w:val="95"/>
          <w:sz w:val="20"/>
        </w:rPr>
        <w:t xml:space="preserve"> ứng dụng </w:t>
      </w:r>
      <w:r w:rsidRPr="001058B5">
        <w:rPr>
          <w:rFonts w:ascii="Arial" w:hAnsi="Arial" w:cs="Arial"/>
          <w:sz w:val="20"/>
        </w:rPr>
        <w:t>middle-tier</w:t>
      </w:r>
      <w:r w:rsidRPr="00BC7821">
        <w:rPr>
          <w:rFonts w:ascii="Arial" w:hAnsi="Arial" w:cs="Arial"/>
          <w:w w:val="95"/>
          <w:sz w:val="20"/>
        </w:rPr>
        <w:t>:</w:t>
      </w:r>
    </w:p>
    <w:p w14:paraId="2A04A983"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DBMS_SESSION.SET_IDENTIFIER(user_id);</w:t>
      </w:r>
    </w:p>
    <w:p w14:paraId="0FE7CA7A" w14:textId="77777777" w:rsidR="00257CFD" w:rsidRPr="001058B5" w:rsidRDefault="008D1AB8" w:rsidP="00257CFD">
      <w:pPr>
        <w:pStyle w:val="BodyText"/>
        <w:spacing w:before="6"/>
        <w:rPr>
          <w:rFonts w:ascii="Arial" w:hAnsi="Arial" w:cs="Arial"/>
          <w:sz w:val="19"/>
        </w:rPr>
      </w:pPr>
      <w:r>
        <w:rPr>
          <w:rFonts w:ascii="Arial" w:hAnsi="Arial" w:cs="Arial"/>
        </w:rPr>
        <w:pict w14:anchorId="024E2D2C">
          <v:group id="_x0000_s1816" style="position:absolute;margin-left:174pt;margin-top:13.1pt;width:312pt;height:2.5pt;z-index:502663920;mso-wrap-distance-left:0;mso-wrap-distance-right:0;mso-position-horizontal-relative:page" coordorigin="3480,262" coordsize="6240,50">
            <v:line id="_x0000_s1817" style="position:absolute" from="3480,264" to="9720,264" strokeweight=".24pt"/>
            <v:line id="_x0000_s1818" style="position:absolute" from="3480,308" to="9720,308" strokeweight=".24pt"/>
            <w10:wrap type="topAndBottom" anchorx="page"/>
          </v:group>
        </w:pict>
      </w:r>
    </w:p>
    <w:p w14:paraId="4A4F7386" w14:textId="77777777" w:rsidR="00257CFD" w:rsidRDefault="00257CFD" w:rsidP="00257CFD">
      <w:pPr>
        <w:pStyle w:val="BodyText"/>
        <w:spacing w:before="28" w:line="230" w:lineRule="auto"/>
        <w:ind w:left="2379" w:right="1505"/>
        <w:rPr>
          <w:rFonts w:ascii="Arial" w:hAnsi="Arial" w:cs="Arial"/>
          <w:sz w:val="19"/>
        </w:rPr>
      </w:pPr>
      <w:r w:rsidRPr="001058B5">
        <w:rPr>
          <w:rFonts w:ascii="Arial" w:hAnsi="Arial" w:cs="Arial"/>
          <w:b/>
          <w:sz w:val="19"/>
        </w:rPr>
        <w:t>Note</w:t>
      </w:r>
      <w:r w:rsidRPr="00BC7821">
        <w:rPr>
          <w:rFonts w:ascii="Arial" w:hAnsi="Arial" w:cs="Arial"/>
          <w:sz w:val="19"/>
        </w:rPr>
        <w:t xml:space="preserve">:   Khi ứng dụng tạo </w:t>
      </w:r>
      <w:r w:rsidRPr="001058B5">
        <w:rPr>
          <w:rFonts w:ascii="Arial" w:hAnsi="Arial" w:cs="Arial"/>
        </w:rPr>
        <w:t xml:space="preserve">session ID </w:t>
      </w:r>
      <w:r w:rsidRPr="00BC7821">
        <w:rPr>
          <w:rFonts w:ascii="Arial" w:hAnsi="Arial" w:cs="Arial"/>
          <w:sz w:val="19"/>
        </w:rPr>
        <w:t xml:space="preserve">để sử dụng như một CLIENT_IDENTIFIER, thì </w:t>
      </w:r>
      <w:r w:rsidRPr="001058B5">
        <w:rPr>
          <w:rFonts w:ascii="Arial" w:hAnsi="Arial" w:cs="Arial"/>
        </w:rPr>
        <w:t xml:space="preserve">session ID </w:t>
      </w:r>
      <w:r w:rsidRPr="00BC7821">
        <w:rPr>
          <w:rFonts w:ascii="Arial" w:hAnsi="Arial" w:cs="Arial"/>
          <w:sz w:val="19"/>
        </w:rPr>
        <w:t xml:space="preserve">phải phù hợp ngẫu nhiên và được bảo vệ qua mạng bằng mã hóa. Nếu </w:t>
      </w:r>
      <w:r w:rsidRPr="001058B5">
        <w:rPr>
          <w:rFonts w:ascii="Arial" w:hAnsi="Arial" w:cs="Arial"/>
        </w:rPr>
        <w:t xml:space="preserve">session ID </w:t>
      </w:r>
      <w:r w:rsidRPr="00BC7821">
        <w:rPr>
          <w:rFonts w:ascii="Arial" w:hAnsi="Arial" w:cs="Arial"/>
          <w:sz w:val="19"/>
        </w:rPr>
        <w:t xml:space="preserve">không phải là ngẫu nhiên, thì người dùng độc hại có thể đoán </w:t>
      </w:r>
      <w:r w:rsidRPr="001058B5">
        <w:rPr>
          <w:rFonts w:ascii="Arial" w:hAnsi="Arial" w:cs="Arial"/>
        </w:rPr>
        <w:t xml:space="preserve">session ID </w:t>
      </w:r>
      <w:r w:rsidRPr="00BC7821">
        <w:rPr>
          <w:rFonts w:ascii="Arial" w:hAnsi="Arial" w:cs="Arial"/>
          <w:sz w:val="19"/>
        </w:rPr>
        <w:t xml:space="preserve">và truy cập dữ liệu của người dùng khác. Nếu </w:t>
      </w:r>
      <w:r w:rsidRPr="001058B5">
        <w:rPr>
          <w:rFonts w:ascii="Arial" w:hAnsi="Arial" w:cs="Arial"/>
        </w:rPr>
        <w:t xml:space="preserve">session ID </w:t>
      </w:r>
      <w:r w:rsidRPr="00BC7821">
        <w:rPr>
          <w:rFonts w:ascii="Arial" w:hAnsi="Arial" w:cs="Arial"/>
          <w:sz w:val="19"/>
        </w:rPr>
        <w:t>không được mã hóa qua mạng, thì người dùng độc hại có thể truy xuất</w:t>
      </w:r>
      <w:r w:rsidRPr="00BC7821">
        <w:rPr>
          <w:rFonts w:ascii="Arial" w:hAnsi="Arial" w:cs="Arial"/>
        </w:rPr>
        <w:t xml:space="preserve"> </w:t>
      </w:r>
      <w:r w:rsidRPr="001058B5">
        <w:rPr>
          <w:rFonts w:ascii="Arial" w:hAnsi="Arial" w:cs="Arial"/>
        </w:rPr>
        <w:t>session ID</w:t>
      </w:r>
      <w:r w:rsidRPr="00BC7821">
        <w:rPr>
          <w:rFonts w:ascii="Arial" w:hAnsi="Arial" w:cs="Arial"/>
          <w:sz w:val="19"/>
        </w:rPr>
        <w:t xml:space="preserve"> và truy cập kết nối</w:t>
      </w:r>
    </w:p>
    <w:p w14:paraId="650FC746" w14:textId="77777777" w:rsidR="00257CFD" w:rsidRPr="00BC7821" w:rsidRDefault="00257CFD" w:rsidP="00257CFD">
      <w:pPr>
        <w:pStyle w:val="BodyText"/>
        <w:spacing w:before="28" w:line="230" w:lineRule="auto"/>
        <w:ind w:left="2379" w:right="1505"/>
        <w:rPr>
          <w:rFonts w:ascii="Arial" w:hAnsi="Arial" w:cs="Arial"/>
          <w:sz w:val="19"/>
        </w:rPr>
      </w:pPr>
    </w:p>
    <w:p w14:paraId="295CC257" w14:textId="77777777" w:rsidR="00257CFD" w:rsidRPr="001058B5" w:rsidRDefault="00257CFD" w:rsidP="00257CFD">
      <w:pPr>
        <w:spacing w:before="124" w:line="232" w:lineRule="auto"/>
        <w:ind w:left="2380" w:right="1510"/>
        <w:rPr>
          <w:rFonts w:ascii="Arial" w:hAnsi="Arial" w:cs="Arial"/>
          <w:sz w:val="20"/>
        </w:rPr>
      </w:pPr>
      <w:r w:rsidRPr="00BC7821">
        <w:rPr>
          <w:rFonts w:ascii="Arial" w:hAnsi="Arial" w:cs="Arial"/>
          <w:sz w:val="19"/>
        </w:rPr>
        <w:t xml:space="preserve">Bạn có thể mã hóa </w:t>
      </w:r>
      <w:r w:rsidRPr="001058B5">
        <w:rPr>
          <w:rFonts w:ascii="Arial" w:hAnsi="Arial" w:cs="Arial"/>
          <w:sz w:val="20"/>
        </w:rPr>
        <w:t xml:space="preserve">session ID </w:t>
      </w:r>
      <w:r w:rsidRPr="00BC7821">
        <w:rPr>
          <w:rFonts w:ascii="Arial" w:hAnsi="Arial" w:cs="Arial"/>
          <w:sz w:val="19"/>
        </w:rPr>
        <w:t xml:space="preserve">bằng cách sử dụng Oracle Advanced Security. </w:t>
      </w:r>
      <w:r>
        <w:rPr>
          <w:rFonts w:ascii="Arial" w:hAnsi="Arial" w:cs="Arial"/>
          <w:sz w:val="19"/>
        </w:rPr>
        <w:t xml:space="preserve">Xem </w:t>
      </w:r>
      <w:r w:rsidRPr="001058B5">
        <w:rPr>
          <w:rFonts w:ascii="Arial" w:hAnsi="Arial" w:cs="Arial"/>
          <w:i/>
          <w:sz w:val="20"/>
        </w:rPr>
        <w:t>Oracle Database Advanced Security Administrator's Guide</w:t>
      </w:r>
      <w:r w:rsidRPr="00BC7821">
        <w:rPr>
          <w:rFonts w:ascii="Arial" w:hAnsi="Arial" w:cs="Arial"/>
          <w:sz w:val="19"/>
        </w:rPr>
        <w:t xml:space="preserve"> để biết thêm thông tin. Để tìm hiểu thêm về mã hóa dữ liệu qua mạng, </w:t>
      </w:r>
      <w:r>
        <w:rPr>
          <w:rFonts w:ascii="Arial" w:hAnsi="Arial" w:cs="Arial"/>
          <w:sz w:val="19"/>
        </w:rPr>
        <w:t xml:space="preserve">xem </w:t>
      </w:r>
      <w:r w:rsidRPr="00BC7821">
        <w:rPr>
          <w:rFonts w:ascii="Arial" w:hAnsi="Arial" w:cs="Arial"/>
          <w:sz w:val="19"/>
        </w:rPr>
        <w:t xml:space="preserve"> </w:t>
      </w:r>
      <w:r w:rsidRPr="001058B5">
        <w:rPr>
          <w:rFonts w:ascii="Arial" w:hAnsi="Arial" w:cs="Arial"/>
          <w:i/>
          <w:sz w:val="20"/>
        </w:rPr>
        <w:t>Oracle Database 2 Day + Security Guide</w:t>
      </w:r>
      <w:r w:rsidRPr="001058B5">
        <w:rPr>
          <w:rFonts w:ascii="Arial" w:hAnsi="Arial" w:cs="Arial"/>
          <w:sz w:val="20"/>
        </w:rPr>
        <w:t>.</w:t>
      </w:r>
      <w:r w:rsidR="008D1AB8">
        <w:rPr>
          <w:rFonts w:ascii="Arial" w:hAnsi="Arial" w:cs="Arial"/>
        </w:rPr>
        <w:pict w14:anchorId="0C279734">
          <v:group id="_x0000_s1819" style="position:absolute;left:0;text-align:left;margin-left:174pt;margin-top:59.6pt;width:312pt;height:2.5pt;z-index:502664944;mso-wrap-distance-left:0;mso-wrap-distance-right:0;mso-position-horizontal-relative:page;mso-position-vertical-relative:text" coordorigin="3480,1192" coordsize="6240,50">
            <v:line id="_x0000_s1820" style="position:absolute" from="3480,1195" to="9720,1195" strokeweight=".24pt"/>
            <v:line id="_x0000_s1821" style="position:absolute" from="3480,1239" to="9720,1239" strokeweight=".24pt"/>
            <w10:wrap type="topAndBottom" anchorx="page"/>
          </v:group>
        </w:pict>
      </w:r>
    </w:p>
    <w:p w14:paraId="66984B62" w14:textId="77777777" w:rsidR="00257CFD" w:rsidRPr="001058B5" w:rsidRDefault="00257CFD" w:rsidP="00257CFD">
      <w:pPr>
        <w:pStyle w:val="BodyText"/>
        <w:spacing w:before="4"/>
        <w:rPr>
          <w:rFonts w:ascii="Arial" w:hAnsi="Arial" w:cs="Arial"/>
          <w:sz w:val="9"/>
        </w:rPr>
      </w:pPr>
    </w:p>
    <w:p w14:paraId="7B90EF40" w14:textId="77777777" w:rsidR="00257CFD" w:rsidRDefault="00257CFD" w:rsidP="00257CFD">
      <w:pPr>
        <w:pStyle w:val="BodyText"/>
        <w:spacing w:before="102" w:line="228" w:lineRule="auto"/>
        <w:ind w:left="1659" w:right="924"/>
        <w:rPr>
          <w:rFonts w:ascii="Arial" w:hAnsi="Arial" w:cs="Arial"/>
          <w:w w:val="95"/>
        </w:rPr>
      </w:pPr>
      <w:r w:rsidRPr="004F48C7">
        <w:rPr>
          <w:rFonts w:ascii="Arial" w:hAnsi="Arial" w:cs="Arial"/>
          <w:w w:val="95"/>
        </w:rPr>
        <w:t>Đối với cả OCIAttrSet và DBMS_SESSION.SET_IDENTIFIER, bạn có thể kiểm tra giá trị của số nhận dạng này như sau:</w:t>
      </w:r>
    </w:p>
    <w:p w14:paraId="023765BC" w14:textId="77777777" w:rsidR="00257CFD" w:rsidRPr="001058B5" w:rsidRDefault="00257CFD" w:rsidP="00257CFD">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2469DF6" w14:textId="77777777" w:rsidR="00257CFD" w:rsidRPr="001058B5" w:rsidRDefault="00257CFD" w:rsidP="00257CFD">
      <w:pPr>
        <w:pStyle w:val="BodyText"/>
        <w:spacing w:before="4"/>
        <w:rPr>
          <w:rFonts w:ascii="Arial" w:hAnsi="Arial" w:cs="Arial"/>
          <w:sz w:val="18"/>
        </w:rPr>
      </w:pPr>
    </w:p>
    <w:p w14:paraId="0A26B6D9" w14:textId="77777777" w:rsidR="00257CFD" w:rsidRPr="001058B5" w:rsidRDefault="00257CFD" w:rsidP="00257CFD">
      <w:pPr>
        <w:pStyle w:val="BodyText"/>
        <w:ind w:left="1660"/>
        <w:jc w:val="both"/>
        <w:rPr>
          <w:rFonts w:ascii="Arial" w:hAnsi="Arial" w:cs="Arial"/>
        </w:rPr>
      </w:pPr>
      <w:r w:rsidRPr="004F48C7">
        <w:rPr>
          <w:rFonts w:ascii="Arial" w:hAnsi="Arial" w:cs="Arial"/>
        </w:rPr>
        <w:t xml:space="preserve">Một cách khác để kiểm tra giá trị này là truy vấn khung nhìn </w:t>
      </w:r>
      <w:r w:rsidRPr="001058B5">
        <w:rPr>
          <w:rFonts w:ascii="Arial" w:hAnsi="Arial" w:cs="Arial"/>
        </w:rPr>
        <w:t>V</w:t>
      </w:r>
      <w:r>
        <w:rPr>
          <w:rFonts w:ascii="Arial" w:hAnsi="Arial" w:cs="Arial"/>
        </w:rPr>
        <w:t xml:space="preserve"> </w:t>
      </w:r>
      <w:r w:rsidRPr="001058B5">
        <w:rPr>
          <w:rFonts w:ascii="Arial" w:hAnsi="Arial" w:cs="Arial"/>
        </w:rPr>
        <w:t>$SESSION</w:t>
      </w:r>
      <w:r>
        <w:rPr>
          <w:rFonts w:ascii="Arial" w:hAnsi="Arial" w:cs="Arial"/>
        </w:rPr>
        <w:t xml:space="preserve"> </w:t>
      </w:r>
      <w:r w:rsidRPr="001058B5">
        <w:rPr>
          <w:rFonts w:ascii="Arial" w:hAnsi="Arial" w:cs="Arial"/>
          <w:spacing w:val="-91"/>
        </w:rPr>
        <w:t xml:space="preserve"> </w:t>
      </w:r>
      <w:r>
        <w:rPr>
          <w:rFonts w:ascii="Arial" w:hAnsi="Arial" w:cs="Arial"/>
          <w:spacing w:val="-91"/>
        </w:rPr>
        <w:t xml:space="preserve">    </w:t>
      </w:r>
      <w:r w:rsidRPr="001058B5">
        <w:rPr>
          <w:rFonts w:ascii="Arial" w:hAnsi="Arial" w:cs="Arial"/>
        </w:rPr>
        <w:t>view</w:t>
      </w:r>
      <w:r w:rsidRPr="004F48C7">
        <w:rPr>
          <w:rFonts w:ascii="Arial" w:hAnsi="Arial" w:cs="Arial"/>
        </w:rPr>
        <w:t>:</w:t>
      </w:r>
    </w:p>
    <w:p w14:paraId="0A414A19" w14:textId="77777777" w:rsidR="00257CFD" w:rsidRPr="001058B5" w:rsidRDefault="00257CFD" w:rsidP="00257CFD">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05C45B74" w14:textId="77777777" w:rsidR="00257CFD" w:rsidRPr="001058B5" w:rsidRDefault="00257CFD" w:rsidP="00257CFD">
      <w:pPr>
        <w:pStyle w:val="BodyText"/>
        <w:rPr>
          <w:rFonts w:ascii="Arial" w:hAnsi="Arial" w:cs="Arial"/>
          <w:sz w:val="25"/>
        </w:rPr>
      </w:pPr>
    </w:p>
    <w:p w14:paraId="58F537B9" w14:textId="77777777" w:rsidR="00257CFD" w:rsidRPr="001058B5" w:rsidRDefault="00257CFD" w:rsidP="00257CFD">
      <w:pPr>
        <w:pStyle w:val="Heading6"/>
        <w:ind w:left="1660"/>
        <w:jc w:val="both"/>
      </w:pPr>
      <w:bookmarkStart w:id="1018" w:name="Clearing_Session_Data_Using_a_Middle-Tie"/>
      <w:bookmarkStart w:id="1019" w:name="_bookmark1298"/>
      <w:bookmarkEnd w:id="1018"/>
      <w:bookmarkEnd w:id="1019"/>
      <w:r>
        <w:t xml:space="preserve">Xóa dữ liệu </w:t>
      </w:r>
      <w:r w:rsidRPr="001058B5">
        <w:t xml:space="preserve">Session </w:t>
      </w:r>
      <w:r>
        <w:t>bằng ứng dụng</w:t>
      </w:r>
      <w:r w:rsidRPr="001058B5">
        <w:t xml:space="preserve"> Middle-Tier </w:t>
      </w:r>
    </w:p>
    <w:p w14:paraId="52679217" w14:textId="77777777" w:rsidR="00257CFD" w:rsidRPr="004F48C7" w:rsidRDefault="00257CFD" w:rsidP="00257CFD">
      <w:pPr>
        <w:pStyle w:val="BodyText"/>
        <w:spacing w:before="56" w:line="230" w:lineRule="auto"/>
        <w:ind w:left="1660" w:right="889"/>
        <w:jc w:val="both"/>
        <w:rPr>
          <w:rFonts w:ascii="Arial" w:hAnsi="Arial" w:cs="Arial"/>
        </w:rPr>
      </w:pPr>
      <w:r w:rsidRPr="001058B5">
        <w:rPr>
          <w:rFonts w:ascii="Arial" w:hAnsi="Arial" w:cs="Arial"/>
        </w:rPr>
        <w:t xml:space="preserve">The application context </w:t>
      </w:r>
      <w:r w:rsidRPr="004F48C7">
        <w:rPr>
          <w:rFonts w:ascii="Arial" w:hAnsi="Arial" w:cs="Arial"/>
        </w:rPr>
        <w:t xml:space="preserve">tồn tại hoàn toàn trong bộ nhớ. Khi người dùng thoát khỏi một </w:t>
      </w:r>
      <w:r w:rsidRPr="001058B5">
        <w:rPr>
          <w:rFonts w:ascii="Arial" w:hAnsi="Arial" w:cs="Arial"/>
        </w:rPr>
        <w:t>session</w:t>
      </w:r>
      <w:r w:rsidRPr="004F48C7">
        <w:rPr>
          <w:rFonts w:ascii="Arial" w:hAnsi="Arial" w:cs="Arial"/>
        </w:rPr>
        <w:t xml:space="preserve">, bạn cần xóa ngữ cảnh cho giá trị </w:t>
      </w:r>
      <w:r w:rsidRPr="001058B5">
        <w:rPr>
          <w:rFonts w:ascii="Arial" w:hAnsi="Arial" w:cs="Arial"/>
        </w:rPr>
        <w:t>client_identifier</w:t>
      </w:r>
      <w:r w:rsidRPr="004F48C7">
        <w:rPr>
          <w:rFonts w:ascii="Arial" w:hAnsi="Arial" w:cs="Arial"/>
        </w:rPr>
        <w:t>. Điều này giải phóng bộ nhớ và ngăn người dùng khác vô tình sử dụng bất kỳ giá trị còn lại nào</w:t>
      </w:r>
    </w:p>
    <w:p w14:paraId="6A5C6D0C" w14:textId="77777777" w:rsidR="00257CFD" w:rsidRPr="004F48C7" w:rsidRDefault="00257CFD" w:rsidP="00257CFD">
      <w:pPr>
        <w:pStyle w:val="BodyText"/>
        <w:spacing w:before="56" w:line="230" w:lineRule="auto"/>
        <w:ind w:left="1660" w:right="889"/>
        <w:jc w:val="both"/>
        <w:rPr>
          <w:rFonts w:ascii="Arial" w:hAnsi="Arial" w:cs="Arial"/>
        </w:rPr>
      </w:pPr>
    </w:p>
    <w:p w14:paraId="76D04663" w14:textId="77777777" w:rsidR="00257CFD" w:rsidRDefault="00257CFD" w:rsidP="00257CFD">
      <w:pPr>
        <w:pStyle w:val="BodyText"/>
        <w:spacing w:before="56" w:line="230" w:lineRule="auto"/>
        <w:ind w:left="1660" w:right="889"/>
        <w:jc w:val="both"/>
        <w:rPr>
          <w:rFonts w:ascii="Arial" w:hAnsi="Arial" w:cs="Arial"/>
        </w:rPr>
      </w:pPr>
      <w:r w:rsidRPr="004F48C7">
        <w:rPr>
          <w:rFonts w:ascii="Arial" w:hAnsi="Arial" w:cs="Arial"/>
        </w:rPr>
        <w:t xml:space="preserve">Để xóa dữ liệu </w:t>
      </w:r>
      <w:r w:rsidRPr="001058B5">
        <w:rPr>
          <w:rFonts w:ascii="Arial" w:hAnsi="Arial" w:cs="Arial"/>
        </w:rPr>
        <w:t>session</w:t>
      </w:r>
      <w:r w:rsidRPr="004F48C7">
        <w:rPr>
          <w:rFonts w:ascii="Arial" w:hAnsi="Arial" w:cs="Arial"/>
        </w:rPr>
        <w:t xml:space="preserve"> khi người dùng thoát </w:t>
      </w:r>
      <w:r w:rsidRPr="001058B5">
        <w:rPr>
          <w:rFonts w:ascii="Arial" w:hAnsi="Arial" w:cs="Arial"/>
        </w:rPr>
        <w:t>session</w:t>
      </w:r>
      <w:r w:rsidRPr="004F48C7">
        <w:rPr>
          <w:rFonts w:ascii="Arial" w:hAnsi="Arial" w:cs="Arial"/>
        </w:rPr>
        <w:t xml:space="preserve">, sử dụng một trong các phương pháp sau trong </w:t>
      </w:r>
      <w:r>
        <w:rPr>
          <w:rFonts w:ascii="Arial" w:hAnsi="Arial" w:cs="Arial"/>
        </w:rPr>
        <w:t>code</w:t>
      </w:r>
      <w:r w:rsidRPr="004F48C7">
        <w:rPr>
          <w:rFonts w:ascii="Arial" w:hAnsi="Arial" w:cs="Arial"/>
        </w:rPr>
        <w:t xml:space="preserve"> ứng dụng </w:t>
      </w:r>
      <w:r w:rsidRPr="001058B5">
        <w:rPr>
          <w:rFonts w:ascii="Arial" w:hAnsi="Arial" w:cs="Arial"/>
        </w:rPr>
        <w:t>middle-tier</w:t>
      </w:r>
      <w:r>
        <w:rPr>
          <w:rFonts w:ascii="Arial" w:hAnsi="Arial" w:cs="Arial"/>
        </w:rPr>
        <w:t>:</w:t>
      </w:r>
    </w:p>
    <w:p w14:paraId="2F294CC9" w14:textId="77777777" w:rsidR="00257CFD" w:rsidRPr="001058B5" w:rsidRDefault="00257CFD" w:rsidP="00257CFD">
      <w:pPr>
        <w:pStyle w:val="ListParagraph"/>
        <w:numPr>
          <w:ilvl w:val="1"/>
          <w:numId w:val="137"/>
        </w:numPr>
        <w:tabs>
          <w:tab w:val="left" w:pos="2020"/>
        </w:tabs>
        <w:spacing w:before="121"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11"/>
          <w:sz w:val="20"/>
        </w:rPr>
        <w:t xml:space="preserve"> </w:t>
      </w:r>
      <w:r>
        <w:rPr>
          <w:rFonts w:ascii="Arial" w:hAnsi="Arial" w:cs="Arial"/>
          <w:b/>
          <w:sz w:val="20"/>
        </w:rPr>
        <w:t xml:space="preserve">khi người dùng thoát </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w:t>
      </w:r>
      <w:r w:rsidRPr="001058B5">
        <w:rPr>
          <w:rFonts w:ascii="Arial" w:hAnsi="Arial" w:cs="Arial"/>
          <w:sz w:val="20"/>
        </w:rPr>
        <w:t>:</w:t>
      </w:r>
    </w:p>
    <w:p w14:paraId="5E73889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114B22CE"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A83038B" w14:textId="77777777" w:rsidR="00257CFD" w:rsidRPr="001058B5" w:rsidRDefault="00257CFD" w:rsidP="00257CFD">
      <w:pPr>
        <w:pStyle w:val="BodyText"/>
        <w:spacing w:before="10"/>
        <w:rPr>
          <w:rFonts w:ascii="Arial" w:hAnsi="Arial" w:cs="Arial"/>
          <w:sz w:val="27"/>
        </w:rPr>
      </w:pPr>
    </w:p>
    <w:p w14:paraId="5F2BA2A4" w14:textId="77777777" w:rsidR="00257CFD" w:rsidRPr="001058B5" w:rsidRDefault="00257CFD" w:rsidP="00257CFD">
      <w:pPr>
        <w:pStyle w:val="ListParagraph"/>
        <w:numPr>
          <w:ilvl w:val="2"/>
          <w:numId w:val="137"/>
        </w:numPr>
        <w:tabs>
          <w:tab w:val="left" w:pos="2620"/>
        </w:tabs>
        <w:spacing w:before="101" w:line="230" w:lineRule="auto"/>
        <w:ind w:right="399"/>
        <w:rPr>
          <w:rFonts w:ascii="Arial" w:hAnsi="Arial" w:cs="Arial"/>
          <w:sz w:val="20"/>
        </w:rPr>
      </w:pPr>
      <w:r w:rsidRPr="00BC3B63">
        <w:rPr>
          <w:rFonts w:ascii="Arial" w:hAnsi="Arial" w:cs="Arial"/>
          <w:b/>
          <w:sz w:val="20"/>
        </w:rPr>
        <w:t xml:space="preserve">Tiếp tục </w:t>
      </w:r>
      <w:r w:rsidRPr="001058B5">
        <w:rPr>
          <w:rFonts w:ascii="Arial" w:hAnsi="Arial" w:cs="Arial"/>
          <w:b/>
          <w:sz w:val="20"/>
        </w:rPr>
        <w:t>session</w:t>
      </w:r>
      <w:r w:rsidRPr="00BC3B63">
        <w:rPr>
          <w:rFonts w:ascii="Arial" w:hAnsi="Arial" w:cs="Arial"/>
          <w:b/>
          <w:sz w:val="20"/>
        </w:rPr>
        <w:t xml:space="preserve"> nhưng vẫn xóa ngữ cảnh. </w:t>
      </w:r>
      <w:r w:rsidRPr="00BC3B63">
        <w:rPr>
          <w:rFonts w:ascii="Arial" w:hAnsi="Arial" w:cs="Arial"/>
          <w:sz w:val="20"/>
        </w:rPr>
        <w:t xml:space="preserve">Nếu bạn muốn </w:t>
      </w:r>
      <w:r w:rsidRPr="001058B5">
        <w:rPr>
          <w:rFonts w:ascii="Arial" w:hAnsi="Arial" w:cs="Arial"/>
          <w:sz w:val="20"/>
        </w:rPr>
        <w:t>session</w:t>
      </w:r>
      <w:r w:rsidRPr="00BC3B63">
        <w:rPr>
          <w:rFonts w:ascii="Arial" w:hAnsi="Arial" w:cs="Arial"/>
          <w:sz w:val="20"/>
        </w:rPr>
        <w:t xml:space="preserve"> tiếp tục, nhưng bạn vẫn cần xóa ngữ cảnh, hãy sử dụng</w:t>
      </w:r>
      <w:r>
        <w:rPr>
          <w:rFonts w:ascii="Arial" w:hAnsi="Arial" w:cs="Arial"/>
          <w:b/>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280B61CB" w14:textId="77777777" w:rsidR="00257CFD" w:rsidRDefault="00257CFD" w:rsidP="00257CFD">
      <w:pPr>
        <w:spacing w:before="138"/>
        <w:ind w:left="2620"/>
        <w:rPr>
          <w:rFonts w:ascii="Arial" w:hAnsi="Arial" w:cs="Arial"/>
          <w:w w:val="95"/>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57B37805" w14:textId="77777777" w:rsidR="00257CFD" w:rsidRPr="00BC3B63" w:rsidRDefault="00257CFD" w:rsidP="00257CFD">
      <w:pPr>
        <w:spacing w:before="138"/>
        <w:ind w:left="2620"/>
        <w:rPr>
          <w:rFonts w:ascii="Arial" w:hAnsi="Arial" w:cs="Arial"/>
          <w:sz w:val="20"/>
          <w:szCs w:val="20"/>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BC3B63">
        <w:rPr>
          <w:rFonts w:ascii="Arial" w:hAnsi="Arial" w:cs="Arial"/>
          <w:sz w:val="20"/>
          <w:szCs w:val="20"/>
        </w:rPr>
        <w:t>xóa ngữ cảnh cho người dùng hiện tại. Để xóa các giá trị ngữ cảnh cho tất cả người dùng, ví dụ, khi bạn cần tắt máy chủ ứng dụng, hãy sử dụng thủ tục CLEAR_ALL_CONTEXT.</w:t>
      </w:r>
    </w:p>
    <w:p w14:paraId="1B103867" w14:textId="77777777" w:rsidR="00257CFD" w:rsidRPr="00BC3B63" w:rsidRDefault="00257CFD" w:rsidP="00257CFD">
      <w:pPr>
        <w:spacing w:before="138"/>
        <w:ind w:left="2620"/>
        <w:rPr>
          <w:rFonts w:ascii="Arial" w:hAnsi="Arial" w:cs="Arial"/>
          <w:sz w:val="20"/>
          <w:szCs w:val="20"/>
        </w:rPr>
      </w:pPr>
      <w:r w:rsidRPr="00BC3B63">
        <w:rPr>
          <w:rFonts w:ascii="Arial" w:hAnsi="Arial" w:cs="Arial"/>
          <w:sz w:val="20"/>
          <w:szCs w:val="20"/>
        </w:rPr>
        <w:t xml:space="preserve">Giá trị </w:t>
      </w:r>
      <w:r>
        <w:rPr>
          <w:rFonts w:ascii="Arial" w:hAnsi="Arial" w:cs="Arial"/>
        </w:rPr>
        <w:t>g</w:t>
      </w:r>
      <w:r w:rsidRPr="001058B5">
        <w:rPr>
          <w:rFonts w:ascii="Arial" w:hAnsi="Arial" w:cs="Arial"/>
        </w:rPr>
        <w:t xml:space="preserve">lobal application context </w:t>
      </w:r>
      <w:r w:rsidRPr="00BC3B63">
        <w:rPr>
          <w:rFonts w:ascii="Arial" w:hAnsi="Arial" w:cs="Arial"/>
          <w:sz w:val="20"/>
          <w:szCs w:val="20"/>
        </w:rPr>
        <w:t>có sẵn cho đến khi chúng được xóa, vì vậy bạn nên sử dụng CLEAR_CONTEXT hoặc CLEAR_ALL_CONTEXT để đảm bảo rằng các phiên khác không có quyền truy cập vào các giá trị này.</w:t>
      </w:r>
      <w:r w:rsidRPr="001058B5">
        <w:rPr>
          <w:rFonts w:ascii="Arial" w:hAnsi="Arial" w:cs="Arial"/>
        </w:rPr>
        <w:t>.</w:t>
      </w:r>
    </w:p>
    <w:p w14:paraId="58508010" w14:textId="77777777" w:rsidR="00257CFD" w:rsidRPr="001058B5" w:rsidRDefault="00257CFD" w:rsidP="00257CFD">
      <w:pPr>
        <w:pStyle w:val="BodyText"/>
        <w:spacing w:before="7"/>
        <w:rPr>
          <w:rFonts w:ascii="Arial" w:hAnsi="Arial" w:cs="Arial"/>
          <w:sz w:val="25"/>
        </w:rPr>
      </w:pPr>
    </w:p>
    <w:p w14:paraId="234DCBF1" w14:textId="77777777" w:rsidR="00257CFD" w:rsidRPr="001058B5" w:rsidRDefault="00257CFD" w:rsidP="00257CFD">
      <w:pPr>
        <w:pStyle w:val="Heading4"/>
        <w:ind w:left="14" w:right="578"/>
        <w:jc w:val="center"/>
      </w:pPr>
      <w:bookmarkStart w:id="1020" w:name="Tutorial:_Creating_a_Global_Application_"/>
      <w:bookmarkStart w:id="1021" w:name="_bookmark1299"/>
      <w:bookmarkStart w:id="1022" w:name="_bookmark1300"/>
      <w:bookmarkEnd w:id="1020"/>
      <w:bookmarkEnd w:id="1021"/>
      <w:bookmarkEnd w:id="1022"/>
      <w:r w:rsidRPr="001058B5">
        <w:rPr>
          <w:spacing w:val="-23"/>
        </w:rPr>
        <w:t xml:space="preserve">Tutorial: </w:t>
      </w:r>
      <w:r>
        <w:rPr>
          <w:spacing w:val="-22"/>
        </w:rPr>
        <w:t>Tạo</w:t>
      </w:r>
      <w:r w:rsidRPr="001058B5">
        <w:t xml:space="preserve"> </w:t>
      </w:r>
      <w:r w:rsidRPr="001058B5">
        <w:rPr>
          <w:spacing w:val="-24"/>
        </w:rPr>
        <w:t xml:space="preserve">Global </w:t>
      </w:r>
      <w:r w:rsidRPr="001058B5">
        <w:rPr>
          <w:spacing w:val="-22"/>
        </w:rPr>
        <w:t xml:space="preserve">Application </w:t>
      </w:r>
      <w:r w:rsidRPr="001058B5">
        <w:rPr>
          <w:spacing w:val="-25"/>
        </w:rPr>
        <w:t xml:space="preserve">Context </w:t>
      </w:r>
      <w:r>
        <w:rPr>
          <w:spacing w:val="-25"/>
        </w:rPr>
        <w:t xml:space="preserve"> </w:t>
      </w:r>
      <w:r>
        <w:rPr>
          <w:spacing w:val="-22"/>
        </w:rPr>
        <w:t xml:space="preserve">sử dụng </w:t>
      </w:r>
      <w:r w:rsidRPr="001058B5">
        <w:t xml:space="preserve"> </w:t>
      </w:r>
      <w:r w:rsidRPr="001058B5">
        <w:rPr>
          <w:spacing w:val="-21"/>
        </w:rPr>
        <w:t xml:space="preserve">Client </w:t>
      </w:r>
      <w:r w:rsidRPr="001058B5">
        <w:rPr>
          <w:spacing w:val="-23"/>
        </w:rPr>
        <w:t xml:space="preserve">Session </w:t>
      </w:r>
      <w:r w:rsidRPr="001058B5">
        <w:rPr>
          <w:spacing w:val="-7"/>
        </w:rPr>
        <w:t>ID</w:t>
      </w:r>
    </w:p>
    <w:p w14:paraId="7A95A621" w14:textId="77777777" w:rsidR="00257CFD" w:rsidRPr="001058B5" w:rsidRDefault="00257CFD" w:rsidP="00257CFD">
      <w:pPr>
        <w:pStyle w:val="BodyText"/>
        <w:spacing w:before="74"/>
        <w:ind w:left="2260"/>
        <w:rPr>
          <w:rFonts w:ascii="Arial" w:hAnsi="Arial" w:cs="Arial"/>
        </w:rPr>
      </w:pPr>
      <w:r w:rsidRPr="001058B5">
        <w:rPr>
          <w:rFonts w:ascii="Arial" w:hAnsi="Arial" w:cs="Arial"/>
        </w:rPr>
        <w:t>This section contains:</w:t>
      </w:r>
    </w:p>
    <w:p w14:paraId="5A132810" w14:textId="77777777" w:rsidR="00257CFD" w:rsidRPr="001058B5" w:rsidRDefault="008D1AB8" w:rsidP="00257CFD">
      <w:pPr>
        <w:pStyle w:val="ListParagraph"/>
        <w:numPr>
          <w:ilvl w:val="2"/>
          <w:numId w:val="137"/>
        </w:numPr>
        <w:tabs>
          <w:tab w:val="left" w:pos="2620"/>
        </w:tabs>
        <w:rPr>
          <w:rFonts w:ascii="Arial" w:hAnsi="Arial" w:cs="Arial"/>
          <w:sz w:val="20"/>
        </w:rPr>
      </w:pPr>
      <w:hyperlink w:anchor="_bookmark1301" w:history="1">
        <w:r w:rsidR="00257CFD">
          <w:rPr>
            <w:rFonts w:ascii="Arial" w:hAnsi="Arial" w:cs="Arial"/>
            <w:color w:val="0000CC"/>
            <w:sz w:val="20"/>
          </w:rPr>
          <w:t>Giới thiệu về</w:t>
        </w:r>
        <w:r w:rsidR="00257CFD" w:rsidRPr="001058B5">
          <w:rPr>
            <w:rFonts w:ascii="Arial" w:hAnsi="Arial" w:cs="Arial"/>
            <w:color w:val="0000CC"/>
            <w:spacing w:val="-3"/>
            <w:sz w:val="20"/>
          </w:rPr>
          <w:t>Tutorial</w:t>
        </w:r>
      </w:hyperlink>
    </w:p>
    <w:p w14:paraId="2BF4D331" w14:textId="77777777" w:rsidR="00257CFD" w:rsidRPr="001058B5" w:rsidRDefault="008D1AB8" w:rsidP="00257CFD">
      <w:pPr>
        <w:pStyle w:val="ListParagraph"/>
        <w:numPr>
          <w:ilvl w:val="2"/>
          <w:numId w:val="137"/>
        </w:numPr>
        <w:tabs>
          <w:tab w:val="left" w:pos="2620"/>
        </w:tabs>
        <w:spacing w:before="112"/>
        <w:rPr>
          <w:rFonts w:ascii="Arial" w:hAnsi="Arial" w:cs="Arial"/>
          <w:sz w:val="20"/>
        </w:rPr>
      </w:pPr>
      <w:hyperlink w:anchor="_bookmark1306" w:history="1">
        <w:r w:rsidR="00257CFD" w:rsidRPr="001058B5">
          <w:rPr>
            <w:rFonts w:ascii="Arial" w:hAnsi="Arial" w:cs="Arial"/>
            <w:color w:val="0000CC"/>
            <w:sz w:val="20"/>
          </w:rPr>
          <w:t>Step 1:</w:t>
        </w:r>
        <w:r w:rsidR="00257CFD">
          <w:rPr>
            <w:rFonts w:ascii="Arial" w:hAnsi="Arial" w:cs="Arial"/>
            <w:color w:val="0000CC"/>
            <w:sz w:val="20"/>
          </w:rPr>
          <w:t>Tạo</w:t>
        </w:r>
      </w:hyperlink>
      <w:r w:rsidR="00257CFD">
        <w:rPr>
          <w:rFonts w:ascii="Arial" w:hAnsi="Arial" w:cs="Arial"/>
          <w:color w:val="0000CC"/>
          <w:sz w:val="20"/>
        </w:rPr>
        <w:t xml:space="preserve"> tài khoản người dùng </w:t>
      </w:r>
    </w:p>
    <w:p w14:paraId="6A56CF6C" w14:textId="77777777" w:rsidR="00257CFD" w:rsidRPr="001058B5" w:rsidRDefault="008D1AB8" w:rsidP="00257CFD">
      <w:pPr>
        <w:pStyle w:val="ListParagraph"/>
        <w:numPr>
          <w:ilvl w:val="2"/>
          <w:numId w:val="137"/>
        </w:numPr>
        <w:tabs>
          <w:tab w:val="left" w:pos="2620"/>
        </w:tabs>
        <w:rPr>
          <w:rFonts w:ascii="Arial" w:hAnsi="Arial" w:cs="Arial"/>
          <w:sz w:val="20"/>
        </w:rPr>
      </w:pPr>
      <w:hyperlink w:anchor="_bookmark1307" w:history="1">
        <w:r w:rsidR="00257CFD" w:rsidRPr="001058B5">
          <w:rPr>
            <w:rFonts w:ascii="Arial" w:hAnsi="Arial" w:cs="Arial"/>
            <w:color w:val="0000CC"/>
            <w:sz w:val="20"/>
          </w:rPr>
          <w:t xml:space="preserve">Step 2: </w:t>
        </w:r>
        <w:r w:rsidR="00257CFD">
          <w:rPr>
            <w:rFonts w:ascii="Arial" w:hAnsi="Arial" w:cs="Arial"/>
            <w:color w:val="0000CC"/>
            <w:sz w:val="20"/>
          </w:rPr>
          <w:t xml:space="preserve">Tạo một </w:t>
        </w:r>
        <w:r w:rsidR="00257CFD" w:rsidRPr="001058B5">
          <w:rPr>
            <w:rFonts w:ascii="Arial" w:hAnsi="Arial" w:cs="Arial"/>
            <w:color w:val="0000CC"/>
            <w:sz w:val="20"/>
          </w:rPr>
          <w:t>Global Application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Context</w:t>
        </w:r>
      </w:hyperlink>
    </w:p>
    <w:p w14:paraId="1F604D29" w14:textId="77777777" w:rsidR="00257CFD" w:rsidRPr="001058B5" w:rsidRDefault="008D1AB8" w:rsidP="00257CFD">
      <w:pPr>
        <w:pStyle w:val="ListParagraph"/>
        <w:numPr>
          <w:ilvl w:val="2"/>
          <w:numId w:val="137"/>
        </w:numPr>
        <w:tabs>
          <w:tab w:val="left" w:pos="2620"/>
        </w:tabs>
        <w:spacing w:before="112"/>
        <w:rPr>
          <w:rFonts w:ascii="Arial" w:hAnsi="Arial" w:cs="Arial"/>
          <w:sz w:val="20"/>
        </w:rPr>
      </w:pPr>
      <w:hyperlink w:anchor="_bookmark1308" w:history="1">
        <w:r w:rsidR="00257CFD" w:rsidRPr="001058B5">
          <w:rPr>
            <w:rFonts w:ascii="Arial" w:hAnsi="Arial" w:cs="Arial"/>
            <w:color w:val="0000CC"/>
            <w:sz w:val="20"/>
          </w:rPr>
          <w:t xml:space="preserve">Step 3: </w:t>
        </w:r>
        <w:r w:rsidR="00257CFD">
          <w:rPr>
            <w:rFonts w:ascii="Arial" w:hAnsi="Arial" w:cs="Arial"/>
            <w:color w:val="0000CC"/>
            <w:sz w:val="20"/>
          </w:rPr>
          <w:t xml:space="preserve">Tạo một </w:t>
        </w:r>
        <w:r w:rsidR="00257CFD" w:rsidRPr="001058B5">
          <w:rPr>
            <w:rFonts w:ascii="Arial" w:hAnsi="Arial" w:cs="Arial"/>
            <w:color w:val="0000CC"/>
            <w:sz w:val="20"/>
          </w:rPr>
          <w:t xml:space="preserve"> Package</w:t>
        </w:r>
        <w:r w:rsidR="00257CFD">
          <w:rPr>
            <w:rFonts w:ascii="Arial" w:hAnsi="Arial" w:cs="Arial"/>
            <w:color w:val="0000CC"/>
            <w:sz w:val="20"/>
          </w:rPr>
          <w:t xml:space="preserve"> cho</w:t>
        </w:r>
        <w:r w:rsidR="00257CFD" w:rsidRPr="001058B5">
          <w:rPr>
            <w:rFonts w:ascii="Arial" w:hAnsi="Arial" w:cs="Arial"/>
            <w:color w:val="0000CC"/>
            <w:sz w:val="20"/>
          </w:rPr>
          <w:t xml:space="preserve"> Global Application</w:t>
        </w:r>
        <w:r w:rsidR="00257CFD" w:rsidRPr="001058B5">
          <w:rPr>
            <w:rFonts w:ascii="Arial" w:hAnsi="Arial" w:cs="Arial"/>
            <w:color w:val="0000CC"/>
            <w:spacing w:val="-8"/>
            <w:sz w:val="20"/>
          </w:rPr>
          <w:t xml:space="preserve"> </w:t>
        </w:r>
        <w:r w:rsidR="00257CFD" w:rsidRPr="001058B5">
          <w:rPr>
            <w:rFonts w:ascii="Arial" w:hAnsi="Arial" w:cs="Arial"/>
            <w:color w:val="0000CC"/>
            <w:sz w:val="20"/>
          </w:rPr>
          <w:t>Context</w:t>
        </w:r>
      </w:hyperlink>
    </w:p>
    <w:p w14:paraId="4C7CD916" w14:textId="77777777" w:rsidR="00257CFD" w:rsidRPr="001058B5" w:rsidRDefault="008D1AB8" w:rsidP="00257CFD">
      <w:pPr>
        <w:pStyle w:val="ListParagraph"/>
        <w:numPr>
          <w:ilvl w:val="2"/>
          <w:numId w:val="137"/>
        </w:numPr>
        <w:tabs>
          <w:tab w:val="left" w:pos="2620"/>
        </w:tabs>
        <w:rPr>
          <w:rFonts w:ascii="Arial" w:hAnsi="Arial" w:cs="Arial"/>
          <w:sz w:val="20"/>
        </w:rPr>
      </w:pPr>
      <w:hyperlink w:anchor="_bookmark1309" w:history="1">
        <w:r w:rsidR="00257CFD" w:rsidRPr="001058B5">
          <w:rPr>
            <w:rFonts w:ascii="Arial" w:hAnsi="Arial" w:cs="Arial"/>
            <w:color w:val="0000CC"/>
            <w:sz w:val="20"/>
          </w:rPr>
          <w:t xml:space="preserve">Step 4: </w:t>
        </w:r>
        <w:r w:rsidR="00257CFD">
          <w:rPr>
            <w:rFonts w:ascii="Arial" w:hAnsi="Arial" w:cs="Arial"/>
            <w:color w:val="0000CC"/>
            <w:spacing w:val="-5"/>
            <w:sz w:val="20"/>
          </w:rPr>
          <w:t xml:space="preserve">Kiểm tra </w:t>
        </w:r>
        <w:r w:rsidR="00257CFD" w:rsidRPr="001058B5">
          <w:rPr>
            <w:rFonts w:ascii="Arial" w:hAnsi="Arial" w:cs="Arial"/>
            <w:color w:val="0000CC"/>
            <w:sz w:val="20"/>
          </w:rPr>
          <w:t>Global Application</w:t>
        </w:r>
        <w:r w:rsidR="00257CFD" w:rsidRPr="001058B5">
          <w:rPr>
            <w:rFonts w:ascii="Arial" w:hAnsi="Arial" w:cs="Arial"/>
            <w:color w:val="0000CC"/>
            <w:spacing w:val="3"/>
            <w:sz w:val="20"/>
          </w:rPr>
          <w:t xml:space="preserve"> </w:t>
        </w:r>
        <w:r w:rsidR="00257CFD" w:rsidRPr="001058B5">
          <w:rPr>
            <w:rFonts w:ascii="Arial" w:hAnsi="Arial" w:cs="Arial"/>
            <w:color w:val="0000CC"/>
            <w:sz w:val="20"/>
          </w:rPr>
          <w:t>Context</w:t>
        </w:r>
      </w:hyperlink>
    </w:p>
    <w:p w14:paraId="6CA10DDC" w14:textId="77777777" w:rsidR="00257CFD" w:rsidRPr="001058B5" w:rsidRDefault="008D1AB8" w:rsidP="00257CFD">
      <w:pPr>
        <w:pStyle w:val="ListParagraph"/>
        <w:numPr>
          <w:ilvl w:val="2"/>
          <w:numId w:val="137"/>
        </w:numPr>
        <w:tabs>
          <w:tab w:val="left" w:pos="2620"/>
        </w:tabs>
        <w:spacing w:before="112"/>
        <w:rPr>
          <w:rFonts w:ascii="Arial" w:hAnsi="Arial" w:cs="Arial"/>
          <w:sz w:val="20"/>
        </w:rPr>
      </w:pPr>
      <w:hyperlink w:anchor="_bookmark1311" w:history="1">
        <w:r w:rsidR="00257CFD" w:rsidRPr="001058B5">
          <w:rPr>
            <w:rFonts w:ascii="Arial" w:hAnsi="Arial" w:cs="Arial"/>
            <w:color w:val="0000CC"/>
            <w:sz w:val="20"/>
          </w:rPr>
          <w:t>Step 5:</w:t>
        </w:r>
        <w:r w:rsidR="00257CFD">
          <w:rPr>
            <w:rFonts w:ascii="Arial" w:hAnsi="Arial" w:cs="Arial"/>
            <w:color w:val="0000CC"/>
            <w:sz w:val="20"/>
          </w:rPr>
          <w:t xml:space="preserve">Xóa các thành phần cho </w:t>
        </w:r>
        <w:r w:rsidR="00257CFD" w:rsidRPr="001058B5">
          <w:rPr>
            <w:rFonts w:ascii="Arial" w:hAnsi="Arial" w:cs="Arial"/>
            <w:color w:val="0000CC"/>
            <w:spacing w:val="-3"/>
            <w:sz w:val="20"/>
          </w:rPr>
          <w:t xml:space="preserve"> Tutorial</w:t>
        </w:r>
      </w:hyperlink>
      <w:r w:rsidR="00257CFD">
        <w:rPr>
          <w:rFonts w:ascii="Arial" w:hAnsi="Arial" w:cs="Arial"/>
          <w:color w:val="0000CC"/>
          <w:spacing w:val="-3"/>
          <w:sz w:val="20"/>
        </w:rPr>
        <w:t xml:space="preserve"> này </w:t>
      </w:r>
    </w:p>
    <w:p w14:paraId="799DAE33" w14:textId="77777777" w:rsidR="00257CFD" w:rsidRPr="001058B5" w:rsidRDefault="00257CFD" w:rsidP="00257CFD">
      <w:pPr>
        <w:pStyle w:val="BodyText"/>
        <w:spacing w:before="2"/>
        <w:rPr>
          <w:rFonts w:ascii="Arial" w:hAnsi="Arial" w:cs="Arial"/>
          <w:sz w:val="23"/>
        </w:rPr>
      </w:pPr>
    </w:p>
    <w:p w14:paraId="3130CF57" w14:textId="77777777" w:rsidR="00257CFD" w:rsidRPr="001058B5" w:rsidRDefault="00257CFD" w:rsidP="00257CFD">
      <w:pPr>
        <w:pStyle w:val="Heading6"/>
      </w:pPr>
      <w:bookmarkStart w:id="1023" w:name="_bookmark1301"/>
      <w:bookmarkStart w:id="1024" w:name="_bookmark1302"/>
      <w:bookmarkEnd w:id="1023"/>
      <w:bookmarkEnd w:id="1024"/>
      <w:r>
        <w:t xml:space="preserve">Giới thiệu về </w:t>
      </w:r>
      <w:r w:rsidRPr="001058B5">
        <w:t xml:space="preserve"> </w:t>
      </w:r>
      <w:bookmarkStart w:id="1025" w:name="_bookmark1303"/>
      <w:bookmarkEnd w:id="1025"/>
      <w:r w:rsidRPr="001058B5">
        <w:t>Tutoria</w:t>
      </w:r>
      <w:bookmarkStart w:id="1026" w:name="_bookmark1304"/>
      <w:bookmarkEnd w:id="1026"/>
      <w:r w:rsidRPr="001058B5">
        <w:t>l</w:t>
      </w:r>
    </w:p>
    <w:p w14:paraId="388F1D57" w14:textId="77777777" w:rsidR="00257CFD" w:rsidRDefault="00257CFD" w:rsidP="00257CFD">
      <w:pPr>
        <w:pStyle w:val="BodyText"/>
        <w:spacing w:before="55" w:line="232" w:lineRule="auto"/>
        <w:ind w:left="2260" w:right="186"/>
        <w:jc w:val="both"/>
        <w:rPr>
          <w:rFonts w:ascii="Arial" w:hAnsi="Arial" w:cs="Arial"/>
        </w:rPr>
      </w:pPr>
      <w:r>
        <w:rPr>
          <w:rFonts w:ascii="Arial" w:hAnsi="Arial" w:cs="Arial"/>
        </w:rPr>
        <w:t>T</w:t>
      </w:r>
      <w:r w:rsidRPr="001058B5">
        <w:rPr>
          <w:rFonts w:ascii="Arial" w:hAnsi="Arial" w:cs="Arial"/>
        </w:rPr>
        <w:t xml:space="preserve">utorial </w:t>
      </w:r>
      <w:r>
        <w:rPr>
          <w:rFonts w:ascii="Arial" w:hAnsi="Arial" w:cs="Arial"/>
        </w:rPr>
        <w:t>n</w:t>
      </w:r>
      <w:r w:rsidRPr="00BC3B63">
        <w:rPr>
          <w:rFonts w:ascii="Arial" w:hAnsi="Arial" w:cs="Arial"/>
        </w:rPr>
        <w:t xml:space="preserve">ày cho thấy cách tạo </w:t>
      </w:r>
      <w:r w:rsidRPr="001058B5">
        <w:rPr>
          <w:rFonts w:ascii="Arial" w:hAnsi="Arial" w:cs="Arial"/>
        </w:rPr>
        <w:t xml:space="preserve">global application context </w:t>
      </w:r>
      <w:r w:rsidRPr="00BC3B63">
        <w:rPr>
          <w:rFonts w:ascii="Arial" w:hAnsi="Arial" w:cs="Arial"/>
        </w:rPr>
        <w:t xml:space="preserve">sử dụng một </w:t>
      </w:r>
      <w:r w:rsidRPr="001058B5">
        <w:rPr>
          <w:rFonts w:ascii="Arial" w:hAnsi="Arial" w:cs="Arial"/>
        </w:rPr>
        <w:t>client session ID</w:t>
      </w:r>
      <w:r w:rsidRPr="001058B5">
        <w:rPr>
          <w:rFonts w:ascii="Arial" w:hAnsi="Arial" w:cs="Arial"/>
          <w:spacing w:val="-4"/>
        </w:rPr>
        <w:t xml:space="preserve"> </w:t>
      </w:r>
      <w:r w:rsidRPr="00BC3B63">
        <w:rPr>
          <w:rFonts w:ascii="Arial" w:hAnsi="Arial" w:cs="Arial"/>
        </w:rPr>
        <w:t xml:space="preserve">cho một ứng dụng người dùng nhẹ. Nó chứng tỏ làm thế nào để kiểm soát truy cập nondatabase người dùng bằng cách sử dụng một </w:t>
      </w:r>
      <w:r w:rsidRPr="001058B5">
        <w:rPr>
          <w:rFonts w:ascii="Arial" w:hAnsi="Arial" w:cs="Arial"/>
        </w:rPr>
        <w:t>pool</w:t>
      </w:r>
      <w:r>
        <w:rPr>
          <w:rFonts w:ascii="Arial" w:hAnsi="Arial" w:cs="Arial"/>
        </w:rPr>
        <w:t xml:space="preserve"> </w:t>
      </w:r>
      <w:r w:rsidRPr="00BC3B63">
        <w:rPr>
          <w:rFonts w:ascii="Arial" w:hAnsi="Arial" w:cs="Arial"/>
        </w:rPr>
        <w:t>kết nối.</w:t>
      </w:r>
    </w:p>
    <w:p w14:paraId="65655930" w14:textId="77777777" w:rsidR="00257CFD" w:rsidRPr="001058B5" w:rsidRDefault="00257CFD" w:rsidP="00257CFD">
      <w:pPr>
        <w:pStyle w:val="Heading6"/>
      </w:pPr>
      <w:bookmarkStart w:id="1027" w:name="Step_1:_Create_User_Accounts"/>
      <w:bookmarkStart w:id="1028" w:name="_bookmark1306"/>
      <w:bookmarkEnd w:id="1027"/>
      <w:bookmarkEnd w:id="1028"/>
      <w:r w:rsidRPr="001058B5">
        <w:t xml:space="preserve">Step 1: </w:t>
      </w:r>
      <w:r>
        <w:t xml:space="preserve">Tạo tài khoản người dùng </w:t>
      </w:r>
    </w:p>
    <w:p w14:paraId="7C1B6452" w14:textId="77777777" w:rsidR="00257CFD" w:rsidRPr="00F54BB2" w:rsidRDefault="00257CFD" w:rsidP="00257CFD">
      <w:pPr>
        <w:pStyle w:val="BodyText"/>
        <w:spacing w:before="55" w:line="232" w:lineRule="auto"/>
        <w:ind w:left="2259"/>
        <w:rPr>
          <w:rFonts w:ascii="Arial" w:hAnsi="Arial" w:cs="Arial"/>
        </w:rPr>
      </w:pPr>
      <w:r w:rsidRPr="00F54BB2">
        <w:rPr>
          <w:rFonts w:ascii="Arial" w:hAnsi="Arial" w:cs="Arial"/>
        </w:rPr>
        <w:t xml:space="preserve">Bạn phải tạo hai người dùng cho ví dụ này: quản trị viên bảo mật sẽ quản lý </w:t>
      </w:r>
      <w:r w:rsidRPr="001058B5">
        <w:rPr>
          <w:rFonts w:ascii="Arial" w:hAnsi="Arial" w:cs="Arial"/>
        </w:rPr>
        <w:t xml:space="preserve">application context </w:t>
      </w:r>
      <w:r w:rsidRPr="00F54BB2">
        <w:rPr>
          <w:rFonts w:ascii="Arial" w:hAnsi="Arial" w:cs="Arial"/>
        </w:rPr>
        <w:t xml:space="preserve">và </w:t>
      </w:r>
      <w:r w:rsidRPr="001058B5">
        <w:rPr>
          <w:rFonts w:ascii="Arial" w:hAnsi="Arial" w:cs="Arial"/>
        </w:rPr>
        <w:t>package</w:t>
      </w:r>
      <w:r w:rsidRPr="00F54BB2">
        <w:rPr>
          <w:rFonts w:ascii="Arial" w:hAnsi="Arial" w:cs="Arial"/>
        </w:rPr>
        <w:t xml:space="preserve"> của nó cũng như tài khoản người dùng sở hữu </w:t>
      </w:r>
      <w:r w:rsidRPr="001058B5">
        <w:rPr>
          <w:rFonts w:ascii="Arial" w:hAnsi="Arial" w:cs="Arial"/>
        </w:rPr>
        <w:t>pool</w:t>
      </w:r>
      <w:r w:rsidRPr="00F54BB2">
        <w:rPr>
          <w:rFonts w:ascii="Arial" w:hAnsi="Arial" w:cs="Arial"/>
        </w:rPr>
        <w:t xml:space="preserve"> kết nối.</w:t>
      </w:r>
    </w:p>
    <w:p w14:paraId="41E48E7B" w14:textId="77777777" w:rsidR="00257CFD" w:rsidRPr="001058B5" w:rsidRDefault="00257CFD" w:rsidP="00257CFD">
      <w:pPr>
        <w:pStyle w:val="BodyText"/>
        <w:spacing w:before="111"/>
        <w:ind w:left="2260"/>
        <w:rPr>
          <w:rFonts w:ascii="Arial" w:hAnsi="Arial" w:cs="Arial"/>
        </w:rPr>
      </w:pPr>
      <w:r>
        <w:rPr>
          <w:rFonts w:ascii="Arial" w:hAnsi="Arial" w:cs="Arial"/>
        </w:rPr>
        <w:t>Trong  tutorial này</w:t>
      </w:r>
      <w:r w:rsidRPr="001058B5">
        <w:rPr>
          <w:rFonts w:ascii="Arial" w:hAnsi="Arial" w:cs="Arial"/>
        </w:rPr>
        <w:t>:</w:t>
      </w:r>
    </w:p>
    <w:p w14:paraId="783AE5B6" w14:textId="77777777" w:rsidR="00257CFD" w:rsidRPr="001058B5" w:rsidRDefault="00257CFD" w:rsidP="00257CFD">
      <w:pPr>
        <w:pStyle w:val="ListParagraph"/>
        <w:numPr>
          <w:ilvl w:val="0"/>
          <w:numId w:val="88"/>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Pr>
          <w:rFonts w:ascii="Arial" w:hAnsi="Arial" w:cs="Arial"/>
          <w:sz w:val="20"/>
        </w:rPr>
        <w:t xml:space="preserve">dưới dạng </w:t>
      </w:r>
      <w:r w:rsidRPr="001058B5">
        <w:rPr>
          <w:rFonts w:ascii="Arial" w:hAnsi="Arial" w:cs="Arial"/>
          <w:sz w:val="20"/>
        </w:rPr>
        <w:t>SYS</w:t>
      </w:r>
      <w:r w:rsidRPr="001058B5">
        <w:rPr>
          <w:rFonts w:ascii="Arial" w:hAnsi="Arial" w:cs="Arial"/>
          <w:spacing w:val="-81"/>
          <w:sz w:val="20"/>
        </w:rPr>
        <w:t xml:space="preserve"> </w:t>
      </w:r>
      <w:r>
        <w:rPr>
          <w:rFonts w:ascii="Arial" w:hAnsi="Arial" w:cs="Arial"/>
          <w:sz w:val="20"/>
        </w:rPr>
        <w:t xml:space="preserve"> 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068B7FF1"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0B7E7BD" w14:textId="77777777" w:rsidR="00257CFD" w:rsidRPr="001058B5" w:rsidRDefault="00257CFD" w:rsidP="00257CFD">
      <w:pPr>
        <w:pStyle w:val="BodyText"/>
        <w:spacing w:before="7"/>
        <w:rPr>
          <w:rFonts w:ascii="Arial" w:hAnsi="Arial" w:cs="Arial"/>
          <w:i/>
          <w:sz w:val="17"/>
        </w:rPr>
      </w:pPr>
    </w:p>
    <w:p w14:paraId="1A42176D" w14:textId="77777777" w:rsidR="00257CFD" w:rsidRPr="001058B5" w:rsidRDefault="00257CFD" w:rsidP="00257CFD">
      <w:pPr>
        <w:pStyle w:val="ListParagraph"/>
        <w:numPr>
          <w:ilvl w:val="0"/>
          <w:numId w:val="88"/>
        </w:numPr>
        <w:tabs>
          <w:tab w:val="left" w:pos="2620"/>
        </w:tabs>
        <w:spacing w:before="0" w:line="228" w:lineRule="auto"/>
        <w:ind w:right="673"/>
        <w:rPr>
          <w:rFonts w:ascii="Arial" w:hAnsi="Arial" w:cs="Arial"/>
          <w:sz w:val="20"/>
        </w:rPr>
      </w:pPr>
      <w:r>
        <w:rPr>
          <w:rFonts w:ascii="Arial" w:hAnsi="Arial" w:cs="Arial"/>
          <w:sz w:val="20"/>
        </w:rPr>
        <w:t xml:space="preserve">Tạo tài khoản </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Pr>
          <w:rFonts w:ascii="Arial" w:hAnsi="Arial" w:cs="Arial"/>
          <w:sz w:val="20"/>
        </w:rPr>
        <w:t>người sẽ quản lý</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74897B4C"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594C167B"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570760E5" w14:textId="77777777" w:rsidR="00257CFD" w:rsidRPr="001058B5" w:rsidRDefault="00257CFD" w:rsidP="00257CFD">
      <w:pPr>
        <w:pStyle w:val="BodyText"/>
        <w:spacing w:before="9"/>
        <w:rPr>
          <w:rFonts w:ascii="Arial" w:hAnsi="Arial" w:cs="Arial"/>
        </w:rPr>
      </w:pPr>
    </w:p>
    <w:p w14:paraId="511D26D4" w14:textId="77777777" w:rsidR="00257CFD" w:rsidRPr="001058B5" w:rsidRDefault="00257CFD" w:rsidP="00257CFD">
      <w:pPr>
        <w:spacing w:before="1"/>
        <w:ind w:left="2620"/>
        <w:rPr>
          <w:rFonts w:ascii="Arial" w:hAnsi="Arial" w:cs="Arial"/>
          <w:sz w:val="18"/>
        </w:rPr>
      </w:pPr>
      <w:r w:rsidRPr="001058B5">
        <w:rPr>
          <w:rFonts w:ascii="Arial" w:hAnsi="Arial" w:cs="Arial"/>
          <w:w w:val="95"/>
          <w:sz w:val="18"/>
        </w:rPr>
        <w:t>GRANT EXECUTE ON DBMS_SESSION TO sysadmin_ctx;</w:t>
      </w:r>
    </w:p>
    <w:p w14:paraId="66677399"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9CA9398" w14:textId="77777777" w:rsidR="00257CFD" w:rsidRPr="001058B5" w:rsidRDefault="00257CFD" w:rsidP="00257CFD">
      <w:pPr>
        <w:pStyle w:val="ListParagraph"/>
        <w:numPr>
          <w:ilvl w:val="0"/>
          <w:numId w:val="88"/>
        </w:numPr>
        <w:tabs>
          <w:tab w:val="left" w:pos="2620"/>
        </w:tabs>
        <w:spacing w:before="115"/>
        <w:rPr>
          <w:rFonts w:ascii="Arial" w:hAnsi="Arial" w:cs="Arial"/>
          <w:sz w:val="20"/>
        </w:rPr>
      </w:pPr>
      <w:r>
        <w:rPr>
          <w:rFonts w:ascii="Arial" w:hAnsi="Arial" w:cs="Arial"/>
          <w:sz w:val="20"/>
        </w:rPr>
        <w:t xml:space="preserve">Tạo tài khoản </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apps_user,</w:t>
      </w:r>
      <w:r w:rsidRPr="001058B5">
        <w:rPr>
          <w:rFonts w:ascii="Arial" w:hAnsi="Arial" w:cs="Arial"/>
          <w:spacing w:val="-8"/>
          <w:sz w:val="20"/>
        </w:rPr>
        <w:t xml:space="preserve"> </w:t>
      </w:r>
      <w:r>
        <w:rPr>
          <w:rFonts w:ascii="Arial" w:hAnsi="Arial" w:cs="Arial"/>
          <w:sz w:val="20"/>
        </w:rPr>
        <w:t>người sẽ sỡ hữu</w:t>
      </w:r>
      <w:r w:rsidRPr="001058B5">
        <w:rPr>
          <w:rFonts w:ascii="Arial" w:hAnsi="Arial" w:cs="Arial"/>
          <w:spacing w:val="-7"/>
          <w:sz w:val="20"/>
        </w:rPr>
        <w:t xml:space="preserve"> </w:t>
      </w:r>
      <w:r w:rsidRPr="001058B5">
        <w:rPr>
          <w:rFonts w:ascii="Arial" w:hAnsi="Arial" w:cs="Arial"/>
          <w:sz w:val="20"/>
        </w:rPr>
        <w:t>pool</w:t>
      </w:r>
      <w:r>
        <w:rPr>
          <w:rFonts w:ascii="Arial" w:hAnsi="Arial" w:cs="Arial"/>
          <w:sz w:val="20"/>
        </w:rPr>
        <w:t xml:space="preserve"> kết nối </w:t>
      </w:r>
      <w:r w:rsidRPr="001058B5">
        <w:rPr>
          <w:rFonts w:ascii="Arial" w:hAnsi="Arial" w:cs="Arial"/>
          <w:sz w:val="20"/>
        </w:rPr>
        <w:t>.</w:t>
      </w:r>
    </w:p>
    <w:p w14:paraId="5B8CEDFB" w14:textId="77777777" w:rsidR="00257CFD" w:rsidRDefault="00257CFD" w:rsidP="00257CFD">
      <w:pPr>
        <w:spacing w:before="137"/>
        <w:ind w:left="2620"/>
        <w:rPr>
          <w:rFonts w:ascii="Arial" w:hAnsi="Arial" w:cs="Arial"/>
          <w:w w:val="95"/>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4892A620" w14:textId="77777777" w:rsidR="00257CFD" w:rsidRDefault="00257CFD" w:rsidP="00257CFD">
      <w:pPr>
        <w:spacing w:before="137"/>
        <w:ind w:left="2620"/>
        <w:rPr>
          <w:rFonts w:ascii="Arial" w:hAnsi="Arial" w:cs="Arial"/>
          <w:w w:val="95"/>
          <w:sz w:val="18"/>
        </w:rPr>
      </w:pPr>
    </w:p>
    <w:p w14:paraId="3CFC01B3"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ADA1555" w14:textId="77777777" w:rsidR="00257CFD" w:rsidRPr="001058B5" w:rsidRDefault="00257CFD" w:rsidP="00257CFD">
      <w:pPr>
        <w:spacing w:before="137"/>
        <w:ind w:left="2620"/>
        <w:rPr>
          <w:rFonts w:ascii="Arial" w:hAnsi="Arial" w:cs="Arial"/>
          <w:sz w:val="18"/>
        </w:rPr>
      </w:pPr>
    </w:p>
    <w:p w14:paraId="0B712789" w14:textId="77777777" w:rsidR="00257CFD" w:rsidRDefault="00257CFD" w:rsidP="00257CFD">
      <w:pPr>
        <w:rPr>
          <w:rFonts w:ascii="Arial" w:hAnsi="Arial" w:cs="Arial"/>
          <w:sz w:val="18"/>
        </w:rPr>
      </w:pPr>
    </w:p>
    <w:p w14:paraId="0F067B74"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r>
        <w:rPr>
          <w:rFonts w:ascii="Arial" w:hAnsi="Arial" w:cs="Arial"/>
          <w:sz w:val="18"/>
        </w:rPr>
        <w:t xml:space="preserve"> </w:t>
      </w:r>
    </w:p>
    <w:p w14:paraId="06BACBF7" w14:textId="77777777" w:rsidR="00257CFD" w:rsidRPr="001058B5" w:rsidRDefault="00257CFD" w:rsidP="00257CFD">
      <w:pPr>
        <w:pStyle w:val="BodyText"/>
        <w:spacing w:before="10"/>
        <w:rPr>
          <w:rFonts w:ascii="Arial" w:hAnsi="Arial" w:cs="Arial"/>
          <w:sz w:val="27"/>
        </w:rPr>
      </w:pPr>
    </w:p>
    <w:p w14:paraId="472F6665" w14:textId="77777777" w:rsidR="00257CFD" w:rsidRPr="001058B5" w:rsidRDefault="00257CFD" w:rsidP="00257CFD">
      <w:pPr>
        <w:pStyle w:val="Heading6"/>
        <w:ind w:left="1660"/>
      </w:pPr>
      <w:bookmarkStart w:id="1029" w:name="Step_2:_Create_the_Global_Application_Co"/>
      <w:bookmarkStart w:id="1030" w:name="_bookmark1307"/>
      <w:bookmarkEnd w:id="1029"/>
      <w:bookmarkEnd w:id="1030"/>
      <w:r w:rsidRPr="001058B5">
        <w:t xml:space="preserve">Step 2: </w:t>
      </w:r>
      <w:r>
        <w:t xml:space="preserve">Tạo một </w:t>
      </w:r>
      <w:r w:rsidRPr="001058B5">
        <w:t xml:space="preserve"> Global Application Context</w:t>
      </w:r>
    </w:p>
    <w:p w14:paraId="00781C38" w14:textId="77777777" w:rsidR="00257CFD" w:rsidRPr="001058B5" w:rsidRDefault="00257CFD" w:rsidP="00257CFD">
      <w:pPr>
        <w:pStyle w:val="ListParagraph"/>
        <w:numPr>
          <w:ilvl w:val="0"/>
          <w:numId w:val="87"/>
        </w:numPr>
        <w:tabs>
          <w:tab w:val="left" w:pos="2020"/>
        </w:tabs>
        <w:spacing w:before="48"/>
        <w:rPr>
          <w:rFonts w:ascii="Arial" w:hAnsi="Arial" w:cs="Arial"/>
          <w:sz w:val="20"/>
        </w:rPr>
      </w:pPr>
      <w:r>
        <w:rPr>
          <w:rFonts w:ascii="Arial" w:hAnsi="Arial" w:cs="Arial"/>
          <w:sz w:val="20"/>
        </w:rPr>
        <w:t xml:space="preserve">Đăng nhập với tư cách quản trị viên bảo mật </w:t>
      </w:r>
      <w:r w:rsidRPr="001058B5">
        <w:rPr>
          <w:rFonts w:ascii="Arial" w:hAnsi="Arial" w:cs="Arial"/>
          <w:spacing w:val="-20"/>
          <w:sz w:val="20"/>
        </w:rPr>
        <w:t xml:space="preserve"> </w:t>
      </w:r>
      <w:r w:rsidRPr="001058B5">
        <w:rPr>
          <w:rFonts w:ascii="Arial" w:hAnsi="Arial" w:cs="Arial"/>
          <w:sz w:val="20"/>
        </w:rPr>
        <w:t>sysadmin_ctx.</w:t>
      </w:r>
    </w:p>
    <w:p w14:paraId="1ADF368F" w14:textId="77777777" w:rsidR="00257CFD" w:rsidRPr="001058B5" w:rsidRDefault="00257CFD" w:rsidP="00257CFD">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03CD7DB" w14:textId="77777777" w:rsidR="00257CFD" w:rsidRPr="001058B5" w:rsidRDefault="00257CFD" w:rsidP="00257CFD">
      <w:pPr>
        <w:pStyle w:val="BodyText"/>
        <w:spacing w:before="9"/>
        <w:rPr>
          <w:rFonts w:ascii="Arial" w:hAnsi="Arial" w:cs="Arial"/>
          <w:i/>
          <w:sz w:val="16"/>
        </w:rPr>
      </w:pPr>
    </w:p>
    <w:p w14:paraId="3931AB9D" w14:textId="77777777" w:rsidR="00257CFD" w:rsidRPr="001058B5" w:rsidRDefault="00257CFD" w:rsidP="00257CFD">
      <w:pPr>
        <w:pStyle w:val="ListParagraph"/>
        <w:numPr>
          <w:ilvl w:val="0"/>
          <w:numId w:val="87"/>
        </w:numPr>
        <w:tabs>
          <w:tab w:val="left" w:pos="2020"/>
        </w:tabs>
        <w:spacing w:before="1"/>
        <w:rPr>
          <w:rFonts w:ascii="Arial" w:hAnsi="Arial" w:cs="Arial"/>
          <w:sz w:val="20"/>
        </w:rPr>
      </w:pPr>
      <w:r>
        <w:rPr>
          <w:rFonts w:ascii="Arial" w:hAnsi="Arial" w:cs="Arial"/>
          <w:sz w:val="20"/>
        </w:rPr>
        <w:t xml:space="preserve">Tạo </w:t>
      </w:r>
      <w:r w:rsidRPr="001058B5">
        <w:rPr>
          <w:rFonts w:ascii="Arial" w:hAnsi="Arial" w:cs="Arial"/>
          <w:sz w:val="20"/>
        </w:rPr>
        <w:t>cust_ctx</w:t>
      </w:r>
      <w:r>
        <w:rPr>
          <w:rFonts w:ascii="Arial" w:hAnsi="Arial" w:cs="Arial"/>
          <w:sz w:val="20"/>
        </w:rPr>
        <w:t xml:space="preserve"> </w:t>
      </w:r>
      <w:r w:rsidRPr="001058B5">
        <w:rPr>
          <w:rFonts w:ascii="Arial" w:hAnsi="Arial" w:cs="Arial"/>
          <w:spacing w:val="-88"/>
          <w:sz w:val="20"/>
        </w:rPr>
        <w:t xml:space="preserve"> </w:t>
      </w:r>
      <w:r w:rsidRPr="001058B5">
        <w:rPr>
          <w:rFonts w:ascii="Arial" w:hAnsi="Arial" w:cs="Arial"/>
          <w:sz w:val="20"/>
        </w:rPr>
        <w:t>global application context.</w:t>
      </w:r>
    </w:p>
    <w:p w14:paraId="419166F6" w14:textId="77777777" w:rsidR="00257CFD" w:rsidRPr="001058B5" w:rsidRDefault="00257CFD" w:rsidP="00257CFD">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0227CF67" w14:textId="77777777" w:rsidR="00257CFD" w:rsidRPr="001058B5" w:rsidRDefault="00257CFD" w:rsidP="00257CFD">
      <w:pPr>
        <w:pStyle w:val="BodyText"/>
        <w:spacing w:before="2"/>
        <w:rPr>
          <w:rFonts w:ascii="Arial" w:hAnsi="Arial" w:cs="Arial"/>
          <w:sz w:val="19"/>
        </w:rPr>
      </w:pPr>
    </w:p>
    <w:p w14:paraId="4C4C4256" w14:textId="77777777" w:rsidR="00257CFD" w:rsidRPr="001058B5" w:rsidRDefault="00257CFD" w:rsidP="00257CFD">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Pr>
          <w:rFonts w:ascii="Arial" w:hAnsi="Arial" w:cs="Arial"/>
        </w:rPr>
        <w:t xml:space="preserve">được tạo và liên kết với </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Pr>
          <w:rFonts w:ascii="Arial" w:hAnsi="Arial" w:cs="Arial"/>
        </w:rPr>
        <w:t xml:space="preserve">của quản trị viên bảo mật </w:t>
      </w:r>
      <w:r w:rsidRPr="001058B5">
        <w:rPr>
          <w:rFonts w:ascii="Arial" w:hAnsi="Arial" w:cs="Arial"/>
          <w:spacing w:val="-25"/>
        </w:rPr>
        <w:t xml:space="preserve"> </w:t>
      </w:r>
      <w:r w:rsidRPr="001058B5">
        <w:rPr>
          <w:rFonts w:ascii="Arial" w:hAnsi="Arial" w:cs="Arial"/>
        </w:rPr>
        <w:t>sysadmin</w:t>
      </w:r>
      <w:r w:rsidRPr="000A1AF2">
        <w:rPr>
          <w:rFonts w:ascii="Arial" w:hAnsi="Arial" w:cs="Arial"/>
          <w:sz w:val="22"/>
          <w:szCs w:val="22"/>
        </w:rPr>
        <w:t>_</w:t>
      </w:r>
      <w:r w:rsidRPr="001058B5">
        <w:rPr>
          <w:rFonts w:ascii="Arial" w:hAnsi="Arial" w:cs="Arial"/>
        </w:rPr>
        <w:t>ctx.</w:t>
      </w:r>
      <w:r w:rsidRPr="001058B5">
        <w:rPr>
          <w:rFonts w:ascii="Arial" w:hAnsi="Arial" w:cs="Arial"/>
          <w:spacing w:val="-25"/>
        </w:rPr>
        <w:t xml:space="preserve"> </w:t>
      </w:r>
      <w:r>
        <w:rPr>
          <w:rFonts w:ascii="Arial" w:hAnsi="Arial" w:cs="Arial"/>
        </w:rPr>
        <w:t xml:space="preserve">Tuy nhiên </w:t>
      </w:r>
      <w:r w:rsidRPr="001058B5">
        <w:rPr>
          <w:rFonts w:ascii="Arial" w:hAnsi="Arial" w:cs="Arial"/>
          <w:spacing w:val="-25"/>
        </w:rPr>
        <w:t xml:space="preserve"> </w:t>
      </w:r>
      <w:r w:rsidRPr="001058B5">
        <w:rPr>
          <w:rFonts w:ascii="Arial" w:hAnsi="Arial" w:cs="Arial"/>
        </w:rPr>
        <w:t>SYS</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Pr>
          <w:rFonts w:ascii="Arial" w:hAnsi="Arial" w:cs="Arial"/>
        </w:rPr>
        <w:t xml:space="preserve">sở hữu </w:t>
      </w:r>
      <w:r w:rsidRPr="001058B5">
        <w:rPr>
          <w:rFonts w:ascii="Arial" w:hAnsi="Arial" w:cs="Arial"/>
          <w:spacing w:val="-25"/>
        </w:rPr>
        <w:t xml:space="preserve"> </w:t>
      </w:r>
      <w:r w:rsidRPr="001058B5">
        <w:rPr>
          <w:rFonts w:ascii="Arial" w:hAnsi="Arial" w:cs="Arial"/>
        </w:rPr>
        <w:t>application context.</w:t>
      </w:r>
    </w:p>
    <w:p w14:paraId="2499C59F" w14:textId="77777777" w:rsidR="00257CFD" w:rsidRPr="001058B5" w:rsidRDefault="00257CFD" w:rsidP="00257CFD">
      <w:pPr>
        <w:pStyle w:val="BodyText"/>
        <w:spacing w:before="6"/>
        <w:rPr>
          <w:rFonts w:ascii="Arial" w:hAnsi="Arial" w:cs="Arial"/>
          <w:sz w:val="23"/>
        </w:rPr>
      </w:pPr>
    </w:p>
    <w:p w14:paraId="3A3F3037" w14:textId="77777777" w:rsidR="00257CFD" w:rsidRPr="001058B5" w:rsidRDefault="00257CFD" w:rsidP="00257CFD">
      <w:pPr>
        <w:pStyle w:val="Heading6"/>
        <w:ind w:left="1660"/>
      </w:pPr>
      <w:bookmarkStart w:id="1031" w:name="Step_3:_Create_a_Package_for_the_Global_"/>
      <w:bookmarkStart w:id="1032" w:name="_bookmark1308"/>
      <w:bookmarkEnd w:id="1031"/>
      <w:bookmarkEnd w:id="1032"/>
      <w:r w:rsidRPr="001058B5">
        <w:t xml:space="preserve">Step 3: </w:t>
      </w:r>
      <w:r>
        <w:t xml:space="preserve">Tạo một </w:t>
      </w:r>
      <w:r w:rsidRPr="001058B5">
        <w:t xml:space="preserve"> Package </w:t>
      </w:r>
      <w:r>
        <w:t xml:space="preserve">cho </w:t>
      </w:r>
      <w:r w:rsidRPr="001058B5">
        <w:t xml:space="preserve"> Global Application Context</w:t>
      </w:r>
    </w:p>
    <w:p w14:paraId="25298473" w14:textId="77777777" w:rsidR="00257CFD" w:rsidRPr="001058B5" w:rsidRDefault="00257CFD" w:rsidP="00257CFD">
      <w:pPr>
        <w:pStyle w:val="ListParagraph"/>
        <w:numPr>
          <w:ilvl w:val="0"/>
          <w:numId w:val="86"/>
        </w:numPr>
        <w:tabs>
          <w:tab w:val="left" w:pos="2020"/>
        </w:tabs>
        <w:spacing w:before="48"/>
        <w:ind w:hanging="959"/>
        <w:jc w:val="left"/>
        <w:rPr>
          <w:rFonts w:ascii="Arial" w:hAnsi="Arial" w:cs="Arial"/>
          <w:sz w:val="20"/>
        </w:rPr>
      </w:pPr>
      <w:r w:rsidRPr="001058B5">
        <w:rPr>
          <w:rFonts w:ascii="Arial" w:hAnsi="Arial" w:cs="Arial"/>
          <w:sz w:val="20"/>
        </w:rPr>
        <w:t xml:space="preserve">As sysadmin_ctx, </w:t>
      </w:r>
      <w:r>
        <w:rPr>
          <w:rFonts w:ascii="Arial" w:hAnsi="Arial" w:cs="Arial"/>
          <w:sz w:val="20"/>
        </w:rPr>
        <w:t xml:space="preserve">tạo  </w:t>
      </w:r>
      <w:r w:rsidRPr="001058B5">
        <w:rPr>
          <w:rFonts w:ascii="Arial" w:hAnsi="Arial" w:cs="Arial"/>
          <w:sz w:val="20"/>
        </w:rPr>
        <w:t xml:space="preserve"> PL/SQL</w:t>
      </w:r>
      <w:r w:rsidRPr="001058B5">
        <w:rPr>
          <w:rFonts w:ascii="Arial" w:hAnsi="Arial" w:cs="Arial"/>
          <w:spacing w:val="-24"/>
          <w:sz w:val="20"/>
        </w:rPr>
        <w:t xml:space="preserve"> </w:t>
      </w:r>
      <w:r w:rsidRPr="001058B5">
        <w:rPr>
          <w:rFonts w:ascii="Arial" w:hAnsi="Arial" w:cs="Arial"/>
          <w:sz w:val="20"/>
        </w:rPr>
        <w:t>package</w:t>
      </w:r>
      <w:r>
        <w:rPr>
          <w:rFonts w:ascii="Arial" w:hAnsi="Arial" w:cs="Arial"/>
          <w:sz w:val="20"/>
        </w:rPr>
        <w:t xml:space="preserve"> sau </w:t>
      </w:r>
      <w:r w:rsidRPr="001058B5">
        <w:rPr>
          <w:rFonts w:ascii="Arial" w:hAnsi="Arial" w:cs="Arial"/>
          <w:sz w:val="20"/>
        </w:rPr>
        <w:t>:</w:t>
      </w:r>
    </w:p>
    <w:p w14:paraId="44CAFAC8" w14:textId="77777777" w:rsidR="00257CFD" w:rsidRPr="001058B5" w:rsidRDefault="00257CFD" w:rsidP="00257CFD">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A039DAD" w14:textId="77777777" w:rsidR="00257CFD" w:rsidRPr="001058B5" w:rsidRDefault="00257CFD" w:rsidP="00257CFD">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7C4D994" w14:textId="77777777" w:rsidR="00257CFD" w:rsidRPr="001058B5" w:rsidRDefault="00257CFD" w:rsidP="00257CFD">
      <w:pPr>
        <w:ind w:left="2483"/>
        <w:rPr>
          <w:rFonts w:ascii="Arial" w:hAnsi="Arial" w:cs="Arial"/>
          <w:sz w:val="18"/>
        </w:rPr>
      </w:pPr>
      <w:r w:rsidRPr="001058B5">
        <w:rPr>
          <w:rFonts w:ascii="Arial" w:hAnsi="Arial" w:cs="Arial"/>
          <w:w w:val="95"/>
          <w:sz w:val="18"/>
        </w:rPr>
        <w:t>sec_level_val IN VARCHAR2);</w:t>
      </w:r>
    </w:p>
    <w:p w14:paraId="15DBD38B" w14:textId="77777777" w:rsidR="00257CFD" w:rsidRPr="001058B5" w:rsidRDefault="00257CFD" w:rsidP="00257CFD">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2D4F27A1" w14:textId="77777777" w:rsidR="00257CFD" w:rsidRPr="001058B5" w:rsidRDefault="00257CFD" w:rsidP="00257CFD">
      <w:pPr>
        <w:ind w:left="2204"/>
        <w:rPr>
          <w:rFonts w:ascii="Arial" w:hAnsi="Arial" w:cs="Arial"/>
          <w:sz w:val="18"/>
        </w:rPr>
      </w:pPr>
      <w:r w:rsidRPr="001058B5">
        <w:rPr>
          <w:rFonts w:ascii="Arial" w:hAnsi="Arial" w:cs="Arial"/>
          <w:w w:val="95"/>
          <w:sz w:val="18"/>
        </w:rPr>
        <w:t>END;</w:t>
      </w:r>
    </w:p>
    <w:p w14:paraId="50B024CD" w14:textId="77777777" w:rsidR="00257CFD" w:rsidRPr="001058B5" w:rsidRDefault="00257CFD" w:rsidP="00257CFD">
      <w:pPr>
        <w:spacing w:before="16"/>
        <w:ind w:left="2112"/>
        <w:rPr>
          <w:rFonts w:ascii="Arial" w:hAnsi="Arial" w:cs="Arial"/>
          <w:sz w:val="18"/>
        </w:rPr>
      </w:pPr>
      <w:r w:rsidRPr="001058B5">
        <w:rPr>
          <w:rFonts w:ascii="Arial" w:hAnsi="Arial" w:cs="Arial"/>
          <w:w w:val="86"/>
          <w:sz w:val="18"/>
        </w:rPr>
        <w:t>/</w:t>
      </w:r>
    </w:p>
    <w:p w14:paraId="1080BA19" w14:textId="77777777" w:rsidR="00257CFD" w:rsidRPr="001058B5" w:rsidRDefault="00257CFD" w:rsidP="00257CFD">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56FFA98" w14:textId="77777777" w:rsidR="00257CFD" w:rsidRPr="001058B5" w:rsidRDefault="00257CFD" w:rsidP="00257CFD">
      <w:pPr>
        <w:ind w:left="2204"/>
        <w:rPr>
          <w:rFonts w:ascii="Arial" w:hAnsi="Arial" w:cs="Arial"/>
          <w:sz w:val="18"/>
        </w:rPr>
      </w:pPr>
      <w:r w:rsidRPr="001058B5">
        <w:rPr>
          <w:rFonts w:ascii="Arial" w:hAnsi="Arial" w:cs="Arial"/>
          <w:w w:val="95"/>
          <w:sz w:val="18"/>
        </w:rPr>
        <w:t>session_id_global NUMBER;</w:t>
      </w:r>
    </w:p>
    <w:p w14:paraId="23ED64D3" w14:textId="77777777" w:rsidR="00257CFD" w:rsidRPr="001058B5" w:rsidRDefault="00257CFD" w:rsidP="00257CFD">
      <w:pPr>
        <w:pStyle w:val="BodyText"/>
        <w:spacing w:before="10"/>
        <w:rPr>
          <w:rFonts w:ascii="Arial" w:hAnsi="Arial" w:cs="Arial"/>
        </w:rPr>
      </w:pPr>
    </w:p>
    <w:p w14:paraId="6541B0B1" w14:textId="77777777" w:rsidR="00257CFD" w:rsidRPr="001058B5" w:rsidRDefault="00257CFD" w:rsidP="00257CFD">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4245F6D" w14:textId="77777777" w:rsidR="00257CFD" w:rsidRPr="001058B5" w:rsidRDefault="00257CFD" w:rsidP="00257CFD">
      <w:pPr>
        <w:spacing w:line="203" w:lineRule="exact"/>
        <w:ind w:left="2204"/>
        <w:rPr>
          <w:rFonts w:ascii="Arial" w:hAnsi="Arial" w:cs="Arial"/>
          <w:sz w:val="18"/>
        </w:rPr>
      </w:pPr>
      <w:r w:rsidRPr="001058B5">
        <w:rPr>
          <w:rFonts w:ascii="Arial" w:hAnsi="Arial" w:cs="Arial"/>
          <w:w w:val="95"/>
          <w:sz w:val="18"/>
        </w:rPr>
        <w:t>BEGIN</w:t>
      </w:r>
    </w:p>
    <w:p w14:paraId="226DAC5F" w14:textId="77777777" w:rsidR="00257CFD" w:rsidRPr="001058B5" w:rsidRDefault="00257CFD" w:rsidP="00257CFD">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647A6ED5" w14:textId="77777777" w:rsidR="00257CFD" w:rsidRPr="001058B5" w:rsidRDefault="00257CFD" w:rsidP="00257CFD">
      <w:pPr>
        <w:spacing w:line="203" w:lineRule="exact"/>
        <w:ind w:left="2112"/>
        <w:rPr>
          <w:rFonts w:ascii="Arial" w:hAnsi="Arial" w:cs="Arial"/>
          <w:sz w:val="18"/>
        </w:rPr>
      </w:pPr>
      <w:r w:rsidRPr="001058B5">
        <w:rPr>
          <w:rFonts w:ascii="Arial" w:hAnsi="Arial" w:cs="Arial"/>
          <w:w w:val="95"/>
          <w:sz w:val="18"/>
        </w:rPr>
        <w:t>END set_session_id;</w:t>
      </w:r>
    </w:p>
    <w:p w14:paraId="47FAD5AB" w14:textId="77777777" w:rsidR="00257CFD" w:rsidRPr="001058B5" w:rsidRDefault="00257CFD" w:rsidP="00257CFD">
      <w:pPr>
        <w:pStyle w:val="BodyText"/>
        <w:spacing w:before="10"/>
        <w:rPr>
          <w:rFonts w:ascii="Arial" w:hAnsi="Arial" w:cs="Arial"/>
        </w:rPr>
      </w:pPr>
    </w:p>
    <w:p w14:paraId="7CE3D75C" w14:textId="77777777" w:rsidR="00257CFD" w:rsidRPr="001058B5" w:rsidRDefault="00257CFD" w:rsidP="00257CFD">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4BC9E73F" w14:textId="77777777" w:rsidR="00257CFD" w:rsidRPr="001058B5" w:rsidRDefault="00257CFD" w:rsidP="00257CFD">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1BB93B6C" w14:textId="77777777" w:rsidR="00257CFD" w:rsidRPr="001058B5" w:rsidRDefault="00257CFD" w:rsidP="00257CFD">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2C29686A" w14:textId="77777777" w:rsidR="00257CFD" w:rsidRPr="001058B5" w:rsidRDefault="00257CFD" w:rsidP="00257CFD">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B977D9A" w14:textId="77777777" w:rsidR="00257CFD" w:rsidRPr="001058B5" w:rsidRDefault="00257CFD" w:rsidP="00257CFD">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0DBA67A6" w14:textId="77777777" w:rsidR="00257CFD" w:rsidRPr="001058B5" w:rsidRDefault="00257CFD" w:rsidP="00257CFD">
      <w:pPr>
        <w:pStyle w:val="BodyText"/>
        <w:spacing w:before="4"/>
        <w:rPr>
          <w:rFonts w:ascii="Arial" w:hAnsi="Arial" w:cs="Arial"/>
          <w:sz w:val="19"/>
        </w:rPr>
      </w:pPr>
    </w:p>
    <w:p w14:paraId="4326F198" w14:textId="77777777" w:rsidR="00257CFD" w:rsidRPr="001058B5" w:rsidRDefault="00257CFD" w:rsidP="00257CFD">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80F2717" w14:textId="77777777" w:rsidR="00257CFD" w:rsidRPr="001058B5" w:rsidRDefault="00257CFD" w:rsidP="00257CFD">
      <w:pPr>
        <w:ind w:left="2297"/>
        <w:rPr>
          <w:rFonts w:ascii="Arial" w:hAnsi="Arial" w:cs="Arial"/>
          <w:sz w:val="18"/>
        </w:rPr>
      </w:pPr>
      <w:r w:rsidRPr="001058B5">
        <w:rPr>
          <w:rFonts w:ascii="Arial" w:hAnsi="Arial" w:cs="Arial"/>
          <w:w w:val="95"/>
          <w:sz w:val="18"/>
        </w:rPr>
        <w:t>BEGIN</w:t>
      </w:r>
    </w:p>
    <w:p w14:paraId="085B7327" w14:textId="77777777" w:rsidR="00257CFD" w:rsidRPr="001058B5" w:rsidRDefault="00257CFD" w:rsidP="00257CFD">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375D51D2" w14:textId="77777777" w:rsidR="00257CFD" w:rsidRPr="001058B5" w:rsidRDefault="00257CFD" w:rsidP="00257CFD">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1218B70A" w14:textId="77777777" w:rsidR="00257CFD" w:rsidRPr="001058B5" w:rsidRDefault="00257CFD" w:rsidP="00257CFD">
      <w:pPr>
        <w:spacing w:line="516" w:lineRule="auto"/>
        <w:rPr>
          <w:rFonts w:ascii="Arial" w:hAnsi="Arial" w:cs="Arial"/>
          <w:sz w:val="18"/>
        </w:rPr>
        <w:sectPr w:rsidR="00257CFD" w:rsidRPr="001058B5">
          <w:pgSz w:w="12240" w:h="15840"/>
          <w:pgMar w:top="840" w:right="1060" w:bottom="860" w:left="1100" w:header="549" w:footer="663" w:gutter="0"/>
          <w:cols w:space="720"/>
        </w:sectPr>
      </w:pPr>
    </w:p>
    <w:p w14:paraId="5932B4A0" w14:textId="77777777" w:rsidR="00257CFD" w:rsidRPr="001058B5" w:rsidRDefault="00257CFD" w:rsidP="00257CFD">
      <w:pPr>
        <w:pStyle w:val="BodyText"/>
        <w:rPr>
          <w:rFonts w:ascii="Arial" w:hAnsi="Arial" w:cs="Arial"/>
        </w:rPr>
      </w:pPr>
    </w:p>
    <w:p w14:paraId="09484E99" w14:textId="77777777" w:rsidR="00257CFD" w:rsidRPr="001058B5" w:rsidRDefault="00257CFD" w:rsidP="00257CFD">
      <w:pPr>
        <w:pStyle w:val="BodyText"/>
        <w:spacing w:before="7"/>
        <w:rPr>
          <w:rFonts w:ascii="Arial" w:hAnsi="Arial" w:cs="Arial"/>
          <w:sz w:val="18"/>
        </w:rPr>
      </w:pPr>
    </w:p>
    <w:p w14:paraId="35FBE959" w14:textId="77777777" w:rsidR="00257CFD" w:rsidRPr="001058B5" w:rsidRDefault="00257CFD" w:rsidP="00257CFD">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1C33C3CA" w14:textId="77777777" w:rsidR="00257CFD" w:rsidRPr="001058B5" w:rsidRDefault="00257CFD" w:rsidP="00257CFD">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EAE8AA" w14:textId="77777777" w:rsidR="00257CFD" w:rsidRPr="001058B5" w:rsidRDefault="00257CFD" w:rsidP="00257CFD">
      <w:pPr>
        <w:ind w:left="2712"/>
        <w:rPr>
          <w:rFonts w:ascii="Arial" w:hAnsi="Arial" w:cs="Arial"/>
          <w:sz w:val="18"/>
        </w:rPr>
      </w:pPr>
      <w:r w:rsidRPr="001058B5">
        <w:rPr>
          <w:rFonts w:ascii="Arial" w:hAnsi="Arial" w:cs="Arial"/>
          <w:w w:val="95"/>
          <w:sz w:val="18"/>
        </w:rPr>
        <w:t>END;</w:t>
      </w:r>
    </w:p>
    <w:p w14:paraId="36EC71CA" w14:textId="77777777" w:rsidR="00257CFD" w:rsidRPr="001058B5" w:rsidRDefault="00257CFD" w:rsidP="00257CFD">
      <w:pPr>
        <w:spacing w:before="15"/>
        <w:ind w:left="2620"/>
        <w:rPr>
          <w:rFonts w:ascii="Arial" w:hAnsi="Arial" w:cs="Arial"/>
          <w:sz w:val="18"/>
        </w:rPr>
      </w:pPr>
      <w:r w:rsidRPr="001058B5">
        <w:rPr>
          <w:rFonts w:ascii="Arial" w:hAnsi="Arial" w:cs="Arial"/>
          <w:w w:val="86"/>
          <w:sz w:val="18"/>
        </w:rPr>
        <w:t>/</w:t>
      </w:r>
    </w:p>
    <w:p w14:paraId="27D6166B" w14:textId="77777777" w:rsidR="00257CFD" w:rsidRPr="001058B5" w:rsidRDefault="00257CFD" w:rsidP="00257CFD">
      <w:pPr>
        <w:pStyle w:val="BodyText"/>
        <w:spacing w:before="9"/>
        <w:rPr>
          <w:rFonts w:ascii="Arial" w:hAnsi="Arial" w:cs="Arial"/>
          <w:sz w:val="18"/>
        </w:rPr>
      </w:pPr>
    </w:p>
    <w:p w14:paraId="5B26DE03" w14:textId="77777777" w:rsidR="00257CFD" w:rsidRPr="000A1AF2" w:rsidRDefault="00257CFD" w:rsidP="00257CFD">
      <w:pPr>
        <w:pStyle w:val="BodyText"/>
        <w:spacing w:line="232" w:lineRule="auto"/>
        <w:ind w:left="2620" w:right="295"/>
        <w:rPr>
          <w:rFonts w:ascii="Arial" w:hAnsi="Arial" w:cs="Arial"/>
        </w:rPr>
      </w:pPr>
      <w:r w:rsidRPr="000A1AF2">
        <w:rPr>
          <w:rFonts w:ascii="Arial" w:hAnsi="Arial" w:cs="Arial"/>
        </w:rPr>
        <w:t xml:space="preserve">Để có giải thích chi tiết về cách thức hoạt động của loại </w:t>
      </w:r>
      <w:r w:rsidRPr="001058B5">
        <w:rPr>
          <w:rFonts w:ascii="Arial" w:hAnsi="Arial" w:cs="Arial"/>
        </w:rPr>
        <w:t>package</w:t>
      </w:r>
      <w:r w:rsidRPr="000A1AF2">
        <w:rPr>
          <w:rFonts w:ascii="Arial" w:hAnsi="Arial" w:cs="Arial"/>
        </w:rPr>
        <w:t xml:space="preserve"> này, hãy xem </w:t>
      </w:r>
      <w:hyperlink w:anchor="_bookmark1289" w:history="1">
        <w:r>
          <w:rPr>
            <w:rFonts w:ascii="Arial" w:hAnsi="Arial" w:cs="Arial"/>
            <w:color w:val="0000CC"/>
          </w:rPr>
          <w:t>Ví dụ</w:t>
        </w:r>
        <w:r w:rsidRPr="001058B5">
          <w:rPr>
            <w:rFonts w:ascii="Arial" w:hAnsi="Arial" w:cs="Arial"/>
            <w:color w:val="0000CC"/>
          </w:rPr>
          <w:t xml:space="preserve"> 6–12</w:t>
        </w:r>
      </w:hyperlink>
      <w:r>
        <w:rPr>
          <w:rFonts w:ascii="Arial" w:hAnsi="Arial" w:cs="Arial"/>
          <w:color w:val="0000CC"/>
        </w:rPr>
        <w:t xml:space="preserve"> </w:t>
      </w:r>
      <w:r w:rsidRPr="000A1AF2">
        <w:rPr>
          <w:rFonts w:ascii="Arial" w:hAnsi="Arial" w:cs="Arial"/>
        </w:rPr>
        <w:t>trên trang 6-30.</w:t>
      </w:r>
    </w:p>
    <w:p w14:paraId="7D1FFC71" w14:textId="77777777" w:rsidR="00257CFD" w:rsidRDefault="00257CFD" w:rsidP="00257CFD">
      <w:pPr>
        <w:pStyle w:val="BodyText"/>
        <w:spacing w:line="232" w:lineRule="auto"/>
        <w:ind w:left="2620" w:right="295"/>
        <w:rPr>
          <w:rFonts w:ascii="Arial" w:hAnsi="Arial" w:cs="Arial"/>
        </w:rPr>
      </w:pPr>
      <w:r w:rsidRPr="000A1AF2">
        <w:rPr>
          <w:rFonts w:ascii="Arial" w:hAnsi="Arial" w:cs="Arial"/>
        </w:rPr>
        <w:t xml:space="preserve">2. </w:t>
      </w:r>
      <w:r w:rsidRPr="001058B5">
        <w:rPr>
          <w:rFonts w:ascii="Arial" w:hAnsi="Arial" w:cs="Arial"/>
        </w:rPr>
        <w:t>Grant</w:t>
      </w:r>
      <w:r>
        <w:rPr>
          <w:rFonts w:ascii="Arial" w:hAnsi="Arial" w:cs="Arial"/>
        </w:rPr>
        <w:t xml:space="preserve"> </w:t>
      </w:r>
      <w:r w:rsidRPr="001058B5">
        <w:rPr>
          <w:rFonts w:ascii="Arial" w:hAnsi="Arial" w:cs="Arial"/>
          <w:spacing w:val="-33"/>
        </w:rPr>
        <w:t xml:space="preserve"> </w:t>
      </w:r>
      <w:r w:rsidRPr="001058B5">
        <w:rPr>
          <w:rFonts w:ascii="Arial" w:hAnsi="Arial" w:cs="Arial"/>
        </w:rPr>
        <w:t>EXECUTE</w:t>
      </w:r>
      <w:r>
        <w:rPr>
          <w:rFonts w:ascii="Arial" w:hAnsi="Arial" w:cs="Arial"/>
        </w:rPr>
        <w:t xml:space="preserve">  </w:t>
      </w:r>
      <w:r w:rsidRPr="001058B5">
        <w:rPr>
          <w:rFonts w:ascii="Arial" w:hAnsi="Arial" w:cs="Arial"/>
          <w:spacing w:val="-106"/>
        </w:rPr>
        <w:t xml:space="preserve"> </w:t>
      </w:r>
      <w:r w:rsidRPr="000A1AF2">
        <w:rPr>
          <w:rFonts w:ascii="Arial" w:hAnsi="Arial" w:cs="Arial"/>
        </w:rPr>
        <w:t>trên gói cust_ctx_pkg cho chủ sở hữu pool kết nối, apps_user</w:t>
      </w:r>
    </w:p>
    <w:p w14:paraId="4F2475B5"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GRANT EXECUTE ON cust_ctx_pkg TO apps_user;</w:t>
      </w:r>
    </w:p>
    <w:p w14:paraId="44C487EE" w14:textId="77777777" w:rsidR="00257CFD" w:rsidRPr="001058B5" w:rsidRDefault="00257CFD" w:rsidP="00257CFD">
      <w:pPr>
        <w:pStyle w:val="BodyText"/>
        <w:rPr>
          <w:rFonts w:ascii="Arial" w:hAnsi="Arial" w:cs="Arial"/>
          <w:sz w:val="25"/>
        </w:rPr>
      </w:pPr>
    </w:p>
    <w:p w14:paraId="429F93DF" w14:textId="77777777" w:rsidR="00257CFD" w:rsidRPr="001058B5" w:rsidRDefault="00257CFD" w:rsidP="00257CFD">
      <w:pPr>
        <w:pStyle w:val="Heading6"/>
      </w:pPr>
      <w:bookmarkStart w:id="1033" w:name="Step_4:_Test_the_Global_Application_Cont"/>
      <w:bookmarkStart w:id="1034" w:name="_bookmark1309"/>
      <w:bookmarkEnd w:id="1033"/>
      <w:bookmarkEnd w:id="1034"/>
      <w:r w:rsidRPr="001058B5">
        <w:t xml:space="preserve">Step 4: </w:t>
      </w:r>
      <w:r>
        <w:t xml:space="preserve">Kiểm tra </w:t>
      </w:r>
      <w:r w:rsidRPr="001058B5">
        <w:t xml:space="preserve"> Global Application Context</w:t>
      </w:r>
    </w:p>
    <w:p w14:paraId="7EF8A6C1" w14:textId="77777777" w:rsidR="00257CFD" w:rsidRDefault="00257CFD" w:rsidP="00257CFD">
      <w:pPr>
        <w:pStyle w:val="BodyText"/>
        <w:spacing w:before="55" w:line="232" w:lineRule="auto"/>
        <w:ind w:left="2260" w:right="102"/>
        <w:rPr>
          <w:rFonts w:ascii="Arial" w:hAnsi="Arial" w:cs="Arial"/>
        </w:rPr>
      </w:pPr>
      <w:r w:rsidRPr="000A1AF2">
        <w:rPr>
          <w:rFonts w:ascii="Arial" w:hAnsi="Arial" w:cs="Arial"/>
        </w:rPr>
        <w:t xml:space="preserve">Ở giai đoạn này, bạn đã sẵn sàng khám phá cách cài đặt </w:t>
      </w:r>
      <w:r w:rsidRPr="001058B5">
        <w:rPr>
          <w:rFonts w:ascii="Arial" w:hAnsi="Arial" w:cs="Arial"/>
        </w:rPr>
        <w:t xml:space="preserve">this global application </w:t>
      </w:r>
      <w:r w:rsidRPr="000A1AF2">
        <w:rPr>
          <w:rFonts w:ascii="Arial" w:hAnsi="Arial" w:cs="Arial"/>
        </w:rPr>
        <w:t xml:space="preserve">và cài đặt </w:t>
      </w:r>
      <w:r w:rsidRPr="001058B5">
        <w:rPr>
          <w:rFonts w:ascii="Arial" w:hAnsi="Arial" w:cs="Arial"/>
        </w:rPr>
        <w:t>session ID</w:t>
      </w:r>
      <w:r w:rsidRPr="000A1AF2">
        <w:rPr>
          <w:rFonts w:ascii="Arial" w:hAnsi="Arial" w:cs="Arial"/>
        </w:rPr>
        <w:t xml:space="preserve"> làm việc.</w:t>
      </w:r>
    </w:p>
    <w:p w14:paraId="242224AA" w14:textId="77777777" w:rsidR="00257CFD" w:rsidRPr="001058B5" w:rsidRDefault="00257CFD" w:rsidP="00257CFD">
      <w:pPr>
        <w:pStyle w:val="ListParagraph"/>
        <w:numPr>
          <w:ilvl w:val="0"/>
          <w:numId w:val="85"/>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Pr>
          <w:rFonts w:ascii="Arial" w:hAnsi="Arial" w:cs="Arial"/>
          <w:sz w:val="20"/>
        </w:rPr>
        <w:t xml:space="preserve">với tư cách chủ sở hữu pool kết nối </w:t>
      </w:r>
      <w:r w:rsidRPr="001058B5">
        <w:rPr>
          <w:rFonts w:ascii="Arial" w:hAnsi="Arial" w:cs="Arial"/>
          <w:spacing w:val="-5"/>
          <w:sz w:val="20"/>
        </w:rPr>
        <w:t xml:space="preserve"> </w:t>
      </w:r>
      <w:r w:rsidRPr="001058B5">
        <w:rPr>
          <w:rFonts w:ascii="Arial" w:hAnsi="Arial" w:cs="Arial"/>
          <w:spacing w:val="-3"/>
          <w:sz w:val="20"/>
        </w:rPr>
        <w:t>,</w:t>
      </w:r>
      <w:r w:rsidRPr="001058B5">
        <w:rPr>
          <w:rFonts w:ascii="Arial" w:hAnsi="Arial" w:cs="Arial"/>
          <w:spacing w:val="-5"/>
          <w:sz w:val="20"/>
        </w:rPr>
        <w:t xml:space="preserve"> </w:t>
      </w:r>
      <w:r>
        <w:rPr>
          <w:rFonts w:ascii="Arial" w:hAnsi="Arial" w:cs="Arial"/>
          <w:sz w:val="20"/>
        </w:rPr>
        <w:t xml:space="preserve">người dùng </w:t>
      </w:r>
      <w:r w:rsidRPr="001058B5">
        <w:rPr>
          <w:rFonts w:ascii="Arial" w:hAnsi="Arial" w:cs="Arial"/>
          <w:sz w:val="20"/>
        </w:rPr>
        <w:t>apps_user.</w:t>
      </w:r>
    </w:p>
    <w:p w14:paraId="4CE54C9F"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CONNECT apps_user</w:t>
      </w:r>
    </w:p>
    <w:p w14:paraId="13B958D0" w14:textId="77777777" w:rsidR="00257CFD" w:rsidRPr="001058B5" w:rsidRDefault="00257CFD" w:rsidP="00257CFD">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890F05D" w14:textId="77777777" w:rsidR="00257CFD" w:rsidRPr="001058B5" w:rsidRDefault="00257CFD" w:rsidP="00257CFD">
      <w:pPr>
        <w:pStyle w:val="BodyText"/>
        <w:spacing w:before="9"/>
        <w:rPr>
          <w:rFonts w:ascii="Arial" w:hAnsi="Arial" w:cs="Arial"/>
          <w:i/>
          <w:sz w:val="18"/>
        </w:rPr>
      </w:pPr>
    </w:p>
    <w:p w14:paraId="7B620097" w14:textId="77777777" w:rsidR="00257CFD" w:rsidRPr="001058B5" w:rsidRDefault="00257CFD" w:rsidP="00257CFD">
      <w:pPr>
        <w:pStyle w:val="ListParagraph"/>
        <w:numPr>
          <w:ilvl w:val="0"/>
          <w:numId w:val="85"/>
        </w:numPr>
        <w:tabs>
          <w:tab w:val="left" w:pos="2620"/>
        </w:tabs>
        <w:spacing w:before="0" w:line="232" w:lineRule="auto"/>
        <w:ind w:right="676"/>
        <w:rPr>
          <w:rFonts w:ascii="Arial" w:hAnsi="Arial" w:cs="Arial"/>
          <w:sz w:val="20"/>
        </w:rPr>
      </w:pPr>
      <w:bookmarkStart w:id="1035" w:name="_bookmark1310"/>
      <w:bookmarkEnd w:id="1035"/>
      <w:r>
        <w:rPr>
          <w:rFonts w:ascii="Arial" w:hAnsi="Arial" w:cs="Arial"/>
          <w:sz w:val="20"/>
        </w:rPr>
        <w:t xml:space="preserve">Khi người dùng sử dụng pool kết nối  để đăng  nhập </w:t>
      </w:r>
      <w:r w:rsidRPr="001058B5">
        <w:rPr>
          <w:rFonts w:ascii="Arial" w:hAnsi="Arial" w:cs="Arial"/>
          <w:sz w:val="20"/>
        </w:rPr>
        <w:t>,</w:t>
      </w:r>
      <w:r w:rsidRPr="001058B5">
        <w:rPr>
          <w:rFonts w:ascii="Arial" w:hAnsi="Arial" w:cs="Arial"/>
          <w:spacing w:val="-4"/>
          <w:sz w:val="20"/>
        </w:rPr>
        <w:t xml:space="preserve"> </w:t>
      </w:r>
      <w:r>
        <w:rPr>
          <w:rFonts w:ascii="Arial" w:hAnsi="Arial" w:cs="Arial"/>
          <w:sz w:val="20"/>
        </w:rPr>
        <w:t xml:space="preserve">ứng dụng sẽ  thiết lập định danh </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 xml:space="preserve">session </w:t>
      </w:r>
      <w:r>
        <w:rPr>
          <w:rFonts w:ascii="Arial" w:hAnsi="Arial" w:cs="Arial"/>
          <w:sz w:val="20"/>
        </w:rPr>
        <w:t xml:space="preserve">như sau </w:t>
      </w:r>
      <w:r w:rsidRPr="001058B5">
        <w:rPr>
          <w:rFonts w:ascii="Arial" w:hAnsi="Arial" w:cs="Arial"/>
          <w:sz w:val="20"/>
        </w:rPr>
        <w:t>:</w:t>
      </w:r>
    </w:p>
    <w:p w14:paraId="79BD94C4"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BEGIN</w:t>
      </w:r>
    </w:p>
    <w:p w14:paraId="79012367" w14:textId="77777777" w:rsidR="00257CFD" w:rsidRPr="001058B5" w:rsidRDefault="00257CFD" w:rsidP="00257CFD">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3BB81E87" w14:textId="77777777" w:rsidR="00257CFD" w:rsidRPr="001058B5" w:rsidRDefault="00257CFD" w:rsidP="00257CFD">
      <w:pPr>
        <w:ind w:left="2620"/>
        <w:rPr>
          <w:rFonts w:ascii="Arial" w:hAnsi="Arial" w:cs="Arial"/>
          <w:sz w:val="18"/>
        </w:rPr>
      </w:pPr>
      <w:r w:rsidRPr="001058B5">
        <w:rPr>
          <w:rFonts w:ascii="Arial" w:hAnsi="Arial" w:cs="Arial"/>
          <w:w w:val="86"/>
          <w:sz w:val="18"/>
        </w:rPr>
        <w:t>/</w:t>
      </w:r>
    </w:p>
    <w:p w14:paraId="2178017A" w14:textId="77777777" w:rsidR="00257CFD" w:rsidRPr="001058B5" w:rsidRDefault="00257CFD" w:rsidP="00257CFD">
      <w:pPr>
        <w:pStyle w:val="BodyText"/>
        <w:spacing w:before="1"/>
        <w:ind w:left="2620"/>
        <w:rPr>
          <w:rFonts w:ascii="Arial" w:hAnsi="Arial" w:cs="Arial"/>
        </w:rPr>
      </w:pPr>
      <w:r>
        <w:rPr>
          <w:rFonts w:ascii="Arial" w:hAnsi="Arial" w:cs="Arial"/>
          <w:sz w:val="18"/>
        </w:rPr>
        <w:t xml:space="preserve">Bạn có thể </w:t>
      </w:r>
      <w:r w:rsidRPr="001058B5">
        <w:rPr>
          <w:rFonts w:ascii="Arial" w:hAnsi="Arial" w:cs="Arial"/>
        </w:rPr>
        <w:t xml:space="preserve"> test and check </w:t>
      </w:r>
      <w:r>
        <w:rPr>
          <w:rFonts w:ascii="Arial" w:hAnsi="Arial" w:cs="Arial"/>
        </w:rPr>
        <w:t xml:space="preserve">giá trị định danh </w:t>
      </w:r>
      <w:r w:rsidRPr="001058B5">
        <w:rPr>
          <w:rFonts w:ascii="Arial" w:hAnsi="Arial" w:cs="Arial"/>
        </w:rPr>
        <w:t xml:space="preserve"> client session </w:t>
      </w:r>
      <w:r>
        <w:rPr>
          <w:rFonts w:ascii="Arial" w:hAnsi="Arial" w:cs="Arial"/>
        </w:rPr>
        <w:t xml:space="preserve">như sau </w:t>
      </w:r>
      <w:r w:rsidRPr="001058B5">
        <w:rPr>
          <w:rFonts w:ascii="Arial" w:hAnsi="Arial" w:cs="Arial"/>
        </w:rPr>
        <w:t>:</w:t>
      </w:r>
    </w:p>
    <w:p w14:paraId="13DD7665" w14:textId="77777777" w:rsidR="00257CFD" w:rsidRPr="001058B5" w:rsidRDefault="00257CFD" w:rsidP="00257CFD">
      <w:pPr>
        <w:pStyle w:val="ListParagraph"/>
        <w:numPr>
          <w:ilvl w:val="1"/>
          <w:numId w:val="85"/>
        </w:numPr>
        <w:tabs>
          <w:tab w:val="left" w:pos="2980"/>
        </w:tabs>
        <w:rPr>
          <w:rFonts w:ascii="Arial" w:hAnsi="Arial" w:cs="Arial"/>
          <w:sz w:val="20"/>
        </w:rPr>
      </w:pPr>
      <w:r>
        <w:rPr>
          <w:rFonts w:ascii="Arial" w:hAnsi="Arial" w:cs="Arial"/>
          <w:sz w:val="20"/>
        </w:rPr>
        <w:t xml:space="preserve">Kết nối tới </w:t>
      </w:r>
      <w:r w:rsidRPr="001058B5">
        <w:rPr>
          <w:rFonts w:ascii="Arial" w:hAnsi="Arial" w:cs="Arial"/>
          <w:sz w:val="20"/>
        </w:rPr>
        <w:t xml:space="preserve"> SQL*Plus </w:t>
      </w:r>
      <w:r>
        <w:rPr>
          <w:rFonts w:ascii="Arial" w:hAnsi="Arial" w:cs="Arial"/>
          <w:sz w:val="20"/>
        </w:rPr>
        <w:t xml:space="preserve">với tư cách là người dùng pool  </w:t>
      </w:r>
      <w:r w:rsidRPr="001058B5">
        <w:rPr>
          <w:rFonts w:ascii="Arial" w:hAnsi="Arial" w:cs="Arial"/>
          <w:sz w:val="20"/>
        </w:rPr>
        <w:t>apps_user</w:t>
      </w:r>
      <w:r>
        <w:rPr>
          <w:rFonts w:ascii="Arial" w:hAnsi="Arial" w:cs="Arial"/>
          <w:sz w:val="20"/>
        </w:rPr>
        <w:t xml:space="preserve"> kết nối </w:t>
      </w:r>
      <w:r w:rsidRPr="001058B5">
        <w:rPr>
          <w:rFonts w:ascii="Arial" w:hAnsi="Arial" w:cs="Arial"/>
          <w:spacing w:val="-35"/>
          <w:sz w:val="20"/>
        </w:rPr>
        <w:t xml:space="preserve"> </w:t>
      </w:r>
      <w:r w:rsidRPr="001058B5">
        <w:rPr>
          <w:rFonts w:ascii="Arial" w:hAnsi="Arial" w:cs="Arial"/>
          <w:sz w:val="20"/>
        </w:rPr>
        <w:t>apps_user.</w:t>
      </w:r>
    </w:p>
    <w:p w14:paraId="3213C8B3" w14:textId="77777777" w:rsidR="00257CFD" w:rsidRPr="001058B5" w:rsidRDefault="00257CFD" w:rsidP="00257CFD">
      <w:pPr>
        <w:pStyle w:val="ListParagraph"/>
        <w:numPr>
          <w:ilvl w:val="1"/>
          <w:numId w:val="85"/>
        </w:numPr>
        <w:tabs>
          <w:tab w:val="left" w:pos="2980"/>
        </w:tabs>
        <w:spacing w:before="108"/>
        <w:rPr>
          <w:rFonts w:ascii="Arial" w:hAnsi="Arial" w:cs="Arial"/>
          <w:sz w:val="20"/>
        </w:rPr>
      </w:pPr>
      <w:r>
        <w:rPr>
          <w:rFonts w:ascii="Arial" w:hAnsi="Arial" w:cs="Arial"/>
          <w:sz w:val="20"/>
        </w:rPr>
        <w:t xml:space="preserve">Thiết lập </w:t>
      </w:r>
      <w:r w:rsidRPr="001058B5">
        <w:rPr>
          <w:rFonts w:ascii="Arial" w:hAnsi="Arial" w:cs="Arial"/>
          <w:sz w:val="20"/>
        </w:rPr>
        <w:t xml:space="preserve"> session</w:t>
      </w:r>
      <w:r w:rsidRPr="001058B5">
        <w:rPr>
          <w:rFonts w:ascii="Arial" w:hAnsi="Arial" w:cs="Arial"/>
          <w:spacing w:val="-2"/>
          <w:sz w:val="20"/>
        </w:rPr>
        <w:t xml:space="preserve"> </w:t>
      </w:r>
      <w:r w:rsidRPr="001058B5">
        <w:rPr>
          <w:rFonts w:ascii="Arial" w:hAnsi="Arial" w:cs="Arial"/>
          <w:sz w:val="20"/>
        </w:rPr>
        <w:t>ID:</w:t>
      </w:r>
    </w:p>
    <w:p w14:paraId="3C0743DC" w14:textId="77777777" w:rsidR="00257CFD" w:rsidRPr="001058B5" w:rsidRDefault="00257CFD" w:rsidP="00257CFD">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7DC317AC" w14:textId="77777777" w:rsidR="00257CFD" w:rsidRPr="001058B5" w:rsidRDefault="00257CFD" w:rsidP="00257CFD">
      <w:pPr>
        <w:pStyle w:val="BodyText"/>
        <w:spacing w:before="4"/>
        <w:rPr>
          <w:rFonts w:ascii="Arial" w:hAnsi="Arial" w:cs="Arial"/>
          <w:sz w:val="18"/>
        </w:rPr>
      </w:pPr>
    </w:p>
    <w:p w14:paraId="40703000" w14:textId="77777777" w:rsidR="00257CFD" w:rsidRPr="001058B5" w:rsidRDefault="00257CFD" w:rsidP="00257CFD">
      <w:pPr>
        <w:pStyle w:val="ListParagraph"/>
        <w:numPr>
          <w:ilvl w:val="1"/>
          <w:numId w:val="85"/>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2AEE360F" w14:textId="77777777" w:rsidR="00257CFD" w:rsidRPr="001058B5" w:rsidRDefault="00257CFD" w:rsidP="00257CFD">
      <w:pPr>
        <w:spacing w:before="139"/>
        <w:ind w:left="2980"/>
        <w:rPr>
          <w:rFonts w:ascii="Arial" w:hAnsi="Arial" w:cs="Arial"/>
          <w:sz w:val="18"/>
        </w:rPr>
      </w:pPr>
      <w:r w:rsidRPr="001058B5">
        <w:rPr>
          <w:rFonts w:ascii="Arial" w:hAnsi="Arial" w:cs="Arial"/>
          <w:w w:val="95"/>
          <w:sz w:val="18"/>
        </w:rPr>
        <w:t>SELECT SYS_CONTEXT('userenv', 'client_identifier') FROM dual;</w:t>
      </w:r>
    </w:p>
    <w:p w14:paraId="0F9CB0EC" w14:textId="77777777" w:rsidR="00257CFD" w:rsidRPr="001058B5" w:rsidRDefault="00257CFD" w:rsidP="00257CFD">
      <w:pPr>
        <w:pStyle w:val="BodyText"/>
        <w:spacing w:before="4"/>
        <w:rPr>
          <w:rFonts w:ascii="Arial" w:hAnsi="Arial" w:cs="Arial"/>
          <w:sz w:val="18"/>
        </w:rPr>
      </w:pPr>
    </w:p>
    <w:p w14:paraId="093C0E8D" w14:textId="77777777" w:rsidR="00257CFD" w:rsidRPr="001058B5" w:rsidRDefault="00257CFD" w:rsidP="00257CFD">
      <w:pPr>
        <w:pStyle w:val="BodyText"/>
        <w:ind w:left="2980"/>
        <w:rPr>
          <w:rFonts w:ascii="Arial" w:hAnsi="Arial" w:cs="Arial"/>
        </w:rPr>
      </w:pPr>
      <w:r w:rsidRPr="001058B5">
        <w:rPr>
          <w:rFonts w:ascii="Arial" w:hAnsi="Arial" w:cs="Arial"/>
        </w:rPr>
        <w:t>The following output should appear:</w:t>
      </w:r>
    </w:p>
    <w:p w14:paraId="6006EF44" w14:textId="77777777" w:rsidR="00257CFD" w:rsidRPr="001058B5" w:rsidRDefault="00257CFD" w:rsidP="00257CFD">
      <w:pPr>
        <w:spacing w:before="140"/>
        <w:ind w:left="2980"/>
        <w:rPr>
          <w:rFonts w:ascii="Arial" w:hAnsi="Arial" w:cs="Arial"/>
          <w:sz w:val="18"/>
        </w:rPr>
      </w:pPr>
      <w:r w:rsidRPr="001058B5">
        <w:rPr>
          <w:rFonts w:ascii="Arial" w:hAnsi="Arial" w:cs="Arial"/>
          <w:w w:val="95"/>
          <w:sz w:val="18"/>
        </w:rPr>
        <w:t>SYS_CONTEXT('USERENV','CLIENT_IDENTIFIER')</w:t>
      </w:r>
    </w:p>
    <w:p w14:paraId="0515FED0" w14:textId="77777777" w:rsidR="00257CFD" w:rsidRPr="001058B5" w:rsidRDefault="00257CFD" w:rsidP="00257CFD">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37DD35C0" w14:textId="77777777" w:rsidR="00257CFD" w:rsidRPr="001058B5" w:rsidRDefault="00257CFD" w:rsidP="00257CFD">
      <w:pPr>
        <w:pStyle w:val="BodyText"/>
        <w:spacing w:before="10"/>
        <w:rPr>
          <w:rFonts w:ascii="Arial" w:hAnsi="Arial" w:cs="Arial"/>
          <w:sz w:val="16"/>
        </w:rPr>
      </w:pPr>
    </w:p>
    <w:p w14:paraId="3C63C577" w14:textId="77777777" w:rsidR="00257CFD" w:rsidRPr="001058B5" w:rsidRDefault="00257CFD" w:rsidP="00257CFD">
      <w:pPr>
        <w:pStyle w:val="ListParagraph"/>
        <w:numPr>
          <w:ilvl w:val="0"/>
          <w:numId w:val="85"/>
        </w:numPr>
        <w:tabs>
          <w:tab w:val="left" w:pos="2620"/>
        </w:tabs>
        <w:spacing w:before="1"/>
        <w:rPr>
          <w:rFonts w:ascii="Arial" w:hAnsi="Arial" w:cs="Arial"/>
          <w:sz w:val="20"/>
        </w:rPr>
      </w:pPr>
      <w:r>
        <w:rPr>
          <w:rFonts w:ascii="Arial" w:hAnsi="Arial" w:cs="Arial"/>
          <w:sz w:val="20"/>
        </w:rPr>
        <w:t xml:space="preserve">Khi người dùng </w:t>
      </w:r>
      <w:r w:rsidRPr="001058B5">
        <w:rPr>
          <w:rFonts w:ascii="Arial" w:hAnsi="Arial" w:cs="Arial"/>
          <w:sz w:val="20"/>
        </w:rPr>
        <w:t xml:space="preserve"> apps_user, </w:t>
      </w:r>
      <w:r>
        <w:rPr>
          <w:rFonts w:ascii="Arial" w:hAnsi="Arial" w:cs="Arial"/>
          <w:sz w:val="20"/>
        </w:rPr>
        <w:t xml:space="preserve">hãy thiết lập </w:t>
      </w:r>
      <w:r w:rsidRPr="001058B5">
        <w:rPr>
          <w:rFonts w:ascii="Arial" w:hAnsi="Arial" w:cs="Arial"/>
          <w:sz w:val="20"/>
        </w:rPr>
        <w:t xml:space="preserve"> global application context </w:t>
      </w:r>
      <w:r>
        <w:rPr>
          <w:rFonts w:ascii="Arial" w:hAnsi="Arial" w:cs="Arial"/>
          <w:sz w:val="20"/>
        </w:rPr>
        <w:t xml:space="preserve">như sau </w:t>
      </w:r>
      <w:r w:rsidRPr="001058B5">
        <w:rPr>
          <w:rFonts w:ascii="Arial" w:hAnsi="Arial" w:cs="Arial"/>
          <w:sz w:val="20"/>
        </w:rPr>
        <w:t>:</w:t>
      </w:r>
    </w:p>
    <w:p w14:paraId="5A9B4158" w14:textId="77777777" w:rsidR="00257CFD" w:rsidRPr="001058B5" w:rsidRDefault="00257CFD" w:rsidP="00257CFD">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126A204" w14:textId="77777777" w:rsidR="00257CFD" w:rsidRPr="001058B5" w:rsidRDefault="00257CFD" w:rsidP="00257CFD">
      <w:pPr>
        <w:pStyle w:val="BodyText"/>
        <w:spacing w:before="5"/>
        <w:rPr>
          <w:rFonts w:ascii="Arial" w:hAnsi="Arial" w:cs="Arial"/>
          <w:sz w:val="17"/>
        </w:rPr>
      </w:pPr>
    </w:p>
    <w:p w14:paraId="12222D27" w14:textId="77777777" w:rsidR="00257CFD" w:rsidRDefault="00257CFD" w:rsidP="00257CFD">
      <w:pPr>
        <w:pStyle w:val="BodyText"/>
        <w:spacing w:line="232" w:lineRule="auto"/>
        <w:ind w:left="2620" w:right="102"/>
        <w:rPr>
          <w:rFonts w:ascii="Arial" w:hAnsi="Arial" w:cs="Arial"/>
        </w:rPr>
      </w:pPr>
      <w:r w:rsidRPr="00F82A28">
        <w:rPr>
          <w:rFonts w:ascii="Arial" w:hAnsi="Arial" w:cs="Arial"/>
        </w:rPr>
        <w:t xml:space="preserve">(Trong một kịch bản </w:t>
      </w:r>
      <w:r w:rsidRPr="001058B5">
        <w:rPr>
          <w:rFonts w:ascii="Arial" w:hAnsi="Arial" w:cs="Arial"/>
        </w:rPr>
        <w:t>real-world</w:t>
      </w:r>
      <w:r w:rsidRPr="00F82A28">
        <w:rPr>
          <w:rFonts w:ascii="Arial" w:hAnsi="Arial" w:cs="Arial"/>
        </w:rPr>
        <w:t xml:space="preserve">, ứng dụng </w:t>
      </w:r>
      <w:r w:rsidRPr="001058B5">
        <w:rPr>
          <w:rFonts w:ascii="Arial" w:hAnsi="Arial" w:cs="Arial"/>
        </w:rPr>
        <w:t xml:space="preserve">middle-tier </w:t>
      </w:r>
      <w:r>
        <w:rPr>
          <w:rFonts w:ascii="Arial" w:hAnsi="Arial" w:cs="Arial"/>
        </w:rPr>
        <w:t xml:space="preserve"> sẽ thiết lập các giá trị </w:t>
      </w:r>
      <w:r w:rsidRPr="001058B5">
        <w:rPr>
          <w:rFonts w:ascii="Arial" w:hAnsi="Arial" w:cs="Arial"/>
        </w:rPr>
        <w:t>global application context</w:t>
      </w:r>
      <w:r w:rsidRPr="00F82A28">
        <w:rPr>
          <w:rFonts w:ascii="Arial" w:hAnsi="Arial" w:cs="Arial"/>
        </w:rPr>
        <w:t xml:space="preserve">, tương tự như cách </w:t>
      </w:r>
      <w:r>
        <w:rPr>
          <w:rFonts w:ascii="Arial" w:hAnsi="Arial" w:cs="Arial"/>
        </w:rPr>
        <w:t>định danh</w:t>
      </w:r>
      <w:r w:rsidRPr="00F82A28">
        <w:rPr>
          <w:rFonts w:ascii="Arial" w:hAnsi="Arial" w:cs="Arial"/>
        </w:rPr>
        <w:t xml:space="preserve"> </w:t>
      </w:r>
      <w:r w:rsidRPr="001058B5">
        <w:rPr>
          <w:rFonts w:ascii="Arial" w:hAnsi="Arial" w:cs="Arial"/>
        </w:rPr>
        <w:t xml:space="preserve">client session </w:t>
      </w:r>
      <w:r w:rsidRPr="00F82A28">
        <w:rPr>
          <w:rFonts w:ascii="Arial" w:hAnsi="Arial" w:cs="Arial"/>
        </w:rPr>
        <w:t>đã được thiết lập trong Bước 2.)</w:t>
      </w:r>
    </w:p>
    <w:p w14:paraId="442ADF66" w14:textId="77777777" w:rsidR="00257CFD" w:rsidRPr="001058B5" w:rsidRDefault="00257CFD" w:rsidP="00257CFD">
      <w:pPr>
        <w:pStyle w:val="ListParagraph"/>
        <w:numPr>
          <w:ilvl w:val="0"/>
          <w:numId w:val="85"/>
        </w:numPr>
        <w:tabs>
          <w:tab w:val="left" w:pos="2620"/>
        </w:tabs>
        <w:spacing w:before="121" w:line="228" w:lineRule="auto"/>
        <w:ind w:right="216"/>
        <w:rPr>
          <w:rFonts w:ascii="Arial" w:hAnsi="Arial" w:cs="Arial"/>
          <w:sz w:val="20"/>
        </w:rPr>
      </w:pPr>
      <w:r>
        <w:rPr>
          <w:rFonts w:ascii="Arial" w:hAnsi="Arial" w:cs="Arial"/>
          <w:sz w:val="20"/>
        </w:rPr>
        <w:t xml:space="preserve">Nhập câu lệnh sau đây </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Pr>
          <w:rFonts w:ascii="Arial" w:hAnsi="Arial" w:cs="Arial"/>
          <w:sz w:val="20"/>
        </w:rPr>
        <w:t xml:space="preserve">để kiểm tra các thiết lập đã thành công chưa </w:t>
      </w:r>
      <w:r w:rsidRPr="001058B5">
        <w:rPr>
          <w:rFonts w:ascii="Arial" w:hAnsi="Arial" w:cs="Arial"/>
          <w:sz w:val="20"/>
        </w:rPr>
        <w:t>:</w:t>
      </w:r>
    </w:p>
    <w:p w14:paraId="3BC928AB"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col category format a13</w:t>
      </w:r>
    </w:p>
    <w:p w14:paraId="2F29EF14"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col benefit_level format a14</w:t>
      </w:r>
    </w:p>
    <w:p w14:paraId="76C5ACA0"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87C7894" w14:textId="77777777" w:rsidR="00257CFD" w:rsidRPr="001058B5" w:rsidRDefault="00257CFD" w:rsidP="00257CFD">
      <w:pPr>
        <w:pStyle w:val="BodyText"/>
        <w:rPr>
          <w:rFonts w:ascii="Arial" w:hAnsi="Arial" w:cs="Arial"/>
        </w:rPr>
      </w:pPr>
    </w:p>
    <w:p w14:paraId="7A2A8261" w14:textId="77777777" w:rsidR="00257CFD" w:rsidRPr="001058B5" w:rsidRDefault="00257CFD" w:rsidP="00257CFD">
      <w:pPr>
        <w:pStyle w:val="BodyText"/>
        <w:spacing w:before="7"/>
        <w:rPr>
          <w:rFonts w:ascii="Arial" w:hAnsi="Arial" w:cs="Arial"/>
          <w:sz w:val="29"/>
        </w:rPr>
      </w:pPr>
    </w:p>
    <w:p w14:paraId="4BD8C16B" w14:textId="77777777" w:rsidR="00257CFD" w:rsidRPr="001058B5" w:rsidRDefault="00257CFD" w:rsidP="00257CFD">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5580FB37" w14:textId="77777777" w:rsidR="00257CFD" w:rsidRPr="001058B5" w:rsidRDefault="00257CFD" w:rsidP="00257CFD">
      <w:pPr>
        <w:pStyle w:val="BodyText"/>
        <w:spacing w:before="9"/>
        <w:rPr>
          <w:rFonts w:ascii="Arial" w:hAnsi="Arial" w:cs="Arial"/>
          <w:sz w:val="16"/>
        </w:rPr>
      </w:pPr>
    </w:p>
    <w:p w14:paraId="5032428C" w14:textId="77777777" w:rsidR="00257CFD" w:rsidRPr="001058B5" w:rsidRDefault="00257CFD" w:rsidP="00257CFD">
      <w:pPr>
        <w:pStyle w:val="BodyText"/>
        <w:spacing w:before="1"/>
        <w:ind w:left="2020"/>
        <w:rPr>
          <w:rFonts w:ascii="Arial" w:hAnsi="Arial" w:cs="Arial"/>
        </w:rPr>
      </w:pPr>
      <w:r w:rsidRPr="001058B5">
        <w:rPr>
          <w:rFonts w:ascii="Arial" w:hAnsi="Arial" w:cs="Arial"/>
        </w:rPr>
        <w:t>The following output should appear:</w:t>
      </w:r>
    </w:p>
    <w:p w14:paraId="332FDF55"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E979DFD" w14:textId="77777777" w:rsidR="00257CFD" w:rsidRPr="001058B5" w:rsidRDefault="00257CFD" w:rsidP="00257CFD">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994D225" w14:textId="77777777" w:rsidR="00257CFD" w:rsidRPr="001058B5" w:rsidRDefault="00257CFD" w:rsidP="00257CFD">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D4EAA1C" w14:textId="77777777" w:rsidR="00257CFD" w:rsidRPr="001058B5" w:rsidRDefault="00257CFD" w:rsidP="00257CFD">
      <w:pPr>
        <w:pStyle w:val="BodyText"/>
        <w:spacing w:before="1"/>
        <w:rPr>
          <w:rFonts w:ascii="Arial" w:hAnsi="Arial" w:cs="Arial"/>
          <w:sz w:val="19"/>
        </w:rPr>
      </w:pPr>
    </w:p>
    <w:p w14:paraId="5DE0D7C0" w14:textId="77777777" w:rsidR="00257CFD" w:rsidRPr="00D803CE" w:rsidRDefault="00257CFD" w:rsidP="00257CFD">
      <w:pPr>
        <w:pStyle w:val="BodyText"/>
        <w:spacing w:line="228" w:lineRule="auto"/>
        <w:ind w:left="1659" w:right="739"/>
        <w:rPr>
          <w:rFonts w:ascii="Arial" w:hAnsi="Arial" w:cs="Arial"/>
        </w:rPr>
      </w:pPr>
      <w:r w:rsidRPr="00D803CE">
        <w:rPr>
          <w:rFonts w:ascii="Arial" w:hAnsi="Arial" w:cs="Arial"/>
        </w:rPr>
        <w:t xml:space="preserve">Những gì apps_user đã làm ở đây, trong </w:t>
      </w:r>
      <w:r w:rsidRPr="001058B5">
        <w:rPr>
          <w:rFonts w:ascii="Arial" w:hAnsi="Arial" w:cs="Arial"/>
        </w:rPr>
        <w:t xml:space="preserve">client session </w:t>
      </w:r>
      <w:r w:rsidRPr="00D803CE">
        <w:rPr>
          <w:rFonts w:ascii="Arial" w:hAnsi="Arial" w:cs="Arial"/>
        </w:rPr>
        <w:t xml:space="preserve">34256, </w:t>
      </w:r>
      <w:r>
        <w:rPr>
          <w:rFonts w:ascii="Arial" w:hAnsi="Arial" w:cs="Arial"/>
        </w:rPr>
        <w:t>sẽ</w:t>
      </w:r>
      <w:r w:rsidRPr="00D803CE">
        <w:rPr>
          <w:rFonts w:ascii="Arial" w:hAnsi="Arial" w:cs="Arial"/>
        </w:rPr>
        <w:t xml:space="preserve"> thiết lập </w:t>
      </w:r>
      <w:r w:rsidRPr="001058B5">
        <w:rPr>
          <w:rFonts w:ascii="Arial" w:hAnsi="Arial" w:cs="Arial"/>
        </w:rPr>
        <w:t>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D803CE">
        <w:rPr>
          <w:rFonts w:ascii="Arial" w:hAnsi="Arial" w:cs="Arial"/>
        </w:rPr>
        <w:t xml:space="preserve"> thay mặt cho một người dùng </w:t>
      </w:r>
      <w:r w:rsidRPr="001058B5">
        <w:rPr>
          <w:rFonts w:ascii="Arial" w:hAnsi="Arial" w:cs="Arial"/>
        </w:rPr>
        <w:t>nondatabase</w:t>
      </w:r>
      <w:r w:rsidRPr="00D803CE">
        <w:rPr>
          <w:rFonts w:ascii="Arial" w:hAnsi="Arial" w:cs="Arial"/>
        </w:rPr>
        <w:t xml:space="preserve">. Ngữ cảnh này đặt các thuộc tính DBMS_SESSION.SET_CONTEXT của </w:t>
      </w:r>
      <w:r w:rsidRPr="001058B5">
        <w:rPr>
          <w:rFonts w:ascii="Arial" w:hAnsi="Arial" w:cs="Arial"/>
        </w:rPr>
        <w:t>Category</w:t>
      </w:r>
      <w:r>
        <w:rPr>
          <w:rFonts w:ascii="Arial" w:hAnsi="Arial" w:cs="Arial"/>
        </w:rPr>
        <w:t xml:space="preserve"> </w:t>
      </w:r>
      <w:r w:rsidRPr="001058B5">
        <w:rPr>
          <w:rFonts w:ascii="Arial" w:hAnsi="Arial" w:cs="Arial"/>
          <w:spacing w:val="-89"/>
        </w:rPr>
        <w:t xml:space="preserve"> </w:t>
      </w:r>
      <w:r>
        <w:rPr>
          <w:rFonts w:ascii="Arial" w:hAnsi="Arial" w:cs="Arial"/>
          <w:spacing w:val="-89"/>
        </w:rPr>
        <w:t xml:space="preserve">  </w:t>
      </w:r>
      <w:r>
        <w:rPr>
          <w:rFonts w:ascii="Arial" w:hAnsi="Arial" w:cs="Arial"/>
        </w:rPr>
        <w:t xml:space="preserve">và </w:t>
      </w:r>
      <w:r w:rsidRPr="001058B5">
        <w:rPr>
          <w:rFonts w:ascii="Arial" w:hAnsi="Arial" w:cs="Arial"/>
          <w:w w:val="95"/>
        </w:rPr>
        <w:t>Benefit</w:t>
      </w:r>
      <w:r>
        <w:rPr>
          <w:rFonts w:ascii="Arial" w:hAnsi="Arial" w:cs="Arial"/>
          <w:w w:val="95"/>
        </w:rPr>
        <w:t xml:space="preserve"> </w:t>
      </w:r>
      <w:r w:rsidRPr="001058B5">
        <w:rPr>
          <w:rFonts w:ascii="Arial" w:hAnsi="Arial" w:cs="Arial"/>
          <w:spacing w:val="-70"/>
          <w:w w:val="95"/>
        </w:rPr>
        <w:t xml:space="preserve"> </w:t>
      </w:r>
      <w:r w:rsidRPr="001058B5">
        <w:rPr>
          <w:rFonts w:ascii="Arial" w:hAnsi="Arial" w:cs="Arial"/>
          <w:w w:val="95"/>
        </w:rPr>
        <w:t>Level</w:t>
      </w:r>
      <w:r w:rsidRPr="00D803CE">
        <w:rPr>
          <w:rFonts w:ascii="Arial" w:hAnsi="Arial" w:cs="Arial"/>
        </w:rPr>
        <w:t xml:space="preserve"> thành Gold Partner and Highest. </w:t>
      </w:r>
      <w:r>
        <w:rPr>
          <w:rFonts w:ascii="Arial" w:hAnsi="Arial" w:cs="Arial"/>
        </w:rPr>
        <w:t>Ngữ</w:t>
      </w:r>
      <w:r w:rsidRPr="00D803CE">
        <w:rPr>
          <w:rFonts w:ascii="Arial" w:hAnsi="Arial" w:cs="Arial"/>
        </w:rPr>
        <w:t xml:space="preserve"> cảnh chỉ tồn tại cho người dùng apps</w:t>
      </w:r>
      <w:r w:rsidRPr="00D803CE">
        <w:rPr>
          <w:rFonts w:ascii="Arial" w:hAnsi="Arial" w:cs="Arial"/>
          <w:sz w:val="24"/>
          <w:szCs w:val="24"/>
        </w:rPr>
        <w:t>_</w:t>
      </w:r>
      <w:r w:rsidRPr="00D803CE">
        <w:rPr>
          <w:rFonts w:ascii="Arial" w:hAnsi="Arial" w:cs="Arial"/>
        </w:rPr>
        <w:t xml:space="preserve">user với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w:t>
      </w:r>
      <w:r w:rsidRPr="00D803CE">
        <w:rPr>
          <w:rFonts w:ascii="Arial" w:hAnsi="Arial" w:cs="Arial"/>
        </w:rPr>
        <w:t xml:space="preserve">. Khi người dùng </w:t>
      </w:r>
      <w:r w:rsidRPr="001058B5">
        <w:rPr>
          <w:rFonts w:ascii="Arial" w:hAnsi="Arial" w:cs="Arial"/>
        </w:rPr>
        <w:t>nondatabase</w:t>
      </w:r>
      <w:r w:rsidRPr="00D803CE">
        <w:rPr>
          <w:rFonts w:ascii="Arial" w:hAnsi="Arial" w:cs="Arial"/>
        </w:rPr>
        <w:t xml:space="preserve"> đăng nhập, đằng sau hậu trường, người đó thực sự đang đăng nhập với tư cách là người dùng pool kết nối</w:t>
      </w:r>
      <w:r>
        <w:rPr>
          <w:rFonts w:ascii="Arial" w:hAnsi="Arial" w:cs="Arial"/>
        </w:rPr>
        <w:t xml:space="preserve"> </w:t>
      </w:r>
      <w:r w:rsidRPr="00D803CE">
        <w:rPr>
          <w:rFonts w:ascii="Arial" w:hAnsi="Arial" w:cs="Arial"/>
        </w:rPr>
        <w:t>apps</w:t>
      </w:r>
      <w:r w:rsidRPr="00D803CE">
        <w:rPr>
          <w:rFonts w:ascii="Arial" w:hAnsi="Arial" w:cs="Arial"/>
          <w:sz w:val="24"/>
          <w:szCs w:val="24"/>
        </w:rPr>
        <w:t>_</w:t>
      </w:r>
      <w:r w:rsidRPr="00D803CE">
        <w:rPr>
          <w:rFonts w:ascii="Arial" w:hAnsi="Arial" w:cs="Arial"/>
        </w:rPr>
        <w:t xml:space="preserve">user. Do đó, giá trị Gold Partner </w:t>
      </w:r>
      <w:r>
        <w:rPr>
          <w:rFonts w:ascii="Arial" w:hAnsi="Arial" w:cs="Arial"/>
        </w:rPr>
        <w:t>và</w:t>
      </w:r>
      <w:r w:rsidRPr="00D803CE">
        <w:rPr>
          <w:rFonts w:ascii="Arial" w:hAnsi="Arial" w:cs="Arial"/>
        </w:rPr>
        <w:t xml:space="preserve"> Highest có sẵn cho người dùng </w:t>
      </w:r>
      <w:r w:rsidRPr="001058B5">
        <w:rPr>
          <w:rFonts w:ascii="Arial" w:hAnsi="Arial" w:cs="Arial"/>
        </w:rPr>
        <w:t>nondatabase</w:t>
      </w:r>
    </w:p>
    <w:p w14:paraId="15C1C9F4" w14:textId="77777777" w:rsidR="00257CFD" w:rsidRPr="00D803CE" w:rsidRDefault="00257CFD" w:rsidP="00257CFD">
      <w:pPr>
        <w:pStyle w:val="BodyText"/>
        <w:spacing w:line="228" w:lineRule="auto"/>
        <w:ind w:left="1659" w:right="739"/>
        <w:rPr>
          <w:rFonts w:ascii="Arial" w:hAnsi="Arial" w:cs="Arial"/>
        </w:rPr>
      </w:pPr>
    </w:p>
    <w:p w14:paraId="466D4A04" w14:textId="77777777" w:rsidR="00257CFD" w:rsidRDefault="00257CFD" w:rsidP="00257CFD">
      <w:pPr>
        <w:pStyle w:val="BodyText"/>
        <w:spacing w:line="228" w:lineRule="auto"/>
        <w:ind w:left="1659" w:right="739"/>
        <w:rPr>
          <w:rFonts w:ascii="Arial" w:hAnsi="Arial" w:cs="Arial"/>
        </w:rPr>
      </w:pPr>
      <w:r w:rsidRPr="00D803CE">
        <w:rPr>
          <w:rFonts w:ascii="Arial" w:hAnsi="Arial" w:cs="Arial"/>
        </w:rPr>
        <w:t xml:space="preserve">Giả sử người dùng đã là người dùng </w:t>
      </w:r>
      <w:r w:rsidRPr="001058B5">
        <w:rPr>
          <w:rFonts w:ascii="Arial" w:hAnsi="Arial" w:cs="Arial"/>
        </w:rPr>
        <w:t>database</w:t>
      </w:r>
      <w:r w:rsidRPr="00D803CE">
        <w:rPr>
          <w:rFonts w:ascii="Arial" w:hAnsi="Arial" w:cs="Arial"/>
        </w:rPr>
        <w:t xml:space="preserve"> và có thể đăng nhập mà không cần sử dụng ứng dụng dự định. (Ví dụ, người dùng đăng nhập bằng cách sử dụng SQL * Plus.) Bởi vì người dùng chưa đăng nhập thông qua người dùng pool kết nối</w:t>
      </w:r>
      <w:r>
        <w:rPr>
          <w:rFonts w:ascii="Arial" w:hAnsi="Arial" w:cs="Arial"/>
        </w:rPr>
        <w:t xml:space="preserve"> </w:t>
      </w:r>
      <w:r w:rsidRPr="001058B5">
        <w:rPr>
          <w:rFonts w:ascii="Arial" w:hAnsi="Arial" w:cs="Arial"/>
        </w:rPr>
        <w:t>apps</w:t>
      </w:r>
      <w:r w:rsidRPr="00D803CE">
        <w:rPr>
          <w:rFonts w:ascii="Arial" w:hAnsi="Arial" w:cs="Arial"/>
          <w:sz w:val="24"/>
          <w:szCs w:val="24"/>
        </w:rPr>
        <w:t>_</w:t>
      </w:r>
      <w:r w:rsidRPr="001058B5">
        <w:rPr>
          <w:rFonts w:ascii="Arial" w:hAnsi="Arial" w:cs="Arial"/>
        </w:rPr>
        <w:t>user</w:t>
      </w:r>
      <w:r w:rsidRPr="00D803CE">
        <w:rPr>
          <w:rFonts w:ascii="Arial" w:hAnsi="Arial" w:cs="Arial"/>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w:t>
      </w:r>
      <w:r>
        <w:rPr>
          <w:rFonts w:ascii="Arial" w:hAnsi="Arial" w:cs="Arial"/>
        </w:rPr>
        <w:t xml:space="preserve"> </w:t>
      </w:r>
      <w:r w:rsidRPr="00D803CE">
        <w:rPr>
          <w:rFonts w:ascii="Arial" w:hAnsi="Arial" w:cs="Arial"/>
        </w:rPr>
        <w:t>xuất hiện trống đối với người dùng không đúng của chúng tôi. Điều này là do</w:t>
      </w:r>
      <w:r>
        <w:rPr>
          <w:rFonts w:ascii="Arial" w:hAnsi="Arial" w:cs="Arial"/>
        </w:rPr>
        <w:t xml:space="preserve"> ngữ  </w:t>
      </w:r>
      <w:r w:rsidRPr="00D803CE">
        <w:rPr>
          <w:rFonts w:ascii="Arial" w:hAnsi="Arial" w:cs="Arial"/>
        </w:rPr>
        <w:t xml:space="preserve"> cảnh đã được tạo</w:t>
      </w:r>
      <w:r>
        <w:rPr>
          <w:rFonts w:ascii="Arial" w:hAnsi="Arial" w:cs="Arial"/>
        </w:rPr>
        <w:t xml:space="preserve"> </w:t>
      </w:r>
      <w:r w:rsidRPr="00D803CE">
        <w:rPr>
          <w:rFonts w:ascii="Arial" w:hAnsi="Arial" w:cs="Arial"/>
        </w:rPr>
        <w:t xml:space="preserve"> và</w:t>
      </w:r>
      <w:r>
        <w:rPr>
          <w:rFonts w:ascii="Arial" w:hAnsi="Arial" w:cs="Arial"/>
        </w:rPr>
        <w:t xml:space="preserve"> thiết lập </w:t>
      </w:r>
      <w:r w:rsidRPr="00D803CE">
        <w:rPr>
          <w:rFonts w:ascii="Arial" w:hAnsi="Arial" w:cs="Arial"/>
        </w:rPr>
        <w:t xml:space="preserve"> </w:t>
      </w:r>
      <w:r w:rsidRPr="001058B5">
        <w:rPr>
          <w:rFonts w:ascii="Arial" w:hAnsi="Arial" w:cs="Arial"/>
        </w:rPr>
        <w:t>apps_user</w:t>
      </w:r>
      <w:r>
        <w:rPr>
          <w:rFonts w:ascii="Arial" w:hAnsi="Arial" w:cs="Arial"/>
        </w:rPr>
        <w:t xml:space="preserve"> </w:t>
      </w:r>
      <w:r w:rsidRPr="001058B5">
        <w:rPr>
          <w:rFonts w:ascii="Arial" w:hAnsi="Arial" w:cs="Arial"/>
          <w:spacing w:val="-102"/>
        </w:rPr>
        <w:t xml:space="preserve"> </w:t>
      </w:r>
      <w:r w:rsidRPr="001058B5">
        <w:rPr>
          <w:rFonts w:ascii="Arial" w:hAnsi="Arial" w:cs="Arial"/>
        </w:rPr>
        <w:t>session</w:t>
      </w:r>
      <w:r w:rsidRPr="00D803CE">
        <w:rPr>
          <w:rFonts w:ascii="Arial" w:hAnsi="Arial" w:cs="Arial"/>
        </w:rPr>
        <w:t>. Nếu người dùng chạy câu lệnh SELECT SYS_CONTEXT, kết quả sau xuất hiện:</w:t>
      </w:r>
    </w:p>
    <w:p w14:paraId="69BD5404" w14:textId="77777777" w:rsidR="00257CFD" w:rsidRPr="001058B5" w:rsidRDefault="00257CFD" w:rsidP="00257CFD">
      <w:pPr>
        <w:pStyle w:val="BodyText"/>
        <w:spacing w:line="228" w:lineRule="auto"/>
        <w:ind w:right="739"/>
        <w:rPr>
          <w:rFonts w:ascii="Arial" w:hAnsi="Arial" w:cs="Arial"/>
        </w:rPr>
      </w:pPr>
      <w:r w:rsidRPr="001058B5">
        <w:rPr>
          <w:rFonts w:ascii="Arial" w:hAnsi="Arial" w:cs="Arial"/>
          <w:spacing w:val="-3"/>
        </w:rPr>
        <w:t>.</w:t>
      </w:r>
    </w:p>
    <w:p w14:paraId="1F4D121E" w14:textId="77777777" w:rsidR="00257CFD" w:rsidRPr="001058B5" w:rsidRDefault="00257CFD" w:rsidP="00257CFD">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ABCDB9E" w14:textId="77777777" w:rsidR="00257CFD" w:rsidRPr="001058B5" w:rsidRDefault="00257CFD" w:rsidP="00257CFD">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A422A9E" w14:textId="77777777" w:rsidR="00257CFD" w:rsidRPr="001058B5" w:rsidRDefault="00257CFD" w:rsidP="00257CFD">
      <w:pPr>
        <w:pStyle w:val="BodyText"/>
        <w:spacing w:before="3"/>
        <w:rPr>
          <w:rFonts w:ascii="Arial" w:hAnsi="Arial" w:cs="Arial"/>
          <w:sz w:val="18"/>
        </w:rPr>
      </w:pPr>
    </w:p>
    <w:p w14:paraId="0769D0A9" w14:textId="77777777" w:rsidR="00257CFD" w:rsidRPr="001058B5" w:rsidRDefault="00257CFD" w:rsidP="00257CFD">
      <w:pPr>
        <w:pStyle w:val="BodyText"/>
        <w:spacing w:before="1"/>
        <w:ind w:left="1660"/>
        <w:rPr>
          <w:rFonts w:ascii="Arial" w:hAnsi="Arial" w:cs="Arial"/>
        </w:rPr>
      </w:pPr>
      <w:r>
        <w:rPr>
          <w:rFonts w:ascii="Arial" w:hAnsi="Arial" w:cs="Arial"/>
        </w:rPr>
        <w:t>Tiếp theo ,</w:t>
      </w:r>
      <w:r w:rsidRPr="001058B5">
        <w:rPr>
          <w:rFonts w:ascii="Arial" w:hAnsi="Arial" w:cs="Arial"/>
        </w:rPr>
        <w:t xml:space="preserve"> </w:t>
      </w:r>
      <w:r>
        <w:rPr>
          <w:rFonts w:ascii="Arial" w:hAnsi="Arial" w:cs="Arial"/>
        </w:rPr>
        <w:t xml:space="preserve">hãy thử </w:t>
      </w:r>
      <w:r w:rsidRPr="001058B5">
        <w:rPr>
          <w:rFonts w:ascii="Arial" w:hAnsi="Arial" w:cs="Arial"/>
        </w:rPr>
        <w:t>test</w:t>
      </w:r>
      <w:r>
        <w:rPr>
          <w:rFonts w:ascii="Arial" w:hAnsi="Arial" w:cs="Arial"/>
        </w:rPr>
        <w:t xml:space="preserve"> sau</w:t>
      </w:r>
      <w:r w:rsidRPr="001058B5">
        <w:rPr>
          <w:rFonts w:ascii="Arial" w:hAnsi="Arial" w:cs="Arial"/>
        </w:rPr>
        <w:t>:</w:t>
      </w:r>
    </w:p>
    <w:p w14:paraId="01768E08" w14:textId="77777777" w:rsidR="00257CFD" w:rsidRPr="00567C48" w:rsidRDefault="00257CFD" w:rsidP="00257CFD">
      <w:pPr>
        <w:pStyle w:val="ListParagraph"/>
        <w:numPr>
          <w:ilvl w:val="0"/>
          <w:numId w:val="84"/>
        </w:numPr>
        <w:tabs>
          <w:tab w:val="left" w:pos="2020"/>
        </w:tabs>
        <w:rPr>
          <w:rFonts w:ascii="Arial" w:hAnsi="Arial" w:cs="Arial"/>
          <w:sz w:val="20"/>
          <w:lang w:val="fr-FR"/>
        </w:rPr>
      </w:pPr>
      <w:r w:rsidRPr="00567C48">
        <w:rPr>
          <w:rFonts w:ascii="Arial" w:hAnsi="Arial" w:cs="Arial"/>
          <w:sz w:val="20"/>
          <w:lang w:val="fr-FR"/>
        </w:rPr>
        <w:t>Là người dùng  apps_user, hãy xóa  session</w:t>
      </w:r>
      <w:r w:rsidRPr="00567C48">
        <w:rPr>
          <w:rFonts w:ascii="Arial" w:hAnsi="Arial" w:cs="Arial"/>
          <w:spacing w:val="-12"/>
          <w:sz w:val="20"/>
          <w:lang w:val="fr-FR"/>
        </w:rPr>
        <w:t xml:space="preserve"> </w:t>
      </w:r>
      <w:r w:rsidRPr="00567C48">
        <w:rPr>
          <w:rFonts w:ascii="Arial" w:hAnsi="Arial" w:cs="Arial"/>
          <w:sz w:val="20"/>
          <w:lang w:val="fr-FR"/>
        </w:rPr>
        <w:t>ID.</w:t>
      </w:r>
    </w:p>
    <w:p w14:paraId="3C3389F2"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EXEC sysadmin_ctx.cust_ctx_pkg.clear_hr_session(34256);</w:t>
      </w:r>
    </w:p>
    <w:p w14:paraId="203FD5DE" w14:textId="77777777" w:rsidR="00257CFD" w:rsidRPr="001058B5" w:rsidRDefault="00257CFD" w:rsidP="00257CFD">
      <w:pPr>
        <w:pStyle w:val="BodyText"/>
        <w:spacing w:before="2"/>
        <w:rPr>
          <w:rFonts w:ascii="Arial" w:hAnsi="Arial" w:cs="Arial"/>
          <w:sz w:val="18"/>
        </w:rPr>
      </w:pPr>
    </w:p>
    <w:p w14:paraId="4BFC797E" w14:textId="77777777" w:rsidR="00257CFD" w:rsidRPr="001058B5" w:rsidRDefault="00257CFD" w:rsidP="00257CFD">
      <w:pPr>
        <w:pStyle w:val="ListParagraph"/>
        <w:numPr>
          <w:ilvl w:val="0"/>
          <w:numId w:val="84"/>
        </w:numPr>
        <w:tabs>
          <w:tab w:val="left" w:pos="2020"/>
        </w:tabs>
        <w:spacing w:before="0"/>
        <w:rPr>
          <w:rFonts w:ascii="Arial" w:hAnsi="Arial" w:cs="Arial"/>
          <w:sz w:val="20"/>
        </w:rPr>
      </w:pPr>
      <w:r>
        <w:rPr>
          <w:rFonts w:ascii="Arial" w:hAnsi="Arial" w:cs="Arial"/>
          <w:sz w:val="20"/>
        </w:rPr>
        <w:t xml:space="preserve">Kiểm tra lại thiết lập </w:t>
      </w:r>
      <w:r w:rsidRPr="001058B5">
        <w:rPr>
          <w:rFonts w:ascii="Arial" w:hAnsi="Arial" w:cs="Arial"/>
          <w:sz w:val="20"/>
        </w:rPr>
        <w:t xml:space="preserve"> global application context.</w:t>
      </w:r>
    </w:p>
    <w:p w14:paraId="2FCDBA6E" w14:textId="77777777" w:rsidR="00257CFD" w:rsidRPr="001058B5" w:rsidRDefault="00257CFD" w:rsidP="00257CFD">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275D7C5" w14:textId="77777777" w:rsidR="00257CFD" w:rsidRPr="001058B5" w:rsidRDefault="00257CFD" w:rsidP="00257CFD">
      <w:pPr>
        <w:pStyle w:val="BodyText"/>
        <w:spacing w:before="4"/>
        <w:rPr>
          <w:rFonts w:ascii="Arial" w:hAnsi="Arial" w:cs="Arial"/>
          <w:sz w:val="19"/>
        </w:rPr>
      </w:pPr>
    </w:p>
    <w:p w14:paraId="7DE350D1" w14:textId="77777777" w:rsidR="00257CFD" w:rsidRPr="001058B5" w:rsidRDefault="00257CFD" w:rsidP="00257CFD">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A0613C"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7BEF637" w14:textId="77777777" w:rsidR="00257CFD" w:rsidRPr="001058B5" w:rsidRDefault="00257CFD" w:rsidP="00257CFD">
      <w:pPr>
        <w:pStyle w:val="BodyText"/>
        <w:spacing w:before="1"/>
        <w:rPr>
          <w:rFonts w:ascii="Arial" w:hAnsi="Arial" w:cs="Arial"/>
          <w:sz w:val="19"/>
        </w:rPr>
      </w:pPr>
    </w:p>
    <w:p w14:paraId="23F87765" w14:textId="77777777" w:rsidR="00257CFD" w:rsidRPr="001058B5" w:rsidRDefault="00257CFD" w:rsidP="00257CFD">
      <w:pPr>
        <w:pStyle w:val="BodyText"/>
        <w:spacing w:before="1" w:line="228" w:lineRule="auto"/>
        <w:ind w:left="2020" w:right="848" w:hanging="1"/>
        <w:rPr>
          <w:rFonts w:ascii="Arial" w:hAnsi="Arial" w:cs="Arial"/>
        </w:rPr>
      </w:pPr>
      <w:r>
        <w:rPr>
          <w:rFonts w:ascii="Arial" w:hAnsi="Arial" w:cs="Arial"/>
        </w:rPr>
        <w:t xml:space="preserve">Vì </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Pr>
          <w:rFonts w:ascii="Arial" w:hAnsi="Arial" w:cs="Arial"/>
        </w:rPr>
        <w:t xml:space="preserve">đã xóa </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Pr>
          <w:rFonts w:ascii="Arial" w:hAnsi="Arial" w:cs="Arial"/>
        </w:rPr>
        <w:t xml:space="preserve">các thiết lập </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 xml:space="preserve">context </w:t>
      </w:r>
      <w:r>
        <w:rPr>
          <w:rFonts w:ascii="Arial" w:hAnsi="Arial" w:cs="Arial"/>
        </w:rPr>
        <w:t xml:space="preserve">không  còn khả dụng nữa </w:t>
      </w:r>
      <w:r w:rsidRPr="001058B5">
        <w:rPr>
          <w:rFonts w:ascii="Arial" w:hAnsi="Arial" w:cs="Arial"/>
        </w:rPr>
        <w:t>.</w:t>
      </w:r>
    </w:p>
    <w:p w14:paraId="0E092840" w14:textId="77777777" w:rsidR="00257CFD" w:rsidRPr="00567C48" w:rsidRDefault="00257CFD" w:rsidP="00257CFD">
      <w:pPr>
        <w:pStyle w:val="ListParagraph"/>
        <w:numPr>
          <w:ilvl w:val="0"/>
          <w:numId w:val="84"/>
        </w:numPr>
        <w:tabs>
          <w:tab w:val="left" w:pos="2020"/>
        </w:tabs>
        <w:spacing w:before="114"/>
        <w:rPr>
          <w:rFonts w:ascii="Arial" w:hAnsi="Arial" w:cs="Arial"/>
          <w:sz w:val="20"/>
        </w:rPr>
      </w:pPr>
      <w:r w:rsidRPr="00567C48">
        <w:rPr>
          <w:rFonts w:ascii="Arial" w:hAnsi="Arial" w:cs="Arial"/>
          <w:sz w:val="20"/>
        </w:rPr>
        <w:t>Khôi phục  session ID là 34256, và sau đ</w:t>
      </w:r>
      <w:r>
        <w:rPr>
          <w:rFonts w:ascii="Arial" w:hAnsi="Arial" w:cs="Arial"/>
          <w:sz w:val="20"/>
        </w:rPr>
        <w:t xml:space="preserve">ó </w:t>
      </w:r>
      <w:r w:rsidRPr="00567C48">
        <w:rPr>
          <w:rFonts w:ascii="Arial" w:hAnsi="Arial" w:cs="Arial"/>
          <w:sz w:val="20"/>
        </w:rPr>
        <w:t>kiểm tra giá trị ngữ cảnh .</w:t>
      </w:r>
    </w:p>
    <w:p w14:paraId="1059C87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EXEC sysadmin_ctx.cust_ctx_pkg.set_session_id(34256);</w:t>
      </w:r>
    </w:p>
    <w:p w14:paraId="5F6C2CF5" w14:textId="77777777" w:rsidR="00257CFD" w:rsidRPr="001058B5" w:rsidRDefault="00257CFD" w:rsidP="00257CFD">
      <w:pPr>
        <w:pStyle w:val="BodyText"/>
        <w:spacing w:before="9"/>
        <w:rPr>
          <w:rFonts w:ascii="Arial" w:hAnsi="Arial" w:cs="Arial"/>
        </w:rPr>
      </w:pPr>
    </w:p>
    <w:p w14:paraId="5405A7E4" w14:textId="77777777" w:rsidR="00257CFD" w:rsidRPr="001058B5" w:rsidRDefault="00257CFD" w:rsidP="00257CFD">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806BD73" w14:textId="77777777" w:rsidR="00257CFD" w:rsidRPr="001058B5" w:rsidRDefault="00257CFD" w:rsidP="00257CFD">
      <w:pPr>
        <w:pStyle w:val="BodyText"/>
        <w:spacing w:before="9"/>
        <w:rPr>
          <w:rFonts w:ascii="Arial" w:hAnsi="Arial" w:cs="Arial"/>
          <w:sz w:val="16"/>
        </w:rPr>
      </w:pPr>
    </w:p>
    <w:p w14:paraId="359EECFF" w14:textId="77777777" w:rsidR="00257CFD" w:rsidRPr="001058B5" w:rsidRDefault="00257CFD" w:rsidP="00257CFD">
      <w:pPr>
        <w:pStyle w:val="BodyText"/>
        <w:ind w:left="2020"/>
        <w:rPr>
          <w:rFonts w:ascii="Arial" w:hAnsi="Arial" w:cs="Arial"/>
        </w:rPr>
      </w:pPr>
      <w:r w:rsidRPr="001058B5">
        <w:rPr>
          <w:rFonts w:ascii="Arial" w:hAnsi="Arial" w:cs="Arial"/>
        </w:rPr>
        <w:t>The following output should appear:</w:t>
      </w:r>
    </w:p>
    <w:p w14:paraId="2CF6D52B"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5CA6FE"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17F25FB" w14:textId="77777777" w:rsidR="00257CFD" w:rsidRPr="001058B5" w:rsidRDefault="00257CFD" w:rsidP="00257CFD">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5E0E181" w14:textId="77777777" w:rsidR="00257CFD" w:rsidRPr="001058B5" w:rsidRDefault="00257CFD" w:rsidP="00257CFD">
      <w:pPr>
        <w:pStyle w:val="BodyText"/>
        <w:spacing w:before="9"/>
        <w:rPr>
          <w:rFonts w:ascii="Arial" w:hAnsi="Arial" w:cs="Arial"/>
          <w:sz w:val="18"/>
        </w:rPr>
      </w:pPr>
    </w:p>
    <w:p w14:paraId="5F37EB1A" w14:textId="77777777" w:rsidR="00257CFD" w:rsidRDefault="00257CFD" w:rsidP="00257CFD">
      <w:pPr>
        <w:pStyle w:val="BodyText"/>
        <w:spacing w:line="232" w:lineRule="auto"/>
        <w:ind w:left="2019" w:right="848"/>
        <w:rPr>
          <w:rFonts w:ascii="Arial" w:hAnsi="Arial" w:cs="Arial"/>
        </w:rPr>
      </w:pPr>
      <w:r w:rsidRPr="00567C48">
        <w:rPr>
          <w:rFonts w:ascii="Arial" w:hAnsi="Arial" w:cs="Arial"/>
        </w:rPr>
        <w:t xml:space="preserve">Như bạn có thể thấy, việc đặt lại </w:t>
      </w:r>
      <w:r w:rsidRPr="001058B5">
        <w:rPr>
          <w:rFonts w:ascii="Arial" w:hAnsi="Arial" w:cs="Arial"/>
        </w:rPr>
        <w:t xml:space="preserve">session ID </w:t>
      </w:r>
      <w:r w:rsidRPr="00567C48">
        <w:rPr>
          <w:rFonts w:ascii="Arial" w:hAnsi="Arial" w:cs="Arial"/>
        </w:rPr>
        <w:t>thành 34256 sẽ mang lại giá trị</w:t>
      </w:r>
      <w:r>
        <w:rPr>
          <w:rFonts w:ascii="Arial" w:hAnsi="Arial" w:cs="Arial"/>
        </w:rPr>
        <w:t xml:space="preserve"> </w:t>
      </w:r>
      <w:r w:rsidRPr="001058B5">
        <w:rPr>
          <w:rFonts w:ascii="Arial" w:hAnsi="Arial" w:cs="Arial"/>
        </w:rPr>
        <w:t xml:space="preserve">application context </w:t>
      </w:r>
      <w:r w:rsidRPr="00567C48">
        <w:rPr>
          <w:rFonts w:ascii="Arial" w:hAnsi="Arial" w:cs="Arial"/>
        </w:rPr>
        <w:t xml:space="preserve">trở lại. Tóm lại, </w:t>
      </w:r>
      <w:r w:rsidRPr="001058B5">
        <w:rPr>
          <w:rFonts w:ascii="Arial" w:hAnsi="Arial" w:cs="Arial"/>
        </w:rPr>
        <w:t xml:space="preserve">the global application context </w:t>
      </w:r>
      <w:r w:rsidRPr="00567C48">
        <w:rPr>
          <w:rFonts w:ascii="Arial" w:hAnsi="Arial" w:cs="Arial"/>
        </w:rPr>
        <w:t xml:space="preserve">phải được thiết lập chỉ một lần cho người dùng này, nhưng </w:t>
      </w:r>
      <w:r w:rsidRPr="001058B5">
        <w:rPr>
          <w:rFonts w:ascii="Arial" w:hAnsi="Arial" w:cs="Arial"/>
        </w:rPr>
        <w:t xml:space="preserve">client session ID </w:t>
      </w:r>
      <w:r w:rsidRPr="00567C48">
        <w:rPr>
          <w:rFonts w:ascii="Arial" w:hAnsi="Arial" w:cs="Arial"/>
        </w:rPr>
        <w:t>phải được thiết lập mỗi lần người dùng đăng nhập.</w:t>
      </w:r>
    </w:p>
    <w:p w14:paraId="7F432B18"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ED93213" w14:textId="77777777" w:rsidR="00257CFD" w:rsidRPr="001058B5" w:rsidRDefault="00257CFD" w:rsidP="00257CFD">
      <w:pPr>
        <w:pStyle w:val="BodyText"/>
        <w:spacing w:before="7"/>
        <w:rPr>
          <w:rFonts w:ascii="Arial" w:hAnsi="Arial" w:cs="Arial"/>
          <w:sz w:val="27"/>
        </w:rPr>
      </w:pPr>
    </w:p>
    <w:p w14:paraId="7D62F491" w14:textId="77777777" w:rsidR="00257CFD" w:rsidRDefault="00257CFD" w:rsidP="00257CFD">
      <w:pPr>
        <w:spacing w:before="95"/>
        <w:ind w:left="2620"/>
        <w:rPr>
          <w:rFonts w:ascii="Arial" w:hAnsi="Arial" w:cs="Arial"/>
          <w:w w:val="95"/>
          <w:sz w:val="18"/>
        </w:rPr>
      </w:pPr>
    </w:p>
    <w:p w14:paraId="584D4D92" w14:textId="77777777" w:rsidR="00257CFD" w:rsidRPr="001058B5" w:rsidRDefault="00257CFD" w:rsidP="00257CFD">
      <w:pPr>
        <w:pStyle w:val="ListParagraph"/>
        <w:numPr>
          <w:ilvl w:val="0"/>
          <w:numId w:val="84"/>
        </w:numPr>
        <w:tabs>
          <w:tab w:val="left" w:pos="2020"/>
        </w:tabs>
        <w:rPr>
          <w:rFonts w:ascii="Arial" w:hAnsi="Arial" w:cs="Arial"/>
          <w:sz w:val="20"/>
        </w:rPr>
      </w:pPr>
      <w:r>
        <w:rPr>
          <w:rFonts w:ascii="Arial" w:hAnsi="Arial" w:cs="Arial"/>
          <w:sz w:val="20"/>
        </w:rPr>
        <w:t xml:space="preserve"> </w:t>
      </w:r>
      <w:r w:rsidRPr="00775D27">
        <w:rPr>
          <w:rFonts w:ascii="Arial" w:hAnsi="Arial" w:cs="Arial"/>
          <w:sz w:val="20"/>
        </w:rPr>
        <w:t xml:space="preserve">Bây giờ hãy thử xóa và sau đó kiểm tra các giá trị </w:t>
      </w:r>
      <w:r w:rsidRPr="001058B5">
        <w:rPr>
          <w:rFonts w:ascii="Arial" w:hAnsi="Arial" w:cs="Arial"/>
          <w:sz w:val="20"/>
        </w:rPr>
        <w:t>global application context</w:t>
      </w:r>
      <w:r w:rsidRPr="001058B5">
        <w:rPr>
          <w:rFonts w:ascii="Arial" w:hAnsi="Arial" w:cs="Arial"/>
          <w:spacing w:val="-10"/>
          <w:sz w:val="20"/>
        </w:rPr>
        <w:t xml:space="preserve"> </w:t>
      </w:r>
      <w:r w:rsidRPr="001058B5">
        <w:rPr>
          <w:rFonts w:ascii="Arial" w:hAnsi="Arial" w:cs="Arial"/>
          <w:sz w:val="20"/>
        </w:rPr>
        <w:t>values.</w:t>
      </w:r>
    </w:p>
    <w:p w14:paraId="28A5AD49" w14:textId="77777777" w:rsidR="00257CFD" w:rsidRDefault="00257CFD" w:rsidP="00257CFD">
      <w:pPr>
        <w:spacing w:before="95"/>
        <w:ind w:left="2620"/>
        <w:rPr>
          <w:rFonts w:ascii="Arial" w:hAnsi="Arial" w:cs="Arial"/>
          <w:w w:val="95"/>
          <w:sz w:val="18"/>
        </w:rPr>
      </w:pPr>
    </w:p>
    <w:p w14:paraId="76F59BCA" w14:textId="77777777" w:rsidR="00257CFD" w:rsidRPr="001058B5" w:rsidRDefault="00257CFD" w:rsidP="00257CFD">
      <w:pPr>
        <w:spacing w:before="95"/>
        <w:ind w:left="2620"/>
        <w:rPr>
          <w:rFonts w:ascii="Arial" w:hAnsi="Arial" w:cs="Arial"/>
          <w:sz w:val="18"/>
        </w:rPr>
      </w:pPr>
      <w:r w:rsidRPr="001058B5">
        <w:rPr>
          <w:rFonts w:ascii="Arial" w:hAnsi="Arial" w:cs="Arial"/>
          <w:w w:val="95"/>
          <w:sz w:val="18"/>
        </w:rPr>
        <w:t>EXEC sysadmin_ctx.cust_ctx_pkg.clear_hr_context;</w:t>
      </w:r>
    </w:p>
    <w:p w14:paraId="47667F28" w14:textId="77777777" w:rsidR="00257CFD" w:rsidRPr="001058B5" w:rsidRDefault="00257CFD" w:rsidP="00257CFD">
      <w:pPr>
        <w:pStyle w:val="BodyText"/>
        <w:spacing w:before="9"/>
        <w:rPr>
          <w:rFonts w:ascii="Arial" w:hAnsi="Arial" w:cs="Arial"/>
        </w:rPr>
      </w:pPr>
    </w:p>
    <w:p w14:paraId="4228F53A" w14:textId="77777777" w:rsidR="00257CFD" w:rsidRPr="001058B5" w:rsidRDefault="00257CFD" w:rsidP="00257CFD">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385487CA" w14:textId="77777777" w:rsidR="00257CFD" w:rsidRPr="001058B5" w:rsidRDefault="00257CFD" w:rsidP="00257CFD">
      <w:pPr>
        <w:pStyle w:val="BodyText"/>
        <w:spacing w:before="10"/>
        <w:rPr>
          <w:rFonts w:ascii="Arial" w:hAnsi="Arial" w:cs="Arial"/>
          <w:sz w:val="16"/>
        </w:rPr>
      </w:pPr>
    </w:p>
    <w:p w14:paraId="1DEA226F" w14:textId="77777777" w:rsidR="00257CFD" w:rsidRPr="001058B5" w:rsidRDefault="00257CFD" w:rsidP="00257CFD">
      <w:pPr>
        <w:pStyle w:val="BodyText"/>
        <w:spacing w:before="1"/>
        <w:ind w:left="2620"/>
        <w:rPr>
          <w:rFonts w:ascii="Arial" w:hAnsi="Arial" w:cs="Arial"/>
        </w:rPr>
      </w:pPr>
      <w:r w:rsidRPr="001058B5">
        <w:rPr>
          <w:rFonts w:ascii="Arial" w:hAnsi="Arial" w:cs="Arial"/>
        </w:rPr>
        <w:t>The following output should appear:</w:t>
      </w:r>
    </w:p>
    <w:p w14:paraId="3A37ABD4" w14:textId="77777777" w:rsidR="00257CFD" w:rsidRPr="001058B5" w:rsidRDefault="00257CFD" w:rsidP="00257CFD">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04C7C401" w14:textId="77777777" w:rsidR="00257CFD" w:rsidRPr="00227905" w:rsidRDefault="00257CFD" w:rsidP="00257CFD">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7EB7019F" w14:textId="77777777" w:rsidR="00257CFD" w:rsidRPr="001058B5" w:rsidRDefault="00257CFD" w:rsidP="00257CFD">
      <w:pPr>
        <w:pStyle w:val="BodyText"/>
        <w:spacing w:line="232" w:lineRule="auto"/>
        <w:ind w:left="2619" w:right="295"/>
        <w:rPr>
          <w:rFonts w:ascii="Arial" w:hAnsi="Arial" w:cs="Arial"/>
        </w:rPr>
      </w:pPr>
      <w:r w:rsidRPr="00227905">
        <w:rPr>
          <w:rFonts w:ascii="Arial" w:hAnsi="Arial" w:cs="Arial"/>
        </w:rPr>
        <w:t xml:space="preserve">Ở giai đoạn này, </w:t>
      </w:r>
      <w:r w:rsidRPr="001058B5">
        <w:rPr>
          <w:rFonts w:ascii="Arial" w:hAnsi="Arial" w:cs="Arial"/>
        </w:rPr>
        <w:t>the client session ID</w:t>
      </w:r>
      <w:r w:rsidRPr="00227905">
        <w:rPr>
          <w:rFonts w:ascii="Arial" w:hAnsi="Arial" w:cs="Arial"/>
        </w:rPr>
        <w:t xml:space="preserve">, 34256 vẫn còn </w:t>
      </w:r>
      <w:r w:rsidRPr="001058B5">
        <w:rPr>
          <w:rFonts w:ascii="Arial" w:hAnsi="Arial" w:cs="Arial"/>
        </w:rPr>
        <w:t>place</w:t>
      </w:r>
      <w:r w:rsidRPr="00227905">
        <w:rPr>
          <w:rFonts w:ascii="Arial" w:hAnsi="Arial" w:cs="Arial"/>
        </w:rPr>
        <w:t xml:space="preserve">, nhưng </w:t>
      </w:r>
      <w:r>
        <w:rPr>
          <w:rFonts w:ascii="Arial" w:hAnsi="Arial" w:cs="Arial"/>
        </w:rPr>
        <w:t>thết lập</w:t>
      </w:r>
      <w:r w:rsidRPr="00227905">
        <w:rPr>
          <w:rFonts w:ascii="Arial" w:hAnsi="Arial" w:cs="Arial"/>
        </w:rPr>
        <w:t xml:space="preserve"> </w:t>
      </w:r>
      <w:r w:rsidRPr="001058B5">
        <w:rPr>
          <w:rFonts w:ascii="Arial" w:hAnsi="Arial" w:cs="Arial"/>
        </w:rPr>
        <w:t>application context</w:t>
      </w:r>
      <w:r w:rsidRPr="00227905">
        <w:rPr>
          <w:rFonts w:ascii="Arial" w:hAnsi="Arial" w:cs="Arial"/>
        </w:rPr>
        <w:t xml:space="preserve"> không còn tồn tại nữa. Điều này cho phép bạn tiếp tục </w:t>
      </w:r>
      <w:r w:rsidRPr="001058B5">
        <w:rPr>
          <w:rFonts w:ascii="Arial" w:hAnsi="Arial" w:cs="Arial"/>
        </w:rPr>
        <w:t>session</w:t>
      </w:r>
      <w:r w:rsidRPr="00227905">
        <w:rPr>
          <w:rFonts w:ascii="Arial" w:hAnsi="Arial" w:cs="Arial"/>
        </w:rPr>
        <w:t xml:space="preserve"> cho người dùng này nhưng không sử dụng các giá trị </w:t>
      </w:r>
      <w:r w:rsidRPr="001058B5">
        <w:rPr>
          <w:rFonts w:ascii="Arial" w:hAnsi="Arial" w:cs="Arial"/>
        </w:rPr>
        <w:t xml:space="preserve">application context </w:t>
      </w:r>
      <w:r w:rsidRPr="00227905">
        <w:rPr>
          <w:rFonts w:ascii="Arial" w:hAnsi="Arial" w:cs="Arial"/>
        </w:rPr>
        <w:t xml:space="preserve">đã </w:t>
      </w:r>
      <w:r>
        <w:rPr>
          <w:rFonts w:ascii="Arial" w:hAnsi="Arial" w:cs="Arial"/>
        </w:rPr>
        <w:t xml:space="preserve">thiết lập </w:t>
      </w:r>
      <w:r w:rsidRPr="00227905">
        <w:rPr>
          <w:rFonts w:ascii="Arial" w:hAnsi="Arial" w:cs="Arial"/>
        </w:rPr>
        <w:t xml:space="preserve"> trước đó.</w:t>
      </w:r>
    </w:p>
    <w:p w14:paraId="4DC637DB" w14:textId="77777777" w:rsidR="00257CFD" w:rsidRPr="001058B5" w:rsidRDefault="00257CFD" w:rsidP="00257CFD">
      <w:pPr>
        <w:pStyle w:val="BodyText"/>
        <w:spacing w:before="1"/>
        <w:rPr>
          <w:rFonts w:ascii="Arial" w:hAnsi="Arial" w:cs="Arial"/>
          <w:sz w:val="23"/>
        </w:rPr>
      </w:pPr>
    </w:p>
    <w:p w14:paraId="4859B994" w14:textId="77777777" w:rsidR="00257CFD" w:rsidRPr="001058B5" w:rsidRDefault="00257CFD" w:rsidP="00257CFD">
      <w:pPr>
        <w:pStyle w:val="Heading6"/>
      </w:pPr>
      <w:bookmarkStart w:id="1036" w:name="_bookmark1311"/>
      <w:bookmarkEnd w:id="1036"/>
      <w:r w:rsidRPr="001058B5">
        <w:t xml:space="preserve">Step 5: </w:t>
      </w:r>
      <w:r>
        <w:t>Xóa các thành phần  cho</w:t>
      </w:r>
      <w:r w:rsidRPr="001058B5">
        <w:t xml:space="preserve"> Tutorial</w:t>
      </w:r>
      <w:r>
        <w:t xml:space="preserve"> này</w:t>
      </w:r>
    </w:p>
    <w:p w14:paraId="3531479F" w14:textId="77777777" w:rsidR="00257CFD" w:rsidRPr="001058B5" w:rsidRDefault="00257CFD" w:rsidP="00257CFD">
      <w:pPr>
        <w:pStyle w:val="ListParagraph"/>
        <w:numPr>
          <w:ilvl w:val="1"/>
          <w:numId w:val="84"/>
        </w:numPr>
        <w:tabs>
          <w:tab w:val="left" w:pos="2620"/>
        </w:tabs>
        <w:spacing w:before="49"/>
        <w:rPr>
          <w:rFonts w:ascii="Arial" w:hAnsi="Arial" w:cs="Arial"/>
          <w:sz w:val="20"/>
        </w:rPr>
      </w:pPr>
      <w:r>
        <w:rPr>
          <w:rFonts w:ascii="Arial" w:hAnsi="Arial" w:cs="Arial"/>
          <w:sz w:val="20"/>
        </w:rPr>
        <w:t xml:space="preserve">Đăng nhập với tên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1"/>
          <w:sz w:val="20"/>
        </w:rPr>
        <w:t xml:space="preserve"> </w:t>
      </w:r>
      <w:r>
        <w:rPr>
          <w:rFonts w:ascii="Arial" w:hAnsi="Arial" w:cs="Arial"/>
          <w:spacing w:val="-81"/>
          <w:sz w:val="20"/>
        </w:rPr>
        <w:t xml:space="preserve">  </w:t>
      </w:r>
      <w:r>
        <w:rPr>
          <w:rFonts w:ascii="Arial" w:hAnsi="Arial" w:cs="Arial"/>
          <w:sz w:val="20"/>
        </w:rPr>
        <w:t xml:space="preserve">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3E9564F8"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4F5F81" w14:textId="77777777" w:rsidR="00257CFD" w:rsidRPr="001058B5" w:rsidRDefault="00257CFD" w:rsidP="00257CFD">
      <w:pPr>
        <w:pStyle w:val="BodyText"/>
        <w:spacing w:before="9"/>
        <w:rPr>
          <w:rFonts w:ascii="Arial" w:hAnsi="Arial" w:cs="Arial"/>
          <w:i/>
          <w:sz w:val="16"/>
        </w:rPr>
      </w:pPr>
    </w:p>
    <w:p w14:paraId="740F906E" w14:textId="77777777" w:rsidR="00257CFD" w:rsidRPr="001058B5" w:rsidRDefault="00257CFD" w:rsidP="00257CFD">
      <w:pPr>
        <w:pStyle w:val="ListParagraph"/>
        <w:numPr>
          <w:ilvl w:val="1"/>
          <w:numId w:val="84"/>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1424D17C" w14:textId="77777777" w:rsidR="00257CFD" w:rsidRPr="001058B5" w:rsidRDefault="00257CFD" w:rsidP="00257CFD">
      <w:pPr>
        <w:spacing w:before="140"/>
        <w:ind w:left="2620"/>
        <w:rPr>
          <w:rFonts w:ascii="Arial" w:hAnsi="Arial" w:cs="Arial"/>
          <w:sz w:val="18"/>
        </w:rPr>
      </w:pPr>
      <w:r w:rsidRPr="001058B5">
        <w:rPr>
          <w:rFonts w:ascii="Arial" w:hAnsi="Arial" w:cs="Arial"/>
          <w:w w:val="85"/>
          <w:sz w:val="18"/>
        </w:rPr>
        <w:t>DROP CONTEXT global_cust_ctx;</w:t>
      </w:r>
    </w:p>
    <w:p w14:paraId="63854FE5" w14:textId="77777777" w:rsidR="00257CFD" w:rsidRPr="001058B5" w:rsidRDefault="00257CFD" w:rsidP="00257CFD">
      <w:pPr>
        <w:pStyle w:val="BodyText"/>
        <w:spacing w:before="1"/>
        <w:rPr>
          <w:rFonts w:ascii="Arial" w:hAnsi="Arial" w:cs="Arial"/>
          <w:sz w:val="19"/>
        </w:rPr>
      </w:pPr>
    </w:p>
    <w:p w14:paraId="0C56F9D5" w14:textId="77777777" w:rsidR="00257CFD" w:rsidRPr="001058B5" w:rsidRDefault="00257CFD" w:rsidP="00257CFD">
      <w:pPr>
        <w:pStyle w:val="BodyText"/>
        <w:spacing w:before="1" w:line="228" w:lineRule="auto"/>
        <w:ind w:left="2620" w:right="185" w:hanging="1"/>
        <w:rPr>
          <w:rFonts w:ascii="Arial" w:hAnsi="Arial" w:cs="Arial"/>
        </w:rPr>
      </w:pPr>
      <w:r>
        <w:rPr>
          <w:rFonts w:ascii="Arial" w:hAnsi="Arial" w:cs="Arial"/>
        </w:rPr>
        <w:t xml:space="preserve">Hãy nhớ rằng mặc dù </w:t>
      </w:r>
      <w:r w:rsidRPr="001058B5">
        <w:rPr>
          <w:rFonts w:ascii="Arial" w:hAnsi="Arial" w:cs="Arial"/>
          <w:spacing w:val="-25"/>
        </w:rPr>
        <w:t xml:space="preserve"> </w:t>
      </w:r>
      <w:r w:rsidRPr="001058B5">
        <w:rPr>
          <w:rFonts w:ascii="Arial" w:hAnsi="Arial" w:cs="Arial"/>
        </w:rPr>
        <w:t>sysadmin_ctx</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Pr>
          <w:rFonts w:ascii="Arial" w:hAnsi="Arial" w:cs="Arial"/>
        </w:rPr>
        <w:t xml:space="preserve">đã tạo </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 xml:space="preserve">context, </w:t>
      </w:r>
      <w:r>
        <w:rPr>
          <w:rFonts w:ascii="Arial" w:hAnsi="Arial" w:cs="Arial"/>
        </w:rPr>
        <w:t xml:space="preserve">nó được sở hữu bởi </w:t>
      </w:r>
      <w:r w:rsidRPr="001058B5">
        <w:rPr>
          <w:rFonts w:ascii="Arial" w:hAnsi="Arial" w:cs="Arial"/>
        </w:rPr>
        <w:t xml:space="preserve"> SYS</w:t>
      </w:r>
      <w:r>
        <w:rPr>
          <w:rFonts w:ascii="Arial" w:hAnsi="Arial" w:cs="Arial"/>
        </w:rPr>
        <w:t xml:space="preserve"> </w:t>
      </w:r>
      <w:r w:rsidRPr="001058B5">
        <w:rPr>
          <w:rFonts w:ascii="Arial" w:hAnsi="Arial" w:cs="Arial"/>
          <w:spacing w:val="-82"/>
        </w:rPr>
        <w:t xml:space="preserve"> </w:t>
      </w:r>
      <w:r w:rsidRPr="001058B5">
        <w:rPr>
          <w:rFonts w:ascii="Arial" w:hAnsi="Arial" w:cs="Arial"/>
        </w:rPr>
        <w:t>schema.</w:t>
      </w:r>
    </w:p>
    <w:p w14:paraId="7FBB1A98" w14:textId="77777777" w:rsidR="00257CFD" w:rsidRPr="001058B5" w:rsidRDefault="00257CFD" w:rsidP="00257CFD">
      <w:pPr>
        <w:pStyle w:val="ListParagraph"/>
        <w:numPr>
          <w:ilvl w:val="1"/>
          <w:numId w:val="84"/>
        </w:numPr>
        <w:tabs>
          <w:tab w:val="left" w:pos="2620"/>
        </w:tabs>
        <w:rPr>
          <w:rFonts w:ascii="Arial" w:hAnsi="Arial" w:cs="Arial"/>
          <w:sz w:val="20"/>
        </w:rPr>
      </w:pPr>
      <w:r w:rsidRPr="001058B5">
        <w:rPr>
          <w:rFonts w:ascii="Arial" w:hAnsi="Arial" w:cs="Arial"/>
          <w:sz w:val="20"/>
        </w:rPr>
        <w:t xml:space="preserve">Drop </w:t>
      </w:r>
      <w:r>
        <w:rPr>
          <w:rFonts w:ascii="Arial" w:hAnsi="Arial" w:cs="Arial"/>
          <w:sz w:val="20"/>
        </w:rPr>
        <w:t xml:space="preserve">hai người dùng mẫu </w:t>
      </w:r>
      <w:r w:rsidRPr="001058B5">
        <w:rPr>
          <w:rFonts w:ascii="Arial" w:hAnsi="Arial" w:cs="Arial"/>
          <w:sz w:val="20"/>
        </w:rPr>
        <w:t>.</w:t>
      </w:r>
    </w:p>
    <w:p w14:paraId="47F83E97" w14:textId="77777777" w:rsidR="00257CFD" w:rsidRPr="00A16C60" w:rsidRDefault="00257CFD" w:rsidP="00257CFD">
      <w:pPr>
        <w:spacing w:before="140" w:line="259" w:lineRule="auto"/>
        <w:ind w:left="2620" w:right="4514"/>
        <w:rPr>
          <w:rFonts w:ascii="Arial" w:hAnsi="Arial" w:cs="Arial"/>
          <w:sz w:val="18"/>
          <w:lang w:val="fr-FR"/>
        </w:rPr>
      </w:pPr>
      <w:r w:rsidRPr="00A16C60">
        <w:rPr>
          <w:rFonts w:ascii="Arial" w:hAnsi="Arial" w:cs="Arial"/>
          <w:w w:val="90"/>
          <w:sz w:val="18"/>
          <w:lang w:val="fr-FR"/>
        </w:rPr>
        <w:t>DROP</w:t>
      </w:r>
      <w:r w:rsidRPr="00A16C60">
        <w:rPr>
          <w:rFonts w:ascii="Arial" w:hAnsi="Arial" w:cs="Arial"/>
          <w:spacing w:val="-51"/>
          <w:w w:val="90"/>
          <w:sz w:val="18"/>
          <w:lang w:val="fr-FR"/>
        </w:rPr>
        <w:t xml:space="preserve"> </w:t>
      </w:r>
      <w:r w:rsidRPr="00A16C60">
        <w:rPr>
          <w:rFonts w:ascii="Arial" w:hAnsi="Arial" w:cs="Arial"/>
          <w:w w:val="90"/>
          <w:sz w:val="18"/>
          <w:lang w:val="fr-FR"/>
        </w:rPr>
        <w:t>USER</w:t>
      </w:r>
      <w:r w:rsidRPr="00A16C60">
        <w:rPr>
          <w:rFonts w:ascii="Arial" w:hAnsi="Arial" w:cs="Arial"/>
          <w:spacing w:val="-51"/>
          <w:w w:val="90"/>
          <w:sz w:val="18"/>
          <w:lang w:val="fr-FR"/>
        </w:rPr>
        <w:t xml:space="preserve"> </w:t>
      </w:r>
      <w:r w:rsidRPr="00A16C60">
        <w:rPr>
          <w:rFonts w:ascii="Arial" w:hAnsi="Arial" w:cs="Arial"/>
          <w:w w:val="90"/>
          <w:sz w:val="18"/>
          <w:lang w:val="fr-FR"/>
        </w:rPr>
        <w:t xml:space="preserve">sysadmin_ctx CASCADE; </w:t>
      </w:r>
      <w:r w:rsidRPr="00A16C60">
        <w:rPr>
          <w:rFonts w:ascii="Arial" w:hAnsi="Arial" w:cs="Arial"/>
          <w:w w:val="95"/>
          <w:sz w:val="18"/>
          <w:lang w:val="fr-FR"/>
        </w:rPr>
        <w:t>DROP USER</w:t>
      </w:r>
      <w:r w:rsidRPr="00A16C60">
        <w:rPr>
          <w:rFonts w:ascii="Arial" w:hAnsi="Arial" w:cs="Arial"/>
          <w:spacing w:val="-52"/>
          <w:w w:val="95"/>
          <w:sz w:val="18"/>
          <w:lang w:val="fr-FR"/>
        </w:rPr>
        <w:t xml:space="preserve"> </w:t>
      </w:r>
      <w:r w:rsidRPr="00A16C60">
        <w:rPr>
          <w:rFonts w:ascii="Arial" w:hAnsi="Arial" w:cs="Arial"/>
          <w:w w:val="95"/>
          <w:sz w:val="18"/>
          <w:lang w:val="fr-FR"/>
        </w:rPr>
        <w:t>apps_user;</w:t>
      </w:r>
    </w:p>
    <w:p w14:paraId="19860CFC" w14:textId="77777777" w:rsidR="00257CFD" w:rsidRPr="00A16C60" w:rsidRDefault="00257CFD" w:rsidP="00257CFD">
      <w:pPr>
        <w:pStyle w:val="BodyText"/>
        <w:spacing w:before="2"/>
        <w:rPr>
          <w:rFonts w:ascii="Arial" w:hAnsi="Arial" w:cs="Arial"/>
          <w:sz w:val="26"/>
          <w:lang w:val="fr-FR"/>
        </w:rPr>
      </w:pPr>
    </w:p>
    <w:p w14:paraId="46ACE920" w14:textId="77777777" w:rsidR="00257CFD" w:rsidRPr="001058B5" w:rsidRDefault="00257CFD" w:rsidP="00257CFD">
      <w:pPr>
        <w:pStyle w:val="Heading4"/>
      </w:pPr>
      <w:bookmarkStart w:id="1037" w:name="Global_Application_Context_Processes"/>
      <w:bookmarkStart w:id="1038" w:name="_bookmark1312"/>
      <w:bookmarkEnd w:id="1037"/>
      <w:bookmarkEnd w:id="1038"/>
      <w:r>
        <w:t xml:space="preserve">Quy trình </w:t>
      </w:r>
      <w:r w:rsidRPr="001058B5">
        <w:t xml:space="preserve">Global Application Context </w:t>
      </w:r>
    </w:p>
    <w:p w14:paraId="727858B3"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0DEFB055" w14:textId="77777777" w:rsidR="00257CFD" w:rsidRPr="001058B5" w:rsidRDefault="008D1AB8" w:rsidP="00257CFD">
      <w:pPr>
        <w:pStyle w:val="ListParagraph"/>
        <w:numPr>
          <w:ilvl w:val="0"/>
          <w:numId w:val="83"/>
        </w:numPr>
        <w:tabs>
          <w:tab w:val="left" w:pos="2620"/>
        </w:tabs>
        <w:spacing w:before="112"/>
        <w:rPr>
          <w:rFonts w:ascii="Arial" w:hAnsi="Arial" w:cs="Arial"/>
          <w:sz w:val="20"/>
        </w:rPr>
      </w:pPr>
      <w:hyperlink w:anchor="_bookmark1313" w:history="1">
        <w:r w:rsidR="00257CFD">
          <w:rPr>
            <w:rFonts w:ascii="Arial" w:hAnsi="Arial" w:cs="Arial"/>
            <w:color w:val="0000CC"/>
            <w:sz w:val="20"/>
          </w:rPr>
          <w:t xml:space="preserve">Quy trình </w:t>
        </w:r>
        <w:r w:rsidR="00257CFD" w:rsidRPr="001058B5">
          <w:rPr>
            <w:rFonts w:ascii="Arial" w:hAnsi="Arial" w:cs="Arial"/>
            <w:color w:val="0000CC"/>
            <w:sz w:val="20"/>
          </w:rPr>
          <w:t>Global Application Context</w:t>
        </w:r>
        <w:r w:rsidR="00257CFD">
          <w:rPr>
            <w:rFonts w:ascii="Arial" w:hAnsi="Arial" w:cs="Arial"/>
            <w:color w:val="0000CC"/>
            <w:sz w:val="20"/>
          </w:rPr>
          <w:t xml:space="preserve"> đơn</w:t>
        </w:r>
      </w:hyperlink>
      <w:r w:rsidR="00257CFD">
        <w:rPr>
          <w:rFonts w:ascii="Arial" w:hAnsi="Arial" w:cs="Arial"/>
          <w:color w:val="0000CC"/>
          <w:sz w:val="20"/>
        </w:rPr>
        <w:t xml:space="preserve"> giản  </w:t>
      </w:r>
    </w:p>
    <w:p w14:paraId="3F4C7689" w14:textId="77777777" w:rsidR="00257CFD" w:rsidRPr="001058B5" w:rsidRDefault="00257CFD" w:rsidP="00257CFD">
      <w:pPr>
        <w:pStyle w:val="ListParagraph"/>
        <w:numPr>
          <w:ilvl w:val="0"/>
          <w:numId w:val="83"/>
        </w:numPr>
        <w:tabs>
          <w:tab w:val="left" w:pos="2620"/>
        </w:tabs>
        <w:rPr>
          <w:rFonts w:ascii="Arial" w:hAnsi="Arial" w:cs="Arial"/>
          <w:sz w:val="20"/>
        </w:rPr>
      </w:pPr>
      <w:r>
        <w:rPr>
          <w:rFonts w:ascii="Arial" w:hAnsi="Arial" w:cs="Arial"/>
          <w:color w:val="0000CC"/>
          <w:sz w:val="20"/>
        </w:rPr>
        <w:t xml:space="preserve">Quy trình </w:t>
      </w:r>
      <w:hyperlink w:anchor="_bookmark1315" w:history="1">
        <w:r w:rsidRPr="001058B5">
          <w:rPr>
            <w:rFonts w:ascii="Arial" w:hAnsi="Arial" w:cs="Arial"/>
            <w:color w:val="0000CC"/>
            <w:sz w:val="20"/>
          </w:rPr>
          <w:t xml:space="preserve">Global Application Context </w:t>
        </w:r>
        <w:r>
          <w:rPr>
            <w:rFonts w:ascii="Arial" w:hAnsi="Arial" w:cs="Arial"/>
            <w:color w:val="0000CC"/>
            <w:sz w:val="20"/>
          </w:rPr>
          <w:t xml:space="preserve">cho người dùng </w:t>
        </w:r>
        <w:r w:rsidRPr="001058B5">
          <w:rPr>
            <w:rFonts w:ascii="Arial" w:hAnsi="Arial" w:cs="Arial"/>
            <w:color w:val="0000CC"/>
            <w:sz w:val="20"/>
          </w:rPr>
          <w:t xml:space="preserve"> Lightweight</w:t>
        </w:r>
      </w:hyperlink>
    </w:p>
    <w:p w14:paraId="736C2E72" w14:textId="77777777" w:rsidR="00257CFD" w:rsidRPr="001058B5" w:rsidRDefault="00257CFD" w:rsidP="00257CFD">
      <w:pPr>
        <w:pStyle w:val="BodyText"/>
        <w:spacing w:before="3"/>
        <w:rPr>
          <w:rFonts w:ascii="Arial" w:hAnsi="Arial" w:cs="Arial"/>
          <w:sz w:val="23"/>
        </w:rPr>
      </w:pPr>
    </w:p>
    <w:p w14:paraId="183ED2F6" w14:textId="77777777" w:rsidR="00257CFD" w:rsidRPr="001058B5" w:rsidRDefault="00257CFD" w:rsidP="00257CFD">
      <w:pPr>
        <w:pStyle w:val="Heading6"/>
      </w:pPr>
      <w:bookmarkStart w:id="1039" w:name="Simple_Global_Application_Context_Proces"/>
      <w:bookmarkStart w:id="1040" w:name="_bookmark1313"/>
      <w:bookmarkEnd w:id="1039"/>
      <w:bookmarkEnd w:id="1040"/>
      <w:r>
        <w:t xml:space="preserve">Quy trình </w:t>
      </w:r>
      <w:r w:rsidRPr="001058B5">
        <w:t xml:space="preserve"> </w:t>
      </w:r>
      <w:bookmarkStart w:id="1041" w:name="_bookmark1314"/>
      <w:bookmarkEnd w:id="1041"/>
      <w:r w:rsidRPr="001058B5">
        <w:t xml:space="preserve">Global Application Context </w:t>
      </w:r>
      <w:r>
        <w:t xml:space="preserve">đơn giản </w:t>
      </w:r>
    </w:p>
    <w:p w14:paraId="3D2FF179" w14:textId="77777777" w:rsidR="00257CFD" w:rsidRPr="00E27B21" w:rsidRDefault="00257CFD" w:rsidP="00257CFD">
      <w:pPr>
        <w:pStyle w:val="BodyText"/>
        <w:spacing w:before="57" w:line="230" w:lineRule="auto"/>
        <w:ind w:left="2259" w:right="178"/>
        <w:rPr>
          <w:rFonts w:ascii="Arial" w:hAnsi="Arial" w:cs="Arial"/>
        </w:rPr>
      </w:pPr>
      <w:r w:rsidRPr="00E27B21">
        <w:rPr>
          <w:rFonts w:ascii="Arial" w:hAnsi="Arial" w:cs="Arial"/>
        </w:rPr>
        <w:t xml:space="preserve">Hãy xem xét máy chủ ứng dụng, AppSvr, đã gán mã định danh </w:t>
      </w:r>
      <w:r w:rsidRPr="001058B5">
        <w:rPr>
          <w:rFonts w:ascii="Arial" w:hAnsi="Arial" w:cs="Arial"/>
        </w:rPr>
        <w:t>clien</w:t>
      </w:r>
      <w:r>
        <w:rPr>
          <w:rFonts w:ascii="Arial" w:hAnsi="Arial" w:cs="Arial"/>
        </w:rPr>
        <w:t xml:space="preserve">t </w:t>
      </w:r>
      <w:r w:rsidRPr="00E27B21">
        <w:rPr>
          <w:rFonts w:ascii="Arial" w:hAnsi="Arial" w:cs="Arial"/>
        </w:rPr>
        <w:t xml:space="preserve">12345 cho </w:t>
      </w:r>
      <w:r w:rsidRPr="001058B5">
        <w:rPr>
          <w:rFonts w:ascii="Arial" w:hAnsi="Arial" w:cs="Arial"/>
        </w:rPr>
        <w:t>clien</w:t>
      </w:r>
      <w:r>
        <w:rPr>
          <w:rFonts w:ascii="Arial" w:hAnsi="Arial" w:cs="Arial"/>
        </w:rPr>
        <w:t xml:space="preserve">t </w:t>
      </w:r>
      <w:r w:rsidRPr="00E27B21">
        <w:rPr>
          <w:rFonts w:ascii="Arial" w:hAnsi="Arial" w:cs="Arial"/>
        </w:rPr>
        <w:t xml:space="preserve">SCOTT. Ứng dụng AppSvr sử dụng người dùng SCOTT để tạo một </w:t>
      </w:r>
      <w:r w:rsidRPr="001058B5">
        <w:rPr>
          <w:rFonts w:ascii="Arial" w:hAnsi="Arial" w:cs="Arial"/>
        </w:rPr>
        <w:t>session</w:t>
      </w:r>
      <w:r w:rsidRPr="00E27B21">
        <w:rPr>
          <w:rFonts w:ascii="Arial" w:hAnsi="Arial" w:cs="Arial"/>
        </w:rPr>
        <w:t xml:space="preserve"> (có nghĩa là, nó không phải là một </w:t>
      </w:r>
      <w:r w:rsidRPr="001058B5">
        <w:rPr>
          <w:rFonts w:ascii="Arial" w:hAnsi="Arial" w:cs="Arial"/>
        </w:rPr>
        <w:t>pool</w:t>
      </w:r>
      <w:r w:rsidRPr="00E27B21">
        <w:rPr>
          <w:rFonts w:ascii="Arial" w:hAnsi="Arial" w:cs="Arial"/>
        </w:rPr>
        <w:t xml:space="preserve"> kết nối.) Giá trị được gán cho thuộc tính context có thể đến từ bất cứ đâu, ví dụ, chạy câu lệnh SELECT trên bảng chứa trách nhiệm mã cho người dùng. Khi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E27B21">
        <w:rPr>
          <w:rFonts w:ascii="Arial" w:hAnsi="Arial" w:cs="Arial"/>
        </w:rPr>
        <w:t xml:space="preserve">được phổ biến, nó được lưu trữ trong bộ nhớ. Kết quả là, bất kỳ hành động nào cần mã chịu trách nhiệm đều có thể truy cập nhanh chóng bằng lệnh SYS_CONTEXT, mà không cần phải truy cập vào bảng. Ưu điểm duy nhất </w:t>
      </w:r>
      <w:r w:rsidRPr="001058B5">
        <w:rPr>
          <w:rFonts w:ascii="Arial" w:hAnsi="Arial" w:cs="Arial"/>
        </w:rPr>
        <w:t xml:space="preserve">global context </w:t>
      </w:r>
      <w:r w:rsidRPr="00E27B21">
        <w:rPr>
          <w:rFonts w:ascii="Arial" w:hAnsi="Arial" w:cs="Arial"/>
        </w:rPr>
        <w:t>trong bối cảnh cục bộ trong trường hợp này là nếu SCOTT thay đổi các ứng dụng thường xuyên và sử dụng cùng một ngữ cảnh trong mỗi ứng dụng</w:t>
      </w:r>
      <w:r>
        <w:rPr>
          <w:rFonts w:ascii="Arial" w:hAnsi="Arial" w:cs="Arial"/>
        </w:rPr>
        <w:t>.</w:t>
      </w:r>
    </w:p>
    <w:p w14:paraId="734F7B15" w14:textId="77777777" w:rsidR="00257CFD" w:rsidRPr="00E27B21" w:rsidRDefault="00257CFD" w:rsidP="00257CFD">
      <w:pPr>
        <w:pStyle w:val="BodyText"/>
        <w:spacing w:before="57" w:line="230" w:lineRule="auto"/>
        <w:ind w:left="2259" w:right="178"/>
        <w:rPr>
          <w:rFonts w:ascii="Arial" w:hAnsi="Arial" w:cs="Arial"/>
        </w:rPr>
      </w:pPr>
    </w:p>
    <w:p w14:paraId="4B31C373" w14:textId="77777777" w:rsidR="00257CFD" w:rsidRPr="001058B5" w:rsidRDefault="00257CFD" w:rsidP="00257CFD">
      <w:pPr>
        <w:pStyle w:val="BodyText"/>
        <w:spacing w:before="57" w:line="230" w:lineRule="auto"/>
        <w:ind w:left="2259" w:right="178"/>
        <w:rPr>
          <w:rFonts w:ascii="Arial" w:hAnsi="Arial" w:cs="Arial"/>
        </w:rPr>
      </w:pPr>
      <w:r w:rsidRPr="00E27B21">
        <w:rPr>
          <w:rFonts w:ascii="Arial" w:hAnsi="Arial" w:cs="Arial"/>
        </w:rPr>
        <w:t xml:space="preserve">Các bước sau đây cho thấy cách quy trình </w:t>
      </w:r>
      <w:r w:rsidRPr="001058B5">
        <w:rPr>
          <w:rFonts w:ascii="Arial" w:hAnsi="Arial" w:cs="Arial"/>
        </w:rPr>
        <w:t xml:space="preserve">global application context </w:t>
      </w:r>
      <w:r w:rsidRPr="00E27B21">
        <w:rPr>
          <w:rFonts w:ascii="Arial" w:hAnsi="Arial" w:cs="Arial"/>
        </w:rPr>
        <w:t xml:space="preserve">đặt bộ </w:t>
      </w:r>
      <w:r>
        <w:rPr>
          <w:rFonts w:ascii="Arial" w:hAnsi="Arial" w:cs="Arial"/>
        </w:rPr>
        <w:t xml:space="preserve">định danh </w:t>
      </w:r>
      <w:r w:rsidRPr="00E27B21">
        <w:rPr>
          <w:rFonts w:ascii="Arial" w:hAnsi="Arial" w:cs="Arial"/>
        </w:rPr>
        <w:t xml:space="preserve"> </w:t>
      </w:r>
      <w:r w:rsidRPr="001058B5">
        <w:rPr>
          <w:rFonts w:ascii="Arial" w:hAnsi="Arial" w:cs="Arial"/>
        </w:rPr>
        <w:t xml:space="preserve">client </w:t>
      </w:r>
      <w:r w:rsidRPr="00E27B21">
        <w:rPr>
          <w:rFonts w:ascii="Arial" w:hAnsi="Arial" w:cs="Arial"/>
        </w:rPr>
        <w:t>cho SCOTT:</w:t>
      </w:r>
    </w:p>
    <w:p w14:paraId="4F23DF21" w14:textId="77777777" w:rsidR="00257CFD" w:rsidRPr="001058B5" w:rsidRDefault="00257CFD" w:rsidP="00257CFD">
      <w:pPr>
        <w:pStyle w:val="ListParagraph"/>
        <w:numPr>
          <w:ilvl w:val="0"/>
          <w:numId w:val="82"/>
        </w:numPr>
        <w:tabs>
          <w:tab w:val="left" w:pos="2620"/>
        </w:tabs>
        <w:spacing w:before="114" w:line="232" w:lineRule="auto"/>
        <w:ind w:right="692"/>
        <w:jc w:val="left"/>
        <w:rPr>
          <w:rFonts w:ascii="Arial" w:hAnsi="Arial" w:cs="Arial"/>
          <w:sz w:val="20"/>
        </w:rPr>
      </w:pPr>
      <w:r>
        <w:rPr>
          <w:rFonts w:ascii="Arial" w:hAnsi="Arial" w:cs="Arial"/>
          <w:sz w:val="20"/>
        </w:rPr>
        <w:t xml:space="preserve">Quản trị viên tạo ra </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Pr>
          <w:rFonts w:ascii="Arial" w:hAnsi="Arial" w:cs="Arial"/>
          <w:sz w:val="20"/>
        </w:rPr>
        <w:t>bằng cách sử dụng câu lệnh sau</w:t>
      </w:r>
      <w:r w:rsidRPr="001058B5">
        <w:rPr>
          <w:rFonts w:ascii="Arial" w:hAnsi="Arial" w:cs="Arial"/>
          <w:sz w:val="20"/>
        </w:rPr>
        <w:t xml:space="preserve"> </w:t>
      </w:r>
      <w:r>
        <w:rPr>
          <w:rFonts w:ascii="Arial" w:hAnsi="Arial" w:cs="Arial"/>
          <w:sz w:val="20"/>
        </w:rPr>
        <w:t>:</w:t>
      </w:r>
    </w:p>
    <w:p w14:paraId="2E33D25A"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519869D"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F4DE631" w14:textId="77777777" w:rsidR="00257CFD" w:rsidRPr="001058B5" w:rsidRDefault="00257CFD" w:rsidP="00257CFD">
      <w:pPr>
        <w:pStyle w:val="BodyText"/>
        <w:spacing w:before="10"/>
        <w:rPr>
          <w:rFonts w:ascii="Arial" w:hAnsi="Arial" w:cs="Arial"/>
          <w:sz w:val="27"/>
        </w:rPr>
      </w:pPr>
    </w:p>
    <w:p w14:paraId="3A849F45" w14:textId="77777777" w:rsidR="00257CFD" w:rsidRDefault="00257CFD" w:rsidP="00257CFD">
      <w:pPr>
        <w:pStyle w:val="ListParagraph"/>
        <w:numPr>
          <w:ilvl w:val="0"/>
          <w:numId w:val="82"/>
        </w:numPr>
        <w:tabs>
          <w:tab w:val="left" w:pos="2020"/>
        </w:tabs>
        <w:spacing w:before="100" w:line="230" w:lineRule="auto"/>
        <w:ind w:left="2020" w:right="816"/>
        <w:jc w:val="left"/>
        <w:rPr>
          <w:rFonts w:ascii="Arial" w:hAnsi="Arial" w:cs="Arial"/>
          <w:sz w:val="20"/>
        </w:rPr>
      </w:pPr>
      <w:r w:rsidRPr="00E27B21">
        <w:rPr>
          <w:rFonts w:ascii="Arial" w:hAnsi="Arial" w:cs="Arial"/>
          <w:sz w:val="20"/>
        </w:rPr>
        <w:t xml:space="preserve">Quản trị viên tạo một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E27B21">
        <w:rPr>
          <w:rFonts w:ascii="Arial" w:hAnsi="Arial" w:cs="Arial"/>
          <w:sz w:val="20"/>
        </w:rPr>
        <w:t xml:space="preserve">cho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E27B21">
        <w:rPr>
          <w:rFonts w:ascii="Arial" w:hAnsi="Arial" w:cs="Arial"/>
          <w:sz w:val="20"/>
        </w:rPr>
        <w:t xml:space="preserve">hr_ctx để chỉ ra rằng, đối với định danh </w:t>
      </w:r>
      <w:r w:rsidRPr="001058B5">
        <w:rPr>
          <w:rFonts w:ascii="Arial" w:hAnsi="Arial" w:cs="Arial"/>
          <w:sz w:val="20"/>
        </w:rPr>
        <w:t>client</w:t>
      </w:r>
      <w:r w:rsidRPr="00E27B21">
        <w:rPr>
          <w:rFonts w:ascii="Arial" w:hAnsi="Arial" w:cs="Arial"/>
          <w:sz w:val="20"/>
        </w:rPr>
        <w:t xml:space="preserve"> này, có một </w:t>
      </w:r>
      <w:r w:rsidRPr="001058B5">
        <w:rPr>
          <w:rFonts w:ascii="Arial" w:hAnsi="Arial" w:cs="Arial"/>
          <w:sz w:val="20"/>
        </w:rPr>
        <w:t xml:space="preserve">application context </w:t>
      </w:r>
      <w:r w:rsidRPr="00E27B21">
        <w:rPr>
          <w:rFonts w:ascii="Arial" w:hAnsi="Arial" w:cs="Arial"/>
          <w:sz w:val="20"/>
        </w:rPr>
        <w:t xml:space="preserve">được gọi là </w:t>
      </w:r>
      <w:r w:rsidRPr="001058B5">
        <w:rPr>
          <w:rFonts w:ascii="Arial" w:hAnsi="Arial" w:cs="Arial"/>
          <w:sz w:val="20"/>
        </w:rPr>
        <w:t>responsibility</w:t>
      </w:r>
      <w:r w:rsidRPr="00E27B21">
        <w:rPr>
          <w:rFonts w:ascii="Arial" w:hAnsi="Arial" w:cs="Arial"/>
          <w:sz w:val="20"/>
        </w:rPr>
        <w:t xml:space="preserve"> với giá trị là 13 trong </w:t>
      </w:r>
      <w:r w:rsidRPr="001058B5">
        <w:rPr>
          <w:rFonts w:ascii="Arial" w:hAnsi="Arial" w:cs="Arial"/>
          <w:sz w:val="20"/>
        </w:rPr>
        <w:t>HR</w:t>
      </w:r>
      <w:r>
        <w:rPr>
          <w:rFonts w:ascii="Arial" w:hAnsi="Arial" w:cs="Arial"/>
          <w:sz w:val="20"/>
        </w:rPr>
        <w:t xml:space="preserve"> </w:t>
      </w:r>
      <w:r w:rsidRPr="001058B5">
        <w:rPr>
          <w:rFonts w:ascii="Arial" w:hAnsi="Arial" w:cs="Arial"/>
          <w:spacing w:val="-83"/>
          <w:sz w:val="20"/>
        </w:rPr>
        <w:t xml:space="preserve"> </w:t>
      </w:r>
      <w:r>
        <w:rPr>
          <w:rFonts w:ascii="Arial" w:hAnsi="Arial" w:cs="Arial"/>
          <w:spacing w:val="-83"/>
          <w:sz w:val="20"/>
        </w:rPr>
        <w:t xml:space="preserve">   </w:t>
      </w:r>
      <w:r w:rsidRPr="001058B5">
        <w:rPr>
          <w:rFonts w:ascii="Arial" w:hAnsi="Arial" w:cs="Arial"/>
          <w:sz w:val="20"/>
        </w:rPr>
        <w:t>namespace</w:t>
      </w:r>
      <w:r w:rsidRPr="00E27B21">
        <w:rPr>
          <w:rFonts w:ascii="Arial" w:hAnsi="Arial" w:cs="Arial"/>
          <w:sz w:val="20"/>
        </w:rPr>
        <w:t>.:</w:t>
      </w:r>
    </w:p>
    <w:p w14:paraId="0CDF001F" w14:textId="77777777" w:rsidR="00257CFD" w:rsidRPr="001058B5" w:rsidRDefault="00257CFD" w:rsidP="00257CFD">
      <w:pPr>
        <w:spacing w:before="139" w:line="259" w:lineRule="auto"/>
        <w:ind w:left="2019" w:right="4810"/>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621467DF" w14:textId="77777777" w:rsidR="00257CFD" w:rsidRPr="001058B5" w:rsidRDefault="00257CFD" w:rsidP="00257CFD">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43E1C235" w14:textId="77777777" w:rsidR="00257CFD" w:rsidRPr="001058B5" w:rsidRDefault="00257CFD" w:rsidP="00257CFD">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46E4502F" w14:textId="77777777" w:rsidR="00257CFD" w:rsidRPr="001058B5" w:rsidRDefault="00257CFD" w:rsidP="00257CFD">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3FE4E840" w14:textId="77777777" w:rsidR="00257CFD" w:rsidRPr="001058B5" w:rsidRDefault="00257CFD" w:rsidP="00257CFD">
      <w:pPr>
        <w:ind w:left="2112"/>
        <w:rPr>
          <w:rFonts w:ascii="Arial" w:hAnsi="Arial" w:cs="Arial"/>
          <w:sz w:val="18"/>
        </w:rPr>
      </w:pPr>
      <w:r w:rsidRPr="001058B5">
        <w:rPr>
          <w:rFonts w:ascii="Arial" w:hAnsi="Arial" w:cs="Arial"/>
          <w:w w:val="95"/>
          <w:sz w:val="18"/>
        </w:rPr>
        <w:t>END;</w:t>
      </w:r>
    </w:p>
    <w:p w14:paraId="4BAEBC89" w14:textId="77777777" w:rsidR="00257CFD" w:rsidRPr="001058B5" w:rsidRDefault="00257CFD" w:rsidP="00257CFD">
      <w:pPr>
        <w:spacing w:before="14"/>
        <w:ind w:left="2020"/>
        <w:rPr>
          <w:rFonts w:ascii="Arial" w:hAnsi="Arial" w:cs="Arial"/>
          <w:sz w:val="18"/>
        </w:rPr>
      </w:pPr>
      <w:r w:rsidRPr="001058B5">
        <w:rPr>
          <w:rFonts w:ascii="Arial" w:hAnsi="Arial" w:cs="Arial"/>
          <w:w w:val="86"/>
          <w:sz w:val="18"/>
        </w:rPr>
        <w:t>/</w:t>
      </w:r>
    </w:p>
    <w:p w14:paraId="0983B315" w14:textId="77777777" w:rsidR="00257CFD" w:rsidRPr="001058B5" w:rsidRDefault="00257CFD" w:rsidP="00257CFD">
      <w:pPr>
        <w:pStyle w:val="BodyText"/>
        <w:spacing w:before="1"/>
        <w:rPr>
          <w:rFonts w:ascii="Arial" w:hAnsi="Arial" w:cs="Arial"/>
          <w:sz w:val="19"/>
        </w:rPr>
      </w:pPr>
    </w:p>
    <w:p w14:paraId="1C79E1E8" w14:textId="77777777" w:rsidR="00257CFD" w:rsidRDefault="00257CFD" w:rsidP="00257CFD">
      <w:pPr>
        <w:pStyle w:val="BodyText"/>
        <w:spacing w:line="228" w:lineRule="auto"/>
        <w:ind w:left="2020" w:right="848" w:hanging="1"/>
        <w:rPr>
          <w:rFonts w:ascii="Arial" w:hAnsi="Arial" w:cs="Arial"/>
        </w:rPr>
      </w:pPr>
      <w:r w:rsidRPr="001058B5">
        <w:rPr>
          <w:rFonts w:ascii="Arial" w:hAnsi="Arial" w:cs="Arial"/>
        </w:rPr>
        <w:t xml:space="preserve">PL/SQL procedure </w:t>
      </w:r>
      <w:r w:rsidRPr="00AC24B6">
        <w:rPr>
          <w:rFonts w:ascii="Arial" w:hAnsi="Arial" w:cs="Arial"/>
        </w:rPr>
        <w:t>này được lưu trữ trong</w:t>
      </w:r>
      <w:r>
        <w:rPr>
          <w:rFonts w:ascii="Arial" w:hAnsi="Arial" w:cs="Arial"/>
        </w:rPr>
        <w:t xml:space="preserve"> HR</w:t>
      </w:r>
      <w:r w:rsidRPr="00AC24B6">
        <w:rPr>
          <w:rFonts w:ascii="Arial" w:hAnsi="Arial" w:cs="Arial"/>
        </w:rPr>
        <w:t xml:space="preserve"> </w:t>
      </w:r>
      <w:r w:rsidRPr="001058B5">
        <w:rPr>
          <w:rFonts w:ascii="Arial" w:hAnsi="Arial" w:cs="Arial"/>
        </w:rPr>
        <w:t>database schema</w:t>
      </w:r>
      <w:r w:rsidRPr="00AC24B6">
        <w:rPr>
          <w:rFonts w:ascii="Arial" w:hAnsi="Arial" w:cs="Arial"/>
        </w:rPr>
        <w:t xml:space="preserve">, nhưng thường nó được lưu trữ trong </w:t>
      </w:r>
      <w:r w:rsidRPr="001058B5">
        <w:rPr>
          <w:rFonts w:ascii="Arial" w:hAnsi="Arial" w:cs="Arial"/>
        </w:rPr>
        <w:t>schema</w:t>
      </w:r>
      <w:r w:rsidRPr="00AC24B6">
        <w:rPr>
          <w:rFonts w:ascii="Arial" w:hAnsi="Arial" w:cs="Arial"/>
        </w:rPr>
        <w:t xml:space="preserve">  của quản trị viên bảo mật.</w:t>
      </w:r>
    </w:p>
    <w:p w14:paraId="0ADC3A61"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Pr>
          <w:rFonts w:ascii="Arial" w:hAnsi="Arial" w:cs="Arial"/>
          <w:sz w:val="20"/>
        </w:rPr>
        <w:t xml:space="preserve">Ứng dụng AppSvr sử dụng lệnh sau đây để chỉ ra danh tính client kết nối mỗi lần scott sử dụng AppSvr để kêt nối với database                                                                                                                                                                             </w:t>
      </w:r>
      <w:r w:rsidRPr="007B1534">
        <w:rPr>
          <w:rFonts w:ascii="Arial" w:hAnsi="Arial" w:cs="Arial"/>
          <w:w w:val="95"/>
          <w:sz w:val="18"/>
        </w:rPr>
        <w:t>EXEC DBMS_SESSION.SET_IDENTIFIER('12345'</w:t>
      </w:r>
    </w:p>
    <w:p w14:paraId="3DB85E73"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7B1534">
        <w:rPr>
          <w:rFonts w:ascii="Arial" w:hAnsi="Arial" w:cs="Arial"/>
          <w:w w:val="95"/>
          <w:sz w:val="20"/>
        </w:rPr>
        <w:t xml:space="preserve">Khi có một SYS_CONTEXT ('hr_ctx', </w:t>
      </w:r>
      <w:r w:rsidRPr="001058B5">
        <w:rPr>
          <w:rFonts w:ascii="Arial" w:hAnsi="Arial" w:cs="Arial"/>
          <w:w w:val="95"/>
          <w:sz w:val="20"/>
        </w:rPr>
        <w:t>responsibility</w:t>
      </w:r>
      <w:r w:rsidRPr="007B1534">
        <w:rPr>
          <w:rFonts w:ascii="Arial" w:hAnsi="Arial" w:cs="Arial"/>
          <w:w w:val="95"/>
          <w:sz w:val="20"/>
        </w:rPr>
        <w:t xml:space="preserve">) gọi trong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7B1534">
        <w:rPr>
          <w:rFonts w:ascii="Arial" w:hAnsi="Arial" w:cs="Arial"/>
          <w:sz w:val="20"/>
        </w:rPr>
        <w:t xml:space="preserve"> </w:t>
      </w:r>
      <w:r>
        <w:rPr>
          <w:rFonts w:ascii="Arial" w:hAnsi="Arial" w:cs="Arial"/>
          <w:sz w:val="20"/>
        </w:rPr>
        <w:t>,t</w:t>
      </w:r>
      <w:r w:rsidRPr="001058B5">
        <w:rPr>
          <w:rFonts w:ascii="Arial" w:hAnsi="Arial" w:cs="Arial"/>
          <w:sz w:val="20"/>
        </w:rPr>
        <w:t>he</w:t>
      </w:r>
      <w:r w:rsidRPr="001058B5">
        <w:rPr>
          <w:rFonts w:ascii="Arial" w:hAnsi="Arial" w:cs="Arial"/>
          <w:spacing w:val="-11"/>
          <w:sz w:val="20"/>
        </w:rPr>
        <w:t xml:space="preserve"> </w:t>
      </w:r>
      <w:r w:rsidRPr="001058B5">
        <w:rPr>
          <w:rFonts w:ascii="Arial" w:hAnsi="Arial" w:cs="Arial"/>
          <w:sz w:val="20"/>
        </w:rPr>
        <w:t>database</w:t>
      </w:r>
      <w:r w:rsidRPr="007B1534">
        <w:rPr>
          <w:rFonts w:ascii="Arial" w:hAnsi="Arial" w:cs="Arial"/>
          <w:w w:val="95"/>
          <w:sz w:val="20"/>
        </w:rPr>
        <w:t xml:space="preserve"> khớp với định danh </w:t>
      </w:r>
      <w:r w:rsidRPr="001058B5">
        <w:rPr>
          <w:rFonts w:ascii="Arial" w:hAnsi="Arial" w:cs="Arial"/>
          <w:sz w:val="20"/>
        </w:rPr>
        <w:t>client</w:t>
      </w:r>
      <w:r w:rsidRPr="007B1534">
        <w:rPr>
          <w:rFonts w:ascii="Arial" w:hAnsi="Arial" w:cs="Arial"/>
          <w:w w:val="95"/>
          <w:sz w:val="20"/>
        </w:rPr>
        <w:t xml:space="preserve">, 12345, với </w:t>
      </w:r>
      <w:r w:rsidRPr="001058B5">
        <w:rPr>
          <w:rFonts w:ascii="Arial" w:hAnsi="Arial" w:cs="Arial"/>
          <w:sz w:val="20"/>
        </w:rPr>
        <w:t>global context</w:t>
      </w:r>
      <w:r w:rsidRPr="007B1534">
        <w:rPr>
          <w:rFonts w:ascii="Arial" w:hAnsi="Arial" w:cs="Arial"/>
          <w:w w:val="95"/>
          <w:sz w:val="20"/>
        </w:rPr>
        <w:t>, và sau đó trả về giá</w:t>
      </w:r>
      <w:r w:rsidRPr="001979D3">
        <w:rPr>
          <w:rFonts w:ascii="Arial" w:hAnsi="Arial" w:cs="Arial"/>
          <w:w w:val="95"/>
          <w:sz w:val="20"/>
        </w:rPr>
        <w:t xml:space="preserve"> </w:t>
      </w:r>
      <w:r>
        <w:rPr>
          <w:rFonts w:ascii="Arial" w:hAnsi="Arial" w:cs="Arial"/>
          <w:w w:val="95"/>
          <w:sz w:val="20"/>
        </w:rPr>
        <w:t>trị 13</w:t>
      </w:r>
    </w:p>
    <w:p w14:paraId="650C38FE"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1979D3">
        <w:rPr>
          <w:rFonts w:ascii="Arial" w:hAnsi="Arial" w:cs="Arial"/>
          <w:sz w:val="20"/>
        </w:rPr>
        <w:t xml:space="preserve">Khi thoát khỏi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979D3">
        <w:rPr>
          <w:rFonts w:ascii="Arial" w:hAnsi="Arial" w:cs="Arial"/>
          <w:sz w:val="20"/>
        </w:rPr>
        <w:t xml:space="preserve"> này, AppSvr xóa bộ định danh </w:t>
      </w:r>
      <w:r w:rsidRPr="001058B5">
        <w:rPr>
          <w:rFonts w:ascii="Arial" w:hAnsi="Arial" w:cs="Arial"/>
          <w:sz w:val="20"/>
        </w:rPr>
        <w:t>clien</w:t>
      </w:r>
      <w:r>
        <w:rPr>
          <w:rFonts w:ascii="Arial" w:hAnsi="Arial" w:cs="Arial"/>
          <w:sz w:val="20"/>
        </w:rPr>
        <w:t xml:space="preserve"> </w:t>
      </w:r>
      <w:r w:rsidRPr="001979D3">
        <w:rPr>
          <w:rFonts w:ascii="Arial" w:hAnsi="Arial" w:cs="Arial"/>
          <w:sz w:val="20"/>
        </w:rPr>
        <w:t>bằng cách thực hiện thủ tục sau</w:t>
      </w:r>
      <w:r>
        <w:rPr>
          <w:rFonts w:ascii="Arial" w:hAnsi="Arial" w:cs="Arial"/>
          <w:w w:val="95"/>
          <w:sz w:val="20"/>
        </w:rPr>
        <w:t xml:space="preserve"> :</w:t>
      </w:r>
      <w:r w:rsidRPr="007B1534">
        <w:rPr>
          <w:rFonts w:ascii="Arial" w:hAnsi="Arial" w:cs="Arial"/>
          <w:w w:val="95"/>
          <w:sz w:val="20"/>
        </w:rPr>
        <w:t xml:space="preserve"> </w:t>
      </w:r>
    </w:p>
    <w:p w14:paraId="20F35299" w14:textId="77777777" w:rsidR="00257CFD" w:rsidRPr="001979D3" w:rsidRDefault="00257CFD" w:rsidP="00257CFD">
      <w:pPr>
        <w:spacing w:before="144"/>
        <w:rPr>
          <w:rFonts w:ascii="Arial" w:hAnsi="Arial" w:cs="Arial"/>
          <w:sz w:val="18"/>
        </w:rPr>
      </w:pPr>
      <w:r>
        <w:rPr>
          <w:rFonts w:ascii="Arial" w:hAnsi="Arial" w:cs="Arial"/>
          <w:w w:val="95"/>
          <w:sz w:val="18"/>
        </w:rPr>
        <w:t xml:space="preserve">                                           </w:t>
      </w:r>
      <w:r w:rsidRPr="001979D3">
        <w:rPr>
          <w:rFonts w:ascii="Arial" w:hAnsi="Arial" w:cs="Arial"/>
          <w:w w:val="95"/>
          <w:sz w:val="18"/>
        </w:rPr>
        <w:t>EXEC DBMS_SESSION.CLEAR_IDENTIFIER( );</w:t>
      </w:r>
    </w:p>
    <w:p w14:paraId="31B487C2" w14:textId="77777777" w:rsidR="00257CFD" w:rsidRPr="001058B5" w:rsidRDefault="00257CFD" w:rsidP="00257CFD">
      <w:pPr>
        <w:pStyle w:val="BodyText"/>
        <w:rPr>
          <w:rFonts w:ascii="Arial" w:hAnsi="Arial" w:cs="Arial"/>
          <w:sz w:val="19"/>
        </w:rPr>
      </w:pPr>
    </w:p>
    <w:p w14:paraId="75C8DE96" w14:textId="77777777" w:rsidR="00257CFD" w:rsidRPr="001979D3" w:rsidRDefault="00257CFD" w:rsidP="00257CFD">
      <w:pPr>
        <w:pStyle w:val="ListParagraph"/>
        <w:numPr>
          <w:ilvl w:val="0"/>
          <w:numId w:val="82"/>
        </w:numPr>
        <w:tabs>
          <w:tab w:val="left" w:pos="2020"/>
        </w:tabs>
        <w:spacing w:before="0" w:line="228" w:lineRule="auto"/>
        <w:ind w:left="2020" w:right="1629"/>
        <w:jc w:val="left"/>
        <w:rPr>
          <w:rFonts w:ascii="Arial" w:hAnsi="Arial" w:cs="Arial"/>
          <w:sz w:val="20"/>
        </w:rPr>
      </w:pPr>
      <w:r w:rsidRPr="001979D3">
        <w:rPr>
          <w:rFonts w:ascii="Arial" w:hAnsi="Arial" w:cs="Arial"/>
          <w:spacing w:val="-9"/>
          <w:sz w:val="20"/>
        </w:rPr>
        <w:t xml:space="preserve">Để giải phóng bộ nhớ được sử dụng bởi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979D3">
        <w:rPr>
          <w:rFonts w:ascii="Arial" w:hAnsi="Arial" w:cs="Arial"/>
          <w:spacing w:val="-9"/>
          <w:sz w:val="20"/>
        </w:rPr>
        <w:t xml:space="preserve">, AppSvr đưa ra </w:t>
      </w:r>
      <w:r w:rsidRPr="001058B5">
        <w:rPr>
          <w:rFonts w:ascii="Arial" w:hAnsi="Arial" w:cs="Arial"/>
          <w:sz w:val="20"/>
        </w:rPr>
        <w:t>procedure</w:t>
      </w:r>
      <w:r w:rsidRPr="001979D3">
        <w:rPr>
          <w:rFonts w:ascii="Arial" w:hAnsi="Arial" w:cs="Arial"/>
          <w:spacing w:val="-9"/>
          <w:sz w:val="20"/>
        </w:rPr>
        <w:t xml:space="preserve"> sau:</w:t>
      </w:r>
      <w:r>
        <w:rPr>
          <w:rFonts w:ascii="Arial" w:hAnsi="Arial" w:cs="Arial"/>
          <w:spacing w:val="-9"/>
          <w:sz w:val="20"/>
        </w:rPr>
        <w:t xml:space="preserve">  </w:t>
      </w:r>
    </w:p>
    <w:p w14:paraId="36101AC7"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DBMS_SESSION.CLEAR_CONTEXT('hr_ctx', '12345');</w:t>
      </w:r>
    </w:p>
    <w:p w14:paraId="22E0088E" w14:textId="77777777" w:rsidR="00257CFD" w:rsidRPr="001058B5" w:rsidRDefault="00257CFD" w:rsidP="00257CFD">
      <w:pPr>
        <w:pStyle w:val="BodyText"/>
        <w:spacing w:before="1"/>
        <w:rPr>
          <w:rFonts w:ascii="Arial" w:hAnsi="Arial" w:cs="Arial"/>
          <w:sz w:val="19"/>
        </w:rPr>
      </w:pPr>
    </w:p>
    <w:p w14:paraId="07B4F546" w14:textId="77777777" w:rsidR="00257CFD" w:rsidRDefault="00257CFD" w:rsidP="00257CFD">
      <w:pPr>
        <w:pStyle w:val="BodyText"/>
        <w:spacing w:before="1" w:line="228" w:lineRule="auto"/>
        <w:ind w:left="2020" w:right="700" w:hanging="1"/>
        <w:rPr>
          <w:rFonts w:ascii="Arial" w:hAnsi="Arial" w:cs="Arial"/>
        </w:rPr>
      </w:pPr>
      <w:r w:rsidRPr="001979D3">
        <w:rPr>
          <w:rFonts w:ascii="Arial" w:hAnsi="Arial" w:cs="Arial"/>
        </w:rPr>
        <w:t xml:space="preserve">CLEAR_CONTEXT là cần thiết khi </w:t>
      </w:r>
      <w:r w:rsidRPr="001058B5">
        <w:rPr>
          <w:rFonts w:ascii="Arial" w:hAnsi="Arial" w:cs="Arial"/>
        </w:rPr>
        <w:t>session</w:t>
      </w:r>
      <w:r w:rsidRPr="001979D3">
        <w:rPr>
          <w:rFonts w:ascii="Arial" w:hAnsi="Arial" w:cs="Arial"/>
        </w:rPr>
        <w:t xml:space="preserve">  người dùng không còn hoạt động, trên một đăng xuất rõ ràng, thời gian chờ hoặc các điều kiện khác được xác định bởi ứng dụng AppSvr</w:t>
      </w:r>
    </w:p>
    <w:p w14:paraId="44322F0F" w14:textId="77777777" w:rsidR="00257CFD" w:rsidRPr="001058B5" w:rsidRDefault="008D1AB8" w:rsidP="00257CFD">
      <w:pPr>
        <w:pStyle w:val="BodyText"/>
        <w:spacing w:before="1"/>
        <w:rPr>
          <w:rFonts w:ascii="Arial" w:hAnsi="Arial" w:cs="Arial"/>
          <w:sz w:val="18"/>
        </w:rPr>
      </w:pPr>
      <w:r>
        <w:rPr>
          <w:rFonts w:ascii="Arial" w:hAnsi="Arial" w:cs="Arial"/>
        </w:rPr>
        <w:pict w14:anchorId="65E04B6E">
          <v:group id="_x0000_s1822" style="position:absolute;margin-left:174pt;margin-top:13.25pt;width:312pt;height:2.55pt;z-index:502665968;mso-wrap-distance-left:0;mso-wrap-distance-right:0;mso-position-horizontal-relative:page" coordorigin="3480,265" coordsize="6240,51">
            <v:line id="_x0000_s1823" style="position:absolute" from="3480,267" to="9720,267" strokeweight=".24pt"/>
            <v:line id="_x0000_s1824" style="position:absolute" from="3480,313" to="9720,313" strokeweight=".24pt"/>
            <w10:wrap type="topAndBottom" anchorx="page"/>
          </v:group>
        </w:pict>
      </w:r>
    </w:p>
    <w:p w14:paraId="544427DE" w14:textId="77777777" w:rsidR="00257CFD" w:rsidRPr="00304E1D" w:rsidRDefault="00257CFD" w:rsidP="00257CFD">
      <w:pPr>
        <w:pStyle w:val="BodyText"/>
        <w:spacing w:before="27" w:after="101" w:line="230" w:lineRule="auto"/>
        <w:ind w:left="2379" w:right="1826"/>
        <w:rPr>
          <w:rFonts w:ascii="Arial" w:hAnsi="Arial" w:cs="Arial"/>
          <w:sz w:val="19"/>
        </w:rPr>
      </w:pPr>
      <w:r w:rsidRPr="001058B5">
        <w:rPr>
          <w:rFonts w:ascii="Arial" w:hAnsi="Arial" w:cs="Arial"/>
          <w:b/>
          <w:sz w:val="19"/>
        </w:rPr>
        <w:t>Note:</w:t>
      </w:r>
      <w:r>
        <w:rPr>
          <w:rFonts w:ascii="Arial" w:hAnsi="Arial" w:cs="Arial"/>
          <w:b/>
          <w:sz w:val="19"/>
        </w:rPr>
        <w:t xml:space="preserve"> </w:t>
      </w:r>
      <w:r w:rsidRPr="001979D3">
        <w:rPr>
          <w:rFonts w:ascii="Arial" w:hAnsi="Arial" w:cs="Arial"/>
          <w:sz w:val="19"/>
        </w:rPr>
        <w:t xml:space="preserve">Sau khi một định danh </w:t>
      </w:r>
      <w:r w:rsidRPr="001058B5">
        <w:rPr>
          <w:rFonts w:ascii="Arial" w:hAnsi="Arial" w:cs="Arial"/>
        </w:rPr>
        <w:t>client</w:t>
      </w:r>
      <w:r w:rsidRPr="001979D3">
        <w:rPr>
          <w:rFonts w:ascii="Arial" w:hAnsi="Arial" w:cs="Arial"/>
          <w:sz w:val="19"/>
        </w:rPr>
        <w:t xml:space="preserve"> trong một </w:t>
      </w:r>
      <w:r w:rsidRPr="001058B5">
        <w:rPr>
          <w:rFonts w:ascii="Arial" w:hAnsi="Arial" w:cs="Arial"/>
        </w:rPr>
        <w:t>session</w:t>
      </w:r>
      <w:r w:rsidRPr="001979D3">
        <w:rPr>
          <w:rFonts w:ascii="Arial" w:hAnsi="Arial" w:cs="Arial"/>
          <w:sz w:val="19"/>
        </w:rPr>
        <w:t xml:space="preserve"> được xóa, nó sẽ trở thành một giá trị NULL. Điều này ngụ ý rằng các cuộc gọi SYS_CONTEXT tiếp theo chỉ truy </w:t>
      </w:r>
      <w:r>
        <w:rPr>
          <w:rFonts w:ascii="Arial" w:hAnsi="Arial" w:cs="Arial"/>
          <w:sz w:val="19"/>
        </w:rPr>
        <w:t>vấn</w:t>
      </w:r>
      <w:r w:rsidRPr="001979D3">
        <w:rPr>
          <w:rFonts w:ascii="Arial" w:hAnsi="Arial" w:cs="Arial"/>
          <w:sz w:val="19"/>
        </w:rPr>
        <w:t xml:space="preserve"> các </w:t>
      </w:r>
      <w:r w:rsidRPr="001058B5">
        <w:rPr>
          <w:rFonts w:ascii="Arial" w:hAnsi="Arial" w:cs="Arial"/>
        </w:rPr>
        <w:t xml:space="preserve">application contexts </w:t>
      </w:r>
      <w:r w:rsidRPr="001979D3">
        <w:rPr>
          <w:rFonts w:ascii="Arial" w:hAnsi="Arial" w:cs="Arial"/>
          <w:sz w:val="19"/>
        </w:rPr>
        <w:t xml:space="preserve">với các mã định danh </w:t>
      </w:r>
      <w:r w:rsidRPr="001058B5">
        <w:rPr>
          <w:rFonts w:ascii="Arial" w:hAnsi="Arial" w:cs="Arial"/>
        </w:rPr>
        <w:t>client</w:t>
      </w:r>
      <w:r w:rsidRPr="001979D3">
        <w:rPr>
          <w:rFonts w:ascii="Arial" w:hAnsi="Arial" w:cs="Arial"/>
          <w:sz w:val="19"/>
        </w:rPr>
        <w:t xml:space="preserve"> NULL, cho đến khi trình </w:t>
      </w:r>
      <w:r>
        <w:rPr>
          <w:rFonts w:ascii="Arial" w:hAnsi="Arial" w:cs="Arial"/>
          <w:sz w:val="19"/>
        </w:rPr>
        <w:t>định danh</w:t>
      </w:r>
      <w:r w:rsidRPr="001979D3">
        <w:rPr>
          <w:rFonts w:ascii="Arial" w:hAnsi="Arial" w:cs="Arial"/>
          <w:sz w:val="19"/>
        </w:rPr>
        <w:t xml:space="preserve"> </w:t>
      </w:r>
      <w:r w:rsidRPr="001058B5">
        <w:rPr>
          <w:rFonts w:ascii="Arial" w:hAnsi="Arial" w:cs="Arial"/>
        </w:rPr>
        <w:t>client</w:t>
      </w:r>
      <w:r w:rsidRPr="001979D3">
        <w:rPr>
          <w:rFonts w:ascii="Arial" w:hAnsi="Arial" w:cs="Arial"/>
          <w:sz w:val="19"/>
        </w:rPr>
        <w:t xml:space="preserve"> được </w:t>
      </w:r>
      <w:r>
        <w:rPr>
          <w:rFonts w:ascii="Arial" w:hAnsi="Arial" w:cs="Arial"/>
          <w:sz w:val="19"/>
        </w:rPr>
        <w:t>thiết lập lại</w:t>
      </w:r>
      <w:r w:rsidRPr="001979D3">
        <w:rPr>
          <w:rFonts w:ascii="Arial" w:hAnsi="Arial" w:cs="Arial"/>
          <w:sz w:val="19"/>
        </w:rPr>
        <w:t xml:space="preserve"> bằng </w:t>
      </w:r>
      <w:r w:rsidRPr="001058B5">
        <w:rPr>
          <w:rFonts w:ascii="Arial" w:hAnsi="Arial" w:cs="Arial"/>
        </w:rPr>
        <w:t>SET_IDENTIFIER</w:t>
      </w:r>
      <w:r>
        <w:rPr>
          <w:rFonts w:ascii="Arial" w:hAnsi="Arial" w:cs="Arial"/>
        </w:rPr>
        <w:t xml:space="preserve"> </w:t>
      </w:r>
      <w:r w:rsidRPr="001058B5">
        <w:rPr>
          <w:rFonts w:ascii="Arial" w:hAnsi="Arial" w:cs="Arial"/>
          <w:spacing w:val="-95"/>
        </w:rPr>
        <w:t xml:space="preserve"> </w:t>
      </w:r>
      <w:r w:rsidRPr="001058B5">
        <w:rPr>
          <w:rFonts w:ascii="Arial" w:hAnsi="Arial" w:cs="Arial"/>
        </w:rPr>
        <w:t>interface</w:t>
      </w:r>
      <w:r w:rsidRPr="001979D3">
        <w:rPr>
          <w:rFonts w:ascii="Arial" w:hAnsi="Arial" w:cs="Arial"/>
          <w:sz w:val="19"/>
        </w:rPr>
        <w:t>.</w:t>
      </w:r>
    </w:p>
    <w:p w14:paraId="55BA4C2F" w14:textId="77777777" w:rsidR="00257CFD" w:rsidRPr="001058B5" w:rsidRDefault="008D1AB8"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7C74D84">
          <v:group id="_x0000_s1771" style="width:312pt;height:2.55pt;mso-position-horizontal-relative:char;mso-position-vertical-relative:line" coordsize="6240,51">
            <v:line id="_x0000_s1772" style="position:absolute" from="0,2" to="6240,2" strokeweight=".24pt"/>
            <v:line id="_x0000_s1773" style="position:absolute" from="0,48" to="6240,48" strokeweight=".24pt"/>
            <w10:anchorlock/>
          </v:group>
        </w:pict>
      </w:r>
    </w:p>
    <w:p w14:paraId="67098D6D" w14:textId="77777777" w:rsidR="00257CFD" w:rsidRPr="001058B5" w:rsidRDefault="00257CFD" w:rsidP="00257CFD">
      <w:pPr>
        <w:pStyle w:val="BodyText"/>
        <w:spacing w:before="5"/>
        <w:rPr>
          <w:rFonts w:ascii="Arial" w:hAnsi="Arial" w:cs="Arial"/>
          <w:sz w:val="10"/>
        </w:rPr>
      </w:pPr>
    </w:p>
    <w:p w14:paraId="74836D14" w14:textId="77777777" w:rsidR="00257CFD" w:rsidRPr="001058B5" w:rsidRDefault="00257CFD" w:rsidP="00257CFD">
      <w:pPr>
        <w:pStyle w:val="Heading6"/>
        <w:spacing w:before="105"/>
        <w:ind w:left="1660"/>
      </w:pPr>
      <w:bookmarkStart w:id="1042" w:name="Global_Application_Context_Process_for_L"/>
      <w:bookmarkStart w:id="1043" w:name="_bookmark1315"/>
      <w:bookmarkStart w:id="1044" w:name="_bookmark1316"/>
      <w:bookmarkEnd w:id="1042"/>
      <w:bookmarkEnd w:id="1043"/>
      <w:bookmarkEnd w:id="1044"/>
      <w:r>
        <w:t xml:space="preserve">Quy trình </w:t>
      </w:r>
      <w:r w:rsidRPr="001058B5">
        <w:t xml:space="preserve">Global Application Context Process </w:t>
      </w:r>
      <w:r>
        <w:t xml:space="preserve">cho người dùng </w:t>
      </w:r>
      <w:r w:rsidRPr="001058B5">
        <w:t xml:space="preserve"> Lightweight </w:t>
      </w:r>
    </w:p>
    <w:p w14:paraId="70FC9A57" w14:textId="77777777" w:rsidR="00257CFD" w:rsidRDefault="00257CFD" w:rsidP="00257CFD">
      <w:pPr>
        <w:pStyle w:val="BodyText"/>
        <w:spacing w:before="57" w:line="230" w:lineRule="auto"/>
        <w:ind w:left="1659" w:right="700"/>
        <w:rPr>
          <w:rFonts w:ascii="Arial" w:hAnsi="Arial" w:cs="Arial"/>
        </w:rPr>
      </w:pPr>
      <w:r w:rsidRPr="00304E1D">
        <w:rPr>
          <w:rFonts w:ascii="Arial" w:hAnsi="Arial" w:cs="Arial"/>
        </w:rPr>
        <w:t xml:space="preserve">Các bước sau đây cho thấy quy trình </w:t>
      </w:r>
      <w:r w:rsidRPr="001058B5">
        <w:rPr>
          <w:rFonts w:ascii="Arial" w:hAnsi="Arial" w:cs="Arial"/>
        </w:rPr>
        <w:t xml:space="preserve">the global application context </w:t>
      </w:r>
      <w:r w:rsidRPr="00304E1D">
        <w:rPr>
          <w:rFonts w:ascii="Arial" w:hAnsi="Arial" w:cs="Arial"/>
        </w:rPr>
        <w:t xml:space="preserve">cho một ứng dụng người dùng </w:t>
      </w:r>
      <w:r>
        <w:rPr>
          <w:rFonts w:ascii="Arial" w:hAnsi="Arial" w:cs="Arial"/>
        </w:rPr>
        <w:t>l</w:t>
      </w:r>
      <w:r w:rsidRPr="001058B5">
        <w:rPr>
          <w:rFonts w:ascii="Arial" w:hAnsi="Arial" w:cs="Arial"/>
        </w:rPr>
        <w:t>ightweight</w:t>
      </w:r>
      <w:r w:rsidRPr="00304E1D">
        <w:rPr>
          <w:rFonts w:ascii="Arial" w:hAnsi="Arial" w:cs="Arial"/>
        </w:rPr>
        <w:t xml:space="preserve">. Người dùng </w:t>
      </w:r>
      <w:r w:rsidRPr="001058B5">
        <w:rPr>
          <w:rFonts w:ascii="Arial" w:hAnsi="Arial" w:cs="Arial"/>
        </w:rPr>
        <w:t>lightweight</w:t>
      </w:r>
      <w:r w:rsidRPr="00304E1D">
        <w:rPr>
          <w:rFonts w:ascii="Arial" w:hAnsi="Arial" w:cs="Arial"/>
        </w:rPr>
        <w:t xml:space="preserve">, robert, không được biết đến </w:t>
      </w:r>
      <w:r w:rsidRPr="001058B5">
        <w:rPr>
          <w:rFonts w:ascii="Arial" w:hAnsi="Arial" w:cs="Arial"/>
        </w:rPr>
        <w:t>database</w:t>
      </w:r>
      <w:r w:rsidRPr="00304E1D">
        <w:rPr>
          <w:rFonts w:ascii="Arial" w:hAnsi="Arial" w:cs="Arial"/>
        </w:rPr>
        <w:t xml:space="preserve"> thông qua ứng dụng.</w:t>
      </w:r>
    </w:p>
    <w:p w14:paraId="25B9E209" w14:textId="77777777" w:rsidR="00257CFD" w:rsidRPr="00304E1D" w:rsidRDefault="00257CFD" w:rsidP="00257CFD">
      <w:pPr>
        <w:pStyle w:val="ListParagraph"/>
        <w:numPr>
          <w:ilvl w:val="0"/>
          <w:numId w:val="81"/>
        </w:numPr>
        <w:tabs>
          <w:tab w:val="left" w:pos="2020"/>
        </w:tabs>
        <w:spacing w:before="141" w:line="232" w:lineRule="auto"/>
        <w:ind w:right="1114"/>
        <w:jc w:val="left"/>
        <w:rPr>
          <w:rFonts w:ascii="Arial" w:hAnsi="Arial" w:cs="Arial"/>
          <w:sz w:val="18"/>
        </w:rPr>
      </w:pPr>
      <w:r w:rsidRPr="00304E1D">
        <w:rPr>
          <w:rFonts w:ascii="Arial" w:hAnsi="Arial" w:cs="Arial"/>
          <w:sz w:val="20"/>
        </w:rPr>
        <w:t>Quản trị viên tạo global</w:t>
      </w:r>
      <w:r w:rsidRPr="00304E1D">
        <w:rPr>
          <w:rFonts w:ascii="Arial" w:hAnsi="Arial" w:cs="Arial"/>
          <w:spacing w:val="-4"/>
          <w:sz w:val="20"/>
        </w:rPr>
        <w:t xml:space="preserve"> </w:t>
      </w:r>
      <w:r w:rsidRPr="00304E1D">
        <w:rPr>
          <w:rFonts w:ascii="Arial" w:hAnsi="Arial" w:cs="Arial"/>
          <w:sz w:val="20"/>
        </w:rPr>
        <w:t>context</w:t>
      </w:r>
      <w:r w:rsidRPr="00304E1D">
        <w:rPr>
          <w:rFonts w:ascii="Arial" w:hAnsi="Arial" w:cs="Arial"/>
          <w:spacing w:val="-4"/>
          <w:sz w:val="20"/>
        </w:rPr>
        <w:t xml:space="preserve"> </w:t>
      </w:r>
      <w:r w:rsidRPr="00304E1D">
        <w:rPr>
          <w:rFonts w:ascii="Arial" w:hAnsi="Arial" w:cs="Arial"/>
          <w:sz w:val="20"/>
        </w:rPr>
        <w:t>namespace</w:t>
      </w:r>
      <w:r w:rsidRPr="00304E1D">
        <w:rPr>
          <w:rFonts w:ascii="Arial" w:hAnsi="Arial" w:cs="Arial"/>
          <w:spacing w:val="-5"/>
          <w:sz w:val="20"/>
        </w:rPr>
        <w:t xml:space="preserve"> </w:t>
      </w:r>
      <w:r w:rsidRPr="00304E1D">
        <w:rPr>
          <w:rFonts w:ascii="Arial" w:hAnsi="Arial" w:cs="Arial"/>
          <w:sz w:val="20"/>
        </w:rPr>
        <w:t xml:space="preserve">bằng cách sử dụng câu lệnh sau </w:t>
      </w:r>
      <w:r w:rsidRPr="00304E1D">
        <w:rPr>
          <w:rFonts w:ascii="Arial" w:hAnsi="Arial" w:cs="Arial"/>
          <w:w w:val="95"/>
          <w:sz w:val="18"/>
        </w:rPr>
        <w:t>CREATE CONTEXT hr_ctx USING hr.init ACCESSED GLOBALLY;</w:t>
      </w:r>
    </w:p>
    <w:p w14:paraId="6721326F" w14:textId="77777777" w:rsidR="00257CFD" w:rsidRPr="001058B5" w:rsidRDefault="00257CFD" w:rsidP="00257CFD">
      <w:pPr>
        <w:pStyle w:val="BodyText"/>
        <w:rPr>
          <w:rFonts w:ascii="Arial" w:hAnsi="Arial" w:cs="Arial"/>
          <w:sz w:val="19"/>
        </w:rPr>
      </w:pPr>
    </w:p>
    <w:p w14:paraId="7F98AAE1" w14:textId="77777777" w:rsidR="00257CFD" w:rsidRPr="001058B5" w:rsidRDefault="00257CFD" w:rsidP="00257CFD">
      <w:pPr>
        <w:pStyle w:val="ListParagraph"/>
        <w:numPr>
          <w:ilvl w:val="0"/>
          <w:numId w:val="81"/>
        </w:numPr>
        <w:tabs>
          <w:tab w:val="left" w:pos="2020"/>
        </w:tabs>
        <w:spacing w:before="0" w:line="228" w:lineRule="auto"/>
        <w:ind w:right="805"/>
        <w:jc w:val="left"/>
        <w:rPr>
          <w:rFonts w:ascii="Arial" w:hAnsi="Arial" w:cs="Arial"/>
          <w:sz w:val="20"/>
        </w:rPr>
      </w:pPr>
      <w:r w:rsidRPr="00304E1D">
        <w:rPr>
          <w:rFonts w:ascii="Arial" w:hAnsi="Arial" w:cs="Arial"/>
          <w:sz w:val="20"/>
        </w:rPr>
        <w:t xml:space="preserve">Máy chủ ứng dụng </w:t>
      </w:r>
      <w:r>
        <w:rPr>
          <w:rFonts w:ascii="Arial" w:hAnsi="Arial" w:cs="Arial"/>
          <w:sz w:val="20"/>
        </w:rPr>
        <w:t>HR,</w:t>
      </w:r>
      <w:r w:rsidRPr="00304E1D">
        <w:rPr>
          <w:rFonts w:ascii="Arial" w:hAnsi="Arial" w:cs="Arial"/>
          <w:sz w:val="20"/>
        </w:rPr>
        <w:t xml:space="preserve"> AppSvr, bắt đầu và sau đó thiết lập nhiều kết nối tới </w:t>
      </w:r>
      <w:r>
        <w:rPr>
          <w:rFonts w:ascii="Arial" w:hAnsi="Arial" w:cs="Arial"/>
          <w:sz w:val="20"/>
        </w:rPr>
        <w:t xml:space="preserve">HR </w:t>
      </w:r>
      <w:r w:rsidRPr="001058B5">
        <w:rPr>
          <w:rFonts w:ascii="Arial" w:hAnsi="Arial" w:cs="Arial"/>
          <w:sz w:val="20"/>
        </w:rPr>
        <w:t>database</w:t>
      </w:r>
      <w:r w:rsidRPr="00304E1D">
        <w:rPr>
          <w:rFonts w:ascii="Arial" w:hAnsi="Arial" w:cs="Arial"/>
          <w:sz w:val="20"/>
        </w:rPr>
        <w:t xml:space="preserve"> như người dùng appsmgr.</w:t>
      </w:r>
    </w:p>
    <w:p w14:paraId="1EE082C9" w14:textId="77777777" w:rsidR="00257CFD" w:rsidRPr="001058B5" w:rsidRDefault="00257CFD" w:rsidP="00257CFD">
      <w:pPr>
        <w:pStyle w:val="ListParagraph"/>
        <w:numPr>
          <w:ilvl w:val="0"/>
          <w:numId w:val="81"/>
        </w:numPr>
        <w:tabs>
          <w:tab w:val="left" w:pos="2020"/>
        </w:tabs>
        <w:jc w:val="left"/>
        <w:rPr>
          <w:rFonts w:ascii="Arial" w:hAnsi="Arial" w:cs="Arial"/>
          <w:sz w:val="20"/>
        </w:rPr>
      </w:pPr>
      <w:r>
        <w:rPr>
          <w:rFonts w:ascii="Arial" w:hAnsi="Arial" w:cs="Arial"/>
          <w:sz w:val="20"/>
        </w:rPr>
        <w:t xml:space="preserve">Người dùng </w:t>
      </w:r>
      <w:r w:rsidRPr="001058B5">
        <w:rPr>
          <w:rFonts w:ascii="Arial" w:hAnsi="Arial" w:cs="Arial"/>
          <w:spacing w:val="-3"/>
          <w:sz w:val="20"/>
        </w:rPr>
        <w:t xml:space="preserve"> </w:t>
      </w:r>
      <w:r>
        <w:rPr>
          <w:rFonts w:ascii="Arial" w:hAnsi="Arial" w:cs="Arial"/>
          <w:sz w:val="20"/>
        </w:rPr>
        <w:t xml:space="preserve">Robert </w:t>
      </w:r>
      <w:r w:rsidRPr="001058B5">
        <w:rPr>
          <w:rFonts w:ascii="Arial" w:hAnsi="Arial" w:cs="Arial"/>
          <w:spacing w:val="-80"/>
          <w:sz w:val="20"/>
        </w:rPr>
        <w:t xml:space="preserve"> </w:t>
      </w:r>
      <w:r>
        <w:rPr>
          <w:rFonts w:ascii="Arial" w:hAnsi="Arial" w:cs="Arial"/>
          <w:sz w:val="20"/>
        </w:rPr>
        <w:t xml:space="preserve">đăng nhập vào máy chủ ứng dụng </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Pr>
          <w:rFonts w:ascii="Arial" w:hAnsi="Arial" w:cs="Arial"/>
          <w:spacing w:val="-79"/>
          <w:sz w:val="20"/>
        </w:rPr>
        <w:t xml:space="preserve">           </w:t>
      </w:r>
      <w:r w:rsidRPr="001058B5">
        <w:rPr>
          <w:rFonts w:ascii="Arial" w:hAnsi="Arial" w:cs="Arial"/>
          <w:spacing w:val="-3"/>
          <w:sz w:val="20"/>
        </w:rPr>
        <w:t>.</w:t>
      </w:r>
    </w:p>
    <w:p w14:paraId="2606150A"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261E711" w14:textId="77777777" w:rsidR="00257CFD" w:rsidRPr="001058B5" w:rsidRDefault="00257CFD" w:rsidP="00257CFD">
      <w:pPr>
        <w:pStyle w:val="BodyText"/>
        <w:spacing w:before="5"/>
        <w:rPr>
          <w:rFonts w:ascii="Arial" w:hAnsi="Arial" w:cs="Arial"/>
          <w:sz w:val="25"/>
        </w:rPr>
      </w:pPr>
    </w:p>
    <w:p w14:paraId="10EA4721"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AppSvr xác thực robert cho ứng dụng.</w:t>
      </w:r>
    </w:p>
    <w:p w14:paraId="06B76933"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gán một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tạm thời (hoặc sử dụng ID người dùng ứng dụng), 12345, cho kết nối này.</w:t>
      </w:r>
    </w:p>
    <w:p w14:paraId="454B8372"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Pr>
          <w:rFonts w:ascii="Arial" w:hAnsi="Arial" w:cs="Arial"/>
          <w:sz w:val="20"/>
        </w:rPr>
        <w:t>S</w:t>
      </w:r>
      <w:r w:rsidRPr="001058B5">
        <w:rPr>
          <w:rFonts w:ascii="Arial" w:hAnsi="Arial" w:cs="Arial"/>
          <w:sz w:val="20"/>
        </w:rPr>
        <w:t>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được trả lại cho trình duyệt Web được robert sử dụng như một phần của cookie hoặc được duy trì bởi AppSvr.</w:t>
      </w:r>
    </w:p>
    <w:p w14:paraId="7CFE95E9" w14:textId="77777777" w:rsidR="00257CFD" w:rsidRPr="00D339A7"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khởi tạo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304E1D">
        <w:rPr>
          <w:rFonts w:ascii="Arial" w:hAnsi="Arial" w:cs="Arial"/>
          <w:sz w:val="20"/>
        </w:rPr>
        <w:t xml:space="preserve">cho </w:t>
      </w:r>
      <w:r w:rsidRPr="001058B5">
        <w:rPr>
          <w:rFonts w:ascii="Arial" w:hAnsi="Arial" w:cs="Arial"/>
          <w:sz w:val="20"/>
        </w:rPr>
        <w:t>client</w:t>
      </w:r>
      <w:r w:rsidRPr="00304E1D">
        <w:rPr>
          <w:rFonts w:ascii="Arial" w:hAnsi="Arial" w:cs="Arial"/>
          <w:sz w:val="20"/>
        </w:rPr>
        <w:t xml:space="preserve"> này bằng cách gọi hr.init</w:t>
      </w:r>
      <w:r>
        <w:rPr>
          <w:rFonts w:ascii="Arial" w:hAnsi="Arial" w:cs="Arial"/>
          <w:sz w:val="20"/>
        </w:rPr>
        <w:t xml:space="preserve"> package </w:t>
      </w:r>
      <w:r w:rsidRPr="00D339A7">
        <w:rPr>
          <w:rFonts w:ascii="Arial" w:hAnsi="Arial" w:cs="Arial"/>
          <w:sz w:val="20"/>
        </w:rPr>
        <w:t>, phát hành các câu lệnh sau:</w:t>
      </w:r>
    </w:p>
    <w:p w14:paraId="4DCA0241"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0"/>
          <w:sz w:val="18"/>
        </w:rPr>
        <w:t>DBMS_SESSION.SET_CONTEXT(</w:t>
      </w:r>
      <w:r w:rsidRPr="00D339A7">
        <w:rPr>
          <w:rFonts w:ascii="Arial" w:hAnsi="Arial" w:cs="Arial"/>
          <w:spacing w:val="-51"/>
          <w:w w:val="90"/>
          <w:sz w:val="18"/>
        </w:rPr>
        <w:t xml:space="preserve"> </w:t>
      </w:r>
      <w:r w:rsidRPr="00D339A7">
        <w:rPr>
          <w:rFonts w:ascii="Arial" w:hAnsi="Arial" w:cs="Arial"/>
          <w:w w:val="90"/>
          <w:sz w:val="18"/>
        </w:rPr>
        <w:t>'hr_ctx', 'id', 'robert',</w:t>
      </w:r>
      <w:r w:rsidRPr="00D339A7">
        <w:rPr>
          <w:rFonts w:ascii="Arial" w:hAnsi="Arial" w:cs="Arial"/>
          <w:spacing w:val="-51"/>
          <w:w w:val="90"/>
          <w:sz w:val="18"/>
        </w:rPr>
        <w:t xml:space="preserve"> </w:t>
      </w:r>
      <w:r w:rsidRPr="00D339A7">
        <w:rPr>
          <w:rFonts w:ascii="Arial" w:hAnsi="Arial" w:cs="Arial"/>
          <w:w w:val="90"/>
          <w:sz w:val="18"/>
        </w:rPr>
        <w:t>'APPSMGR',</w:t>
      </w:r>
      <w:r w:rsidRPr="00D339A7">
        <w:rPr>
          <w:rFonts w:ascii="Arial" w:hAnsi="Arial" w:cs="Arial"/>
          <w:spacing w:val="-51"/>
          <w:w w:val="90"/>
          <w:sz w:val="18"/>
        </w:rPr>
        <w:t xml:space="preserve"> </w:t>
      </w:r>
      <w:r w:rsidRPr="00D339A7">
        <w:rPr>
          <w:rFonts w:ascii="Arial" w:hAnsi="Arial" w:cs="Arial"/>
          <w:w w:val="90"/>
          <w:sz w:val="18"/>
        </w:rPr>
        <w:t>12345 ); DBMS_SESSION.SET_CONTEXT(</w:t>
      </w:r>
      <w:r w:rsidRPr="00D339A7">
        <w:rPr>
          <w:rFonts w:ascii="Arial" w:hAnsi="Arial" w:cs="Arial"/>
          <w:spacing w:val="-58"/>
          <w:w w:val="90"/>
          <w:sz w:val="18"/>
        </w:rPr>
        <w:t xml:space="preserve"> </w:t>
      </w:r>
      <w:r w:rsidRPr="00D339A7">
        <w:rPr>
          <w:rFonts w:ascii="Arial" w:hAnsi="Arial" w:cs="Arial"/>
          <w:w w:val="90"/>
          <w:sz w:val="18"/>
        </w:rPr>
        <w:t>'hr_ctx',</w:t>
      </w:r>
      <w:r w:rsidRPr="00D339A7">
        <w:rPr>
          <w:rFonts w:ascii="Arial" w:hAnsi="Arial" w:cs="Arial"/>
          <w:spacing w:val="-58"/>
          <w:w w:val="90"/>
          <w:sz w:val="18"/>
        </w:rPr>
        <w:t xml:space="preserve"> </w:t>
      </w:r>
      <w:r w:rsidRPr="00D339A7">
        <w:rPr>
          <w:rFonts w:ascii="Arial" w:hAnsi="Arial" w:cs="Arial"/>
          <w:w w:val="90"/>
          <w:sz w:val="18"/>
        </w:rPr>
        <w:t>'dept',</w:t>
      </w:r>
      <w:r w:rsidRPr="00D339A7">
        <w:rPr>
          <w:rFonts w:ascii="Arial" w:hAnsi="Arial" w:cs="Arial"/>
          <w:spacing w:val="-58"/>
          <w:w w:val="90"/>
          <w:sz w:val="18"/>
        </w:rPr>
        <w:t xml:space="preserve"> </w:t>
      </w:r>
      <w:r w:rsidRPr="00D339A7">
        <w:rPr>
          <w:rFonts w:ascii="Arial" w:hAnsi="Arial" w:cs="Arial"/>
          <w:w w:val="90"/>
          <w:sz w:val="18"/>
        </w:rPr>
        <w:t>'sales',</w:t>
      </w:r>
      <w:r w:rsidRPr="00D339A7">
        <w:rPr>
          <w:rFonts w:ascii="Arial" w:hAnsi="Arial" w:cs="Arial"/>
          <w:spacing w:val="-58"/>
          <w:w w:val="90"/>
          <w:sz w:val="18"/>
        </w:rPr>
        <w:t xml:space="preserve"> </w:t>
      </w:r>
      <w:r w:rsidRPr="00D339A7">
        <w:rPr>
          <w:rFonts w:ascii="Arial" w:hAnsi="Arial" w:cs="Arial"/>
          <w:w w:val="90"/>
          <w:sz w:val="18"/>
        </w:rPr>
        <w:t>'APPSMGR',</w:t>
      </w:r>
      <w:r w:rsidRPr="00D339A7">
        <w:rPr>
          <w:rFonts w:ascii="Arial" w:hAnsi="Arial" w:cs="Arial"/>
          <w:spacing w:val="-58"/>
          <w:w w:val="90"/>
          <w:sz w:val="18"/>
        </w:rPr>
        <w:t xml:space="preserve"> </w:t>
      </w:r>
      <w:r w:rsidRPr="00D339A7">
        <w:rPr>
          <w:rFonts w:ascii="Arial" w:hAnsi="Arial" w:cs="Arial"/>
          <w:w w:val="90"/>
          <w:sz w:val="18"/>
        </w:rPr>
        <w:t>12345</w:t>
      </w:r>
      <w:r w:rsidRPr="00D339A7">
        <w:rPr>
          <w:rFonts w:ascii="Arial" w:hAnsi="Arial" w:cs="Arial"/>
          <w:spacing w:val="-58"/>
          <w:w w:val="90"/>
          <w:sz w:val="18"/>
        </w:rPr>
        <w:t xml:space="preserve"> </w:t>
      </w:r>
      <w:r w:rsidRPr="00D339A7">
        <w:rPr>
          <w:rFonts w:ascii="Arial" w:hAnsi="Arial" w:cs="Arial"/>
          <w:w w:val="90"/>
          <w:sz w:val="18"/>
        </w:rPr>
        <w:t>);</w:t>
      </w:r>
    </w:p>
    <w:p w14:paraId="59C56622"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AppSvr gán kết nối </w:t>
      </w:r>
      <w:r w:rsidRPr="001058B5">
        <w:rPr>
          <w:rFonts w:ascii="Arial" w:hAnsi="Arial" w:cs="Arial"/>
          <w:sz w:val="20"/>
        </w:rPr>
        <w:t>database</w:t>
      </w:r>
      <w:r w:rsidRPr="00D339A7">
        <w:rPr>
          <w:rFonts w:ascii="Arial" w:hAnsi="Arial" w:cs="Arial"/>
          <w:sz w:val="20"/>
        </w:rPr>
        <w:t xml:space="preserve"> cho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và khởi tạo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bằng cách đưa ra câu lệnh sau</w:t>
      </w:r>
      <w:r>
        <w:rPr>
          <w:rFonts w:ascii="Arial" w:hAnsi="Arial" w:cs="Arial"/>
          <w:sz w:val="20"/>
        </w:rPr>
        <w:t>:</w:t>
      </w:r>
    </w:p>
    <w:p w14:paraId="04EBFD1F"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5"/>
          <w:sz w:val="18"/>
        </w:rPr>
        <w:t>DBMS_SESSION.SET_IDENTIFIER( 12345 );</w:t>
      </w:r>
    </w:p>
    <w:p w14:paraId="6C5A4EC6"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Tất cả các cuộc gọi SYS_CONTEXT trong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trả về các giá trị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 xml:space="preserve">context </w:t>
      </w:r>
      <w:r w:rsidRPr="00D339A7">
        <w:rPr>
          <w:rFonts w:ascii="Arial" w:hAnsi="Arial" w:cs="Arial"/>
          <w:sz w:val="20"/>
        </w:rPr>
        <w:t xml:space="preserve">chỉ thuộc về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Pr>
          <w:rFonts w:ascii="Arial" w:hAnsi="Arial" w:cs="Arial"/>
          <w:sz w:val="20"/>
        </w:rPr>
        <w:t xml:space="preserve"> .</w:t>
      </w:r>
    </w:p>
    <w:p w14:paraId="5F8CEAD4" w14:textId="77777777" w:rsidR="00257CFD"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sz w:val="20"/>
        </w:rPr>
        <w:t>Ví dụ, SYS_CONTEXT ('hr', 'id') trả về giá trị robert..</w:t>
      </w:r>
    </w:p>
    <w:p w14:paraId="3C19AC3F"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Khi kết thúc </w:t>
      </w:r>
      <w:r w:rsidRPr="001058B5">
        <w:rPr>
          <w:rFonts w:ascii="Arial" w:hAnsi="Arial" w:cs="Arial"/>
          <w:sz w:val="20"/>
        </w:rPr>
        <w:t>session</w:t>
      </w:r>
      <w:r w:rsidRPr="00D339A7">
        <w:rPr>
          <w:rFonts w:ascii="Arial" w:hAnsi="Arial" w:cs="Arial"/>
          <w:sz w:val="20"/>
        </w:rPr>
        <w:t xml:space="preserve">, AppSvr đưa ra câu lệnh sau để </w:t>
      </w:r>
      <w:r>
        <w:rPr>
          <w:rFonts w:ascii="Arial" w:hAnsi="Arial" w:cs="Arial"/>
          <w:sz w:val="20"/>
        </w:rPr>
        <w:t xml:space="preserve">xóa </w:t>
      </w:r>
      <w:r w:rsidRPr="00D339A7">
        <w:rPr>
          <w:rFonts w:ascii="Arial" w:hAnsi="Arial" w:cs="Arial"/>
          <w:sz w:val="20"/>
        </w:rPr>
        <w:t xml:space="preserve">sạch danh tính </w:t>
      </w:r>
      <w:r w:rsidRPr="001058B5">
        <w:rPr>
          <w:rFonts w:ascii="Arial" w:hAnsi="Arial" w:cs="Arial"/>
          <w:sz w:val="20"/>
        </w:rPr>
        <w:t>client</w:t>
      </w:r>
      <w:r w:rsidRPr="00D339A7">
        <w:rPr>
          <w:rFonts w:ascii="Arial" w:hAnsi="Arial" w:cs="Arial"/>
          <w:sz w:val="20"/>
        </w:rPr>
        <w:t>:</w:t>
      </w:r>
    </w:p>
    <w:p w14:paraId="3FF1AF93" w14:textId="77777777" w:rsidR="00257CFD" w:rsidRDefault="00257CFD" w:rsidP="00257CFD">
      <w:pPr>
        <w:pStyle w:val="ListParagraph"/>
        <w:spacing w:before="144"/>
        <w:ind w:left="2020" w:firstLine="0"/>
        <w:rPr>
          <w:rFonts w:ascii="Arial" w:hAnsi="Arial" w:cs="Arial"/>
          <w:w w:val="95"/>
          <w:sz w:val="18"/>
        </w:rPr>
      </w:pPr>
      <w:r w:rsidRPr="00D339A7">
        <w:rPr>
          <w:rFonts w:ascii="Arial" w:hAnsi="Arial" w:cs="Arial"/>
          <w:w w:val="95"/>
          <w:sz w:val="18"/>
        </w:rPr>
        <w:t>DBMS_SESSION.CLEAR_IDENTIFIER ( );</w:t>
      </w:r>
    </w:p>
    <w:p w14:paraId="35E96734" w14:textId="77777777" w:rsidR="00257CFD" w:rsidRPr="00D339A7" w:rsidRDefault="00257CFD" w:rsidP="00257CFD">
      <w:pPr>
        <w:pStyle w:val="ListParagraph"/>
        <w:spacing w:before="144"/>
        <w:ind w:left="2020" w:firstLine="0"/>
        <w:rPr>
          <w:rFonts w:ascii="Arial" w:hAnsi="Arial" w:cs="Arial"/>
          <w:sz w:val="18"/>
        </w:rPr>
      </w:pPr>
    </w:p>
    <w:p w14:paraId="562916B2" w14:textId="77777777" w:rsidR="00257CFD" w:rsidRDefault="00257CFD" w:rsidP="00257CFD">
      <w:pPr>
        <w:pStyle w:val="BodyText"/>
        <w:spacing w:line="230" w:lineRule="auto"/>
        <w:ind w:left="2259" w:right="185"/>
        <w:rPr>
          <w:rFonts w:ascii="Arial" w:hAnsi="Arial" w:cs="Arial"/>
        </w:rPr>
      </w:pPr>
      <w:r w:rsidRPr="00D339A7">
        <w:rPr>
          <w:rFonts w:ascii="Arial" w:hAnsi="Arial" w:cs="Arial"/>
        </w:rPr>
        <w:t xml:space="preserve">Ngay cả khi người dùng khác đăng nhập vào </w:t>
      </w:r>
      <w:r w:rsidRPr="001058B5">
        <w:rPr>
          <w:rFonts w:ascii="Arial" w:hAnsi="Arial" w:cs="Arial"/>
        </w:rPr>
        <w:t>database</w:t>
      </w:r>
      <w:r w:rsidRPr="00D339A7">
        <w:rPr>
          <w:rFonts w:ascii="Arial" w:hAnsi="Arial" w:cs="Arial"/>
        </w:rPr>
        <w:t xml:space="preserve">, người dùng này không thể truy cập </w:t>
      </w:r>
      <w:r w:rsidRPr="001058B5">
        <w:rPr>
          <w:rFonts w:ascii="Arial" w:hAnsi="Arial" w:cs="Arial"/>
        </w:rPr>
        <w:t>global context</w:t>
      </w:r>
      <w:r w:rsidRPr="00D339A7">
        <w:rPr>
          <w:rFonts w:ascii="Arial" w:hAnsi="Arial" w:cs="Arial"/>
        </w:rPr>
        <w:t xml:space="preserve"> được thiết lập bởi AppSvr, vì AppSvr chỉ định rằng chỉ ứng dụng có người dùng APPSMGR được đăng nhập mới có thể nhìn thấy nó. Nếu AppSvr sử dụng như sau, thì bất kỳ </w:t>
      </w:r>
      <w:r w:rsidRPr="001058B5">
        <w:rPr>
          <w:rFonts w:ascii="Arial" w:hAnsi="Arial" w:cs="Arial"/>
        </w:rPr>
        <w:t>ession</w:t>
      </w:r>
      <w:r w:rsidRPr="00D339A7">
        <w:rPr>
          <w:rFonts w:ascii="Arial" w:hAnsi="Arial" w:cs="Arial"/>
        </w:rPr>
        <w:t xml:space="preserve">người dùng nào có </w:t>
      </w:r>
      <w:r w:rsidRPr="001058B5">
        <w:rPr>
          <w:rFonts w:ascii="Arial" w:hAnsi="Arial" w:cs="Arial"/>
        </w:rPr>
        <w:t xml:space="preserve">client ID </w:t>
      </w:r>
      <w:r w:rsidRPr="00D339A7">
        <w:rPr>
          <w:rFonts w:ascii="Arial" w:hAnsi="Arial" w:cs="Arial"/>
        </w:rPr>
        <w:t xml:space="preserve">được đặt là 12345 đều có thể thấy </w:t>
      </w:r>
      <w:r w:rsidRPr="001058B5">
        <w:rPr>
          <w:rFonts w:ascii="Arial" w:hAnsi="Arial" w:cs="Arial"/>
        </w:rPr>
        <w:t>global context</w:t>
      </w:r>
      <w:r w:rsidRPr="00D339A7">
        <w:rPr>
          <w:rFonts w:ascii="Arial" w:hAnsi="Arial" w:cs="Arial"/>
        </w:rPr>
        <w:t>:</w:t>
      </w:r>
    </w:p>
    <w:p w14:paraId="01589E95" w14:textId="77777777" w:rsidR="00257CFD" w:rsidRPr="001058B5" w:rsidRDefault="00257CFD" w:rsidP="00257CFD">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3FC86D88" w14:textId="77777777" w:rsidR="00257CFD" w:rsidRPr="001058B5" w:rsidRDefault="00257CFD" w:rsidP="00257CFD">
      <w:pPr>
        <w:pStyle w:val="BodyText"/>
        <w:spacing w:before="9"/>
        <w:rPr>
          <w:rFonts w:ascii="Arial" w:hAnsi="Arial" w:cs="Arial"/>
          <w:sz w:val="16"/>
        </w:rPr>
      </w:pPr>
    </w:p>
    <w:p w14:paraId="071EC51D" w14:textId="77777777" w:rsidR="00257CFD" w:rsidRDefault="00257CFD" w:rsidP="00257CFD">
      <w:pPr>
        <w:pStyle w:val="BodyText"/>
        <w:ind w:left="2260"/>
        <w:rPr>
          <w:rFonts w:ascii="Arial" w:hAnsi="Arial" w:cs="Arial"/>
        </w:rPr>
      </w:pPr>
      <w:r w:rsidRPr="003E4589">
        <w:rPr>
          <w:rFonts w:ascii="Arial" w:hAnsi="Arial" w:cs="Arial"/>
        </w:rPr>
        <w:t>Đặt USERNAME thành NULL cho phép người dùng khác nhau chia sẻ cùng một ngữ cảnh.</w:t>
      </w:r>
    </w:p>
    <w:p w14:paraId="427CAC26" w14:textId="77777777" w:rsidR="00257CFD" w:rsidRPr="001058B5" w:rsidRDefault="008D1AB8" w:rsidP="00257CFD">
      <w:pPr>
        <w:pStyle w:val="BodyText"/>
        <w:rPr>
          <w:rFonts w:ascii="Arial" w:hAnsi="Arial" w:cs="Arial"/>
          <w:sz w:val="18"/>
        </w:rPr>
      </w:pPr>
      <w:r>
        <w:rPr>
          <w:rFonts w:ascii="Arial" w:hAnsi="Arial" w:cs="Arial"/>
        </w:rPr>
        <w:pict w14:anchorId="5C604A4C">
          <v:group id="_x0000_s1825" style="position:absolute;margin-left:204pt;margin-top:13.15pt;width:312pt;height:2.5pt;z-index:502666992;mso-wrap-distance-left:0;mso-wrap-distance-right:0;mso-position-horizontal-relative:page" coordorigin="4080,263" coordsize="6240,50">
            <v:line id="_x0000_s1826" style="position:absolute" from="4080,266" to="10320,266" strokeweight=".24pt"/>
            <v:line id="_x0000_s1827" style="position:absolute" from="4080,310" to="10320,310" strokeweight=".24pt"/>
            <w10:wrap type="topAndBottom" anchorx="page"/>
          </v:group>
        </w:pict>
      </w:r>
    </w:p>
    <w:p w14:paraId="43E4F3A3" w14:textId="77777777" w:rsidR="00257CFD" w:rsidRPr="001058B5" w:rsidRDefault="00257CFD" w:rsidP="00257CFD">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Pr>
          <w:rFonts w:ascii="Arial" w:hAnsi="Arial" w:cs="Arial"/>
          <w:b/>
          <w:sz w:val="19"/>
        </w:rPr>
        <w:t xml:space="preserve">    </w:t>
      </w:r>
      <w:r w:rsidRPr="003E4589">
        <w:rPr>
          <w:rFonts w:ascii="Arial" w:hAnsi="Arial" w:cs="Arial"/>
          <w:sz w:val="19"/>
        </w:rPr>
        <w:t xml:space="preserve">Hãy nhận biết ý nghĩa bảo mật của các cài đặt khác nhau của </w:t>
      </w:r>
      <w:r w:rsidRPr="001058B5">
        <w:rPr>
          <w:rFonts w:ascii="Arial" w:hAnsi="Arial" w:cs="Arial"/>
        </w:rPr>
        <w:t>global context</w:t>
      </w:r>
      <w:r w:rsidRPr="003E4589">
        <w:rPr>
          <w:rFonts w:ascii="Arial" w:hAnsi="Arial" w:cs="Arial"/>
          <w:sz w:val="19"/>
        </w:rPr>
        <w:t xml:space="preserve">. NULL trong tên người dùng có nghĩa là bất kỳ người dùng nào cũng có thể truy cập </w:t>
      </w:r>
      <w:r w:rsidRPr="001058B5">
        <w:rPr>
          <w:rFonts w:ascii="Arial" w:hAnsi="Arial" w:cs="Arial"/>
        </w:rPr>
        <w:t>global context</w:t>
      </w:r>
      <w:r w:rsidRPr="003E4589">
        <w:rPr>
          <w:rFonts w:ascii="Arial" w:hAnsi="Arial" w:cs="Arial"/>
          <w:sz w:val="19"/>
        </w:rPr>
        <w:t xml:space="preserve">. Một ID khách hàng NULL trong </w:t>
      </w:r>
      <w:r w:rsidRPr="001058B5">
        <w:rPr>
          <w:rFonts w:ascii="Arial" w:hAnsi="Arial" w:cs="Arial"/>
        </w:rPr>
        <w:t>global context</w:t>
      </w:r>
      <w:r w:rsidRPr="003E4589">
        <w:rPr>
          <w:rFonts w:ascii="Arial" w:hAnsi="Arial" w:cs="Arial"/>
          <w:sz w:val="19"/>
        </w:rPr>
        <w:t xml:space="preserve"> có nghĩa là một </w:t>
      </w:r>
      <w:r w:rsidRPr="001058B5">
        <w:rPr>
          <w:rFonts w:ascii="Arial" w:hAnsi="Arial" w:cs="Arial"/>
        </w:rPr>
        <w:t>session</w:t>
      </w:r>
      <w:r w:rsidRPr="003E4589">
        <w:rPr>
          <w:rFonts w:ascii="Arial" w:hAnsi="Arial" w:cs="Arial"/>
          <w:sz w:val="19"/>
        </w:rPr>
        <w:t xml:space="preserve"> có </w:t>
      </w:r>
      <w:r w:rsidRPr="001058B5">
        <w:rPr>
          <w:rFonts w:ascii="Arial" w:hAnsi="Arial" w:cs="Arial"/>
        </w:rPr>
        <w:t xml:space="preserve">client ID </w:t>
      </w:r>
      <w:r w:rsidRPr="003E4589">
        <w:rPr>
          <w:rFonts w:ascii="Arial" w:hAnsi="Arial" w:cs="Arial"/>
          <w:sz w:val="19"/>
        </w:rPr>
        <w:t xml:space="preserve">không được khởi tạo có thể truy cập </w:t>
      </w:r>
      <w:r w:rsidRPr="001058B5">
        <w:rPr>
          <w:rFonts w:ascii="Arial" w:hAnsi="Arial" w:cs="Arial"/>
        </w:rPr>
        <w:t>global context</w:t>
      </w:r>
      <w:r w:rsidRPr="003E4589">
        <w:rPr>
          <w:rFonts w:ascii="Arial" w:hAnsi="Arial" w:cs="Arial"/>
          <w:sz w:val="19"/>
        </w:rPr>
        <w:t xml:space="preserve">. Để đảm bảo rằng chỉ người dùng đã đăng nhập mới có thể truy cập </w:t>
      </w:r>
      <w:r w:rsidRPr="001058B5">
        <w:rPr>
          <w:rFonts w:ascii="Arial" w:hAnsi="Arial" w:cs="Arial"/>
        </w:rPr>
        <w:t>session</w:t>
      </w:r>
      <w:r w:rsidRPr="003E4589">
        <w:rPr>
          <w:rFonts w:ascii="Arial" w:hAnsi="Arial" w:cs="Arial"/>
          <w:sz w:val="19"/>
        </w:rPr>
        <w:t>, hãy chỉ định USER thay vì NULL</w:t>
      </w:r>
      <w:r w:rsidRPr="003E4589">
        <w:rPr>
          <w:rFonts w:ascii="Arial" w:hAnsi="Arial" w:cs="Arial"/>
          <w:b/>
          <w:sz w:val="19"/>
        </w:rPr>
        <w:t>.</w:t>
      </w:r>
    </w:p>
    <w:p w14:paraId="41639925" w14:textId="77777777" w:rsidR="00257CFD" w:rsidRPr="001058B5" w:rsidRDefault="008D1AB8"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3F56778">
          <v:group id="_x0000_s1768" style="width:312pt;height:2.55pt;mso-position-horizontal-relative:char;mso-position-vertical-relative:line" coordsize="6240,51">
            <v:line id="_x0000_s1769" style="position:absolute" from="0,2" to="6240,2" strokeweight=".24pt"/>
            <v:line id="_x0000_s1770" style="position:absolute" from="0,48" to="6240,48" strokeweight=".24pt"/>
            <w10:anchorlock/>
          </v:group>
        </w:pict>
      </w:r>
    </w:p>
    <w:p w14:paraId="24F6ED9F" w14:textId="77777777" w:rsidR="00257CFD" w:rsidRPr="001058B5" w:rsidRDefault="00257CFD" w:rsidP="00257CFD">
      <w:pPr>
        <w:pStyle w:val="BodyText"/>
        <w:spacing w:before="9"/>
        <w:rPr>
          <w:rFonts w:ascii="Arial" w:hAnsi="Arial" w:cs="Arial"/>
          <w:sz w:val="11"/>
        </w:rPr>
      </w:pPr>
    </w:p>
    <w:p w14:paraId="3006A3AF" w14:textId="77777777" w:rsidR="00257CFD" w:rsidRPr="001058B5" w:rsidRDefault="00257CFD" w:rsidP="00257CFD">
      <w:pPr>
        <w:pStyle w:val="BodyText"/>
        <w:spacing w:before="93"/>
        <w:ind w:left="2260"/>
        <w:rPr>
          <w:rFonts w:ascii="Arial" w:hAnsi="Arial" w:cs="Arial"/>
        </w:rPr>
      </w:pPr>
      <w:r>
        <w:rPr>
          <w:rFonts w:ascii="Arial" w:hAnsi="Arial" w:cs="Arial"/>
        </w:rPr>
        <w:t xml:space="preserve">Bạn có thể truy vấn định danh </w:t>
      </w:r>
      <w:r w:rsidRPr="001058B5">
        <w:rPr>
          <w:rFonts w:ascii="Arial" w:hAnsi="Arial" w:cs="Arial"/>
        </w:rPr>
        <w:t xml:space="preserve">client </w:t>
      </w:r>
      <w:r>
        <w:rPr>
          <w:rFonts w:ascii="Arial" w:hAnsi="Arial" w:cs="Arial"/>
        </w:rPr>
        <w:t xml:space="preserve">được thiết lập trong </w:t>
      </w:r>
      <w:r w:rsidRPr="001058B5">
        <w:rPr>
          <w:rFonts w:ascii="Arial" w:hAnsi="Arial" w:cs="Arial"/>
        </w:rPr>
        <w:t xml:space="preserve"> session </w:t>
      </w:r>
      <w:r>
        <w:rPr>
          <w:rFonts w:ascii="Arial" w:hAnsi="Arial" w:cs="Arial"/>
        </w:rPr>
        <w:t>như sau</w:t>
      </w:r>
      <w:r w:rsidRPr="001058B5">
        <w:rPr>
          <w:rFonts w:ascii="Arial" w:hAnsi="Arial" w:cs="Arial"/>
        </w:rPr>
        <w:t>:</w:t>
      </w:r>
    </w:p>
    <w:p w14:paraId="09C24FE3" w14:textId="77777777" w:rsidR="00257CFD" w:rsidRPr="001058B5" w:rsidRDefault="00257CFD" w:rsidP="00257CFD">
      <w:pPr>
        <w:spacing w:before="140"/>
        <w:ind w:left="2260"/>
        <w:rPr>
          <w:rFonts w:ascii="Arial" w:hAnsi="Arial" w:cs="Arial"/>
          <w:sz w:val="18"/>
        </w:rPr>
      </w:pPr>
      <w:r w:rsidRPr="001058B5">
        <w:rPr>
          <w:rFonts w:ascii="Arial" w:hAnsi="Arial" w:cs="Arial"/>
          <w:w w:val="85"/>
          <w:sz w:val="18"/>
        </w:rPr>
        <w:t>SELECT SYS_CONTEXT('USERENV','CLIENT_IDENTIFIER') FROM dual;</w:t>
      </w:r>
    </w:p>
    <w:p w14:paraId="7E7F6CBC" w14:textId="77777777" w:rsidR="00257CFD" w:rsidRPr="001058B5" w:rsidRDefault="00257CFD" w:rsidP="00257CFD">
      <w:pPr>
        <w:pStyle w:val="BodyText"/>
        <w:spacing w:before="2"/>
        <w:rPr>
          <w:rFonts w:ascii="Arial" w:hAnsi="Arial" w:cs="Arial"/>
          <w:sz w:val="18"/>
        </w:rPr>
      </w:pPr>
    </w:p>
    <w:p w14:paraId="797B6E1E" w14:textId="77777777" w:rsidR="00257CFD" w:rsidRPr="001058B5" w:rsidRDefault="00257CFD" w:rsidP="00257CFD">
      <w:pPr>
        <w:pStyle w:val="BodyText"/>
        <w:spacing w:before="1"/>
        <w:ind w:left="2260"/>
        <w:rPr>
          <w:rFonts w:ascii="Arial" w:hAnsi="Arial" w:cs="Arial"/>
        </w:rPr>
      </w:pPr>
      <w:r w:rsidRPr="001058B5">
        <w:rPr>
          <w:rFonts w:ascii="Arial" w:hAnsi="Arial" w:cs="Arial"/>
        </w:rPr>
        <w:t>The following output should appear:</w:t>
      </w:r>
    </w:p>
    <w:p w14:paraId="0F3C5EA0"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SYS_CONTEXT('USERENV','CLIENT_IDENTIFIER')</w:t>
      </w:r>
    </w:p>
    <w:p w14:paraId="1A06DEFE" w14:textId="77777777" w:rsidR="00257CFD" w:rsidRPr="001058B5" w:rsidRDefault="00257CFD" w:rsidP="00257CFD">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14A578F6" w14:textId="77777777" w:rsidR="00257CFD" w:rsidRPr="001058B5" w:rsidRDefault="00257CFD" w:rsidP="00257CFD">
      <w:pPr>
        <w:pStyle w:val="BodyText"/>
        <w:spacing w:before="3"/>
        <w:rPr>
          <w:rFonts w:ascii="Arial" w:hAnsi="Arial" w:cs="Arial"/>
          <w:sz w:val="17"/>
        </w:rPr>
      </w:pPr>
    </w:p>
    <w:p w14:paraId="2B1E422C" w14:textId="77777777" w:rsidR="00257CFD" w:rsidRDefault="00257CFD" w:rsidP="00257CFD">
      <w:pPr>
        <w:pStyle w:val="BodyText"/>
        <w:spacing w:before="1" w:line="232" w:lineRule="auto"/>
        <w:ind w:left="2260" w:right="102"/>
        <w:rPr>
          <w:rFonts w:ascii="Arial" w:hAnsi="Arial" w:cs="Arial"/>
        </w:rPr>
      </w:pPr>
      <w:r w:rsidRPr="003E4589">
        <w:rPr>
          <w:rFonts w:ascii="Arial" w:hAnsi="Arial" w:cs="Arial"/>
        </w:rPr>
        <w:t xml:space="preserve">Quản trị viên bảo mật có thể xem </w:t>
      </w:r>
      <w:r w:rsidRPr="001058B5">
        <w:rPr>
          <w:rFonts w:ascii="Arial" w:hAnsi="Arial" w:cs="Arial"/>
        </w:rPr>
        <w:t>sessions</w:t>
      </w:r>
      <w:r w:rsidRPr="003E4589">
        <w:rPr>
          <w:rFonts w:ascii="Arial" w:hAnsi="Arial" w:cs="Arial"/>
        </w:rPr>
        <w:t xml:space="preserve"> nào có bộ nhận </w:t>
      </w:r>
      <w:r>
        <w:rPr>
          <w:rFonts w:ascii="Arial" w:hAnsi="Arial" w:cs="Arial"/>
        </w:rPr>
        <w:t>định danh client</w:t>
      </w:r>
      <w:r w:rsidRPr="003E4589">
        <w:rPr>
          <w:rFonts w:ascii="Arial" w:hAnsi="Arial" w:cs="Arial"/>
        </w:rPr>
        <w:t xml:space="preserve"> được </w:t>
      </w:r>
      <w:r>
        <w:rPr>
          <w:rFonts w:ascii="Arial" w:hAnsi="Arial" w:cs="Arial"/>
        </w:rPr>
        <w:t xml:space="preserve">thiết lập </w:t>
      </w:r>
      <w:r w:rsidRPr="003E4589">
        <w:rPr>
          <w:rFonts w:ascii="Arial" w:hAnsi="Arial" w:cs="Arial"/>
        </w:rPr>
        <w:t>bằng cách truy vấn V$SESSION view cho CLIENT_IDENTIFIER và USERNAME, ví dụ:</w:t>
      </w:r>
    </w:p>
    <w:p w14:paraId="42DD4C6E"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COL client_identifier format a18</w:t>
      </w:r>
    </w:p>
    <w:p w14:paraId="3EC9E583"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SELECT CLIENT_IDENTIFIER, USERNAME from V$SESSION;</w:t>
      </w:r>
    </w:p>
    <w:p w14:paraId="6276AC5A" w14:textId="77777777" w:rsidR="00257CFD" w:rsidRPr="001058B5" w:rsidRDefault="00257CFD" w:rsidP="00257CFD">
      <w:pPr>
        <w:rPr>
          <w:rFonts w:ascii="Arial" w:hAnsi="Arial" w:cs="Arial"/>
          <w:sz w:val="18"/>
        </w:rPr>
        <w:sectPr w:rsidR="00257CFD" w:rsidRPr="001058B5">
          <w:footerReference w:type="even" r:id="rId141"/>
          <w:footerReference w:type="default" r:id="rId142"/>
          <w:pgSz w:w="12240" w:h="15840"/>
          <w:pgMar w:top="840" w:right="1060" w:bottom="860" w:left="1100" w:header="549" w:footer="663" w:gutter="0"/>
          <w:pgNumType w:start="41"/>
          <w:cols w:space="720"/>
        </w:sectPr>
      </w:pPr>
    </w:p>
    <w:p w14:paraId="7DBEE9C2" w14:textId="77777777" w:rsidR="00257CFD" w:rsidRPr="001058B5" w:rsidRDefault="00257CFD" w:rsidP="00257CFD">
      <w:pPr>
        <w:pStyle w:val="BodyText"/>
        <w:spacing w:before="10"/>
        <w:rPr>
          <w:rFonts w:ascii="Arial" w:hAnsi="Arial" w:cs="Arial"/>
          <w:sz w:val="27"/>
        </w:rPr>
      </w:pPr>
    </w:p>
    <w:p w14:paraId="201ABB5A" w14:textId="77777777" w:rsidR="00257CFD" w:rsidRPr="001058B5" w:rsidRDefault="00257CFD" w:rsidP="00257CFD">
      <w:pPr>
        <w:pStyle w:val="BodyText"/>
        <w:spacing w:before="93"/>
        <w:ind w:left="1660"/>
        <w:rPr>
          <w:rFonts w:ascii="Arial" w:hAnsi="Arial" w:cs="Arial"/>
        </w:rPr>
      </w:pPr>
      <w:r w:rsidRPr="001058B5">
        <w:rPr>
          <w:rFonts w:ascii="Arial" w:hAnsi="Arial" w:cs="Arial"/>
        </w:rPr>
        <w:t>The following output should appear:</w:t>
      </w:r>
    </w:p>
    <w:p w14:paraId="3C92398C" w14:textId="77777777" w:rsidR="00257CFD" w:rsidRPr="001058B5" w:rsidRDefault="00257CFD" w:rsidP="00257CFD">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50B67F22" w14:textId="77777777" w:rsidR="00257CFD" w:rsidRPr="001058B5" w:rsidRDefault="00257CFD" w:rsidP="00257CFD">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4381BF0" w14:textId="77777777" w:rsidR="00257CFD" w:rsidRPr="001058B5" w:rsidRDefault="00257CFD" w:rsidP="00257CFD">
      <w:pPr>
        <w:pStyle w:val="BodyText"/>
        <w:spacing w:before="4"/>
        <w:rPr>
          <w:rFonts w:ascii="Arial" w:hAnsi="Arial" w:cs="Arial"/>
          <w:sz w:val="17"/>
        </w:rPr>
      </w:pPr>
    </w:p>
    <w:p w14:paraId="77947ED5" w14:textId="77777777" w:rsidR="00257CFD" w:rsidRDefault="00257CFD" w:rsidP="00257CFD">
      <w:pPr>
        <w:pStyle w:val="BodyText"/>
        <w:spacing w:line="232" w:lineRule="auto"/>
        <w:ind w:left="1659" w:right="848"/>
        <w:rPr>
          <w:rFonts w:ascii="Arial" w:hAnsi="Arial" w:cs="Arial"/>
        </w:rPr>
      </w:pPr>
      <w:r w:rsidRPr="003E4589">
        <w:rPr>
          <w:rFonts w:ascii="Arial" w:hAnsi="Arial" w:cs="Arial"/>
        </w:rPr>
        <w:t xml:space="preserve">Để kiểm tra lượng vùng </w:t>
      </w:r>
      <w:r w:rsidRPr="001058B5">
        <w:rPr>
          <w:rFonts w:ascii="Arial" w:hAnsi="Arial" w:cs="Arial"/>
        </w:rPr>
        <w:t xml:space="preserve">global context </w:t>
      </w:r>
      <w:r w:rsidRPr="003E4589">
        <w:rPr>
          <w:rFonts w:ascii="Arial" w:hAnsi="Arial" w:cs="Arial"/>
        </w:rPr>
        <w:t>(tính bằng byte) đang được sử dụng, hãy sử dụng truy vấn sau:</w:t>
      </w:r>
    </w:p>
    <w:p w14:paraId="16D29782"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SELECT SYS_CONTEXT('USERENV','GLOBAL_CONTEXT_MEMORY') FROM dual;</w:t>
      </w:r>
    </w:p>
    <w:p w14:paraId="280B1FE2" w14:textId="77777777" w:rsidR="00257CFD" w:rsidRPr="001058B5" w:rsidRDefault="00257CFD" w:rsidP="00257CFD">
      <w:pPr>
        <w:pStyle w:val="BodyText"/>
        <w:spacing w:before="3"/>
        <w:rPr>
          <w:rFonts w:ascii="Arial" w:hAnsi="Arial" w:cs="Arial"/>
          <w:sz w:val="18"/>
        </w:rPr>
      </w:pPr>
    </w:p>
    <w:p w14:paraId="4DD2E9C8" w14:textId="77777777" w:rsidR="00257CFD" w:rsidRPr="001058B5" w:rsidRDefault="00257CFD" w:rsidP="00257CFD">
      <w:pPr>
        <w:pStyle w:val="BodyText"/>
        <w:spacing w:before="1"/>
        <w:ind w:left="1660"/>
        <w:rPr>
          <w:rFonts w:ascii="Arial" w:hAnsi="Arial" w:cs="Arial"/>
        </w:rPr>
      </w:pPr>
      <w:r w:rsidRPr="001058B5">
        <w:rPr>
          <w:rFonts w:ascii="Arial" w:hAnsi="Arial" w:cs="Arial"/>
        </w:rPr>
        <w:t>The following output should appear:</w:t>
      </w:r>
    </w:p>
    <w:p w14:paraId="2F5F7ED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SYS_CONTEXT('USERENV','GLOBAL_CONTEXT_MEMORY')</w:t>
      </w:r>
    </w:p>
    <w:p w14:paraId="7D91C822" w14:textId="77777777" w:rsidR="00257CFD" w:rsidRPr="001058B5" w:rsidRDefault="00257CFD" w:rsidP="00257CFD">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5CB7ABDF" w14:textId="77777777" w:rsidR="00257CFD" w:rsidRDefault="00257CFD" w:rsidP="00257CFD">
      <w:pPr>
        <w:pStyle w:val="BodyText"/>
        <w:spacing w:before="194" w:line="228" w:lineRule="auto"/>
        <w:ind w:left="2380" w:right="1456" w:hanging="1"/>
        <w:rPr>
          <w:rFonts w:ascii="Arial" w:hAnsi="Arial" w:cs="Arial"/>
          <w:sz w:val="19"/>
        </w:rPr>
      </w:pPr>
      <w:r>
        <w:rPr>
          <w:rFonts w:ascii="Arial" w:hAnsi="Arial" w:cs="Arial"/>
          <w:b/>
          <w:sz w:val="19"/>
        </w:rPr>
        <w:t xml:space="preserve">Xem thêm </w:t>
      </w:r>
      <w:r w:rsidRPr="001058B5">
        <w:rPr>
          <w:rFonts w:ascii="Arial" w:hAnsi="Arial" w:cs="Arial"/>
          <w:b/>
          <w:sz w:val="19"/>
        </w:rPr>
        <w:t>:</w:t>
      </w:r>
      <w:r w:rsidRPr="003E4589">
        <w:t xml:space="preserve"> </w:t>
      </w:r>
      <w:r w:rsidRPr="00E00C0B">
        <w:rPr>
          <w:rFonts w:ascii="Arial" w:hAnsi="Arial" w:cs="Arial"/>
          <w:sz w:val="19"/>
        </w:rPr>
        <w:t xml:space="preserve">Để biết thêm thông tin về cách sử dụng thuộc tính được xác định trước CLIENT_ IDENTIFIER của </w:t>
      </w:r>
      <w:r w:rsidRPr="001058B5">
        <w:rPr>
          <w:rFonts w:ascii="Arial" w:hAnsi="Arial" w:cs="Arial"/>
          <w:w w:val="95"/>
        </w:rPr>
        <w:t>application context</w:t>
      </w:r>
      <w:r w:rsidRPr="00E00C0B">
        <w:rPr>
          <w:rFonts w:ascii="Arial" w:hAnsi="Arial" w:cs="Arial"/>
          <w:sz w:val="19"/>
        </w:rPr>
        <w:t xml:space="preserve"> USERENV</w:t>
      </w:r>
    </w:p>
    <w:p w14:paraId="0D497D08" w14:textId="77777777" w:rsidR="00257CFD" w:rsidRPr="001058B5" w:rsidRDefault="008D1AB8" w:rsidP="00257CFD">
      <w:pPr>
        <w:pStyle w:val="BodyText"/>
        <w:spacing w:before="194" w:line="228" w:lineRule="auto"/>
        <w:ind w:left="2380" w:right="1456" w:hanging="1"/>
        <w:rPr>
          <w:rFonts w:ascii="Arial" w:hAnsi="Arial" w:cs="Arial"/>
        </w:rPr>
      </w:pPr>
      <w:hyperlink w:anchor="_bookmark474" w:history="1">
        <w:r w:rsidR="00257CFD" w:rsidRPr="001058B5">
          <w:rPr>
            <w:rFonts w:ascii="Arial" w:hAnsi="Arial" w:cs="Arial"/>
            <w:color w:val="0000CC"/>
          </w:rPr>
          <w:t>"Using the CLIENT_IDENTIFIER Attribute to Preserve</w:t>
        </w:r>
        <w:r w:rsidR="00257CFD" w:rsidRPr="001058B5">
          <w:rPr>
            <w:rFonts w:ascii="Arial" w:hAnsi="Arial" w:cs="Arial"/>
            <w:color w:val="0000CC"/>
            <w:spacing w:val="-24"/>
          </w:rPr>
          <w:t xml:space="preserve"> </w:t>
        </w:r>
        <w:r w:rsidR="00257CFD" w:rsidRPr="001058B5">
          <w:rPr>
            <w:rFonts w:ascii="Arial" w:hAnsi="Arial" w:cs="Arial"/>
            <w:color w:val="0000CC"/>
          </w:rPr>
          <w:t>User</w:t>
        </w:r>
      </w:hyperlink>
      <w:hyperlink w:anchor="_bookmark474" w:history="1">
        <w:r w:rsidR="00257CFD" w:rsidRPr="001058B5">
          <w:rPr>
            <w:rFonts w:ascii="Arial" w:hAnsi="Arial" w:cs="Arial"/>
            <w:color w:val="0000CC"/>
          </w:rPr>
          <w:t xml:space="preserve"> Identity" </w:t>
        </w:r>
      </w:hyperlink>
      <w:hyperlink w:anchor="_bookmark474" w:history="1">
        <w:r w:rsidR="00257CFD">
          <w:rPr>
            <w:rFonts w:ascii="Arial" w:hAnsi="Arial" w:cs="Arial"/>
          </w:rPr>
          <w:t xml:space="preserve">trên trang </w:t>
        </w:r>
        <w:r w:rsidR="00257CFD" w:rsidRPr="001058B5">
          <w:rPr>
            <w:rFonts w:ascii="Arial" w:hAnsi="Arial" w:cs="Arial"/>
            <w:spacing w:val="-1"/>
          </w:rPr>
          <w:t xml:space="preserve"> </w:t>
        </w:r>
        <w:r w:rsidR="00257CFD" w:rsidRPr="001058B5">
          <w:rPr>
            <w:rFonts w:ascii="Arial" w:hAnsi="Arial" w:cs="Arial"/>
          </w:rPr>
          <w:t>3-45</w:t>
        </w:r>
      </w:hyperlink>
    </w:p>
    <w:p w14:paraId="574E486A" w14:textId="77777777" w:rsidR="00257CFD" w:rsidRPr="001058B5" w:rsidRDefault="00257CFD" w:rsidP="00257CFD">
      <w:pPr>
        <w:pStyle w:val="ListParagraph"/>
        <w:numPr>
          <w:ilvl w:val="1"/>
          <w:numId w:val="81"/>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713CE04C" w14:textId="77777777" w:rsidR="00257CFD" w:rsidRPr="001058B5" w:rsidRDefault="00257CFD" w:rsidP="00257CFD">
      <w:pPr>
        <w:pStyle w:val="ListParagraph"/>
        <w:numPr>
          <w:ilvl w:val="1"/>
          <w:numId w:val="81"/>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4775C2FD" w14:textId="77777777" w:rsidR="00257CFD" w:rsidRPr="001058B5" w:rsidRDefault="00257CFD" w:rsidP="00257CFD">
      <w:pPr>
        <w:pStyle w:val="BodyText"/>
        <w:spacing w:before="9"/>
        <w:rPr>
          <w:rFonts w:ascii="Arial" w:hAnsi="Arial" w:cs="Arial"/>
          <w:i/>
          <w:sz w:val="23"/>
        </w:rPr>
      </w:pPr>
    </w:p>
    <w:p w14:paraId="0BC635A9" w14:textId="77777777" w:rsidR="00257CFD" w:rsidRPr="0043124D" w:rsidRDefault="00257CFD" w:rsidP="00257CFD">
      <w:pPr>
        <w:pStyle w:val="Heading3"/>
        <w:ind w:left="100"/>
        <w:rPr>
          <w:lang w:val="fr-FR"/>
        </w:rPr>
      </w:pPr>
      <w:bookmarkStart w:id="1045" w:name="Using_Client_Session-Based_Application_C"/>
      <w:bookmarkStart w:id="1046" w:name="_bookmark1317"/>
      <w:bookmarkEnd w:id="1045"/>
      <w:bookmarkEnd w:id="1046"/>
      <w:r>
        <w:rPr>
          <w:lang w:val="fr-FR"/>
        </w:rPr>
        <w:t xml:space="preserve">Sử dụng </w:t>
      </w:r>
      <w:r w:rsidRPr="0043124D">
        <w:rPr>
          <w:lang w:val="fr-FR"/>
        </w:rPr>
        <w:t xml:space="preserve">Application Contexts </w:t>
      </w:r>
      <w:r>
        <w:rPr>
          <w:lang w:val="fr-FR"/>
        </w:rPr>
        <w:t xml:space="preserve"> dựa trên </w:t>
      </w:r>
      <w:r w:rsidRPr="0043124D">
        <w:rPr>
          <w:lang w:val="fr-FR"/>
        </w:rPr>
        <w:t xml:space="preserve">Client Session </w:t>
      </w:r>
    </w:p>
    <w:p w14:paraId="4E054E63" w14:textId="77777777" w:rsidR="00257CFD" w:rsidRPr="001058B5" w:rsidRDefault="00257CFD" w:rsidP="00257CFD">
      <w:pPr>
        <w:pStyle w:val="BodyText"/>
        <w:spacing w:before="80"/>
        <w:ind w:left="1660"/>
        <w:rPr>
          <w:rFonts w:ascii="Arial" w:hAnsi="Arial" w:cs="Arial"/>
        </w:rPr>
      </w:pPr>
      <w:r w:rsidRPr="001058B5">
        <w:rPr>
          <w:rFonts w:ascii="Arial" w:hAnsi="Arial" w:cs="Arial"/>
        </w:rPr>
        <w:t>This section contains:</w:t>
      </w:r>
    </w:p>
    <w:p w14:paraId="3C9D1C6F" w14:textId="77777777" w:rsidR="00257CFD" w:rsidRPr="0043124D" w:rsidRDefault="008D1AB8" w:rsidP="00257CFD">
      <w:pPr>
        <w:pStyle w:val="ListParagraph"/>
        <w:numPr>
          <w:ilvl w:val="1"/>
          <w:numId w:val="137"/>
        </w:numPr>
        <w:tabs>
          <w:tab w:val="left" w:pos="2020"/>
        </w:tabs>
        <w:ind w:hanging="359"/>
        <w:rPr>
          <w:rFonts w:ascii="Arial" w:hAnsi="Arial" w:cs="Arial"/>
          <w:sz w:val="20"/>
          <w:lang w:val="fr-FR"/>
        </w:rPr>
      </w:pPr>
      <w:hyperlink w:anchor="_bookmark1318" w:history="1">
        <w:r w:rsidR="00257CFD" w:rsidRPr="0043124D">
          <w:rPr>
            <w:rFonts w:ascii="Arial" w:hAnsi="Arial" w:cs="Arial"/>
            <w:color w:val="0000CC"/>
            <w:sz w:val="20"/>
            <w:lang w:val="fr-FR"/>
          </w:rPr>
          <w:t>Giới thiệu về   Application Contexts  dựa trê</w:t>
        </w:r>
        <w:r w:rsidR="00257CFD">
          <w:rPr>
            <w:rFonts w:ascii="Arial" w:hAnsi="Arial" w:cs="Arial"/>
            <w:color w:val="0000CC"/>
            <w:sz w:val="20"/>
            <w:lang w:val="fr-FR"/>
          </w:rPr>
          <w:t xml:space="preserve">n </w:t>
        </w:r>
        <w:r w:rsidR="00257CFD" w:rsidRPr="0043124D">
          <w:rPr>
            <w:rFonts w:ascii="Arial" w:hAnsi="Arial" w:cs="Arial"/>
            <w:color w:val="0000CC"/>
            <w:sz w:val="20"/>
            <w:lang w:val="fr-FR"/>
          </w:rPr>
          <w:t>Client Session</w:t>
        </w:r>
      </w:hyperlink>
    </w:p>
    <w:p w14:paraId="72589A73"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323" w:history="1">
        <w:r w:rsidR="00257CFD">
          <w:rPr>
            <w:rFonts w:ascii="Arial" w:hAnsi="Arial" w:cs="Arial"/>
            <w:color w:val="0000CC"/>
            <w:sz w:val="20"/>
          </w:rPr>
          <w:t>Thiết lập giá trị trong</w:t>
        </w:r>
        <w:r w:rsidR="00257CFD" w:rsidRPr="001058B5">
          <w:rPr>
            <w:rFonts w:ascii="Arial" w:hAnsi="Arial" w:cs="Arial"/>
            <w:color w:val="0000CC"/>
            <w:sz w:val="20"/>
          </w:rPr>
          <w:t xml:space="preserve"> CLIENTCONTEXT</w:t>
        </w:r>
        <w:r w:rsidR="00257CFD" w:rsidRPr="001058B5">
          <w:rPr>
            <w:rFonts w:ascii="Arial" w:hAnsi="Arial" w:cs="Arial"/>
            <w:color w:val="0000CC"/>
            <w:spacing w:val="1"/>
            <w:sz w:val="20"/>
          </w:rPr>
          <w:t xml:space="preserve"> </w:t>
        </w:r>
        <w:r w:rsidR="00257CFD" w:rsidRPr="001058B5">
          <w:rPr>
            <w:rFonts w:ascii="Arial" w:hAnsi="Arial" w:cs="Arial"/>
            <w:color w:val="0000CC"/>
            <w:sz w:val="20"/>
          </w:rPr>
          <w:t>Namespace</w:t>
        </w:r>
      </w:hyperlink>
    </w:p>
    <w:p w14:paraId="4C2A1C99"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325" w:history="1">
        <w:r w:rsidR="00257CFD">
          <w:rPr>
            <w:rFonts w:ascii="Arial" w:hAnsi="Arial" w:cs="Arial"/>
            <w:color w:val="0000CC"/>
            <w:sz w:val="20"/>
          </w:rPr>
          <w:t xml:space="preserve">Truy xuất </w:t>
        </w:r>
        <w:r w:rsidR="00257CFD" w:rsidRPr="001058B5">
          <w:rPr>
            <w:rFonts w:ascii="Arial" w:hAnsi="Arial" w:cs="Arial"/>
            <w:color w:val="0000CC"/>
            <w:sz w:val="20"/>
          </w:rPr>
          <w:t xml:space="preserve"> CLIENTCONTEXT</w:t>
        </w:r>
        <w:r w:rsidR="00257CFD" w:rsidRPr="001058B5">
          <w:rPr>
            <w:rFonts w:ascii="Arial" w:hAnsi="Arial" w:cs="Arial"/>
            <w:color w:val="0000CC"/>
            <w:spacing w:val="-2"/>
            <w:sz w:val="20"/>
          </w:rPr>
          <w:t xml:space="preserve"> </w:t>
        </w:r>
        <w:r w:rsidR="00257CFD" w:rsidRPr="001058B5">
          <w:rPr>
            <w:rFonts w:ascii="Arial" w:hAnsi="Arial" w:cs="Arial"/>
            <w:color w:val="0000CC"/>
            <w:sz w:val="20"/>
          </w:rPr>
          <w:t>Namespace</w:t>
        </w:r>
      </w:hyperlink>
    </w:p>
    <w:p w14:paraId="0697E5F0"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328" w:history="1">
        <w:r w:rsidR="00257CFD">
          <w:rPr>
            <w:rFonts w:ascii="Arial" w:hAnsi="Arial" w:cs="Arial"/>
            <w:color w:val="0000CC"/>
            <w:sz w:val="20"/>
          </w:rPr>
          <w:t xml:space="preserve">Xóa thiết lập trong </w:t>
        </w:r>
        <w:r w:rsidR="00257CFD" w:rsidRPr="001058B5">
          <w:rPr>
            <w:rFonts w:ascii="Arial" w:hAnsi="Arial" w:cs="Arial"/>
            <w:color w:val="0000CC"/>
            <w:sz w:val="20"/>
          </w:rPr>
          <w:t xml:space="preserve"> CLIENTCONTEXT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Namespace</w:t>
        </w:r>
      </w:hyperlink>
    </w:p>
    <w:p w14:paraId="0C5CDF30" w14:textId="77777777" w:rsidR="00257CFD" w:rsidRPr="0043124D" w:rsidRDefault="008D1AB8" w:rsidP="00257CFD">
      <w:pPr>
        <w:pStyle w:val="ListParagraph"/>
        <w:numPr>
          <w:ilvl w:val="1"/>
          <w:numId w:val="137"/>
        </w:numPr>
        <w:tabs>
          <w:tab w:val="left" w:pos="2020"/>
        </w:tabs>
        <w:ind w:hanging="359"/>
        <w:rPr>
          <w:rFonts w:ascii="Arial" w:hAnsi="Arial" w:cs="Arial"/>
          <w:sz w:val="20"/>
          <w:lang w:val="fr-FR"/>
        </w:rPr>
      </w:pPr>
      <w:hyperlink w:anchor="_bookmark1330" w:history="1">
        <w:r w:rsidR="00257CFD" w:rsidRPr="0043124D">
          <w:rPr>
            <w:rFonts w:ascii="Arial" w:hAnsi="Arial" w:cs="Arial"/>
            <w:color w:val="0000CC"/>
            <w:sz w:val="20"/>
            <w:lang w:val="fr-FR"/>
          </w:rPr>
          <w:t>Xóa t</w:t>
        </w:r>
        <w:r w:rsidR="00257CFD">
          <w:rPr>
            <w:rFonts w:ascii="Arial" w:hAnsi="Arial" w:cs="Arial"/>
            <w:color w:val="0000CC"/>
            <w:sz w:val="20"/>
            <w:lang w:val="fr-FR"/>
          </w:rPr>
          <w:t>ất</w:t>
        </w:r>
        <w:r w:rsidR="00257CFD" w:rsidRPr="0043124D">
          <w:rPr>
            <w:rFonts w:ascii="Arial" w:hAnsi="Arial" w:cs="Arial"/>
            <w:color w:val="0000CC"/>
            <w:sz w:val="20"/>
            <w:lang w:val="fr-FR"/>
          </w:rPr>
          <w:t xml:space="preserve"> cả các thiết lập trong CLIENTCONTEXT</w:t>
        </w:r>
        <w:r w:rsidR="00257CFD" w:rsidRPr="0043124D">
          <w:rPr>
            <w:rFonts w:ascii="Arial" w:hAnsi="Arial" w:cs="Arial"/>
            <w:color w:val="0000CC"/>
            <w:spacing w:val="-6"/>
            <w:sz w:val="20"/>
            <w:lang w:val="fr-FR"/>
          </w:rPr>
          <w:t xml:space="preserve"> </w:t>
        </w:r>
        <w:r w:rsidR="00257CFD" w:rsidRPr="0043124D">
          <w:rPr>
            <w:rFonts w:ascii="Arial" w:hAnsi="Arial" w:cs="Arial"/>
            <w:color w:val="0000CC"/>
            <w:sz w:val="20"/>
            <w:lang w:val="fr-FR"/>
          </w:rPr>
          <w:t>Namespace</w:t>
        </w:r>
      </w:hyperlink>
    </w:p>
    <w:p w14:paraId="61EAF459" w14:textId="77777777" w:rsidR="00257CFD" w:rsidRPr="0043124D" w:rsidRDefault="00257CFD" w:rsidP="00257CFD">
      <w:pPr>
        <w:pStyle w:val="BodyText"/>
        <w:spacing w:before="7"/>
        <w:rPr>
          <w:rFonts w:ascii="Arial" w:hAnsi="Arial" w:cs="Arial"/>
          <w:sz w:val="25"/>
          <w:lang w:val="fr-FR"/>
        </w:rPr>
      </w:pPr>
    </w:p>
    <w:p w14:paraId="0DACF837" w14:textId="77777777" w:rsidR="00257CFD" w:rsidRPr="0043124D" w:rsidRDefault="00257CFD" w:rsidP="00257CFD">
      <w:pPr>
        <w:pStyle w:val="Heading4"/>
        <w:ind w:left="100"/>
        <w:rPr>
          <w:lang w:val="fr-FR"/>
        </w:rPr>
      </w:pPr>
      <w:bookmarkStart w:id="1047" w:name="About_Client_Session-Based_Application_C"/>
      <w:bookmarkStart w:id="1048" w:name="_bookmark1318"/>
      <w:bookmarkEnd w:id="1047"/>
      <w:bookmarkEnd w:id="1048"/>
      <w:r w:rsidRPr="0043124D">
        <w:rPr>
          <w:lang w:val="fr-FR"/>
        </w:rPr>
        <w:t>Giới thiệu về Appli</w:t>
      </w:r>
      <w:bookmarkStart w:id="1049" w:name="_bookmark1320"/>
      <w:bookmarkEnd w:id="1049"/>
      <w:r w:rsidRPr="0043124D">
        <w:rPr>
          <w:lang w:val="fr-FR"/>
        </w:rPr>
        <w:t>cation Contexts dựa trên   Client Sess</w:t>
      </w:r>
      <w:bookmarkStart w:id="1050" w:name="_bookmark1319"/>
      <w:bookmarkEnd w:id="1050"/>
      <w:r w:rsidRPr="0043124D">
        <w:rPr>
          <w:lang w:val="fr-FR"/>
        </w:rPr>
        <w:t xml:space="preserve">ion </w:t>
      </w:r>
    </w:p>
    <w:p w14:paraId="3FBB0F73"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Trong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bạn sử dụng các chức năng </w:t>
      </w:r>
      <w:r w:rsidRPr="00E45EFE">
        <w:rPr>
          <w:rFonts w:ascii="Arial" w:hAnsi="Arial" w:cs="Arial"/>
          <w:lang w:val="fr-FR"/>
        </w:rPr>
        <w:t xml:space="preserve">Oracle Call Interface (OCI) </w:t>
      </w:r>
      <w:r w:rsidRPr="0043124D">
        <w:rPr>
          <w:rFonts w:ascii="Arial" w:hAnsi="Arial" w:cs="Arial"/>
          <w:lang w:val="fr-FR"/>
        </w:rPr>
        <w:t xml:space="preserve">để </w:t>
      </w:r>
      <w:r>
        <w:rPr>
          <w:rFonts w:ascii="Arial" w:hAnsi="Arial" w:cs="Arial"/>
          <w:lang w:val="fr-FR"/>
        </w:rPr>
        <w:t xml:space="preserve">thiết lập </w:t>
      </w:r>
      <w:r w:rsidRPr="0043124D">
        <w:rPr>
          <w:rFonts w:ascii="Arial" w:hAnsi="Arial" w:cs="Arial"/>
          <w:lang w:val="fr-FR"/>
        </w:rPr>
        <w:t xml:space="preserve">và xóa thông tin </w:t>
      </w:r>
      <w:r w:rsidRPr="00E45EFE">
        <w:rPr>
          <w:rFonts w:ascii="Arial" w:hAnsi="Arial" w:cs="Arial"/>
          <w:lang w:val="fr-FR"/>
        </w:rPr>
        <w:t>session</w:t>
      </w:r>
      <w:r w:rsidRPr="0043124D">
        <w:rPr>
          <w:rFonts w:ascii="Arial" w:hAnsi="Arial" w:cs="Arial"/>
          <w:lang w:val="fr-FR"/>
        </w:rPr>
        <w:t xml:space="preserve"> người dùng, sau đó được lưu trữ trong </w:t>
      </w:r>
      <w:r w:rsidRPr="00E45EFE">
        <w:rPr>
          <w:rFonts w:ascii="Arial" w:hAnsi="Arial" w:cs="Arial"/>
          <w:lang w:val="fr-FR"/>
        </w:rPr>
        <w:t>User Global Area (UGA).</w:t>
      </w:r>
    </w:p>
    <w:p w14:paraId="064C94D5" w14:textId="77777777" w:rsidR="00257CF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Ưu điểm của </w:t>
      </w:r>
      <w:r>
        <w:rPr>
          <w:rFonts w:ascii="Arial" w:hAnsi="Arial" w:cs="Arial"/>
          <w:lang w:val="fr-FR"/>
        </w:rPr>
        <w:t xml:space="preserve">kiểu </w:t>
      </w:r>
      <w:r w:rsidRPr="0043124D">
        <w:rPr>
          <w:rFonts w:ascii="Arial" w:hAnsi="Arial" w:cs="Arial"/>
          <w:lang w:val="fr-FR"/>
        </w:rPr>
        <w:t xml:space="preserve"> </w:t>
      </w:r>
      <w:r w:rsidRPr="00E45EFE">
        <w:rPr>
          <w:rFonts w:ascii="Arial" w:hAnsi="Arial" w:cs="Arial"/>
          <w:lang w:val="fr-FR"/>
        </w:rPr>
        <w:t xml:space="preserve">application context </w:t>
      </w:r>
      <w:r w:rsidRPr="0043124D">
        <w:rPr>
          <w:rFonts w:ascii="Arial" w:hAnsi="Arial" w:cs="Arial"/>
          <w:lang w:val="fr-FR"/>
        </w:rPr>
        <w:t xml:space="preserve">này là một ứng dụng riêng lẻ có thể kiểm tra dữ liệu </w:t>
      </w:r>
      <w:r w:rsidRPr="00E45EFE">
        <w:rPr>
          <w:rFonts w:ascii="Arial" w:hAnsi="Arial" w:cs="Arial"/>
          <w:lang w:val="fr-FR"/>
        </w:rPr>
        <w:t xml:space="preserve">nondatabase user session </w:t>
      </w:r>
      <w:r w:rsidRPr="0043124D">
        <w:rPr>
          <w:rFonts w:ascii="Arial" w:hAnsi="Arial" w:cs="Arial"/>
          <w:lang w:val="fr-FR"/>
        </w:rPr>
        <w:t xml:space="preserve">cụ thể, thay vì có </w:t>
      </w:r>
      <w:r>
        <w:rPr>
          <w:rFonts w:ascii="Arial" w:hAnsi="Arial" w:cs="Arial"/>
          <w:lang w:val="fr-FR"/>
        </w:rPr>
        <w:t>databasee</w:t>
      </w:r>
      <w:r w:rsidRPr="0043124D">
        <w:rPr>
          <w:rFonts w:ascii="Arial" w:hAnsi="Arial" w:cs="Arial"/>
          <w:lang w:val="fr-FR"/>
        </w:rPr>
        <w:t xml:space="preserve"> thực hiện nhiệm vụ này. Một ưu điểm nữa là các cuộc gọi để thiết lập giá trị </w:t>
      </w:r>
      <w:r w:rsidRPr="00E45EFE">
        <w:rPr>
          <w:rFonts w:ascii="Arial" w:hAnsi="Arial" w:cs="Arial"/>
          <w:lang w:val="fr-FR"/>
        </w:rPr>
        <w:t xml:space="preserve">application context </w:t>
      </w:r>
      <w:r w:rsidRPr="0043124D">
        <w:rPr>
          <w:rFonts w:ascii="Arial" w:hAnsi="Arial" w:cs="Arial"/>
          <w:lang w:val="fr-FR"/>
        </w:rPr>
        <w:t>được bao gồm trong lời gọi tiếp theo tới máy chủ, giúp cải thiện hiệu suất.</w:t>
      </w:r>
    </w:p>
    <w:p w14:paraId="42F671FE" w14:textId="77777777" w:rsidR="00257CFD" w:rsidRPr="0043124D" w:rsidRDefault="00257CFD" w:rsidP="00257CFD">
      <w:pPr>
        <w:pStyle w:val="BodyText"/>
        <w:spacing w:before="80" w:line="232" w:lineRule="auto"/>
        <w:ind w:left="1660" w:right="848"/>
        <w:rPr>
          <w:rFonts w:ascii="Arial" w:hAnsi="Arial" w:cs="Arial"/>
          <w:lang w:val="fr-FR"/>
        </w:rPr>
      </w:pPr>
    </w:p>
    <w:p w14:paraId="037FE31C"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Tuy nhiên, hãy lưu ý rằng bảo mật </w:t>
      </w:r>
      <w:r w:rsidRPr="00E45EFE">
        <w:rPr>
          <w:rFonts w:ascii="Arial" w:hAnsi="Arial" w:cs="Arial"/>
          <w:lang w:val="fr-FR"/>
        </w:rPr>
        <w:t xml:space="preserve">application context </w:t>
      </w:r>
      <w:r w:rsidRPr="0043124D">
        <w:rPr>
          <w:rFonts w:ascii="Arial" w:hAnsi="Arial" w:cs="Arial"/>
          <w:lang w:val="fr-FR"/>
        </w:rPr>
        <w:t>bị xâm</w:t>
      </w:r>
      <w:r>
        <w:rPr>
          <w:rFonts w:ascii="Arial" w:hAnsi="Arial" w:cs="Arial"/>
          <w:lang w:val="fr-FR"/>
        </w:rPr>
        <w:t xml:space="preserve"> </w:t>
      </w:r>
      <w:r w:rsidRPr="0043124D">
        <w:rPr>
          <w:rFonts w:ascii="Arial" w:hAnsi="Arial" w:cs="Arial"/>
          <w:lang w:val="fr-FR"/>
        </w:rPr>
        <w:t xml:space="preserve">phạm với </w:t>
      </w:r>
      <w:r w:rsidRPr="00E45EFE">
        <w:rPr>
          <w:rFonts w:ascii="Arial" w:hAnsi="Arial" w:cs="Arial"/>
          <w:lang w:val="fr-FR"/>
        </w:rPr>
        <w:t xml:space="preserve">application context </w:t>
      </w:r>
      <w:r w:rsidRPr="0043124D">
        <w:rPr>
          <w:rFonts w:ascii="Arial" w:hAnsi="Arial" w:cs="Arial"/>
          <w:lang w:val="fr-FR"/>
        </w:rPr>
        <w:t xml:space="preserve">dựa trên </w:t>
      </w:r>
      <w:r w:rsidRPr="00E45EFE">
        <w:rPr>
          <w:rFonts w:ascii="Arial" w:hAnsi="Arial" w:cs="Arial"/>
          <w:lang w:val="fr-FR"/>
        </w:rPr>
        <w:t>client session</w:t>
      </w:r>
      <w:r w:rsidRPr="0043124D">
        <w:rPr>
          <w:rFonts w:ascii="Arial" w:hAnsi="Arial" w:cs="Arial"/>
          <w:lang w:val="fr-FR"/>
        </w:rPr>
        <w:t xml:space="preserve">: bất kỳ người dùng ứng dụng nào cũng có thể </w:t>
      </w:r>
      <w:r>
        <w:rPr>
          <w:rFonts w:ascii="Arial" w:hAnsi="Arial" w:cs="Arial"/>
          <w:lang w:val="fr-FR"/>
        </w:rPr>
        <w:t xml:space="preserve">thiết lập </w:t>
      </w:r>
      <w:r w:rsidRPr="00E45EFE">
        <w:rPr>
          <w:rFonts w:ascii="Arial" w:hAnsi="Arial" w:cs="Arial"/>
          <w:lang w:val="fr-FR"/>
        </w:rPr>
        <w:t>application context</w:t>
      </w:r>
      <w:r>
        <w:rPr>
          <w:rFonts w:ascii="Arial" w:hAnsi="Arial" w:cs="Arial"/>
          <w:lang w:val="fr-FR"/>
        </w:rPr>
        <w:t xml:space="preserve"> </w:t>
      </w:r>
      <w:r w:rsidRPr="00E45EFE">
        <w:rPr>
          <w:rFonts w:ascii="Arial" w:hAnsi="Arial" w:cs="Arial"/>
          <w:lang w:val="fr-FR"/>
        </w:rPr>
        <w:t xml:space="preserve">client </w:t>
      </w:r>
      <w:r w:rsidRPr="0043124D">
        <w:rPr>
          <w:rFonts w:ascii="Arial" w:hAnsi="Arial" w:cs="Arial"/>
          <w:lang w:val="fr-FR"/>
        </w:rPr>
        <w:t xml:space="preserve">và không kiểm tra được thực hiện trong </w:t>
      </w:r>
      <w:r>
        <w:rPr>
          <w:rFonts w:ascii="Arial" w:hAnsi="Arial" w:cs="Arial"/>
          <w:lang w:val="fr-FR"/>
        </w:rPr>
        <w:t>database</w:t>
      </w:r>
      <w:r w:rsidRPr="0043124D">
        <w:rPr>
          <w:rFonts w:ascii="Arial" w:hAnsi="Arial" w:cs="Arial"/>
          <w:lang w:val="fr-FR"/>
        </w:rPr>
        <w:t>.</w:t>
      </w:r>
    </w:p>
    <w:p w14:paraId="5C3867BC" w14:textId="77777777" w:rsidR="00257CFD" w:rsidRPr="00E45EFE"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Bạn chỉ định cấu hình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cho ứng dụng </w:t>
      </w:r>
      <w:r w:rsidRPr="00E45EFE">
        <w:rPr>
          <w:rFonts w:ascii="Arial" w:hAnsi="Arial" w:cs="Arial"/>
          <w:lang w:val="fr-FR"/>
        </w:rPr>
        <w:t>client</w:t>
      </w:r>
      <w:r w:rsidRPr="0043124D">
        <w:rPr>
          <w:rFonts w:ascii="Arial" w:hAnsi="Arial" w:cs="Arial"/>
          <w:lang w:val="fr-FR"/>
        </w:rPr>
        <w:t xml:space="preserve">. Bạn không cấu hình bất kỳ cài đặt nào trên </w:t>
      </w:r>
      <w:r w:rsidRPr="00E45EFE">
        <w:rPr>
          <w:rFonts w:ascii="Arial" w:hAnsi="Arial" w:cs="Arial"/>
          <w:lang w:val="fr-FR"/>
        </w:rPr>
        <w:t xml:space="preserve">database server </w:t>
      </w:r>
      <w:r w:rsidRPr="0043124D">
        <w:rPr>
          <w:rFonts w:ascii="Arial" w:hAnsi="Arial" w:cs="Arial"/>
          <w:lang w:val="fr-FR"/>
        </w:rPr>
        <w:t xml:space="preserve">mà </w:t>
      </w:r>
      <w:r w:rsidRPr="00E45EFE">
        <w:rPr>
          <w:rFonts w:ascii="Arial" w:hAnsi="Arial" w:cs="Arial"/>
          <w:lang w:val="fr-FR"/>
        </w:rPr>
        <w:t xml:space="preserve">client </w:t>
      </w:r>
      <w:r w:rsidRPr="0043124D">
        <w:rPr>
          <w:rFonts w:ascii="Arial" w:hAnsi="Arial" w:cs="Arial"/>
          <w:lang w:val="fr-FR"/>
        </w:rPr>
        <w:t xml:space="preserve">kết nối. Bất kỳ cài đặt </w:t>
      </w:r>
      <w:r w:rsidRPr="00E45EFE">
        <w:rPr>
          <w:rFonts w:ascii="Arial" w:hAnsi="Arial" w:cs="Arial"/>
          <w:lang w:val="fr-FR"/>
        </w:rPr>
        <w:t xml:space="preserve">application context </w:t>
      </w:r>
      <w:r w:rsidRPr="0043124D">
        <w:rPr>
          <w:rFonts w:ascii="Arial" w:hAnsi="Arial" w:cs="Arial"/>
          <w:lang w:val="fr-FR"/>
        </w:rPr>
        <w:t xml:space="preserve">nào trong </w:t>
      </w:r>
      <w:r w:rsidRPr="00E45EFE">
        <w:rPr>
          <w:rFonts w:ascii="Arial" w:hAnsi="Arial" w:cs="Arial"/>
          <w:lang w:val="fr-FR"/>
        </w:rPr>
        <w:t xml:space="preserve">database server </w:t>
      </w:r>
      <w:r w:rsidRPr="0043124D">
        <w:rPr>
          <w:rFonts w:ascii="Arial" w:hAnsi="Arial" w:cs="Arial"/>
          <w:lang w:val="fr-FR"/>
        </w:rPr>
        <w:t xml:space="preserve">không ảnh hưởng đến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w:t>
      </w:r>
    </w:p>
    <w:p w14:paraId="7AF08AD5"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spacing w:val="-9"/>
          <w:lang w:val="fr-FR"/>
        </w:rPr>
        <w:t xml:space="preserve">Để cấu hình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hãy sử dụng hàm OCI OC</w:t>
      </w:r>
      <w:r>
        <w:rPr>
          <w:rFonts w:ascii="Arial" w:hAnsi="Arial" w:cs="Arial"/>
          <w:spacing w:val="-9"/>
          <w:lang w:val="fr-FR"/>
        </w:rPr>
        <w:t>IA</w:t>
      </w:r>
      <w:r w:rsidRPr="0013626A">
        <w:rPr>
          <w:rFonts w:ascii="Arial" w:hAnsi="Arial" w:cs="Arial"/>
          <w:spacing w:val="-9"/>
          <w:lang w:val="fr-FR"/>
        </w:rPr>
        <w:t>pp</w:t>
      </w:r>
      <w:r>
        <w:rPr>
          <w:rFonts w:ascii="Arial" w:hAnsi="Arial" w:cs="Arial"/>
          <w:spacing w:val="-9"/>
          <w:lang w:val="fr-FR"/>
        </w:rPr>
        <w:t>C</w:t>
      </w:r>
      <w:r w:rsidRPr="0013626A">
        <w:rPr>
          <w:rFonts w:ascii="Arial" w:hAnsi="Arial" w:cs="Arial"/>
          <w:spacing w:val="-9"/>
          <w:lang w:val="fr-FR"/>
        </w:rPr>
        <w:t xml:space="preserve">txSet. </w:t>
      </w:r>
      <w:r>
        <w:rPr>
          <w:rFonts w:ascii="Arial" w:hAnsi="Arial" w:cs="Arial"/>
          <w:lang w:val="fr-FR"/>
        </w:rPr>
        <w:t>A</w:t>
      </w:r>
      <w:r w:rsidRPr="0013626A">
        <w:rPr>
          <w:rFonts w:ascii="Arial" w:hAnsi="Arial" w:cs="Arial"/>
          <w:lang w:val="fr-FR"/>
        </w:rPr>
        <w:t>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sử dụng  CLIENTCONTEXT</w:t>
      </w:r>
      <w:r>
        <w:rPr>
          <w:rFonts w:ascii="Arial" w:hAnsi="Arial" w:cs="Arial"/>
          <w:spacing w:val="-9"/>
          <w:lang w:val="fr-FR"/>
        </w:rPr>
        <w:t xml:space="preserve"> </w:t>
      </w:r>
      <w:r w:rsidRPr="0013626A">
        <w:rPr>
          <w:rFonts w:ascii="Arial" w:hAnsi="Arial" w:cs="Arial"/>
          <w:spacing w:val="-9"/>
          <w:lang w:val="fr-FR"/>
        </w:rPr>
        <w:t xml:space="preserve">namespace, có thể cập nhật bởi bất kỳ ứng dụng </w:t>
      </w:r>
      <w:r w:rsidRPr="0013626A">
        <w:rPr>
          <w:rFonts w:ascii="Arial" w:hAnsi="Arial" w:cs="Arial"/>
          <w:lang w:val="fr-FR"/>
        </w:rPr>
        <w:t>clien</w:t>
      </w:r>
      <w:r>
        <w:rPr>
          <w:rFonts w:ascii="Arial" w:hAnsi="Arial" w:cs="Arial"/>
          <w:lang w:val="fr-FR"/>
        </w:rPr>
        <w:t xml:space="preserve"> </w:t>
      </w:r>
      <w:r w:rsidRPr="0013626A">
        <w:rPr>
          <w:rFonts w:ascii="Arial" w:hAnsi="Arial" w:cs="Arial"/>
          <w:spacing w:val="-9"/>
          <w:lang w:val="fr-FR"/>
        </w:rPr>
        <w:t>OCI nào hoặc bởi DBMS_SESSION</w:t>
      </w:r>
      <w:r>
        <w:rPr>
          <w:rFonts w:ascii="Arial" w:hAnsi="Arial" w:cs="Arial"/>
          <w:spacing w:val="-9"/>
          <w:lang w:val="fr-FR"/>
        </w:rPr>
        <w:t xml:space="preserve"> package</w:t>
      </w:r>
      <w:r w:rsidRPr="0013626A">
        <w:rPr>
          <w:rFonts w:ascii="Arial" w:hAnsi="Arial" w:cs="Arial"/>
          <w:spacing w:val="-9"/>
          <w:lang w:val="fr-FR"/>
        </w:rPr>
        <w:t xml:space="preserve"> hiện có cho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w:t>
      </w:r>
      <w:r>
        <w:rPr>
          <w:rFonts w:ascii="Arial" w:hAnsi="Arial" w:cs="Arial"/>
          <w:spacing w:val="-9"/>
          <w:lang w:val="fr-FR"/>
        </w:rPr>
        <w:t>Database</w:t>
      </w:r>
      <w:r w:rsidRPr="0013626A">
        <w:rPr>
          <w:rFonts w:ascii="Arial" w:hAnsi="Arial" w:cs="Arial"/>
          <w:spacing w:val="-9"/>
          <w:lang w:val="fr-FR"/>
        </w:rPr>
        <w:t xml:space="preserve"> Oracle thực hiện không có đặc quyền hoặc kiểm tra bảo mật </w:t>
      </w:r>
      <w:r>
        <w:rPr>
          <w:rFonts w:ascii="Arial" w:hAnsi="Arial" w:cs="Arial"/>
          <w:spacing w:val="-9"/>
          <w:lang w:val="fr-FR"/>
        </w:rPr>
        <w:t xml:space="preserve">package </w:t>
      </w:r>
      <w:r w:rsidRPr="0013626A">
        <w:rPr>
          <w:rFonts w:ascii="Arial" w:hAnsi="Arial" w:cs="Arial"/>
          <w:spacing w:val="-9"/>
          <w:lang w:val="fr-FR"/>
        </w:rPr>
        <w:t>cho loại này.</w:t>
      </w:r>
    </w:p>
    <w:p w14:paraId="790B1106" w14:textId="77777777" w:rsidR="00257CFD" w:rsidRPr="0013626A" w:rsidRDefault="00257CFD" w:rsidP="00257CFD">
      <w:pPr>
        <w:pStyle w:val="BodyText"/>
        <w:spacing w:before="119" w:line="228" w:lineRule="auto"/>
        <w:ind w:left="1660" w:right="848"/>
        <w:rPr>
          <w:rFonts w:ascii="Arial" w:hAnsi="Arial" w:cs="Arial"/>
          <w:spacing w:val="-9"/>
          <w:lang w:val="fr-FR"/>
        </w:rPr>
      </w:pPr>
    </w:p>
    <w:p w14:paraId="389918ED"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lang w:val="fr-FR"/>
        </w:rPr>
        <w:t>The</w:t>
      </w:r>
      <w:r w:rsidRPr="0013626A">
        <w:rPr>
          <w:rFonts w:ascii="Arial" w:hAnsi="Arial" w:cs="Arial"/>
          <w:spacing w:val="-24"/>
          <w:lang w:val="fr-FR"/>
        </w:rPr>
        <w:t xml:space="preserve"> </w:t>
      </w:r>
      <w:r w:rsidRPr="0013626A">
        <w:rPr>
          <w:rFonts w:ascii="Arial" w:hAnsi="Arial" w:cs="Arial"/>
          <w:lang w:val="fr-FR"/>
        </w:rPr>
        <w:t xml:space="preserve">CLIENTCONTEXT </w:t>
      </w:r>
      <w:r w:rsidRPr="0013626A">
        <w:rPr>
          <w:rFonts w:ascii="Arial" w:hAnsi="Arial" w:cs="Arial"/>
          <w:spacing w:val="-97"/>
          <w:lang w:val="fr-FR"/>
        </w:rPr>
        <w:t xml:space="preserve">   </w:t>
      </w:r>
      <w:r w:rsidRPr="0013626A">
        <w:rPr>
          <w:rFonts w:ascii="Arial" w:hAnsi="Arial" w:cs="Arial"/>
          <w:lang w:val="fr-FR"/>
        </w:rPr>
        <w:t>namespace</w:t>
      </w:r>
      <w:r w:rsidRPr="0013626A">
        <w:rPr>
          <w:rFonts w:ascii="Arial" w:hAnsi="Arial" w:cs="Arial"/>
          <w:spacing w:val="-24"/>
          <w:lang w:val="fr-FR"/>
        </w:rPr>
        <w:t xml:space="preserve"> </w:t>
      </w:r>
      <w:r w:rsidRPr="0013626A">
        <w:rPr>
          <w:rFonts w:ascii="Arial" w:hAnsi="Arial" w:cs="Arial"/>
          <w:spacing w:val="-9"/>
          <w:lang w:val="fr-FR"/>
        </w:rPr>
        <w:t xml:space="preserve">cho phép một giao dịch ứng dụng đơn lẻ thay đổi thông tin ngữ cảnh của người dùng và sử dụng cùng một </w:t>
      </w:r>
      <w:r w:rsidRPr="0013626A">
        <w:rPr>
          <w:rFonts w:ascii="Arial" w:hAnsi="Arial" w:cs="Arial"/>
          <w:lang w:val="fr-FR"/>
        </w:rPr>
        <w:t>session</w:t>
      </w:r>
      <w:r w:rsidRPr="0013626A">
        <w:rPr>
          <w:rFonts w:ascii="Arial" w:hAnsi="Arial" w:cs="Arial"/>
          <w:spacing w:val="-9"/>
          <w:lang w:val="fr-FR"/>
        </w:rPr>
        <w:t xml:space="preserve"> người dùng xử lý để phục vụ yêu cầu người dùng mới. Bạn có thể </w:t>
      </w:r>
      <w:r>
        <w:rPr>
          <w:rFonts w:ascii="Arial" w:hAnsi="Arial" w:cs="Arial"/>
          <w:spacing w:val="-9"/>
          <w:lang w:val="fr-FR"/>
        </w:rPr>
        <w:t>cài đặ</w:t>
      </w:r>
      <w:r w:rsidRPr="0013626A">
        <w:rPr>
          <w:rFonts w:ascii="Arial" w:hAnsi="Arial" w:cs="Arial"/>
          <w:spacing w:val="-9"/>
          <w:lang w:val="fr-FR"/>
        </w:rPr>
        <w:t xml:space="preserve">t hoặc xóa các giá trị riêng lẻ cho các thuộc tính trong </w:t>
      </w:r>
      <w:r w:rsidRPr="003837DC">
        <w:rPr>
          <w:rFonts w:ascii="Arial" w:hAnsi="Arial" w:cs="Arial"/>
          <w:lang w:val="fr-FR"/>
        </w:rPr>
        <w:t>CLIENTCONTEXT namespace</w:t>
      </w:r>
      <w:r w:rsidRPr="0013626A">
        <w:rPr>
          <w:rFonts w:ascii="Arial" w:hAnsi="Arial" w:cs="Arial"/>
          <w:spacing w:val="-9"/>
          <w:lang w:val="fr-FR"/>
        </w:rPr>
        <w:t xml:space="preserve"> hoặc xóa tất cả các giá trị của chúng.</w:t>
      </w:r>
    </w:p>
    <w:p w14:paraId="645E1EC7" w14:textId="77777777" w:rsidR="00257CFD" w:rsidRPr="003837DC"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lang w:val="fr-FR"/>
        </w:rPr>
        <w:t xml:space="preserve">Một OCI client sử dụng hàm OCIAppCtx để thiết lập dữ liệu độ dài biến đổi cho không gian tên, được gọi là OCISessionHandle. </w:t>
      </w:r>
      <w:r>
        <w:rPr>
          <w:rFonts w:ascii="Arial" w:hAnsi="Arial" w:cs="Arial"/>
          <w:sz w:val="20"/>
        </w:rPr>
        <w:t>Mạng đơn OCI</w:t>
      </w:r>
      <w:r w:rsidRPr="001058B5">
        <w:rPr>
          <w:rFonts w:ascii="Arial" w:hAnsi="Arial" w:cs="Arial"/>
          <w:sz w:val="20"/>
        </w:rPr>
        <w:t xml:space="preserve">, round-trip </w:t>
      </w:r>
      <w:r>
        <w:rPr>
          <w:rFonts w:ascii="Arial" w:hAnsi="Arial" w:cs="Arial"/>
          <w:sz w:val="20"/>
        </w:rPr>
        <w:t xml:space="preserve">chuyển gửi </w:t>
      </w:r>
      <w:r w:rsidRPr="001058B5">
        <w:rPr>
          <w:rFonts w:ascii="Arial" w:hAnsi="Arial" w:cs="Arial"/>
          <w:sz w:val="20"/>
        </w:rPr>
        <w:t xml:space="preserve"> </w:t>
      </w:r>
      <w:r>
        <w:rPr>
          <w:rFonts w:ascii="Arial" w:hAnsi="Arial" w:cs="Arial"/>
          <w:sz w:val="20"/>
        </w:rPr>
        <w:t xml:space="preserve">tất cả thông tin đến </w:t>
      </w:r>
      <w:r w:rsidRPr="001058B5">
        <w:rPr>
          <w:rFonts w:ascii="Arial" w:hAnsi="Arial" w:cs="Arial"/>
          <w:sz w:val="20"/>
        </w:rPr>
        <w:t xml:space="preserve"> server </w:t>
      </w:r>
      <w:r>
        <w:rPr>
          <w:rFonts w:ascii="Arial" w:hAnsi="Arial" w:cs="Arial"/>
          <w:sz w:val="20"/>
        </w:rPr>
        <w:t>trong một</w:t>
      </w:r>
      <w:r w:rsidRPr="001058B5">
        <w:rPr>
          <w:rFonts w:ascii="Arial" w:hAnsi="Arial" w:cs="Arial"/>
          <w:sz w:val="20"/>
        </w:rPr>
        <w:t xml:space="preserve"> round-trip</w:t>
      </w:r>
      <w:r w:rsidRPr="003837DC">
        <w:rPr>
          <w:rFonts w:ascii="Arial" w:hAnsi="Arial" w:cs="Arial"/>
          <w:sz w:val="20"/>
        </w:rPr>
        <w:t>. Ở phía s</w:t>
      </w:r>
      <w:r>
        <w:rPr>
          <w:rFonts w:ascii="Arial" w:hAnsi="Arial" w:cs="Arial"/>
          <w:sz w:val="20"/>
        </w:rPr>
        <w:t>erver</w:t>
      </w:r>
      <w:r w:rsidRPr="003837DC">
        <w:rPr>
          <w:rFonts w:ascii="Arial" w:hAnsi="Arial" w:cs="Arial"/>
          <w:sz w:val="20"/>
        </w:rPr>
        <w:t xml:space="preserve">, bạn có thể truy vấn thông tin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3837DC">
        <w:rPr>
          <w:rFonts w:ascii="Arial" w:hAnsi="Arial" w:cs="Arial"/>
          <w:sz w:val="20"/>
        </w:rPr>
        <w:t xml:space="preserve">bằng cách sử dụng hàm SYS_CONTEXT SQL trên </w:t>
      </w:r>
      <w:r w:rsidRPr="001058B5">
        <w:rPr>
          <w:rFonts w:ascii="Arial" w:hAnsi="Arial" w:cs="Arial"/>
          <w:sz w:val="20"/>
        </w:rPr>
        <w:t>namespace</w:t>
      </w:r>
      <w:r w:rsidRPr="003837DC">
        <w:rPr>
          <w:rFonts w:ascii="Arial" w:hAnsi="Arial" w:cs="Arial"/>
          <w:sz w:val="20"/>
        </w:rPr>
        <w:t>. Ví dụ:</w:t>
      </w:r>
    </w:p>
    <w:p w14:paraId="09CF9A9A" w14:textId="77777777" w:rsidR="00257CFD"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rPr>
        <w:t xml:space="preserve">Một </w:t>
      </w:r>
      <w:r w:rsidRPr="001058B5">
        <w:rPr>
          <w:rFonts w:ascii="Arial" w:hAnsi="Arial" w:cs="Arial"/>
          <w:w w:val="90"/>
          <w:sz w:val="20"/>
        </w:rPr>
        <w:t xml:space="preserve">JDBC client </w:t>
      </w:r>
      <w:r w:rsidRPr="003837DC">
        <w:rPr>
          <w:rFonts w:ascii="Arial" w:hAnsi="Arial" w:cs="Arial"/>
          <w:sz w:val="20"/>
        </w:rPr>
        <w:t>sử dụng hàm oracle.jdbc.internal.OracleConnection để đạt được các mục đích tương tự.</w:t>
      </w:r>
    </w:p>
    <w:p w14:paraId="7C6AC568" w14:textId="77777777" w:rsidR="00257CFD" w:rsidRPr="003837DC" w:rsidRDefault="00257CFD" w:rsidP="00257CFD">
      <w:pPr>
        <w:pStyle w:val="BodyText"/>
        <w:spacing w:before="124" w:line="228" w:lineRule="auto"/>
        <w:ind w:left="2260" w:hanging="1"/>
        <w:rPr>
          <w:rFonts w:ascii="Arial" w:hAnsi="Arial" w:cs="Arial"/>
        </w:rPr>
      </w:pPr>
    </w:p>
    <w:p w14:paraId="27242137" w14:textId="77777777" w:rsidR="00257CFD" w:rsidRPr="001058B5" w:rsidRDefault="00257CFD" w:rsidP="00257CFD">
      <w:pPr>
        <w:pStyle w:val="BodyText"/>
        <w:spacing w:before="124" w:line="228" w:lineRule="auto"/>
        <w:ind w:left="2260" w:hanging="1"/>
        <w:rPr>
          <w:rFonts w:ascii="Arial" w:hAnsi="Arial" w:cs="Arial"/>
        </w:rPr>
      </w:pPr>
      <w:r w:rsidRPr="003837DC">
        <w:rPr>
          <w:rFonts w:ascii="Arial" w:hAnsi="Arial" w:cs="Arial"/>
        </w:rPr>
        <w:t xml:space="preserve">Bất kỳ người dùng nào cũng có thể </w:t>
      </w:r>
      <w:r>
        <w:rPr>
          <w:rFonts w:ascii="Arial" w:hAnsi="Arial" w:cs="Arial"/>
        </w:rPr>
        <w:t xml:space="preserve">thiết lập </w:t>
      </w:r>
      <w:r w:rsidRPr="003837DC">
        <w:rPr>
          <w:rFonts w:ascii="Arial" w:hAnsi="Arial" w:cs="Arial"/>
        </w:rPr>
        <w:t xml:space="preserve">, xóa hoặc thu thập thông tin trong </w:t>
      </w:r>
      <w:r w:rsidRPr="001058B5">
        <w:rPr>
          <w:rFonts w:ascii="Arial" w:hAnsi="Arial" w:cs="Arial"/>
        </w:rPr>
        <w:t>CLIENTCONTEXT</w:t>
      </w:r>
      <w:r>
        <w:rPr>
          <w:rFonts w:ascii="Arial" w:hAnsi="Arial" w:cs="Arial"/>
        </w:rPr>
        <w:t xml:space="preserve"> </w:t>
      </w:r>
      <w:r w:rsidRPr="001058B5">
        <w:rPr>
          <w:rFonts w:ascii="Arial" w:hAnsi="Arial" w:cs="Arial"/>
          <w:spacing w:val="-95"/>
        </w:rPr>
        <w:t xml:space="preserve"> </w:t>
      </w:r>
      <w:r w:rsidRPr="001058B5">
        <w:rPr>
          <w:rFonts w:ascii="Arial" w:hAnsi="Arial" w:cs="Arial"/>
        </w:rPr>
        <w:t>namespace</w:t>
      </w:r>
      <w:r w:rsidRPr="003837DC">
        <w:rPr>
          <w:rFonts w:ascii="Arial" w:hAnsi="Arial" w:cs="Arial"/>
        </w:rPr>
        <w:t xml:space="preserve"> bởi vì nó không được bảo vệ bởi bảo mật dựa trên </w:t>
      </w:r>
      <w:r>
        <w:rPr>
          <w:rFonts w:ascii="Arial" w:hAnsi="Arial" w:cs="Arial"/>
        </w:rPr>
        <w:t>package</w:t>
      </w:r>
      <w:r w:rsidRPr="001058B5">
        <w:rPr>
          <w:rFonts w:ascii="Arial" w:hAnsi="Arial" w:cs="Arial"/>
          <w:spacing w:val="-3"/>
        </w:rPr>
        <w:t>.</w:t>
      </w:r>
    </w:p>
    <w:p w14:paraId="301B0D54" w14:textId="77777777" w:rsidR="00257CFD" w:rsidRPr="001058B5" w:rsidRDefault="00257CFD" w:rsidP="00257CFD">
      <w:pPr>
        <w:spacing w:before="214" w:line="232" w:lineRule="auto"/>
        <w:ind w:left="2979" w:right="1456"/>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Call Interface Programmer's Guide </w:t>
      </w:r>
      <w:r>
        <w:rPr>
          <w:rFonts w:ascii="Arial" w:hAnsi="Arial" w:cs="Arial"/>
          <w:sz w:val="20"/>
        </w:rPr>
        <w:t>để biết thêm thông tin về</w:t>
      </w:r>
      <w:r w:rsidRPr="001058B5">
        <w:rPr>
          <w:rFonts w:ascii="Arial" w:hAnsi="Arial" w:cs="Arial"/>
          <w:sz w:val="20"/>
        </w:rPr>
        <w:t xml:space="preserve"> client application contexts</w:t>
      </w:r>
    </w:p>
    <w:p w14:paraId="18DB1AE5" w14:textId="77777777" w:rsidR="00257CFD" w:rsidRPr="001058B5" w:rsidRDefault="00257CFD" w:rsidP="00257CFD">
      <w:pPr>
        <w:pStyle w:val="BodyText"/>
        <w:spacing w:before="11"/>
        <w:rPr>
          <w:rFonts w:ascii="Arial" w:hAnsi="Arial" w:cs="Arial"/>
        </w:rPr>
      </w:pPr>
    </w:p>
    <w:p w14:paraId="28A392B1" w14:textId="77777777" w:rsidR="00257CFD" w:rsidRPr="001058B5" w:rsidRDefault="00257CFD" w:rsidP="00257CFD">
      <w:pPr>
        <w:pStyle w:val="Heading4"/>
      </w:pPr>
      <w:bookmarkStart w:id="1051" w:name="Setting_a_Value_in_the_CLIENTCONTEXT_Nam"/>
      <w:bookmarkStart w:id="1052" w:name="_bookmark1323"/>
      <w:bookmarkEnd w:id="1051"/>
      <w:bookmarkEnd w:id="1052"/>
      <w:r>
        <w:t xml:space="preserve">Thiết lập  giá trị trong </w:t>
      </w:r>
      <w:r w:rsidRPr="001058B5">
        <w:t xml:space="preserve"> CLIENTCONTEXT Namespace</w:t>
      </w:r>
    </w:p>
    <w:p w14:paraId="263F5F6D" w14:textId="77777777" w:rsidR="00257CFD" w:rsidRPr="001058B5" w:rsidRDefault="00257CFD" w:rsidP="00257CFD">
      <w:pPr>
        <w:pStyle w:val="BodyText"/>
        <w:spacing w:before="83" w:line="228" w:lineRule="auto"/>
        <w:ind w:left="2260" w:right="848" w:hanging="1"/>
        <w:rPr>
          <w:rFonts w:ascii="Arial" w:hAnsi="Arial" w:cs="Arial"/>
        </w:rPr>
      </w:pPr>
      <w:r>
        <w:rPr>
          <w:rFonts w:ascii="Arial" w:hAnsi="Arial" w:cs="Arial"/>
        </w:rPr>
        <w:t xml:space="preserve">Đối với </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Pr>
          <w:rFonts w:ascii="Arial" w:hAnsi="Arial" w:cs="Arial"/>
        </w:rPr>
        <w:t xml:space="preserve">để thiết lập một giá trị trong </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Pr>
          <w:rFonts w:ascii="Arial" w:hAnsi="Arial" w:cs="Arial"/>
        </w:rPr>
        <w:t>,sử dụng câu lệnh theo cú pháp sau</w:t>
      </w:r>
      <w:r w:rsidRPr="001058B5">
        <w:rPr>
          <w:rFonts w:ascii="Arial" w:hAnsi="Arial" w:cs="Arial"/>
        </w:rPr>
        <w:t>:</w:t>
      </w:r>
    </w:p>
    <w:p w14:paraId="683CAB3E" w14:textId="77777777" w:rsidR="00257CFD" w:rsidRPr="001058B5" w:rsidRDefault="00257CFD" w:rsidP="00257CFD">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7A8250C5" w14:textId="77777777" w:rsidR="00257CFD" w:rsidRPr="001058B5" w:rsidRDefault="00257CFD" w:rsidP="00257CFD">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7461A14E" w14:textId="77777777" w:rsidR="00257CFD" w:rsidRPr="001058B5" w:rsidRDefault="00257CFD" w:rsidP="00257CFD">
      <w:pPr>
        <w:pStyle w:val="BodyText"/>
        <w:ind w:left="2260"/>
        <w:rPr>
          <w:rFonts w:ascii="Arial" w:hAnsi="Arial" w:cs="Arial"/>
        </w:rPr>
      </w:pPr>
      <w:r>
        <w:rPr>
          <w:rFonts w:ascii="Arial" w:hAnsi="Arial" w:cs="Arial"/>
        </w:rPr>
        <w:t>Trong đặc tả này</w:t>
      </w:r>
      <w:r w:rsidRPr="001058B5">
        <w:rPr>
          <w:rFonts w:ascii="Arial" w:hAnsi="Arial" w:cs="Arial"/>
        </w:rPr>
        <w:t>:</w:t>
      </w:r>
    </w:p>
    <w:p w14:paraId="60762465"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rPr>
        <w:t>Đại diện cho</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2F5F28A9" w14:textId="77777777" w:rsidR="00257CFD" w:rsidRPr="001058B5" w:rsidRDefault="00257CFD" w:rsidP="00257CFD">
      <w:pPr>
        <w:pStyle w:val="ListParagraph"/>
        <w:numPr>
          <w:ilvl w:val="2"/>
          <w:numId w:val="137"/>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Tên của thuộc tính </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Ví dụ </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Pr>
          <w:rFonts w:ascii="Arial" w:hAnsi="Arial" w:cs="Arial"/>
          <w:w w:val="95"/>
          <w:sz w:val="20"/>
        </w:rPr>
        <w:t>với chiều dài 14</w:t>
      </w:r>
      <w:r w:rsidRPr="001058B5">
        <w:rPr>
          <w:rFonts w:ascii="Arial" w:hAnsi="Arial" w:cs="Arial"/>
          <w:sz w:val="20"/>
        </w:rPr>
        <w:t>.</w:t>
      </w:r>
    </w:p>
    <w:p w14:paraId="70A7996F"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Pr>
          <w:rFonts w:ascii="Arial" w:hAnsi="Arial" w:cs="Arial"/>
          <w:spacing w:val="-4"/>
          <w:sz w:val="20"/>
        </w:rPr>
        <w:t>Giá trị của thuộc tính</w:t>
      </w:r>
      <w:r>
        <w:rPr>
          <w:rFonts w:ascii="Arial" w:hAnsi="Arial" w:cs="Arial"/>
          <w:sz w:val="20"/>
        </w:rPr>
        <w:t xml:space="preserve">Ví dụ </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z w:val="20"/>
        </w:rPr>
        <w:t>manager</w:t>
      </w:r>
      <w:r>
        <w:rPr>
          <w:rFonts w:ascii="Arial" w:hAnsi="Arial" w:cs="Arial"/>
          <w:sz w:val="20"/>
        </w:rPr>
        <w:t>có chiều dài 7</w:t>
      </w:r>
      <w:r w:rsidRPr="001058B5">
        <w:rPr>
          <w:rFonts w:ascii="Arial" w:hAnsi="Arial" w:cs="Arial"/>
          <w:sz w:val="20"/>
        </w:rPr>
        <w:t>.</w:t>
      </w:r>
    </w:p>
    <w:p w14:paraId="68B62072" w14:textId="77777777" w:rsidR="00257CFD" w:rsidRPr="001058B5" w:rsidRDefault="00257CFD" w:rsidP="00257CFD">
      <w:pPr>
        <w:spacing w:before="207" w:line="232" w:lineRule="auto"/>
        <w:ind w:left="2980" w:right="848" w:hanging="1"/>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Pr>
          <w:rFonts w:ascii="Arial" w:hAnsi="Arial" w:cs="Arial"/>
          <w:sz w:val="20"/>
        </w:rPr>
        <w:t>để biết thêm chi tiết về hàm</w:t>
      </w:r>
      <w:r w:rsidRPr="001058B5">
        <w:rPr>
          <w:rFonts w:ascii="Arial" w:hAnsi="Arial" w:cs="Arial"/>
          <w:sz w:val="20"/>
        </w:rPr>
        <w:t xml:space="preserve"> OCIAppCtx</w:t>
      </w:r>
      <w:r w:rsidRPr="001058B5">
        <w:rPr>
          <w:rFonts w:ascii="Arial" w:hAnsi="Arial" w:cs="Arial"/>
          <w:spacing w:val="-87"/>
          <w:sz w:val="20"/>
        </w:rPr>
        <w:t xml:space="preserve"> </w:t>
      </w:r>
    </w:p>
    <w:p w14:paraId="2E07AFA0" w14:textId="77777777" w:rsidR="00257CFD" w:rsidRPr="001058B5" w:rsidRDefault="00257CFD" w:rsidP="00257CFD">
      <w:pPr>
        <w:pStyle w:val="BodyText"/>
        <w:spacing w:before="7"/>
        <w:rPr>
          <w:rFonts w:ascii="Arial" w:hAnsi="Arial" w:cs="Arial"/>
        </w:rPr>
      </w:pPr>
    </w:p>
    <w:p w14:paraId="77E94A6A" w14:textId="77777777" w:rsidR="00257CFD" w:rsidRPr="001058B5" w:rsidRDefault="00257CFD" w:rsidP="00257CFD">
      <w:pPr>
        <w:pStyle w:val="Heading4"/>
        <w:spacing w:before="1"/>
      </w:pPr>
      <w:bookmarkStart w:id="1053" w:name="Retrieving_the_CLIENTCONTEXT_Namespace"/>
      <w:bookmarkStart w:id="1054" w:name="_bookmark1325"/>
      <w:bookmarkEnd w:id="1053"/>
      <w:bookmarkEnd w:id="1054"/>
      <w:r>
        <w:t xml:space="preserve">Truy xuất </w:t>
      </w:r>
      <w:r w:rsidRPr="001058B5">
        <w:t xml:space="preserve"> C</w:t>
      </w:r>
      <w:bookmarkStart w:id="1055" w:name="_bookmark1326"/>
      <w:bookmarkEnd w:id="1055"/>
      <w:r w:rsidRPr="001058B5">
        <w:t>LIENTCONTEXT Namespace</w:t>
      </w:r>
    </w:p>
    <w:p w14:paraId="4BD8B4AD" w14:textId="77777777" w:rsidR="00257CFD" w:rsidRPr="001058B5" w:rsidRDefault="00257CFD" w:rsidP="00257CFD">
      <w:pPr>
        <w:pStyle w:val="BodyText"/>
        <w:spacing w:before="73" w:line="246" w:lineRule="exact"/>
        <w:ind w:left="2260"/>
        <w:rPr>
          <w:rFonts w:ascii="Arial" w:hAnsi="Arial" w:cs="Arial"/>
        </w:rPr>
      </w:pPr>
      <w:r>
        <w:rPr>
          <w:rFonts w:ascii="Arial" w:hAnsi="Arial" w:cs="Arial"/>
          <w:spacing w:val="-9"/>
        </w:rPr>
        <w:t xml:space="preserve">Để truy xuất </w:t>
      </w:r>
      <w:r w:rsidRPr="001058B5">
        <w:rPr>
          <w:rFonts w:ascii="Arial" w:hAnsi="Arial" w:cs="Arial"/>
        </w:rPr>
        <w:t xml:space="preserve"> CLIENTCONTEXT</w:t>
      </w:r>
      <w:r w:rsidRPr="001058B5">
        <w:rPr>
          <w:rFonts w:ascii="Arial" w:hAnsi="Arial" w:cs="Arial"/>
          <w:spacing w:val="-86"/>
        </w:rPr>
        <w:t xml:space="preserve"> </w:t>
      </w:r>
      <w:r w:rsidRPr="001058B5">
        <w:rPr>
          <w:rFonts w:ascii="Arial" w:hAnsi="Arial" w:cs="Arial"/>
        </w:rPr>
        <w:t xml:space="preserve">namespace, </w:t>
      </w:r>
      <w:r>
        <w:rPr>
          <w:rFonts w:ascii="Arial" w:hAnsi="Arial" w:cs="Arial"/>
        </w:rPr>
        <w:t xml:space="preserve">bạn có thể sử dụng </w:t>
      </w:r>
      <w:r w:rsidRPr="001058B5">
        <w:rPr>
          <w:rFonts w:ascii="Arial" w:hAnsi="Arial" w:cs="Arial"/>
        </w:rPr>
        <w:t xml:space="preserve"> Oracle Call Interface</w:t>
      </w:r>
    </w:p>
    <w:p w14:paraId="5398278A" w14:textId="77777777" w:rsidR="00257CFD" w:rsidRPr="001058B5" w:rsidRDefault="00257CFD" w:rsidP="00257CFD">
      <w:pPr>
        <w:pStyle w:val="BodyText"/>
        <w:spacing w:line="246" w:lineRule="exact"/>
        <w:ind w:left="2260"/>
        <w:rPr>
          <w:rFonts w:ascii="Arial" w:hAnsi="Arial" w:cs="Arial"/>
        </w:rPr>
      </w:pPr>
      <w:r>
        <w:rPr>
          <w:rFonts w:ascii="Arial" w:hAnsi="Arial" w:cs="Arial"/>
        </w:rPr>
        <w:t xml:space="preserve"> </w:t>
      </w:r>
      <w:r w:rsidRPr="001058B5">
        <w:rPr>
          <w:rFonts w:ascii="Arial" w:hAnsi="Arial" w:cs="Arial"/>
        </w:rPr>
        <w:t>OCIStmtExecute</w:t>
      </w:r>
      <w:r>
        <w:rPr>
          <w:rFonts w:ascii="Arial" w:hAnsi="Arial" w:cs="Arial"/>
        </w:rPr>
        <w:t xml:space="preserve"> </w:t>
      </w:r>
      <w:r w:rsidRPr="001058B5">
        <w:rPr>
          <w:rFonts w:ascii="Arial" w:hAnsi="Arial" w:cs="Arial"/>
          <w:spacing w:val="-82"/>
        </w:rPr>
        <w:t xml:space="preserve"> </w:t>
      </w:r>
      <w:r w:rsidRPr="001058B5">
        <w:rPr>
          <w:rFonts w:ascii="Arial" w:hAnsi="Arial" w:cs="Arial"/>
        </w:rPr>
        <w:t xml:space="preserve">call </w:t>
      </w:r>
      <w:r>
        <w:rPr>
          <w:rFonts w:ascii="Arial" w:hAnsi="Arial" w:cs="Arial"/>
        </w:rPr>
        <w:t xml:space="preserve">với một trong các câu lệnh sau </w:t>
      </w:r>
      <w:r w:rsidRPr="001058B5">
        <w:rPr>
          <w:rFonts w:ascii="Arial" w:hAnsi="Arial" w:cs="Arial"/>
        </w:rPr>
        <w:t>:</w:t>
      </w:r>
    </w:p>
    <w:p w14:paraId="0F31B90B"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0194A1A8" w14:textId="77777777" w:rsidR="00257CFD" w:rsidRPr="001058B5" w:rsidRDefault="00257CFD" w:rsidP="00257CFD">
      <w:pPr>
        <w:pStyle w:val="BodyText"/>
        <w:spacing w:before="10"/>
        <w:rPr>
          <w:rFonts w:ascii="Arial" w:hAnsi="Arial" w:cs="Arial"/>
        </w:rPr>
      </w:pPr>
    </w:p>
    <w:p w14:paraId="3E0A6886" w14:textId="77777777" w:rsidR="00257CFD" w:rsidRPr="001058B5" w:rsidRDefault="00257CFD" w:rsidP="00257CFD">
      <w:pPr>
        <w:ind w:left="2260"/>
        <w:rPr>
          <w:rFonts w:ascii="Arial" w:hAnsi="Arial" w:cs="Arial"/>
          <w:sz w:val="18"/>
        </w:rPr>
      </w:pPr>
      <w:r w:rsidRPr="001058B5">
        <w:rPr>
          <w:rFonts w:ascii="Arial" w:hAnsi="Arial" w:cs="Arial"/>
          <w:w w:val="95"/>
          <w:sz w:val="18"/>
        </w:rPr>
        <w:t>SELECT VALUE FROM SESSION_CONTEXT</w:t>
      </w:r>
    </w:p>
    <w:p w14:paraId="3058A2E4"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536DCB56" w14:textId="77777777" w:rsidR="00257CFD" w:rsidRPr="001058B5" w:rsidRDefault="00257CFD" w:rsidP="00257CFD">
      <w:pPr>
        <w:pStyle w:val="BodyText"/>
        <w:spacing w:before="1"/>
        <w:rPr>
          <w:rFonts w:ascii="Arial" w:hAnsi="Arial" w:cs="Arial"/>
          <w:sz w:val="19"/>
        </w:rPr>
      </w:pPr>
    </w:p>
    <w:p w14:paraId="361E7929" w14:textId="77777777" w:rsidR="00257CFD" w:rsidRPr="001058B5" w:rsidRDefault="00257CFD" w:rsidP="00257CFD">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AE0166">
        <w:rPr>
          <w:rFonts w:ascii="Arial" w:hAnsi="Arial" w:cs="Arial"/>
        </w:rPr>
        <w:t xml:space="preserve">có thể là bất kỳ giá trị thuộc tính nào đã được </w:t>
      </w:r>
      <w:r>
        <w:rPr>
          <w:rFonts w:ascii="Arial" w:hAnsi="Arial" w:cs="Arial"/>
        </w:rPr>
        <w:t xml:space="preserve">thiết lập </w:t>
      </w:r>
      <w:r w:rsidRPr="00AE0166">
        <w:rPr>
          <w:rFonts w:ascii="Arial" w:hAnsi="Arial" w:cs="Arial"/>
        </w:rPr>
        <w:t xml:space="preserve"> trong </w:t>
      </w:r>
      <w:r w:rsidRPr="001058B5">
        <w:rPr>
          <w:rFonts w:ascii="Arial" w:hAnsi="Arial" w:cs="Arial"/>
        </w:rPr>
        <w:t>CLIENTCONTEXT</w:t>
      </w:r>
      <w:r>
        <w:rPr>
          <w:rFonts w:ascii="Arial" w:hAnsi="Arial" w:cs="Arial"/>
        </w:rPr>
        <w:t xml:space="preserve"> </w:t>
      </w:r>
      <w:r w:rsidRPr="001058B5">
        <w:rPr>
          <w:rFonts w:ascii="Arial" w:hAnsi="Arial" w:cs="Arial"/>
          <w:spacing w:val="-101"/>
        </w:rPr>
        <w:t xml:space="preserve"> </w:t>
      </w:r>
      <w:r w:rsidRPr="001058B5">
        <w:rPr>
          <w:rFonts w:ascii="Arial" w:hAnsi="Arial" w:cs="Arial"/>
        </w:rPr>
        <w:t>namespace</w:t>
      </w:r>
      <w:r w:rsidRPr="00AE0166">
        <w:rPr>
          <w:rFonts w:ascii="Arial" w:hAnsi="Arial" w:cs="Arial"/>
        </w:rPr>
        <w:t xml:space="preserve">. </w:t>
      </w:r>
      <w:r>
        <w:rPr>
          <w:rFonts w:ascii="Arial" w:hAnsi="Arial" w:cs="Arial"/>
        </w:rPr>
        <w:t>Database</w:t>
      </w:r>
      <w:r w:rsidRPr="00AE0166">
        <w:rPr>
          <w:rFonts w:ascii="Arial" w:hAnsi="Arial" w:cs="Arial"/>
        </w:rPr>
        <w:t xml:space="preserve"> Oracle chỉ lấy thuộc tính đã thiết lập; nếu không, nó trả về NULL. Thông thường, bạn </w:t>
      </w:r>
      <w:r>
        <w:rPr>
          <w:rFonts w:ascii="Arial" w:hAnsi="Arial" w:cs="Arial"/>
        </w:rPr>
        <w:t xml:space="preserve">thiết lập </w:t>
      </w:r>
      <w:r w:rsidRPr="00AE0166">
        <w:rPr>
          <w:rFonts w:ascii="Arial" w:hAnsi="Arial" w:cs="Arial"/>
        </w:rPr>
        <w:t xml:space="preserve"> thuộc tính bằng cách sử dụng cuộc gọi OCIAppCtxSet. Ngoài ra, bạn có thể nhúng cuộc gọi DBMS_SESSION.SET_CONTEXT vào mã OCI để </w:t>
      </w:r>
      <w:r>
        <w:rPr>
          <w:rFonts w:ascii="Arial" w:hAnsi="Arial" w:cs="Arial"/>
        </w:rPr>
        <w:t xml:space="preserve">thiết lập </w:t>
      </w:r>
      <w:r w:rsidRPr="00AE0166">
        <w:rPr>
          <w:rFonts w:ascii="Arial" w:hAnsi="Arial" w:cs="Arial"/>
        </w:rPr>
        <w:t xml:space="preserve"> giá trị thuộc tính</w:t>
      </w:r>
      <w:r w:rsidRPr="001058B5">
        <w:rPr>
          <w:rFonts w:ascii="Arial" w:hAnsi="Arial" w:cs="Arial"/>
        </w:rPr>
        <w:t>.</w:t>
      </w:r>
    </w:p>
    <w:p w14:paraId="4A1AE858" w14:textId="77777777" w:rsidR="00257CFD" w:rsidRPr="001058B5" w:rsidRDefault="00257CFD" w:rsidP="00257CFD">
      <w:pPr>
        <w:spacing w:line="228" w:lineRule="auto"/>
        <w:rPr>
          <w:rFonts w:ascii="Arial" w:hAnsi="Arial" w:cs="Arial"/>
        </w:rPr>
        <w:sectPr w:rsidR="00257CFD" w:rsidRPr="001058B5">
          <w:headerReference w:type="even" r:id="rId143"/>
          <w:headerReference w:type="default" r:id="rId144"/>
          <w:pgSz w:w="12240" w:h="15840"/>
          <w:pgMar w:top="840" w:right="1060" w:bottom="860" w:left="1100" w:header="549" w:footer="663" w:gutter="0"/>
          <w:cols w:space="720"/>
        </w:sectPr>
      </w:pPr>
    </w:p>
    <w:p w14:paraId="055058A1" w14:textId="77777777" w:rsidR="00257CFD" w:rsidRPr="001058B5" w:rsidRDefault="00257CFD" w:rsidP="00257CFD">
      <w:pPr>
        <w:pStyle w:val="BodyText"/>
        <w:spacing w:before="5"/>
        <w:rPr>
          <w:rFonts w:ascii="Arial" w:hAnsi="Arial" w:cs="Arial"/>
          <w:sz w:val="25"/>
        </w:rPr>
      </w:pPr>
    </w:p>
    <w:p w14:paraId="7664D819" w14:textId="77777777" w:rsidR="00257CFD" w:rsidRPr="001058B5" w:rsidRDefault="008D1AB8" w:rsidP="00257CFD">
      <w:pPr>
        <w:pStyle w:val="BodyText"/>
        <w:spacing w:before="103" w:line="228" w:lineRule="auto"/>
        <w:ind w:left="1660" w:right="700"/>
        <w:rPr>
          <w:rFonts w:ascii="Arial" w:hAnsi="Arial" w:cs="Arial"/>
        </w:rPr>
      </w:pPr>
      <w:hyperlink w:anchor="_bookmark1295" w:history="1">
        <w:r w:rsidR="00257CFD">
          <w:rPr>
            <w:rFonts w:ascii="Arial" w:hAnsi="Arial" w:cs="Arial"/>
            <w:color w:val="0000CC"/>
          </w:rPr>
          <w:t xml:space="preserve">Ví dụ </w:t>
        </w:r>
        <w:r w:rsidR="00257CFD" w:rsidRPr="001058B5">
          <w:rPr>
            <w:rFonts w:ascii="Arial" w:hAnsi="Arial" w:cs="Arial"/>
            <w:color w:val="0000CC"/>
            <w:spacing w:val="-20"/>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rPr>
        <w:t xml:space="preserve">cho thấy cách sử dụng cuộc gọi </w:t>
      </w:r>
      <w:r w:rsidR="00257CFD" w:rsidRPr="001058B5">
        <w:rPr>
          <w:rFonts w:ascii="Arial" w:hAnsi="Arial" w:cs="Arial"/>
          <w:spacing w:val="-19"/>
        </w:rPr>
        <w:t xml:space="preserve"> </w:t>
      </w:r>
      <w:r w:rsidR="00257CFD" w:rsidRPr="001058B5">
        <w:rPr>
          <w:rFonts w:ascii="Arial" w:hAnsi="Arial" w:cs="Arial"/>
        </w:rPr>
        <w:t>OCIStmtExecute</w:t>
      </w:r>
      <w:r w:rsidR="00257CFD">
        <w:rPr>
          <w:rFonts w:ascii="Arial" w:hAnsi="Arial" w:cs="Arial"/>
        </w:rPr>
        <w:t xml:space="preserve"> </w:t>
      </w:r>
      <w:r w:rsidR="00257CFD" w:rsidRPr="001058B5">
        <w:rPr>
          <w:rFonts w:ascii="Arial" w:hAnsi="Arial" w:cs="Arial"/>
          <w:spacing w:val="-93"/>
        </w:rPr>
        <w:t xml:space="preserve"> </w:t>
      </w:r>
      <w:r w:rsidR="00257CFD">
        <w:rPr>
          <w:rFonts w:ascii="Arial" w:hAnsi="Arial" w:cs="Arial"/>
          <w:spacing w:val="-93"/>
        </w:rPr>
        <w:t xml:space="preserve">        </w:t>
      </w:r>
      <w:r w:rsidR="00257CFD">
        <w:rPr>
          <w:rFonts w:ascii="Arial" w:hAnsi="Arial" w:cs="Arial"/>
        </w:rPr>
        <w:t>để truy suất giá trị</w:t>
      </w:r>
      <w:r w:rsidR="00257CFD" w:rsidRPr="001058B5">
        <w:rPr>
          <w:rFonts w:ascii="Arial" w:hAnsi="Arial" w:cs="Arial"/>
          <w:spacing w:val="-19"/>
        </w:rPr>
        <w:t xml:space="preserve"> </w:t>
      </w:r>
      <w:r w:rsidR="00257CFD" w:rsidRPr="001058B5">
        <w:rPr>
          <w:rFonts w:ascii="Arial" w:hAnsi="Arial" w:cs="Arial"/>
        </w:rPr>
        <w:t>client</w:t>
      </w:r>
      <w:r w:rsidR="00257CFD" w:rsidRPr="001058B5">
        <w:rPr>
          <w:rFonts w:ascii="Arial" w:hAnsi="Arial" w:cs="Arial"/>
          <w:spacing w:val="-19"/>
        </w:rPr>
        <w:t xml:space="preserve"> </w:t>
      </w:r>
      <w:r w:rsidR="00257CFD" w:rsidRPr="001058B5">
        <w:rPr>
          <w:rFonts w:ascii="Arial" w:hAnsi="Arial" w:cs="Arial"/>
        </w:rPr>
        <w:t>session</w:t>
      </w:r>
      <w:r w:rsidR="00257CFD" w:rsidRPr="001058B5">
        <w:rPr>
          <w:rFonts w:ascii="Arial" w:hAnsi="Arial" w:cs="Arial"/>
          <w:spacing w:val="-19"/>
        </w:rPr>
        <w:t xml:space="preserve"> </w:t>
      </w:r>
      <w:r w:rsidR="00257CFD" w:rsidRPr="001058B5">
        <w:rPr>
          <w:rFonts w:ascii="Arial" w:hAnsi="Arial" w:cs="Arial"/>
        </w:rPr>
        <w:t>ID.</w:t>
      </w:r>
    </w:p>
    <w:p w14:paraId="15C33F74" w14:textId="77777777" w:rsidR="00257CFD" w:rsidRPr="001058B5" w:rsidRDefault="00257CFD" w:rsidP="00257CFD">
      <w:pPr>
        <w:pStyle w:val="BodyText"/>
        <w:rPr>
          <w:rFonts w:ascii="Arial" w:hAnsi="Arial" w:cs="Arial"/>
          <w:sz w:val="26"/>
        </w:rPr>
      </w:pPr>
    </w:p>
    <w:p w14:paraId="7E660F17" w14:textId="77777777" w:rsidR="00257CFD" w:rsidRPr="001058B5" w:rsidRDefault="00257CFD" w:rsidP="00257CFD">
      <w:pPr>
        <w:ind w:left="1660"/>
        <w:rPr>
          <w:rFonts w:ascii="Arial" w:hAnsi="Arial" w:cs="Arial"/>
          <w:b/>
          <w:i/>
          <w:sz w:val="18"/>
        </w:rPr>
      </w:pPr>
      <w:bookmarkStart w:id="1056" w:name="_bookmark1327"/>
      <w:bookmarkEnd w:id="1056"/>
      <w:r w:rsidRPr="001058B5">
        <w:rPr>
          <w:rFonts w:ascii="Arial" w:hAnsi="Arial" w:cs="Arial"/>
          <w:b/>
          <w:i/>
          <w:sz w:val="18"/>
        </w:rPr>
        <w:t>Example 6–14 Retrieving a Client Session ID Value for Client Session-Based Contexts</w:t>
      </w:r>
    </w:p>
    <w:p w14:paraId="2C5DF046" w14:textId="77777777" w:rsidR="00257CFD" w:rsidRPr="001058B5" w:rsidRDefault="00257CFD" w:rsidP="00257CFD">
      <w:pPr>
        <w:pStyle w:val="BodyText"/>
        <w:spacing w:before="11"/>
        <w:rPr>
          <w:rFonts w:ascii="Arial" w:hAnsi="Arial" w:cs="Arial"/>
          <w:b/>
          <w:i/>
          <w:sz w:val="11"/>
        </w:rPr>
      </w:pPr>
    </w:p>
    <w:p w14:paraId="2AD77E47" w14:textId="77777777" w:rsidR="00257CFD" w:rsidRPr="001058B5" w:rsidRDefault="00257CFD" w:rsidP="00257CFD">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28144342" w14:textId="77777777" w:rsidR="00257CFD" w:rsidRPr="001058B5" w:rsidRDefault="00257CFD" w:rsidP="00257CFD">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2C65102C" w14:textId="77777777" w:rsidR="00257CFD" w:rsidRPr="001058B5" w:rsidRDefault="00257CFD" w:rsidP="00257CFD">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3C2A2F9E" w14:textId="77777777" w:rsidR="00257CFD" w:rsidRPr="001058B5" w:rsidRDefault="00257CFD" w:rsidP="00257CFD">
      <w:pPr>
        <w:pStyle w:val="BodyText"/>
        <w:spacing w:before="4"/>
        <w:rPr>
          <w:rFonts w:ascii="Arial" w:hAnsi="Arial" w:cs="Arial"/>
          <w:sz w:val="19"/>
        </w:rPr>
      </w:pPr>
    </w:p>
    <w:p w14:paraId="39718CC0" w14:textId="77777777" w:rsidR="00257CFD" w:rsidRPr="001058B5" w:rsidRDefault="00257CFD" w:rsidP="00257CFD">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4317F1C" w14:textId="77777777" w:rsidR="00257CFD" w:rsidRPr="001058B5" w:rsidRDefault="00257CFD" w:rsidP="00257CFD">
      <w:pPr>
        <w:pStyle w:val="BodyText"/>
        <w:spacing w:before="4"/>
        <w:rPr>
          <w:rFonts w:ascii="Arial" w:hAnsi="Arial" w:cs="Arial"/>
          <w:sz w:val="19"/>
        </w:rPr>
      </w:pPr>
    </w:p>
    <w:p w14:paraId="09E63B74" w14:textId="77777777" w:rsidR="00257CFD" w:rsidRPr="001058B5" w:rsidRDefault="00257CFD" w:rsidP="00257CFD">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083824B" w14:textId="77777777" w:rsidR="00257CFD" w:rsidRPr="001058B5" w:rsidRDefault="00257CFD" w:rsidP="00257CFD">
      <w:pPr>
        <w:pStyle w:val="BodyText"/>
        <w:spacing w:before="5"/>
        <w:rPr>
          <w:rFonts w:ascii="Arial" w:hAnsi="Arial" w:cs="Arial"/>
          <w:sz w:val="19"/>
        </w:rPr>
      </w:pPr>
    </w:p>
    <w:p w14:paraId="302A5715" w14:textId="77777777" w:rsidR="00257CFD" w:rsidRPr="001058B5" w:rsidRDefault="00257CFD" w:rsidP="00257CFD">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5B8051" w14:textId="77777777" w:rsidR="00257CFD" w:rsidRPr="001058B5" w:rsidRDefault="00257CFD" w:rsidP="00257CFD">
      <w:pPr>
        <w:pStyle w:val="BodyText"/>
        <w:spacing w:before="4"/>
        <w:rPr>
          <w:rFonts w:ascii="Arial" w:hAnsi="Arial" w:cs="Arial"/>
          <w:sz w:val="19"/>
        </w:rPr>
      </w:pPr>
    </w:p>
    <w:p w14:paraId="48568C66" w14:textId="77777777" w:rsidR="00257CFD" w:rsidRPr="001058B5" w:rsidRDefault="00257CFD" w:rsidP="00257CFD">
      <w:pPr>
        <w:ind w:left="1660"/>
        <w:rPr>
          <w:rFonts w:ascii="Arial" w:hAnsi="Arial" w:cs="Arial"/>
          <w:sz w:val="18"/>
        </w:rPr>
      </w:pPr>
      <w:r w:rsidRPr="001058B5">
        <w:rPr>
          <w:rFonts w:ascii="Arial" w:hAnsi="Arial" w:cs="Arial"/>
          <w:w w:val="95"/>
          <w:sz w:val="18"/>
        </w:rPr>
        <w:t>printf("CLIENT_IDENTIFIER = %s \n", clientid);</w:t>
      </w:r>
    </w:p>
    <w:p w14:paraId="3B551140" w14:textId="77777777" w:rsidR="00257CFD" w:rsidRPr="001058B5" w:rsidRDefault="00257CFD" w:rsidP="00257CFD">
      <w:pPr>
        <w:pStyle w:val="BodyText"/>
        <w:spacing w:before="5"/>
        <w:rPr>
          <w:rFonts w:ascii="Arial" w:hAnsi="Arial" w:cs="Arial"/>
          <w:sz w:val="18"/>
        </w:rPr>
      </w:pPr>
    </w:p>
    <w:p w14:paraId="4983A92E" w14:textId="77777777" w:rsidR="00257CFD" w:rsidRPr="001058B5" w:rsidRDefault="00257CFD" w:rsidP="00257CFD">
      <w:pPr>
        <w:pStyle w:val="BodyText"/>
        <w:ind w:left="1660"/>
        <w:rPr>
          <w:rFonts w:ascii="Arial" w:hAnsi="Arial" w:cs="Arial"/>
        </w:rPr>
      </w:pPr>
      <w:r>
        <w:rPr>
          <w:rFonts w:ascii="Arial" w:hAnsi="Arial" w:cs="Arial"/>
        </w:rPr>
        <w:t>Trong ví dụ này</w:t>
      </w:r>
      <w:r w:rsidRPr="001058B5">
        <w:rPr>
          <w:rFonts w:ascii="Arial" w:hAnsi="Arial" w:cs="Arial"/>
        </w:rPr>
        <w:t>:</w:t>
      </w:r>
    </w:p>
    <w:p w14:paraId="5AFE16E3" w14:textId="77777777" w:rsidR="00257CFD" w:rsidRPr="007B06F5" w:rsidRDefault="00257CFD" w:rsidP="00257CFD">
      <w:pPr>
        <w:pStyle w:val="ListParagraph"/>
        <w:numPr>
          <w:ilvl w:val="1"/>
          <w:numId w:val="137"/>
        </w:numPr>
        <w:tabs>
          <w:tab w:val="left" w:pos="2020"/>
        </w:tabs>
        <w:spacing w:before="121" w:line="228" w:lineRule="auto"/>
        <w:ind w:right="1225" w:hanging="359"/>
        <w:rPr>
          <w:rFonts w:ascii="Arial" w:hAnsi="Arial" w:cs="Arial"/>
          <w:sz w:val="20"/>
        </w:rPr>
      </w:pPr>
      <w:r w:rsidRPr="007B06F5">
        <w:rPr>
          <w:rFonts w:ascii="Arial" w:hAnsi="Arial" w:cs="Arial"/>
          <w:sz w:val="20"/>
        </w:rPr>
        <w:t xml:space="preserve">oratext, OCIDefine, OCIStmt và oratext tạo biến để lưu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7B06F5">
        <w:rPr>
          <w:rFonts w:ascii="Arial" w:hAnsi="Arial" w:cs="Arial"/>
          <w:sz w:val="20"/>
        </w:rPr>
        <w:t>, tham chiếu cuộc gọi cho OCIDefine, xử lý câu lệnh và</w:t>
      </w:r>
      <w:r>
        <w:rPr>
          <w:rFonts w:ascii="Arial" w:hAnsi="Arial" w:cs="Arial"/>
          <w:sz w:val="20"/>
        </w:rPr>
        <w:t xml:space="preserve"> sử dụng dụng</w:t>
      </w:r>
      <w:r w:rsidRPr="007B06F5">
        <w:rPr>
          <w:rFonts w:ascii="Arial" w:hAnsi="Arial" w:cs="Arial"/>
          <w:sz w:val="20"/>
        </w:rPr>
        <w:t xml:space="preserve"> câu lệnh SELECT .</w:t>
      </w:r>
    </w:p>
    <w:p w14:paraId="60C0DFC0" w14:textId="77777777" w:rsidR="00257CFD" w:rsidRPr="001058B5" w:rsidRDefault="00257CFD" w:rsidP="00257CFD">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OCIStmtPrepare</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chuẩn bị câu lệnh selcid để thực thi</w:t>
      </w:r>
      <w:r w:rsidRPr="001058B5">
        <w:rPr>
          <w:rFonts w:ascii="Arial" w:hAnsi="Arial" w:cs="Arial"/>
          <w:sz w:val="20"/>
        </w:rPr>
        <w:t>.</w:t>
      </w:r>
    </w:p>
    <w:p w14:paraId="6254A80F"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Pr>
          <w:rFonts w:ascii="Arial" w:hAnsi="Arial" w:cs="Arial"/>
          <w:spacing w:val="-87"/>
          <w:sz w:val="20"/>
        </w:rPr>
        <w:t xml:space="preserve">      </w:t>
      </w:r>
      <w:r>
        <w:rPr>
          <w:rFonts w:ascii="Arial" w:hAnsi="Arial" w:cs="Arial"/>
          <w:sz w:val="20"/>
        </w:rPr>
        <w:t xml:space="preserve"> định nghĩa</w:t>
      </w:r>
      <w:r w:rsidRPr="009D530B">
        <w:rPr>
          <w:rFonts w:ascii="Arial" w:hAnsi="Arial" w:cs="Arial"/>
          <w:sz w:val="20"/>
        </w:rPr>
        <w:t xml:space="preserve"> </w:t>
      </w:r>
      <w:r>
        <w:rPr>
          <w:rFonts w:ascii="Arial" w:hAnsi="Arial" w:cs="Arial"/>
          <w:sz w:val="20"/>
        </w:rPr>
        <w:t xml:space="preserve">output biến </w:t>
      </w:r>
      <w:r w:rsidRPr="001058B5">
        <w:rPr>
          <w:rFonts w:ascii="Arial" w:hAnsi="Arial" w:cs="Arial"/>
          <w:sz w:val="20"/>
        </w:rPr>
        <w:t>clientid</w:t>
      </w:r>
      <w:r>
        <w:rPr>
          <w:rFonts w:ascii="Arial" w:hAnsi="Arial" w:cs="Arial"/>
          <w:sz w:val="20"/>
        </w:rPr>
        <w:t xml:space="preserve"> </w:t>
      </w:r>
      <w:r w:rsidRPr="001058B5">
        <w:rPr>
          <w:rFonts w:ascii="Arial" w:hAnsi="Arial" w:cs="Arial"/>
          <w:spacing w:val="-86"/>
          <w:sz w:val="20"/>
        </w:rPr>
        <w:t xml:space="preserve"> </w:t>
      </w:r>
      <w:r>
        <w:rPr>
          <w:rFonts w:ascii="Arial" w:hAnsi="Arial" w:cs="Arial"/>
          <w:sz w:val="20"/>
        </w:rPr>
        <w:t xml:space="preserve">cho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4C02316"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Pr>
          <w:rFonts w:ascii="Arial" w:hAnsi="Arial" w:cs="Arial"/>
          <w:sz w:val="20"/>
        </w:rPr>
        <w:t xml:space="preserve">thực thi câu lệnh trong biến </w:t>
      </w:r>
      <w:r w:rsidRPr="001058B5">
        <w:rPr>
          <w:rFonts w:ascii="Arial" w:hAnsi="Arial" w:cs="Arial"/>
          <w:spacing w:val="-7"/>
          <w:sz w:val="20"/>
        </w:rPr>
        <w:t xml:space="preserve"> </w:t>
      </w:r>
      <w:r w:rsidRPr="001058B5">
        <w:rPr>
          <w:rFonts w:ascii="Arial" w:hAnsi="Arial" w:cs="Arial"/>
          <w:sz w:val="20"/>
        </w:rPr>
        <w:t>selcid.</w:t>
      </w:r>
    </w:p>
    <w:p w14:paraId="3A0EE274" w14:textId="77777777" w:rsidR="00257CFD" w:rsidRPr="001058B5" w:rsidRDefault="00257CFD" w:rsidP="00257CFD">
      <w:pPr>
        <w:pStyle w:val="ListParagraph"/>
        <w:numPr>
          <w:ilvl w:val="1"/>
          <w:numId w:val="137"/>
        </w:numPr>
        <w:tabs>
          <w:tab w:val="left" w:pos="2020"/>
        </w:tabs>
        <w:spacing w:before="107"/>
        <w:ind w:hanging="359"/>
        <w:rPr>
          <w:rFonts w:ascii="Arial" w:hAnsi="Arial" w:cs="Arial"/>
          <w:sz w:val="20"/>
        </w:rPr>
      </w:pPr>
      <w:r w:rsidRPr="001058B5">
        <w:rPr>
          <w:rFonts w:ascii="Arial" w:hAnsi="Arial" w:cs="Arial"/>
          <w:sz w:val="20"/>
        </w:rPr>
        <w:t>Printf</w:t>
      </w:r>
      <w:r>
        <w:rPr>
          <w:rFonts w:ascii="Arial" w:hAnsi="Arial" w:cs="Arial"/>
          <w:sz w:val="20"/>
        </w:rPr>
        <w:t xml:space="preserve"> </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68123F59" w14:textId="77777777" w:rsidR="00257CFD" w:rsidRPr="001058B5" w:rsidRDefault="00257CFD" w:rsidP="00257CFD">
      <w:pPr>
        <w:pStyle w:val="BodyText"/>
        <w:spacing w:before="3"/>
        <w:rPr>
          <w:rFonts w:ascii="Arial" w:hAnsi="Arial" w:cs="Arial"/>
          <w:sz w:val="25"/>
        </w:rPr>
      </w:pPr>
    </w:p>
    <w:p w14:paraId="1F1536EA" w14:textId="77777777" w:rsidR="00257CFD" w:rsidRPr="001058B5" w:rsidRDefault="00257CFD" w:rsidP="00257CFD">
      <w:pPr>
        <w:pStyle w:val="Heading4"/>
        <w:ind w:left="100"/>
      </w:pPr>
      <w:bookmarkStart w:id="1057" w:name="Clearing_a_Setting_in_the_CLIENTCONTEXT_"/>
      <w:bookmarkStart w:id="1058" w:name="_bookmark1328"/>
      <w:bookmarkEnd w:id="1057"/>
      <w:bookmarkEnd w:id="1058"/>
      <w:r>
        <w:t xml:space="preserve">Xóa thiết lập trong </w:t>
      </w:r>
      <w:r w:rsidRPr="001058B5">
        <w:t xml:space="preserve"> CLIENTCONTEXT Namespace</w:t>
      </w:r>
    </w:p>
    <w:p w14:paraId="0BE872F9" w14:textId="77777777" w:rsidR="00257CFD" w:rsidRPr="001058B5" w:rsidRDefault="00257CFD" w:rsidP="00257CFD">
      <w:pPr>
        <w:pStyle w:val="BodyText"/>
        <w:spacing w:before="84" w:line="228" w:lineRule="auto"/>
        <w:ind w:left="1659" w:right="783"/>
        <w:rPr>
          <w:rFonts w:ascii="Arial" w:hAnsi="Arial" w:cs="Arial"/>
        </w:rPr>
      </w:pPr>
      <w:r>
        <w:rPr>
          <w:rFonts w:ascii="Arial" w:hAnsi="Arial" w:cs="Arial"/>
        </w:rPr>
        <w:t xml:space="preserve">Đối với </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Pr>
          <w:rFonts w:ascii="Arial" w:hAnsi="Arial" w:cs="Arial"/>
        </w:rPr>
        <w:t xml:space="preserve"> để xóa một thiết lập trong </w:t>
      </w:r>
      <w:r w:rsidRPr="001058B5">
        <w:rPr>
          <w:rFonts w:ascii="Arial" w:hAnsi="Arial" w:cs="Arial"/>
          <w:spacing w:val="-21"/>
        </w:rPr>
        <w:t xml:space="preserve"> </w:t>
      </w:r>
      <w:r w:rsidRPr="001058B5">
        <w:rPr>
          <w:rFonts w:ascii="Arial" w:hAnsi="Arial" w:cs="Arial"/>
        </w:rPr>
        <w:t>CLIENTCONEXT,</w:t>
      </w:r>
      <w:r w:rsidRPr="001058B5">
        <w:rPr>
          <w:rFonts w:ascii="Arial" w:hAnsi="Arial" w:cs="Arial"/>
          <w:spacing w:val="-21"/>
        </w:rPr>
        <w:t xml:space="preserve"> </w:t>
      </w:r>
      <w:r>
        <w:rPr>
          <w:rFonts w:ascii="Arial" w:hAnsi="Arial" w:cs="Arial"/>
        </w:rPr>
        <w:t xml:space="preserve">thiết lập giá trị bằng </w:t>
      </w:r>
      <w:r w:rsidRPr="001058B5">
        <w:rPr>
          <w:rFonts w:ascii="Arial" w:hAnsi="Arial" w:cs="Arial"/>
        </w:rPr>
        <w:t>NULL</w:t>
      </w:r>
      <w:r>
        <w:rPr>
          <w:rFonts w:ascii="Arial" w:hAnsi="Arial" w:cs="Arial"/>
        </w:rPr>
        <w:t xml:space="preserve"> </w:t>
      </w:r>
      <w:r w:rsidRPr="001058B5">
        <w:rPr>
          <w:rFonts w:ascii="Arial" w:hAnsi="Arial" w:cs="Arial"/>
          <w:spacing w:val="-96"/>
        </w:rPr>
        <w:t xml:space="preserve"> </w:t>
      </w:r>
      <w:r>
        <w:rPr>
          <w:rFonts w:ascii="Arial" w:hAnsi="Arial" w:cs="Arial"/>
        </w:rPr>
        <w:t>hoặc thành một chuỗi rỗng bằng cách sử dụng một trong các câu lệnh sau</w:t>
      </w:r>
      <w:r w:rsidRPr="001058B5">
        <w:rPr>
          <w:rFonts w:ascii="Arial" w:hAnsi="Arial" w:cs="Arial"/>
        </w:rPr>
        <w:t>:</w:t>
      </w:r>
    </w:p>
    <w:p w14:paraId="6F8F6444" w14:textId="77777777" w:rsidR="00257CFD" w:rsidRPr="001058B5" w:rsidRDefault="00257CFD" w:rsidP="00257CFD">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6B066C2D"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7070F4B4" w14:textId="77777777" w:rsidR="00257CFD" w:rsidRPr="001058B5" w:rsidRDefault="00257CFD" w:rsidP="00257CFD">
      <w:pPr>
        <w:pStyle w:val="BodyText"/>
        <w:spacing w:before="1"/>
        <w:rPr>
          <w:rFonts w:ascii="Arial" w:hAnsi="Arial" w:cs="Arial"/>
          <w:sz w:val="10"/>
        </w:rPr>
      </w:pPr>
    </w:p>
    <w:p w14:paraId="38688F0F" w14:textId="77777777" w:rsidR="00257CFD" w:rsidRPr="001058B5" w:rsidRDefault="00257CFD" w:rsidP="00257CFD">
      <w:pPr>
        <w:pStyle w:val="BodyText"/>
        <w:spacing w:before="93"/>
        <w:ind w:left="1660"/>
        <w:rPr>
          <w:rFonts w:ascii="Arial" w:hAnsi="Arial" w:cs="Arial"/>
        </w:rPr>
      </w:pPr>
      <w:r w:rsidRPr="001058B5">
        <w:rPr>
          <w:rFonts w:ascii="Arial" w:hAnsi="Arial" w:cs="Arial"/>
        </w:rPr>
        <w:t>or</w:t>
      </w:r>
    </w:p>
    <w:p w14:paraId="1E44FB0F" w14:textId="77777777" w:rsidR="00257CFD" w:rsidRPr="001058B5" w:rsidRDefault="00257CFD" w:rsidP="00257CFD">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5760224C"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1E10B220" w14:textId="77777777" w:rsidR="00257CFD" w:rsidRPr="001058B5" w:rsidRDefault="00257CFD" w:rsidP="00257CFD">
      <w:pPr>
        <w:pStyle w:val="BodyText"/>
        <w:rPr>
          <w:rFonts w:ascii="Arial" w:hAnsi="Arial" w:cs="Arial"/>
          <w:sz w:val="18"/>
        </w:rPr>
      </w:pPr>
    </w:p>
    <w:p w14:paraId="018E3A6A" w14:textId="77777777" w:rsidR="00257CFD" w:rsidRPr="001058B5" w:rsidRDefault="00257CFD" w:rsidP="00257CFD">
      <w:pPr>
        <w:pStyle w:val="Heading4"/>
        <w:spacing w:before="109"/>
        <w:ind w:left="100"/>
      </w:pPr>
      <w:bookmarkStart w:id="1059" w:name="Clearing_All_Settings_in_the_CLIENTCONTE"/>
      <w:bookmarkStart w:id="1060" w:name="_bookmark1330"/>
      <w:bookmarkEnd w:id="1059"/>
      <w:bookmarkEnd w:id="1060"/>
      <w:r>
        <w:t xml:space="preserve">Xóa tất cả các thiết lập trong </w:t>
      </w:r>
      <w:r w:rsidRPr="001058B5">
        <w:t xml:space="preserve"> CLIENTCONTEXT Namespace</w:t>
      </w:r>
    </w:p>
    <w:p w14:paraId="48639E3E" w14:textId="77777777" w:rsidR="00257CFD" w:rsidRPr="001058B5" w:rsidRDefault="00257CFD" w:rsidP="00257CFD">
      <w:pPr>
        <w:pStyle w:val="BodyText"/>
        <w:spacing w:before="75"/>
        <w:ind w:left="1660"/>
        <w:rPr>
          <w:rFonts w:ascii="Arial" w:hAnsi="Arial" w:cs="Arial"/>
        </w:rPr>
      </w:pPr>
      <w:r>
        <w:rPr>
          <w:rFonts w:ascii="Arial" w:hAnsi="Arial" w:cs="Arial"/>
        </w:rPr>
        <w:t xml:space="preserve">Đối với </w:t>
      </w:r>
      <w:r w:rsidRPr="001058B5">
        <w:rPr>
          <w:rFonts w:ascii="Arial" w:hAnsi="Arial" w:cs="Arial"/>
        </w:rPr>
        <w:t xml:space="preserve">Oracle Call Interface (OCI), </w:t>
      </w:r>
      <w:r>
        <w:rPr>
          <w:rFonts w:ascii="Arial" w:hAnsi="Arial" w:cs="Arial"/>
        </w:rPr>
        <w:t>sử dụng câu lệnh sau</w:t>
      </w:r>
      <w:r w:rsidRPr="001058B5">
        <w:rPr>
          <w:rFonts w:ascii="Arial" w:hAnsi="Arial" w:cs="Arial"/>
        </w:rPr>
        <w:t>:</w:t>
      </w:r>
    </w:p>
    <w:p w14:paraId="30BA9109"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005AC36A" w14:textId="77777777" w:rsidR="00257CFD" w:rsidRPr="001058B5" w:rsidRDefault="00257CFD" w:rsidP="00257CFD">
      <w:pPr>
        <w:spacing w:before="15"/>
        <w:ind w:left="1557" w:right="1367"/>
        <w:jc w:val="center"/>
        <w:rPr>
          <w:rFonts w:ascii="Arial" w:hAnsi="Arial" w:cs="Arial"/>
          <w:sz w:val="18"/>
        </w:rPr>
      </w:pPr>
      <w:r w:rsidRPr="001058B5">
        <w:rPr>
          <w:rFonts w:ascii="Arial" w:hAnsi="Arial" w:cs="Arial"/>
          <w:w w:val="95"/>
          <w:sz w:val="18"/>
        </w:rPr>
        <w:t>(dvoid *)"CLIENTCONTEXT", 13,</w:t>
      </w:r>
    </w:p>
    <w:p w14:paraId="35077560" w14:textId="77777777" w:rsidR="00257CFD" w:rsidRPr="001058B5" w:rsidRDefault="00257CFD" w:rsidP="00257CFD">
      <w:pPr>
        <w:spacing w:before="16" w:line="259" w:lineRule="auto"/>
        <w:ind w:left="3883" w:right="4983"/>
        <w:rPr>
          <w:rFonts w:ascii="Arial" w:hAnsi="Arial" w:cs="Arial"/>
          <w:sz w:val="18"/>
        </w:rPr>
      </w:pPr>
      <w:r w:rsidRPr="001058B5">
        <w:rPr>
          <w:rFonts w:ascii="Arial" w:hAnsi="Arial" w:cs="Arial"/>
          <w:w w:val="95"/>
          <w:sz w:val="18"/>
        </w:rPr>
        <w:t>errhp,</w:t>
      </w:r>
      <w:bookmarkStart w:id="1061" w:name="_bookmark1331"/>
      <w:bookmarkEnd w:id="1061"/>
      <w:r w:rsidRPr="001058B5">
        <w:rPr>
          <w:rFonts w:ascii="Arial" w:hAnsi="Arial" w:cs="Arial"/>
          <w:w w:val="95"/>
          <w:sz w:val="18"/>
        </w:rPr>
        <w:t xml:space="preserve"> </w:t>
      </w:r>
      <w:r w:rsidRPr="001058B5">
        <w:rPr>
          <w:rFonts w:ascii="Arial" w:hAnsi="Arial" w:cs="Arial"/>
          <w:w w:val="85"/>
          <w:sz w:val="18"/>
        </w:rPr>
        <w:t>OCI_DEFAULT);</w:t>
      </w:r>
    </w:p>
    <w:p w14:paraId="7A2EC2BC" w14:textId="77777777" w:rsidR="00257CFD" w:rsidRPr="001058B5" w:rsidRDefault="00257CFD" w:rsidP="00257CFD">
      <w:pPr>
        <w:spacing w:line="259" w:lineRule="auto"/>
        <w:rPr>
          <w:rFonts w:ascii="Arial" w:hAnsi="Arial" w:cs="Arial"/>
          <w:sz w:val="18"/>
        </w:rPr>
        <w:sectPr w:rsidR="00257CFD" w:rsidRPr="001058B5">
          <w:pgSz w:w="12240" w:h="15840"/>
          <w:pgMar w:top="840" w:right="1060" w:bottom="860" w:left="1100" w:header="549" w:footer="663" w:gutter="0"/>
          <w:cols w:space="720"/>
        </w:sectPr>
      </w:pPr>
    </w:p>
    <w:p w14:paraId="6EF18CDF" w14:textId="77777777" w:rsidR="00257CFD" w:rsidRPr="001058B5" w:rsidRDefault="00257CFD" w:rsidP="00257CFD">
      <w:pPr>
        <w:pStyle w:val="BodyText"/>
        <w:spacing w:before="2"/>
        <w:rPr>
          <w:rFonts w:ascii="Arial" w:hAnsi="Arial" w:cs="Arial"/>
          <w:sz w:val="24"/>
        </w:rPr>
      </w:pPr>
    </w:p>
    <w:p w14:paraId="43B63A7A" w14:textId="77777777" w:rsidR="00257CFD" w:rsidRPr="001058B5" w:rsidRDefault="00257CFD" w:rsidP="00257CFD">
      <w:pPr>
        <w:pStyle w:val="Heading3"/>
        <w:spacing w:before="107"/>
      </w:pPr>
      <w:bookmarkStart w:id="1062" w:name="Finding_Information_About_Application_Co"/>
      <w:bookmarkStart w:id="1063" w:name="_bookmark1332"/>
      <w:bookmarkEnd w:id="1062"/>
      <w:bookmarkEnd w:id="1063"/>
      <w:r>
        <w:t xml:space="preserve">Tìm thông tin về </w:t>
      </w:r>
      <w:r w:rsidRPr="001058B5">
        <w:t xml:space="preserve"> Application Contexts</w:t>
      </w:r>
    </w:p>
    <w:p w14:paraId="40EE30B7" w14:textId="77777777" w:rsidR="00257CFD" w:rsidRPr="001058B5" w:rsidRDefault="00257CFD" w:rsidP="00257CFD">
      <w:pPr>
        <w:pStyle w:val="BodyText"/>
        <w:spacing w:before="84" w:line="235" w:lineRule="auto"/>
        <w:ind w:left="2260"/>
        <w:rPr>
          <w:rFonts w:ascii="Arial" w:hAnsi="Arial" w:cs="Arial"/>
          <w:i/>
        </w:rPr>
      </w:pPr>
      <w:r w:rsidRPr="00594288">
        <w:rPr>
          <w:rFonts w:ascii="Arial" w:hAnsi="Arial" w:cs="Arial"/>
          <w:color w:val="0000CC"/>
        </w:rPr>
        <w:t xml:space="preserve">Bảng 6–3 </w:t>
      </w:r>
      <w:r w:rsidRPr="00594288">
        <w:rPr>
          <w:rFonts w:ascii="Arial" w:hAnsi="Arial" w:cs="Arial"/>
          <w:color w:val="000000" w:themeColor="text1"/>
        </w:rPr>
        <w:t>liệt kê các dữ liệu dictionary views mà bạn có thể truy vấn để tìm thông tin về application contexts. Để biết thông tin chi tiết về các views</w:t>
      </w:r>
      <w:r>
        <w:rPr>
          <w:rFonts w:ascii="Arial" w:hAnsi="Arial" w:cs="Arial"/>
          <w:color w:val="000000" w:themeColor="text1"/>
        </w:rPr>
        <w:t xml:space="preserve"> </w:t>
      </w:r>
      <w:r w:rsidRPr="00594288">
        <w:rPr>
          <w:rFonts w:ascii="Arial" w:hAnsi="Arial" w:cs="Arial"/>
          <w:color w:val="000000" w:themeColor="text1"/>
        </w:rPr>
        <w:t xml:space="preserve">này, xem Tham khảo </w:t>
      </w:r>
      <w:r w:rsidRPr="001058B5">
        <w:rPr>
          <w:rFonts w:ascii="Arial" w:hAnsi="Arial" w:cs="Arial"/>
          <w:i/>
        </w:rPr>
        <w:t>Oracle Database Reference.</w:t>
      </w:r>
    </w:p>
    <w:p w14:paraId="0CCFA085" w14:textId="77777777" w:rsidR="00257CFD" w:rsidRPr="001058B5" w:rsidRDefault="00257CFD" w:rsidP="00257CFD">
      <w:pPr>
        <w:pStyle w:val="BodyText"/>
        <w:spacing w:before="1"/>
        <w:rPr>
          <w:rFonts w:ascii="Arial" w:hAnsi="Arial" w:cs="Arial"/>
          <w:i/>
        </w:rPr>
      </w:pPr>
    </w:p>
    <w:p w14:paraId="144DBF19" w14:textId="77777777" w:rsidR="00257CFD" w:rsidRPr="001058B5" w:rsidRDefault="00257CFD" w:rsidP="00257CFD">
      <w:pPr>
        <w:tabs>
          <w:tab w:val="left" w:pos="1733"/>
        </w:tabs>
        <w:ind w:left="700"/>
        <w:rPr>
          <w:rFonts w:ascii="Arial" w:hAnsi="Arial" w:cs="Arial"/>
          <w:b/>
          <w:i/>
          <w:sz w:val="18"/>
        </w:rPr>
      </w:pPr>
      <w:bookmarkStart w:id="1064" w:name="_bookmark1335"/>
      <w:bookmarkStart w:id="1065" w:name="_bookmark1336"/>
      <w:bookmarkEnd w:id="1064"/>
      <w:bookmarkEnd w:id="1065"/>
      <w:r>
        <w:rPr>
          <w:rFonts w:ascii="Arial" w:hAnsi="Arial" w:cs="Arial"/>
          <w:b/>
          <w:i/>
          <w:spacing w:val="-4"/>
          <w:sz w:val="18"/>
        </w:rPr>
        <w:t>Bảng</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05A8DF14"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257CFD" w:rsidRPr="001058B5" w14:paraId="3509E925" w14:textId="77777777" w:rsidTr="008D1AB8">
        <w:trPr>
          <w:trHeight w:val="311"/>
        </w:trPr>
        <w:tc>
          <w:tcPr>
            <w:tcW w:w="2126" w:type="dxa"/>
            <w:tcBorders>
              <w:top w:val="single" w:sz="18" w:space="0" w:color="000000"/>
              <w:bottom w:val="single" w:sz="4" w:space="0" w:color="000000"/>
            </w:tcBorders>
          </w:tcPr>
          <w:p w14:paraId="3A82B033" w14:textId="77777777" w:rsidR="00257CFD" w:rsidRPr="001058B5" w:rsidRDefault="00257CFD" w:rsidP="008D1AB8">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42AE5544" w14:textId="77777777" w:rsidR="00257CFD" w:rsidRPr="001058B5" w:rsidRDefault="00257CFD" w:rsidP="008D1AB8">
            <w:pPr>
              <w:pStyle w:val="TableParagraph"/>
              <w:spacing w:before="27"/>
              <w:ind w:left="273"/>
              <w:rPr>
                <w:rFonts w:ascii="Arial" w:hAnsi="Arial" w:cs="Arial"/>
                <w:b/>
                <w:sz w:val="18"/>
              </w:rPr>
            </w:pPr>
            <w:r w:rsidRPr="001058B5">
              <w:rPr>
                <w:rFonts w:ascii="Arial" w:hAnsi="Arial" w:cs="Arial"/>
                <w:b/>
                <w:sz w:val="18"/>
              </w:rPr>
              <w:t>Description</w:t>
            </w:r>
          </w:p>
        </w:tc>
      </w:tr>
      <w:tr w:rsidR="00257CFD" w:rsidRPr="001058B5" w14:paraId="5D6A66D3" w14:textId="77777777" w:rsidTr="008D1AB8">
        <w:trPr>
          <w:trHeight w:val="732"/>
        </w:trPr>
        <w:tc>
          <w:tcPr>
            <w:tcW w:w="2126" w:type="dxa"/>
            <w:tcBorders>
              <w:top w:val="single" w:sz="4" w:space="0" w:color="000000"/>
              <w:bottom w:val="single" w:sz="2" w:space="0" w:color="000000"/>
            </w:tcBorders>
          </w:tcPr>
          <w:p w14:paraId="5842094E" w14:textId="77777777" w:rsidR="00257CFD" w:rsidRPr="001058B5" w:rsidRDefault="00257CFD" w:rsidP="008D1AB8">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786BDF82" w14:textId="77777777" w:rsidR="00257CFD" w:rsidRPr="001058B5" w:rsidRDefault="00257CFD" w:rsidP="008D1AB8">
            <w:pPr>
              <w:pStyle w:val="TableParagraph"/>
              <w:spacing w:before="62" w:line="213" w:lineRule="auto"/>
              <w:ind w:left="273" w:right="153"/>
              <w:rPr>
                <w:rFonts w:ascii="Arial" w:hAnsi="Arial" w:cs="Arial"/>
                <w:sz w:val="18"/>
              </w:rPr>
            </w:pPr>
            <w:r w:rsidRPr="00594288">
              <w:rPr>
                <w:rFonts w:ascii="Arial" w:hAnsi="Arial" w:cs="Arial"/>
                <w:sz w:val="18"/>
              </w:rPr>
              <w:t xml:space="preserve">Mô tả tất cả các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session</w:t>
            </w:r>
            <w:r w:rsidRPr="00594288">
              <w:rPr>
                <w:rFonts w:ascii="Arial" w:hAnsi="Arial" w:cs="Arial"/>
                <w:sz w:val="18"/>
              </w:rPr>
              <w:t xml:space="preserve"> hiện tại mà các thuộc tính và giá trị được chỉ định bằng cách sử dụng </w:t>
            </w:r>
            <w:r w:rsidRPr="001058B5">
              <w:rPr>
                <w:rFonts w:ascii="Arial" w:hAnsi="Arial" w:cs="Arial"/>
                <w:w w:val="95"/>
                <w:sz w:val="18"/>
              </w:rPr>
              <w:t>DBMS_SESSION.SET_CONTEXTprocedure</w:t>
            </w:r>
            <w:r w:rsidRPr="00594288">
              <w:rPr>
                <w:rFonts w:ascii="Arial" w:hAnsi="Arial" w:cs="Arial"/>
                <w:sz w:val="18"/>
              </w:rPr>
              <w:t xml:space="preserve">. Nó liệt kê </w:t>
            </w:r>
            <w:r w:rsidRPr="001058B5">
              <w:rPr>
                <w:rFonts w:ascii="Arial" w:hAnsi="Arial" w:cs="Arial"/>
                <w:sz w:val="18"/>
              </w:rPr>
              <w:t>namespace</w:t>
            </w:r>
            <w:r w:rsidRPr="00594288">
              <w:rPr>
                <w:rFonts w:ascii="Arial" w:hAnsi="Arial" w:cs="Arial"/>
                <w:sz w:val="18"/>
              </w:rPr>
              <w:t xml:space="preserve"> và </w:t>
            </w:r>
            <w:r>
              <w:rPr>
                <w:rFonts w:ascii="Arial" w:hAnsi="Arial" w:cs="Arial"/>
                <w:sz w:val="18"/>
              </w:rPr>
              <w:t>schema</w:t>
            </w:r>
            <w:r w:rsidRPr="00594288">
              <w:rPr>
                <w:rFonts w:ascii="Arial" w:hAnsi="Arial" w:cs="Arial"/>
                <w:sz w:val="18"/>
              </w:rPr>
              <w:t xml:space="preserve"> liên quan và </w:t>
            </w:r>
            <w:r w:rsidRPr="001058B5">
              <w:rPr>
                <w:rFonts w:ascii="Arial" w:hAnsi="Arial" w:cs="Arial"/>
                <w:sz w:val="18"/>
              </w:rPr>
              <w:t>PL/SQL package</w:t>
            </w:r>
            <w:r w:rsidRPr="00594288">
              <w:rPr>
                <w:rFonts w:ascii="Arial" w:hAnsi="Arial" w:cs="Arial"/>
                <w:sz w:val="18"/>
              </w:rPr>
              <w:t xml:space="preserve"> </w:t>
            </w:r>
            <w:r>
              <w:rPr>
                <w:rFonts w:ascii="Arial" w:hAnsi="Arial" w:cs="Arial"/>
                <w:sz w:val="18"/>
              </w:rPr>
              <w:t xml:space="preserve">của </w:t>
            </w:r>
            <w:r w:rsidRPr="00594288">
              <w:rPr>
                <w:rFonts w:ascii="Arial" w:hAnsi="Arial" w:cs="Arial"/>
                <w:sz w:val="18"/>
              </w:rPr>
              <w:t>nó</w:t>
            </w:r>
            <w:r>
              <w:rPr>
                <w:rFonts w:ascii="Arial" w:hAnsi="Arial" w:cs="Arial"/>
                <w:sz w:val="18"/>
              </w:rPr>
              <w:t>.</w:t>
            </w:r>
          </w:p>
        </w:tc>
      </w:tr>
      <w:tr w:rsidR="00257CFD" w:rsidRPr="001058B5" w14:paraId="69FAC744" w14:textId="77777777" w:rsidTr="008D1AB8">
        <w:trPr>
          <w:trHeight w:val="735"/>
        </w:trPr>
        <w:tc>
          <w:tcPr>
            <w:tcW w:w="2126" w:type="dxa"/>
            <w:tcBorders>
              <w:top w:val="single" w:sz="2" w:space="0" w:color="000000"/>
              <w:bottom w:val="single" w:sz="2" w:space="0" w:color="000000"/>
            </w:tcBorders>
          </w:tcPr>
          <w:p w14:paraId="55F79C5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1736BBAF" w14:textId="77777777" w:rsidR="00257CFD" w:rsidRPr="00594288" w:rsidRDefault="00257CFD" w:rsidP="008D1AB8">
            <w:pPr>
              <w:pStyle w:val="TableParagraph"/>
              <w:spacing w:before="61" w:line="216" w:lineRule="auto"/>
              <w:ind w:left="273" w:right="153"/>
              <w:rPr>
                <w:rFonts w:ascii="Arial" w:hAnsi="Arial" w:cs="Arial"/>
                <w:sz w:val="18"/>
              </w:rPr>
            </w:pPr>
          </w:p>
          <w:p w14:paraId="29CAF3E1" w14:textId="77777777" w:rsidR="00257CFD" w:rsidRPr="001058B5" w:rsidRDefault="00257CFD" w:rsidP="008D1AB8">
            <w:pPr>
              <w:pStyle w:val="TableParagraph"/>
              <w:spacing w:before="61" w:line="216" w:lineRule="auto"/>
              <w:ind w:left="273" w:right="153"/>
              <w:rPr>
                <w:rFonts w:ascii="Arial" w:hAnsi="Arial" w:cs="Arial"/>
                <w:sz w:val="18"/>
              </w:rPr>
            </w:pPr>
            <w:r w:rsidRPr="00594288">
              <w:rPr>
                <w:rFonts w:ascii="Arial" w:hAnsi="Arial" w:cs="Arial"/>
                <w:sz w:val="18"/>
              </w:rPr>
              <w:t xml:space="preserve">Mô tả các </w:t>
            </w:r>
            <w:r w:rsidRPr="001058B5">
              <w:rPr>
                <w:rFonts w:ascii="Arial" w:hAnsi="Arial" w:cs="Arial"/>
                <w:sz w:val="18"/>
              </w:rPr>
              <w:t xml:space="preserve">driving contexts </w:t>
            </w:r>
            <w:r w:rsidRPr="00594288">
              <w:rPr>
                <w:rFonts w:ascii="Arial" w:hAnsi="Arial" w:cs="Arial"/>
                <w:sz w:val="18"/>
              </w:rPr>
              <w:t xml:space="preserve">được định nghĩa cho các từ đồng nghĩa, bảng và các </w:t>
            </w:r>
            <w:r w:rsidRPr="001058B5">
              <w:rPr>
                <w:rFonts w:ascii="Arial" w:hAnsi="Arial" w:cs="Arial"/>
                <w:sz w:val="18"/>
              </w:rPr>
              <w:t>views</w:t>
            </w:r>
            <w:r w:rsidRPr="00594288">
              <w:rPr>
                <w:rFonts w:ascii="Arial" w:hAnsi="Arial" w:cs="Arial"/>
                <w:sz w:val="18"/>
              </w:rPr>
              <w:t xml:space="preserve"> có thể truy cập được đối với người dùng hiện tại. (</w:t>
            </w:r>
            <w:r>
              <w:rPr>
                <w:rFonts w:ascii="Arial" w:hAnsi="Arial" w:cs="Arial"/>
                <w:sz w:val="18"/>
              </w:rPr>
              <w:t xml:space="preserve">A </w:t>
            </w:r>
            <w:r w:rsidRPr="001058B5">
              <w:rPr>
                <w:rFonts w:ascii="Arial" w:hAnsi="Arial" w:cs="Arial"/>
                <w:sz w:val="18"/>
              </w:rPr>
              <w:t xml:space="preserve">driving contexts </w:t>
            </w:r>
            <w:r w:rsidRPr="00594288">
              <w:rPr>
                <w:rFonts w:ascii="Arial" w:hAnsi="Arial" w:cs="Arial"/>
                <w:sz w:val="18"/>
              </w:rPr>
              <w:t xml:space="preserve">là ngữ cảnh được sử dụng trong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257CFD" w:rsidRPr="001058B5" w14:paraId="5966B7A7" w14:textId="77777777" w:rsidTr="008D1AB8">
        <w:trPr>
          <w:trHeight w:val="734"/>
        </w:trPr>
        <w:tc>
          <w:tcPr>
            <w:tcW w:w="2126" w:type="dxa"/>
            <w:tcBorders>
              <w:top w:val="single" w:sz="2" w:space="0" w:color="000000"/>
              <w:bottom w:val="single" w:sz="2" w:space="0" w:color="000000"/>
            </w:tcBorders>
          </w:tcPr>
          <w:p w14:paraId="54BB7550"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36905056" w14:textId="77777777" w:rsidR="00257CFD" w:rsidRPr="001058B5" w:rsidRDefault="00257CFD" w:rsidP="008D1AB8">
            <w:pPr>
              <w:pStyle w:val="TableParagraph"/>
              <w:spacing w:before="63" w:line="213" w:lineRule="auto"/>
              <w:ind w:left="273" w:right="153"/>
              <w:rPr>
                <w:rFonts w:ascii="Arial" w:hAnsi="Arial" w:cs="Arial"/>
                <w:sz w:val="18"/>
              </w:rPr>
            </w:pPr>
            <w:r w:rsidRPr="00594288">
              <w:rPr>
                <w:rFonts w:ascii="Arial" w:hAnsi="Arial" w:cs="Arial"/>
                <w:sz w:val="18"/>
              </w:rPr>
              <w:t xml:space="preserve">Cung cấp tất cả thông tin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database</w:t>
            </w:r>
            <w:r w:rsidRPr="00594288">
              <w:rPr>
                <w:rFonts w:ascii="Arial" w:hAnsi="Arial" w:cs="Arial"/>
                <w:sz w:val="18"/>
              </w:rPr>
              <w:t xml:space="preserve">. Các cột của nó giống với các cột trong </w:t>
            </w:r>
            <w:r w:rsidRPr="001058B5">
              <w:rPr>
                <w:rFonts w:ascii="Arial" w:hAnsi="Arial" w:cs="Arial"/>
                <w:sz w:val="18"/>
              </w:rPr>
              <w:t>ALL_CONTEXT</w:t>
            </w:r>
            <w:r>
              <w:rPr>
                <w:rFonts w:ascii="Arial" w:hAnsi="Arial" w:cs="Arial"/>
                <w:sz w:val="18"/>
              </w:rPr>
              <w:t xml:space="preserve"> </w:t>
            </w:r>
            <w:r w:rsidRPr="001058B5">
              <w:rPr>
                <w:rFonts w:ascii="Arial" w:hAnsi="Arial" w:cs="Arial"/>
                <w:spacing w:val="-86"/>
                <w:sz w:val="18"/>
              </w:rPr>
              <w:t xml:space="preserve"> </w:t>
            </w:r>
            <w:r w:rsidRPr="001058B5">
              <w:rPr>
                <w:rFonts w:ascii="Arial" w:hAnsi="Arial" w:cs="Arial"/>
                <w:spacing w:val="-4"/>
                <w:sz w:val="18"/>
              </w:rPr>
              <w:t>view</w:t>
            </w:r>
            <w:r w:rsidRPr="00594288">
              <w:rPr>
                <w:rFonts w:ascii="Arial" w:hAnsi="Arial" w:cs="Arial"/>
                <w:sz w:val="18"/>
              </w:rPr>
              <w:t xml:space="preserve">, ngoại trừ cột này bao gồm cột TYPE. Cột TYPE mô tả cách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594288">
              <w:rPr>
                <w:rFonts w:ascii="Arial" w:hAnsi="Arial" w:cs="Arial"/>
                <w:sz w:val="18"/>
              </w:rPr>
              <w:t>được truy cập hoặc khởi tạo</w:t>
            </w:r>
            <w:r w:rsidRPr="001058B5">
              <w:rPr>
                <w:rFonts w:ascii="Arial" w:hAnsi="Arial" w:cs="Arial"/>
                <w:sz w:val="18"/>
              </w:rPr>
              <w:t>.</w:t>
            </w:r>
          </w:p>
        </w:tc>
      </w:tr>
      <w:tr w:rsidR="00257CFD" w:rsidRPr="001058B5" w14:paraId="3A750B05" w14:textId="77777777" w:rsidTr="008D1AB8">
        <w:trPr>
          <w:trHeight w:val="735"/>
        </w:trPr>
        <w:tc>
          <w:tcPr>
            <w:tcW w:w="2126" w:type="dxa"/>
            <w:tcBorders>
              <w:top w:val="single" w:sz="2" w:space="0" w:color="000000"/>
              <w:bottom w:val="single" w:sz="2" w:space="0" w:color="000000"/>
            </w:tcBorders>
          </w:tcPr>
          <w:p w14:paraId="54A05549"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25F4C6A2" w14:textId="77777777" w:rsidR="00257CFD" w:rsidRPr="001058B5" w:rsidRDefault="00257CFD" w:rsidP="008D1AB8">
            <w:pPr>
              <w:pStyle w:val="TableParagraph"/>
              <w:spacing w:before="65" w:line="211" w:lineRule="auto"/>
              <w:ind w:left="273" w:right="138"/>
              <w:rPr>
                <w:rFonts w:ascii="Arial" w:hAnsi="Arial" w:cs="Arial"/>
                <w:sz w:val="18"/>
              </w:rPr>
            </w:pPr>
            <w:r w:rsidRPr="009C1DAD">
              <w:rPr>
                <w:rFonts w:ascii="Arial" w:hAnsi="Arial" w:cs="Arial"/>
                <w:sz w:val="18"/>
              </w:rPr>
              <w:t xml:space="preserve">Mô tả tất cả các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Pr>
                <w:rFonts w:ascii="Arial" w:hAnsi="Arial" w:cs="Arial"/>
                <w:spacing w:val="-19"/>
                <w:sz w:val="18"/>
              </w:rPr>
              <w:t xml:space="preserve"> </w:t>
            </w:r>
            <w:r w:rsidRPr="009C1DAD">
              <w:rPr>
                <w:rFonts w:ascii="Arial" w:hAnsi="Arial" w:cs="Arial"/>
                <w:sz w:val="18"/>
              </w:rPr>
              <w:t xml:space="preserve">trong </w:t>
            </w:r>
            <w:r w:rsidRPr="001058B5">
              <w:rPr>
                <w:rFonts w:ascii="Arial" w:hAnsi="Arial" w:cs="Arial"/>
                <w:sz w:val="18"/>
              </w:rPr>
              <w:t>database</w:t>
            </w:r>
            <w:r w:rsidRPr="009C1DAD">
              <w:rPr>
                <w:rFonts w:ascii="Arial" w:hAnsi="Arial" w:cs="Arial"/>
                <w:sz w:val="18"/>
              </w:rPr>
              <w:t xml:space="preserve"> được thêm vào bởi </w:t>
            </w:r>
            <w:r w:rsidRPr="001058B5">
              <w:rPr>
                <w:rFonts w:ascii="Arial" w:hAnsi="Arial" w:cs="Arial"/>
                <w:sz w:val="18"/>
              </w:rPr>
              <w:t>DBMS_RLS.ADD_ POLICY_CONTEXT procedure</w:t>
            </w:r>
            <w:r w:rsidRPr="009C1DAD">
              <w:rPr>
                <w:rFonts w:ascii="Arial" w:hAnsi="Arial" w:cs="Arial"/>
                <w:sz w:val="18"/>
              </w:rPr>
              <w:t>. Các cột của nó giống với các cột trong ALL_POLICY_ CONTEXTS</w:t>
            </w:r>
            <w:r w:rsidRPr="001058B5">
              <w:rPr>
                <w:rFonts w:ascii="Arial" w:hAnsi="Arial" w:cs="Arial"/>
                <w:sz w:val="18"/>
              </w:rPr>
              <w:t>.</w:t>
            </w:r>
          </w:p>
        </w:tc>
      </w:tr>
      <w:tr w:rsidR="00257CFD" w:rsidRPr="001058B5" w14:paraId="3438731F" w14:textId="77777777" w:rsidTr="008D1AB8">
        <w:trPr>
          <w:trHeight w:val="334"/>
        </w:trPr>
        <w:tc>
          <w:tcPr>
            <w:tcW w:w="2126" w:type="dxa"/>
            <w:tcBorders>
              <w:top w:val="single" w:sz="2" w:space="0" w:color="000000"/>
              <w:bottom w:val="single" w:sz="2" w:space="0" w:color="000000"/>
            </w:tcBorders>
          </w:tcPr>
          <w:p w14:paraId="3734944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772A7E33" w14:textId="77777777" w:rsidR="00257CFD" w:rsidRPr="001058B5" w:rsidRDefault="00257CFD" w:rsidP="008D1AB8">
            <w:pPr>
              <w:pStyle w:val="TableParagraph"/>
              <w:spacing w:before="44"/>
              <w:ind w:left="273"/>
              <w:rPr>
                <w:rFonts w:ascii="Arial" w:hAnsi="Arial" w:cs="Arial"/>
                <w:sz w:val="18"/>
              </w:rPr>
            </w:pPr>
            <w:r w:rsidRPr="009C1DAD">
              <w:rPr>
                <w:rFonts w:ascii="Arial" w:hAnsi="Arial" w:cs="Arial"/>
                <w:sz w:val="18"/>
              </w:rPr>
              <w:t xml:space="preserve">Mô tả các thuộc tính ngữ cảnh và giá trị của chúng được đặt cho </w:t>
            </w:r>
            <w:r w:rsidRPr="001058B5">
              <w:rPr>
                <w:rFonts w:ascii="Arial" w:hAnsi="Arial" w:cs="Arial"/>
                <w:sz w:val="18"/>
              </w:rPr>
              <w:t>session</w:t>
            </w:r>
            <w:r w:rsidRPr="009C1DAD">
              <w:rPr>
                <w:rFonts w:ascii="Arial" w:hAnsi="Arial" w:cs="Arial"/>
                <w:sz w:val="18"/>
              </w:rPr>
              <w:t xml:space="preserve"> hiện tại</w:t>
            </w:r>
            <w:r>
              <w:rPr>
                <w:rFonts w:ascii="Arial" w:hAnsi="Arial" w:cs="Arial"/>
                <w:sz w:val="18"/>
              </w:rPr>
              <w:t>.</w:t>
            </w:r>
          </w:p>
        </w:tc>
      </w:tr>
      <w:tr w:rsidR="00257CFD" w:rsidRPr="001058B5" w14:paraId="1BE4F7A4" w14:textId="77777777" w:rsidTr="008D1AB8">
        <w:trPr>
          <w:trHeight w:val="735"/>
        </w:trPr>
        <w:tc>
          <w:tcPr>
            <w:tcW w:w="2126" w:type="dxa"/>
            <w:tcBorders>
              <w:top w:val="single" w:sz="2" w:space="0" w:color="000000"/>
              <w:bottom w:val="single" w:sz="2" w:space="0" w:color="000000"/>
            </w:tcBorders>
          </w:tcPr>
          <w:p w14:paraId="74A54B31"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04429C54" w14:textId="77777777" w:rsidR="00257CFD" w:rsidRPr="009C1DAD" w:rsidRDefault="00257CFD" w:rsidP="008D1AB8">
            <w:pPr>
              <w:pStyle w:val="TableParagraph"/>
              <w:spacing w:before="64" w:line="213" w:lineRule="auto"/>
              <w:ind w:left="273" w:right="319"/>
              <w:jc w:val="both"/>
              <w:rPr>
                <w:rFonts w:ascii="Arial" w:hAnsi="Arial" w:cs="Arial"/>
                <w:sz w:val="18"/>
              </w:rPr>
            </w:pPr>
          </w:p>
          <w:p w14:paraId="0A73EA02" w14:textId="77777777" w:rsidR="00257CFD" w:rsidRPr="001058B5" w:rsidRDefault="00257CFD" w:rsidP="008D1AB8">
            <w:pPr>
              <w:pStyle w:val="TableParagraph"/>
              <w:spacing w:before="64" w:line="213" w:lineRule="auto"/>
              <w:ind w:left="273" w:right="319"/>
              <w:jc w:val="both"/>
              <w:rPr>
                <w:rFonts w:ascii="Arial" w:hAnsi="Arial" w:cs="Arial"/>
                <w:sz w:val="18"/>
              </w:rPr>
            </w:pPr>
            <w:r w:rsidRPr="009C1DAD">
              <w:rPr>
                <w:rFonts w:ascii="Arial" w:hAnsi="Arial" w:cs="Arial"/>
                <w:sz w:val="18"/>
              </w:rPr>
              <w:t xml:space="preserve">Mô tả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9C1DAD">
              <w:rPr>
                <w:rFonts w:ascii="Arial" w:hAnsi="Arial" w:cs="Arial"/>
                <w:sz w:val="18"/>
              </w:rPr>
              <w:t xml:space="preserve">được định nghĩa cho các từ đồng nghĩa, bảng và </w:t>
            </w:r>
            <w:r w:rsidRPr="001058B5">
              <w:rPr>
                <w:rFonts w:ascii="Arial" w:hAnsi="Arial" w:cs="Arial"/>
                <w:sz w:val="18"/>
              </w:rPr>
              <w:t>views</w:t>
            </w:r>
            <w:r w:rsidRPr="009C1DAD">
              <w:rPr>
                <w:rFonts w:ascii="Arial" w:hAnsi="Arial" w:cs="Arial"/>
                <w:sz w:val="18"/>
              </w:rPr>
              <w:t xml:space="preserve"> do người dùng hiện tại sở hữu. Các cột của nó (ngoại trừ OBJECT_OWNER) giống như các cột trong ALL_POLICY_CONTEXTS</w:t>
            </w:r>
            <w:r w:rsidRPr="001058B5">
              <w:rPr>
                <w:rFonts w:ascii="Arial" w:hAnsi="Arial" w:cs="Arial"/>
                <w:sz w:val="18"/>
              </w:rPr>
              <w:t>.</w:t>
            </w:r>
          </w:p>
        </w:tc>
      </w:tr>
      <w:tr w:rsidR="00257CFD" w:rsidRPr="001058B5" w14:paraId="24176820" w14:textId="77777777" w:rsidTr="008D1AB8">
        <w:trPr>
          <w:trHeight w:val="535"/>
        </w:trPr>
        <w:tc>
          <w:tcPr>
            <w:tcW w:w="2126" w:type="dxa"/>
            <w:tcBorders>
              <w:top w:val="single" w:sz="2" w:space="0" w:color="000000"/>
              <w:bottom w:val="single" w:sz="2" w:space="0" w:color="000000"/>
            </w:tcBorders>
          </w:tcPr>
          <w:p w14:paraId="39FD08CC"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B47591E" w14:textId="77777777" w:rsidR="00257CFD" w:rsidRPr="009C1DAD" w:rsidRDefault="00257CFD" w:rsidP="008D1AB8">
            <w:pPr>
              <w:pStyle w:val="TableParagraph"/>
              <w:spacing w:before="61" w:line="216" w:lineRule="auto"/>
              <w:ind w:left="273" w:right="153"/>
              <w:rPr>
                <w:rFonts w:ascii="Arial" w:hAnsi="Arial" w:cs="Arial"/>
                <w:sz w:val="18"/>
              </w:rPr>
            </w:pPr>
          </w:p>
          <w:p w14:paraId="3B32BA07"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Danh sách </w:t>
            </w:r>
            <w:r>
              <w:rPr>
                <w:rFonts w:ascii="Arial" w:hAnsi="Arial" w:cs="Arial"/>
                <w:sz w:val="18"/>
              </w:rPr>
              <w:t xml:space="preserve">thiết lặp </w:t>
            </w:r>
            <w:r w:rsidRPr="009C1DAD">
              <w:rPr>
                <w:rFonts w:ascii="Arial" w:hAnsi="Arial" w:cs="Arial"/>
                <w:sz w:val="18"/>
              </w:rPr>
              <w:t xml:space="preserve">thuộc tính trong </w:t>
            </w:r>
            <w:r w:rsidRPr="001058B5">
              <w:rPr>
                <w:rFonts w:ascii="Arial" w:hAnsi="Arial" w:cs="Arial"/>
                <w:sz w:val="18"/>
              </w:rPr>
              <w:t>session</w:t>
            </w:r>
            <w:r w:rsidRPr="009C1DAD">
              <w:rPr>
                <w:rFonts w:ascii="Arial" w:hAnsi="Arial" w:cs="Arial"/>
                <w:sz w:val="18"/>
              </w:rPr>
              <w:t xml:space="preserve"> hiện tại. Người dùng không có quyền truy cập vào </w:t>
            </w:r>
            <w:r w:rsidRPr="001058B5">
              <w:rPr>
                <w:rFonts w:ascii="Arial" w:hAnsi="Arial" w:cs="Arial"/>
                <w:sz w:val="18"/>
              </w:rPr>
              <w:t>view</w:t>
            </w:r>
            <w:r w:rsidRPr="009C1DAD">
              <w:rPr>
                <w:rFonts w:ascii="Arial" w:hAnsi="Arial" w:cs="Arial"/>
                <w:sz w:val="18"/>
              </w:rPr>
              <w:t xml:space="preserve"> này trừ khi bạn cấp cho người dùng đặc quyền SELECT trên đó.</w:t>
            </w:r>
          </w:p>
        </w:tc>
      </w:tr>
      <w:tr w:rsidR="00257CFD" w:rsidRPr="001058B5" w14:paraId="57D675A2" w14:textId="77777777" w:rsidTr="008D1AB8">
        <w:trPr>
          <w:trHeight w:val="532"/>
        </w:trPr>
        <w:tc>
          <w:tcPr>
            <w:tcW w:w="2126" w:type="dxa"/>
            <w:tcBorders>
              <w:top w:val="single" w:sz="2" w:space="0" w:color="000000"/>
              <w:bottom w:val="single" w:sz="4" w:space="0" w:color="000000"/>
            </w:tcBorders>
          </w:tcPr>
          <w:p w14:paraId="31025557"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4190A98C" w14:textId="77777777" w:rsidR="00257CFD" w:rsidRPr="009C1DAD" w:rsidRDefault="00257CFD" w:rsidP="008D1AB8">
            <w:pPr>
              <w:pStyle w:val="TableParagraph"/>
              <w:spacing w:before="61" w:line="216" w:lineRule="auto"/>
              <w:ind w:left="273" w:right="153"/>
              <w:rPr>
                <w:rFonts w:ascii="Arial" w:hAnsi="Arial" w:cs="Arial"/>
                <w:sz w:val="18"/>
              </w:rPr>
            </w:pPr>
          </w:p>
          <w:p w14:paraId="65C52983"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Liệt kê thông tin chi tiết về từng </w:t>
            </w:r>
            <w:r w:rsidRPr="001058B5">
              <w:rPr>
                <w:rFonts w:ascii="Arial" w:hAnsi="Arial" w:cs="Arial"/>
                <w:sz w:val="18"/>
              </w:rPr>
              <w:t>session</w:t>
            </w:r>
            <w:r w:rsidRPr="009C1DAD">
              <w:rPr>
                <w:rFonts w:ascii="Arial" w:hAnsi="Arial" w:cs="Arial"/>
                <w:sz w:val="18"/>
              </w:rPr>
              <w:t xml:space="preserve"> hiện tại. Người dùng không có quyền truy cập vào chế độ xem này trừ khi bạn cấp cho người dùng đặc quyền SELECT trên đó</w:t>
            </w:r>
            <w:r>
              <w:rPr>
                <w:rFonts w:ascii="Arial" w:hAnsi="Arial" w:cs="Arial"/>
                <w:sz w:val="18"/>
              </w:rPr>
              <w:t>.</w:t>
            </w:r>
          </w:p>
        </w:tc>
      </w:tr>
    </w:tbl>
    <w:p w14:paraId="596BA908" w14:textId="77777777" w:rsidR="00257CFD" w:rsidRPr="001058B5" w:rsidRDefault="00257CFD" w:rsidP="00257CFD">
      <w:pPr>
        <w:pStyle w:val="BodyText"/>
        <w:spacing w:before="10"/>
        <w:rPr>
          <w:rFonts w:ascii="Arial" w:hAnsi="Arial" w:cs="Arial"/>
          <w:b/>
          <w:i/>
          <w:sz w:val="27"/>
        </w:rPr>
      </w:pPr>
    </w:p>
    <w:p w14:paraId="1240884D" w14:textId="77777777" w:rsidR="00257CFD" w:rsidRPr="009C1DAD" w:rsidRDefault="00257CFD" w:rsidP="00257CFD">
      <w:pPr>
        <w:pStyle w:val="BodyText"/>
        <w:spacing w:line="230" w:lineRule="auto"/>
        <w:ind w:left="2979" w:right="927"/>
        <w:rPr>
          <w:rFonts w:ascii="Arial" w:hAnsi="Arial" w:cs="Arial"/>
          <w:sz w:val="19"/>
        </w:rPr>
      </w:pPr>
      <w:r w:rsidRPr="001058B5">
        <w:rPr>
          <w:rFonts w:ascii="Arial" w:hAnsi="Arial" w:cs="Arial"/>
          <w:b/>
          <w:sz w:val="19"/>
        </w:rPr>
        <w:t xml:space="preserve">Tip: </w:t>
      </w:r>
      <w:r w:rsidRPr="009C1DAD">
        <w:rPr>
          <w:rFonts w:ascii="Arial" w:hAnsi="Arial" w:cs="Arial"/>
          <w:sz w:val="19"/>
        </w:rPr>
        <w:t xml:space="preserve">Ngoài các </w:t>
      </w:r>
      <w:r w:rsidRPr="001058B5">
        <w:rPr>
          <w:rFonts w:ascii="Arial" w:hAnsi="Arial" w:cs="Arial"/>
        </w:rPr>
        <w:t>views</w:t>
      </w:r>
      <w:r w:rsidRPr="009C1DAD">
        <w:rPr>
          <w:rFonts w:ascii="Arial" w:hAnsi="Arial" w:cs="Arial"/>
          <w:sz w:val="19"/>
        </w:rPr>
        <w:t xml:space="preserve"> này, hãy kiểm tra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 database</w:t>
      </w:r>
      <w:r w:rsidRPr="009C1DAD">
        <w:rPr>
          <w:rFonts w:ascii="Arial" w:hAnsi="Arial" w:cs="Arial"/>
          <w:sz w:val="19"/>
        </w:rPr>
        <w:t xml:space="preserve"> nếu bạn tìm thấy lỗi khi chạy các ứng dụng sử dụng </w:t>
      </w:r>
      <w:r w:rsidRPr="001058B5">
        <w:rPr>
          <w:rFonts w:ascii="Arial" w:hAnsi="Arial" w:cs="Arial"/>
        </w:rPr>
        <w:t>application contexts</w:t>
      </w:r>
      <w:r w:rsidRPr="009C1DAD">
        <w:rPr>
          <w:rFonts w:ascii="Arial" w:hAnsi="Arial" w:cs="Arial"/>
          <w:sz w:val="19"/>
        </w:rPr>
        <w:t xml:space="preserve">. Xem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9C1DAD">
        <w:rPr>
          <w:rFonts w:ascii="Arial" w:hAnsi="Arial" w:cs="Arial"/>
          <w:sz w:val="19"/>
        </w:rPr>
        <w:t>để biết thêm thông tin về các</w:t>
      </w:r>
      <w:r>
        <w:rPr>
          <w:rFonts w:ascii="Arial" w:hAnsi="Arial" w:cs="Arial"/>
          <w:sz w:val="19"/>
        </w:rPr>
        <w:t>file</w:t>
      </w:r>
      <w:r w:rsidRPr="009C1DAD">
        <w:rPr>
          <w:rFonts w:ascii="Arial" w:hAnsi="Arial" w:cs="Arial"/>
          <w:sz w:val="19"/>
        </w:rPr>
        <w:t xml:space="preserve"> theo dõi. Thông số khởi tạo USER_DUMP_DEST </w:t>
      </w:r>
      <w:r>
        <w:rPr>
          <w:rFonts w:ascii="Arial" w:hAnsi="Arial" w:cs="Arial"/>
          <w:sz w:val="19"/>
        </w:rPr>
        <w:t xml:space="preserve">thiết lặp </w:t>
      </w:r>
      <w:r w:rsidRPr="009C1DAD">
        <w:rPr>
          <w:rFonts w:ascii="Arial" w:hAnsi="Arial" w:cs="Arial"/>
          <w:sz w:val="19"/>
        </w:rPr>
        <w:t xml:space="preserve">vị trí thư mục của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9C1DAD">
        <w:rPr>
          <w:rFonts w:ascii="Arial" w:hAnsi="Arial" w:cs="Arial"/>
          <w:sz w:val="19"/>
        </w:rPr>
        <w:t xml:space="preserve">. Bạn có thể tìm giá trị của tham số này bằng cách </w:t>
      </w:r>
      <w:r>
        <w:rPr>
          <w:rFonts w:ascii="Arial" w:hAnsi="Arial" w:cs="Arial"/>
          <w:sz w:val="19"/>
        </w:rPr>
        <w:t>sử dụng</w:t>
      </w:r>
      <w:r w:rsidRPr="009C1DAD">
        <w:rPr>
          <w:rFonts w:ascii="Arial" w:hAnsi="Arial" w:cs="Arial"/>
          <w:sz w:val="19"/>
        </w:rPr>
        <w:t xml:space="preserve"> SHOW PARAMETER USER_DUMP_DEST trong SQL * Plus.</w:t>
      </w:r>
    </w:p>
    <w:p w14:paraId="7D917579" w14:textId="77777777" w:rsidR="008C539B" w:rsidRPr="001058B5" w:rsidRDefault="008C539B">
      <w:pPr>
        <w:spacing w:line="230" w:lineRule="auto"/>
        <w:rPr>
          <w:rFonts w:ascii="Arial" w:hAnsi="Arial" w:cs="Arial"/>
        </w:rPr>
        <w:sectPr w:rsidR="008C539B" w:rsidRPr="001058B5">
          <w:headerReference w:type="even" r:id="rId145"/>
          <w:headerReference w:type="default" r:id="rId146"/>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7777777" w:rsidR="008C539B" w:rsidRPr="001058B5" w:rsidRDefault="008D1AB8">
      <w:pPr>
        <w:pStyle w:val="Heading1"/>
        <w:tabs>
          <w:tab w:val="left" w:pos="9473"/>
        </w:tabs>
        <w:rPr>
          <w:u w:val="none"/>
        </w:rPr>
      </w:pPr>
      <w:r>
        <w:pict w14:anchorId="322CA3A6">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1066" w:name="_bookmark1341"/>
      <w:bookmarkEnd w:id="1066"/>
      <w:r w:rsidR="00C12992" w:rsidRPr="001058B5">
        <w:rPr>
          <w:u w:val="thick"/>
        </w:rPr>
        <w:t xml:space="preserve"> </w:t>
      </w:r>
      <w:r w:rsidR="00C12992" w:rsidRPr="001058B5">
        <w:rPr>
          <w:u w:val="thick"/>
        </w:rPr>
        <w:tab/>
        <w:t>7</w:t>
      </w:r>
    </w:p>
    <w:p w14:paraId="3C5B5502" w14:textId="77777777" w:rsidR="008C539B" w:rsidRPr="001058B5" w:rsidRDefault="00C12992">
      <w:pPr>
        <w:pStyle w:val="Heading2"/>
        <w:spacing w:line="448" w:lineRule="exact"/>
        <w:ind w:left="2557"/>
      </w:pPr>
      <w:bookmarkStart w:id="1067" w:name="7_Using_Oracle_Virtual_Private_Database_"/>
      <w:bookmarkStart w:id="1068" w:name="_bookmark1342"/>
      <w:bookmarkEnd w:id="1067"/>
      <w:bookmarkEnd w:id="1068"/>
      <w:r w:rsidRPr="001058B5">
        <w:rPr>
          <w:spacing w:val="-4"/>
          <w:w w:val="95"/>
        </w:rPr>
        <w:t xml:space="preserve">Using </w:t>
      </w:r>
      <w:r w:rsidRPr="001058B5">
        <w:rPr>
          <w:spacing w:val="-6"/>
          <w:w w:val="95"/>
        </w:rPr>
        <w:t xml:space="preserve">Oracle </w:t>
      </w:r>
      <w:r w:rsidRPr="001058B5">
        <w:rPr>
          <w:spacing w:val="-3"/>
          <w:w w:val="95"/>
        </w:rPr>
        <w:t xml:space="preserve">Virtual </w:t>
      </w:r>
      <w:r w:rsidRPr="001058B5">
        <w:rPr>
          <w:spacing w:val="-6"/>
          <w:w w:val="95"/>
        </w:rPr>
        <w:t>Private</w:t>
      </w:r>
      <w:r w:rsidRPr="001058B5">
        <w:rPr>
          <w:spacing w:val="48"/>
          <w:w w:val="95"/>
        </w:rPr>
        <w:t xml:space="preserve"> </w:t>
      </w:r>
      <w:r w:rsidRPr="001058B5">
        <w:rPr>
          <w:spacing w:val="-5"/>
          <w:w w:val="95"/>
        </w:rPr>
        <w:t>Database</w:t>
      </w:r>
    </w:p>
    <w:p w14:paraId="16D91462" w14:textId="77777777" w:rsidR="008C539B" w:rsidRPr="001058B5" w:rsidRDefault="00C12992">
      <w:pPr>
        <w:spacing w:line="473" w:lineRule="exact"/>
        <w:ind w:left="5401"/>
        <w:rPr>
          <w:rFonts w:ascii="Arial" w:hAnsi="Arial" w:cs="Arial"/>
          <w:b/>
          <w:sz w:val="44"/>
        </w:rPr>
      </w:pPr>
      <w:r w:rsidRPr="001058B5">
        <w:rPr>
          <w:rFonts w:ascii="Arial" w:hAnsi="Arial" w:cs="Arial"/>
          <w:b/>
          <w:sz w:val="44"/>
        </w:rPr>
        <w:t>to</w:t>
      </w:r>
      <w:r w:rsidRPr="001058B5">
        <w:rPr>
          <w:rFonts w:ascii="Arial" w:hAnsi="Arial" w:cs="Arial"/>
          <w:b/>
          <w:spacing w:val="-76"/>
          <w:sz w:val="44"/>
        </w:rPr>
        <w:t xml:space="preserve"> </w:t>
      </w:r>
      <w:r w:rsidRPr="001058B5">
        <w:rPr>
          <w:rFonts w:ascii="Arial" w:hAnsi="Arial" w:cs="Arial"/>
          <w:b/>
          <w:spacing w:val="-6"/>
          <w:sz w:val="44"/>
        </w:rPr>
        <w:t>Control</w:t>
      </w:r>
      <w:r w:rsidRPr="001058B5">
        <w:rPr>
          <w:rFonts w:ascii="Arial" w:hAnsi="Arial" w:cs="Arial"/>
          <w:b/>
          <w:spacing w:val="-76"/>
          <w:sz w:val="44"/>
        </w:rPr>
        <w:t xml:space="preserve"> </w:t>
      </w:r>
      <w:r w:rsidRPr="001058B5">
        <w:rPr>
          <w:rFonts w:ascii="Arial" w:hAnsi="Arial" w:cs="Arial"/>
          <w:b/>
          <w:spacing w:val="-4"/>
          <w:sz w:val="44"/>
        </w:rPr>
        <w:t>Data</w:t>
      </w:r>
      <w:r w:rsidRPr="001058B5">
        <w:rPr>
          <w:rFonts w:ascii="Arial" w:hAnsi="Arial" w:cs="Arial"/>
          <w:b/>
          <w:spacing w:val="-76"/>
          <w:sz w:val="44"/>
        </w:rPr>
        <w:t xml:space="preserve"> </w:t>
      </w:r>
      <w:r w:rsidRPr="001058B5">
        <w:rPr>
          <w:rFonts w:ascii="Arial" w:hAnsi="Arial" w:cs="Arial"/>
          <w:b/>
          <w:spacing w:val="-5"/>
          <w:sz w:val="44"/>
        </w:rPr>
        <w:t>Access</w:t>
      </w:r>
    </w:p>
    <w:p w14:paraId="20EFA13C" w14:textId="77777777" w:rsidR="008C539B" w:rsidRPr="001058B5" w:rsidRDefault="008C539B">
      <w:pPr>
        <w:pStyle w:val="BodyText"/>
        <w:spacing w:before="3"/>
        <w:rPr>
          <w:rFonts w:ascii="Arial" w:hAnsi="Arial" w:cs="Arial"/>
          <w:b/>
          <w:sz w:val="67"/>
        </w:rPr>
      </w:pPr>
    </w:p>
    <w:p w14:paraId="24094607" w14:textId="77777777" w:rsidR="008C539B" w:rsidRPr="001058B5" w:rsidRDefault="00C12992">
      <w:pPr>
        <w:pStyle w:val="BodyText"/>
        <w:spacing w:before="1"/>
        <w:ind w:left="2260"/>
        <w:rPr>
          <w:rFonts w:ascii="Arial" w:hAnsi="Arial" w:cs="Arial"/>
        </w:rPr>
      </w:pPr>
      <w:r w:rsidRPr="001058B5">
        <w:rPr>
          <w:rFonts w:ascii="Arial" w:hAnsi="Arial" w:cs="Arial"/>
        </w:rPr>
        <w:t>This chapter contains:</w:t>
      </w:r>
    </w:p>
    <w:p w14:paraId="12D03C1C"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343" w:history="1">
        <w:r w:rsidR="00C12992" w:rsidRPr="001058B5">
          <w:rPr>
            <w:rFonts w:ascii="Arial" w:hAnsi="Arial" w:cs="Arial"/>
            <w:color w:val="0000CC"/>
            <w:sz w:val="20"/>
          </w:rPr>
          <w:t>About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599EAF2C"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370" w:history="1">
        <w:r w:rsidR="00C12992" w:rsidRPr="001058B5">
          <w:rPr>
            <w:rFonts w:ascii="Arial" w:hAnsi="Arial" w:cs="Arial"/>
            <w:color w:val="0000CC"/>
            <w:sz w:val="20"/>
          </w:rPr>
          <w:t>Components of an Oracle Virtual Private Database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37B3233F"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377" w:history="1">
        <w:r w:rsidR="00C12992" w:rsidRPr="001058B5">
          <w:rPr>
            <w:rFonts w:ascii="Arial" w:hAnsi="Arial" w:cs="Arial"/>
            <w:color w:val="0000CC"/>
            <w:sz w:val="20"/>
          </w:rPr>
          <w:t>Configuring an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Policy</w:t>
        </w:r>
      </w:hyperlink>
    </w:p>
    <w:p w14:paraId="6E5BEFD1"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465" w:history="1">
        <w:r w:rsidR="00C12992" w:rsidRPr="001058B5">
          <w:rPr>
            <w:rFonts w:ascii="Arial" w:hAnsi="Arial" w:cs="Arial"/>
            <w:color w:val="0000CC"/>
            <w:sz w:val="20"/>
          </w:rPr>
          <w:t>Tutorials: Creating Oracle Virtual Private Database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Policies</w:t>
        </w:r>
      </w:hyperlink>
    </w:p>
    <w:p w14:paraId="580C0D26"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500" w:history="1">
        <w:r w:rsidR="00C12992" w:rsidRPr="001058B5">
          <w:rPr>
            <w:rFonts w:ascii="Arial" w:hAnsi="Arial" w:cs="Arial"/>
            <w:color w:val="0000CC"/>
            <w:sz w:val="20"/>
          </w:rPr>
          <w:t xml:space="preserve">How Oracle Virtual Private Database </w:t>
        </w:r>
        <w:r w:rsidR="00C12992" w:rsidRPr="001058B5">
          <w:rPr>
            <w:rFonts w:ascii="Arial" w:hAnsi="Arial" w:cs="Arial"/>
            <w:color w:val="0000CC"/>
            <w:spacing w:val="-4"/>
            <w:sz w:val="20"/>
          </w:rPr>
          <w:t xml:space="preserve">Works </w:t>
        </w:r>
        <w:r w:rsidR="00C12992" w:rsidRPr="001058B5">
          <w:rPr>
            <w:rFonts w:ascii="Arial" w:hAnsi="Arial" w:cs="Arial"/>
            <w:color w:val="0000CC"/>
            <w:sz w:val="20"/>
          </w:rPr>
          <w:t>with Other Oracle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Features</w:t>
        </w:r>
      </w:hyperlink>
    </w:p>
    <w:p w14:paraId="61615E1E"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543" w:history="1">
        <w:r w:rsidR="00C12992" w:rsidRPr="001058B5">
          <w:rPr>
            <w:rFonts w:ascii="Arial" w:hAnsi="Arial" w:cs="Arial"/>
            <w:color w:val="0000CC"/>
            <w:sz w:val="20"/>
          </w:rPr>
          <w:t>Finding Information About Oracle Virtual Private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Policies</w:t>
        </w:r>
      </w:hyperlink>
    </w:p>
    <w:p w14:paraId="6F6493A4" w14:textId="77777777" w:rsidR="008C539B" w:rsidRPr="001058B5" w:rsidRDefault="008C539B">
      <w:pPr>
        <w:pStyle w:val="BodyText"/>
        <w:spacing w:before="9"/>
        <w:rPr>
          <w:rFonts w:ascii="Arial" w:hAnsi="Arial" w:cs="Arial"/>
          <w:sz w:val="27"/>
        </w:rPr>
      </w:pPr>
    </w:p>
    <w:p w14:paraId="0080E641" w14:textId="77777777" w:rsidR="008C539B" w:rsidRPr="001058B5" w:rsidRDefault="00C12992">
      <w:pPr>
        <w:pStyle w:val="Heading3"/>
      </w:pPr>
      <w:bookmarkStart w:id="1069" w:name="About_Oracle_Virtual_Private_Database"/>
      <w:bookmarkStart w:id="1070" w:name="_bookmark1343"/>
      <w:bookmarkEnd w:id="1069"/>
      <w:bookmarkEnd w:id="1070"/>
      <w:r w:rsidRPr="001058B5">
        <w:t>About Oracle Virtual Private Database</w:t>
      </w:r>
    </w:p>
    <w:p w14:paraId="6C0DFFD6"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01CA5BC"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344" w:history="1">
        <w:r w:rsidR="00C12992" w:rsidRPr="001058B5">
          <w:rPr>
            <w:rFonts w:ascii="Arial" w:hAnsi="Arial" w:cs="Arial"/>
            <w:color w:val="0000CC"/>
            <w:sz w:val="20"/>
          </w:rPr>
          <w:t>What Is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160EFF62"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348" w:history="1">
        <w:r w:rsidR="00C12992" w:rsidRPr="001058B5">
          <w:rPr>
            <w:rFonts w:ascii="Arial" w:hAnsi="Arial" w:cs="Arial"/>
            <w:color w:val="0000CC"/>
            <w:sz w:val="20"/>
          </w:rPr>
          <w:t>Benefits of Using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Policies</w:t>
        </w:r>
      </w:hyperlink>
    </w:p>
    <w:p w14:paraId="5867FD3C" w14:textId="77777777" w:rsidR="008C539B" w:rsidRPr="001058B5" w:rsidRDefault="008D1AB8" w:rsidP="006F7931">
      <w:pPr>
        <w:pStyle w:val="ListParagraph"/>
        <w:numPr>
          <w:ilvl w:val="2"/>
          <w:numId w:val="137"/>
        </w:numPr>
        <w:tabs>
          <w:tab w:val="left" w:pos="2620"/>
        </w:tabs>
        <w:spacing w:before="117" w:line="232" w:lineRule="auto"/>
        <w:ind w:right="993"/>
        <w:rPr>
          <w:rFonts w:ascii="Arial" w:hAnsi="Arial" w:cs="Arial"/>
          <w:sz w:val="20"/>
        </w:rPr>
      </w:pPr>
      <w:hyperlink w:anchor="_bookmark1357" w:history="1">
        <w:r w:rsidR="00C12992" w:rsidRPr="001058B5">
          <w:rPr>
            <w:rFonts w:ascii="Arial" w:hAnsi="Arial" w:cs="Arial"/>
            <w:color w:val="0000CC"/>
            <w:sz w:val="20"/>
          </w:rPr>
          <w:t>Which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Are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Run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hyperlink>
      <w:hyperlink w:anchor="_bookmark1357" w:history="1">
        <w:r w:rsidR="00C12992" w:rsidRPr="001058B5">
          <w:rPr>
            <w:rFonts w:ascii="Arial" w:hAnsi="Arial" w:cs="Arial"/>
            <w:color w:val="0000CC"/>
            <w:sz w:val="20"/>
          </w:rPr>
          <w:t xml:space="preserve"> Functions?</w:t>
        </w:r>
      </w:hyperlink>
    </w:p>
    <w:p w14:paraId="286ACE33"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364" w:history="1">
        <w:r w:rsidR="00C12992" w:rsidRPr="001058B5">
          <w:rPr>
            <w:rFonts w:ascii="Arial" w:hAnsi="Arial" w:cs="Arial"/>
            <w:color w:val="0000CC"/>
            <w:sz w:val="20"/>
          </w:rPr>
          <w:t>Using Oracle Virtual Private Database with an Application</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Context</w:t>
        </w:r>
      </w:hyperlink>
    </w:p>
    <w:p w14:paraId="2475477B" w14:textId="77777777" w:rsidR="008C539B" w:rsidRPr="001058B5" w:rsidRDefault="008C539B">
      <w:pPr>
        <w:pStyle w:val="BodyText"/>
        <w:spacing w:before="6"/>
        <w:rPr>
          <w:rFonts w:ascii="Arial" w:hAnsi="Arial" w:cs="Arial"/>
          <w:sz w:val="25"/>
        </w:rPr>
      </w:pPr>
    </w:p>
    <w:p w14:paraId="42440211" w14:textId="77777777" w:rsidR="008C539B" w:rsidRPr="001058B5" w:rsidRDefault="00C12992">
      <w:pPr>
        <w:pStyle w:val="Heading4"/>
      </w:pPr>
      <w:bookmarkStart w:id="1071" w:name="What_Is_Oracle_Virtual_Private_Database?"/>
      <w:bookmarkStart w:id="1072" w:name="_bookmark1344"/>
      <w:bookmarkEnd w:id="1071"/>
      <w:bookmarkEnd w:id="1072"/>
      <w:r w:rsidRPr="001058B5">
        <w:t>What Is Oracle Virtual Private Database?</w:t>
      </w:r>
    </w:p>
    <w:p w14:paraId="46100B7C" w14:textId="77777777" w:rsidR="008C539B" w:rsidRPr="001058B5" w:rsidRDefault="00C12992">
      <w:pPr>
        <w:pStyle w:val="BodyText"/>
        <w:spacing w:before="82" w:line="230" w:lineRule="auto"/>
        <w:ind w:left="2259" w:right="120"/>
        <w:rPr>
          <w:rFonts w:ascii="Arial" w:hAnsi="Arial" w:cs="Arial"/>
        </w:rPr>
      </w:pPr>
      <w:r w:rsidRPr="001058B5">
        <w:rPr>
          <w:rFonts w:ascii="Arial" w:hAnsi="Arial" w:cs="Arial"/>
        </w:rPr>
        <w:t xml:space="preserve">Oracle Virtual Private Database (VPD)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w:t>
      </w:r>
      <w:bookmarkStart w:id="1073" w:name="_bookmark1345"/>
      <w:bookmarkEnd w:id="1073"/>
      <w:r w:rsidRPr="001058B5">
        <w:rPr>
          <w:rFonts w:ascii="Arial" w:hAnsi="Arial" w:cs="Arial"/>
        </w:rPr>
        <w:t>applied.</w:t>
      </w:r>
    </w:p>
    <w:p w14:paraId="70956E8F" w14:textId="77777777" w:rsidR="008C539B" w:rsidRPr="001058B5" w:rsidRDefault="00C12992">
      <w:pPr>
        <w:pStyle w:val="BodyText"/>
        <w:spacing w:before="122" w:line="232" w:lineRule="auto"/>
        <w:ind w:left="2260" w:right="169"/>
        <w:rPr>
          <w:rFonts w:ascii="Arial" w:hAnsi="Arial" w:cs="Arial"/>
        </w:rPr>
      </w:pPr>
      <w:r w:rsidRPr="001058B5">
        <w:rPr>
          <w:rFonts w:ascii="Arial" w:hAnsi="Arial" w:cs="Arial"/>
        </w:rPr>
        <w:t xml:space="preserve">Oracle Virtual Private Database </w:t>
      </w:r>
      <w:bookmarkStart w:id="1074" w:name="_bookmark1347"/>
      <w:bookmarkEnd w:id="1074"/>
      <w:r w:rsidRPr="001058B5">
        <w:rPr>
          <w:rFonts w:ascii="Arial" w:hAnsi="Arial" w:cs="Arial"/>
        </w:rPr>
        <w:t xml:space="preserve">enforces </w:t>
      </w:r>
      <w:r w:rsidRPr="001058B5">
        <w:rPr>
          <w:rFonts w:ascii="Arial" w:hAnsi="Arial" w:cs="Arial"/>
          <w:spacing w:val="-3"/>
        </w:rPr>
        <w:t xml:space="preserve">security, </w:t>
      </w:r>
      <w:bookmarkStart w:id="1075" w:name="_bookmark1346"/>
      <w:bookmarkEnd w:id="1075"/>
      <w:r w:rsidRPr="001058B5">
        <w:rPr>
          <w:rFonts w:ascii="Arial" w:hAnsi="Arial" w:cs="Arial"/>
        </w:rPr>
        <w:t xml:space="preserve">to a fine level of granularity, directly on database tables, views, or synonyms. Because you attach security policies directly to these database objects, and the policies are automatically applied whenever a user accesses data, there is no way to bypass </w:t>
      </w:r>
      <w:r w:rsidRPr="001058B5">
        <w:rPr>
          <w:rFonts w:ascii="Arial" w:hAnsi="Arial" w:cs="Arial"/>
          <w:spacing w:val="-3"/>
        </w:rPr>
        <w:t>security.</w:t>
      </w:r>
    </w:p>
    <w:p w14:paraId="2FBF4DF9"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rPr>
        <w:t>When a user directly or indirectly accesses a table, view, or synonym that is protected with an Oracle Virtual Private Database policy, Oracle Database dynamically modifies the SQL statement of the user. This modification creates a WHERE condition (called a predicate) returned by a function implementing the security policy. Oracle Database modifies the statement dynamically, transparently to the user, using any condition that</w:t>
      </w:r>
    </w:p>
    <w:p w14:paraId="591F2432" w14:textId="77777777" w:rsidR="008C539B" w:rsidRPr="001058B5" w:rsidRDefault="008C539B">
      <w:pPr>
        <w:spacing w:line="230" w:lineRule="auto"/>
        <w:rPr>
          <w:rFonts w:ascii="Arial" w:hAnsi="Arial" w:cs="Arial"/>
        </w:rPr>
        <w:sectPr w:rsidR="008C539B" w:rsidRPr="001058B5">
          <w:headerReference w:type="default" r:id="rId147"/>
          <w:footerReference w:type="even" r:id="rId148"/>
          <w:footerReference w:type="default" r:id="rId149"/>
          <w:pgSz w:w="12240" w:h="15840"/>
          <w:pgMar w:top="1500" w:right="1060" w:bottom="860" w:left="1100" w:header="0" w:footer="663" w:gutter="0"/>
          <w:pgNumType w:start="1"/>
          <w:cols w:space="720"/>
        </w:sectPr>
      </w:pPr>
    </w:p>
    <w:p w14:paraId="1ABC6ABB" w14:textId="77777777" w:rsidR="008C539B" w:rsidRPr="001058B5" w:rsidRDefault="008C539B">
      <w:pPr>
        <w:pStyle w:val="BodyText"/>
        <w:spacing w:before="5"/>
        <w:rPr>
          <w:rFonts w:ascii="Arial" w:hAnsi="Arial" w:cs="Arial"/>
          <w:sz w:val="25"/>
        </w:rPr>
      </w:pPr>
    </w:p>
    <w:p w14:paraId="4957563C"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can be expressed in or returned by a function. </w:t>
      </w:r>
      <w:r w:rsidRPr="001058B5">
        <w:rPr>
          <w:rFonts w:ascii="Arial" w:hAnsi="Arial" w:cs="Arial"/>
          <w:spacing w:val="-6"/>
        </w:rPr>
        <w:t xml:space="preserve">You </w:t>
      </w:r>
      <w:r w:rsidRPr="001058B5">
        <w:rPr>
          <w:rFonts w:ascii="Arial" w:hAnsi="Arial" w:cs="Arial"/>
        </w:rPr>
        <w:t>can apply Oracle Virtual Private Database policies to SELECT, INSERT, UPDATE, INDEX, and DELETE</w:t>
      </w:r>
      <w:r w:rsidRPr="001058B5">
        <w:rPr>
          <w:rFonts w:ascii="Arial" w:hAnsi="Arial" w:cs="Arial"/>
          <w:spacing w:val="-97"/>
        </w:rPr>
        <w:t xml:space="preserve"> </w:t>
      </w:r>
      <w:r w:rsidRPr="001058B5">
        <w:rPr>
          <w:rFonts w:ascii="Arial" w:hAnsi="Arial" w:cs="Arial"/>
        </w:rPr>
        <w:t>statements.</w:t>
      </w:r>
    </w:p>
    <w:p w14:paraId="36940E85" w14:textId="77777777" w:rsidR="008C539B" w:rsidRPr="001058B5" w:rsidRDefault="00C12992">
      <w:pPr>
        <w:pStyle w:val="BodyText"/>
        <w:spacing w:before="108"/>
        <w:ind w:left="1660"/>
        <w:rPr>
          <w:rFonts w:ascii="Arial" w:hAnsi="Arial" w:cs="Arial"/>
        </w:rPr>
      </w:pPr>
      <w:r w:rsidRPr="001058B5">
        <w:rPr>
          <w:rFonts w:ascii="Arial" w:hAnsi="Arial" w:cs="Arial"/>
        </w:rPr>
        <w:t>For example, suppose a user performs the following query:</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58003C85" w14:textId="77777777" w:rsidR="008C539B" w:rsidRPr="001058B5" w:rsidRDefault="00C12992">
      <w:pPr>
        <w:pStyle w:val="BodyText"/>
        <w:spacing w:line="244" w:lineRule="exact"/>
        <w:ind w:left="1660"/>
        <w:rPr>
          <w:rFonts w:ascii="Arial" w:hAnsi="Arial" w:cs="Arial"/>
        </w:rPr>
      </w:pPr>
      <w:r w:rsidRPr="001058B5">
        <w:rPr>
          <w:rFonts w:ascii="Arial" w:hAnsi="Arial" w:cs="Arial"/>
        </w:rPr>
        <w:t>The Oracle Virtual Private Database policy dynamically appends the statement with a</w:t>
      </w:r>
    </w:p>
    <w:p w14:paraId="1C1EA1CB" w14:textId="77777777" w:rsidR="008C539B" w:rsidRPr="001058B5" w:rsidRDefault="00C12992">
      <w:pPr>
        <w:pStyle w:val="BodyText"/>
        <w:spacing w:line="248" w:lineRule="exact"/>
        <w:ind w:left="1660"/>
        <w:rPr>
          <w:rFonts w:ascii="Arial" w:hAnsi="Arial" w:cs="Arial"/>
        </w:rPr>
      </w:pPr>
      <w:r w:rsidRPr="001058B5">
        <w:rPr>
          <w:rFonts w:ascii="Arial" w:hAnsi="Arial" w:cs="Arial"/>
        </w:rPr>
        <w:t>WHERE</w:t>
      </w:r>
      <w:r w:rsidRPr="001058B5">
        <w:rPr>
          <w:rFonts w:ascii="Arial" w:hAnsi="Arial" w:cs="Arial"/>
          <w:spacing w:val="-81"/>
        </w:rPr>
        <w:t xml:space="preserve"> </w:t>
      </w:r>
      <w:r w:rsidRPr="001058B5">
        <w:rPr>
          <w:rFonts w:ascii="Arial" w:hAnsi="Arial" w:cs="Arial"/>
        </w:rPr>
        <w:t>clause. For example:</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1BBE654A" w14:textId="77777777" w:rsidR="008C539B" w:rsidRPr="001058B5" w:rsidRDefault="00C12992">
      <w:pPr>
        <w:pStyle w:val="BodyText"/>
        <w:spacing w:before="1"/>
        <w:ind w:left="1660"/>
        <w:rPr>
          <w:rFonts w:ascii="Arial" w:hAnsi="Arial" w:cs="Arial"/>
        </w:rPr>
      </w:pPr>
      <w:r w:rsidRPr="001058B5">
        <w:rPr>
          <w:rFonts w:ascii="Arial" w:hAnsi="Arial" w:cs="Arial"/>
        </w:rPr>
        <w:t>In this example, the user can only view orders by Sales Representative 159.</w:t>
      </w:r>
    </w:p>
    <w:p w14:paraId="72407882" w14:textId="77777777" w:rsidR="008C539B" w:rsidRPr="001058B5" w:rsidRDefault="00C12992">
      <w:pPr>
        <w:pStyle w:val="BodyText"/>
        <w:spacing w:before="119" w:line="230" w:lineRule="auto"/>
        <w:ind w:left="1659" w:right="856"/>
        <w:rPr>
          <w:rFonts w:ascii="Arial" w:hAnsi="Arial" w:cs="Arial"/>
        </w:rPr>
      </w:pPr>
      <w:r w:rsidRPr="001058B5">
        <w:rPr>
          <w:rFonts w:ascii="Arial" w:hAnsi="Arial" w:cs="Arial"/>
        </w:rPr>
        <w:t xml:space="preserve">If you want to filter the user based on the session information of that </w:t>
      </w:r>
      <w:r w:rsidRPr="001058B5">
        <w:rPr>
          <w:rFonts w:ascii="Arial" w:hAnsi="Arial" w:cs="Arial"/>
          <w:spacing w:val="-4"/>
        </w:rPr>
        <w:t xml:space="preserve">user, </w:t>
      </w:r>
      <w:r w:rsidRPr="001058B5">
        <w:rPr>
          <w:rFonts w:ascii="Arial" w:hAnsi="Arial" w:cs="Arial"/>
        </w:rPr>
        <w:t xml:space="preserve">such as the ID of the </w:t>
      </w:r>
      <w:r w:rsidRPr="001058B5">
        <w:rPr>
          <w:rFonts w:ascii="Arial" w:hAnsi="Arial" w:cs="Arial"/>
          <w:spacing w:val="-3"/>
        </w:rPr>
        <w:t xml:space="preserve">user, </w:t>
      </w:r>
      <w:r w:rsidRPr="001058B5">
        <w:rPr>
          <w:rFonts w:ascii="Arial" w:hAnsi="Arial" w:cs="Arial"/>
        </w:rPr>
        <w:t>then you can create the WHERE</w:t>
      </w:r>
      <w:r w:rsidRPr="001058B5">
        <w:rPr>
          <w:rFonts w:ascii="Arial" w:hAnsi="Arial" w:cs="Arial"/>
          <w:spacing w:val="-83"/>
        </w:rPr>
        <w:t xml:space="preserve"> </w:t>
      </w:r>
      <w:r w:rsidRPr="001058B5">
        <w:rPr>
          <w:rFonts w:ascii="Arial" w:hAnsi="Arial" w:cs="Arial"/>
        </w:rPr>
        <w:t>clause to use an application context. For example:</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77777777" w:rsidR="008C539B" w:rsidRPr="001058B5" w:rsidRDefault="008D1AB8">
      <w:pPr>
        <w:pStyle w:val="BodyText"/>
        <w:spacing w:before="8"/>
        <w:rPr>
          <w:rFonts w:ascii="Arial" w:hAnsi="Arial" w:cs="Arial"/>
          <w:sz w:val="13"/>
        </w:rPr>
      </w:pPr>
      <w:r>
        <w:rPr>
          <w:rFonts w:ascii="Arial" w:hAnsi="Arial" w:cs="Arial"/>
        </w:rPr>
        <w:pict w14:anchorId="758EDA83">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14:paraId="72FFCACE"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Oracle Virtual Private Database does not support filtering for DDLs, such as TRUNCATE</w:t>
      </w:r>
      <w:r w:rsidRPr="001058B5">
        <w:rPr>
          <w:rFonts w:ascii="Arial" w:hAnsi="Arial" w:cs="Arial"/>
          <w:spacing w:val="-85"/>
        </w:rPr>
        <w:t xml:space="preserve"> </w:t>
      </w:r>
      <w:r w:rsidRPr="001058B5">
        <w:rPr>
          <w:rFonts w:ascii="Arial" w:hAnsi="Arial" w:cs="Arial"/>
        </w:rPr>
        <w:t>or ALTER TABLE</w:t>
      </w:r>
      <w:r w:rsidRPr="001058B5">
        <w:rPr>
          <w:rFonts w:ascii="Arial" w:hAnsi="Arial" w:cs="Arial"/>
          <w:spacing w:val="-85"/>
        </w:rPr>
        <w:t xml:space="preserve"> </w:t>
      </w:r>
      <w:r w:rsidRPr="001058B5">
        <w:rPr>
          <w:rFonts w:ascii="Arial" w:hAnsi="Arial" w:cs="Arial"/>
        </w:rPr>
        <w:t>statements.</w:t>
      </w:r>
    </w:p>
    <w:p w14:paraId="5A142E3B" w14:textId="3B3CA4D5"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7A248F2">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anchorlock/>
          </v:group>
        </w:pict>
      </w:r>
    </w:p>
    <w:p w14:paraId="533E6EC4" w14:textId="77777777" w:rsidR="008C539B" w:rsidRPr="001058B5" w:rsidRDefault="008C539B">
      <w:pPr>
        <w:pStyle w:val="BodyText"/>
        <w:spacing w:before="5"/>
        <w:rPr>
          <w:rFonts w:ascii="Arial" w:hAnsi="Arial" w:cs="Arial"/>
          <w:sz w:val="9"/>
        </w:rPr>
      </w:pPr>
    </w:p>
    <w:p w14:paraId="1D2C2D2C" w14:textId="77777777" w:rsidR="008C539B" w:rsidRPr="001058B5" w:rsidRDefault="00C12992">
      <w:pPr>
        <w:pStyle w:val="Heading4"/>
        <w:spacing w:before="107"/>
        <w:ind w:left="100"/>
      </w:pPr>
      <w:bookmarkStart w:id="1076" w:name="Benefits_of_Using_Oracle_Virtual_Private"/>
      <w:bookmarkStart w:id="1077" w:name="_bookmark1348"/>
      <w:bookmarkEnd w:id="1076"/>
      <w:bookmarkEnd w:id="1077"/>
      <w:r w:rsidRPr="001058B5">
        <w:t>Benefits of Us</w:t>
      </w:r>
      <w:bookmarkStart w:id="1078" w:name="_bookmark1349"/>
      <w:bookmarkEnd w:id="1078"/>
      <w:r w:rsidRPr="001058B5">
        <w:t>ing Oracle Virtual Private Database Policies</w:t>
      </w:r>
    </w:p>
    <w:p w14:paraId="42CDADE7" w14:textId="77777777" w:rsidR="008C539B" w:rsidRPr="001058B5" w:rsidRDefault="00C12992">
      <w:pPr>
        <w:pStyle w:val="BodyText"/>
        <w:spacing w:before="73"/>
        <w:ind w:left="1660"/>
        <w:rPr>
          <w:rFonts w:ascii="Arial" w:hAnsi="Arial" w:cs="Arial"/>
        </w:rPr>
      </w:pPr>
      <w:r w:rsidRPr="001058B5">
        <w:rPr>
          <w:rFonts w:ascii="Arial" w:hAnsi="Arial" w:cs="Arial"/>
        </w:rPr>
        <w:t>Oracle Virtual Private Database policies provide the following benefits:</w:t>
      </w:r>
    </w:p>
    <w:p w14:paraId="6795443E"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350" w:history="1">
        <w:r w:rsidR="00C12992" w:rsidRPr="001058B5">
          <w:rPr>
            <w:rFonts w:ascii="Arial" w:hAnsi="Arial" w:cs="Arial"/>
            <w:color w:val="0000CC"/>
            <w:sz w:val="20"/>
          </w:rPr>
          <w:t>Basing Security Policies on Database Objects Rather Than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6467E9BE"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353" w:history="1">
        <w:r w:rsidR="00C12992" w:rsidRPr="001058B5">
          <w:rPr>
            <w:rFonts w:ascii="Arial" w:hAnsi="Arial" w:cs="Arial"/>
            <w:color w:val="0000CC"/>
            <w:sz w:val="20"/>
          </w:rPr>
          <w:t>Controlling How Oracle Database Evaluates Policy Functions</w:t>
        </w:r>
      </w:hyperlink>
    </w:p>
    <w:p w14:paraId="017F1B75" w14:textId="77777777" w:rsidR="008C539B" w:rsidRPr="001058B5" w:rsidRDefault="008C539B">
      <w:pPr>
        <w:pStyle w:val="BodyText"/>
        <w:spacing w:before="3"/>
        <w:rPr>
          <w:rFonts w:ascii="Arial" w:hAnsi="Arial" w:cs="Arial"/>
          <w:sz w:val="23"/>
        </w:rPr>
      </w:pPr>
    </w:p>
    <w:p w14:paraId="044D0D88" w14:textId="77777777" w:rsidR="008C539B" w:rsidRPr="001058B5" w:rsidRDefault="00C12992">
      <w:pPr>
        <w:pStyle w:val="Heading6"/>
        <w:ind w:left="1660"/>
      </w:pPr>
      <w:bookmarkStart w:id="1079" w:name="Basing_Security_Policies_on_Database_Obj"/>
      <w:bookmarkStart w:id="1080" w:name="_bookmark1350"/>
      <w:bookmarkStart w:id="1081" w:name="_bookmark1351"/>
      <w:bookmarkEnd w:id="1079"/>
      <w:bookmarkEnd w:id="1080"/>
      <w:bookmarkEnd w:id="1081"/>
      <w:r w:rsidRPr="001058B5">
        <w:t>Basing Security Policies on Database Ob</w:t>
      </w:r>
      <w:bookmarkStart w:id="1082" w:name="_bookmark1352"/>
      <w:bookmarkEnd w:id="1082"/>
      <w:r w:rsidRPr="001058B5">
        <w:t>jects Rather Than Applications</w:t>
      </w:r>
    </w:p>
    <w:p w14:paraId="1B0CCC76"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Attaching Oracle Virtual Private Database security policies to database tables, views, or synonyms, rather than implementing access controls in all your applications, provides the following benefits:</w:t>
      </w:r>
    </w:p>
    <w:p w14:paraId="550C96BA" w14:textId="77777777" w:rsidR="008C539B" w:rsidRPr="001058B5" w:rsidRDefault="00C12992" w:rsidP="006F7931">
      <w:pPr>
        <w:pStyle w:val="ListParagraph"/>
        <w:numPr>
          <w:ilvl w:val="1"/>
          <w:numId w:val="137"/>
        </w:numPr>
        <w:tabs>
          <w:tab w:val="left" w:pos="2020"/>
        </w:tabs>
        <w:spacing w:before="117" w:line="232" w:lineRule="auto"/>
        <w:ind w:right="811" w:hanging="359"/>
        <w:rPr>
          <w:rFonts w:ascii="Arial" w:hAnsi="Arial" w:cs="Arial"/>
          <w:sz w:val="20"/>
        </w:rPr>
      </w:pPr>
      <w:r w:rsidRPr="001058B5">
        <w:rPr>
          <w:rFonts w:ascii="Arial" w:hAnsi="Arial" w:cs="Arial"/>
          <w:b/>
          <w:spacing w:val="-3"/>
          <w:sz w:val="20"/>
        </w:rPr>
        <w:t xml:space="preserve">Security. </w:t>
      </w:r>
      <w:r w:rsidRPr="001058B5">
        <w:rPr>
          <w:rFonts w:ascii="Arial" w:hAnsi="Arial" w:cs="Arial"/>
          <w:sz w:val="20"/>
        </w:rPr>
        <w:t xml:space="preserve">Associating a policy with a database table, </w:t>
      </w:r>
      <w:r w:rsidRPr="001058B5">
        <w:rPr>
          <w:rFonts w:ascii="Arial" w:hAnsi="Arial" w:cs="Arial"/>
          <w:spacing w:val="-4"/>
          <w:sz w:val="20"/>
        </w:rPr>
        <w:t xml:space="preserve">view, </w:t>
      </w:r>
      <w:r w:rsidRPr="001058B5">
        <w:rPr>
          <w:rFonts w:ascii="Arial" w:hAnsi="Arial" w:cs="Arial"/>
          <w:sz w:val="20"/>
        </w:rPr>
        <w:t>or synonym can solve a potentially serious application security problem. Suppose a user is authorized to use an application, and then drawing on the privileges associated with that application, wrongfully modifies the database by using an ad hoc query tool,</w:t>
      </w:r>
      <w:r w:rsidRPr="001058B5">
        <w:rPr>
          <w:rFonts w:ascii="Arial" w:hAnsi="Arial" w:cs="Arial"/>
          <w:spacing w:val="-33"/>
          <w:sz w:val="20"/>
        </w:rPr>
        <w:t xml:space="preserve"> </w:t>
      </w:r>
      <w:r w:rsidRPr="001058B5">
        <w:rPr>
          <w:rFonts w:ascii="Arial" w:hAnsi="Arial" w:cs="Arial"/>
          <w:sz w:val="20"/>
        </w:rPr>
        <w:t>such as SQL*Plus. By attaching security policies directly to tables, views, or synonyms, fine-grained access control ensures that the same security is in force, no matter how a user accesses the</w:t>
      </w:r>
      <w:r w:rsidRPr="001058B5">
        <w:rPr>
          <w:rFonts w:ascii="Arial" w:hAnsi="Arial" w:cs="Arial"/>
          <w:spacing w:val="-4"/>
          <w:sz w:val="20"/>
        </w:rPr>
        <w:t xml:space="preserve"> </w:t>
      </w:r>
      <w:r w:rsidRPr="001058B5">
        <w:rPr>
          <w:rFonts w:ascii="Arial" w:hAnsi="Arial" w:cs="Arial"/>
          <w:sz w:val="20"/>
        </w:rPr>
        <w:t>data.</w:t>
      </w:r>
    </w:p>
    <w:p w14:paraId="5EFF3F8A" w14:textId="77777777" w:rsidR="008C539B" w:rsidRPr="001058B5" w:rsidRDefault="00C12992" w:rsidP="006F7931">
      <w:pPr>
        <w:pStyle w:val="ListParagraph"/>
        <w:numPr>
          <w:ilvl w:val="1"/>
          <w:numId w:val="137"/>
        </w:numPr>
        <w:tabs>
          <w:tab w:val="left" w:pos="2020"/>
        </w:tabs>
        <w:spacing w:before="112" w:line="232" w:lineRule="auto"/>
        <w:ind w:right="1119" w:hanging="359"/>
        <w:rPr>
          <w:rFonts w:ascii="Arial" w:hAnsi="Arial" w:cs="Arial"/>
          <w:sz w:val="20"/>
        </w:rPr>
      </w:pPr>
      <w:r w:rsidRPr="001058B5">
        <w:rPr>
          <w:rFonts w:ascii="Arial" w:hAnsi="Arial" w:cs="Arial"/>
          <w:b/>
          <w:sz w:val="20"/>
        </w:rPr>
        <w:t>Simplicity.</w:t>
      </w:r>
      <w:r w:rsidRPr="001058B5">
        <w:rPr>
          <w:rFonts w:ascii="Arial" w:hAnsi="Arial" w:cs="Arial"/>
          <w:b/>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add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synonym</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5"/>
          <w:sz w:val="20"/>
        </w:rPr>
        <w:t xml:space="preserve"> </w:t>
      </w:r>
      <w:r w:rsidRPr="001058B5">
        <w:rPr>
          <w:rFonts w:ascii="Arial" w:hAnsi="Arial" w:cs="Arial"/>
          <w:sz w:val="20"/>
        </w:rPr>
        <w:t>once, rather than repeatedly adding it to each of your table-based, view-based, or synonym-based</w:t>
      </w:r>
      <w:r w:rsidRPr="001058B5">
        <w:rPr>
          <w:rFonts w:ascii="Arial" w:hAnsi="Arial" w:cs="Arial"/>
          <w:spacing w:val="-2"/>
          <w:sz w:val="20"/>
        </w:rPr>
        <w:t xml:space="preserve"> </w:t>
      </w:r>
      <w:r w:rsidRPr="001058B5">
        <w:rPr>
          <w:rFonts w:ascii="Arial" w:hAnsi="Arial" w:cs="Arial"/>
          <w:sz w:val="20"/>
        </w:rPr>
        <w:t>applications.</w:t>
      </w:r>
    </w:p>
    <w:p w14:paraId="01356AC0" w14:textId="77777777" w:rsidR="008C539B" w:rsidRPr="001058B5" w:rsidRDefault="00C12992" w:rsidP="006F7931">
      <w:pPr>
        <w:pStyle w:val="ListParagraph"/>
        <w:numPr>
          <w:ilvl w:val="1"/>
          <w:numId w:val="137"/>
        </w:numPr>
        <w:tabs>
          <w:tab w:val="left" w:pos="2020"/>
        </w:tabs>
        <w:spacing w:before="121" w:line="228" w:lineRule="auto"/>
        <w:ind w:right="785" w:hanging="359"/>
        <w:rPr>
          <w:rFonts w:ascii="Arial" w:hAnsi="Arial" w:cs="Arial"/>
          <w:sz w:val="20"/>
        </w:rPr>
      </w:pPr>
      <w:r w:rsidRPr="001058B5">
        <w:rPr>
          <w:rFonts w:ascii="Arial" w:hAnsi="Arial" w:cs="Arial"/>
          <w:b/>
          <w:sz w:val="20"/>
        </w:rPr>
        <w:t xml:space="preserve">Flexibility. </w:t>
      </w:r>
      <w:r w:rsidRPr="001058B5">
        <w:rPr>
          <w:rFonts w:ascii="Arial" w:hAnsi="Arial" w:cs="Arial"/>
          <w:spacing w:val="-6"/>
          <w:sz w:val="20"/>
        </w:rPr>
        <w:t xml:space="preserve">You </w:t>
      </w:r>
      <w:r w:rsidRPr="001058B5">
        <w:rPr>
          <w:rFonts w:ascii="Arial" w:hAnsi="Arial" w:cs="Arial"/>
          <w:sz w:val="20"/>
        </w:rPr>
        <w:t>can have one security policy for SELECT statements, another for INSERT</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and</w:t>
      </w:r>
      <w:r w:rsidRPr="001058B5">
        <w:rPr>
          <w:rFonts w:ascii="Arial" w:hAnsi="Arial" w:cs="Arial"/>
          <w:spacing w:val="-32"/>
          <w:sz w:val="20"/>
        </w:rPr>
        <w:t xml:space="preserve"> </w:t>
      </w:r>
      <w:r w:rsidRPr="001058B5">
        <w:rPr>
          <w:rFonts w:ascii="Arial" w:hAnsi="Arial" w:cs="Arial"/>
          <w:sz w:val="20"/>
        </w:rPr>
        <w:t>still</w:t>
      </w:r>
      <w:r w:rsidRPr="001058B5">
        <w:rPr>
          <w:rFonts w:ascii="Arial" w:hAnsi="Arial" w:cs="Arial"/>
          <w:spacing w:val="-32"/>
          <w:sz w:val="20"/>
        </w:rPr>
        <w:t xml:space="preserve"> </w:t>
      </w:r>
      <w:r w:rsidRPr="001058B5">
        <w:rPr>
          <w:rFonts w:ascii="Arial" w:hAnsi="Arial" w:cs="Arial"/>
          <w:sz w:val="20"/>
        </w:rPr>
        <w:t>others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UPDATE</w:t>
      </w:r>
      <w:r w:rsidRPr="001058B5">
        <w:rPr>
          <w:rFonts w:ascii="Arial" w:hAnsi="Arial" w:cs="Arial"/>
          <w:spacing w:val="-105"/>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DELETE</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example, you</w:t>
      </w:r>
      <w:r w:rsidRPr="001058B5">
        <w:rPr>
          <w:rFonts w:ascii="Arial" w:hAnsi="Arial" w:cs="Arial"/>
          <w:spacing w:val="-8"/>
          <w:sz w:val="20"/>
        </w:rPr>
        <w:t xml:space="preserve"> </w:t>
      </w:r>
      <w:r w:rsidRPr="001058B5">
        <w:rPr>
          <w:rFonts w:ascii="Arial" w:hAnsi="Arial" w:cs="Arial"/>
          <w:sz w:val="20"/>
        </w:rPr>
        <w:t>might</w:t>
      </w:r>
      <w:r w:rsidRPr="001058B5">
        <w:rPr>
          <w:rFonts w:ascii="Arial" w:hAnsi="Arial" w:cs="Arial"/>
          <w:spacing w:val="-8"/>
          <w:sz w:val="20"/>
        </w:rPr>
        <w:t xml:space="preserve"> </w:t>
      </w:r>
      <w:r w:rsidRPr="001058B5">
        <w:rPr>
          <w:rFonts w:ascii="Arial" w:hAnsi="Arial" w:cs="Arial"/>
          <w:sz w:val="20"/>
        </w:rPr>
        <w:t>want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enable</w:t>
      </w:r>
      <w:r w:rsidRPr="001058B5">
        <w:rPr>
          <w:rFonts w:ascii="Arial" w:hAnsi="Arial" w:cs="Arial"/>
          <w:spacing w:val="-8"/>
          <w:sz w:val="20"/>
        </w:rPr>
        <w:t xml:space="preserve"> </w:t>
      </w:r>
      <w:r w:rsidRPr="001058B5">
        <w:rPr>
          <w:rFonts w:ascii="Arial" w:hAnsi="Arial" w:cs="Arial"/>
          <w:sz w:val="20"/>
        </w:rPr>
        <w:t>Human</w:t>
      </w:r>
      <w:r w:rsidRPr="001058B5">
        <w:rPr>
          <w:rFonts w:ascii="Arial" w:hAnsi="Arial" w:cs="Arial"/>
          <w:spacing w:val="-8"/>
          <w:sz w:val="20"/>
        </w:rPr>
        <w:t xml:space="preserve"> </w:t>
      </w:r>
      <w:r w:rsidRPr="001058B5">
        <w:rPr>
          <w:rFonts w:ascii="Arial" w:hAnsi="Arial" w:cs="Arial"/>
          <w:sz w:val="20"/>
        </w:rPr>
        <w:t>Resources</w:t>
      </w:r>
      <w:r w:rsidRPr="001058B5">
        <w:rPr>
          <w:rFonts w:ascii="Arial" w:hAnsi="Arial" w:cs="Arial"/>
          <w:spacing w:val="-8"/>
          <w:sz w:val="20"/>
        </w:rPr>
        <w:t xml:space="preserve"> </w:t>
      </w:r>
      <w:r w:rsidRPr="001058B5">
        <w:rPr>
          <w:rFonts w:ascii="Arial" w:hAnsi="Arial" w:cs="Arial"/>
          <w:sz w:val="20"/>
        </w:rPr>
        <w:t>clerks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r w:rsidRPr="001058B5">
        <w:rPr>
          <w:rFonts w:ascii="Arial" w:hAnsi="Arial" w:cs="Arial"/>
          <w:sz w:val="20"/>
        </w:rPr>
        <w:t xml:space="preserve">for all employee records in their division, but to update only salaries for those employees in their division whose last names begin with A through F. Furthermore, you can create multiple policies for each table,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21"/>
          <w:sz w:val="20"/>
        </w:rPr>
        <w:t xml:space="preserve"> </w:t>
      </w:r>
      <w:r w:rsidRPr="001058B5">
        <w:rPr>
          <w:rFonts w:ascii="Arial" w:hAnsi="Arial" w:cs="Arial"/>
          <w:sz w:val="20"/>
        </w:rPr>
        <w:t>synonym.</w:t>
      </w:r>
    </w:p>
    <w:p w14:paraId="794D0484" w14:textId="77777777" w:rsidR="008C539B" w:rsidRPr="001058B5" w:rsidRDefault="008C539B">
      <w:pPr>
        <w:spacing w:line="228" w:lineRule="auto"/>
        <w:rPr>
          <w:rFonts w:ascii="Arial" w:hAnsi="Arial" w:cs="Arial"/>
          <w:sz w:val="20"/>
        </w:rPr>
        <w:sectPr w:rsidR="008C539B" w:rsidRPr="001058B5">
          <w:headerReference w:type="even" r:id="rId150"/>
          <w:headerReference w:type="default" r:id="rId151"/>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1083" w:name="Controlling_How_Oracle_Database_Evaluate"/>
      <w:bookmarkStart w:id="1084" w:name="_bookmark1353"/>
      <w:bookmarkStart w:id="1085" w:name="_bookmark1354"/>
      <w:bookmarkEnd w:id="1083"/>
      <w:bookmarkEnd w:id="1084"/>
      <w:bookmarkEnd w:id="1085"/>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6F7931">
      <w:pPr>
        <w:pStyle w:val="ListParagraph"/>
        <w:numPr>
          <w:ilvl w:val="2"/>
          <w:numId w:val="137"/>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1086" w:name="Which_Privileges_Are_Used_to_Run_Oracle_"/>
      <w:bookmarkStart w:id="1087" w:name="_bookmark1357"/>
      <w:bookmarkEnd w:id="1086"/>
      <w:bookmarkEnd w:id="1087"/>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1088" w:name="Using_Oracle_Virtual_Private_Database_wi"/>
      <w:bookmarkStart w:id="1089" w:name="_bookmark1364"/>
      <w:bookmarkStart w:id="1090" w:name="_bookmark1365"/>
      <w:bookmarkEnd w:id="1088"/>
      <w:bookmarkEnd w:id="1089"/>
      <w:bookmarkEnd w:id="1090"/>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1091" w:name="Components_of_an_Oracle_Virtual_Private_"/>
      <w:bookmarkStart w:id="1092" w:name="_bookmark1370"/>
      <w:bookmarkEnd w:id="1091"/>
      <w:bookmarkEnd w:id="1092"/>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6F7931">
      <w:pPr>
        <w:pStyle w:val="ListParagraph"/>
        <w:numPr>
          <w:ilvl w:val="1"/>
          <w:numId w:val="137"/>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6F7931">
      <w:pPr>
        <w:pStyle w:val="ListParagraph"/>
        <w:numPr>
          <w:ilvl w:val="1"/>
          <w:numId w:val="137"/>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8D1AB8" w:rsidP="006F7931">
      <w:pPr>
        <w:pStyle w:val="ListParagraph"/>
        <w:numPr>
          <w:ilvl w:val="2"/>
          <w:numId w:val="137"/>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8D1AB8" w:rsidP="006F7931">
      <w:pPr>
        <w:pStyle w:val="ListParagraph"/>
        <w:numPr>
          <w:ilvl w:val="2"/>
          <w:numId w:val="137"/>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1093" w:name="Creating_a_Function_to_Generate_the_Dyna"/>
      <w:bookmarkStart w:id="1094" w:name="_bookmark1372"/>
      <w:bookmarkEnd w:id="1093"/>
      <w:bookmarkEnd w:id="1094"/>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6F7931">
      <w:pPr>
        <w:pStyle w:val="ListParagraph"/>
        <w:numPr>
          <w:ilvl w:val="1"/>
          <w:numId w:val="137"/>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6F7931">
      <w:pPr>
        <w:pStyle w:val="ListParagraph"/>
        <w:numPr>
          <w:ilvl w:val="1"/>
          <w:numId w:val="137"/>
        </w:numPr>
        <w:tabs>
          <w:tab w:val="left" w:pos="2020"/>
        </w:tabs>
        <w:spacing w:before="114" w:line="235" w:lineRule="auto"/>
        <w:ind w:right="972"/>
        <w:rPr>
          <w:rFonts w:ascii="Arial" w:hAnsi="Arial" w:cs="Arial"/>
          <w:sz w:val="20"/>
        </w:rPr>
        <w:sectPr w:rsidR="00151516" w:rsidRPr="002D7375">
          <w:headerReference w:type="even" r:id="rId152"/>
          <w:headerReference w:type="default" r:id="rId153"/>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6F7931">
      <w:pPr>
        <w:pStyle w:val="ListParagraph"/>
        <w:numPr>
          <w:ilvl w:val="2"/>
          <w:numId w:val="137"/>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6F7931">
      <w:pPr>
        <w:pStyle w:val="ListParagraph"/>
        <w:numPr>
          <w:ilvl w:val="2"/>
          <w:numId w:val="137"/>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77777777" w:rsidR="00151516" w:rsidRPr="002D7375" w:rsidRDefault="008D1AB8" w:rsidP="00151516">
      <w:pPr>
        <w:pStyle w:val="BodyText"/>
        <w:spacing w:before="1"/>
        <w:rPr>
          <w:rFonts w:ascii="Arial" w:hAnsi="Arial" w:cs="Arial"/>
          <w:sz w:val="18"/>
        </w:rPr>
      </w:pPr>
      <w:r>
        <w:rPr>
          <w:rFonts w:ascii="Arial" w:hAnsi="Arial" w:cs="Arial"/>
        </w:rPr>
        <w:pict w14:anchorId="18BF50BE">
          <v:group id="_x0000_s1684" style="position:absolute;margin-left:204pt;margin-top:13.25pt;width:312pt;height:2.55pt;z-index:502629104;mso-wrap-distance-left:0;mso-wrap-distance-right:0;mso-position-horizontal-relative:page" coordorigin="4080,265" coordsize="6240,51">
            <v:line id="_x0000_s1685" style="position:absolute" from="4080,267" to="10320,267" strokeweight=".24pt"/>
            <v:line id="_x0000_s1686" style="position:absolute" from="4080,313" to="10320,313" strokeweight=".24pt"/>
            <w10:wrap type="topAndBottom" anchorx="page"/>
          </v:group>
        </w:pic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7777777" w:rsidR="00151516" w:rsidRPr="002D7375" w:rsidRDefault="008D1AB8" w:rsidP="0015151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12DA10">
          <v:group id="_x0000_s1681" style="width:312pt;height:2.55pt;mso-position-horizontal-relative:char;mso-position-vertical-relative:line" coordsize="6240,51">
            <v:line id="_x0000_s1682" style="position:absolute" from="0,2" to="6240,2" strokeweight=".24pt"/>
            <v:line id="_x0000_s1683" style="position:absolute" from="0,48" to="6240,48" strokeweight=".24pt"/>
            <w10:anchorlock/>
          </v:group>
        </w:pic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1095" w:name="Creating_a_Policy_to_Attach_the_Function"/>
      <w:bookmarkStart w:id="1096" w:name="_bookmark1376"/>
      <w:bookmarkEnd w:id="1095"/>
      <w:bookmarkEnd w:id="1096"/>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8D1AB8"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1097" w:name="Configuring_an_Oracle_Virtual_Private_Da"/>
      <w:bookmarkStart w:id="1098" w:name="_bookmark1377"/>
      <w:bookmarkStart w:id="1099" w:name="_bookmark1378"/>
      <w:bookmarkEnd w:id="1097"/>
      <w:bookmarkEnd w:id="1098"/>
      <w:bookmarkEnd w:id="1099"/>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6F7931">
      <w:pPr>
        <w:pStyle w:val="ListParagraph"/>
        <w:numPr>
          <w:ilvl w:val="2"/>
          <w:numId w:val="137"/>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6F7931">
      <w:pPr>
        <w:pStyle w:val="ListParagraph"/>
        <w:numPr>
          <w:ilvl w:val="1"/>
          <w:numId w:val="137"/>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6F7931">
      <w:pPr>
        <w:pStyle w:val="ListParagraph"/>
        <w:numPr>
          <w:ilvl w:val="1"/>
          <w:numId w:val="137"/>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1100" w:name="_bookmark1380"/>
      <w:bookmarkEnd w:id="1100"/>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8D1AB8"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1101" w:name="_bookmark1383"/>
      <w:bookmarkStart w:id="1102" w:name="_bookmark1384"/>
      <w:bookmarkEnd w:id="1101"/>
      <w:bookmarkEnd w:id="1102"/>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103" w:name="_bookmark1385"/>
            <w:bookmarkStart w:id="1104" w:name="_bookmark1386"/>
            <w:bookmarkEnd w:id="1103"/>
            <w:bookmarkEnd w:id="1104"/>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105" w:name="_bookmark1389"/>
            <w:bookmarkStart w:id="1106" w:name="_bookmark1390"/>
            <w:bookmarkEnd w:id="1105"/>
            <w:bookmarkEnd w:id="1106"/>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107" w:name="_bookmark1391"/>
            <w:bookmarkEnd w:id="1107"/>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1108" w:name="_bookmark1392"/>
            <w:bookmarkEnd w:id="1108"/>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109" w:name="_bookmark1393"/>
            <w:bookmarkEnd w:id="1109"/>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1110" w:name="_bookmark1395"/>
            <w:bookmarkEnd w:id="1110"/>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111" w:name="_bookmark1396"/>
            <w:bookmarkStart w:id="1112" w:name="_bookmark1397"/>
            <w:bookmarkEnd w:id="1111"/>
            <w:bookmarkEnd w:id="1112"/>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154"/>
          <w:headerReference w:type="default" r:id="rId155"/>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8D1AB8" w:rsidP="006F7931">
      <w:pPr>
        <w:pStyle w:val="ListParagraph"/>
        <w:numPr>
          <w:ilvl w:val="2"/>
          <w:numId w:val="137"/>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8D1AB8" w:rsidP="006F7931">
      <w:pPr>
        <w:pStyle w:val="ListParagraph"/>
        <w:numPr>
          <w:ilvl w:val="2"/>
          <w:numId w:val="137"/>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8D1AB8"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8D1AB8" w:rsidP="006F7931">
      <w:pPr>
        <w:pStyle w:val="ListParagraph"/>
        <w:numPr>
          <w:ilvl w:val="2"/>
          <w:numId w:val="137"/>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1113" w:name="Attaching_a_Policy_to_a_Database_Table,_"/>
      <w:bookmarkStart w:id="1114" w:name="_bookmark1398"/>
      <w:bookmarkEnd w:id="1113"/>
      <w:bookmarkEnd w:id="1114"/>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8D1AB8"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1115" w:name="_bookmark1400"/>
      <w:bookmarkEnd w:id="1115"/>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77777777" w:rsidR="00151516" w:rsidRPr="002D7375" w:rsidRDefault="008D1AB8" w:rsidP="00151516">
      <w:pPr>
        <w:pStyle w:val="BodyText"/>
        <w:spacing w:before="5"/>
        <w:rPr>
          <w:rFonts w:ascii="Arial" w:hAnsi="Arial" w:cs="Arial"/>
          <w:sz w:val="19"/>
        </w:rPr>
      </w:pPr>
      <w:r>
        <w:rPr>
          <w:rFonts w:ascii="Arial" w:hAnsi="Arial" w:cs="Arial"/>
        </w:rPr>
        <w:pict w14:anchorId="764F5937">
          <v:group id="_x0000_s1687" style="position:absolute;margin-left:204pt;margin-top:13.05pt;width:300pt;height:2.55pt;z-index:502630128;mso-wrap-distance-left:0;mso-wrap-distance-right:0;mso-position-horizontal-relative:page" coordorigin="4080,261" coordsize="6000,51">
            <v:line id="_x0000_s1688" style="position:absolute" from="4080,263" to="10080,263" strokeweight=".24pt"/>
            <v:line id="_x0000_s1689" style="position:absolute" from="4080,309" to="10080,309" strokeweight=".24pt"/>
            <w10:wrap type="topAndBottom" anchorx="page"/>
          </v:group>
        </w:pic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77777777" w:rsidR="00151516" w:rsidRPr="002D7375" w:rsidRDefault="008D1AB8" w:rsidP="00151516">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9448A74">
          <v:group id="_x0000_s1678" style="width:300pt;height:2.5pt;mso-position-horizontal-relative:char;mso-position-vertical-relative:line" coordsize="6000,50">
            <v:line id="_x0000_s1679" style="position:absolute" from="0,2" to="6000,2" strokeweight=".24pt"/>
            <v:line id="_x0000_s1680" style="position:absolute" from="0,47" to="6000,47" strokeweight=".24pt"/>
            <w10:anchorlock/>
          </v:group>
        </w:pic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1116" w:name="Enforcing_Policies_on_Specific_SQL_State"/>
      <w:bookmarkStart w:id="1117" w:name="_bookmark1401"/>
      <w:bookmarkStart w:id="1118" w:name="_bookmark1402"/>
      <w:bookmarkEnd w:id="1116"/>
      <w:bookmarkEnd w:id="1117"/>
      <w:bookmarkEnd w:id="1118"/>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8D1AB8"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1119" w:name="_bookmark1404"/>
      <w:bookmarkEnd w:id="1119"/>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6F7931">
      <w:pPr>
        <w:pStyle w:val="ListParagraph"/>
        <w:numPr>
          <w:ilvl w:val="1"/>
          <w:numId w:val="137"/>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6F7931">
      <w:pPr>
        <w:pStyle w:val="ListParagraph"/>
        <w:numPr>
          <w:ilvl w:val="1"/>
          <w:numId w:val="137"/>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1120" w:name="Controlling_the_Display_of_Column_Data_w"/>
      <w:bookmarkStart w:id="1121" w:name="_bookmark1406"/>
      <w:bookmarkEnd w:id="1120"/>
      <w:bookmarkEnd w:id="1121"/>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6F7931">
      <w:pPr>
        <w:pStyle w:val="ListParagraph"/>
        <w:numPr>
          <w:ilvl w:val="1"/>
          <w:numId w:val="137"/>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6F7931">
      <w:pPr>
        <w:pStyle w:val="ListParagraph"/>
        <w:numPr>
          <w:ilvl w:val="1"/>
          <w:numId w:val="137"/>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122" w:name="Adding_Policies_for_Column-Level_Oracle_"/>
      <w:bookmarkStart w:id="1123" w:name="_bookmark1407"/>
      <w:bookmarkStart w:id="1124" w:name="_bookmark1408"/>
      <w:bookmarkStart w:id="1125" w:name="_bookmark1409"/>
      <w:bookmarkEnd w:id="1122"/>
      <w:bookmarkEnd w:id="1123"/>
      <w:bookmarkEnd w:id="1124"/>
      <w:bookmarkEnd w:id="1125"/>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8D1AB8"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126" w:name="_bookmark1411"/>
      <w:bookmarkEnd w:id="1126"/>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127" w:name="Displaying_Only_the_Column_Rows_Relevant"/>
      <w:bookmarkStart w:id="1128" w:name="_bookmark1412"/>
      <w:bookmarkEnd w:id="1127"/>
      <w:bookmarkEnd w:id="1128"/>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129" w:name="Using_Column_Masking_to_Display_Sensitiv"/>
      <w:bookmarkStart w:id="1130" w:name="_bookmark1414"/>
      <w:bookmarkEnd w:id="1129"/>
      <w:bookmarkEnd w:id="1130"/>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8D1AB8"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131" w:name="_bookmark1416"/>
      <w:bookmarkEnd w:id="1131"/>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132" w:name="_bookmark1417"/>
      <w:bookmarkEnd w:id="1132"/>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133" w:name="Working_with_Oracle_Virtual_Private_Data"/>
      <w:bookmarkStart w:id="1134" w:name="_bookmark1419"/>
      <w:bookmarkEnd w:id="1133"/>
      <w:bookmarkEnd w:id="1134"/>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8D1AB8"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8D1AB8"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135" w:name="_bookmark1420"/>
      <w:bookmarkEnd w:id="1135"/>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136" w:name="Creating_a_New_Oracle_Virtual_Private_Da"/>
      <w:bookmarkStart w:id="1137" w:name="_bookmark1425"/>
      <w:bookmarkStart w:id="1138" w:name="_bookmark1426"/>
      <w:bookmarkEnd w:id="1136"/>
      <w:bookmarkEnd w:id="1137"/>
      <w:bookmarkEnd w:id="1138"/>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139" w:name="Designating_a_Default_Policy_Group_with_"/>
      <w:bookmarkStart w:id="1140" w:name="_bookmark1427"/>
      <w:bookmarkStart w:id="1141" w:name="_bookmark1428"/>
      <w:bookmarkEnd w:id="1139"/>
      <w:bookmarkEnd w:id="1140"/>
      <w:bookmarkEnd w:id="1141"/>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156"/>
          <w:footerReference w:type="default" r:id="rId157"/>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pPr>
        <w:pStyle w:val="ListParagraph"/>
        <w:numPr>
          <w:ilvl w:val="0"/>
          <w:numId w:val="80"/>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pPr>
        <w:pStyle w:val="ListParagraph"/>
        <w:numPr>
          <w:ilvl w:val="0"/>
          <w:numId w:val="80"/>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pPr>
        <w:pStyle w:val="ListParagraph"/>
        <w:numPr>
          <w:ilvl w:val="0"/>
          <w:numId w:val="80"/>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142" w:name="Establishing_Multiple_Policies_for_Each_"/>
      <w:bookmarkStart w:id="1143" w:name="_bookmark1430"/>
      <w:bookmarkStart w:id="1144" w:name="_bookmark1431"/>
      <w:bookmarkEnd w:id="1142"/>
      <w:bookmarkEnd w:id="1143"/>
      <w:bookmarkEnd w:id="1144"/>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145" w:name="Validating_the_Application_Used_to_Conne"/>
      <w:bookmarkStart w:id="1146" w:name="_bookmark1432"/>
      <w:bookmarkStart w:id="1147" w:name="_bookmark1434"/>
      <w:bookmarkEnd w:id="1145"/>
      <w:bookmarkEnd w:id="1146"/>
      <w:bookmarkEnd w:id="1147"/>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148" w:name="Optimizing_Performance_by_Using_Oracle_V"/>
      <w:bookmarkStart w:id="1149" w:name="_bookmark1435"/>
      <w:bookmarkEnd w:id="1148"/>
      <w:bookmarkEnd w:id="1149"/>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6F7931">
      <w:pPr>
        <w:pStyle w:val="ListParagraph"/>
        <w:numPr>
          <w:ilvl w:val="1"/>
          <w:numId w:val="137"/>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150" w:name="About_Oracle_Virtual_Private_Database_Po"/>
      <w:bookmarkStart w:id="1151" w:name="_bookmark1436"/>
      <w:bookmarkStart w:id="1152" w:name="_bookmark1437"/>
      <w:bookmarkEnd w:id="1150"/>
      <w:bookmarkEnd w:id="1151"/>
      <w:bookmarkEnd w:id="1152"/>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153" w:name="Using_the_Dynamic_Policy_Type_to_Automat"/>
      <w:bookmarkStart w:id="1154" w:name="_bookmark1438"/>
      <w:bookmarkStart w:id="1155" w:name="_bookmark1439"/>
      <w:bookmarkEnd w:id="1153"/>
      <w:bookmarkEnd w:id="1154"/>
      <w:bookmarkEnd w:id="1155"/>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8D1AB8">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156" w:name="_bookmark1442"/>
      <w:bookmarkEnd w:id="1156"/>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157" w:name="Using_a_Static_Policy_to_Prevent_Policy_"/>
      <w:bookmarkStart w:id="1158" w:name="_bookmark1443"/>
      <w:bookmarkStart w:id="1159" w:name="_bookmark1444"/>
      <w:bookmarkEnd w:id="1157"/>
      <w:bookmarkEnd w:id="1158"/>
      <w:bookmarkEnd w:id="1159"/>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8D1AB8">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160" w:name="_bookmark1445"/>
      <w:bookmarkEnd w:id="1160"/>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77777777" w:rsidR="008C539B" w:rsidRPr="001058B5" w:rsidRDefault="008D1AB8">
      <w:pPr>
        <w:pStyle w:val="BodyText"/>
        <w:spacing w:before="11"/>
        <w:rPr>
          <w:rFonts w:ascii="Arial" w:hAnsi="Arial" w:cs="Arial"/>
          <w:sz w:val="17"/>
        </w:rPr>
      </w:pPr>
      <w:r>
        <w:rPr>
          <w:rFonts w:ascii="Arial" w:hAnsi="Arial" w:cs="Arial"/>
        </w:rPr>
        <w:pict w14:anchorId="1C23D42C">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17B3EDCF"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64FAEE3">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anchorlock/>
          </v:group>
        </w:pic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161" w:name="Using_a_Shared_Static_Policy_to_Share_a_"/>
      <w:bookmarkStart w:id="1162" w:name="_bookmark1446"/>
      <w:bookmarkStart w:id="1163" w:name="_bookmark1447"/>
      <w:bookmarkEnd w:id="1161"/>
      <w:bookmarkEnd w:id="1162"/>
      <w:bookmarkEnd w:id="1163"/>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8D1AB8">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164" w:name="_bookmark1448"/>
      <w:bookmarkEnd w:id="1164"/>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165" w:name="When_to_Use_Static_and_Shared_Static_Pol"/>
      <w:bookmarkStart w:id="1166" w:name="_bookmark1449"/>
      <w:bookmarkStart w:id="1167" w:name="_bookmark1450"/>
      <w:bookmarkEnd w:id="1165"/>
      <w:bookmarkEnd w:id="1166"/>
      <w:bookmarkEnd w:id="1167"/>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168" w:name="Using_a_Context-Sensitive_Policy_for_Pre"/>
      <w:bookmarkStart w:id="1169" w:name="_bookmark1452"/>
      <w:bookmarkEnd w:id="1168"/>
      <w:bookmarkEnd w:id="1169"/>
      <w:r w:rsidRPr="001058B5">
        <w:rPr>
          <w:spacing w:val="-17"/>
        </w:rPr>
        <w:t>U</w:t>
      </w:r>
      <w:bookmarkStart w:id="1170" w:name="_bookmark1453"/>
      <w:bookmarkEnd w:id="1170"/>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8D1AB8">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171" w:name="_bookmark1454"/>
      <w:bookmarkEnd w:id="1171"/>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7777777" w:rsidR="008C539B" w:rsidRPr="001058B5" w:rsidRDefault="008D1AB8">
      <w:pPr>
        <w:pStyle w:val="BodyText"/>
        <w:spacing w:before="1"/>
        <w:rPr>
          <w:rFonts w:ascii="Arial" w:hAnsi="Arial" w:cs="Arial"/>
          <w:sz w:val="18"/>
        </w:rPr>
      </w:pPr>
      <w:r>
        <w:rPr>
          <w:rFonts w:ascii="Arial" w:hAnsi="Arial" w:cs="Arial"/>
        </w:rPr>
        <w:pict w14:anchorId="39F4F296">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3F42CCBE"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AAF152">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anchorlock/>
          </v:group>
        </w:pic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172" w:name="Using_a_Shared_Context_Sensitive_Policy_"/>
      <w:bookmarkStart w:id="1173" w:name="_bookmark1455"/>
      <w:bookmarkEnd w:id="1172"/>
      <w:bookmarkEnd w:id="1173"/>
      <w:r w:rsidRPr="001058B5">
        <w:rPr>
          <w:spacing w:val="-17"/>
        </w:rPr>
        <w:t xml:space="preserve">Using </w:t>
      </w:r>
      <w:r w:rsidRPr="001058B5">
        <w:t xml:space="preserve">a </w:t>
      </w:r>
      <w:r w:rsidRPr="001058B5">
        <w:rPr>
          <w:spacing w:val="-18"/>
        </w:rPr>
        <w:t>Sha</w:t>
      </w:r>
      <w:bookmarkStart w:id="1174" w:name="_bookmark1456"/>
      <w:bookmarkEnd w:id="1174"/>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8D1AB8">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175" w:name="_bookmark1457"/>
      <w:bookmarkEnd w:id="1175"/>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176" w:name="When_to_Use_Context-Sensitive_and_Shared"/>
      <w:bookmarkStart w:id="1177" w:name="_bookmark1458"/>
      <w:bookmarkStart w:id="1178" w:name="_bookmark1459"/>
      <w:bookmarkEnd w:id="1176"/>
      <w:bookmarkEnd w:id="1177"/>
      <w:bookmarkEnd w:id="1178"/>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77777777" w:rsidR="008C539B" w:rsidRPr="001058B5" w:rsidRDefault="008D1AB8">
      <w:pPr>
        <w:pStyle w:val="BodyText"/>
        <w:spacing w:before="7"/>
        <w:rPr>
          <w:rFonts w:ascii="Arial" w:hAnsi="Arial" w:cs="Arial"/>
          <w:sz w:val="18"/>
        </w:rPr>
      </w:pPr>
      <w:r>
        <w:rPr>
          <w:rFonts w:ascii="Arial" w:hAnsi="Arial" w:cs="Arial"/>
        </w:rPr>
        <w:pict w14:anchorId="07F895E2">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48180C3D" w:rsidR="008C539B" w:rsidRPr="001058B5"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76B6D51">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anchorlock/>
          </v:group>
        </w:pic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179" w:name="Summary_of_the_Five_Oracle_Virtual_Priva"/>
      <w:bookmarkStart w:id="1180" w:name="_bookmark1461"/>
      <w:bookmarkEnd w:id="1179"/>
      <w:bookmarkEnd w:id="1180"/>
      <w:r w:rsidRPr="001058B5">
        <w:t>Summary of the Five Oracle Virtual Private Database P</w:t>
      </w:r>
      <w:bookmarkStart w:id="1181" w:name="_bookmark1462"/>
      <w:bookmarkEnd w:id="1181"/>
      <w:r w:rsidRPr="001058B5">
        <w:t>olicy Types</w:t>
      </w:r>
    </w:p>
    <w:p w14:paraId="0EF4EC4A" w14:textId="77777777" w:rsidR="008C539B" w:rsidRPr="001058B5" w:rsidRDefault="008D1AB8">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77777777" w:rsidR="008C539B" w:rsidRPr="001058B5" w:rsidRDefault="008D1AB8">
      <w:pPr>
        <w:tabs>
          <w:tab w:val="left" w:pos="1733"/>
        </w:tabs>
        <w:spacing w:before="105"/>
        <w:ind w:left="700"/>
        <w:rPr>
          <w:rFonts w:ascii="Arial" w:hAnsi="Arial" w:cs="Arial"/>
          <w:b/>
          <w:i/>
          <w:sz w:val="18"/>
        </w:rPr>
      </w:pPr>
      <w:r>
        <w:rPr>
          <w:rFonts w:ascii="Arial" w:hAnsi="Arial" w:cs="Arial"/>
        </w:rPr>
        <w:pict w14:anchorId="4F4D9E5B">
          <v:line id="_x0000_s1237" style="position:absolute;left:0;text-align:left;z-index:-694096;mso-position-horizontal-relative:page" from="90pt,120.3pt" to="552.85pt,120.3pt" strokeweight=".24pt">
            <w10:wrap anchorx="page"/>
          </v:line>
        </w:pict>
      </w:r>
      <w:bookmarkStart w:id="1182" w:name="_bookmark1463"/>
      <w:bookmarkStart w:id="1183" w:name="_bookmark1464"/>
      <w:bookmarkEnd w:id="1182"/>
      <w:bookmarkEnd w:id="1183"/>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pPr>
              <w:pStyle w:val="TableParagraph"/>
              <w:numPr>
                <w:ilvl w:val="0"/>
                <w:numId w:val="79"/>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77777777" w:rsidR="008C539B" w:rsidRPr="001058B5" w:rsidRDefault="008D1AB8">
      <w:pPr>
        <w:spacing w:before="40" w:line="218" w:lineRule="auto"/>
        <w:ind w:left="880" w:right="102" w:hanging="180"/>
        <w:rPr>
          <w:rFonts w:ascii="Arial" w:hAnsi="Arial" w:cs="Arial"/>
          <w:sz w:val="16"/>
        </w:rPr>
      </w:pPr>
      <w:r>
        <w:rPr>
          <w:rFonts w:ascii="Arial" w:hAnsi="Arial" w:cs="Arial"/>
        </w:rPr>
        <w:pict w14:anchorId="6FC0F268">
          <v:line id="_x0000_s1236" style="position:absolute;left:0;text-align:left;z-index:-694072;mso-position-horizontal-relative:page;mso-position-vertical-relative:text" from="90pt,-119.3pt" to="552.85pt,-119.3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5729233" w14:textId="77777777" w:rsidR="00B55B3B" w:rsidRPr="001058B5" w:rsidRDefault="00B55B3B" w:rsidP="00B55B3B">
      <w:pPr>
        <w:pStyle w:val="Heading3"/>
      </w:pPr>
      <w:bookmarkStart w:id="1184" w:name="Tutorials:_Creating_Oracle_Virtual_Priva"/>
      <w:bookmarkStart w:id="1185" w:name="_bookmark1465"/>
      <w:bookmarkEnd w:id="1184"/>
      <w:bookmarkEnd w:id="1185"/>
      <w:r w:rsidRPr="001058B5">
        <w:t xml:space="preserve">Tutorials: </w:t>
      </w:r>
      <w:r>
        <w:t>Tạo các chính sách Oracle VPD</w:t>
      </w:r>
    </w:p>
    <w:p w14:paraId="175F6D65" w14:textId="77777777" w:rsidR="00B55B3B" w:rsidRPr="001058B5" w:rsidRDefault="00B55B3B" w:rsidP="00B55B3B">
      <w:pPr>
        <w:pStyle w:val="BodyText"/>
        <w:spacing w:before="81"/>
        <w:ind w:left="2260"/>
        <w:rPr>
          <w:rFonts w:ascii="Arial" w:hAnsi="Arial" w:cs="Arial"/>
        </w:rPr>
      </w:pPr>
      <w:r w:rsidRPr="001058B5">
        <w:rPr>
          <w:rFonts w:ascii="Arial" w:hAnsi="Arial" w:cs="Arial"/>
        </w:rPr>
        <w:t>This section contains:</w:t>
      </w:r>
    </w:p>
    <w:p w14:paraId="42F47E61" w14:textId="77777777" w:rsidR="00B55B3B" w:rsidRPr="001058B5" w:rsidRDefault="008D1AB8" w:rsidP="00B55B3B">
      <w:pPr>
        <w:pStyle w:val="ListParagraph"/>
        <w:numPr>
          <w:ilvl w:val="0"/>
          <w:numId w:val="78"/>
        </w:numPr>
        <w:tabs>
          <w:tab w:val="left" w:pos="2620"/>
        </w:tabs>
        <w:spacing w:before="112"/>
        <w:rPr>
          <w:rFonts w:ascii="Arial" w:hAnsi="Arial" w:cs="Arial"/>
          <w:sz w:val="20"/>
        </w:rPr>
      </w:pPr>
      <w:hyperlink w:anchor="_bookmark1467"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Creating a Simple Oracle Virtual Private Database</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Policy</w:t>
        </w:r>
      </w:hyperlink>
    </w:p>
    <w:p w14:paraId="38A11C0A" w14:textId="77777777" w:rsidR="00B55B3B" w:rsidRPr="001058B5" w:rsidRDefault="008D1AB8" w:rsidP="00B55B3B">
      <w:pPr>
        <w:pStyle w:val="ListParagraph"/>
        <w:numPr>
          <w:ilvl w:val="0"/>
          <w:numId w:val="78"/>
        </w:numPr>
        <w:tabs>
          <w:tab w:val="left" w:pos="2620"/>
        </w:tabs>
        <w:spacing w:before="117" w:line="232" w:lineRule="auto"/>
        <w:ind w:right="796"/>
        <w:rPr>
          <w:rFonts w:ascii="Arial" w:hAnsi="Arial" w:cs="Arial"/>
          <w:sz w:val="20"/>
        </w:rPr>
      </w:pPr>
      <w:hyperlink w:anchor="_bookmark1475"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 Policy with a Database Session-Based Application</w:t>
        </w:r>
      </w:hyperlink>
      <w:hyperlink w:anchor="_bookmark1475" w:history="1">
        <w:r w:rsidR="00B55B3B" w:rsidRPr="001058B5">
          <w:rPr>
            <w:rFonts w:ascii="Arial" w:hAnsi="Arial" w:cs="Arial"/>
            <w:color w:val="0000CC"/>
            <w:sz w:val="20"/>
          </w:rPr>
          <w:t xml:space="preserve"> Context</w:t>
        </w:r>
      </w:hyperlink>
    </w:p>
    <w:p w14:paraId="17BD8C71" w14:textId="77777777" w:rsidR="00B55B3B" w:rsidRPr="001058B5" w:rsidRDefault="008D1AB8" w:rsidP="00B55B3B">
      <w:pPr>
        <w:pStyle w:val="ListParagraph"/>
        <w:numPr>
          <w:ilvl w:val="0"/>
          <w:numId w:val="78"/>
        </w:numPr>
        <w:tabs>
          <w:tab w:val="left" w:pos="2620"/>
        </w:tabs>
        <w:spacing w:before="112"/>
        <w:rPr>
          <w:rFonts w:ascii="Arial" w:hAnsi="Arial" w:cs="Arial"/>
          <w:sz w:val="20"/>
        </w:rPr>
      </w:pPr>
      <w:hyperlink w:anchor="_bookmark1488"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an Oracle Virtual Private Database Policy</w:t>
        </w:r>
        <w:r w:rsidR="00B55B3B" w:rsidRPr="001058B5">
          <w:rPr>
            <w:rFonts w:ascii="Arial" w:hAnsi="Arial" w:cs="Arial"/>
            <w:color w:val="0000CC"/>
            <w:spacing w:val="-9"/>
            <w:sz w:val="20"/>
          </w:rPr>
          <w:t xml:space="preserve"> </w:t>
        </w:r>
        <w:r w:rsidR="00B55B3B" w:rsidRPr="001058B5">
          <w:rPr>
            <w:rFonts w:ascii="Arial" w:hAnsi="Arial" w:cs="Arial"/>
            <w:color w:val="0000CC"/>
            <w:sz w:val="20"/>
          </w:rPr>
          <w:t>Group</w:t>
        </w:r>
      </w:hyperlink>
    </w:p>
    <w:p w14:paraId="5DC1989A" w14:textId="77777777" w:rsidR="00B55B3B" w:rsidRPr="001058B5" w:rsidRDefault="00B55B3B" w:rsidP="00B55B3B">
      <w:pPr>
        <w:pStyle w:val="BodyText"/>
        <w:spacing w:before="6"/>
        <w:rPr>
          <w:rFonts w:ascii="Arial" w:hAnsi="Arial" w:cs="Arial"/>
          <w:sz w:val="25"/>
        </w:rPr>
      </w:pPr>
    </w:p>
    <w:p w14:paraId="28825945" w14:textId="670825B5" w:rsidR="008C539B" w:rsidRPr="001058B5" w:rsidRDefault="00B55B3B" w:rsidP="00B55B3B">
      <w:pPr>
        <w:pStyle w:val="Heading4"/>
      </w:pPr>
      <w:bookmarkStart w:id="1186" w:name="Tutorial:_Creating_a_Simple_Oracle_Virtu"/>
      <w:bookmarkStart w:id="1187" w:name="_bookmark1467"/>
      <w:bookmarkEnd w:id="1186"/>
      <w:bookmarkEnd w:id="1187"/>
      <w:r w:rsidRPr="001058B5">
        <w:t xml:space="preserve">Tutorial: </w:t>
      </w:r>
      <w:r>
        <w:t>Tạo một chính sách Oracle VPD đơn giản</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8D1AB8">
      <w:pPr>
        <w:pStyle w:val="ListParagraph"/>
        <w:numPr>
          <w:ilvl w:val="0"/>
          <w:numId w:val="78"/>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158"/>
          <w:headerReference w:type="default" r:id="rId159"/>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8D1AB8" w:rsidP="006F7931">
      <w:pPr>
        <w:pStyle w:val="ListParagraph"/>
        <w:numPr>
          <w:ilvl w:val="1"/>
          <w:numId w:val="137"/>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188" w:name="_bookmark1468"/>
      <w:bookmarkStart w:id="1189" w:name="_bookmark1469"/>
      <w:bookmarkEnd w:id="1188"/>
      <w:bookmarkEnd w:id="1189"/>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190" w:name="Step_1:_Ensure_That_the_OE_User_Account_"/>
      <w:bookmarkStart w:id="1191" w:name="_bookmark1470"/>
      <w:bookmarkEnd w:id="1190"/>
      <w:bookmarkEnd w:id="1191"/>
      <w:r w:rsidRPr="001058B5">
        <w:t xml:space="preserve">Step 1: </w:t>
      </w:r>
      <w:r w:rsidR="00044F84" w:rsidRPr="00044F84">
        <w:t>Đảm bảo rằng tài khoản người dùng OE đang hoạt động</w:t>
      </w:r>
    </w:p>
    <w:p w14:paraId="31DADF5C" w14:textId="5FAD201E" w:rsidR="008C539B" w:rsidRPr="001058B5" w:rsidRDefault="00331A00">
      <w:pPr>
        <w:pStyle w:val="ListParagraph"/>
        <w:numPr>
          <w:ilvl w:val="0"/>
          <w:numId w:val="77"/>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pPr>
        <w:pStyle w:val="ListParagraph"/>
        <w:numPr>
          <w:ilvl w:val="0"/>
          <w:numId w:val="77"/>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192" w:name="Step_2:_Create_a_Policy_Function"/>
      <w:bookmarkStart w:id="1193" w:name="_bookmark1471"/>
      <w:bookmarkEnd w:id="1192"/>
      <w:bookmarkEnd w:id="1193"/>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331A00">
      <w:pPr>
        <w:pStyle w:val="ListParagraph"/>
        <w:numPr>
          <w:ilvl w:val="1"/>
          <w:numId w:val="77"/>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331A00">
      <w:pPr>
        <w:pStyle w:val="ListParagraph"/>
        <w:numPr>
          <w:ilvl w:val="1"/>
          <w:numId w:val="77"/>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331A00">
      <w:pPr>
        <w:pStyle w:val="ListParagraph"/>
        <w:numPr>
          <w:ilvl w:val="1"/>
          <w:numId w:val="77"/>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194" w:name="Step_3:_Create_the_Oracle_Virtual_Privat"/>
      <w:bookmarkStart w:id="1195" w:name="_bookmark1472"/>
      <w:bookmarkEnd w:id="1194"/>
      <w:bookmarkEnd w:id="1195"/>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331A00">
      <w:pPr>
        <w:pStyle w:val="ListParagraph"/>
        <w:numPr>
          <w:ilvl w:val="1"/>
          <w:numId w:val="77"/>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331A00">
      <w:pPr>
        <w:pStyle w:val="ListParagraph"/>
        <w:numPr>
          <w:ilvl w:val="1"/>
          <w:numId w:val="77"/>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E8189D">
      <w:pPr>
        <w:pStyle w:val="ListParagraph"/>
        <w:numPr>
          <w:ilvl w:val="1"/>
          <w:numId w:val="77"/>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E8189D">
      <w:pPr>
        <w:pStyle w:val="ListParagraph"/>
        <w:numPr>
          <w:ilvl w:val="1"/>
          <w:numId w:val="77"/>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E8189D">
      <w:pPr>
        <w:pStyle w:val="ListParagraph"/>
        <w:numPr>
          <w:ilvl w:val="1"/>
          <w:numId w:val="77"/>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E8189D">
      <w:pPr>
        <w:pStyle w:val="ListParagraph"/>
        <w:numPr>
          <w:ilvl w:val="1"/>
          <w:numId w:val="77"/>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196" w:name="Step_4:_Test_the_Policy"/>
      <w:bookmarkStart w:id="1197" w:name="_bookmark1473"/>
      <w:bookmarkEnd w:id="1196"/>
      <w:bookmarkEnd w:id="1197"/>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pPr>
        <w:pStyle w:val="ListParagraph"/>
        <w:numPr>
          <w:ilvl w:val="0"/>
          <w:numId w:val="76"/>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pPr>
        <w:pStyle w:val="ListParagraph"/>
        <w:numPr>
          <w:ilvl w:val="0"/>
          <w:numId w:val="76"/>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160"/>
          <w:footerReference w:type="default" r:id="rId161"/>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pPr>
        <w:pStyle w:val="ListParagraph"/>
        <w:numPr>
          <w:ilvl w:val="0"/>
          <w:numId w:val="76"/>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pPr>
        <w:pStyle w:val="ListParagraph"/>
        <w:numPr>
          <w:ilvl w:val="0"/>
          <w:numId w:val="76"/>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198" w:name="Step_5:_Remove_the_Components_for_This_T"/>
      <w:bookmarkStart w:id="1199" w:name="_bookmark1474"/>
      <w:bookmarkEnd w:id="1198"/>
      <w:bookmarkEnd w:id="1199"/>
      <w:r w:rsidRPr="001058B5">
        <w:t xml:space="preserve">Step 5: </w:t>
      </w:r>
      <w:r w:rsidR="00AB27B7">
        <w:t>Xoá các thành phần cho hướng dẫn này</w:t>
      </w:r>
    </w:p>
    <w:p w14:paraId="3F576B89" w14:textId="7AD757AB" w:rsidR="008C539B" w:rsidRPr="001058B5" w:rsidRDefault="00AB27B7">
      <w:pPr>
        <w:pStyle w:val="ListParagraph"/>
        <w:numPr>
          <w:ilvl w:val="0"/>
          <w:numId w:val="75"/>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AB27B7">
      <w:pPr>
        <w:pStyle w:val="ListParagraph"/>
        <w:numPr>
          <w:ilvl w:val="0"/>
          <w:numId w:val="75"/>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200" w:name="Tutorial:_Implementing_a_Policy_with_a_D"/>
      <w:bookmarkStart w:id="1201" w:name="_bookmark1475"/>
      <w:bookmarkEnd w:id="1200"/>
      <w:bookmarkEnd w:id="1201"/>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rsidP="006F7931">
      <w:pPr>
        <w:pStyle w:val="ListParagraph"/>
        <w:numPr>
          <w:ilvl w:val="1"/>
          <w:numId w:val="137"/>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8D1AB8" w:rsidP="006F7931">
      <w:pPr>
        <w:pStyle w:val="ListParagraph"/>
        <w:numPr>
          <w:ilvl w:val="1"/>
          <w:numId w:val="137"/>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8D1AB8" w:rsidP="006F7931">
      <w:pPr>
        <w:pStyle w:val="ListParagraph"/>
        <w:numPr>
          <w:ilvl w:val="1"/>
          <w:numId w:val="137"/>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202" w:name="_bookmark1476"/>
      <w:bookmarkStart w:id="1203" w:name="_bookmark1477"/>
      <w:bookmarkEnd w:id="1202"/>
      <w:bookmarkEnd w:id="1203"/>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5E28A0">
      <w:pPr>
        <w:pStyle w:val="ListParagraph"/>
        <w:numPr>
          <w:ilvl w:val="1"/>
          <w:numId w:val="75"/>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5E28A0">
      <w:pPr>
        <w:pStyle w:val="ListParagraph"/>
        <w:numPr>
          <w:ilvl w:val="1"/>
          <w:numId w:val="75"/>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5E28A0">
      <w:pPr>
        <w:pStyle w:val="ListParagraph"/>
        <w:numPr>
          <w:ilvl w:val="1"/>
          <w:numId w:val="75"/>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204" w:name="Step_1:_Create_User_Accounts_and_Sample_"/>
      <w:bookmarkStart w:id="1205" w:name="_bookmark1478"/>
      <w:bookmarkEnd w:id="1204"/>
      <w:bookmarkEnd w:id="1205"/>
      <w:r w:rsidRPr="001058B5">
        <w:t xml:space="preserve">Step 1: </w:t>
      </w:r>
      <w:r w:rsidR="005E28A0">
        <w:t>Tạo các tài khoản và bảng mẫu</w:t>
      </w:r>
    </w:p>
    <w:p w14:paraId="2331CEAF" w14:textId="3898AE42" w:rsidR="008C539B" w:rsidRPr="001058B5" w:rsidRDefault="005E28A0">
      <w:pPr>
        <w:pStyle w:val="ListParagraph"/>
        <w:numPr>
          <w:ilvl w:val="0"/>
          <w:numId w:val="74"/>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5E28A0">
      <w:pPr>
        <w:pStyle w:val="ListParagraph"/>
        <w:numPr>
          <w:ilvl w:val="0"/>
          <w:numId w:val="74"/>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pPr>
        <w:pStyle w:val="ListParagraph"/>
        <w:numPr>
          <w:ilvl w:val="0"/>
          <w:numId w:val="74"/>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5E28A0">
      <w:pPr>
        <w:pStyle w:val="ListParagraph"/>
        <w:numPr>
          <w:ilvl w:val="0"/>
          <w:numId w:val="74"/>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pPr>
        <w:pStyle w:val="ListParagraph"/>
        <w:numPr>
          <w:ilvl w:val="0"/>
          <w:numId w:val="74"/>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F313E7">
      <w:pPr>
        <w:pStyle w:val="ListParagraph"/>
        <w:numPr>
          <w:ilvl w:val="0"/>
          <w:numId w:val="74"/>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pPr>
        <w:pStyle w:val="ListParagraph"/>
        <w:numPr>
          <w:ilvl w:val="0"/>
          <w:numId w:val="74"/>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F313E7">
      <w:pPr>
        <w:pStyle w:val="ListParagraph"/>
        <w:numPr>
          <w:ilvl w:val="0"/>
          <w:numId w:val="74"/>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206" w:name="Step_2:_Create_a_Database_Session-Based_"/>
      <w:bookmarkStart w:id="1207" w:name="_bookmark1479"/>
      <w:bookmarkEnd w:id="1206"/>
      <w:bookmarkEnd w:id="1207"/>
      <w:r w:rsidRPr="001058B5">
        <w:t xml:space="preserve">Step 2: </w:t>
      </w:r>
      <w:r w:rsidR="00F313E7" w:rsidRPr="00F313E7">
        <w:t>Tạo một ngữ cảnh ứng dụng CSDL theo phiên</w:t>
      </w:r>
    </w:p>
    <w:p w14:paraId="3297D529" w14:textId="56268FA2" w:rsidR="008C539B" w:rsidRPr="001058B5" w:rsidRDefault="00F313E7">
      <w:pPr>
        <w:pStyle w:val="ListParagraph"/>
        <w:numPr>
          <w:ilvl w:val="0"/>
          <w:numId w:val="73"/>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pPr>
        <w:pStyle w:val="ListParagraph"/>
        <w:numPr>
          <w:ilvl w:val="0"/>
          <w:numId w:val="73"/>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208" w:name="Step_3:_Create_a_PL/SQL_Package_to_Set_t"/>
      <w:bookmarkStart w:id="1209" w:name="_bookmark1480"/>
      <w:bookmarkEnd w:id="1208"/>
      <w:bookmarkEnd w:id="1209"/>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F313E7">
      <w:pPr>
        <w:pStyle w:val="ListParagraph"/>
        <w:numPr>
          <w:ilvl w:val="1"/>
          <w:numId w:val="73"/>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F313E7">
      <w:pPr>
        <w:pStyle w:val="ListParagraph"/>
        <w:numPr>
          <w:ilvl w:val="1"/>
          <w:numId w:val="73"/>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F313E7">
      <w:pPr>
        <w:pStyle w:val="ListParagraph"/>
        <w:numPr>
          <w:ilvl w:val="1"/>
          <w:numId w:val="73"/>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F313E7">
      <w:pPr>
        <w:pStyle w:val="ListParagraph"/>
        <w:numPr>
          <w:ilvl w:val="1"/>
          <w:numId w:val="73"/>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210" w:name="Step_4:_Create_a_Logon_Trigger_to_Run_th"/>
      <w:bookmarkStart w:id="1211" w:name="_bookmark1481"/>
      <w:bookmarkEnd w:id="1210"/>
      <w:bookmarkEnd w:id="1211"/>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212" w:name="Step_5:_Create_a_PL/SQL_Policy_Function_"/>
      <w:bookmarkStart w:id="1213" w:name="_bookmark1482"/>
      <w:bookmarkEnd w:id="1212"/>
      <w:bookmarkEnd w:id="1213"/>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214" w:name="Step_6:_Create_the_New_Security_Policy"/>
      <w:bookmarkStart w:id="1215" w:name="_bookmark1483"/>
      <w:bookmarkEnd w:id="1214"/>
      <w:bookmarkEnd w:id="1215"/>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216" w:name="Step_7:_Test_the_New_Policy"/>
      <w:bookmarkStart w:id="1217" w:name="_bookmark1484"/>
      <w:bookmarkEnd w:id="1216"/>
      <w:bookmarkEnd w:id="1217"/>
      <w:r w:rsidRPr="001058B5">
        <w:t xml:space="preserve">Step 7: </w:t>
      </w:r>
      <w:r w:rsidR="00CC1793" w:rsidRPr="00CC1793">
        <w:t>Chạy thử chính sách mới</w:t>
      </w:r>
    </w:p>
    <w:p w14:paraId="62EE1FA6" w14:textId="11A7C6F3" w:rsidR="008C539B" w:rsidRPr="001058B5" w:rsidRDefault="00CC1793">
      <w:pPr>
        <w:pStyle w:val="ListParagraph"/>
        <w:numPr>
          <w:ilvl w:val="0"/>
          <w:numId w:val="72"/>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CC1793">
      <w:pPr>
        <w:pStyle w:val="ListParagraph"/>
        <w:numPr>
          <w:ilvl w:val="0"/>
          <w:numId w:val="72"/>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pPr>
        <w:pStyle w:val="ListParagraph"/>
        <w:numPr>
          <w:ilvl w:val="0"/>
          <w:numId w:val="72"/>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CC1793">
      <w:pPr>
        <w:pStyle w:val="ListParagraph"/>
        <w:numPr>
          <w:ilvl w:val="1"/>
          <w:numId w:val="73"/>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CC1793">
      <w:pPr>
        <w:pStyle w:val="ListParagraph"/>
        <w:numPr>
          <w:ilvl w:val="1"/>
          <w:numId w:val="73"/>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77777777" w:rsidR="008C539B" w:rsidRPr="001058B5" w:rsidRDefault="008D1AB8">
      <w:pPr>
        <w:pStyle w:val="BodyText"/>
        <w:spacing w:before="1"/>
        <w:rPr>
          <w:rFonts w:ascii="Arial" w:hAnsi="Arial" w:cs="Arial"/>
          <w:sz w:val="18"/>
        </w:rPr>
      </w:pPr>
      <w:r>
        <w:rPr>
          <w:rFonts w:ascii="Arial" w:hAnsi="Arial" w:cs="Arial"/>
        </w:rPr>
        <w:pict w14:anchorId="58206874">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14:paraId="497A7CA0" w14:textId="73B1C408"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8D1AB8">
        <w:rPr>
          <w:rFonts w:ascii="Arial" w:hAnsi="Arial" w:cs="Arial"/>
          <w:sz w:val="5"/>
        </w:rPr>
      </w:r>
      <w:r w:rsidR="008D1AB8">
        <w:rPr>
          <w:rFonts w:ascii="Arial" w:hAnsi="Arial" w:cs="Arial"/>
          <w:sz w:val="5"/>
        </w:rPr>
        <w:pict w14:anchorId="2C7F13F0">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anchorlock/>
          </v:group>
        </w:pic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6F7931">
      <w:pPr>
        <w:pStyle w:val="ListParagraph"/>
        <w:numPr>
          <w:ilvl w:val="1"/>
          <w:numId w:val="137"/>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218" w:name="Step_8:_Remove_the_Components_for_This_T"/>
      <w:bookmarkStart w:id="1219" w:name="_bookmark1487"/>
      <w:bookmarkEnd w:id="1218"/>
      <w:bookmarkEnd w:id="1219"/>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CC1793">
      <w:pPr>
        <w:pStyle w:val="ListParagraph"/>
        <w:numPr>
          <w:ilvl w:val="0"/>
          <w:numId w:val="71"/>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pPr>
        <w:pStyle w:val="ListParagraph"/>
        <w:numPr>
          <w:ilvl w:val="0"/>
          <w:numId w:val="71"/>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pPr>
        <w:pStyle w:val="ListParagraph"/>
        <w:numPr>
          <w:ilvl w:val="0"/>
          <w:numId w:val="71"/>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220" w:name="Tutorial:_Implementing_an_Oracle_Virtual"/>
      <w:bookmarkStart w:id="1221" w:name="_bookmark1488"/>
      <w:bookmarkEnd w:id="1220"/>
      <w:bookmarkEnd w:id="1221"/>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8D1AB8" w:rsidP="006F7931">
      <w:pPr>
        <w:pStyle w:val="ListParagraph"/>
        <w:numPr>
          <w:ilvl w:val="1"/>
          <w:numId w:val="137"/>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222" w:name="_bookmark1489"/>
      <w:bookmarkEnd w:id="1222"/>
      <w:r>
        <w:t>Nói về hướng dẫn này</w:t>
      </w:r>
    </w:p>
    <w:bookmarkStart w:id="1223" w:name="_bookmark1492"/>
    <w:bookmarkEnd w:id="1223"/>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224" w:name="_bookmark1490"/>
        <w:bookmarkEnd w:id="1224"/>
        <w:r w:rsidRPr="001058B5">
          <w:rPr>
            <w:rFonts w:ascii="Arial" w:hAnsi="Arial" w:cs="Arial"/>
          </w:rPr>
          <w:t>page 7-11</w:t>
        </w:r>
        <w:bookmarkStart w:id="1225" w:name="_bookmark1491"/>
        <w:bookmarkEnd w:id="1225"/>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226" w:name="Step_1:_Create_User_Accounts_and_Other_C"/>
      <w:bookmarkStart w:id="1227" w:name="_bookmark1493"/>
      <w:bookmarkEnd w:id="1226"/>
      <w:bookmarkEnd w:id="1227"/>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pPr>
        <w:pStyle w:val="ListParagraph"/>
        <w:numPr>
          <w:ilvl w:val="1"/>
          <w:numId w:val="71"/>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E2178B">
      <w:pPr>
        <w:pStyle w:val="ListParagraph"/>
        <w:numPr>
          <w:ilvl w:val="1"/>
          <w:numId w:val="71"/>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E2178B">
      <w:pPr>
        <w:pStyle w:val="ListParagraph"/>
        <w:numPr>
          <w:ilvl w:val="1"/>
          <w:numId w:val="71"/>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228" w:name="Step_2:_Create_the_Two_Policy_Groups"/>
      <w:bookmarkStart w:id="1229" w:name="_bookmark1494"/>
      <w:bookmarkEnd w:id="1228"/>
      <w:bookmarkEnd w:id="1229"/>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pPr>
        <w:pStyle w:val="ListParagraph"/>
        <w:numPr>
          <w:ilvl w:val="0"/>
          <w:numId w:val="70"/>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pPr>
        <w:pStyle w:val="ListParagraph"/>
        <w:numPr>
          <w:ilvl w:val="0"/>
          <w:numId w:val="70"/>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pPr>
        <w:pStyle w:val="ListParagraph"/>
        <w:numPr>
          <w:ilvl w:val="0"/>
          <w:numId w:val="70"/>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230" w:name="Step_3:_Create_PL/SQL_Functions_to_Contr"/>
      <w:bookmarkStart w:id="1231" w:name="_bookmark1495"/>
      <w:bookmarkEnd w:id="1230"/>
      <w:bookmarkEnd w:id="1231"/>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pPr>
        <w:pStyle w:val="ListParagraph"/>
        <w:numPr>
          <w:ilvl w:val="0"/>
          <w:numId w:val="69"/>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pPr>
        <w:pStyle w:val="ListParagraph"/>
        <w:numPr>
          <w:ilvl w:val="0"/>
          <w:numId w:val="69"/>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232" w:name="Step_4:_Add_the_PL/SQL_Functions_to_the_"/>
      <w:bookmarkStart w:id="1233" w:name="_bookmark1496"/>
      <w:bookmarkEnd w:id="1232"/>
      <w:bookmarkEnd w:id="1233"/>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2F0D83">
      <w:pPr>
        <w:pStyle w:val="ListParagraph"/>
        <w:numPr>
          <w:ilvl w:val="1"/>
          <w:numId w:val="69"/>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2F0D83">
      <w:pPr>
        <w:pStyle w:val="ListParagraph"/>
        <w:numPr>
          <w:ilvl w:val="1"/>
          <w:numId w:val="69"/>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162"/>
          <w:footerReference w:type="default" r:id="rId163"/>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234" w:name="Step_5:_Create_the_Driving_Application_C"/>
      <w:bookmarkStart w:id="1235" w:name="_bookmark1497"/>
      <w:bookmarkEnd w:id="1234"/>
      <w:bookmarkEnd w:id="1235"/>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2F0D83">
      <w:pPr>
        <w:pStyle w:val="ListParagraph"/>
        <w:numPr>
          <w:ilvl w:val="0"/>
          <w:numId w:val="68"/>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AE017F">
      <w:pPr>
        <w:pStyle w:val="ListParagraph"/>
        <w:numPr>
          <w:ilvl w:val="0"/>
          <w:numId w:val="68"/>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AE017F">
      <w:pPr>
        <w:pStyle w:val="ListParagraph"/>
        <w:numPr>
          <w:ilvl w:val="0"/>
          <w:numId w:val="68"/>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AE017F">
      <w:pPr>
        <w:pStyle w:val="ListParagraph"/>
        <w:numPr>
          <w:ilvl w:val="0"/>
          <w:numId w:val="68"/>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236" w:name="Step_6:_Test_the_Policy_Groups"/>
      <w:bookmarkStart w:id="1237" w:name="_bookmark1498"/>
      <w:bookmarkEnd w:id="1236"/>
      <w:bookmarkEnd w:id="1237"/>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AE017F">
      <w:pPr>
        <w:pStyle w:val="ListParagraph"/>
        <w:numPr>
          <w:ilvl w:val="0"/>
          <w:numId w:val="67"/>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pPr>
        <w:pStyle w:val="ListParagraph"/>
        <w:numPr>
          <w:ilvl w:val="0"/>
          <w:numId w:val="67"/>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AE017F">
      <w:pPr>
        <w:pStyle w:val="ListParagraph"/>
        <w:numPr>
          <w:ilvl w:val="0"/>
          <w:numId w:val="67"/>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pPr>
        <w:pStyle w:val="ListParagraph"/>
        <w:numPr>
          <w:ilvl w:val="0"/>
          <w:numId w:val="67"/>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AE017F">
      <w:pPr>
        <w:pStyle w:val="ListParagraph"/>
        <w:numPr>
          <w:ilvl w:val="0"/>
          <w:numId w:val="67"/>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238" w:name="_bookmark1499"/>
      <w:bookmarkEnd w:id="1238"/>
      <w:r w:rsidRPr="001058B5">
        <w:t xml:space="preserve">Step 7: </w:t>
      </w:r>
      <w:r w:rsidR="00AE017F" w:rsidRPr="00AE017F">
        <w:t>Xoá các thành phần trong hướng dẫn này</w:t>
      </w:r>
    </w:p>
    <w:p w14:paraId="6410F61E" w14:textId="239D0ADE" w:rsidR="008C539B" w:rsidRPr="001058B5" w:rsidRDefault="00AE017F">
      <w:pPr>
        <w:pStyle w:val="ListParagraph"/>
        <w:numPr>
          <w:ilvl w:val="0"/>
          <w:numId w:val="66"/>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pPr>
        <w:pStyle w:val="ListParagraph"/>
        <w:numPr>
          <w:ilvl w:val="0"/>
          <w:numId w:val="66"/>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239" w:name="How_Oracle_Virtual_Private_Database_Work"/>
      <w:bookmarkStart w:id="1240" w:name="_bookmark1500"/>
      <w:bookmarkEnd w:id="1239"/>
      <w:bookmarkEnd w:id="1240"/>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8D1AB8" w:rsidP="006F7931">
      <w:pPr>
        <w:pStyle w:val="ListParagraph"/>
        <w:numPr>
          <w:ilvl w:val="1"/>
          <w:numId w:val="137"/>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098F935C" w14:textId="77777777" w:rsidR="00B55B3B" w:rsidRPr="001058B5" w:rsidRDefault="00B55B3B" w:rsidP="00B55B3B">
      <w:pPr>
        <w:pStyle w:val="Heading4"/>
        <w:spacing w:before="1"/>
        <w:ind w:left="100"/>
      </w:pPr>
      <w:bookmarkStart w:id="1241" w:name="_bookmark1501"/>
      <w:bookmarkEnd w:id="1241"/>
      <w:r w:rsidRPr="00C10A51">
        <w:t>Sử dụng chính sách Oracle VPD với Editions</w:t>
      </w:r>
    </w:p>
    <w:p w14:paraId="6414DC67" w14:textId="77777777" w:rsidR="00B55B3B" w:rsidRPr="001058B5" w:rsidRDefault="00B55B3B" w:rsidP="00B55B3B">
      <w:pPr>
        <w:pStyle w:val="BodyText"/>
        <w:spacing w:before="80" w:line="232" w:lineRule="auto"/>
        <w:ind w:left="1660" w:right="802"/>
        <w:rPr>
          <w:rFonts w:ascii="Arial" w:hAnsi="Arial" w:cs="Arial"/>
        </w:rPr>
      </w:pPr>
      <w:r w:rsidRPr="00C10A51">
        <w:rPr>
          <w:rFonts w:ascii="Arial" w:hAnsi="Arial" w:cs="Arial"/>
        </w:rPr>
        <w:t>Nếu bạn đang chuẩn bị một ứng dụng cho phiên bản mới và bạn bao mỗi bảng ứng dụng sử dụng với chế độ xem edition, thì bạn phải di chuyển các chính sách VPD bảo vệ các bảng này đến edition view</w:t>
      </w:r>
      <w:r w:rsidRPr="001058B5">
        <w:rPr>
          <w:rFonts w:ascii="Arial" w:hAnsi="Arial" w:cs="Arial"/>
        </w:rPr>
        <w:t>.</w:t>
      </w:r>
    </w:p>
    <w:p w14:paraId="0F584D2A" w14:textId="77777777" w:rsidR="00B55B3B" w:rsidRPr="001058B5" w:rsidRDefault="00B55B3B" w:rsidP="00B55B3B">
      <w:pPr>
        <w:pStyle w:val="BodyText"/>
        <w:spacing w:before="117" w:line="232" w:lineRule="auto"/>
        <w:ind w:left="1660" w:right="736"/>
        <w:rPr>
          <w:rFonts w:ascii="Arial" w:hAnsi="Arial" w:cs="Arial"/>
        </w:rPr>
      </w:pPr>
      <w:r w:rsidRPr="00C10A51">
        <w:rPr>
          <w:rFonts w:ascii="Arial" w:hAnsi="Arial" w:cs="Arial"/>
        </w:rPr>
        <w:t>Khi một đối tượng được ấn bản có chính sách VPD, thì nó sẽ áp dụng trong tất cả các phiên bản mà đối tượng có thể nhìn thấy. Khi một đối tượng được ấn bản được hiện thực hóa, bất kỳ chính sách VPD nào được đính kèm với nó đều được gắn với sự xuất hiện thực tế mới. Khi bạn vừa mới áp dụng chính sách VPD cho đối tượng ấn bản kế thừa, hành động này sẽ hiện thực hóa nó</w:t>
      </w:r>
      <w:r w:rsidRPr="001058B5">
        <w:rPr>
          <w:rFonts w:ascii="Arial" w:hAnsi="Arial" w:cs="Arial"/>
        </w:rPr>
        <w:t>.</w:t>
      </w:r>
    </w:p>
    <w:p w14:paraId="4994ED65" w14:textId="77777777" w:rsidR="00B55B3B" w:rsidRPr="001058B5" w:rsidRDefault="00B55B3B" w:rsidP="00B55B3B">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1640AD0" w14:textId="77777777" w:rsidR="00B55B3B" w:rsidRPr="001058B5" w:rsidRDefault="00B55B3B" w:rsidP="00B55B3B">
      <w:pPr>
        <w:pStyle w:val="BodyText"/>
        <w:spacing w:before="10"/>
        <w:rPr>
          <w:rFonts w:ascii="Arial" w:hAnsi="Arial" w:cs="Arial"/>
        </w:rPr>
      </w:pPr>
    </w:p>
    <w:p w14:paraId="25FFC693" w14:textId="77777777" w:rsidR="00B55B3B" w:rsidRPr="001058B5" w:rsidRDefault="00B55B3B" w:rsidP="00B55B3B">
      <w:pPr>
        <w:pStyle w:val="Heading4"/>
        <w:ind w:left="100"/>
      </w:pPr>
      <w:bookmarkStart w:id="1242" w:name="Using_SELECT_FOR_UPDATE_in_User_Queries_"/>
      <w:bookmarkStart w:id="1243" w:name="_bookmark1503"/>
      <w:bookmarkEnd w:id="1242"/>
      <w:bookmarkEnd w:id="1243"/>
      <w:r w:rsidRPr="00C10A51">
        <w:t>Sử dụng  SELECT FOR UPDATE trong truy vấn của user trong VPD-Protected Tables</w:t>
      </w:r>
    </w:p>
    <w:p w14:paraId="6071B65D" w14:textId="77777777" w:rsidR="00B55B3B" w:rsidRPr="001058B5" w:rsidRDefault="00B55B3B" w:rsidP="00B55B3B">
      <w:pPr>
        <w:pStyle w:val="BodyText"/>
        <w:spacing w:before="82" w:line="230" w:lineRule="auto"/>
        <w:ind w:left="1659" w:right="710"/>
        <w:rPr>
          <w:rFonts w:ascii="Arial" w:hAnsi="Arial" w:cs="Arial"/>
        </w:rPr>
      </w:pPr>
      <w:r w:rsidRPr="00943C51">
        <w:rPr>
          <w:rFonts w:ascii="Arial" w:hAnsi="Arial" w:cs="Arial"/>
        </w:rPr>
        <w:t>Theo nguyên tắc chung, người dùng không nên gộp mệnh đề FOR UPDATE khi truy vấn các bảng được bảo vệ bởi VPD. Công nghệ VPD phụ thuộc vào việc viết lại truy vấn của người dùng dựa trên chế độ xem nội tuyến bao gồm điều kiện VPD được tạo bởi hàm chính sách VPD. Bởi vì điều này, những hạn chế tương tự trên các view cũng áp dụng cho các bảng được bảo vệ bởi VPD. Nếu truy vấn của người dùng đối với bảng được bảo vệ bởi VPD bao gồm mệnh đề FOR UPDATE trong câu lệnh SELECT, trong hầu hết các trường hợp, truy vấn có thể không hoạt động. Tuy nhiên, truy vấn của người dùng có thể hoạt động trong một số trường hợp nếu chế độ xem nội tuyến do VPD tạo đủ đơn giản</w:t>
      </w:r>
      <w:r w:rsidRPr="001058B5">
        <w:rPr>
          <w:rFonts w:ascii="Arial" w:hAnsi="Arial" w:cs="Arial"/>
        </w:rPr>
        <w:t>.</w:t>
      </w:r>
    </w:p>
    <w:p w14:paraId="056DFA23" w14:textId="77777777" w:rsidR="00B55B3B" w:rsidRPr="001058B5" w:rsidRDefault="00B55B3B" w:rsidP="00B55B3B">
      <w:pPr>
        <w:pStyle w:val="BodyText"/>
        <w:spacing w:before="7"/>
        <w:rPr>
          <w:rFonts w:ascii="Arial" w:hAnsi="Arial" w:cs="Arial"/>
          <w:sz w:val="17"/>
        </w:rPr>
      </w:pPr>
    </w:p>
    <w:p w14:paraId="6721B6DA" w14:textId="77777777" w:rsidR="00B55B3B" w:rsidRPr="001058B5" w:rsidRDefault="00B55B3B" w:rsidP="00B55B3B">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1370B47F" w14:textId="77777777" w:rsidR="00B55B3B" w:rsidRPr="001058B5" w:rsidRDefault="00B55B3B" w:rsidP="00B55B3B">
      <w:pPr>
        <w:pStyle w:val="BodyText"/>
        <w:spacing w:before="8"/>
        <w:rPr>
          <w:rFonts w:ascii="Arial" w:hAnsi="Arial" w:cs="Arial"/>
        </w:rPr>
      </w:pPr>
    </w:p>
    <w:p w14:paraId="65C923CE" w14:textId="77777777" w:rsidR="00B55B3B" w:rsidRPr="001058B5" w:rsidRDefault="00B55B3B" w:rsidP="00B55B3B">
      <w:pPr>
        <w:pStyle w:val="Heading4"/>
        <w:ind w:left="100"/>
      </w:pPr>
      <w:bookmarkStart w:id="1244" w:name="How_Oracle_Virtual_Private_Database_Poli"/>
      <w:bookmarkStart w:id="1245" w:name="_bookmark1505"/>
      <w:bookmarkEnd w:id="1244"/>
      <w:bookmarkEnd w:id="1245"/>
      <w:r w:rsidRPr="00943C51">
        <w:rPr>
          <w:spacing w:val="-23"/>
        </w:rPr>
        <w:t>Oracle Virtual Private Database Policies ảnh hưởng đến Outer or ANSI Join như thế nào</w:t>
      </w:r>
    </w:p>
    <w:p w14:paraId="706F9476" w14:textId="77777777" w:rsidR="00B55B3B" w:rsidRPr="001058B5" w:rsidRDefault="00B55B3B" w:rsidP="00B55B3B">
      <w:pPr>
        <w:pStyle w:val="BodyText"/>
        <w:spacing w:before="79" w:line="232" w:lineRule="auto"/>
        <w:ind w:left="1660" w:right="700"/>
        <w:rPr>
          <w:rFonts w:ascii="Arial" w:hAnsi="Arial" w:cs="Arial"/>
        </w:rPr>
      </w:pPr>
      <w:r w:rsidRPr="0037227D">
        <w:rPr>
          <w:rFonts w:ascii="Arial" w:hAnsi="Arial" w:cs="Arial"/>
        </w:rPr>
        <w:t>Cơ sở dữ liệu riêng ảo của Oracle viết lại SQL bằng cách sử dụng các view động. Đối với SQL có chứa outer join hoặc ANSI, một số view có thể không hợp nhất và một số chỉ mục có thể không được sử dụng. Vấn đề này là giới hạn tối ưu hóa. Để khắc phục vấn đề này, hãy viết lại SQL để không sử dụng các phép outer join hoặc các phép ANSI</w:t>
      </w:r>
      <w:r w:rsidRPr="001058B5">
        <w:rPr>
          <w:rFonts w:ascii="Arial" w:hAnsi="Arial" w:cs="Arial"/>
        </w:rPr>
        <w:t>.</w:t>
      </w:r>
    </w:p>
    <w:p w14:paraId="039F7206" w14:textId="77777777" w:rsidR="00B55B3B" w:rsidRPr="001058B5" w:rsidRDefault="00B55B3B" w:rsidP="00B55B3B">
      <w:pPr>
        <w:spacing w:line="232" w:lineRule="auto"/>
        <w:rPr>
          <w:rFonts w:ascii="Arial" w:hAnsi="Arial" w:cs="Arial"/>
        </w:rPr>
        <w:sectPr w:rsidR="00B55B3B" w:rsidRPr="001058B5">
          <w:headerReference w:type="even" r:id="rId164"/>
          <w:headerReference w:type="default" r:id="rId165"/>
          <w:pgSz w:w="12240" w:h="15840"/>
          <w:pgMar w:top="840" w:right="1060" w:bottom="860" w:left="1100" w:header="549" w:footer="663" w:gutter="0"/>
          <w:cols w:space="720"/>
        </w:sectPr>
      </w:pPr>
    </w:p>
    <w:p w14:paraId="16E60D19" w14:textId="77777777" w:rsidR="00B55B3B" w:rsidRPr="001058B5" w:rsidRDefault="00B55B3B" w:rsidP="00B55B3B">
      <w:pPr>
        <w:pStyle w:val="BodyText"/>
        <w:spacing w:before="2"/>
        <w:rPr>
          <w:rFonts w:ascii="Arial" w:hAnsi="Arial" w:cs="Arial"/>
          <w:sz w:val="23"/>
        </w:rPr>
      </w:pPr>
    </w:p>
    <w:p w14:paraId="12914569" w14:textId="77777777" w:rsidR="00B55B3B" w:rsidRPr="001058B5" w:rsidRDefault="00B55B3B" w:rsidP="00B55B3B">
      <w:pPr>
        <w:pStyle w:val="Heading4"/>
        <w:spacing w:before="107"/>
      </w:pPr>
      <w:bookmarkStart w:id="1246" w:name="How_Oracle_Virtual_Private_Database_Secu"/>
      <w:bookmarkStart w:id="1247" w:name="_bookmark1508"/>
      <w:bookmarkEnd w:id="1246"/>
      <w:bookmarkEnd w:id="1247"/>
      <w:r w:rsidRPr="0037227D">
        <w:rPr>
          <w:spacing w:val="-23"/>
        </w:rPr>
        <w:t>Oracle Virtual Private Database Security Policies  hoạt động với  ứng dụng như thế nào</w:t>
      </w:r>
    </w:p>
    <w:p w14:paraId="6A209200" w14:textId="77777777" w:rsidR="00B55B3B" w:rsidRPr="001058B5" w:rsidRDefault="00B55B3B" w:rsidP="00B55B3B">
      <w:pPr>
        <w:pStyle w:val="BodyText"/>
        <w:spacing w:before="79" w:line="232" w:lineRule="auto"/>
        <w:ind w:left="2259" w:right="187"/>
        <w:rPr>
          <w:rFonts w:ascii="Arial" w:hAnsi="Arial" w:cs="Arial"/>
        </w:rPr>
      </w:pPr>
      <w:r w:rsidRPr="003926A3">
        <w:rPr>
          <w:rFonts w:ascii="Arial" w:hAnsi="Arial" w:cs="Arial"/>
        </w:rPr>
        <w:t>Chính sách bảo mật của VPD được áp dụng trong chính csdl, chứ không phải trong một ứng dụng. Do đó, người dùng cố gắng truy cập dữ liệu bằng cách sử dụng một ứng dụng khác không thể bỏ qua chính sách bảo mật của Oracle VPD. Một ưu điểm khác của việc tạo ra chính sách bảo mật trong cơ sở dữ liệu là bạn duy trì nó ở một nơi trung tâm, thay vì duy trì các chính sách bảo mật cá nhân trong nhiều ứng dụng. Cơ sở dữ liệu riêng ảo của Oracle cung cấp bảo mật mạnh hơn bảo mật dựa trên ứng dụng, với chi phí sở hữu thấp hơn</w:t>
      </w:r>
      <w:r w:rsidRPr="001058B5">
        <w:rPr>
          <w:rFonts w:ascii="Arial" w:hAnsi="Arial" w:cs="Arial"/>
        </w:rPr>
        <w:t>.</w:t>
      </w:r>
    </w:p>
    <w:p w14:paraId="7E8E076D" w14:textId="77777777" w:rsidR="00B55B3B" w:rsidRPr="001058B5" w:rsidRDefault="00B55B3B" w:rsidP="00B55B3B">
      <w:pPr>
        <w:pStyle w:val="BodyText"/>
        <w:spacing w:before="114" w:line="230" w:lineRule="auto"/>
        <w:ind w:left="2259" w:right="123"/>
        <w:rPr>
          <w:rFonts w:ascii="Arial" w:hAnsi="Arial" w:cs="Arial"/>
        </w:rPr>
      </w:pPr>
      <w:r w:rsidRPr="003926A3">
        <w:rPr>
          <w:rFonts w:ascii="Arial" w:hAnsi="Arial" w:cs="Arial"/>
        </w:rPr>
        <w:t>Bạn có thể muốn thực thi các chính sách bảo mật khác nhau tùy thuộc vào ứng dụng đang truy cập dữ liệu. Hãy xem xét một tình huống trong đó có hai ứng dụng, Order Entry và Inventory, cả hai đều truy cập vào bảng đơn đặt hàng. Bạn có thể muốn ứng dụng Inventory sử dụng chính sách giới hạn quyền truy cập dựa trên loại sản phẩm. Đồng thời, bạn có thể muốn có ứng dụng Order Entry sử dụng chính sách hạn chế quyền truy cập dựa trên số khách hàng</w:t>
      </w:r>
      <w:r w:rsidRPr="001058B5">
        <w:rPr>
          <w:rFonts w:ascii="Arial" w:hAnsi="Arial" w:cs="Arial"/>
        </w:rPr>
        <w:t>.</w:t>
      </w:r>
    </w:p>
    <w:p w14:paraId="29BFE359" w14:textId="77777777" w:rsidR="00B55B3B" w:rsidRPr="001058B5" w:rsidRDefault="00B55B3B" w:rsidP="00B55B3B">
      <w:pPr>
        <w:pStyle w:val="BodyText"/>
        <w:spacing w:line="232" w:lineRule="auto"/>
        <w:ind w:left="2260"/>
        <w:rPr>
          <w:rFonts w:ascii="Arial" w:hAnsi="Arial" w:cs="Arial"/>
        </w:rPr>
      </w:pPr>
      <w:r w:rsidRPr="003926A3">
        <w:rPr>
          <w:rFonts w:ascii="Arial" w:hAnsi="Arial" w:cs="Arial"/>
        </w:rPr>
        <w:t>Trong trường hợp này, bạn phải phân vùng việc sử dụng truy cập chi tiết theo ứng dụng. Nếu không, cả hai chính sách sẽ được ghép nối tự động với nhau, có thể không phải là kết quả mà bạn muốn. Bạn có thể chỉ định hai hoặc nhiều nhóm chính sách và ngữ cảnh ứng dụngkiểm soát xác định nhóm chính sách nào có hiệu lực cho một giao tác cụ thể. Bạn cũng có thể chỉ định các chính sách mặc định luôn áp dụng cho truy cập dữ liệu. Trong một ứng dụng được lưu trữ, ví dụ, truy cập dữ liệu sẽ bị giới hạn bởi ID người đăng ký. Xem "Tutorial: Triển khai nhóm chính sách cơ sở dữ liệu riêng ảo của Oracle" trêntrang 7-28 cho ví dụ về cách bạn có thể tạo các nhóm chính sách sử dụng ngữ cảnh ứng dụng để xác định nhóm nào sẽ được sử dụng</w:t>
      </w:r>
      <w:r w:rsidRPr="001058B5">
        <w:rPr>
          <w:rFonts w:ascii="Arial" w:hAnsi="Arial" w:cs="Arial"/>
        </w:rPr>
        <w:t>.</w:t>
      </w:r>
    </w:p>
    <w:p w14:paraId="4181A5D3" w14:textId="77777777" w:rsidR="00B55B3B" w:rsidRPr="001058B5" w:rsidRDefault="00B55B3B" w:rsidP="00B55B3B">
      <w:pPr>
        <w:pStyle w:val="BodyText"/>
        <w:rPr>
          <w:rFonts w:ascii="Arial" w:hAnsi="Arial" w:cs="Arial"/>
          <w:sz w:val="25"/>
        </w:rPr>
      </w:pPr>
    </w:p>
    <w:p w14:paraId="25C356FC" w14:textId="77777777" w:rsidR="00B55B3B" w:rsidRPr="001058B5" w:rsidRDefault="00B55B3B" w:rsidP="00B55B3B">
      <w:pPr>
        <w:pStyle w:val="Heading4"/>
      </w:pPr>
      <w:bookmarkStart w:id="1248" w:name="Using_Automatic_Reparsing_for_Fine-Grain"/>
      <w:bookmarkStart w:id="1249" w:name="_bookmark1511"/>
      <w:bookmarkStart w:id="1250" w:name="_bookmark1512"/>
      <w:bookmarkEnd w:id="1248"/>
      <w:bookmarkEnd w:id="1249"/>
      <w:bookmarkEnd w:id="1250"/>
      <w:r w:rsidRPr="003926A3">
        <w:rPr>
          <w:spacing w:val="-22"/>
        </w:rPr>
        <w:t>Sử dụng Automatic Reparsing cho hàm chính sách kiểm soát chi tiết</w:t>
      </w:r>
    </w:p>
    <w:p w14:paraId="51ECD863" w14:textId="77777777" w:rsidR="00B55B3B" w:rsidRPr="001058B5" w:rsidRDefault="00B55B3B" w:rsidP="00B55B3B">
      <w:pPr>
        <w:pStyle w:val="BodyText"/>
        <w:spacing w:before="80" w:line="232" w:lineRule="auto"/>
        <w:ind w:left="2259" w:right="106"/>
        <w:rPr>
          <w:rFonts w:ascii="Arial" w:hAnsi="Arial" w:cs="Arial"/>
        </w:rPr>
      </w:pPr>
      <w:r w:rsidRPr="003926A3">
        <w:rPr>
          <w:rFonts w:ascii="Arial" w:hAnsi="Arial" w:cs="Arial"/>
        </w:rPr>
        <w:t>Theo mặc định, các truy vấn đối với các đối tượng được kích hoạt với kiểm soát truy cập chi tiết chạy hàm chính sách để đảm bảo rằng điều kiện mới nhất được sử dụng cho mỗi chính sách. Ví dụ, trong trường hợp của một hàm chính sách dựa trên thời gian, trong đó truy vấn chỉ được cho phép từ 8:00 sáng đến 5:00 chiều, việc thực thi con trỏ được phân tích vào buổi trưa chạy hàm chính sách tại thời điểm đó, đảm bảo rằng chính sách được tham khảo lại cho truy vấn. Ngay cả khi curser được phân tích cú pháp lúc 9 giờ sáng, khi nó chạy sau (ví dụ, vào buổi trưa), thì hàm chính sách VPD chạy lại để đảm bảo rằng việc thực thi con trỏ vẫn được cho phép tại thời điểm hiện tại (trưa) . Điều này đảm bảo rằng kiểm tra bảo mật mà nó phải thực hiện là gần đây nhất</w:t>
      </w:r>
      <w:r w:rsidRPr="001058B5">
        <w:rPr>
          <w:rFonts w:ascii="Arial" w:hAnsi="Arial" w:cs="Arial"/>
        </w:rPr>
        <w:t>.</w:t>
      </w:r>
    </w:p>
    <w:p w14:paraId="06363BD0" w14:textId="77777777" w:rsidR="00B55B3B" w:rsidRPr="001058B5" w:rsidRDefault="00B55B3B" w:rsidP="00B55B3B">
      <w:pPr>
        <w:pStyle w:val="BodyText"/>
        <w:spacing w:before="112" w:line="230" w:lineRule="auto"/>
        <w:ind w:left="2260"/>
        <w:rPr>
          <w:rFonts w:ascii="Arial" w:hAnsi="Arial" w:cs="Arial"/>
        </w:rPr>
      </w:pPr>
      <w:r w:rsidRPr="003926A3">
        <w:rPr>
          <w:rFonts w:ascii="Arial" w:hAnsi="Arial" w:cs="Arial"/>
        </w:rPr>
        <w:t>Tự động thực hiện lại hàm chính sách PVD không xảy ra khi bạn đặt cài đặt DBMS_RLS.ADD_POLICY STATIC_POLICY thành TRUE trong khi thêm chính sách. Cài đặt này làm cho chức năng chính sách trả về cùng một điều kiện</w:t>
      </w:r>
      <w:r w:rsidRPr="001058B5">
        <w:rPr>
          <w:rFonts w:ascii="Arial" w:hAnsi="Arial" w:cs="Arial"/>
        </w:rPr>
        <w:t>.</w:t>
      </w:r>
    </w:p>
    <w:p w14:paraId="69A158FA" w14:textId="77777777" w:rsidR="00B55B3B" w:rsidRPr="001058B5" w:rsidRDefault="00B55B3B" w:rsidP="00B55B3B">
      <w:pPr>
        <w:pStyle w:val="BodyText"/>
        <w:spacing w:before="7"/>
        <w:rPr>
          <w:rFonts w:ascii="Arial" w:hAnsi="Arial" w:cs="Arial"/>
          <w:sz w:val="25"/>
        </w:rPr>
      </w:pPr>
    </w:p>
    <w:p w14:paraId="6DDF546C" w14:textId="77777777" w:rsidR="00B55B3B" w:rsidRPr="001058B5" w:rsidRDefault="00B55B3B" w:rsidP="00B55B3B">
      <w:pPr>
        <w:pStyle w:val="Heading4"/>
      </w:pPr>
      <w:bookmarkStart w:id="1251" w:name="Using_Oracle_Virtual_Private_Database_Po"/>
      <w:bookmarkStart w:id="1252" w:name="_bookmark1514"/>
      <w:bookmarkEnd w:id="1251"/>
      <w:bookmarkEnd w:id="1252"/>
      <w:r w:rsidRPr="003926A3">
        <w:t>Sử dụng Oracle Virtual Private Database Policies và Flashback Query</w:t>
      </w:r>
    </w:p>
    <w:p w14:paraId="2BB698C4" w14:textId="77777777" w:rsidR="00B55B3B" w:rsidRPr="001058B5" w:rsidRDefault="00B55B3B" w:rsidP="00B55B3B">
      <w:pPr>
        <w:pStyle w:val="BodyText"/>
        <w:spacing w:before="83" w:line="230" w:lineRule="auto"/>
        <w:ind w:left="2260" w:right="104"/>
        <w:rPr>
          <w:rFonts w:ascii="Arial" w:hAnsi="Arial" w:cs="Arial"/>
        </w:rPr>
      </w:pPr>
      <w:r w:rsidRPr="003926A3">
        <w:rPr>
          <w:rFonts w:ascii="Arial" w:hAnsi="Arial" w:cs="Arial"/>
        </w:rPr>
        <w:t>Theo mặc định, các hoạt động trên cơ sở dữ liệu sử dụng dữ liệu được cam kết gần đây nhất hiện có. Tính năng truy vấn flashback cho phép bạn truy vấn cơ sở dữ liệu tại một số điểm trong quá khứ. Để viết một ứng dụng sử dụng truy vấn flashback, bạn có thể sử dụng mệnh đề AS OF trong các truy vấn SQL để chỉ định thời gian hoặc số thay đổi hệ thống (SCN), và truy vấn dữ liệu dựa vào thời gian đã chỉ định. Bạn cũng có thể sử dụng gói PLMS SQL DBMS_ FLASHBACK, đòi hỏi nhiều mã hơn, nhưng cho phép bạn thực hiện nhiều thao tác, tất cả đều tham chiếu đến cùng một thời điểm</w:t>
      </w:r>
      <w:r w:rsidRPr="001058B5">
        <w:rPr>
          <w:rFonts w:ascii="Arial" w:hAnsi="Arial" w:cs="Arial"/>
        </w:rPr>
        <w:t>.</w:t>
      </w:r>
    </w:p>
    <w:p w14:paraId="170F4F7A" w14:textId="77777777" w:rsidR="00B55B3B" w:rsidRPr="001058B5" w:rsidRDefault="00B55B3B" w:rsidP="00B55B3B">
      <w:pPr>
        <w:pStyle w:val="BodyText"/>
        <w:spacing w:before="117" w:line="232" w:lineRule="auto"/>
        <w:ind w:left="2260" w:right="98"/>
        <w:rPr>
          <w:rFonts w:ascii="Arial" w:hAnsi="Arial" w:cs="Arial"/>
        </w:rPr>
      </w:pPr>
      <w:r w:rsidRPr="003926A3">
        <w:rPr>
          <w:rFonts w:ascii="Arial" w:hAnsi="Arial" w:cs="Arial"/>
        </w:rPr>
        <w:t>Tuy nhiên, nếu bạn sử dụng truy vấn flashback đối với một đối tượng cơ sở dữ liệu được bảo vệ bằng chính sách Oracle Virtual Private Database, thì các chính sách hiện tại được áp dụng cho dữ liệu cũ. Áp dụng các chính sách cơ sở dữ liệu riêng ảo của Oracle hiện tại để dữ liệu truy vấn flashback an toàn hơn vì nó phản ánh chính sách nghiệp vụ mới nhất</w:t>
      </w:r>
      <w:r w:rsidRPr="001058B5">
        <w:rPr>
          <w:rFonts w:ascii="Arial" w:hAnsi="Arial" w:cs="Arial"/>
        </w:rPr>
        <w:t>.</w:t>
      </w:r>
    </w:p>
    <w:p w14:paraId="4168BE9B"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6A651E7E" w14:textId="77777777" w:rsidR="00B55B3B" w:rsidRPr="001058B5" w:rsidRDefault="00B55B3B" w:rsidP="00B55B3B">
      <w:pPr>
        <w:pStyle w:val="BodyText"/>
        <w:spacing w:before="11"/>
        <w:rPr>
          <w:rFonts w:ascii="Arial" w:hAnsi="Arial" w:cs="Arial"/>
          <w:sz w:val="29"/>
        </w:rPr>
      </w:pPr>
    </w:p>
    <w:p w14:paraId="444FADFA" w14:textId="77777777" w:rsidR="00B55B3B" w:rsidRPr="001058B5" w:rsidRDefault="00B55B3B" w:rsidP="00B55B3B">
      <w:pPr>
        <w:spacing w:before="104"/>
        <w:ind w:left="2380"/>
        <w:rPr>
          <w:rFonts w:ascii="Arial" w:hAnsi="Arial" w:cs="Arial"/>
          <w:b/>
          <w:sz w:val="19"/>
        </w:rPr>
      </w:pPr>
      <w:r w:rsidRPr="001058B5">
        <w:rPr>
          <w:rFonts w:ascii="Arial" w:hAnsi="Arial" w:cs="Arial"/>
          <w:b/>
          <w:sz w:val="19"/>
        </w:rPr>
        <w:t>See Also:</w:t>
      </w:r>
    </w:p>
    <w:p w14:paraId="3FD2205E" w14:textId="77777777" w:rsidR="00B55B3B" w:rsidRPr="001058B5" w:rsidRDefault="00B55B3B" w:rsidP="006F7931">
      <w:pPr>
        <w:pStyle w:val="ListParagraph"/>
        <w:numPr>
          <w:ilvl w:val="2"/>
          <w:numId w:val="137"/>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7B309A19" w14:textId="77777777" w:rsidR="00B55B3B" w:rsidRPr="001058B5" w:rsidRDefault="00B55B3B" w:rsidP="006F7931">
      <w:pPr>
        <w:pStyle w:val="ListParagraph"/>
        <w:numPr>
          <w:ilvl w:val="2"/>
          <w:numId w:val="137"/>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1294BD20" w14:textId="77777777" w:rsidR="00B55B3B" w:rsidRPr="001058B5" w:rsidRDefault="00B55B3B" w:rsidP="00B55B3B">
      <w:pPr>
        <w:pStyle w:val="BodyText"/>
        <w:spacing w:before="8"/>
        <w:rPr>
          <w:rFonts w:ascii="Arial" w:hAnsi="Arial" w:cs="Arial"/>
        </w:rPr>
      </w:pPr>
    </w:p>
    <w:p w14:paraId="6F283AD5" w14:textId="77777777" w:rsidR="00B55B3B" w:rsidRPr="001058B5" w:rsidRDefault="00B55B3B" w:rsidP="00B55B3B">
      <w:pPr>
        <w:pStyle w:val="Heading4"/>
        <w:ind w:left="100"/>
      </w:pPr>
      <w:bookmarkStart w:id="1253" w:name="Using_Oracle_Virtual_Private_Database_an"/>
      <w:bookmarkStart w:id="1254" w:name="_bookmark1516"/>
      <w:bookmarkEnd w:id="1253"/>
      <w:bookmarkEnd w:id="1254"/>
      <w:r w:rsidRPr="003926A3">
        <w:t>Sử dụng Oracle Virtual Private Database và Oracle Label Security</w:t>
      </w:r>
    </w:p>
    <w:p w14:paraId="7565DEC8" w14:textId="77777777" w:rsidR="00B55B3B" w:rsidRPr="001058B5" w:rsidRDefault="00B55B3B" w:rsidP="00B55B3B">
      <w:pPr>
        <w:pStyle w:val="BodyText"/>
        <w:spacing w:before="75"/>
        <w:ind w:left="1660"/>
        <w:rPr>
          <w:rFonts w:ascii="Arial" w:hAnsi="Arial" w:cs="Arial"/>
        </w:rPr>
      </w:pPr>
      <w:r w:rsidRPr="001058B5">
        <w:rPr>
          <w:rFonts w:ascii="Arial" w:hAnsi="Arial" w:cs="Arial"/>
        </w:rPr>
        <w:t>This section contains:</w:t>
      </w:r>
    </w:p>
    <w:p w14:paraId="6020A3F4"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17" w:history="1">
        <w:r w:rsidR="00B55B3B" w:rsidRPr="001058B5">
          <w:rPr>
            <w:rFonts w:ascii="Arial" w:hAnsi="Arial" w:cs="Arial"/>
            <w:color w:val="0000CC"/>
            <w:sz w:val="20"/>
          </w:rPr>
          <w:t>Using Oracle Virtual Private Database to Enforce Oracle Label Security</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Policies</w:t>
        </w:r>
      </w:hyperlink>
    </w:p>
    <w:p w14:paraId="5F3EA6DF"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20" w:history="1">
        <w:r w:rsidR="00B55B3B" w:rsidRPr="001058B5">
          <w:rPr>
            <w:rFonts w:ascii="Arial" w:hAnsi="Arial" w:cs="Arial"/>
            <w:color w:val="0000CC"/>
            <w:sz w:val="20"/>
          </w:rPr>
          <w:t>Oracle Virtual Private Database and Oracle Label Security</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Exceptions</w:t>
        </w:r>
      </w:hyperlink>
    </w:p>
    <w:p w14:paraId="0194B40C" w14:textId="77777777" w:rsidR="00B55B3B" w:rsidRPr="001058B5" w:rsidRDefault="00B55B3B" w:rsidP="00B55B3B">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40CBED93" w14:textId="77777777" w:rsidR="00B55B3B" w:rsidRPr="001058B5" w:rsidRDefault="00B55B3B" w:rsidP="00B55B3B">
      <w:pPr>
        <w:pStyle w:val="BodyText"/>
        <w:spacing w:before="9"/>
        <w:rPr>
          <w:rFonts w:ascii="Arial" w:hAnsi="Arial" w:cs="Arial"/>
          <w:i/>
        </w:rPr>
      </w:pPr>
    </w:p>
    <w:p w14:paraId="6A66099A" w14:textId="77777777" w:rsidR="00B55B3B" w:rsidRPr="001058B5" w:rsidRDefault="00B55B3B" w:rsidP="00B55B3B">
      <w:pPr>
        <w:pStyle w:val="Heading6"/>
        <w:spacing w:before="1"/>
        <w:ind w:left="1660"/>
      </w:pPr>
      <w:bookmarkStart w:id="1255" w:name="Using_Oracle_Virtual_Private_Database_to"/>
      <w:bookmarkStart w:id="1256" w:name="_bookmark1517"/>
      <w:bookmarkEnd w:id="1255"/>
      <w:bookmarkEnd w:id="1256"/>
      <w:r>
        <w:rPr>
          <w:spacing w:val="-17"/>
        </w:rPr>
        <w:t>Sử dụng</w:t>
      </w:r>
      <w:r w:rsidRPr="001058B5">
        <w:rPr>
          <w:spacing w:val="-17"/>
        </w:rPr>
        <w:t xml:space="preserve"> Oracle </w:t>
      </w:r>
      <w:r w:rsidRPr="001058B5">
        <w:rPr>
          <w:spacing w:val="-15"/>
        </w:rPr>
        <w:t xml:space="preserve">Virtual </w:t>
      </w:r>
      <w:r w:rsidRPr="001058B5">
        <w:rPr>
          <w:spacing w:val="-16"/>
        </w:rPr>
        <w:t xml:space="preserve">Private </w:t>
      </w:r>
      <w:r w:rsidRPr="001058B5">
        <w:rPr>
          <w:spacing w:val="-19"/>
        </w:rPr>
        <w:t xml:space="preserve">Database </w:t>
      </w:r>
      <w:r>
        <w:rPr>
          <w:spacing w:val="-6"/>
        </w:rPr>
        <w:t>thực thi</w:t>
      </w:r>
      <w:r w:rsidRPr="001058B5">
        <w:rPr>
          <w:spacing w:val="-18"/>
        </w:rPr>
        <w:t xml:space="preserv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678B3F25" w14:textId="77777777" w:rsidR="00B55B3B" w:rsidRPr="001058B5" w:rsidRDefault="00B55B3B" w:rsidP="00B55B3B">
      <w:pPr>
        <w:pStyle w:val="BodyText"/>
        <w:spacing w:before="54" w:line="232" w:lineRule="auto"/>
        <w:ind w:left="1660" w:right="700"/>
        <w:rPr>
          <w:rFonts w:ascii="Arial" w:hAnsi="Arial" w:cs="Arial"/>
        </w:rPr>
      </w:pPr>
      <w:r w:rsidRPr="003926A3">
        <w:rPr>
          <w:rFonts w:ascii="Arial" w:hAnsi="Arial" w:cs="Arial"/>
        </w:rPr>
        <w:t>Bạn có thể sử dụng các chính sách cơ sở dữ liệu riêng ảo của Oracle để cung cấp điều khiển truy cập cấp độ cột hoặc hàng dựa trên ủy quyền người dùng của Oracle Label Security. Nói chung, bạn cần thực hiện các bước sau</w:t>
      </w:r>
      <w:r w:rsidRPr="001058B5">
        <w:rPr>
          <w:rFonts w:ascii="Arial" w:hAnsi="Arial" w:cs="Arial"/>
        </w:rPr>
        <w:t>:</w:t>
      </w:r>
    </w:p>
    <w:p w14:paraId="6402655A" w14:textId="77777777" w:rsidR="00B55B3B" w:rsidRPr="001058B5" w:rsidRDefault="00B55B3B" w:rsidP="00B55B3B">
      <w:pPr>
        <w:pStyle w:val="ListParagraph"/>
        <w:numPr>
          <w:ilvl w:val="0"/>
          <w:numId w:val="65"/>
        </w:numPr>
        <w:tabs>
          <w:tab w:val="left" w:pos="2020"/>
        </w:tabs>
        <w:spacing w:before="118" w:line="230" w:lineRule="auto"/>
        <w:ind w:right="788"/>
        <w:rPr>
          <w:rFonts w:ascii="Arial" w:hAnsi="Arial" w:cs="Arial"/>
          <w:sz w:val="20"/>
        </w:rPr>
      </w:pPr>
      <w:r w:rsidRPr="00D052F0">
        <w:rPr>
          <w:rFonts w:ascii="Arial" w:hAnsi="Arial" w:cs="Arial"/>
          <w:sz w:val="20"/>
        </w:rPr>
        <w:t>Khi bạn tạo chính sách bảo mật nhãn của Oracle, không áp dụng chính sách cho bảng mà bạn muốn bảo vệ. (Chính sách Cơ sở dữ liệu riêng ảo mà bạn tạo sẽ xử lý việc này cho bạn.) Trong thủ tục SA_SYSDBA.CREATE_POLICY, hãy đặt tham số default_options thành NO_CONTROL</w:t>
      </w:r>
      <w:r w:rsidRPr="001058B5">
        <w:rPr>
          <w:rFonts w:ascii="Arial" w:hAnsi="Arial" w:cs="Arial"/>
          <w:sz w:val="20"/>
        </w:rPr>
        <w:t>.</w:t>
      </w:r>
    </w:p>
    <w:p w14:paraId="4AF711A6" w14:textId="77777777" w:rsidR="00B55B3B" w:rsidRPr="001058B5" w:rsidRDefault="00B55B3B" w:rsidP="00B55B3B">
      <w:pPr>
        <w:pStyle w:val="ListParagraph"/>
        <w:numPr>
          <w:ilvl w:val="0"/>
          <w:numId w:val="65"/>
        </w:numPr>
        <w:tabs>
          <w:tab w:val="left" w:pos="2020"/>
        </w:tabs>
        <w:spacing w:before="117" w:line="232" w:lineRule="auto"/>
        <w:ind w:right="1190"/>
        <w:rPr>
          <w:rFonts w:ascii="Arial" w:hAnsi="Arial" w:cs="Arial"/>
          <w:sz w:val="20"/>
        </w:rPr>
      </w:pPr>
      <w:bookmarkStart w:id="1257" w:name="_bookmark1519"/>
      <w:bookmarkEnd w:id="1257"/>
      <w:r w:rsidRPr="00D052F0">
        <w:rPr>
          <w:rFonts w:ascii="Arial" w:hAnsi="Arial" w:cs="Arial"/>
          <w:sz w:val="20"/>
        </w:rPr>
        <w:t>Tạo các thành phần nhãn của nhãn an toàn của Oracle và cho phép người dùng như bình thường</w:t>
      </w:r>
      <w:r w:rsidRPr="001058B5">
        <w:rPr>
          <w:rFonts w:ascii="Arial" w:hAnsi="Arial" w:cs="Arial"/>
          <w:sz w:val="20"/>
        </w:rPr>
        <w:t>.</w:t>
      </w:r>
    </w:p>
    <w:p w14:paraId="036CF2FD" w14:textId="77777777" w:rsidR="00B55B3B" w:rsidRPr="001058B5" w:rsidRDefault="00B55B3B" w:rsidP="00B55B3B">
      <w:pPr>
        <w:pStyle w:val="ListParagraph"/>
        <w:numPr>
          <w:ilvl w:val="0"/>
          <w:numId w:val="65"/>
        </w:numPr>
        <w:tabs>
          <w:tab w:val="left" w:pos="2020"/>
        </w:tabs>
        <w:spacing w:before="112"/>
        <w:rPr>
          <w:rFonts w:ascii="Arial" w:hAnsi="Arial" w:cs="Arial"/>
          <w:sz w:val="20"/>
        </w:rPr>
      </w:pPr>
      <w:r w:rsidRPr="00D052F0">
        <w:rPr>
          <w:rFonts w:ascii="Arial" w:hAnsi="Arial" w:cs="Arial"/>
          <w:sz w:val="20"/>
        </w:rPr>
        <w:t>Khi bạn tạo chính sách Cơ sở dữ liệu riêng ảo của Oracle, hãy làm như sau</w:t>
      </w:r>
      <w:r w:rsidRPr="001058B5">
        <w:rPr>
          <w:rFonts w:ascii="Arial" w:hAnsi="Arial" w:cs="Arial"/>
          <w:sz w:val="20"/>
        </w:rPr>
        <w:t>:</w:t>
      </w:r>
    </w:p>
    <w:p w14:paraId="05B273AF" w14:textId="77777777" w:rsidR="00B55B3B" w:rsidRPr="001058B5" w:rsidRDefault="00B55B3B" w:rsidP="00B55B3B">
      <w:pPr>
        <w:pStyle w:val="ListParagraph"/>
        <w:numPr>
          <w:ilvl w:val="1"/>
          <w:numId w:val="65"/>
        </w:numPr>
        <w:tabs>
          <w:tab w:val="left" w:pos="2380"/>
        </w:tabs>
        <w:spacing w:before="119" w:line="230" w:lineRule="auto"/>
        <w:ind w:right="785"/>
        <w:rPr>
          <w:rFonts w:ascii="Arial" w:hAnsi="Arial" w:cs="Arial"/>
          <w:sz w:val="20"/>
        </w:rPr>
      </w:pPr>
      <w:r w:rsidRPr="00D052F0">
        <w:rPr>
          <w:rFonts w:ascii="Arial" w:hAnsi="Arial" w:cs="Arial"/>
          <w:sz w:val="20"/>
        </w:rPr>
        <w:t>Trong hàm PL / SQL mà bạn tạo cho chính sách, hãy sử dụng hàm Oracle Label Security DOMINATES để so sánh sự ủy quyền của người dùng với nhãn mà bạn đã tạo ở Bước 2. Hàm DOMINATES xác định nếu ủy quyền người dùng bằng hoặc nếu nó nhạy cảm hơn, nhãn được sử dụng trong so sánh. Nếu ủy quyền người dùng chuyển, thì người dùng được cấp quyền truy cập vào cột. Nếu không, người dùng bị từ chối truy cập</w:t>
      </w:r>
      <w:r w:rsidRPr="001058B5">
        <w:rPr>
          <w:rFonts w:ascii="Arial" w:hAnsi="Arial" w:cs="Arial"/>
          <w:sz w:val="20"/>
        </w:rPr>
        <w:t>.</w:t>
      </w:r>
    </w:p>
    <w:p w14:paraId="2A0CB4A7" w14:textId="77777777" w:rsidR="00B55B3B" w:rsidRPr="001058B5" w:rsidRDefault="00B55B3B" w:rsidP="00B55B3B">
      <w:pPr>
        <w:pStyle w:val="ListParagraph"/>
        <w:numPr>
          <w:ilvl w:val="1"/>
          <w:numId w:val="65"/>
        </w:numPr>
        <w:tabs>
          <w:tab w:val="left" w:pos="2380"/>
        </w:tabs>
        <w:spacing w:before="123" w:line="230" w:lineRule="auto"/>
        <w:ind w:right="788"/>
        <w:rPr>
          <w:rFonts w:ascii="Arial" w:hAnsi="Arial" w:cs="Arial"/>
          <w:sz w:val="20"/>
        </w:rPr>
      </w:pPr>
      <w:r w:rsidRPr="00D052F0">
        <w:rPr>
          <w:rFonts w:ascii="Arial" w:hAnsi="Arial" w:cs="Arial"/>
          <w:sz w:val="20"/>
        </w:rPr>
        <w:t>Trong định nghĩa chính sách cơ sở dữ liệu riêng ảo, áp dụng hàm này cho bảng mà bạn muốn bảo vệ. Trong thủ tục DBMS_RLS.ADD_POLICY, sử dụng cột nhạy cảm (tham số SEC_RELEVANT_COLS) và chức năng mặt nạ cột (SEC_ RELEVANT_COLS_OPT) để hiển thị hoặc ẩn các cột dựa trên ủy quyền người dùng Oracle Label Security</w:t>
      </w:r>
      <w:r w:rsidRPr="001058B5">
        <w:rPr>
          <w:rFonts w:ascii="Arial" w:hAnsi="Arial" w:cs="Arial"/>
          <w:sz w:val="20"/>
        </w:rPr>
        <w:t>.</w:t>
      </w:r>
    </w:p>
    <w:p w14:paraId="447B275C" w14:textId="77777777" w:rsidR="00B55B3B" w:rsidRPr="001058B5" w:rsidRDefault="00B55B3B" w:rsidP="00B55B3B">
      <w:pPr>
        <w:pStyle w:val="BodyText"/>
        <w:spacing w:before="114" w:line="232" w:lineRule="auto"/>
        <w:ind w:left="1660" w:right="848"/>
        <w:rPr>
          <w:rFonts w:ascii="Arial" w:hAnsi="Arial" w:cs="Arial"/>
        </w:rPr>
      </w:pPr>
      <w:r w:rsidRPr="00D052F0">
        <w:rPr>
          <w:rFonts w:ascii="Arial" w:hAnsi="Arial" w:cs="Arial"/>
        </w:rPr>
        <w:t>Để biết ví dụ về cách thực hiện việc này, hãy truy cập trang web Mạng công nghệ Oracle sau đây</w:t>
      </w:r>
      <w:r w:rsidRPr="001058B5">
        <w:rPr>
          <w:rFonts w:ascii="Arial" w:hAnsi="Arial" w:cs="Arial"/>
        </w:rPr>
        <w:t>:</w:t>
      </w:r>
    </w:p>
    <w:p w14:paraId="43A1D335" w14:textId="77777777" w:rsidR="00B55B3B" w:rsidRPr="001058B5" w:rsidRDefault="008D1AB8" w:rsidP="00B55B3B">
      <w:pPr>
        <w:pStyle w:val="BodyText"/>
        <w:spacing w:before="138" w:line="254" w:lineRule="auto"/>
        <w:ind w:left="1660" w:right="700"/>
        <w:rPr>
          <w:rFonts w:ascii="Arial" w:hAnsi="Arial" w:cs="Arial"/>
        </w:rPr>
      </w:pPr>
      <w:hyperlink r:id="rId166">
        <w:r w:rsidR="00B55B3B" w:rsidRPr="001058B5">
          <w:rPr>
            <w:rFonts w:ascii="Arial" w:hAnsi="Arial" w:cs="Arial"/>
            <w:color w:val="0000CC"/>
            <w:w w:val="85"/>
          </w:rPr>
          <w:t>http</w:t>
        </w:r>
      </w:hyperlink>
      <w:hyperlink r:id="rId167">
        <w:r w:rsidR="00B55B3B" w:rsidRPr="001058B5">
          <w:rPr>
            <w:rFonts w:ascii="Arial" w:hAnsi="Arial" w:cs="Arial"/>
            <w:color w:val="0000CC"/>
            <w:w w:val="85"/>
          </w:rPr>
          <w:t>://www.oracle.com/technetwork/database/focus-areas/security/ols-cs1</w:t>
        </w:r>
      </w:hyperlink>
      <w:r w:rsidR="00B55B3B" w:rsidRPr="001058B5">
        <w:rPr>
          <w:rFonts w:ascii="Arial" w:hAnsi="Arial" w:cs="Arial"/>
          <w:color w:val="0000CC"/>
          <w:w w:val="85"/>
        </w:rPr>
        <w:t xml:space="preserve">-09 </w:t>
      </w:r>
      <w:r w:rsidR="00B55B3B" w:rsidRPr="001058B5">
        <w:rPr>
          <w:rFonts w:ascii="Arial" w:hAnsi="Arial" w:cs="Arial"/>
          <w:color w:val="0000CC"/>
          <w:w w:val="95"/>
        </w:rPr>
        <w:t>9558.html</w:t>
      </w:r>
    </w:p>
    <w:p w14:paraId="3230697A" w14:textId="77777777" w:rsidR="00B55B3B" w:rsidRPr="001058B5" w:rsidRDefault="00B55B3B" w:rsidP="00B55B3B">
      <w:pPr>
        <w:pStyle w:val="BodyText"/>
        <w:spacing w:before="10"/>
        <w:rPr>
          <w:rFonts w:ascii="Arial" w:hAnsi="Arial" w:cs="Arial"/>
          <w:sz w:val="23"/>
        </w:rPr>
      </w:pPr>
    </w:p>
    <w:p w14:paraId="064B4344" w14:textId="77777777" w:rsidR="00B55B3B" w:rsidRPr="001058B5" w:rsidRDefault="00B55B3B" w:rsidP="00B55B3B">
      <w:pPr>
        <w:pStyle w:val="Heading6"/>
        <w:ind w:left="1660"/>
      </w:pPr>
      <w:bookmarkStart w:id="1258" w:name="Oracle_Virtual_Private_Database_and_Orac"/>
      <w:bookmarkStart w:id="1259" w:name="_bookmark1520"/>
      <w:bookmarkStart w:id="1260" w:name="_bookmark1521"/>
      <w:bookmarkEnd w:id="1258"/>
      <w:bookmarkEnd w:id="1259"/>
      <w:bookmarkEnd w:id="1260"/>
      <w:r w:rsidRPr="00D052F0">
        <w:t>Cơ sở dữ liệu riêng ảo của Oracle và các ngoại lệ bảo mật nhãn Oracle</w:t>
      </w:r>
    </w:p>
    <w:p w14:paraId="1060484B" w14:textId="77777777" w:rsidR="00B55B3B" w:rsidRPr="001058B5" w:rsidRDefault="00B55B3B" w:rsidP="00B55B3B">
      <w:pPr>
        <w:pStyle w:val="BodyText"/>
        <w:spacing w:before="55" w:line="232" w:lineRule="auto"/>
        <w:ind w:left="1660" w:right="848"/>
        <w:rPr>
          <w:rFonts w:ascii="Arial" w:hAnsi="Arial" w:cs="Arial"/>
        </w:rPr>
      </w:pPr>
      <w:r w:rsidRPr="00D052F0">
        <w:rPr>
          <w:rFonts w:ascii="Arial" w:hAnsi="Arial" w:cs="Arial"/>
        </w:rPr>
        <w:t>Hãy lưu ý các ngoại lệ sau khi bạn sử dụng Oracle Virtual Private Database và Oracle Label Security</w:t>
      </w:r>
      <w:r w:rsidRPr="001058B5">
        <w:rPr>
          <w:rFonts w:ascii="Arial" w:hAnsi="Arial" w:cs="Arial"/>
        </w:rPr>
        <w:t>:</w:t>
      </w:r>
    </w:p>
    <w:p w14:paraId="58C22EC0" w14:textId="77777777" w:rsidR="00B55B3B" w:rsidRPr="001058B5" w:rsidRDefault="00B55B3B" w:rsidP="006F7931">
      <w:pPr>
        <w:pStyle w:val="Heading7"/>
        <w:numPr>
          <w:ilvl w:val="1"/>
          <w:numId w:val="137"/>
        </w:numPr>
        <w:tabs>
          <w:tab w:val="left" w:pos="2020"/>
        </w:tabs>
        <w:spacing w:before="120" w:line="235" w:lineRule="auto"/>
        <w:ind w:right="839"/>
        <w:rPr>
          <w:rFonts w:ascii="Arial" w:hAnsi="Arial" w:cs="Arial"/>
          <w:b w:val="0"/>
        </w:rPr>
      </w:pPr>
      <w:r w:rsidRPr="00D052F0">
        <w:rPr>
          <w:rFonts w:ascii="Arial" w:hAnsi="Arial" w:cs="Arial"/>
        </w:rPr>
        <w:t>Khi bạn xuất dữ liệu, các chính sách Oracle Virtual Private Database và Oracle Label Security không được thực thi trong một hoạt động xuất đường dẫn trực tiếp</w:t>
      </w:r>
      <w:r w:rsidRPr="001058B5">
        <w:rPr>
          <w:rFonts w:ascii="Arial" w:hAnsi="Arial" w:cs="Arial"/>
        </w:rPr>
        <w:t xml:space="preserve">. </w:t>
      </w:r>
      <w:r w:rsidRPr="00D052F0">
        <w:rPr>
          <w:rFonts w:ascii="Arial" w:hAnsi="Arial" w:cs="Arial"/>
        </w:rPr>
        <w:t>trong một</w:t>
      </w:r>
    </w:p>
    <w:p w14:paraId="2C885CDC" w14:textId="77777777" w:rsidR="00B55B3B" w:rsidRPr="001058B5" w:rsidRDefault="00B55B3B" w:rsidP="00B55B3B">
      <w:pPr>
        <w:spacing w:line="235" w:lineRule="auto"/>
        <w:rPr>
          <w:rFonts w:ascii="Arial" w:hAnsi="Arial" w:cs="Arial"/>
        </w:rPr>
        <w:sectPr w:rsidR="00B55B3B" w:rsidRPr="001058B5">
          <w:pgSz w:w="12240" w:h="15840"/>
          <w:pgMar w:top="840" w:right="1060" w:bottom="860" w:left="1100" w:header="549" w:footer="663" w:gutter="0"/>
          <w:cols w:space="720"/>
        </w:sectPr>
      </w:pPr>
    </w:p>
    <w:p w14:paraId="065F26FD" w14:textId="77777777" w:rsidR="00B55B3B" w:rsidRPr="001058B5" w:rsidRDefault="00B55B3B" w:rsidP="00B55B3B">
      <w:pPr>
        <w:pStyle w:val="BodyText"/>
        <w:spacing w:before="5"/>
        <w:rPr>
          <w:rFonts w:ascii="Arial" w:hAnsi="Arial" w:cs="Arial"/>
          <w:sz w:val="25"/>
        </w:rPr>
      </w:pPr>
    </w:p>
    <w:p w14:paraId="0B675AD5" w14:textId="77777777" w:rsidR="00B55B3B" w:rsidRPr="001058B5" w:rsidRDefault="00B55B3B" w:rsidP="00B55B3B">
      <w:pPr>
        <w:pStyle w:val="BodyText"/>
        <w:spacing w:before="99" w:line="232" w:lineRule="auto"/>
        <w:ind w:left="2620" w:right="102"/>
        <w:rPr>
          <w:rFonts w:ascii="Arial" w:hAnsi="Arial" w:cs="Arial"/>
        </w:rPr>
      </w:pPr>
      <w:r w:rsidRPr="00D052F0">
        <w:rPr>
          <w:rFonts w:ascii="Arial" w:hAnsi="Arial" w:cs="Arial"/>
        </w:rPr>
        <w:t>hoạt động xuất đường dẫn trực tiếp, Cơ sở dữ liệu Oracle đọc dữ liệu từ đĩa vào bộ đệm đệm và chuyển các hàng trực tiếp đến máy khách Export. Xem Tiện ích cơ sở dữ liệu Oracle để biết thêm thông tin về các hoạt động xuất đường dẫn trực tiếp</w:t>
      </w:r>
      <w:r w:rsidRPr="001058B5">
        <w:rPr>
          <w:rFonts w:ascii="Arial" w:hAnsi="Arial" w:cs="Arial"/>
        </w:rPr>
        <w:t>.</w:t>
      </w:r>
    </w:p>
    <w:p w14:paraId="17144338" w14:textId="77777777" w:rsidR="00B55B3B" w:rsidRPr="001058B5" w:rsidRDefault="00B55B3B" w:rsidP="006F7931">
      <w:pPr>
        <w:pStyle w:val="ListParagraph"/>
        <w:numPr>
          <w:ilvl w:val="2"/>
          <w:numId w:val="137"/>
        </w:numPr>
        <w:tabs>
          <w:tab w:val="left" w:pos="2620"/>
        </w:tabs>
        <w:spacing w:before="122" w:line="230" w:lineRule="auto"/>
        <w:ind w:right="233"/>
        <w:rPr>
          <w:rFonts w:ascii="Arial" w:hAnsi="Arial" w:cs="Arial"/>
          <w:sz w:val="20"/>
        </w:rPr>
      </w:pPr>
      <w:r w:rsidRPr="00D052F0">
        <w:rPr>
          <w:rFonts w:ascii="Arial" w:hAnsi="Arial" w:cs="Arial"/>
          <w:b/>
          <w:spacing w:val="-6"/>
          <w:sz w:val="20"/>
        </w:rPr>
        <w:t>Bạn không thể áp dụng các chính sách Oracle VPD và các chính sách Oracle Label Security cho các đối tượng trong lược đồ SYS. Người dùng SYS và người dùng tạo kết nối đặc quyền DBA với cơ sở dữ liệu (ví dụ, CONNECT / AS SYSDBA) không có các chính sách Oracle VPD hoặc Oracle Label Security được áp dụng cho các hành động của họ. Người dùng cơ sở dữ liệu SYS do đó luôn được miễn Oracle Private Private Database hoặc Oracle Label Security, bất kể chế độ export, ứng dụng hoặc tiện ích được sử dụng để trích xuất dữ liệu từ cơ sở dữ liệu</w:t>
      </w:r>
      <w:r w:rsidRPr="001058B5">
        <w:rPr>
          <w:rFonts w:ascii="Arial" w:hAnsi="Arial" w:cs="Arial"/>
          <w:sz w:val="20"/>
        </w:rPr>
        <w:t>.</w:t>
      </w:r>
    </w:p>
    <w:p w14:paraId="7F638AC4" w14:textId="77777777" w:rsidR="00B55B3B" w:rsidRPr="001058B5" w:rsidRDefault="00B55B3B" w:rsidP="00B55B3B">
      <w:pPr>
        <w:pStyle w:val="BodyText"/>
        <w:spacing w:before="123" w:line="230" w:lineRule="auto"/>
        <w:ind w:left="2619" w:right="185"/>
        <w:rPr>
          <w:rFonts w:ascii="Arial" w:hAnsi="Arial" w:cs="Arial"/>
        </w:rPr>
      </w:pPr>
      <w:r w:rsidRPr="00D052F0">
        <w:rPr>
          <w:rFonts w:ascii="Arial" w:hAnsi="Arial" w:cs="Arial"/>
        </w:rPr>
        <w:t>Tuy nhiên, bạn có thể kiểm tra các hành động SYSDBA bằng cách bật kiểm tra khi cài đặt và xác định rằng đường dẫn kiểm tra này được lưu trữ ở một vị trí an toàn trong hệ điều hành. Xem "Kiểm tra người dùng hành chính SYS" trên trang 9-53 để biết thêm thông tin. Bạn cũng có thể theo dõi chặt chẽ người dùng SYS bằng cách sử dụng Oracle Database Vault</w:t>
      </w:r>
      <w:r w:rsidRPr="001058B5">
        <w:rPr>
          <w:rFonts w:ascii="Arial" w:hAnsi="Arial" w:cs="Arial"/>
          <w:spacing w:val="-4"/>
        </w:rPr>
        <w:t>.</w:t>
      </w:r>
    </w:p>
    <w:p w14:paraId="28CF6FB9" w14:textId="77777777" w:rsidR="00B55B3B" w:rsidRPr="001058B5" w:rsidRDefault="00B55B3B" w:rsidP="006F7931">
      <w:pPr>
        <w:pStyle w:val="ListParagraph"/>
        <w:numPr>
          <w:ilvl w:val="2"/>
          <w:numId w:val="137"/>
        </w:numPr>
        <w:tabs>
          <w:tab w:val="left" w:pos="2620"/>
        </w:tabs>
        <w:spacing w:before="121" w:line="232" w:lineRule="auto"/>
        <w:ind w:right="243"/>
        <w:rPr>
          <w:rFonts w:ascii="Arial" w:hAnsi="Arial" w:cs="Arial"/>
          <w:sz w:val="20"/>
        </w:rPr>
      </w:pPr>
      <w:r w:rsidRPr="00D052F0">
        <w:rPr>
          <w:rFonts w:ascii="Arial" w:hAnsi="Arial" w:cs="Arial"/>
          <w:b/>
          <w:sz w:val="20"/>
        </w:rPr>
        <w:t>Người dùng cơ sở dữ liệu đã được cấp đặc quyền EXEMPT ACCESS POLICY, trực tiếp hoặc thông qua vai trò cơ sở dữ liệu, được miễn thi hành cơ sở dữ liệu Oracle VPD. Đặc quyền EXEMPT ACCESS POLICY cho phép người dùng được miễn tất cả các chính sách kiểm soát truy cập chi tiết trên bất kỳ hoạt động SELECT hoặc DML nào (INSERT, UPDATE và DELETE). Điều này cung cấp dễ sử dụng cho các hoạt động quản trị, chẳng hạn như cài đặt và nhập và xuất cơ sở dữ liệu, thông qua lược đồ không phải SYS</w:t>
      </w:r>
      <w:r w:rsidRPr="001058B5">
        <w:rPr>
          <w:rFonts w:ascii="Arial" w:hAnsi="Arial" w:cs="Arial"/>
          <w:sz w:val="20"/>
        </w:rPr>
        <w:t>.</w:t>
      </w:r>
    </w:p>
    <w:p w14:paraId="38FDE30D" w14:textId="77777777" w:rsidR="00B55B3B" w:rsidRPr="001058B5" w:rsidRDefault="00B55B3B" w:rsidP="00B55B3B">
      <w:pPr>
        <w:pStyle w:val="BodyText"/>
        <w:spacing w:line="248" w:lineRule="exact"/>
        <w:ind w:left="2620"/>
        <w:rPr>
          <w:rFonts w:ascii="Arial" w:hAnsi="Arial" w:cs="Arial"/>
        </w:rPr>
      </w:pPr>
      <w:r w:rsidRPr="00D052F0">
        <w:rPr>
          <w:rFonts w:ascii="Arial" w:hAnsi="Arial" w:cs="Arial"/>
        </w:rPr>
        <w:t>Tuy nhiên, các tùy chọn thực thi chính sách sau đây vẫn có hiệu lực ngay cả khiEXEMPT ACCESS POLICY được cấp</w:t>
      </w:r>
      <w:r w:rsidRPr="001058B5">
        <w:rPr>
          <w:rFonts w:ascii="Arial" w:hAnsi="Arial" w:cs="Arial"/>
        </w:rPr>
        <w:t>:</w:t>
      </w:r>
    </w:p>
    <w:p w14:paraId="7EFC3133" w14:textId="77777777" w:rsidR="00B55B3B" w:rsidRPr="001058B5" w:rsidRDefault="00B55B3B" w:rsidP="006F7931">
      <w:pPr>
        <w:pStyle w:val="ListParagraph"/>
        <w:numPr>
          <w:ilvl w:val="3"/>
          <w:numId w:val="137"/>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BF87CAC" w14:textId="77777777" w:rsidR="00B55B3B" w:rsidRPr="001058B5" w:rsidRDefault="00B55B3B" w:rsidP="006F7931">
      <w:pPr>
        <w:pStyle w:val="ListParagraph"/>
        <w:numPr>
          <w:ilvl w:val="3"/>
          <w:numId w:val="137"/>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76D391CC" w14:textId="77777777" w:rsidR="00B55B3B" w:rsidRPr="001058B5" w:rsidRDefault="00B55B3B" w:rsidP="00B55B3B">
      <w:pPr>
        <w:pStyle w:val="BodyText"/>
        <w:spacing w:line="237" w:lineRule="exact"/>
        <w:ind w:left="2620"/>
        <w:rPr>
          <w:rFonts w:ascii="Arial" w:hAnsi="Arial" w:cs="Arial"/>
        </w:rPr>
      </w:pPr>
      <w:r w:rsidRPr="00D052F0">
        <w:rPr>
          <w:rFonts w:ascii="Arial" w:hAnsi="Arial" w:cs="Arial"/>
        </w:rPr>
        <w:t>Vì EXEMPT ACCESS POLICY phủ nhận ảnh hưởng của kiểm soát truy cập chi tiết, bạn chỉ nên cấp đặc quyền này cho người dùng có lý do chính đáng để bỏ qua việc thực thi kiểm soát truy cập chi tiết. Không cấp đặc quyền này bằng cách sử dụng WITH ADMIN OPTION. Nếu bạn làm như vậy, người dùng có thể chuyển đặc quyền EXEMPT ACCESS POLICY cho những người dùng khác, và do đó tlan ra khả năng bỏ qua</w:t>
      </w:r>
      <w:r>
        <w:rPr>
          <w:rFonts w:ascii="Arial" w:hAnsi="Arial" w:cs="Arial"/>
        </w:rPr>
        <w:t xml:space="preserve"> kiểm soát truy cập chi tiết</w:t>
      </w:r>
      <w:r w:rsidRPr="001058B5">
        <w:rPr>
          <w:rFonts w:ascii="Arial" w:hAnsi="Arial" w:cs="Arial"/>
        </w:rPr>
        <w:t>.</w:t>
      </w:r>
    </w:p>
    <w:p w14:paraId="2D8D2B9B" w14:textId="77777777" w:rsidR="00B55B3B" w:rsidRPr="001058B5" w:rsidRDefault="008D1AB8" w:rsidP="00B55B3B">
      <w:pPr>
        <w:pStyle w:val="BodyText"/>
        <w:spacing w:before="2"/>
        <w:rPr>
          <w:rFonts w:ascii="Arial" w:hAnsi="Arial" w:cs="Arial"/>
          <w:sz w:val="18"/>
        </w:rPr>
      </w:pPr>
      <w:r>
        <w:rPr>
          <w:rFonts w:ascii="Arial" w:hAnsi="Arial" w:cs="Arial"/>
        </w:rPr>
        <w:pict w14:anchorId="6040D889">
          <v:group id="_x0000_s1735" style="position:absolute;margin-left:204pt;margin-top:13.3pt;width:300pt;height:2.55pt;z-index:502642416;mso-wrap-distance-left:0;mso-wrap-distance-right:0;mso-position-horizontal-relative:page" coordorigin="4080,266" coordsize="6000,51">
            <v:line id="_x0000_s1736" style="position:absolute" from="4080,268" to="10080,268" strokeweight=".24pt"/>
            <v:line id="_x0000_s1737" style="position:absolute" from="4080,314" to="10080,314" strokeweight=".24pt"/>
            <w10:wrap type="topAndBottom" anchorx="page"/>
          </v:group>
        </w:pict>
      </w:r>
    </w:p>
    <w:p w14:paraId="1BCEB3C0" w14:textId="77777777" w:rsidR="00B55B3B" w:rsidRPr="001058B5" w:rsidRDefault="00B55B3B" w:rsidP="00B55B3B">
      <w:pPr>
        <w:spacing w:before="33"/>
        <w:ind w:left="2980"/>
        <w:rPr>
          <w:rFonts w:ascii="Arial" w:hAnsi="Arial" w:cs="Arial"/>
          <w:b/>
          <w:sz w:val="19"/>
        </w:rPr>
      </w:pPr>
      <w:r w:rsidRPr="001058B5">
        <w:rPr>
          <w:rFonts w:ascii="Arial" w:hAnsi="Arial" w:cs="Arial"/>
          <w:b/>
          <w:sz w:val="19"/>
        </w:rPr>
        <w:t>Note:</w:t>
      </w:r>
    </w:p>
    <w:p w14:paraId="63D28971" w14:textId="77777777" w:rsidR="00B55B3B" w:rsidRPr="001058B5" w:rsidRDefault="00B55B3B" w:rsidP="006F7931">
      <w:pPr>
        <w:pStyle w:val="ListParagraph"/>
        <w:numPr>
          <w:ilvl w:val="4"/>
          <w:numId w:val="137"/>
        </w:numPr>
        <w:tabs>
          <w:tab w:val="left" w:pos="3340"/>
        </w:tabs>
        <w:spacing w:before="137" w:line="228" w:lineRule="auto"/>
        <w:ind w:right="1143"/>
        <w:rPr>
          <w:rFonts w:ascii="Arial" w:hAnsi="Arial" w:cs="Arial"/>
          <w:sz w:val="20"/>
        </w:rPr>
      </w:pPr>
      <w:r w:rsidRPr="00D052F0">
        <w:rPr>
          <w:rFonts w:ascii="Arial" w:hAnsi="Arial" w:cs="Arial"/>
          <w:sz w:val="20"/>
        </w:rPr>
        <w:t>Đặc quyền EXEMPT ACCESS POLICY không ảnh hưởng đến việc thực thi các đặc quyền đối tượng như SELECT, INSERT, UPDATE và DELETE. Các đặc quyền này được thực thi ngay cả khi người dùng được cấp đặc quyền EXEMPT ACCESS POLICY</w:t>
      </w:r>
      <w:r w:rsidRPr="001058B5">
        <w:rPr>
          <w:rFonts w:ascii="Arial" w:hAnsi="Arial" w:cs="Arial"/>
          <w:sz w:val="20"/>
        </w:rPr>
        <w:t>.</w:t>
      </w:r>
    </w:p>
    <w:p w14:paraId="1EEF92D6" w14:textId="77777777" w:rsidR="00B55B3B" w:rsidRPr="001058B5" w:rsidRDefault="008D1AB8" w:rsidP="006F7931">
      <w:pPr>
        <w:pStyle w:val="ListParagraph"/>
        <w:numPr>
          <w:ilvl w:val="4"/>
          <w:numId w:val="137"/>
        </w:numPr>
        <w:tabs>
          <w:tab w:val="left" w:pos="3340"/>
        </w:tabs>
        <w:spacing w:before="121" w:line="228" w:lineRule="auto"/>
        <w:ind w:right="1364"/>
        <w:rPr>
          <w:rFonts w:ascii="Arial" w:hAnsi="Arial" w:cs="Arial"/>
          <w:sz w:val="20"/>
        </w:rPr>
      </w:pPr>
      <w:r>
        <w:rPr>
          <w:rFonts w:ascii="Arial" w:hAnsi="Arial" w:cs="Arial"/>
        </w:rPr>
        <w:pict w14:anchorId="32BFF7BB">
          <v:group id="_x0000_s1738" style="position:absolute;left:0;text-align:left;margin-left:204pt;margin-top:35.3pt;width:300pt;height:2.55pt;z-index:502643440;mso-wrap-distance-left:0;mso-wrap-distance-right:0;mso-position-horizontal-relative:page" coordorigin="4080,706" coordsize="6000,51">
            <v:line id="_x0000_s1739" style="position:absolute" from="4080,708" to="10080,708" strokeweight=".24pt"/>
            <v:line id="_x0000_s1740" style="position:absolute" from="4080,754" to="10080,754" strokeweight=".24pt"/>
            <w10:wrap type="topAndBottom" anchorx="page"/>
          </v:group>
        </w:pict>
      </w:r>
      <w:r w:rsidR="00B55B3B" w:rsidRPr="00DC1CCF">
        <w:t xml:space="preserve"> </w:t>
      </w:r>
      <w:r w:rsidR="00B55B3B" w:rsidRPr="00DC1CCF">
        <w:rPr>
          <w:rFonts w:ascii="Arial" w:hAnsi="Arial" w:cs="Arial"/>
          <w:sz w:val="20"/>
        </w:rPr>
        <w:t xml:space="preserve">Các giá trị SYS_CONTEXT mà Oracle Virtual Private Database sử dụng không được truyền đến cơ sở dữ liệu thứ cấp </w:t>
      </w:r>
      <w:r w:rsidR="00B55B3B">
        <w:rPr>
          <w:rFonts w:ascii="Arial" w:hAnsi="Arial" w:cs="Arial"/>
          <w:sz w:val="20"/>
        </w:rPr>
        <w:t xml:space="preserve"> </w:t>
      </w:r>
      <w:r w:rsidR="00B55B3B" w:rsidRPr="00DC1CCF">
        <w:rPr>
          <w:rFonts w:ascii="Arial" w:hAnsi="Arial" w:cs="Arial"/>
          <w:sz w:val="20"/>
        </w:rPr>
        <w:t>cho chuyển đổi dự phòng</w:t>
      </w:r>
      <w:r w:rsidR="00B55B3B" w:rsidRPr="001058B5">
        <w:rPr>
          <w:rFonts w:ascii="Arial" w:hAnsi="Arial" w:cs="Arial"/>
          <w:sz w:val="20"/>
        </w:rPr>
        <w:t>.</w:t>
      </w:r>
    </w:p>
    <w:p w14:paraId="67E0ECF6" w14:textId="77777777" w:rsidR="00B55B3B" w:rsidRPr="001058B5" w:rsidRDefault="00B55B3B" w:rsidP="00B55B3B">
      <w:pPr>
        <w:pStyle w:val="BodyText"/>
        <w:rPr>
          <w:rFonts w:ascii="Arial" w:hAnsi="Arial" w:cs="Arial"/>
          <w:sz w:val="7"/>
        </w:rPr>
      </w:pPr>
    </w:p>
    <w:p w14:paraId="3AEF95AD" w14:textId="77777777" w:rsidR="00B55B3B" w:rsidRPr="001058B5" w:rsidRDefault="00B55B3B" w:rsidP="00B55B3B">
      <w:pPr>
        <w:pStyle w:val="Heading4"/>
        <w:spacing w:before="106"/>
      </w:pPr>
      <w:bookmarkStart w:id="1261" w:name="Exporting_Data_Using_the_EXPDP_Utility_a"/>
      <w:bookmarkStart w:id="1262" w:name="_bookmark1527"/>
      <w:bookmarkEnd w:id="1261"/>
      <w:bookmarkEnd w:id="1262"/>
      <w:r>
        <w:t>Xuất dữ liệu sử dụng</w:t>
      </w:r>
      <w:r w:rsidRPr="001058B5">
        <w:t xml:space="preserve"> EXPDP Utility access_method Parameter</w:t>
      </w:r>
    </w:p>
    <w:p w14:paraId="144DCE70" w14:textId="77777777" w:rsidR="00B55B3B" w:rsidRPr="001058B5" w:rsidRDefault="00B55B3B" w:rsidP="00B55B3B">
      <w:pPr>
        <w:pStyle w:val="BodyText"/>
        <w:spacing w:before="82" w:line="230" w:lineRule="auto"/>
        <w:ind w:left="2260" w:right="102"/>
        <w:rPr>
          <w:rFonts w:ascii="Arial" w:hAnsi="Arial" w:cs="Arial"/>
        </w:rPr>
      </w:pPr>
      <w:r w:rsidRPr="00DC1CCF">
        <w:rPr>
          <w:rFonts w:ascii="Arial" w:hAnsi="Arial" w:cs="Arial"/>
        </w:rPr>
        <w:t>Nếu bạn cố gắng sử dụng tiện ích Xuất dữ liệu Oracle (EXPDP) với tham số access_method được đặt thành direct_path để xuất dữ liệu từ lược đồ chứa đối tượng có chính sách Cơ sở dữ liệu riêng ảo được xác định trên nó, thì thông báo lỗi sau có thể xuất hiện và hoạt động xuất sẽ không thành công</w:t>
      </w:r>
      <w:r w:rsidRPr="001058B5">
        <w:rPr>
          <w:rFonts w:ascii="Arial" w:hAnsi="Arial" w:cs="Arial"/>
        </w:rPr>
        <w:t>:</w:t>
      </w:r>
    </w:p>
    <w:p w14:paraId="07F56832"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6CAB00E8" w14:textId="77777777" w:rsidR="00B55B3B" w:rsidRPr="001058B5" w:rsidRDefault="00B55B3B" w:rsidP="00B55B3B">
      <w:pPr>
        <w:pStyle w:val="BodyText"/>
        <w:spacing w:before="7"/>
        <w:rPr>
          <w:rFonts w:ascii="Arial" w:hAnsi="Arial" w:cs="Arial"/>
          <w:sz w:val="27"/>
        </w:rPr>
      </w:pPr>
    </w:p>
    <w:p w14:paraId="774EADB4" w14:textId="77777777" w:rsidR="00B55B3B" w:rsidRPr="001058B5" w:rsidRDefault="00B55B3B" w:rsidP="00B55B3B">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206AC21C" w14:textId="77777777" w:rsidR="00B55B3B" w:rsidRPr="001058B5" w:rsidRDefault="00B55B3B" w:rsidP="00B55B3B">
      <w:pPr>
        <w:pStyle w:val="BodyText"/>
        <w:spacing w:before="6"/>
        <w:rPr>
          <w:rFonts w:ascii="Arial" w:hAnsi="Arial" w:cs="Arial"/>
          <w:sz w:val="17"/>
        </w:rPr>
      </w:pPr>
    </w:p>
    <w:p w14:paraId="3AA57F6B" w14:textId="77777777" w:rsidR="00B55B3B" w:rsidRPr="001058B5" w:rsidRDefault="00B55B3B" w:rsidP="00B55B3B">
      <w:pPr>
        <w:pStyle w:val="BodyText"/>
        <w:spacing w:line="230" w:lineRule="auto"/>
        <w:ind w:left="1659" w:right="700"/>
        <w:rPr>
          <w:rFonts w:ascii="Arial" w:hAnsi="Arial" w:cs="Arial"/>
        </w:rPr>
      </w:pPr>
      <w:r w:rsidRPr="00DC1CCF">
        <w:rPr>
          <w:rFonts w:ascii="Arial" w:hAnsi="Arial" w:cs="Arial"/>
        </w:rPr>
        <w:t>Vấn đề này chỉ xảy ra khi bạn thực hiện export cấp lược đồ dưới dạng người dùng chưa được cấp vai trò EXP_FULL_DATABASE. Nó không xảy ra trong quá trình xuất cơ sở dữ liệu đầy đủ,cái mà yêu cầu vai trò EXP_FULL_DATABASE. Vai trò EXP_FULL_DATABASE bao gồm đặc quyền hệ thống EXEMPT ACCESS POLICY, cái mà bỏ qua các chính sách cơ sở dữ liệu riêng ảo</w:t>
      </w:r>
      <w:r w:rsidRPr="001058B5">
        <w:rPr>
          <w:rFonts w:ascii="Arial" w:hAnsi="Arial" w:cs="Arial"/>
        </w:rPr>
        <w:t>.</w:t>
      </w:r>
    </w:p>
    <w:p w14:paraId="7A15FE24" w14:textId="77777777" w:rsidR="00B55B3B" w:rsidRPr="001058B5" w:rsidRDefault="00B55B3B" w:rsidP="00B55B3B">
      <w:pPr>
        <w:pStyle w:val="BodyText"/>
        <w:spacing w:before="118" w:line="228" w:lineRule="auto"/>
        <w:ind w:left="1660" w:right="700"/>
        <w:rPr>
          <w:rFonts w:ascii="Arial" w:hAnsi="Arial" w:cs="Arial"/>
        </w:rPr>
      </w:pPr>
      <w:r w:rsidRPr="00DC1CCF">
        <w:rPr>
          <w:rFonts w:ascii="Arial" w:hAnsi="Arial" w:cs="Arial"/>
        </w:rPr>
        <w:t>Để tìm ra vấn đề cơ bản, hãy thử lại lời gọi EXPDP, nhưng không đặt tham số access_method thành direct_path. Thay vào đó, sử dụng bảng tự động hoặc external_table. Vấn đề cơ bản có thể là vấn đề quyền, ví dụ</w:t>
      </w:r>
      <w:r w:rsidRPr="001058B5">
        <w:rPr>
          <w:rFonts w:ascii="Arial" w:hAnsi="Arial" w:cs="Arial"/>
        </w:rPr>
        <w:t>:</w:t>
      </w:r>
    </w:p>
    <w:p w14:paraId="38C395DA" w14:textId="77777777" w:rsidR="00B55B3B" w:rsidRPr="001058B5" w:rsidRDefault="00B55B3B" w:rsidP="00B55B3B">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42589FE4" w14:textId="77777777" w:rsidR="00B55B3B" w:rsidRPr="001058B5" w:rsidRDefault="00B55B3B" w:rsidP="00B55B3B">
      <w:pPr>
        <w:pStyle w:val="BodyText"/>
        <w:spacing w:before="8"/>
        <w:rPr>
          <w:rFonts w:ascii="Arial" w:hAnsi="Arial" w:cs="Arial"/>
          <w:sz w:val="16"/>
        </w:rPr>
      </w:pPr>
    </w:p>
    <w:p w14:paraId="5CFAC38B" w14:textId="77777777" w:rsidR="00B55B3B" w:rsidRPr="001058B5" w:rsidRDefault="00B55B3B" w:rsidP="00B55B3B">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1B2CA3E9" w14:textId="77777777" w:rsidR="00B55B3B" w:rsidRPr="001058B5" w:rsidRDefault="00B55B3B" w:rsidP="00B55B3B">
      <w:pPr>
        <w:pStyle w:val="BodyText"/>
        <w:spacing w:before="11"/>
        <w:rPr>
          <w:rFonts w:ascii="Arial" w:hAnsi="Arial" w:cs="Arial"/>
        </w:rPr>
      </w:pPr>
    </w:p>
    <w:p w14:paraId="1A98D127" w14:textId="77777777" w:rsidR="00B55B3B" w:rsidRPr="001058B5" w:rsidRDefault="00B55B3B" w:rsidP="00B55B3B">
      <w:pPr>
        <w:pStyle w:val="Heading4"/>
        <w:ind w:left="100"/>
      </w:pPr>
      <w:bookmarkStart w:id="1263" w:name="User_Models_and_Oracle_Virtual_Private_D"/>
      <w:bookmarkStart w:id="1264" w:name="_bookmark1530"/>
      <w:bookmarkEnd w:id="1263"/>
      <w:bookmarkEnd w:id="1264"/>
      <w:r w:rsidRPr="001058B5">
        <w:t xml:space="preserve">User Models </w:t>
      </w:r>
      <w:bookmarkStart w:id="1265" w:name="_bookmark1531"/>
      <w:bookmarkEnd w:id="1265"/>
      <w:r>
        <w:t>và</w:t>
      </w:r>
      <w:r w:rsidRPr="001058B5">
        <w:t xml:space="preserve"> Oracle Virtual Private Database</w:t>
      </w:r>
    </w:p>
    <w:p w14:paraId="739C7EC9" w14:textId="77777777" w:rsidR="00B55B3B" w:rsidRPr="001058B5" w:rsidRDefault="00B55B3B" w:rsidP="00B55B3B">
      <w:pPr>
        <w:pStyle w:val="BodyText"/>
        <w:spacing w:before="75"/>
        <w:ind w:left="1660"/>
        <w:rPr>
          <w:rFonts w:ascii="Arial" w:hAnsi="Arial" w:cs="Arial"/>
        </w:rPr>
      </w:pPr>
      <w:r w:rsidRPr="00DC1CCF">
        <w:rPr>
          <w:rFonts w:ascii="Arial" w:hAnsi="Arial" w:cs="Arial"/>
        </w:rPr>
        <w:t>Bạn có thể sử dụng Oracle Virtual Private Database trong các kiểu mô hình người dùng sau</w:t>
      </w:r>
      <w:r w:rsidRPr="001058B5">
        <w:rPr>
          <w:rFonts w:ascii="Arial" w:hAnsi="Arial" w:cs="Arial"/>
        </w:rPr>
        <w:t>:</w:t>
      </w:r>
    </w:p>
    <w:p w14:paraId="55B8D902" w14:textId="77777777" w:rsidR="00B55B3B" w:rsidRPr="001058B5" w:rsidRDefault="00B55B3B" w:rsidP="006F7931">
      <w:pPr>
        <w:pStyle w:val="ListParagraph"/>
        <w:numPr>
          <w:ilvl w:val="1"/>
          <w:numId w:val="137"/>
        </w:numPr>
        <w:tabs>
          <w:tab w:val="left" w:pos="2020"/>
        </w:tabs>
        <w:spacing w:before="119" w:line="230" w:lineRule="auto"/>
        <w:ind w:right="819"/>
        <w:rPr>
          <w:rFonts w:ascii="Arial" w:hAnsi="Arial" w:cs="Arial"/>
          <w:sz w:val="20"/>
        </w:rPr>
      </w:pPr>
      <w:r w:rsidRPr="00DC1CCF">
        <w:rPr>
          <w:rFonts w:ascii="Arial" w:hAnsi="Arial" w:cs="Arial"/>
          <w:b/>
          <w:sz w:val="20"/>
        </w:rPr>
        <w:t>Người dùng ứng dụng cũng là người dùng csdl. Cơ sở dữ liệu Oracle cho phép các ứng dụng thực thi kiểm soát truy cập chi tiết cho từng người dùng, bất kể người dùng đó là người dùng csdl hay người dùng ứng dụng chưa biết đến csdl. Khi người dùng ứng dụng cũng là người dùng csdl, csdl Oracle VPD hoạt động như sau: người dùng kết nối với cơ sở dữ liệu, và sau đó ứng dụng thiết lập ngữ cảnh ứng dụng cho mỗi phiên. (Bạn có thể sử dụng không gian tên ngữ cảnh ứng dụng USERENV mặc định, cung cấp nhiều tham số để truy xuất các kiểu dữ liệu phiên người dùng khác nhau.) Vì mỗi phiên được khởi tạo dưới tên người dùng khác nhau, nó có thể thực thi các điều kiện kiểm soát truy cập chi tiết khác nhau cho mỗi người dùng</w:t>
      </w:r>
      <w:r w:rsidRPr="001058B5">
        <w:rPr>
          <w:rFonts w:ascii="Arial" w:hAnsi="Arial" w:cs="Arial"/>
          <w:spacing w:val="-3"/>
          <w:sz w:val="20"/>
        </w:rPr>
        <w:t>.</w:t>
      </w:r>
    </w:p>
    <w:p w14:paraId="2F6A0276" w14:textId="77777777" w:rsidR="00B55B3B" w:rsidRPr="00DC1CCF" w:rsidRDefault="00B55B3B" w:rsidP="006F7931">
      <w:pPr>
        <w:pStyle w:val="ListParagraph"/>
        <w:numPr>
          <w:ilvl w:val="1"/>
          <w:numId w:val="137"/>
        </w:numPr>
        <w:tabs>
          <w:tab w:val="left" w:pos="2020"/>
        </w:tabs>
        <w:spacing w:before="129" w:line="232" w:lineRule="auto"/>
        <w:ind w:right="1078"/>
        <w:rPr>
          <w:rFonts w:ascii="Arial" w:hAnsi="Arial" w:cs="Arial"/>
          <w:sz w:val="20"/>
        </w:rPr>
      </w:pPr>
      <w:r w:rsidRPr="00DC1CCF">
        <w:rPr>
          <w:rFonts w:ascii="Arial" w:hAnsi="Arial" w:cs="Arial"/>
          <w:sz w:val="20"/>
        </w:rPr>
        <w:t>Xác thực proxy bằng OCI hoặc JDBC / OCI. Xác thực proxy cho phép kiểm soát truy cập chi tiết khác nhau cho mỗi người dùng, bởi vì mỗi phiên (OCI hoặc JDBC / OCI) là một phiên cơ sở dữ liệu riêng biệt với ngữ cảnh ứng dụng riêng của nó.</w:t>
      </w:r>
    </w:p>
    <w:p w14:paraId="10ED2F74" w14:textId="77777777" w:rsidR="00B55B3B" w:rsidRPr="00DC1CCF" w:rsidRDefault="00B55B3B" w:rsidP="006F7931">
      <w:pPr>
        <w:pStyle w:val="ListParagraph"/>
        <w:numPr>
          <w:ilvl w:val="1"/>
          <w:numId w:val="137"/>
        </w:numPr>
        <w:tabs>
          <w:tab w:val="left" w:pos="2020"/>
        </w:tabs>
        <w:spacing w:before="116" w:line="232" w:lineRule="auto"/>
        <w:ind w:right="1010"/>
        <w:rPr>
          <w:rFonts w:ascii="Arial" w:hAnsi="Arial" w:cs="Arial"/>
          <w:sz w:val="20"/>
        </w:rPr>
      </w:pPr>
      <w:r w:rsidRPr="00DC1CCF">
        <w:rPr>
          <w:rFonts w:ascii="Arial" w:hAnsi="Arial" w:cs="Arial"/>
          <w:sz w:val="20"/>
        </w:rPr>
        <w:t>Xác thực proxy được tích hợp với Enterprise User Security. Nếu bạn đã xác thực proxy tích hợp bằng cách sử dụng Enterprise User Security, bạn có thể truy xuất vai trò người dùng và các thuộc tính khác từ Oracle Internet Directory để thực thi các chính sách Oracle Virtual Private Database. (Ngoài ra, ngữ cảnh ứng dụng được khởi tạo toàn cục cũng có thể được lấy ra từ thư mục</w:t>
      </w:r>
      <w:r w:rsidRPr="00DC1CCF">
        <w:rPr>
          <w:rFonts w:ascii="Arial" w:hAnsi="Arial" w:cs="Arial"/>
          <w:spacing w:val="-3"/>
          <w:sz w:val="20"/>
        </w:rPr>
        <w:t>.)</w:t>
      </w:r>
    </w:p>
    <w:p w14:paraId="76422CA9" w14:textId="77777777" w:rsidR="00B55B3B" w:rsidRPr="00DC1CCF" w:rsidRDefault="00B55B3B" w:rsidP="006F7931">
      <w:pPr>
        <w:pStyle w:val="ListParagraph"/>
        <w:numPr>
          <w:ilvl w:val="1"/>
          <w:numId w:val="137"/>
        </w:numPr>
        <w:tabs>
          <w:tab w:val="left" w:pos="2020"/>
        </w:tabs>
        <w:spacing w:before="117" w:line="230" w:lineRule="auto"/>
        <w:ind w:right="785"/>
        <w:rPr>
          <w:rFonts w:ascii="Arial" w:hAnsi="Arial" w:cs="Arial"/>
          <w:sz w:val="20"/>
        </w:rPr>
      </w:pPr>
      <w:r w:rsidRPr="00DC1CCF">
        <w:rPr>
          <w:rFonts w:ascii="Arial" w:hAnsi="Arial" w:cs="Arial"/>
          <w:sz w:val="20"/>
        </w:rPr>
        <w:t>Người dùng kết nối với tư cách là One Big Application User . Các ứng dụng kết nối với csdl với tư cách là một người dùng duy nhất thay mặt cho tất cả người dùng có thể có quyền kiểm soát truy cập chi tiết cho từng người dùng. Người dùng cho phiên duy nhất đó thường được gọi là One Big Application User. Tuy nhiên, trong ngữcảnh của phiên đó, một nhà phát triển ứng dụng có thể tạo một thuộc tính ngữ cảnh ứng dụng toàn cục để biểu diễn cho người dùng ứng dụng riêng lẻ (ví dụ, REALUSER). Mặc dù tất cả các phiên cơ sở dữ liệu và hồ sơ kiểm toán được tạo cho One Big Application User, các thuộc tính cho mỗi phiên có thể khác nhau, tùy thuộc vào người dùng cuối. Mô hình này hoạt động tốt nhất cho các ứng dụng có số lượng người dùng hạn chế và không sử dụng lại phiên. Phạm vi vai trò và kiểm toán cơ sở dữ liệu bị giảm bớt bởi vì mỗi phiên được tạo ra như một người dùng cơ sở dữ liệu giống nhau. Để biết thêm thông tin về ngữ cảnh ứng dụng toàn cầu, hãy xem "Sử dụng ngữ cảnh ứng dụng toàn cục" trên trang 6-22.</w:t>
      </w:r>
    </w:p>
    <w:p w14:paraId="6A5D8D30" w14:textId="63B84016" w:rsidR="008C539B" w:rsidRPr="00B55B3B" w:rsidRDefault="00B55B3B" w:rsidP="006F7931">
      <w:pPr>
        <w:pStyle w:val="ListParagraph"/>
        <w:numPr>
          <w:ilvl w:val="1"/>
          <w:numId w:val="137"/>
        </w:numPr>
        <w:tabs>
          <w:tab w:val="left" w:pos="2020"/>
        </w:tabs>
        <w:spacing w:before="131" w:line="232" w:lineRule="auto"/>
        <w:ind w:right="784" w:hanging="359"/>
        <w:rPr>
          <w:rFonts w:ascii="Arial" w:hAnsi="Arial" w:cs="Arial"/>
          <w:sz w:val="20"/>
        </w:rPr>
      </w:pPr>
      <w:r w:rsidRPr="00B55B3B">
        <w:rPr>
          <w:rFonts w:ascii="Arial" w:hAnsi="Arial" w:cs="Arial"/>
          <w:sz w:val="20"/>
        </w:rPr>
        <w:t>Các ứng dụng nền tảng web. Các ứng dụng dựa trên web thường có hàng trăm người dùng. Ngay cả khi có các kết nối liên tục đến cơ sở dữ liệu, dữ liệu hỗ trợ</w:t>
      </w:r>
    </w:p>
    <w:p w14:paraId="21FE5882" w14:textId="77777777" w:rsidR="008C539B" w:rsidRPr="001058B5" w:rsidRDefault="008C539B">
      <w:pPr>
        <w:spacing w:line="232" w:lineRule="auto"/>
        <w:rPr>
          <w:rFonts w:ascii="Arial" w:hAnsi="Arial" w:cs="Arial"/>
          <w:sz w:val="20"/>
        </w:rPr>
        <w:sectPr w:rsidR="008C539B" w:rsidRPr="001058B5">
          <w:headerReference w:type="even" r:id="rId168"/>
          <w:headerReference w:type="default" r:id="rId169"/>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726437A" w14:textId="77777777" w:rsidR="00B55B3B" w:rsidRPr="001058B5" w:rsidRDefault="00B55B3B" w:rsidP="00B55B3B">
      <w:pPr>
        <w:pStyle w:val="BodyText"/>
        <w:spacing w:before="99" w:line="232" w:lineRule="auto"/>
        <w:ind w:left="2619" w:right="147"/>
        <w:rPr>
          <w:rFonts w:ascii="Arial" w:hAnsi="Arial" w:cs="Arial"/>
        </w:rPr>
      </w:pPr>
      <w:r w:rsidRPr="00D817A7">
        <w:rPr>
          <w:rFonts w:ascii="Arial" w:hAnsi="Arial" w:cs="Arial"/>
        </w:rPr>
        <w:t>truy xuất dữ liệu cho nhiều yêu cầu của người dùng, các kết nối này không dành riêng cho người dùng dựa trên Web cụ thể. Thay vào đó, các ứng dụng dựa trên web thường thiết lập và sử dụng lại các kết nối, để cung cấp khả năng mở rộng, thay vì có các phiên khác nhau cho mỗi người dùng. Ví dụ, khi người dùng Web Jane và Ajit kết nối với một ứng dụng tầng giữa, nó có thể thiết lập một phiên cơ sở dữ liệu duy nhất mà nó sử dụng thay mặt cho cả hai người dùng. Thông thường, cả Jane lẫn Ajit đều không được biết đến cơ sở dữ liệu. Ứng dụng chịu trách nhiệm chuyển đổi tên người dùng trên kết nối, do đó, tại bất kỳ thời điểm nào, đó là Jane hoặc Ajit sử dụng phiên</w:t>
      </w:r>
      <w:r w:rsidRPr="001058B5">
        <w:rPr>
          <w:rFonts w:ascii="Arial" w:hAnsi="Arial" w:cs="Arial"/>
        </w:rPr>
        <w:t>.</w:t>
      </w:r>
    </w:p>
    <w:p w14:paraId="41F77E54" w14:textId="77777777" w:rsidR="00B55B3B" w:rsidRPr="001058B5" w:rsidRDefault="00B55B3B" w:rsidP="00B55B3B">
      <w:pPr>
        <w:pStyle w:val="BodyText"/>
        <w:spacing w:before="111" w:line="232" w:lineRule="auto"/>
        <w:ind w:left="2620" w:right="102"/>
        <w:rPr>
          <w:rFonts w:ascii="Arial" w:hAnsi="Arial" w:cs="Arial"/>
        </w:rPr>
      </w:pPr>
      <w:r w:rsidRPr="00D817A7">
        <w:rPr>
          <w:rFonts w:ascii="Arial" w:hAnsi="Arial" w:cs="Arial"/>
        </w:rPr>
        <w:t>VPD của Oracle giúp kết nối tổng hợp bằng cách cho phép nhiều kết nối truy cập nhiều hơn một ngữ cảnh ứng dụng toàn cục. Khả năng này làm cho nó không cần thiết để thiết lập một bối cảnh ứng dụng riêng biệt cho mỗi phiên người dùng riêng biệt</w:t>
      </w:r>
      <w:r w:rsidRPr="001058B5">
        <w:rPr>
          <w:rFonts w:ascii="Arial" w:hAnsi="Arial" w:cs="Arial"/>
        </w:rPr>
        <w:t>.</w:t>
      </w:r>
    </w:p>
    <w:p w14:paraId="4EB642A4" w14:textId="77777777" w:rsidR="00B55B3B" w:rsidRPr="001058B5" w:rsidRDefault="008D1AB8" w:rsidP="00B55B3B">
      <w:pPr>
        <w:pStyle w:val="BodyText"/>
        <w:spacing w:before="110"/>
        <w:ind w:left="2260"/>
        <w:rPr>
          <w:rFonts w:ascii="Arial" w:hAnsi="Arial" w:cs="Arial"/>
        </w:rPr>
      </w:pPr>
      <w:hyperlink w:anchor="_bookmark1542" w:history="1">
        <w:r w:rsidR="00B55B3B" w:rsidRPr="001058B5">
          <w:rPr>
            <w:rFonts w:ascii="Arial" w:hAnsi="Arial" w:cs="Arial"/>
            <w:color w:val="0000CC"/>
          </w:rPr>
          <w:t xml:space="preserve">Table 7–3 </w:t>
        </w:r>
      </w:hyperlink>
      <w:r w:rsidR="00B55B3B" w:rsidRPr="001058B5">
        <w:rPr>
          <w:rFonts w:ascii="Arial" w:hAnsi="Arial" w:cs="Arial"/>
        </w:rPr>
        <w:t>summarizes how Oracle Virtual Private Database applies to user models.</w:t>
      </w:r>
    </w:p>
    <w:p w14:paraId="41277D85" w14:textId="77777777" w:rsidR="00B55B3B" w:rsidRPr="001058B5" w:rsidRDefault="00B55B3B" w:rsidP="00B55B3B">
      <w:pPr>
        <w:pStyle w:val="BodyText"/>
        <w:rPr>
          <w:rFonts w:ascii="Arial" w:hAnsi="Arial" w:cs="Arial"/>
          <w:sz w:val="11"/>
        </w:rPr>
      </w:pPr>
    </w:p>
    <w:p w14:paraId="23073F65" w14:textId="77777777" w:rsidR="00B55B3B" w:rsidRPr="001058B5" w:rsidRDefault="00B55B3B" w:rsidP="00B55B3B">
      <w:pPr>
        <w:tabs>
          <w:tab w:val="left" w:pos="1733"/>
        </w:tabs>
        <w:spacing w:before="105"/>
        <w:ind w:left="700"/>
        <w:rPr>
          <w:rFonts w:ascii="Arial" w:hAnsi="Arial" w:cs="Arial"/>
          <w:b/>
          <w:i/>
          <w:sz w:val="18"/>
        </w:rPr>
      </w:pPr>
      <w:bookmarkStart w:id="1266" w:name="_bookmark1541"/>
      <w:bookmarkStart w:id="1267" w:name="_bookmark1542"/>
      <w:bookmarkEnd w:id="1266"/>
      <w:bookmarkEnd w:id="126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6817C4A1"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B55B3B" w:rsidRPr="001058B5" w14:paraId="212F6CE0" w14:textId="77777777" w:rsidTr="00B55B3B">
        <w:trPr>
          <w:trHeight w:val="712"/>
        </w:trPr>
        <w:tc>
          <w:tcPr>
            <w:tcW w:w="2563" w:type="dxa"/>
            <w:tcBorders>
              <w:top w:val="single" w:sz="18" w:space="0" w:color="000000"/>
              <w:bottom w:val="single" w:sz="4" w:space="0" w:color="000000"/>
            </w:tcBorders>
          </w:tcPr>
          <w:p w14:paraId="72DF4481" w14:textId="77777777" w:rsidR="00B55B3B" w:rsidRPr="001058B5" w:rsidRDefault="00B55B3B" w:rsidP="00B55B3B">
            <w:pPr>
              <w:pStyle w:val="TableParagraph"/>
              <w:spacing w:before="0"/>
              <w:rPr>
                <w:rFonts w:ascii="Arial" w:hAnsi="Arial" w:cs="Arial"/>
                <w:b/>
                <w:i/>
                <w:sz w:val="20"/>
              </w:rPr>
            </w:pPr>
          </w:p>
          <w:p w14:paraId="7A53F7E7" w14:textId="77777777" w:rsidR="00B55B3B" w:rsidRPr="001058B5" w:rsidRDefault="00B55B3B" w:rsidP="00B55B3B">
            <w:pPr>
              <w:pStyle w:val="TableParagraph"/>
              <w:spacing w:before="3"/>
              <w:rPr>
                <w:rFonts w:ascii="Arial" w:hAnsi="Arial" w:cs="Arial"/>
                <w:b/>
                <w:i/>
                <w:sz w:val="17"/>
              </w:rPr>
            </w:pPr>
          </w:p>
          <w:p w14:paraId="025A609E" w14:textId="77777777" w:rsidR="00B55B3B" w:rsidRPr="001058B5" w:rsidRDefault="00B55B3B" w:rsidP="00B55B3B">
            <w:pPr>
              <w:pStyle w:val="TableParagraph"/>
              <w:spacing w:before="0"/>
              <w:rPr>
                <w:rFonts w:ascii="Arial" w:hAnsi="Arial" w:cs="Arial"/>
                <w:b/>
                <w:sz w:val="18"/>
              </w:rPr>
            </w:pPr>
            <w:r w:rsidRPr="001058B5">
              <w:rPr>
                <w:rFonts w:ascii="Arial" w:hAnsi="Arial" w:cs="Arial"/>
                <w:b/>
                <w:sz w:val="18"/>
              </w:rPr>
              <w:t>User Model Scenario</w:t>
            </w:r>
          </w:p>
        </w:tc>
        <w:tc>
          <w:tcPr>
            <w:tcW w:w="-666" w:type="dxa"/>
            <w:tcBorders>
              <w:top w:val="single" w:sz="18" w:space="0" w:color="000000"/>
              <w:bottom w:val="single" w:sz="4" w:space="0" w:color="000000"/>
            </w:tcBorders>
          </w:tcPr>
          <w:p w14:paraId="60393F13" w14:textId="77777777" w:rsidR="00B55B3B" w:rsidRPr="001058B5" w:rsidRDefault="00B55B3B" w:rsidP="00B55B3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0F35A628" w14:textId="77777777" w:rsidR="00B55B3B" w:rsidRPr="001058B5" w:rsidRDefault="00B55B3B" w:rsidP="00B55B3B">
            <w:pPr>
              <w:pStyle w:val="TableParagraph"/>
              <w:tabs>
                <w:tab w:val="left" w:pos="2131"/>
                <w:tab w:val="left" w:pos="2694"/>
              </w:tabs>
              <w:spacing w:before="32" w:line="232" w:lineRule="auto"/>
              <w:ind w:left="908" w:right="81" w:firstLine="74"/>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Separate 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18340661" w14:textId="77777777" w:rsidR="00B55B3B" w:rsidRPr="001058B5" w:rsidRDefault="00B55B3B" w:rsidP="00B55B3B">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1EE57368" w14:textId="77777777" w:rsidR="00B55B3B" w:rsidRPr="001058B5" w:rsidRDefault="00B55B3B" w:rsidP="00B55B3B">
            <w:pPr>
              <w:pStyle w:val="TableParagraph"/>
              <w:spacing w:before="3"/>
              <w:rPr>
                <w:rFonts w:ascii="Arial" w:hAnsi="Arial" w:cs="Arial"/>
                <w:b/>
                <w:i/>
                <w:sz w:val="20"/>
              </w:rPr>
            </w:pPr>
          </w:p>
          <w:p w14:paraId="63893126" w14:textId="77777777" w:rsidR="00B55B3B" w:rsidRPr="001058B5" w:rsidRDefault="00B55B3B" w:rsidP="00B55B3B">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B55B3B" w:rsidRPr="001058B5" w14:paraId="3E86E25C" w14:textId="77777777" w:rsidTr="00B55B3B">
        <w:trPr>
          <w:trHeight w:val="532"/>
        </w:trPr>
        <w:tc>
          <w:tcPr>
            <w:tcW w:w="2563" w:type="dxa"/>
            <w:tcBorders>
              <w:top w:val="single" w:sz="4" w:space="0" w:color="000000"/>
              <w:bottom w:val="single" w:sz="2" w:space="0" w:color="000000"/>
            </w:tcBorders>
          </w:tcPr>
          <w:p w14:paraId="3370A0B2" w14:textId="77777777" w:rsidR="00B55B3B" w:rsidRPr="001058B5" w:rsidRDefault="00B55B3B" w:rsidP="00B55B3B">
            <w:pPr>
              <w:pStyle w:val="TableParagraph"/>
              <w:spacing w:before="59" w:line="216" w:lineRule="auto"/>
              <w:rPr>
                <w:rFonts w:ascii="Arial" w:hAnsi="Arial" w:cs="Arial"/>
                <w:sz w:val="18"/>
              </w:rPr>
            </w:pPr>
            <w:r w:rsidRPr="001058B5">
              <w:rPr>
                <w:rFonts w:ascii="Arial" w:hAnsi="Arial" w:cs="Arial"/>
                <w:sz w:val="18"/>
              </w:rPr>
              <w:t>Application users are also database users</w:t>
            </w:r>
          </w:p>
        </w:tc>
        <w:tc>
          <w:tcPr>
            <w:tcW w:w="-666" w:type="dxa"/>
            <w:tcBorders>
              <w:top w:val="single" w:sz="4" w:space="0" w:color="000000"/>
              <w:bottom w:val="single" w:sz="2" w:space="0" w:color="000000"/>
            </w:tcBorders>
          </w:tcPr>
          <w:p w14:paraId="02D1A5E8" w14:textId="77777777" w:rsidR="00B55B3B" w:rsidRPr="001058B5" w:rsidRDefault="00B55B3B" w:rsidP="00B55B3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3FD67592" w14:textId="77777777" w:rsidR="00B55B3B" w:rsidRPr="001058B5" w:rsidRDefault="00B55B3B" w:rsidP="00B55B3B">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2169360A" w14:textId="77777777" w:rsidR="00B55B3B" w:rsidRPr="001058B5" w:rsidRDefault="00B55B3B" w:rsidP="00B55B3B">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5C4AD980" w14:textId="77777777" w:rsidR="00B55B3B" w:rsidRPr="001058B5" w:rsidRDefault="00B55B3B" w:rsidP="00B55B3B">
            <w:pPr>
              <w:pStyle w:val="TableParagraph"/>
              <w:spacing w:before="41"/>
              <w:ind w:left="225"/>
              <w:rPr>
                <w:rFonts w:ascii="Arial" w:hAnsi="Arial" w:cs="Arial"/>
                <w:sz w:val="18"/>
              </w:rPr>
            </w:pPr>
            <w:r w:rsidRPr="001058B5">
              <w:rPr>
                <w:rFonts w:ascii="Arial" w:hAnsi="Arial" w:cs="Arial"/>
                <w:sz w:val="18"/>
              </w:rPr>
              <w:t>No</w:t>
            </w:r>
          </w:p>
        </w:tc>
      </w:tr>
      <w:tr w:rsidR="00B55B3B" w:rsidRPr="001058B5" w14:paraId="6376A017" w14:textId="77777777" w:rsidTr="00B55B3B">
        <w:trPr>
          <w:trHeight w:val="535"/>
        </w:trPr>
        <w:tc>
          <w:tcPr>
            <w:tcW w:w="2563" w:type="dxa"/>
            <w:tcBorders>
              <w:top w:val="single" w:sz="2" w:space="0" w:color="000000"/>
              <w:bottom w:val="single" w:sz="2" w:space="0" w:color="000000"/>
            </w:tcBorders>
          </w:tcPr>
          <w:p w14:paraId="57A6BB9D" w14:textId="77777777" w:rsidR="00B55B3B" w:rsidRPr="001058B5" w:rsidRDefault="00B55B3B" w:rsidP="00B55B3B">
            <w:pPr>
              <w:pStyle w:val="TableParagraph"/>
              <w:spacing w:before="61" w:line="216" w:lineRule="auto"/>
              <w:ind w:right="16"/>
              <w:rPr>
                <w:rFonts w:ascii="Arial" w:hAnsi="Arial" w:cs="Arial"/>
                <w:sz w:val="18"/>
              </w:rPr>
            </w:pPr>
            <w:r w:rsidRPr="001058B5">
              <w:rPr>
                <w:rFonts w:ascii="Arial" w:hAnsi="Arial" w:cs="Arial"/>
                <w:sz w:val="18"/>
              </w:rPr>
              <w:t>Proxy authentication using OCI or JDBC/OCI</w:t>
            </w:r>
          </w:p>
        </w:tc>
        <w:tc>
          <w:tcPr>
            <w:tcW w:w="-666" w:type="dxa"/>
            <w:tcBorders>
              <w:top w:val="single" w:sz="2" w:space="0" w:color="000000"/>
              <w:bottom w:val="single" w:sz="2" w:space="0" w:color="000000"/>
            </w:tcBorders>
          </w:tcPr>
          <w:p w14:paraId="327847DC"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4B6983E2"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29F56173"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45A8454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No</w:t>
            </w:r>
          </w:p>
        </w:tc>
      </w:tr>
      <w:tr w:rsidR="00B55B3B" w:rsidRPr="001058B5" w14:paraId="644AA72E" w14:textId="77777777" w:rsidTr="00B55B3B">
        <w:trPr>
          <w:trHeight w:val="1240"/>
        </w:trPr>
        <w:tc>
          <w:tcPr>
            <w:tcW w:w="2563" w:type="dxa"/>
            <w:tcBorders>
              <w:top w:val="single" w:sz="2" w:space="0" w:color="000000"/>
            </w:tcBorders>
          </w:tcPr>
          <w:p w14:paraId="58E87064" w14:textId="77777777" w:rsidR="00B55B3B" w:rsidRPr="001058B5" w:rsidRDefault="00B55B3B" w:rsidP="00B55B3B">
            <w:pPr>
              <w:pStyle w:val="TableParagraph"/>
              <w:spacing w:before="53" w:line="228" w:lineRule="auto"/>
              <w:ind w:right="77"/>
              <w:rPr>
                <w:rFonts w:ascii="Arial" w:hAnsi="Arial" w:cs="Arial"/>
                <w:sz w:val="12"/>
              </w:rPr>
            </w:pPr>
            <w:r w:rsidRPr="001058B5">
              <w:rPr>
                <w:rFonts w:ascii="Arial" w:hAnsi="Arial" w:cs="Arial"/>
                <w:sz w:val="18"/>
              </w:rPr>
              <w:t>Proxy authentication integrated</w:t>
            </w:r>
            <w:r w:rsidRPr="001058B5">
              <w:rPr>
                <w:rFonts w:ascii="Arial" w:hAnsi="Arial" w:cs="Arial"/>
                <w:spacing w:val="-15"/>
                <w:sz w:val="18"/>
              </w:rPr>
              <w:t xml:space="preserve"> </w:t>
            </w:r>
            <w:r w:rsidRPr="001058B5">
              <w:rPr>
                <w:rFonts w:ascii="Arial" w:hAnsi="Arial" w:cs="Arial"/>
                <w:sz w:val="18"/>
              </w:rPr>
              <w:t>with</w:t>
            </w:r>
            <w:r w:rsidRPr="001058B5">
              <w:rPr>
                <w:rFonts w:ascii="Arial" w:hAnsi="Arial" w:cs="Arial"/>
                <w:spacing w:val="-15"/>
                <w:sz w:val="18"/>
              </w:rPr>
              <w:t xml:space="preserve"> </w:t>
            </w:r>
            <w:r w:rsidRPr="001058B5">
              <w:rPr>
                <w:rFonts w:ascii="Arial" w:hAnsi="Arial" w:cs="Arial"/>
                <w:sz w:val="18"/>
              </w:rPr>
              <w:t>Enterprise</w:t>
            </w:r>
            <w:r w:rsidRPr="001058B5">
              <w:rPr>
                <w:rFonts w:ascii="Arial" w:hAnsi="Arial" w:cs="Arial"/>
                <w:spacing w:val="-16"/>
                <w:sz w:val="18"/>
              </w:rPr>
              <w:t xml:space="preserve"> </w:t>
            </w:r>
            <w:r w:rsidRPr="001058B5">
              <w:rPr>
                <w:rFonts w:ascii="Arial" w:hAnsi="Arial" w:cs="Arial"/>
                <w:sz w:val="18"/>
              </w:rPr>
              <w:t>User Security</w:t>
            </w:r>
            <w:r w:rsidRPr="001058B5">
              <w:rPr>
                <w:rFonts w:ascii="Arial" w:hAnsi="Arial" w:cs="Arial"/>
                <w:position w:val="7"/>
                <w:sz w:val="12"/>
              </w:rPr>
              <w:t>1</w:t>
            </w:r>
          </w:p>
          <w:p w14:paraId="682C8497" w14:textId="77777777" w:rsidR="00B55B3B" w:rsidRPr="001058B5" w:rsidRDefault="00B55B3B" w:rsidP="00B55B3B">
            <w:pPr>
              <w:pStyle w:val="TableParagraph"/>
              <w:spacing w:before="117"/>
              <w:rPr>
                <w:rFonts w:ascii="Arial" w:hAnsi="Arial" w:cs="Arial"/>
                <w:sz w:val="18"/>
              </w:rPr>
            </w:pPr>
            <w:r w:rsidRPr="001058B5">
              <w:rPr>
                <w:rFonts w:ascii="Arial" w:hAnsi="Arial" w:cs="Arial"/>
                <w:sz w:val="18"/>
              </w:rPr>
              <w:t>One Big Application User</w:t>
            </w:r>
          </w:p>
        </w:tc>
        <w:tc>
          <w:tcPr>
            <w:tcW w:w="-666" w:type="dxa"/>
            <w:tcBorders>
              <w:top w:val="single" w:sz="2" w:space="0" w:color="000000"/>
            </w:tcBorders>
          </w:tcPr>
          <w:p w14:paraId="0EE79403"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tcBorders>
          </w:tcPr>
          <w:p w14:paraId="6525F3EE"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7C0BDE2E" w14:textId="77777777" w:rsidR="00B55B3B" w:rsidRPr="001058B5" w:rsidRDefault="00B55B3B" w:rsidP="00B55B3B">
            <w:pPr>
              <w:pStyle w:val="TableParagraph"/>
              <w:spacing w:before="0"/>
              <w:rPr>
                <w:rFonts w:ascii="Arial" w:hAnsi="Arial" w:cs="Arial"/>
                <w:b/>
                <w:i/>
              </w:rPr>
            </w:pPr>
          </w:p>
          <w:p w14:paraId="6E577A0D" w14:textId="77777777" w:rsidR="00B55B3B" w:rsidRPr="001058B5" w:rsidRDefault="00B55B3B" w:rsidP="00B55B3B">
            <w:pPr>
              <w:pStyle w:val="TableParagraph"/>
              <w:spacing w:before="0"/>
              <w:rPr>
                <w:rFonts w:ascii="Arial" w:hAnsi="Arial" w:cs="Arial"/>
                <w:b/>
                <w:i/>
                <w:sz w:val="26"/>
              </w:rPr>
            </w:pPr>
          </w:p>
          <w:p w14:paraId="2CF241EE" w14:textId="77777777" w:rsidR="00B55B3B" w:rsidRPr="001058B5" w:rsidRDefault="00B55B3B" w:rsidP="00B55B3B">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64D80F04"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Yes</w:t>
            </w:r>
          </w:p>
          <w:p w14:paraId="4FC4F833" w14:textId="77777777" w:rsidR="00B55B3B" w:rsidRPr="001058B5" w:rsidRDefault="00B55B3B" w:rsidP="00B55B3B">
            <w:pPr>
              <w:pStyle w:val="TableParagraph"/>
              <w:spacing w:before="0"/>
              <w:rPr>
                <w:rFonts w:ascii="Arial" w:hAnsi="Arial" w:cs="Arial"/>
                <w:b/>
                <w:i/>
              </w:rPr>
            </w:pPr>
          </w:p>
          <w:p w14:paraId="52729E02" w14:textId="77777777" w:rsidR="00B55B3B" w:rsidRPr="001058B5" w:rsidRDefault="00B55B3B" w:rsidP="00B55B3B">
            <w:pPr>
              <w:pStyle w:val="TableParagraph"/>
              <w:spacing w:before="0"/>
              <w:rPr>
                <w:rFonts w:ascii="Arial" w:hAnsi="Arial" w:cs="Arial"/>
                <w:b/>
                <w:i/>
                <w:sz w:val="26"/>
              </w:rPr>
            </w:pPr>
          </w:p>
          <w:p w14:paraId="122498A2" w14:textId="77777777" w:rsidR="00B55B3B" w:rsidRPr="001058B5" w:rsidRDefault="00B55B3B" w:rsidP="00B55B3B">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2100338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Yes</w:t>
            </w:r>
          </w:p>
          <w:p w14:paraId="1FC5901F" w14:textId="77777777" w:rsidR="00B55B3B" w:rsidRPr="001058B5" w:rsidRDefault="00B55B3B" w:rsidP="00B55B3B">
            <w:pPr>
              <w:pStyle w:val="TableParagraph"/>
              <w:spacing w:before="0"/>
              <w:rPr>
                <w:rFonts w:ascii="Arial" w:hAnsi="Arial" w:cs="Arial"/>
                <w:b/>
                <w:i/>
              </w:rPr>
            </w:pPr>
          </w:p>
          <w:p w14:paraId="7936B313" w14:textId="77777777" w:rsidR="00B55B3B" w:rsidRPr="001058B5" w:rsidRDefault="00B55B3B" w:rsidP="00B55B3B">
            <w:pPr>
              <w:pStyle w:val="TableParagraph"/>
              <w:spacing w:before="1"/>
              <w:rPr>
                <w:rFonts w:ascii="Arial" w:hAnsi="Arial" w:cs="Arial"/>
                <w:b/>
                <w:i/>
                <w:sz w:val="28"/>
              </w:rPr>
            </w:pPr>
          </w:p>
          <w:p w14:paraId="4280DA7C" w14:textId="77777777" w:rsidR="00B55B3B" w:rsidRPr="001058B5" w:rsidRDefault="00B55B3B" w:rsidP="00B55B3B">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B55B3B" w:rsidRPr="001058B5" w14:paraId="76961B41" w14:textId="77777777" w:rsidTr="00B55B3B">
        <w:trPr>
          <w:trHeight w:val="388"/>
        </w:trPr>
        <w:tc>
          <w:tcPr>
            <w:tcW w:w="2563" w:type="dxa"/>
          </w:tcPr>
          <w:p w14:paraId="1EFC6B47" w14:textId="77777777" w:rsidR="00B55B3B" w:rsidRPr="001058B5" w:rsidRDefault="00B55B3B" w:rsidP="00B55B3B">
            <w:pPr>
              <w:pStyle w:val="TableParagraph"/>
              <w:spacing w:before="0" w:line="180" w:lineRule="exact"/>
              <w:rPr>
                <w:rFonts w:ascii="Arial" w:hAnsi="Arial" w:cs="Arial"/>
                <w:sz w:val="18"/>
              </w:rPr>
            </w:pPr>
            <w:r w:rsidRPr="001058B5">
              <w:rPr>
                <w:rFonts w:ascii="Arial" w:hAnsi="Arial" w:cs="Arial"/>
                <w:sz w:val="18"/>
              </w:rPr>
              <w:t>Web-based applications</w:t>
            </w:r>
          </w:p>
        </w:tc>
        <w:tc>
          <w:tcPr>
            <w:tcW w:w="-666" w:type="dxa"/>
          </w:tcPr>
          <w:p w14:paraId="54AC34EB" w14:textId="77777777" w:rsidR="00B55B3B" w:rsidRPr="001058B5" w:rsidRDefault="00B55B3B" w:rsidP="00B55B3B">
            <w:pPr>
              <w:pStyle w:val="TableParagraph"/>
              <w:spacing w:before="0"/>
              <w:rPr>
                <w:rFonts w:ascii="Arial" w:hAnsi="Arial" w:cs="Arial"/>
                <w:sz w:val="18"/>
              </w:rPr>
            </w:pPr>
          </w:p>
        </w:tc>
        <w:tc>
          <w:tcPr>
            <w:tcW w:w="4002" w:type="dxa"/>
          </w:tcPr>
          <w:p w14:paraId="6D770910" w14:textId="77777777" w:rsidR="00B55B3B" w:rsidRPr="001058B5" w:rsidRDefault="00B55B3B" w:rsidP="00B55B3B">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AA3A805" w14:textId="77777777" w:rsidR="00B55B3B" w:rsidRPr="001058B5" w:rsidRDefault="00B55B3B" w:rsidP="00B55B3B">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3718F5F" w14:textId="77777777" w:rsidR="00B55B3B" w:rsidRPr="001058B5" w:rsidRDefault="00B55B3B" w:rsidP="00B55B3B">
            <w:pPr>
              <w:pStyle w:val="TableParagraph"/>
              <w:spacing w:before="0" w:line="180" w:lineRule="exact"/>
              <w:ind w:left="225"/>
              <w:rPr>
                <w:rFonts w:ascii="Arial" w:hAnsi="Arial" w:cs="Arial"/>
                <w:sz w:val="18"/>
              </w:rPr>
            </w:pPr>
            <w:r w:rsidRPr="001058B5">
              <w:rPr>
                <w:rFonts w:ascii="Arial" w:hAnsi="Arial" w:cs="Arial"/>
                <w:sz w:val="18"/>
              </w:rPr>
              <w:t>Yes</w:t>
            </w:r>
          </w:p>
        </w:tc>
      </w:tr>
      <w:tr w:rsidR="00B55B3B" w:rsidRPr="001058B5" w14:paraId="2E219E86" w14:textId="77777777" w:rsidTr="00B55B3B">
        <w:trPr>
          <w:trHeight w:val="10"/>
        </w:trPr>
        <w:tc>
          <w:tcPr>
            <w:tcW w:w="2563" w:type="dxa"/>
            <w:tcBorders>
              <w:bottom w:val="single" w:sz="4" w:space="0" w:color="000000"/>
            </w:tcBorders>
          </w:tcPr>
          <w:p w14:paraId="77A09475" w14:textId="77777777" w:rsidR="00B55B3B" w:rsidRPr="001058B5" w:rsidRDefault="00B55B3B" w:rsidP="00B55B3B">
            <w:pPr>
              <w:pStyle w:val="TableParagraph"/>
              <w:spacing w:before="0"/>
              <w:rPr>
                <w:rFonts w:ascii="Arial" w:hAnsi="Arial" w:cs="Arial"/>
                <w:sz w:val="2"/>
              </w:rPr>
            </w:pPr>
          </w:p>
        </w:tc>
        <w:tc>
          <w:tcPr>
            <w:tcW w:w="-666" w:type="dxa"/>
            <w:tcBorders>
              <w:bottom w:val="single" w:sz="4" w:space="0" w:color="000000"/>
            </w:tcBorders>
          </w:tcPr>
          <w:p w14:paraId="666C327B" w14:textId="77777777" w:rsidR="00B55B3B" w:rsidRPr="001058B5" w:rsidRDefault="00B55B3B" w:rsidP="00B55B3B">
            <w:pPr>
              <w:pStyle w:val="TableParagraph"/>
              <w:spacing w:before="0"/>
              <w:rPr>
                <w:rFonts w:ascii="Arial" w:hAnsi="Arial" w:cs="Arial"/>
                <w:sz w:val="2"/>
              </w:rPr>
            </w:pPr>
          </w:p>
        </w:tc>
        <w:tc>
          <w:tcPr>
            <w:tcW w:w="4002" w:type="dxa"/>
            <w:tcBorders>
              <w:bottom w:val="single" w:sz="4" w:space="0" w:color="000000"/>
            </w:tcBorders>
          </w:tcPr>
          <w:p w14:paraId="5FD97AC3" w14:textId="77777777" w:rsidR="00B55B3B" w:rsidRPr="001058B5" w:rsidRDefault="00B55B3B" w:rsidP="00B55B3B">
            <w:pPr>
              <w:pStyle w:val="TableParagraph"/>
              <w:spacing w:before="0"/>
              <w:rPr>
                <w:rFonts w:ascii="Arial" w:hAnsi="Arial" w:cs="Arial"/>
                <w:sz w:val="2"/>
              </w:rPr>
            </w:pPr>
          </w:p>
        </w:tc>
        <w:tc>
          <w:tcPr>
            <w:tcW w:w="1299" w:type="dxa"/>
            <w:tcBorders>
              <w:bottom w:val="single" w:sz="4" w:space="0" w:color="000000"/>
            </w:tcBorders>
          </w:tcPr>
          <w:p w14:paraId="35478220" w14:textId="77777777" w:rsidR="00B55B3B" w:rsidRPr="001058B5" w:rsidRDefault="00B55B3B" w:rsidP="00B55B3B">
            <w:pPr>
              <w:pStyle w:val="TableParagraph"/>
              <w:spacing w:before="0"/>
              <w:rPr>
                <w:rFonts w:ascii="Arial" w:hAnsi="Arial" w:cs="Arial"/>
                <w:sz w:val="2"/>
              </w:rPr>
            </w:pPr>
          </w:p>
        </w:tc>
        <w:tc>
          <w:tcPr>
            <w:tcW w:w="2028" w:type="dxa"/>
            <w:tcBorders>
              <w:bottom w:val="single" w:sz="4" w:space="0" w:color="000000"/>
            </w:tcBorders>
          </w:tcPr>
          <w:p w14:paraId="1357E610" w14:textId="77777777" w:rsidR="00B55B3B" w:rsidRPr="001058B5" w:rsidRDefault="00B55B3B" w:rsidP="00B55B3B">
            <w:pPr>
              <w:pStyle w:val="TableParagraph"/>
              <w:spacing w:before="0"/>
              <w:rPr>
                <w:rFonts w:ascii="Arial" w:hAnsi="Arial" w:cs="Arial"/>
                <w:sz w:val="2"/>
              </w:rPr>
            </w:pPr>
          </w:p>
        </w:tc>
      </w:tr>
    </w:tbl>
    <w:p w14:paraId="5ACB42AF" w14:textId="77777777" w:rsidR="00B55B3B" w:rsidRPr="001058B5" w:rsidRDefault="008D1AB8" w:rsidP="00B55B3B">
      <w:pPr>
        <w:spacing w:before="42" w:line="218" w:lineRule="auto"/>
        <w:ind w:left="880" w:right="848" w:hanging="180"/>
        <w:rPr>
          <w:rFonts w:ascii="Arial" w:hAnsi="Arial" w:cs="Arial"/>
          <w:sz w:val="16"/>
        </w:rPr>
      </w:pPr>
      <w:r>
        <w:rPr>
          <w:rFonts w:ascii="Arial" w:hAnsi="Arial" w:cs="Arial"/>
        </w:rPr>
        <w:pict w14:anchorId="074F39F1">
          <v:line id="_x0000_s1765" style="position:absolute;left:0;text-align:left;z-index:-664848;mso-position-horizontal-relative:page;mso-position-vertical-relative:text" from="90pt,-36.05pt" to="551.3pt,-36.05pt" strokeweight=".24pt">
            <w10:wrap anchorx="page"/>
          </v:line>
        </w:pict>
      </w:r>
      <w:r>
        <w:rPr>
          <w:rFonts w:ascii="Arial" w:hAnsi="Arial" w:cs="Arial"/>
        </w:rPr>
        <w:pict w14:anchorId="056E7506">
          <v:line id="_x0000_s1766" style="position:absolute;left:0;text-align:left;z-index:-663824;mso-position-horizontal-relative:page;mso-position-vertical-relative:text" from="90pt,-17.2pt" to="551.3pt,-17.2pt" strokeweight=".24pt">
            <w10:wrap anchorx="page"/>
          </v:line>
        </w:pict>
      </w:r>
      <w:r w:rsidR="00B55B3B" w:rsidRPr="001058B5">
        <w:rPr>
          <w:rFonts w:ascii="Arial" w:hAnsi="Arial" w:cs="Arial"/>
          <w:position w:val="6"/>
          <w:sz w:val="11"/>
        </w:rPr>
        <w:t xml:space="preserve">1 </w:t>
      </w:r>
      <w:r w:rsidR="00B55B3B" w:rsidRPr="001058B5">
        <w:rPr>
          <w:rFonts w:ascii="Arial" w:hAnsi="Arial" w:cs="Arial"/>
          <w:sz w:val="16"/>
        </w:rPr>
        <w:t>User roles and other attributes, including globally initialized application context, can be retrieved from Oracle Internet Directory to enforce Oracle Virtual Private Database.</w:t>
      </w:r>
    </w:p>
    <w:p w14:paraId="42CA22C5" w14:textId="77777777" w:rsidR="00B55B3B" w:rsidRPr="001058B5" w:rsidRDefault="00B55B3B" w:rsidP="00B55B3B">
      <w:pPr>
        <w:spacing w:before="11" w:line="201" w:lineRule="exact"/>
        <w:ind w:left="700"/>
        <w:rPr>
          <w:rFonts w:ascii="Arial" w:hAnsi="Arial" w:cs="Arial"/>
          <w:sz w:val="16"/>
        </w:rPr>
      </w:pPr>
      <w:r w:rsidRPr="001058B5">
        <w:rPr>
          <w:rFonts w:ascii="Arial" w:hAnsi="Arial" w:cs="Arial"/>
          <w:position w:val="6"/>
          <w:sz w:val="11"/>
        </w:rPr>
        <w:t xml:space="preserve">2 </w:t>
      </w:r>
      <w:r w:rsidRPr="001058B5">
        <w:rPr>
          <w:rFonts w:ascii="Arial" w:hAnsi="Arial" w:cs="Arial"/>
          <w:sz w:val="16"/>
        </w:rPr>
        <w:t>Application developers can create a global application context attribute representing individual application users (for example,</w:t>
      </w:r>
    </w:p>
    <w:p w14:paraId="5FA4A852" w14:textId="77777777" w:rsidR="00B55B3B" w:rsidRPr="001058B5" w:rsidRDefault="00B55B3B" w:rsidP="00B55B3B">
      <w:pPr>
        <w:spacing w:line="192" w:lineRule="exact"/>
        <w:ind w:left="880"/>
        <w:rPr>
          <w:rFonts w:ascii="Arial" w:hAnsi="Arial" w:cs="Arial"/>
          <w:sz w:val="16"/>
        </w:rPr>
      </w:pPr>
      <w:r w:rsidRPr="001058B5">
        <w:rPr>
          <w:rFonts w:ascii="Arial" w:hAnsi="Arial" w:cs="Arial"/>
          <w:sz w:val="16"/>
        </w:rPr>
        <w:t>REALUSER), which can then be used for controlling each session attributes, or for auditing.</w:t>
      </w:r>
    </w:p>
    <w:p w14:paraId="4ADA39F0" w14:textId="77777777" w:rsidR="00B55B3B" w:rsidRPr="001058B5" w:rsidRDefault="00B55B3B" w:rsidP="00B55B3B">
      <w:pPr>
        <w:pStyle w:val="BodyText"/>
        <w:spacing w:before="10"/>
        <w:rPr>
          <w:rFonts w:ascii="Arial" w:hAnsi="Arial" w:cs="Arial"/>
          <w:sz w:val="25"/>
        </w:rPr>
      </w:pPr>
    </w:p>
    <w:p w14:paraId="30ED9876" w14:textId="77777777" w:rsidR="00B55B3B" w:rsidRPr="001058B5" w:rsidRDefault="00B55B3B" w:rsidP="00B55B3B">
      <w:pPr>
        <w:pStyle w:val="Heading3"/>
      </w:pPr>
      <w:bookmarkStart w:id="1268" w:name="Finding_Information_About_Oracle_Virtual"/>
      <w:bookmarkStart w:id="1269" w:name="_bookmark1543"/>
      <w:bookmarkEnd w:id="1268"/>
      <w:bookmarkEnd w:id="1269"/>
      <w:r w:rsidRPr="001058B5">
        <w:rPr>
          <w:spacing w:val="-25"/>
        </w:rPr>
        <w:t xml:space="preserve">Finding </w:t>
      </w:r>
      <w:r w:rsidRPr="001058B5">
        <w:rPr>
          <w:spacing w:val="-27"/>
        </w:rPr>
        <w:t>Info</w:t>
      </w:r>
      <w:bookmarkStart w:id="1270" w:name="_bookmark1544"/>
      <w:bookmarkEnd w:id="1270"/>
      <w:r w:rsidRPr="001058B5">
        <w:rPr>
          <w:spacing w:val="-27"/>
        </w:rPr>
        <w:t xml:space="preserve">rmation </w:t>
      </w:r>
      <w:r w:rsidRPr="001058B5">
        <w:rPr>
          <w:spacing w:val="-30"/>
        </w:rPr>
        <w:t xml:space="preserve">About </w:t>
      </w:r>
      <w:r w:rsidRPr="001058B5">
        <w:rPr>
          <w:spacing w:val="-26"/>
        </w:rPr>
        <w:t xml:space="preserve">Oracle </w:t>
      </w:r>
      <w:r w:rsidRPr="001058B5">
        <w:rPr>
          <w:spacing w:val="-23"/>
        </w:rPr>
        <w:t xml:space="preserve">Virtual </w:t>
      </w:r>
      <w:r w:rsidRPr="001058B5">
        <w:rPr>
          <w:spacing w:val="-24"/>
        </w:rPr>
        <w:t xml:space="preserve">Private </w:t>
      </w:r>
      <w:r w:rsidRPr="001058B5">
        <w:rPr>
          <w:spacing w:val="-28"/>
        </w:rPr>
        <w:t xml:space="preserve">Database </w:t>
      </w:r>
      <w:r w:rsidRPr="001058B5">
        <w:rPr>
          <w:spacing w:val="-29"/>
        </w:rPr>
        <w:t>Policies</w:t>
      </w:r>
    </w:p>
    <w:p w14:paraId="25FEAC67" w14:textId="77777777" w:rsidR="00B55B3B" w:rsidRPr="001058B5" w:rsidRDefault="008D1AB8" w:rsidP="00B55B3B">
      <w:pPr>
        <w:pStyle w:val="BodyText"/>
        <w:spacing w:before="87" w:line="232" w:lineRule="auto"/>
        <w:ind w:left="2259"/>
        <w:rPr>
          <w:rFonts w:ascii="Arial" w:hAnsi="Arial" w:cs="Arial"/>
        </w:rPr>
      </w:pPr>
      <w:hyperlink w:anchor="_bookmark1546" w:history="1">
        <w:r w:rsidR="00B55B3B" w:rsidRPr="001058B5">
          <w:rPr>
            <w:rFonts w:ascii="Arial" w:hAnsi="Arial" w:cs="Arial"/>
            <w:color w:val="0000CC"/>
          </w:rPr>
          <w:t xml:space="preserve">Table 7–4 </w:t>
        </w:r>
      </w:hyperlink>
      <w:r w:rsidR="00B55B3B" w:rsidRPr="001058B5">
        <w:rPr>
          <w:rFonts w:ascii="Arial" w:hAnsi="Arial" w:cs="Arial"/>
        </w:rPr>
        <w:t xml:space="preserve">lists data dictionary views that you can use to find information about Oracle Virtual Private Database policies. See </w:t>
      </w:r>
      <w:r w:rsidR="00B55B3B" w:rsidRPr="001058B5">
        <w:rPr>
          <w:rFonts w:ascii="Arial" w:hAnsi="Arial" w:cs="Arial"/>
          <w:i/>
        </w:rPr>
        <w:t xml:space="preserve">Oracle Database Reference </w:t>
      </w:r>
      <w:r w:rsidR="00B55B3B" w:rsidRPr="001058B5">
        <w:rPr>
          <w:rFonts w:ascii="Arial" w:hAnsi="Arial" w:cs="Arial"/>
        </w:rPr>
        <w:t>for more information about these views.</w:t>
      </w:r>
    </w:p>
    <w:p w14:paraId="3628B479" w14:textId="77777777" w:rsidR="00B55B3B" w:rsidRPr="001058B5" w:rsidRDefault="00B55B3B" w:rsidP="00B55B3B">
      <w:pPr>
        <w:pStyle w:val="BodyText"/>
        <w:spacing w:before="11"/>
        <w:rPr>
          <w:rFonts w:ascii="Arial" w:hAnsi="Arial" w:cs="Arial"/>
          <w:sz w:val="10"/>
        </w:rPr>
      </w:pPr>
    </w:p>
    <w:p w14:paraId="52A0639E" w14:textId="77777777" w:rsidR="00B55B3B" w:rsidRPr="001058B5" w:rsidRDefault="00B55B3B" w:rsidP="00B55B3B">
      <w:pPr>
        <w:tabs>
          <w:tab w:val="left" w:pos="1733"/>
        </w:tabs>
        <w:spacing w:before="104"/>
        <w:ind w:left="700"/>
        <w:rPr>
          <w:rFonts w:ascii="Arial" w:hAnsi="Arial" w:cs="Arial"/>
          <w:b/>
          <w:i/>
          <w:sz w:val="18"/>
        </w:rPr>
      </w:pPr>
      <w:bookmarkStart w:id="1271" w:name="_bookmark1545"/>
      <w:bookmarkStart w:id="1272" w:name="_bookmark1546"/>
      <w:bookmarkEnd w:id="1271"/>
      <w:bookmarkEnd w:id="127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t>Data Dictionary Views That Display Information about VPD</w:t>
      </w:r>
      <w:r w:rsidRPr="001058B5">
        <w:rPr>
          <w:rFonts w:ascii="Arial" w:hAnsi="Arial" w:cs="Arial"/>
          <w:b/>
          <w:i/>
          <w:spacing w:val="-14"/>
          <w:sz w:val="18"/>
        </w:rPr>
        <w:t xml:space="preserve"> </w:t>
      </w:r>
      <w:r w:rsidRPr="001058B5">
        <w:rPr>
          <w:rFonts w:ascii="Arial" w:hAnsi="Arial" w:cs="Arial"/>
          <w:b/>
          <w:i/>
          <w:sz w:val="18"/>
        </w:rPr>
        <w:t>Policies</w:t>
      </w:r>
    </w:p>
    <w:p w14:paraId="6E1A802F"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B55B3B" w:rsidRPr="001058B5" w14:paraId="6D588010" w14:textId="77777777" w:rsidTr="00B55B3B">
        <w:trPr>
          <w:trHeight w:val="312"/>
        </w:trPr>
        <w:tc>
          <w:tcPr>
            <w:tcW w:w="2353" w:type="dxa"/>
            <w:tcBorders>
              <w:top w:val="single" w:sz="18" w:space="0" w:color="000000"/>
              <w:bottom w:val="single" w:sz="4" w:space="0" w:color="000000"/>
            </w:tcBorders>
          </w:tcPr>
          <w:p w14:paraId="09B47879"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903" w:type="dxa"/>
            <w:tcBorders>
              <w:top w:val="single" w:sz="18" w:space="0" w:color="000000"/>
              <w:bottom w:val="single" w:sz="4" w:space="0" w:color="000000"/>
            </w:tcBorders>
          </w:tcPr>
          <w:p w14:paraId="6B7E74EC" w14:textId="77777777" w:rsidR="00B55B3B" w:rsidRPr="001058B5" w:rsidRDefault="00B55B3B" w:rsidP="00B55B3B">
            <w:pPr>
              <w:pStyle w:val="TableParagraph"/>
              <w:spacing w:before="29"/>
              <w:ind w:left="406"/>
              <w:rPr>
                <w:rFonts w:ascii="Arial" w:hAnsi="Arial" w:cs="Arial"/>
                <w:b/>
                <w:sz w:val="18"/>
              </w:rPr>
            </w:pPr>
            <w:r w:rsidRPr="001058B5">
              <w:rPr>
                <w:rFonts w:ascii="Arial" w:hAnsi="Arial" w:cs="Arial"/>
                <w:b/>
                <w:sz w:val="18"/>
              </w:rPr>
              <w:t>Description</w:t>
            </w:r>
          </w:p>
        </w:tc>
      </w:tr>
      <w:tr w:rsidR="00B55B3B" w:rsidRPr="001058B5" w14:paraId="015723F3" w14:textId="77777777" w:rsidTr="00B55B3B">
        <w:trPr>
          <w:trHeight w:val="532"/>
        </w:trPr>
        <w:tc>
          <w:tcPr>
            <w:tcW w:w="2353" w:type="dxa"/>
            <w:tcBorders>
              <w:top w:val="single" w:sz="4" w:space="0" w:color="000000"/>
              <w:bottom w:val="single" w:sz="2" w:space="0" w:color="000000"/>
            </w:tcBorders>
          </w:tcPr>
          <w:p w14:paraId="7735C93D"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65762ADC" w14:textId="77777777" w:rsidR="00B55B3B" w:rsidRPr="001058B5" w:rsidRDefault="00B55B3B" w:rsidP="00B55B3B">
            <w:pPr>
              <w:pStyle w:val="TableParagraph"/>
              <w:spacing w:before="59" w:line="216" w:lineRule="auto"/>
              <w:ind w:left="406"/>
              <w:rPr>
                <w:rFonts w:ascii="Arial" w:hAnsi="Arial" w:cs="Arial"/>
                <w:sz w:val="18"/>
              </w:rPr>
            </w:pPr>
            <w:r w:rsidRPr="001058B5">
              <w:rPr>
                <w:rFonts w:ascii="Arial" w:hAnsi="Arial" w:cs="Arial"/>
                <w:sz w:val="18"/>
              </w:rPr>
              <w:t>Describes all Oracle Virtual Private Database security policies for objects accessible to the current user.</w:t>
            </w:r>
          </w:p>
        </w:tc>
      </w:tr>
      <w:tr w:rsidR="00B55B3B" w:rsidRPr="001058B5" w14:paraId="1A6DADB6" w14:textId="77777777" w:rsidTr="00B55B3B">
        <w:trPr>
          <w:trHeight w:val="735"/>
        </w:trPr>
        <w:tc>
          <w:tcPr>
            <w:tcW w:w="2353" w:type="dxa"/>
            <w:tcBorders>
              <w:top w:val="single" w:sz="2" w:space="0" w:color="000000"/>
              <w:bottom w:val="single" w:sz="2" w:space="0" w:color="000000"/>
            </w:tcBorders>
          </w:tcPr>
          <w:p w14:paraId="070AD5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45B0605D" w14:textId="77777777" w:rsidR="00B55B3B" w:rsidRPr="001058B5" w:rsidRDefault="00B55B3B" w:rsidP="00B55B3B">
            <w:pPr>
              <w:pStyle w:val="TableParagraph"/>
              <w:spacing w:before="61" w:line="216" w:lineRule="auto"/>
              <w:ind w:left="406" w:right="90"/>
              <w:rPr>
                <w:rFonts w:ascii="Arial" w:hAnsi="Arial" w:cs="Arial"/>
                <w:sz w:val="18"/>
              </w:rPr>
            </w:pPr>
            <w:r w:rsidRPr="001058B5">
              <w:rPr>
                <w:rFonts w:ascii="Arial" w:hAnsi="Arial" w:cs="Arial"/>
                <w:sz w:val="18"/>
              </w:rPr>
              <w:t>Describes the driving contexts defined for the synonyms, tables, and views accessible to the current user. A driving context is an application context used in an Oracle Virtual Private Database policy.</w:t>
            </w:r>
          </w:p>
        </w:tc>
      </w:tr>
      <w:tr w:rsidR="00B55B3B" w:rsidRPr="001058B5" w14:paraId="125269E9" w14:textId="77777777" w:rsidTr="00B55B3B">
        <w:trPr>
          <w:trHeight w:val="534"/>
        </w:trPr>
        <w:tc>
          <w:tcPr>
            <w:tcW w:w="2353" w:type="dxa"/>
            <w:tcBorders>
              <w:top w:val="single" w:sz="2" w:space="0" w:color="000000"/>
              <w:bottom w:val="single" w:sz="2" w:space="0" w:color="000000"/>
            </w:tcBorders>
          </w:tcPr>
          <w:p w14:paraId="7CADD9B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485F69B" w14:textId="77777777" w:rsidR="00B55B3B" w:rsidRPr="001058B5" w:rsidRDefault="00B55B3B" w:rsidP="00B55B3B">
            <w:pPr>
              <w:pStyle w:val="TableParagraph"/>
              <w:spacing w:before="61" w:line="216" w:lineRule="auto"/>
              <w:ind w:left="406"/>
              <w:rPr>
                <w:rFonts w:ascii="Arial" w:hAnsi="Arial" w:cs="Arial"/>
                <w:sz w:val="18"/>
              </w:rPr>
            </w:pPr>
            <w:r w:rsidRPr="001058B5">
              <w:rPr>
                <w:rFonts w:ascii="Arial" w:hAnsi="Arial" w:cs="Arial"/>
                <w:sz w:val="18"/>
              </w:rPr>
              <w:t>Describes the Oracle Virtual Private Database policy groups defined for the synonyms, tables, and views accessible to the current user</w:t>
            </w:r>
          </w:p>
        </w:tc>
      </w:tr>
      <w:tr w:rsidR="00B55B3B" w:rsidRPr="001058B5" w14:paraId="0D7EB01E" w14:textId="77777777" w:rsidTr="00B55B3B">
        <w:trPr>
          <w:trHeight w:val="535"/>
        </w:trPr>
        <w:tc>
          <w:tcPr>
            <w:tcW w:w="2353" w:type="dxa"/>
            <w:tcBorders>
              <w:top w:val="single" w:sz="2" w:space="0" w:color="000000"/>
              <w:bottom w:val="single" w:sz="2" w:space="0" w:color="000000"/>
            </w:tcBorders>
          </w:tcPr>
          <w:p w14:paraId="7EB5BBB3"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1CEEBABD" w14:textId="77777777" w:rsidR="00B55B3B" w:rsidRPr="001058B5" w:rsidRDefault="00B55B3B" w:rsidP="00B55B3B">
            <w:pPr>
              <w:pStyle w:val="TableParagraph"/>
              <w:spacing w:before="61" w:line="216" w:lineRule="auto"/>
              <w:ind w:left="406" w:right="147"/>
              <w:rPr>
                <w:rFonts w:ascii="Arial" w:hAnsi="Arial" w:cs="Arial"/>
                <w:sz w:val="18"/>
              </w:rPr>
            </w:pPr>
            <w:r w:rsidRPr="001058B5">
              <w:rPr>
                <w:rFonts w:ascii="Arial" w:hAnsi="Arial" w:cs="Arial"/>
                <w:sz w:val="18"/>
              </w:rPr>
              <w:t>Describes the security relevant columns of the security policies for the tables and views accessible to the current user</w:t>
            </w:r>
          </w:p>
        </w:tc>
      </w:tr>
      <w:tr w:rsidR="00B55B3B" w:rsidRPr="001058B5" w14:paraId="28BECD2C" w14:textId="77777777" w:rsidTr="00B55B3B">
        <w:trPr>
          <w:trHeight w:val="332"/>
        </w:trPr>
        <w:tc>
          <w:tcPr>
            <w:tcW w:w="2353" w:type="dxa"/>
            <w:tcBorders>
              <w:top w:val="single" w:sz="2" w:space="0" w:color="000000"/>
              <w:bottom w:val="single" w:sz="4" w:space="0" w:color="000000"/>
            </w:tcBorders>
          </w:tcPr>
          <w:p w14:paraId="50371F00"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6DAD345D" w14:textId="77777777" w:rsidR="00B55B3B" w:rsidRPr="001058B5" w:rsidRDefault="00B55B3B" w:rsidP="00B55B3B">
            <w:pPr>
              <w:pStyle w:val="TableParagraph"/>
              <w:spacing w:before="44"/>
              <w:ind w:left="406"/>
              <w:rPr>
                <w:rFonts w:ascii="Arial" w:hAnsi="Arial" w:cs="Arial"/>
                <w:sz w:val="18"/>
              </w:rPr>
            </w:pPr>
            <w:r w:rsidRPr="001058B5">
              <w:rPr>
                <w:rFonts w:ascii="Arial" w:hAnsi="Arial" w:cs="Arial"/>
                <w:sz w:val="18"/>
              </w:rPr>
              <w:t>Describes all Oracle Virtual Private Database security policies in the database.</w:t>
            </w:r>
          </w:p>
        </w:tc>
      </w:tr>
    </w:tbl>
    <w:p w14:paraId="3AD1CE5A" w14:textId="77777777" w:rsidR="00B55B3B" w:rsidRPr="001058B5" w:rsidRDefault="00B55B3B" w:rsidP="00B55B3B">
      <w:pPr>
        <w:rPr>
          <w:rFonts w:ascii="Arial" w:hAnsi="Arial" w:cs="Arial"/>
          <w:sz w:val="18"/>
        </w:rPr>
        <w:sectPr w:rsidR="00B55B3B" w:rsidRPr="001058B5">
          <w:headerReference w:type="even" r:id="rId170"/>
          <w:headerReference w:type="default" r:id="rId171"/>
          <w:pgSz w:w="12240" w:h="15840"/>
          <w:pgMar w:top="840" w:right="1060" w:bottom="860" w:left="1100" w:header="549" w:footer="663" w:gutter="0"/>
          <w:cols w:space="720"/>
        </w:sectPr>
      </w:pPr>
    </w:p>
    <w:p w14:paraId="1DE62378" w14:textId="77777777" w:rsidR="00B55B3B" w:rsidRPr="001058B5" w:rsidRDefault="00B55B3B" w:rsidP="00B55B3B">
      <w:pPr>
        <w:pStyle w:val="BodyText"/>
        <w:spacing w:before="4"/>
        <w:rPr>
          <w:rFonts w:ascii="Arial" w:hAnsi="Arial" w:cs="Arial"/>
          <w:b/>
          <w:i/>
          <w:sz w:val="27"/>
        </w:rPr>
      </w:pPr>
    </w:p>
    <w:p w14:paraId="20EB8518" w14:textId="77777777" w:rsidR="00B55B3B" w:rsidRPr="001058B5" w:rsidRDefault="00B55B3B" w:rsidP="00B55B3B">
      <w:pPr>
        <w:spacing w:before="104"/>
        <w:ind w:left="100"/>
        <w:rPr>
          <w:rFonts w:ascii="Arial" w:hAnsi="Arial" w:cs="Arial"/>
          <w:b/>
          <w:i/>
          <w:sz w:val="18"/>
        </w:rPr>
      </w:pPr>
      <w:r w:rsidRPr="001058B5">
        <w:rPr>
          <w:rFonts w:ascii="Arial" w:hAnsi="Arial" w:cs="Arial"/>
          <w:b/>
          <w:i/>
          <w:sz w:val="18"/>
        </w:rPr>
        <w:t>Table 7–4 (Cont.) Data Dictionary Views That Display Information about VPD Policies</w:t>
      </w:r>
    </w:p>
    <w:p w14:paraId="065D9CAD"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B55B3B" w:rsidRPr="001058B5" w14:paraId="69F02C28" w14:textId="77777777" w:rsidTr="00B55B3B">
        <w:trPr>
          <w:trHeight w:val="311"/>
        </w:trPr>
        <w:tc>
          <w:tcPr>
            <w:tcW w:w="2399" w:type="dxa"/>
            <w:tcBorders>
              <w:top w:val="single" w:sz="18" w:space="0" w:color="000000"/>
              <w:bottom w:val="single" w:sz="4" w:space="0" w:color="000000"/>
            </w:tcBorders>
          </w:tcPr>
          <w:p w14:paraId="505039BE" w14:textId="77777777" w:rsidR="00B55B3B" w:rsidRPr="001058B5" w:rsidRDefault="00B55B3B" w:rsidP="00B55B3B">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30C3FDE6" w14:textId="77777777" w:rsidR="00B55B3B" w:rsidRPr="001058B5" w:rsidRDefault="00B55B3B" w:rsidP="00B55B3B">
            <w:pPr>
              <w:pStyle w:val="TableParagraph"/>
              <w:spacing w:before="27"/>
              <w:ind w:left="361"/>
              <w:rPr>
                <w:rFonts w:ascii="Arial" w:hAnsi="Arial" w:cs="Arial"/>
                <w:b/>
                <w:sz w:val="18"/>
              </w:rPr>
            </w:pPr>
            <w:r w:rsidRPr="001058B5">
              <w:rPr>
                <w:rFonts w:ascii="Arial" w:hAnsi="Arial" w:cs="Arial"/>
                <w:b/>
                <w:sz w:val="18"/>
              </w:rPr>
              <w:t>Description</w:t>
            </w:r>
          </w:p>
        </w:tc>
      </w:tr>
      <w:tr w:rsidR="00B55B3B" w:rsidRPr="001058B5" w14:paraId="0018C10D" w14:textId="77777777" w:rsidTr="00B55B3B">
        <w:trPr>
          <w:trHeight w:val="332"/>
        </w:trPr>
        <w:tc>
          <w:tcPr>
            <w:tcW w:w="2399" w:type="dxa"/>
            <w:tcBorders>
              <w:top w:val="single" w:sz="4" w:space="0" w:color="000000"/>
              <w:bottom w:val="single" w:sz="2" w:space="0" w:color="000000"/>
            </w:tcBorders>
          </w:tcPr>
          <w:p w14:paraId="3DDADEF0"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10A75FF4" w14:textId="77777777" w:rsidR="00B55B3B" w:rsidRPr="001058B5" w:rsidRDefault="00B55B3B" w:rsidP="00B55B3B">
            <w:pPr>
              <w:pStyle w:val="TableParagraph"/>
              <w:spacing w:before="41"/>
              <w:ind w:left="361"/>
              <w:rPr>
                <w:rFonts w:ascii="Arial" w:hAnsi="Arial" w:cs="Arial"/>
                <w:sz w:val="18"/>
              </w:rPr>
            </w:pPr>
            <w:r w:rsidRPr="001058B5">
              <w:rPr>
                <w:rFonts w:ascii="Arial" w:hAnsi="Arial" w:cs="Arial"/>
                <w:sz w:val="18"/>
              </w:rPr>
              <w:t>Describes all policy groups in the database.</w:t>
            </w:r>
          </w:p>
        </w:tc>
      </w:tr>
      <w:tr w:rsidR="00B55B3B" w:rsidRPr="001058B5" w14:paraId="2CCD3C67" w14:textId="77777777" w:rsidTr="00B55B3B">
        <w:trPr>
          <w:trHeight w:val="535"/>
        </w:trPr>
        <w:tc>
          <w:tcPr>
            <w:tcW w:w="2399" w:type="dxa"/>
            <w:tcBorders>
              <w:top w:val="single" w:sz="2" w:space="0" w:color="000000"/>
              <w:bottom w:val="single" w:sz="2" w:space="0" w:color="000000"/>
            </w:tcBorders>
          </w:tcPr>
          <w:p w14:paraId="50B2C60C"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75648849" w14:textId="77777777" w:rsidR="00B55B3B" w:rsidRPr="001058B5" w:rsidRDefault="00B55B3B" w:rsidP="00B55B3B">
            <w:pPr>
              <w:pStyle w:val="TableParagraph"/>
              <w:spacing w:before="64" w:line="213" w:lineRule="auto"/>
              <w:ind w:left="361" w:right="138"/>
              <w:rPr>
                <w:rFonts w:ascii="Arial" w:hAnsi="Arial" w:cs="Arial"/>
                <w:sz w:val="18"/>
              </w:rPr>
            </w:pPr>
            <w:r w:rsidRPr="001058B5">
              <w:rPr>
                <w:rFonts w:ascii="Arial" w:hAnsi="Arial" w:cs="Arial"/>
                <w:sz w:val="18"/>
              </w:rPr>
              <w:t>Describes all driving contexts in the database. Its columns are the same as those in ALL_POLICY_CONTEXTS.</w:t>
            </w:r>
          </w:p>
        </w:tc>
      </w:tr>
      <w:tr w:rsidR="00B55B3B" w:rsidRPr="001058B5" w14:paraId="7F937C74" w14:textId="77777777" w:rsidTr="00B55B3B">
        <w:trPr>
          <w:trHeight w:val="335"/>
        </w:trPr>
        <w:tc>
          <w:tcPr>
            <w:tcW w:w="2399" w:type="dxa"/>
            <w:tcBorders>
              <w:top w:val="single" w:sz="2" w:space="0" w:color="000000"/>
              <w:bottom w:val="single" w:sz="2" w:space="0" w:color="000000"/>
            </w:tcBorders>
          </w:tcPr>
          <w:p w14:paraId="5892F3D6"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A15055" w14:textId="77777777" w:rsidR="00B55B3B" w:rsidRPr="001058B5" w:rsidRDefault="00B55B3B" w:rsidP="00B55B3B">
            <w:pPr>
              <w:pStyle w:val="TableParagraph"/>
              <w:spacing w:before="45"/>
              <w:ind w:left="361"/>
              <w:rPr>
                <w:rFonts w:ascii="Arial" w:hAnsi="Arial" w:cs="Arial"/>
                <w:sz w:val="18"/>
              </w:rPr>
            </w:pPr>
            <w:r w:rsidRPr="001058B5">
              <w:rPr>
                <w:rFonts w:ascii="Arial" w:hAnsi="Arial" w:cs="Arial"/>
                <w:sz w:val="18"/>
              </w:rPr>
              <w:t>Describes the security relevant columns of all security policies in the database</w:t>
            </w:r>
          </w:p>
        </w:tc>
      </w:tr>
      <w:tr w:rsidR="00B55B3B" w:rsidRPr="001058B5" w14:paraId="73DC4A92" w14:textId="77777777" w:rsidTr="00B55B3B">
        <w:trPr>
          <w:trHeight w:val="735"/>
        </w:trPr>
        <w:tc>
          <w:tcPr>
            <w:tcW w:w="2399" w:type="dxa"/>
            <w:tcBorders>
              <w:top w:val="single" w:sz="2" w:space="0" w:color="000000"/>
              <w:bottom w:val="single" w:sz="2" w:space="0" w:color="000000"/>
            </w:tcBorders>
          </w:tcPr>
          <w:p w14:paraId="581A7B74"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0AFF0129" w14:textId="77777777" w:rsidR="00B55B3B" w:rsidRPr="001058B5" w:rsidRDefault="00B55B3B" w:rsidP="00B55B3B">
            <w:pPr>
              <w:pStyle w:val="TableParagraph"/>
              <w:spacing w:before="63" w:line="213" w:lineRule="auto"/>
              <w:ind w:left="361"/>
              <w:rPr>
                <w:rFonts w:ascii="Arial" w:hAnsi="Arial" w:cs="Arial"/>
                <w:sz w:val="18"/>
              </w:rPr>
            </w:pPr>
            <w:r w:rsidRPr="001058B5">
              <w:rPr>
                <w:rFonts w:ascii="Arial" w:hAnsi="Arial" w:cs="Arial"/>
                <w:sz w:val="18"/>
              </w:rPr>
              <w:t>Describes all Oracle Virtual Private Database security policies associated with objects</w:t>
            </w:r>
            <w:r w:rsidRPr="001058B5">
              <w:rPr>
                <w:rFonts w:ascii="Arial" w:hAnsi="Arial" w:cs="Arial"/>
                <w:spacing w:val="-19"/>
                <w:sz w:val="18"/>
              </w:rPr>
              <w:t xml:space="preserve"> </w:t>
            </w:r>
            <w:r w:rsidRPr="001058B5">
              <w:rPr>
                <w:rFonts w:ascii="Arial" w:hAnsi="Arial" w:cs="Arial"/>
                <w:sz w:val="18"/>
              </w:rPr>
              <w:t>owned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current</w:t>
            </w:r>
            <w:r w:rsidRPr="001058B5">
              <w:rPr>
                <w:rFonts w:ascii="Arial" w:hAnsi="Arial" w:cs="Arial"/>
                <w:spacing w:val="-19"/>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9"/>
                <w:sz w:val="18"/>
              </w:rPr>
              <w:t xml:space="preserve"> </w:t>
            </w:r>
            <w:r w:rsidRPr="001058B5">
              <w:rPr>
                <w:rFonts w:ascii="Arial" w:hAnsi="Arial" w:cs="Arial"/>
                <w:sz w:val="18"/>
              </w:rPr>
              <w:t>view</w:t>
            </w:r>
            <w:r w:rsidRPr="001058B5">
              <w:rPr>
                <w:rFonts w:ascii="Arial" w:hAnsi="Arial" w:cs="Arial"/>
                <w:spacing w:val="-19"/>
                <w:sz w:val="18"/>
              </w:rPr>
              <w:t xml:space="preserve"> </w:t>
            </w:r>
            <w:r w:rsidRPr="001058B5">
              <w:rPr>
                <w:rFonts w:ascii="Arial" w:hAnsi="Arial" w:cs="Arial"/>
                <w:sz w:val="18"/>
              </w:rPr>
              <w:t>does</w:t>
            </w:r>
            <w:r w:rsidRPr="001058B5">
              <w:rPr>
                <w:rFonts w:ascii="Arial" w:hAnsi="Arial" w:cs="Arial"/>
                <w:spacing w:val="-19"/>
                <w:sz w:val="18"/>
              </w:rPr>
              <w:t xml:space="preserve"> </w:t>
            </w:r>
            <w:r w:rsidRPr="001058B5">
              <w:rPr>
                <w:rFonts w:ascii="Arial" w:hAnsi="Arial" w:cs="Arial"/>
                <w:sz w:val="18"/>
              </w:rPr>
              <w:t>not</w:t>
            </w:r>
            <w:r w:rsidRPr="001058B5">
              <w:rPr>
                <w:rFonts w:ascii="Arial" w:hAnsi="Arial" w:cs="Arial"/>
                <w:spacing w:val="-19"/>
                <w:sz w:val="18"/>
              </w:rPr>
              <w:t xml:space="preserve"> </w:t>
            </w:r>
            <w:r w:rsidRPr="001058B5">
              <w:rPr>
                <w:rFonts w:ascii="Arial" w:hAnsi="Arial" w:cs="Arial"/>
                <w:sz w:val="18"/>
              </w:rPr>
              <w:t>display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OBJECT_OWNER column.</w:t>
            </w:r>
          </w:p>
        </w:tc>
      </w:tr>
      <w:tr w:rsidR="00B55B3B" w:rsidRPr="001058B5" w14:paraId="39D907B6" w14:textId="77777777" w:rsidTr="00B55B3B">
        <w:trPr>
          <w:trHeight w:val="734"/>
        </w:trPr>
        <w:tc>
          <w:tcPr>
            <w:tcW w:w="2399" w:type="dxa"/>
            <w:tcBorders>
              <w:top w:val="single" w:sz="2" w:space="0" w:color="000000"/>
              <w:bottom w:val="single" w:sz="2" w:space="0" w:color="000000"/>
            </w:tcBorders>
          </w:tcPr>
          <w:p w14:paraId="6525CA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75D9A698" w14:textId="77777777" w:rsidR="00B55B3B" w:rsidRPr="001058B5" w:rsidRDefault="00B55B3B" w:rsidP="00B55B3B">
            <w:pPr>
              <w:pStyle w:val="TableParagraph"/>
              <w:spacing w:before="63" w:line="213" w:lineRule="auto"/>
              <w:ind w:left="361" w:right="138"/>
              <w:rPr>
                <w:rFonts w:ascii="Arial" w:hAnsi="Arial" w:cs="Arial"/>
                <w:sz w:val="18"/>
              </w:rPr>
            </w:pPr>
            <w:r w:rsidRPr="001058B5">
              <w:rPr>
                <w:rFonts w:ascii="Arial" w:hAnsi="Arial" w:cs="Arial"/>
                <w:sz w:val="18"/>
              </w:rPr>
              <w:t>Describes the driving contexts defined for the synonyms, tables, and views owned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current</w:t>
            </w:r>
            <w:r w:rsidRPr="001058B5">
              <w:rPr>
                <w:rFonts w:ascii="Arial" w:hAnsi="Arial" w:cs="Arial"/>
                <w:spacing w:val="-18"/>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Its</w:t>
            </w:r>
            <w:r w:rsidRPr="001058B5">
              <w:rPr>
                <w:rFonts w:ascii="Arial" w:hAnsi="Arial" w:cs="Arial"/>
                <w:spacing w:val="-18"/>
                <w:sz w:val="18"/>
              </w:rPr>
              <w:t xml:space="preserve"> </w:t>
            </w:r>
            <w:r w:rsidRPr="001058B5">
              <w:rPr>
                <w:rFonts w:ascii="Arial" w:hAnsi="Arial" w:cs="Arial"/>
                <w:sz w:val="18"/>
              </w:rPr>
              <w:t>columns</w:t>
            </w:r>
            <w:r w:rsidRPr="001058B5">
              <w:rPr>
                <w:rFonts w:ascii="Arial" w:hAnsi="Arial" w:cs="Arial"/>
                <w:spacing w:val="-18"/>
                <w:sz w:val="18"/>
              </w:rPr>
              <w:t xml:space="preserve"> </w:t>
            </w:r>
            <w:r w:rsidRPr="001058B5">
              <w:rPr>
                <w:rFonts w:ascii="Arial" w:hAnsi="Arial" w:cs="Arial"/>
                <w:sz w:val="18"/>
              </w:rPr>
              <w:t>(except</w:t>
            </w:r>
            <w:r w:rsidRPr="001058B5">
              <w:rPr>
                <w:rFonts w:ascii="Arial" w:hAnsi="Arial" w:cs="Arial"/>
                <w:spacing w:val="-18"/>
                <w:sz w:val="18"/>
              </w:rPr>
              <w:t xml:space="preserve"> </w:t>
            </w:r>
            <w:r w:rsidRPr="001058B5">
              <w:rPr>
                <w:rFonts w:ascii="Arial" w:hAnsi="Arial" w:cs="Arial"/>
                <w:sz w:val="18"/>
              </w:rPr>
              <w:t>for</w:t>
            </w:r>
            <w:r w:rsidRPr="001058B5">
              <w:rPr>
                <w:rFonts w:ascii="Arial" w:hAnsi="Arial" w:cs="Arial"/>
                <w:spacing w:val="-18"/>
                <w:sz w:val="18"/>
              </w:rPr>
              <w:t xml:space="preserve"> </w:t>
            </w:r>
            <w:r w:rsidRPr="001058B5">
              <w:rPr>
                <w:rFonts w:ascii="Arial" w:hAnsi="Arial" w:cs="Arial"/>
                <w:sz w:val="18"/>
              </w:rPr>
              <w:t>OBJECT_OWNER)</w:t>
            </w:r>
            <w:r w:rsidRPr="001058B5">
              <w:rPr>
                <w:rFonts w:ascii="Arial" w:hAnsi="Arial" w:cs="Arial"/>
                <w:spacing w:val="-18"/>
                <w:sz w:val="18"/>
              </w:rPr>
              <w:t xml:space="preserve"> </w:t>
            </w:r>
            <w:r w:rsidRPr="001058B5">
              <w:rPr>
                <w:rFonts w:ascii="Arial" w:hAnsi="Arial" w:cs="Arial"/>
                <w:sz w:val="18"/>
              </w:rPr>
              <w:t>are</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same as those in</w:t>
            </w:r>
            <w:r w:rsidRPr="001058B5">
              <w:rPr>
                <w:rFonts w:ascii="Arial" w:hAnsi="Arial" w:cs="Arial"/>
                <w:spacing w:val="-14"/>
                <w:sz w:val="18"/>
              </w:rPr>
              <w:t xml:space="preserve"> </w:t>
            </w:r>
            <w:r w:rsidRPr="001058B5">
              <w:rPr>
                <w:rFonts w:ascii="Arial" w:hAnsi="Arial" w:cs="Arial"/>
                <w:sz w:val="18"/>
              </w:rPr>
              <w:t>ALL_POLICY_CONTEXTS.</w:t>
            </w:r>
          </w:p>
        </w:tc>
      </w:tr>
      <w:tr w:rsidR="00B55B3B" w:rsidRPr="001058B5" w14:paraId="6C9DB19A" w14:textId="77777777" w:rsidTr="00B55B3B">
        <w:trPr>
          <w:trHeight w:val="735"/>
        </w:trPr>
        <w:tc>
          <w:tcPr>
            <w:tcW w:w="2399" w:type="dxa"/>
            <w:tcBorders>
              <w:top w:val="single" w:sz="2" w:space="0" w:color="000000"/>
              <w:bottom w:val="single" w:sz="2" w:space="0" w:color="000000"/>
            </w:tcBorders>
          </w:tcPr>
          <w:p w14:paraId="56099992"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495568AE" w14:textId="77777777" w:rsidR="00B55B3B" w:rsidRPr="001058B5" w:rsidRDefault="00B55B3B" w:rsidP="00B55B3B">
            <w:pPr>
              <w:pStyle w:val="TableParagraph"/>
              <w:spacing w:before="64" w:line="213" w:lineRule="auto"/>
              <w:ind w:left="360" w:right="147"/>
              <w:rPr>
                <w:rFonts w:ascii="Arial" w:hAnsi="Arial" w:cs="Arial"/>
                <w:sz w:val="18"/>
              </w:rPr>
            </w:pPr>
            <w:r w:rsidRPr="001058B5">
              <w:rPr>
                <w:rFonts w:ascii="Arial" w:hAnsi="Arial" w:cs="Arial"/>
                <w:sz w:val="18"/>
              </w:rPr>
              <w:t>Describes the security relevant columns of the security policies for the tables and</w:t>
            </w:r>
            <w:r w:rsidRPr="001058B5">
              <w:rPr>
                <w:rFonts w:ascii="Arial" w:hAnsi="Arial" w:cs="Arial"/>
                <w:spacing w:val="-20"/>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owned</w:t>
            </w:r>
            <w:r w:rsidRPr="001058B5">
              <w:rPr>
                <w:rFonts w:ascii="Arial" w:hAnsi="Arial" w:cs="Arial"/>
                <w:spacing w:val="-20"/>
                <w:sz w:val="18"/>
              </w:rPr>
              <w:t xml:space="preserve"> </w:t>
            </w:r>
            <w:r w:rsidRPr="001058B5">
              <w:rPr>
                <w:rFonts w:ascii="Arial" w:hAnsi="Arial" w:cs="Arial"/>
                <w:sz w:val="18"/>
              </w:rPr>
              <w:t>by</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current</w:t>
            </w:r>
            <w:r w:rsidRPr="001058B5">
              <w:rPr>
                <w:rFonts w:ascii="Arial" w:hAnsi="Arial" w:cs="Arial"/>
                <w:spacing w:val="-20"/>
                <w:sz w:val="18"/>
              </w:rPr>
              <w:t xml:space="preserve"> </w:t>
            </w:r>
            <w:r w:rsidRPr="001058B5">
              <w:rPr>
                <w:rFonts w:ascii="Arial" w:hAnsi="Arial" w:cs="Arial"/>
                <w:spacing w:val="-3"/>
                <w:sz w:val="18"/>
              </w:rPr>
              <w:t>user.</w:t>
            </w:r>
            <w:r w:rsidRPr="001058B5">
              <w:rPr>
                <w:rFonts w:ascii="Arial" w:hAnsi="Arial" w:cs="Arial"/>
                <w:spacing w:val="-20"/>
                <w:sz w:val="18"/>
              </w:rPr>
              <w:t xml:space="preserve"> </w:t>
            </w:r>
            <w:r w:rsidRPr="001058B5">
              <w:rPr>
                <w:rFonts w:ascii="Arial" w:hAnsi="Arial" w:cs="Arial"/>
                <w:sz w:val="18"/>
              </w:rPr>
              <w:t>Its</w:t>
            </w:r>
            <w:r w:rsidRPr="001058B5">
              <w:rPr>
                <w:rFonts w:ascii="Arial" w:hAnsi="Arial" w:cs="Arial"/>
                <w:spacing w:val="-20"/>
                <w:sz w:val="18"/>
              </w:rPr>
              <w:t xml:space="preserve"> </w:t>
            </w:r>
            <w:r w:rsidRPr="001058B5">
              <w:rPr>
                <w:rFonts w:ascii="Arial" w:hAnsi="Arial" w:cs="Arial"/>
                <w:sz w:val="18"/>
              </w:rPr>
              <w:t>columns</w:t>
            </w:r>
            <w:r w:rsidRPr="001058B5">
              <w:rPr>
                <w:rFonts w:ascii="Arial" w:hAnsi="Arial" w:cs="Arial"/>
                <w:spacing w:val="-20"/>
                <w:sz w:val="18"/>
              </w:rPr>
              <w:t xml:space="preserve"> </w:t>
            </w:r>
            <w:r w:rsidRPr="001058B5">
              <w:rPr>
                <w:rFonts w:ascii="Arial" w:hAnsi="Arial" w:cs="Arial"/>
                <w:sz w:val="18"/>
              </w:rPr>
              <w:t>(except</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19"/>
                <w:sz w:val="18"/>
              </w:rPr>
              <w:t xml:space="preserve"> </w:t>
            </w:r>
            <w:r w:rsidRPr="001058B5">
              <w:rPr>
                <w:rFonts w:ascii="Arial" w:hAnsi="Arial" w:cs="Arial"/>
                <w:sz w:val="18"/>
              </w:rPr>
              <w:t>OBJECT_OWNER)</w:t>
            </w:r>
            <w:r w:rsidRPr="001058B5">
              <w:rPr>
                <w:rFonts w:ascii="Arial" w:hAnsi="Arial" w:cs="Arial"/>
                <w:spacing w:val="-20"/>
                <w:sz w:val="18"/>
              </w:rPr>
              <w:t xml:space="preserve"> </w:t>
            </w:r>
            <w:r w:rsidRPr="001058B5">
              <w:rPr>
                <w:rFonts w:ascii="Arial" w:hAnsi="Arial" w:cs="Arial"/>
                <w:sz w:val="18"/>
              </w:rPr>
              <w:t>are the same as those in</w:t>
            </w:r>
            <w:r w:rsidRPr="001058B5">
              <w:rPr>
                <w:rFonts w:ascii="Arial" w:hAnsi="Arial" w:cs="Arial"/>
                <w:spacing w:val="-30"/>
                <w:sz w:val="18"/>
              </w:rPr>
              <w:t xml:space="preserve"> </w:t>
            </w:r>
            <w:r w:rsidRPr="001058B5">
              <w:rPr>
                <w:rFonts w:ascii="Arial" w:hAnsi="Arial" w:cs="Arial"/>
                <w:sz w:val="18"/>
              </w:rPr>
              <w:t>ALL_SEC_RELEVANT_COLS.</w:t>
            </w:r>
          </w:p>
        </w:tc>
      </w:tr>
      <w:tr w:rsidR="00B55B3B" w:rsidRPr="001058B5" w14:paraId="68B48399" w14:textId="77777777" w:rsidTr="00B55B3B">
        <w:trPr>
          <w:trHeight w:val="535"/>
        </w:trPr>
        <w:tc>
          <w:tcPr>
            <w:tcW w:w="2399" w:type="dxa"/>
            <w:tcBorders>
              <w:top w:val="single" w:sz="2" w:space="0" w:color="000000"/>
              <w:bottom w:val="single" w:sz="2" w:space="0" w:color="000000"/>
            </w:tcBorders>
          </w:tcPr>
          <w:p w14:paraId="78B34B57"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115E461D" w14:textId="77777777" w:rsidR="00B55B3B" w:rsidRPr="001058B5" w:rsidRDefault="00B55B3B" w:rsidP="00B55B3B">
            <w:pPr>
              <w:pStyle w:val="TableParagraph"/>
              <w:spacing w:before="61" w:line="216" w:lineRule="auto"/>
              <w:ind w:left="360"/>
              <w:rPr>
                <w:rFonts w:ascii="Arial" w:hAnsi="Arial" w:cs="Arial"/>
                <w:sz w:val="18"/>
              </w:rPr>
            </w:pPr>
            <w:r w:rsidRPr="001058B5">
              <w:rPr>
                <w:rFonts w:ascii="Arial" w:hAnsi="Arial" w:cs="Arial"/>
                <w:sz w:val="18"/>
              </w:rPr>
              <w:t xml:space="preserve">Describes the policy groups defined for the synonyms, tables, and views owned by the current </w:t>
            </w:r>
            <w:r w:rsidRPr="001058B5">
              <w:rPr>
                <w:rFonts w:ascii="Arial" w:hAnsi="Arial" w:cs="Arial"/>
                <w:spacing w:val="-3"/>
                <w:sz w:val="18"/>
              </w:rPr>
              <w:t xml:space="preserve">user. </w:t>
            </w:r>
            <w:r w:rsidRPr="001058B5">
              <w:rPr>
                <w:rFonts w:ascii="Arial" w:hAnsi="Arial" w:cs="Arial"/>
                <w:sz w:val="18"/>
              </w:rPr>
              <w:t>This view does not display the OBJECT_OWNER</w:t>
            </w:r>
            <w:r w:rsidRPr="001058B5">
              <w:rPr>
                <w:rFonts w:ascii="Arial" w:hAnsi="Arial" w:cs="Arial"/>
                <w:spacing w:val="-79"/>
                <w:sz w:val="18"/>
              </w:rPr>
              <w:t xml:space="preserve"> </w:t>
            </w:r>
            <w:r w:rsidRPr="001058B5">
              <w:rPr>
                <w:rFonts w:ascii="Arial" w:hAnsi="Arial" w:cs="Arial"/>
                <w:sz w:val="18"/>
              </w:rPr>
              <w:t>column.</w:t>
            </w:r>
          </w:p>
        </w:tc>
      </w:tr>
      <w:tr w:rsidR="00B55B3B" w:rsidRPr="001058B5" w14:paraId="3BA70FB0" w14:textId="77777777" w:rsidTr="00B55B3B">
        <w:trPr>
          <w:trHeight w:val="732"/>
        </w:trPr>
        <w:tc>
          <w:tcPr>
            <w:tcW w:w="2399" w:type="dxa"/>
            <w:tcBorders>
              <w:top w:val="single" w:sz="2" w:space="0" w:color="000000"/>
              <w:bottom w:val="single" w:sz="4" w:space="0" w:color="000000"/>
            </w:tcBorders>
          </w:tcPr>
          <w:p w14:paraId="7029863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040E823D" w14:textId="77777777" w:rsidR="00B55B3B" w:rsidRPr="001058B5" w:rsidRDefault="00B55B3B" w:rsidP="00B55B3B">
            <w:pPr>
              <w:pStyle w:val="TableParagraph"/>
              <w:spacing w:before="61" w:line="216" w:lineRule="auto"/>
              <w:ind w:left="361" w:right="161"/>
              <w:jc w:val="both"/>
              <w:rPr>
                <w:rFonts w:ascii="Arial" w:hAnsi="Arial" w:cs="Arial"/>
                <w:sz w:val="18"/>
              </w:rPr>
            </w:pPr>
            <w:r w:rsidRPr="001058B5">
              <w:rPr>
                <w:rFonts w:ascii="Arial" w:hAnsi="Arial" w:cs="Arial"/>
                <w:sz w:val="18"/>
              </w:rPr>
              <w:t>Displays</w:t>
            </w:r>
            <w:r w:rsidRPr="001058B5">
              <w:rPr>
                <w:rFonts w:ascii="Arial" w:hAnsi="Arial" w:cs="Arial"/>
                <w:spacing w:val="-7"/>
                <w:sz w:val="18"/>
              </w:rPr>
              <w:t xml:space="preserve"> </w:t>
            </w:r>
            <w:r w:rsidRPr="001058B5">
              <w:rPr>
                <w:rFonts w:ascii="Arial" w:hAnsi="Arial" w:cs="Arial"/>
                <w:sz w:val="18"/>
              </w:rPr>
              <w:t>all</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fine-grained</w:t>
            </w:r>
            <w:r w:rsidRPr="001058B5">
              <w:rPr>
                <w:rFonts w:ascii="Arial" w:hAnsi="Arial" w:cs="Arial"/>
                <w:spacing w:val="-7"/>
                <w:sz w:val="18"/>
              </w:rPr>
              <w:t xml:space="preserve"> </w:t>
            </w:r>
            <w:r w:rsidRPr="001058B5">
              <w:rPr>
                <w:rFonts w:ascii="Arial" w:hAnsi="Arial" w:cs="Arial"/>
                <w:sz w:val="18"/>
              </w:rPr>
              <w:t>security</w:t>
            </w:r>
            <w:r w:rsidRPr="001058B5">
              <w:rPr>
                <w:rFonts w:ascii="Arial" w:hAnsi="Arial" w:cs="Arial"/>
                <w:spacing w:val="-7"/>
                <w:sz w:val="18"/>
              </w:rPr>
              <w:t xml:space="preserve"> </w:t>
            </w:r>
            <w:r w:rsidRPr="001058B5">
              <w:rPr>
                <w:rFonts w:ascii="Arial" w:hAnsi="Arial" w:cs="Arial"/>
                <w:sz w:val="18"/>
              </w:rPr>
              <w:t>policies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8"/>
                <w:sz w:val="18"/>
              </w:rPr>
              <w:t xml:space="preserve"> </w:t>
            </w:r>
            <w:r w:rsidRPr="001058B5">
              <w:rPr>
                <w:rFonts w:ascii="Arial" w:hAnsi="Arial" w:cs="Arial"/>
                <w:sz w:val="18"/>
              </w:rPr>
              <w:t>predicates</w:t>
            </w:r>
            <w:r w:rsidRPr="001058B5">
              <w:rPr>
                <w:rFonts w:ascii="Arial" w:hAnsi="Arial" w:cs="Arial"/>
                <w:spacing w:val="-7"/>
                <w:sz w:val="18"/>
              </w:rPr>
              <w:t xml:space="preserve"> </w:t>
            </w:r>
            <w:r w:rsidRPr="001058B5">
              <w:rPr>
                <w:rFonts w:ascii="Arial" w:hAnsi="Arial" w:cs="Arial"/>
                <w:sz w:val="18"/>
              </w:rPr>
              <w:t>associated</w:t>
            </w:r>
            <w:r w:rsidRPr="001058B5">
              <w:rPr>
                <w:rFonts w:ascii="Arial" w:hAnsi="Arial" w:cs="Arial"/>
                <w:spacing w:val="-6"/>
                <w:sz w:val="18"/>
              </w:rPr>
              <w:t xml:space="preserve"> </w:t>
            </w:r>
            <w:r w:rsidRPr="001058B5">
              <w:rPr>
                <w:rFonts w:ascii="Arial" w:hAnsi="Arial" w:cs="Arial"/>
                <w:sz w:val="18"/>
              </w:rPr>
              <w:t>with</w:t>
            </w:r>
            <w:r w:rsidRPr="001058B5">
              <w:rPr>
                <w:rFonts w:ascii="Arial" w:hAnsi="Arial" w:cs="Arial"/>
                <w:spacing w:val="-6"/>
                <w:sz w:val="18"/>
              </w:rPr>
              <w:t xml:space="preserve"> </w:t>
            </w:r>
            <w:r w:rsidRPr="001058B5">
              <w:rPr>
                <w:rFonts w:ascii="Arial" w:hAnsi="Arial" w:cs="Arial"/>
                <w:sz w:val="18"/>
              </w:rPr>
              <w:t>the cursors</w:t>
            </w:r>
            <w:r w:rsidRPr="001058B5">
              <w:rPr>
                <w:rFonts w:ascii="Arial" w:hAnsi="Arial" w:cs="Arial"/>
                <w:spacing w:val="-5"/>
                <w:sz w:val="18"/>
              </w:rPr>
              <w:t xml:space="preserve"> </w:t>
            </w:r>
            <w:r w:rsidRPr="001058B5">
              <w:rPr>
                <w:rFonts w:ascii="Arial" w:hAnsi="Arial" w:cs="Arial"/>
                <w:sz w:val="18"/>
              </w:rPr>
              <w:t>currently</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library</w:t>
            </w:r>
            <w:r w:rsidRPr="001058B5">
              <w:rPr>
                <w:rFonts w:ascii="Arial" w:hAnsi="Arial" w:cs="Arial"/>
                <w:spacing w:val="-5"/>
                <w:sz w:val="18"/>
              </w:rPr>
              <w:t xml:space="preserve"> </w:t>
            </w:r>
            <w:r w:rsidRPr="001058B5">
              <w:rPr>
                <w:rFonts w:ascii="Arial" w:hAnsi="Arial" w:cs="Arial"/>
                <w:sz w:val="18"/>
              </w:rPr>
              <w:t>cache.</w:t>
            </w:r>
            <w:r w:rsidRPr="001058B5">
              <w:rPr>
                <w:rFonts w:ascii="Arial" w:hAnsi="Arial" w:cs="Arial"/>
                <w:spacing w:val="-5"/>
                <w:sz w:val="18"/>
              </w:rPr>
              <w:t xml:space="preserve"> </w:t>
            </w:r>
            <w:r w:rsidRPr="001058B5">
              <w:rPr>
                <w:rFonts w:ascii="Arial" w:hAnsi="Arial" w:cs="Arial"/>
                <w:sz w:val="18"/>
              </w:rPr>
              <w:t>This</w:t>
            </w:r>
            <w:r w:rsidRPr="001058B5">
              <w:rPr>
                <w:rFonts w:ascii="Arial" w:hAnsi="Arial" w:cs="Arial"/>
                <w:spacing w:val="-5"/>
                <w:sz w:val="18"/>
              </w:rPr>
              <w:t xml:space="preserve"> </w:t>
            </w:r>
            <w:r w:rsidRPr="001058B5">
              <w:rPr>
                <w:rFonts w:ascii="Arial" w:hAnsi="Arial" w:cs="Arial"/>
                <w:sz w:val="18"/>
              </w:rPr>
              <w:t>view</w:t>
            </w:r>
            <w:r w:rsidRPr="001058B5">
              <w:rPr>
                <w:rFonts w:ascii="Arial" w:hAnsi="Arial" w:cs="Arial"/>
                <w:spacing w:val="-5"/>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useful</w:t>
            </w:r>
            <w:r w:rsidRPr="001058B5">
              <w:rPr>
                <w:rFonts w:ascii="Arial" w:hAnsi="Arial" w:cs="Arial"/>
                <w:spacing w:val="-5"/>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finding</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policies that were applied to a SQL</w:t>
            </w:r>
            <w:r w:rsidRPr="001058B5">
              <w:rPr>
                <w:rFonts w:ascii="Arial" w:hAnsi="Arial" w:cs="Arial"/>
                <w:spacing w:val="-6"/>
                <w:sz w:val="18"/>
              </w:rPr>
              <w:t xml:space="preserve"> </w:t>
            </w:r>
            <w:r w:rsidRPr="001058B5">
              <w:rPr>
                <w:rFonts w:ascii="Arial" w:hAnsi="Arial" w:cs="Arial"/>
                <w:sz w:val="18"/>
              </w:rPr>
              <w:t>statement.</w:t>
            </w:r>
          </w:p>
        </w:tc>
      </w:tr>
    </w:tbl>
    <w:p w14:paraId="1311AF41" w14:textId="77777777" w:rsidR="00B55B3B" w:rsidRPr="001058B5" w:rsidRDefault="00B55B3B" w:rsidP="00B55B3B">
      <w:pPr>
        <w:pStyle w:val="BodyText"/>
        <w:rPr>
          <w:rFonts w:ascii="Arial" w:hAnsi="Arial" w:cs="Arial"/>
          <w:b/>
          <w:i/>
        </w:rPr>
      </w:pPr>
    </w:p>
    <w:p w14:paraId="287CFBB3" w14:textId="77777777" w:rsidR="00B55B3B" w:rsidRPr="001058B5" w:rsidRDefault="00B55B3B" w:rsidP="00B55B3B">
      <w:pPr>
        <w:pStyle w:val="BodyText"/>
        <w:spacing w:before="127" w:line="230" w:lineRule="auto"/>
        <w:ind w:left="2379" w:right="1632"/>
        <w:rPr>
          <w:rFonts w:ascii="Arial" w:hAnsi="Arial" w:cs="Arial"/>
        </w:rPr>
      </w:pPr>
      <w:r w:rsidRPr="001058B5">
        <w:rPr>
          <w:rFonts w:ascii="Arial" w:hAnsi="Arial" w:cs="Arial"/>
          <w:b/>
          <w:sz w:val="19"/>
        </w:rPr>
        <w:t xml:space="preserve">Tip: </w:t>
      </w:r>
      <w:r w:rsidRPr="00D817A7">
        <w:rPr>
          <w:rFonts w:ascii="Arial" w:hAnsi="Arial" w:cs="Arial"/>
        </w:rPr>
        <w:t>Ngoàicác view này, hãy kiểm tra tệp theo dõi cơ sở dữ liệu nếu bạn tìm thấy lỗi trong ứng dụng sử dụng các chính sách Cơ sở dữ liệu riêng ảo. Xem Hướng dẫn điều chỉnh hiệu suất cơ sở dữ liệu Oracle để biết thêm thông tin về các tệp theo dõi. Tham số khởi tạo USER_DUMP_DEST chỉ định vị trí hiện tại của tệp theo dõi. Bạn có thể tìm giá trị của tham số này bằng cách banh hành SHOW PARAMETER USER_DUMP_DEST trong SQL * Plus</w:t>
      </w:r>
      <w:r w:rsidRPr="001058B5">
        <w:rPr>
          <w:rFonts w:ascii="Arial" w:hAnsi="Arial" w:cs="Arial"/>
        </w:rPr>
        <w:t>.</w:t>
      </w:r>
    </w:p>
    <w:p w14:paraId="5DD0C683"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2D5C6A2E" w14:textId="77777777" w:rsidR="00B55B3B" w:rsidRPr="001058B5" w:rsidRDefault="00B55B3B" w:rsidP="00B55B3B">
      <w:pPr>
        <w:pStyle w:val="BodyText"/>
        <w:rPr>
          <w:rFonts w:ascii="Arial" w:hAnsi="Arial" w:cs="Arial"/>
        </w:rPr>
      </w:pPr>
    </w:p>
    <w:p w14:paraId="4D623157" w14:textId="77777777" w:rsidR="00B55B3B" w:rsidRPr="001058B5" w:rsidRDefault="00B55B3B" w:rsidP="00B55B3B">
      <w:pPr>
        <w:pStyle w:val="BodyText"/>
        <w:spacing w:before="4"/>
        <w:rPr>
          <w:rFonts w:ascii="Arial" w:hAnsi="Arial" w:cs="Arial"/>
          <w:sz w:val="24"/>
        </w:rPr>
      </w:pPr>
    </w:p>
    <w:p w14:paraId="4B0BAD26" w14:textId="77777777" w:rsidR="00B55B3B" w:rsidRPr="001058B5" w:rsidRDefault="008D1AB8" w:rsidP="00B55B3B">
      <w:pPr>
        <w:pStyle w:val="Heading1"/>
        <w:tabs>
          <w:tab w:val="left" w:pos="9473"/>
        </w:tabs>
        <w:spacing w:before="120"/>
        <w:rPr>
          <w:u w:val="none"/>
        </w:rPr>
      </w:pPr>
      <w:r>
        <w:pict w14:anchorId="798C0992">
          <v:group id="_x0000_s1747" style="position:absolute;left:0;text-align:left;margin-left:89.75pt;margin-top:58.7pt;width:462.5pt;height:.5pt;z-index:502645488;mso-wrap-distance-left:0;mso-wrap-distance-right:0;mso-position-horizontal-relative:page" coordorigin="1795,1174" coordsize="9250,10">
            <v:rect id="_x0000_s1748" style="position:absolute;left:11040;top:1174;width:5;height:10" fillcolor="black" stroked="f"/>
            <v:line id="_x0000_s1749" style="position:absolute" from="1795,1179" to="11040,1179" strokeweight=".16936mm"/>
            <w10:wrap type="topAndBottom" anchorx="page"/>
          </v:group>
        </w:pict>
      </w:r>
      <w:bookmarkStart w:id="1273" w:name="_bookmark1547"/>
      <w:bookmarkEnd w:id="1273"/>
      <w:r w:rsidR="00B55B3B" w:rsidRPr="001058B5">
        <w:rPr>
          <w:u w:val="thick"/>
        </w:rPr>
        <w:t xml:space="preserve"> </w:t>
      </w:r>
      <w:r w:rsidR="00B55B3B" w:rsidRPr="001058B5">
        <w:rPr>
          <w:u w:val="thick"/>
        </w:rPr>
        <w:tab/>
        <w:t>8</w:t>
      </w:r>
    </w:p>
    <w:p w14:paraId="19FE5CC7" w14:textId="77777777" w:rsidR="00B55B3B" w:rsidRPr="001058B5" w:rsidRDefault="00B55B3B" w:rsidP="00B55B3B">
      <w:pPr>
        <w:pStyle w:val="Heading2"/>
        <w:spacing w:before="29" w:line="208" w:lineRule="auto"/>
        <w:ind w:left="5228" w:right="137" w:hanging="1371"/>
      </w:pPr>
      <w:bookmarkStart w:id="1274" w:name="8_Developing_Applications_Using_the_Data"/>
      <w:bookmarkStart w:id="1275" w:name="_bookmark1548"/>
      <w:bookmarkEnd w:id="1274"/>
      <w:bookmarkEnd w:id="1275"/>
      <w:r>
        <w:rPr>
          <w:spacing w:val="-6"/>
          <w:w w:val="95"/>
        </w:rPr>
        <w:t>Phát triển ứng dụng sử dụng</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4E3A0D31" w14:textId="77777777" w:rsidR="00B55B3B" w:rsidRPr="001058B5" w:rsidRDefault="00B55B3B" w:rsidP="00B55B3B">
      <w:pPr>
        <w:pStyle w:val="BodyText"/>
        <w:spacing w:before="5"/>
        <w:rPr>
          <w:rFonts w:ascii="Arial" w:hAnsi="Arial" w:cs="Arial"/>
          <w:b/>
          <w:sz w:val="68"/>
        </w:rPr>
      </w:pPr>
    </w:p>
    <w:p w14:paraId="2418F4E8" w14:textId="77777777" w:rsidR="00B55B3B" w:rsidRPr="001058B5" w:rsidRDefault="00B55B3B" w:rsidP="00B55B3B">
      <w:pPr>
        <w:pStyle w:val="BodyText"/>
        <w:ind w:left="2260"/>
        <w:rPr>
          <w:rFonts w:ascii="Arial" w:hAnsi="Arial" w:cs="Arial"/>
        </w:rPr>
      </w:pPr>
      <w:r>
        <w:rPr>
          <w:rFonts w:ascii="Arial" w:hAnsi="Arial" w:cs="Arial"/>
        </w:rPr>
        <w:t>Chương này bao gồm</w:t>
      </w:r>
      <w:r w:rsidRPr="001058B5">
        <w:rPr>
          <w:rFonts w:ascii="Arial" w:hAnsi="Arial" w:cs="Arial"/>
        </w:rPr>
        <w:t>:</w:t>
      </w:r>
    </w:p>
    <w:p w14:paraId="6C783588" w14:textId="77777777" w:rsidR="00B55B3B" w:rsidRPr="001058B5" w:rsidRDefault="008D1AB8" w:rsidP="006F7931">
      <w:pPr>
        <w:pStyle w:val="ListParagraph"/>
        <w:numPr>
          <w:ilvl w:val="2"/>
          <w:numId w:val="137"/>
        </w:numPr>
        <w:tabs>
          <w:tab w:val="left" w:pos="2620"/>
        </w:tabs>
        <w:rPr>
          <w:rFonts w:ascii="Arial" w:hAnsi="Arial" w:cs="Arial"/>
          <w:sz w:val="20"/>
        </w:rPr>
      </w:pPr>
      <w:hyperlink w:anchor="_bookmark1549" w:history="1">
        <w:r w:rsidR="00B55B3B" w:rsidRPr="001058B5">
          <w:rPr>
            <w:rFonts w:ascii="Arial" w:hAnsi="Arial" w:cs="Arial"/>
            <w:color w:val="0000CC"/>
            <w:sz w:val="20"/>
          </w:rPr>
          <w:t>Security Problems That Encryption Does Not</w:t>
        </w:r>
        <w:r w:rsidR="00B55B3B" w:rsidRPr="001058B5">
          <w:rPr>
            <w:rFonts w:ascii="Arial" w:hAnsi="Arial" w:cs="Arial"/>
            <w:color w:val="0000CC"/>
            <w:spacing w:val="-4"/>
            <w:sz w:val="20"/>
          </w:rPr>
          <w:t xml:space="preserve"> </w:t>
        </w:r>
        <w:r w:rsidR="00B55B3B" w:rsidRPr="001058B5">
          <w:rPr>
            <w:rFonts w:ascii="Arial" w:hAnsi="Arial" w:cs="Arial"/>
            <w:color w:val="0000CC"/>
            <w:sz w:val="20"/>
          </w:rPr>
          <w:t>Solve</w:t>
        </w:r>
      </w:hyperlink>
    </w:p>
    <w:p w14:paraId="5AAA86A9" w14:textId="77777777" w:rsidR="00B55B3B" w:rsidRPr="001058B5" w:rsidRDefault="008D1AB8" w:rsidP="006F7931">
      <w:pPr>
        <w:pStyle w:val="ListParagraph"/>
        <w:numPr>
          <w:ilvl w:val="2"/>
          <w:numId w:val="137"/>
        </w:numPr>
        <w:tabs>
          <w:tab w:val="left" w:pos="2620"/>
        </w:tabs>
        <w:spacing w:before="112"/>
        <w:rPr>
          <w:rFonts w:ascii="Arial" w:hAnsi="Arial" w:cs="Arial"/>
          <w:sz w:val="20"/>
        </w:rPr>
      </w:pPr>
      <w:hyperlink w:anchor="_bookmark1560" w:history="1">
        <w:r w:rsidR="00B55B3B" w:rsidRPr="001058B5">
          <w:rPr>
            <w:rFonts w:ascii="Arial" w:hAnsi="Arial" w:cs="Arial"/>
            <w:color w:val="0000CC"/>
            <w:sz w:val="20"/>
          </w:rPr>
          <w:t>Data Encryption</w:t>
        </w:r>
        <w:r w:rsidR="00B55B3B" w:rsidRPr="001058B5">
          <w:rPr>
            <w:rFonts w:ascii="Arial" w:hAnsi="Arial" w:cs="Arial"/>
            <w:color w:val="0000CC"/>
            <w:spacing w:val="-1"/>
            <w:sz w:val="20"/>
          </w:rPr>
          <w:t xml:space="preserve"> </w:t>
        </w:r>
        <w:r w:rsidR="00B55B3B" w:rsidRPr="001058B5">
          <w:rPr>
            <w:rFonts w:ascii="Arial" w:hAnsi="Arial" w:cs="Arial"/>
            <w:color w:val="0000CC"/>
            <w:sz w:val="20"/>
          </w:rPr>
          <w:t>Challenges</w:t>
        </w:r>
      </w:hyperlink>
    </w:p>
    <w:p w14:paraId="5AFCDCBB" w14:textId="77777777" w:rsidR="00B55B3B" w:rsidRPr="001058B5" w:rsidRDefault="008D1AB8" w:rsidP="006F7931">
      <w:pPr>
        <w:pStyle w:val="ListParagraph"/>
        <w:numPr>
          <w:ilvl w:val="2"/>
          <w:numId w:val="137"/>
        </w:numPr>
        <w:tabs>
          <w:tab w:val="left" w:pos="2620"/>
        </w:tabs>
        <w:rPr>
          <w:rFonts w:ascii="Arial" w:hAnsi="Arial" w:cs="Arial"/>
          <w:sz w:val="20"/>
        </w:rPr>
      </w:pPr>
      <w:hyperlink w:anchor="_bookmark1583" w:history="1">
        <w:r w:rsidR="00B55B3B" w:rsidRPr="001058B5">
          <w:rPr>
            <w:rFonts w:ascii="Arial" w:hAnsi="Arial" w:cs="Arial"/>
            <w:color w:val="0000CC"/>
            <w:sz w:val="20"/>
          </w:rPr>
          <w:t>Storing Data Encryption by Using the DBMS_CRYPTO</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Package</w:t>
        </w:r>
      </w:hyperlink>
    </w:p>
    <w:p w14:paraId="31ACDBE2" w14:textId="77777777" w:rsidR="00B55B3B" w:rsidRPr="001058B5" w:rsidRDefault="008D1AB8" w:rsidP="006F7931">
      <w:pPr>
        <w:pStyle w:val="ListParagraph"/>
        <w:numPr>
          <w:ilvl w:val="2"/>
          <w:numId w:val="137"/>
        </w:numPr>
        <w:tabs>
          <w:tab w:val="left" w:pos="2620"/>
        </w:tabs>
        <w:spacing w:before="112"/>
        <w:rPr>
          <w:rFonts w:ascii="Arial" w:hAnsi="Arial" w:cs="Arial"/>
          <w:sz w:val="20"/>
        </w:rPr>
      </w:pPr>
      <w:hyperlink w:anchor="_bookmark1591" w:history="1">
        <w:r w:rsidR="00B55B3B" w:rsidRPr="001058B5">
          <w:rPr>
            <w:rFonts w:ascii="Arial" w:hAnsi="Arial" w:cs="Arial"/>
            <w:color w:val="0000CC"/>
            <w:sz w:val="20"/>
          </w:rPr>
          <w:t>Examples of Using the Data Encryption</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API</w:t>
        </w:r>
      </w:hyperlink>
    </w:p>
    <w:p w14:paraId="4F7C40CC" w14:textId="77777777" w:rsidR="00B55B3B" w:rsidRPr="001058B5" w:rsidRDefault="008D1AB8" w:rsidP="006F7931">
      <w:pPr>
        <w:pStyle w:val="ListParagraph"/>
        <w:numPr>
          <w:ilvl w:val="2"/>
          <w:numId w:val="137"/>
        </w:numPr>
        <w:tabs>
          <w:tab w:val="left" w:pos="2620"/>
        </w:tabs>
        <w:rPr>
          <w:rFonts w:ascii="Arial" w:hAnsi="Arial" w:cs="Arial"/>
          <w:sz w:val="20"/>
        </w:rPr>
      </w:pPr>
      <w:hyperlink w:anchor="_bookmark1598" w:history="1">
        <w:r w:rsidR="00B55B3B" w:rsidRPr="001058B5">
          <w:rPr>
            <w:rFonts w:ascii="Arial" w:hAnsi="Arial" w:cs="Arial"/>
            <w:color w:val="0000CC"/>
            <w:sz w:val="20"/>
          </w:rPr>
          <w:t>Finding Information About Encrypted</w:t>
        </w:r>
        <w:r w:rsidR="00B55B3B" w:rsidRPr="001058B5">
          <w:rPr>
            <w:rFonts w:ascii="Arial" w:hAnsi="Arial" w:cs="Arial"/>
            <w:color w:val="0000CC"/>
            <w:spacing w:val="-22"/>
            <w:sz w:val="20"/>
          </w:rPr>
          <w:t xml:space="preserve"> </w:t>
        </w:r>
        <w:r w:rsidR="00B55B3B" w:rsidRPr="001058B5">
          <w:rPr>
            <w:rFonts w:ascii="Arial" w:hAnsi="Arial" w:cs="Arial"/>
            <w:color w:val="0000CC"/>
            <w:sz w:val="20"/>
          </w:rPr>
          <w:t>Data</w:t>
        </w:r>
      </w:hyperlink>
    </w:p>
    <w:p w14:paraId="6CCEA7D3" w14:textId="77777777" w:rsidR="00B55B3B" w:rsidRPr="001058B5" w:rsidRDefault="00B55B3B" w:rsidP="00B55B3B">
      <w:pPr>
        <w:pStyle w:val="BodyText"/>
        <w:spacing w:before="8"/>
        <w:rPr>
          <w:rFonts w:ascii="Arial" w:hAnsi="Arial" w:cs="Arial"/>
          <w:sz w:val="17"/>
        </w:rPr>
      </w:pPr>
    </w:p>
    <w:p w14:paraId="4F094210" w14:textId="77777777" w:rsidR="00B55B3B" w:rsidRPr="001058B5" w:rsidRDefault="00B55B3B" w:rsidP="00B55B3B">
      <w:pPr>
        <w:ind w:left="2980"/>
        <w:rPr>
          <w:rFonts w:ascii="Arial" w:hAnsi="Arial" w:cs="Arial"/>
          <w:b/>
          <w:sz w:val="19"/>
        </w:rPr>
      </w:pPr>
      <w:r w:rsidRPr="001058B5">
        <w:rPr>
          <w:rFonts w:ascii="Arial" w:hAnsi="Arial" w:cs="Arial"/>
          <w:b/>
          <w:sz w:val="19"/>
        </w:rPr>
        <w:t>See Also:</w:t>
      </w:r>
    </w:p>
    <w:p w14:paraId="313835C2" w14:textId="77777777" w:rsidR="00B55B3B" w:rsidRPr="001058B5" w:rsidRDefault="00B55B3B" w:rsidP="00B55B3B">
      <w:pPr>
        <w:pStyle w:val="ListParagraph"/>
        <w:numPr>
          <w:ilvl w:val="0"/>
          <w:numId w:val="64"/>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54731410" w14:textId="77777777" w:rsidR="00B55B3B" w:rsidRPr="001058B5" w:rsidRDefault="00B55B3B" w:rsidP="00B55B3B">
      <w:pPr>
        <w:pStyle w:val="ListParagraph"/>
        <w:numPr>
          <w:ilvl w:val="0"/>
          <w:numId w:val="64"/>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5DD599AE" w14:textId="77777777" w:rsidR="00B55B3B" w:rsidRPr="001058B5" w:rsidRDefault="00B55B3B" w:rsidP="00B55B3B">
      <w:pPr>
        <w:pStyle w:val="BodyText"/>
        <w:spacing w:before="11"/>
        <w:rPr>
          <w:rFonts w:ascii="Arial" w:hAnsi="Arial" w:cs="Arial"/>
          <w:sz w:val="22"/>
        </w:rPr>
      </w:pPr>
    </w:p>
    <w:p w14:paraId="66758951" w14:textId="77777777" w:rsidR="00B55B3B" w:rsidRPr="001058B5" w:rsidRDefault="00B55B3B" w:rsidP="00B55B3B">
      <w:pPr>
        <w:pStyle w:val="Heading3"/>
        <w:spacing w:before="1"/>
      </w:pPr>
      <w:bookmarkStart w:id="1276" w:name="Security_Problems_That_Encryption_Does_N"/>
      <w:bookmarkStart w:id="1277" w:name="_bookmark1549"/>
      <w:bookmarkStart w:id="1278" w:name="_bookmark1550"/>
      <w:bookmarkEnd w:id="1276"/>
      <w:bookmarkEnd w:id="1277"/>
      <w:bookmarkEnd w:id="1278"/>
      <w:r w:rsidRPr="00323667">
        <w:t>Vấn đề bảo mật mà mã hóa không giải quyết được</w:t>
      </w:r>
    </w:p>
    <w:p w14:paraId="4621D1DA" w14:textId="77777777" w:rsidR="00B55B3B" w:rsidRPr="001058B5" w:rsidRDefault="00B55B3B" w:rsidP="00B55B3B">
      <w:pPr>
        <w:pStyle w:val="BodyText"/>
        <w:spacing w:before="86" w:line="232" w:lineRule="auto"/>
        <w:ind w:left="2259" w:right="102"/>
        <w:rPr>
          <w:rFonts w:ascii="Arial" w:hAnsi="Arial" w:cs="Arial"/>
        </w:rPr>
      </w:pPr>
      <w:r w:rsidRPr="00323667">
        <w:rPr>
          <w:rFonts w:ascii="Arial" w:hAnsi="Arial" w:cs="Arial"/>
        </w:rPr>
        <w:t>Mặc dù có nhiều lý do tốt để mã hóa dữ liệu, nhưng cũng có nhiều lý do không mã hóa dữ liệu. Mã hóa không giải quyết tất cả các vấn đề bảo mật và có thể làm cho một số vấn đề tồi tệ hơn. Các phần sau mô tả một số quan niệm sai về mã hóa dữ liệu được lưu trữ</w:t>
      </w:r>
      <w:r w:rsidRPr="001058B5">
        <w:rPr>
          <w:rFonts w:ascii="Arial" w:hAnsi="Arial" w:cs="Arial"/>
        </w:rPr>
        <w:t>:</w:t>
      </w:r>
    </w:p>
    <w:p w14:paraId="1A7C617A" w14:textId="77777777" w:rsidR="00B55B3B" w:rsidRPr="001058B5" w:rsidRDefault="008D1AB8" w:rsidP="006F7931">
      <w:pPr>
        <w:pStyle w:val="ListParagraph"/>
        <w:numPr>
          <w:ilvl w:val="2"/>
          <w:numId w:val="137"/>
        </w:numPr>
        <w:tabs>
          <w:tab w:val="left" w:pos="2620"/>
        </w:tabs>
        <w:spacing w:before="110"/>
        <w:rPr>
          <w:rFonts w:ascii="Arial" w:hAnsi="Arial" w:cs="Arial"/>
          <w:sz w:val="20"/>
        </w:rPr>
      </w:pPr>
      <w:hyperlink w:anchor="_bookmark1552" w:history="1">
        <w:r w:rsidR="00B55B3B">
          <w:rPr>
            <w:rFonts w:ascii="Arial" w:hAnsi="Arial" w:cs="Arial"/>
            <w:color w:val="0000CC"/>
            <w:sz w:val="20"/>
          </w:rPr>
          <w:t>Nguyên tắc</w:t>
        </w:r>
        <w:r w:rsidR="00B55B3B" w:rsidRPr="001058B5">
          <w:rPr>
            <w:rFonts w:ascii="Arial" w:hAnsi="Arial" w:cs="Arial"/>
            <w:color w:val="0000CC"/>
            <w:sz w:val="20"/>
          </w:rPr>
          <w:t xml:space="preserve"> 1: </w:t>
        </w:r>
        <w:r w:rsidR="00B55B3B">
          <w:rPr>
            <w:rFonts w:ascii="Arial" w:hAnsi="Arial" w:cs="Arial"/>
            <w:color w:val="0000CC"/>
            <w:sz w:val="20"/>
          </w:rPr>
          <w:t>Mã</w:t>
        </w:r>
      </w:hyperlink>
      <w:r w:rsidR="00B55B3B">
        <w:rPr>
          <w:rFonts w:ascii="Arial" w:hAnsi="Arial" w:cs="Arial"/>
          <w:color w:val="0000CC"/>
          <w:sz w:val="20"/>
        </w:rPr>
        <w:t xml:space="preserve"> hoá không giải quyết được vấn đề kiểm soát truy cập</w:t>
      </w:r>
    </w:p>
    <w:p w14:paraId="30B45186" w14:textId="77777777" w:rsidR="00B55B3B" w:rsidRPr="001058B5" w:rsidRDefault="008D1AB8" w:rsidP="006F7931">
      <w:pPr>
        <w:pStyle w:val="ListParagraph"/>
        <w:numPr>
          <w:ilvl w:val="2"/>
          <w:numId w:val="137"/>
        </w:numPr>
        <w:tabs>
          <w:tab w:val="left" w:pos="2620"/>
        </w:tabs>
        <w:spacing w:before="117" w:line="232" w:lineRule="auto"/>
        <w:ind w:right="1203"/>
        <w:rPr>
          <w:rFonts w:ascii="Arial" w:hAnsi="Arial" w:cs="Arial"/>
          <w:sz w:val="20"/>
        </w:rPr>
      </w:pPr>
      <w:hyperlink w:anchor="_bookmark1554" w:history="1">
        <w:r w:rsidR="00B55B3B">
          <w:rPr>
            <w:rFonts w:ascii="Arial" w:hAnsi="Arial" w:cs="Arial"/>
            <w:color w:val="0000CC"/>
            <w:sz w:val="20"/>
          </w:rPr>
          <w:t>Nguyên tắc</w:t>
        </w:r>
        <w:r w:rsidR="00B55B3B" w:rsidRPr="001058B5">
          <w:rPr>
            <w:rFonts w:ascii="Arial" w:hAnsi="Arial" w:cs="Arial"/>
            <w:color w:val="0000CC"/>
            <w:sz w:val="20"/>
          </w:rPr>
          <w:t xml:space="preserve"> 2: </w:t>
        </w:r>
      </w:hyperlink>
      <w:r w:rsidR="00B55B3B" w:rsidRPr="00323667">
        <w:t xml:space="preserve"> </w:t>
      </w:r>
      <w:r w:rsidR="00B55B3B" w:rsidRPr="00323667">
        <w:rPr>
          <w:rFonts w:ascii="Arial" w:hAnsi="Arial" w:cs="Arial"/>
          <w:color w:val="0000CC"/>
          <w:sz w:val="20"/>
        </w:rPr>
        <w:t>Mã hóa không bảo vệ chống lại quản trị viên cơ sở dữ liệu gián điệp</w:t>
      </w:r>
    </w:p>
    <w:p w14:paraId="10A8511B" w14:textId="77777777" w:rsidR="00B55B3B" w:rsidRPr="001058B5" w:rsidRDefault="008D1AB8" w:rsidP="006F7931">
      <w:pPr>
        <w:pStyle w:val="ListParagraph"/>
        <w:numPr>
          <w:ilvl w:val="2"/>
          <w:numId w:val="137"/>
        </w:numPr>
        <w:tabs>
          <w:tab w:val="left" w:pos="2620"/>
        </w:tabs>
        <w:spacing w:before="112"/>
        <w:rPr>
          <w:rFonts w:ascii="Arial" w:hAnsi="Arial" w:cs="Arial"/>
          <w:sz w:val="20"/>
        </w:rPr>
      </w:pPr>
      <w:hyperlink w:anchor="_bookmark1558" w:history="1">
        <w:r w:rsidR="00B55B3B">
          <w:rPr>
            <w:rFonts w:ascii="Arial" w:hAnsi="Arial" w:cs="Arial"/>
            <w:color w:val="0000CC"/>
            <w:sz w:val="20"/>
          </w:rPr>
          <w:t>Nguyên tắc</w:t>
        </w:r>
        <w:r w:rsidR="00B55B3B" w:rsidRPr="001058B5">
          <w:rPr>
            <w:rFonts w:ascii="Arial" w:hAnsi="Arial" w:cs="Arial"/>
            <w:color w:val="0000CC"/>
            <w:sz w:val="20"/>
          </w:rPr>
          <w:t xml:space="preserve"> 3: </w:t>
        </w:r>
        <w:r w:rsidR="00B55B3B">
          <w:rPr>
            <w:rFonts w:ascii="Arial" w:hAnsi="Arial" w:cs="Arial"/>
            <w:color w:val="0000CC"/>
            <w:sz w:val="20"/>
          </w:rPr>
          <w:t>Mã</w:t>
        </w:r>
      </w:hyperlink>
      <w:r w:rsidR="00B55B3B">
        <w:rPr>
          <w:rFonts w:ascii="Arial" w:hAnsi="Arial" w:cs="Arial"/>
          <w:color w:val="0000CC"/>
          <w:sz w:val="20"/>
        </w:rPr>
        <w:t xml:space="preserve"> hoá mọi thứ không làm dữ liệu an toàn</w:t>
      </w:r>
    </w:p>
    <w:p w14:paraId="243C40F7" w14:textId="77777777" w:rsidR="00B55B3B" w:rsidRPr="001058B5" w:rsidRDefault="00B55B3B" w:rsidP="00B55B3B">
      <w:pPr>
        <w:pStyle w:val="BodyText"/>
        <w:spacing w:before="6"/>
        <w:rPr>
          <w:rFonts w:ascii="Arial" w:hAnsi="Arial" w:cs="Arial"/>
          <w:sz w:val="25"/>
        </w:rPr>
      </w:pPr>
    </w:p>
    <w:p w14:paraId="36951A80" w14:textId="77777777" w:rsidR="00B55B3B" w:rsidRPr="001058B5" w:rsidRDefault="00B55B3B" w:rsidP="00B55B3B">
      <w:pPr>
        <w:pStyle w:val="Heading4"/>
      </w:pPr>
      <w:bookmarkStart w:id="1279" w:name="Principle_1:_Encryption_Does_Not_Solve_A"/>
      <w:bookmarkStart w:id="1280" w:name="_bookmark1552"/>
      <w:bookmarkEnd w:id="1279"/>
      <w:bookmarkEnd w:id="1280"/>
      <w:r w:rsidRPr="00323667">
        <w:t>Nguyên tắc 1: Mã hoá không giải quyết được vấn đề kiểm soát truy cập</w:t>
      </w:r>
    </w:p>
    <w:p w14:paraId="11266104" w14:textId="77777777" w:rsidR="00B55B3B" w:rsidRPr="001058B5" w:rsidRDefault="00B55B3B" w:rsidP="00B55B3B">
      <w:pPr>
        <w:pStyle w:val="BodyText"/>
        <w:spacing w:before="80" w:line="232" w:lineRule="auto"/>
        <w:ind w:left="2260"/>
        <w:rPr>
          <w:rFonts w:ascii="Arial" w:hAnsi="Arial" w:cs="Arial"/>
        </w:rPr>
      </w:pPr>
      <w:r w:rsidRPr="00323667">
        <w:rPr>
          <w:rFonts w:ascii="Arial" w:hAnsi="Arial" w:cs="Arial"/>
        </w:rPr>
        <w:t>Hầu hết các tổ chức cần hạn chế quyền truy cập dữ liệu vào những người dùng cần xem dữ liệu này. Ví dụ, một hệ thống nguồn nhân lực có thể hạn chế nhân viên chỉ xem hồ sơ việc làm của riêng họ, đồng thời cho phép các nhà quản lý nhân viên xem hồ sơ việc làm của cấp dưới. Các chuyên gia nguồn nhân lực cũng có thể cần phải xem hồ sơ nhân viên cho nhiều nhân viên</w:t>
      </w:r>
      <w:r w:rsidRPr="001058B5">
        <w:rPr>
          <w:rFonts w:ascii="Arial" w:hAnsi="Arial" w:cs="Arial"/>
        </w:rPr>
        <w:t>.</w:t>
      </w:r>
    </w:p>
    <w:p w14:paraId="086498FE" w14:textId="77777777" w:rsidR="00B55B3B" w:rsidRPr="001058B5" w:rsidRDefault="00B55B3B" w:rsidP="00B55B3B">
      <w:pPr>
        <w:pStyle w:val="BodyText"/>
        <w:spacing w:before="114" w:line="232" w:lineRule="auto"/>
        <w:ind w:left="2260" w:right="103"/>
        <w:rPr>
          <w:rFonts w:ascii="Arial" w:hAnsi="Arial" w:cs="Arial"/>
        </w:rPr>
      </w:pPr>
      <w:r w:rsidRPr="00323667">
        <w:rPr>
          <w:rFonts w:ascii="Arial" w:hAnsi="Arial" w:cs="Arial"/>
        </w:rPr>
        <w:t>Thông thường, bạn có thể sử dụng các cơ chế kiểm soát truy cập để giải quyết các chính sách bảo mật hạn chế truy cập dữ liệu cho những người có nhu cầu xem nó. Cơ sở dữ liệu Oracle đã cung cấp mạnh mẽ</w:t>
      </w:r>
      <w:r w:rsidRPr="001058B5">
        <w:rPr>
          <w:rFonts w:ascii="Arial" w:hAnsi="Arial" w:cs="Arial"/>
        </w:rPr>
        <w:t>,</w:t>
      </w:r>
    </w:p>
    <w:p w14:paraId="164E0724" w14:textId="77777777" w:rsidR="00B55B3B" w:rsidRPr="001058B5" w:rsidRDefault="00B55B3B" w:rsidP="00B55B3B">
      <w:pPr>
        <w:spacing w:line="232" w:lineRule="auto"/>
        <w:rPr>
          <w:rFonts w:ascii="Arial" w:hAnsi="Arial" w:cs="Arial"/>
        </w:rPr>
        <w:sectPr w:rsidR="00B55B3B" w:rsidRPr="001058B5">
          <w:headerReference w:type="default" r:id="rId172"/>
          <w:footerReference w:type="even" r:id="rId173"/>
          <w:footerReference w:type="default" r:id="rId174"/>
          <w:pgSz w:w="12240" w:h="15840"/>
          <w:pgMar w:top="1500" w:right="1060" w:bottom="860" w:left="1100" w:header="0" w:footer="663" w:gutter="0"/>
          <w:pgNumType w:start="1"/>
          <w:cols w:space="720"/>
        </w:sectPr>
      </w:pPr>
    </w:p>
    <w:p w14:paraId="4A74B2C4" w14:textId="77777777" w:rsidR="00B55B3B" w:rsidRPr="001058B5" w:rsidRDefault="00B55B3B" w:rsidP="00B55B3B">
      <w:pPr>
        <w:pStyle w:val="BodyText"/>
        <w:spacing w:before="5"/>
        <w:rPr>
          <w:rFonts w:ascii="Arial" w:hAnsi="Arial" w:cs="Arial"/>
          <w:sz w:val="25"/>
        </w:rPr>
      </w:pPr>
    </w:p>
    <w:p w14:paraId="79FAD600" w14:textId="77777777" w:rsidR="00B55B3B" w:rsidRPr="001058B5" w:rsidRDefault="00B55B3B" w:rsidP="00B55B3B">
      <w:pPr>
        <w:pStyle w:val="BodyText"/>
        <w:spacing w:before="99" w:line="232" w:lineRule="auto"/>
        <w:ind w:left="1660" w:right="700"/>
        <w:rPr>
          <w:rFonts w:ascii="Arial" w:hAnsi="Arial" w:cs="Arial"/>
        </w:rPr>
      </w:pPr>
      <w:r w:rsidRPr="00323667">
        <w:rPr>
          <w:rFonts w:ascii="Arial" w:hAnsi="Arial" w:cs="Arial"/>
        </w:rPr>
        <w:t>các cơ chế kiểm soát truy cập được đánh giá độc lập trong nhiều năm. Nó cho phép thực thi kiểm soát truy cập đến mức độ chi tiết tốt thông qua Cơ sở dữ liệu riêng ảo</w:t>
      </w:r>
      <w:r w:rsidRPr="001058B5">
        <w:rPr>
          <w:rFonts w:ascii="Arial" w:hAnsi="Arial" w:cs="Arial"/>
        </w:rPr>
        <w:t>.</w:t>
      </w:r>
    </w:p>
    <w:p w14:paraId="26F0C52C" w14:textId="77777777" w:rsidR="00B55B3B" w:rsidRPr="001058B5" w:rsidRDefault="00B55B3B" w:rsidP="00B55B3B">
      <w:pPr>
        <w:pStyle w:val="BodyText"/>
        <w:spacing w:before="118" w:line="232" w:lineRule="auto"/>
        <w:ind w:left="1660" w:right="773"/>
        <w:rPr>
          <w:rFonts w:ascii="Arial" w:hAnsi="Arial" w:cs="Arial"/>
        </w:rPr>
      </w:pPr>
      <w:r w:rsidRPr="00323667">
        <w:rPr>
          <w:rFonts w:ascii="Arial" w:hAnsi="Arial" w:cs="Arial"/>
        </w:rPr>
        <w:t>Bởi vì hồ sơ nguồn nhân lực được coi là thông tin nhạy cảm, nên việc nghĩ rằng tất cả thông tin phải được mã hóa để bảo mật tốt hơn. Tuy nhiên, mã hóa không thể thực thi kiểm soát truy cập chi tiết, và nó có thể cản trở truy cập dữ liệu. Ví dụ, một nhân viên, người quản lý của anh ta, và một nhân viên nhân sự có thể cần phải truy cập hồ sơ của nhân viên. Nếu tất cả dữ liệu của nhân viên được mã hóa, thì cả ba dữ liệu phải có khả năng truy cập dữ liệu ở dạng không được mã hóa. Do đó, nhân viên, người quản lý và nhân viên nhân sự sẽ phải chia sẻ cùng một khóa mã hóa để giải mã dữ liệu. Do đó, mã hóa sẽ không cung cấp bất kỳ sự bảo mật bổ sung nào theo ý nghĩa của kiểm soát truy cập tốt hơn và mã hóa có thể cản trở hoạt động đúng đắn hoặc hiệu quả của ứng dụng. Một vấn đề nữa là rất khó để truyền tải và chia sẻ một cách an toàn các khóa mã hóa giữa nhiều người dùng của một hệ thống</w:t>
      </w:r>
      <w:r w:rsidRPr="001058B5">
        <w:rPr>
          <w:rFonts w:ascii="Arial" w:hAnsi="Arial" w:cs="Arial"/>
        </w:rPr>
        <w:t>.</w:t>
      </w:r>
    </w:p>
    <w:p w14:paraId="7DC8F688" w14:textId="77777777" w:rsidR="00B55B3B" w:rsidRPr="001058B5" w:rsidRDefault="00B55B3B" w:rsidP="00B55B3B">
      <w:pPr>
        <w:pStyle w:val="BodyText"/>
        <w:spacing w:before="110" w:line="230" w:lineRule="auto"/>
        <w:ind w:left="1659" w:right="700"/>
        <w:rPr>
          <w:rFonts w:ascii="Arial" w:hAnsi="Arial" w:cs="Arial"/>
        </w:rPr>
      </w:pPr>
      <w:r w:rsidRPr="00323667">
        <w:rPr>
          <w:rFonts w:ascii="Arial" w:hAnsi="Arial" w:cs="Arial"/>
        </w:rPr>
        <w:t>Một nguyên tắc cơ bản đằng sau việc mã hóa dữ liệu được lưu trữ là nó không được can thiệp vào kiểm soát truy cập. Ví dụ, một người dùng có đặc quyền SELECT trên emp không nên bị giới hạn bởi cơ chế mã hóa khi nhìn thấy tất cả các dữ liệu mà anh ta được cho phép xem. Tương tự, có ít lợi ích khi mã hóa một phần của bảng bằng một khóa và một phần của bảng bằng một khóa khác nếu người dùng cần xem tất cả dữ liệu được mã hóa trong bảng. Trong trường hợp này, mã hóa thêm vào chi phí giải mã dữ liệu trước khi người dùng có thể đọc được. Nếu các điều khiển truy cập được triển khai tốt, thì mã hóa sẽ bổ sung thêm một chút bảo mật bổ sung bên trong cơ sở dữ liệu. Người dùng có quyền truy cập dữ liệu bên trong cơ sở dữ liệu không có nhiều đặc quyền nào hơn do mã hóa. Do đó, bạn không bao giờ nên sử dụng mã hóa để giải quyết các vấn đề kiểm soát truy cập</w:t>
      </w:r>
      <w:r w:rsidRPr="001058B5">
        <w:rPr>
          <w:rFonts w:ascii="Arial" w:hAnsi="Arial" w:cs="Arial"/>
        </w:rPr>
        <w:t>.</w:t>
      </w:r>
    </w:p>
    <w:p w14:paraId="21A6BF89" w14:textId="77777777" w:rsidR="00B55B3B" w:rsidRPr="001058B5" w:rsidRDefault="00B55B3B" w:rsidP="00B55B3B">
      <w:pPr>
        <w:pStyle w:val="BodyText"/>
        <w:spacing w:before="5"/>
        <w:rPr>
          <w:rFonts w:ascii="Arial" w:hAnsi="Arial" w:cs="Arial"/>
          <w:sz w:val="26"/>
        </w:rPr>
      </w:pPr>
    </w:p>
    <w:p w14:paraId="150EB5A0" w14:textId="77777777" w:rsidR="00B55B3B" w:rsidRPr="001058B5" w:rsidRDefault="00B55B3B" w:rsidP="00B55B3B">
      <w:pPr>
        <w:pStyle w:val="Heading4"/>
        <w:ind w:left="100"/>
      </w:pPr>
      <w:bookmarkStart w:id="1281" w:name="Principle_2:_Encryption_Does_Not_Protect"/>
      <w:bookmarkStart w:id="1282" w:name="_bookmark1554"/>
      <w:bookmarkEnd w:id="1281"/>
      <w:bookmarkEnd w:id="1282"/>
      <w:r w:rsidRPr="00323667">
        <w:rPr>
          <w:spacing w:val="-21"/>
        </w:rPr>
        <w:t>Nguyên tắc 2:  Mã hóa không bảo vệ chống lại quản trị viên cơ sở dữ liệu gián điệp</w:t>
      </w:r>
    </w:p>
    <w:p w14:paraId="705A8035" w14:textId="77777777" w:rsidR="00B55B3B" w:rsidRPr="001058B5" w:rsidRDefault="00B55B3B" w:rsidP="00B55B3B">
      <w:pPr>
        <w:pStyle w:val="BodyText"/>
        <w:spacing w:before="80" w:line="232" w:lineRule="auto"/>
        <w:ind w:left="1659" w:right="776"/>
        <w:rPr>
          <w:rFonts w:ascii="Arial" w:hAnsi="Arial" w:cs="Arial"/>
        </w:rPr>
      </w:pPr>
      <w:r w:rsidRPr="00323667">
        <w:rPr>
          <w:rFonts w:ascii="Arial" w:hAnsi="Arial" w:cs="Arial"/>
        </w:rPr>
        <w:t>Một số tổ chức, lo ngại rằng một người dùng gián điệp có thể được tăng quyền (quản trị viên cơ sở dữ liệu) bằng cách đoán mật khẩu, như ý tưởng mã hóa dữ liệu được lưu trữ để bảo vệ chống lại mối đe dọa này. Tuy nhiên, giải pháp đúng cho vấn đề này là bảo vệ tài khoản quản trị cơ sở dữ liệu và thay đổi mật khẩu mặc định cho các tài khoản đặc quyền khác. Cách dễ nhất để đột nhập vào cơ sở dữ liệu là sử dụng mật khẩu mặc định cho tài khoản đặc quyền mà quản trị viên cho phép không thay đổi. Một ví dụ là SYS / CHANGE_ON_INSTALL</w:t>
      </w:r>
      <w:r w:rsidRPr="001058B5">
        <w:rPr>
          <w:rFonts w:ascii="Arial" w:hAnsi="Arial" w:cs="Arial"/>
        </w:rPr>
        <w:t>.</w:t>
      </w:r>
    </w:p>
    <w:p w14:paraId="5AF55D39" w14:textId="77777777" w:rsidR="00B55B3B" w:rsidRPr="001058B5" w:rsidRDefault="00B55B3B" w:rsidP="00B55B3B">
      <w:pPr>
        <w:pStyle w:val="BodyText"/>
        <w:spacing w:before="111" w:line="230" w:lineRule="auto"/>
        <w:ind w:left="1660" w:right="768"/>
        <w:rPr>
          <w:rFonts w:ascii="Arial" w:hAnsi="Arial" w:cs="Arial"/>
        </w:rPr>
      </w:pPr>
      <w:r w:rsidRPr="00323667">
        <w:rPr>
          <w:rFonts w:ascii="Arial" w:hAnsi="Arial" w:cs="Arial"/>
        </w:rPr>
        <w:t>Mặc dù có nhiều thứ phá hoại mà người dùng gián điệp có thể thực hiện với cơ sở dữ liệu sau khi đạt được đặc quyền DBA, nhưng mã hóa sẽ không bảo vệ được nhiều người trong số họ. Ví dụ bao gồm hỏng hoặc xóa dữ liệu, xuất dữ liệu người dùng vào hệ thống tệp để gửi lại dữ liệu qua email cho chính mình để chạy trình bẻ khóa mật khẩu trên đó, v.v.</w:t>
      </w:r>
      <w:r w:rsidRPr="001058B5">
        <w:rPr>
          <w:rFonts w:ascii="Arial" w:hAnsi="Arial" w:cs="Arial"/>
        </w:rPr>
        <w:t>.</w:t>
      </w:r>
    </w:p>
    <w:p w14:paraId="12064A2C" w14:textId="77777777" w:rsidR="00B55B3B" w:rsidRPr="001058B5" w:rsidRDefault="00B55B3B" w:rsidP="00B55B3B">
      <w:pPr>
        <w:pStyle w:val="BodyText"/>
        <w:spacing w:before="120" w:line="232" w:lineRule="auto"/>
        <w:ind w:left="1659" w:right="700"/>
        <w:rPr>
          <w:rFonts w:ascii="Arial" w:hAnsi="Arial" w:cs="Arial"/>
        </w:rPr>
      </w:pPr>
      <w:r w:rsidRPr="00323667">
        <w:rPr>
          <w:rFonts w:ascii="Arial" w:hAnsi="Arial" w:cs="Arial"/>
        </w:rPr>
        <w:t>Một số tổ chức lo ngại rằng các quản trị cơ sở dữ liệu, thường có tất cả các đặc quyền, có thể xem tất cả dữ liệu trong cơ sở dữ liệu. Các tổ chức này cảm thấy rằng các quản trị viên cơ sở dữ liệu nên quản trị cơ sở dữ liệu, nhưng không thể thấy dữ liệu mà cơ sở dữ liệu chứa. Một số tổ chức cũng lo ngại về việc tập trung nhiều đặc quyền vào một người và muốn phân vùng chức năng DBA hoặc thực thi các quy tắc truy cập hai người</w:t>
      </w:r>
      <w:r w:rsidRPr="001058B5">
        <w:rPr>
          <w:rFonts w:ascii="Arial" w:hAnsi="Arial" w:cs="Arial"/>
        </w:rPr>
        <w:t>.</w:t>
      </w:r>
    </w:p>
    <w:p w14:paraId="16583422" w14:textId="77777777" w:rsidR="00B55B3B" w:rsidRPr="001058B5" w:rsidRDefault="00B55B3B" w:rsidP="00B55B3B">
      <w:pPr>
        <w:pStyle w:val="BodyText"/>
        <w:spacing w:before="115" w:line="230" w:lineRule="auto"/>
        <w:ind w:left="1659" w:right="848"/>
        <w:rPr>
          <w:rFonts w:ascii="Arial" w:hAnsi="Arial" w:cs="Arial"/>
        </w:rPr>
      </w:pPr>
      <w:r w:rsidRPr="00652269">
        <w:rPr>
          <w:rFonts w:ascii="Arial" w:hAnsi="Arial" w:cs="Arial"/>
        </w:rPr>
        <w:t>Nó hấp dẫn để nghĩ rằng mã hóa tất cả dữ liệu (hoặc một lượng đáng kể dữ liệu) sẽ giải quyết những vấn đề này, nhưng có những cách tốt hơn để bảo vệ chống lại những mối đe dọa. Ví dụ, Oracle Database hỗ trợ phân vùng hạn chế các đặc quyền DBA. Cơ sở dữ liệu Oracle cung cấp hỗ trợ riêng cho người dùng SYSDBA và SYSOPER. SYSDBA có tất cả các đặc quyền, nhưng SYSOPER có một bộ đặc quyền hạn chế (chẳng hạn như khởi động và tắt cơ sở dữ liệu)</w:t>
      </w:r>
      <w:r w:rsidRPr="001058B5">
        <w:rPr>
          <w:rFonts w:ascii="Arial" w:hAnsi="Arial" w:cs="Arial"/>
        </w:rPr>
        <w:t>.</w:t>
      </w:r>
    </w:p>
    <w:p w14:paraId="50D4AE07" w14:textId="77777777" w:rsidR="00B55B3B" w:rsidRPr="001058B5" w:rsidRDefault="00B55B3B" w:rsidP="00B55B3B">
      <w:pPr>
        <w:pStyle w:val="BodyText"/>
        <w:spacing w:before="118" w:line="230" w:lineRule="auto"/>
        <w:ind w:left="1660" w:right="848"/>
        <w:rPr>
          <w:rFonts w:ascii="Arial" w:hAnsi="Arial" w:cs="Arial"/>
        </w:rPr>
      </w:pPr>
      <w:r w:rsidRPr="00652269">
        <w:rPr>
          <w:rFonts w:ascii="Arial" w:hAnsi="Arial" w:cs="Arial"/>
        </w:rPr>
        <w:t>Hơn nữa, bạn có thể tạo các vai trò nhỏ hơn bao gồm một số đặc quyền hệ thống. Một vai trò jr_dba có thể không bao gồm tất cả các đặc quyền của hệ thống, nhưng chỉ những đặc quyền thích hợp cho một quản trị viên cơ sở dữ liệu cơ sở (chẳng hạn như CREATE TABLE, CREATE USER, vv).</w:t>
      </w:r>
    </w:p>
    <w:p w14:paraId="0A252CCB" w14:textId="77777777" w:rsidR="00B55B3B" w:rsidRPr="001058B5" w:rsidRDefault="00B55B3B" w:rsidP="00B55B3B">
      <w:pPr>
        <w:spacing w:line="230" w:lineRule="auto"/>
        <w:rPr>
          <w:rFonts w:ascii="Arial" w:hAnsi="Arial" w:cs="Arial"/>
        </w:rPr>
        <w:sectPr w:rsidR="00B55B3B" w:rsidRPr="001058B5">
          <w:headerReference w:type="even" r:id="rId175"/>
          <w:headerReference w:type="default" r:id="rId176"/>
          <w:pgSz w:w="12240" w:h="15840"/>
          <w:pgMar w:top="840" w:right="1060" w:bottom="860" w:left="1100" w:header="549" w:footer="663" w:gutter="0"/>
          <w:cols w:space="720"/>
        </w:sectPr>
      </w:pPr>
    </w:p>
    <w:p w14:paraId="4F3430F3" w14:textId="77777777" w:rsidR="00B55B3B" w:rsidRPr="001058B5" w:rsidRDefault="00B55B3B" w:rsidP="00B55B3B">
      <w:pPr>
        <w:pStyle w:val="BodyText"/>
        <w:spacing w:before="5"/>
        <w:rPr>
          <w:rFonts w:ascii="Arial" w:hAnsi="Arial" w:cs="Arial"/>
          <w:sz w:val="25"/>
        </w:rPr>
      </w:pPr>
    </w:p>
    <w:p w14:paraId="2046C5E0" w14:textId="77777777" w:rsidR="00B55B3B" w:rsidRPr="001058B5" w:rsidRDefault="00B55B3B" w:rsidP="00B55B3B">
      <w:pPr>
        <w:pStyle w:val="BodyText"/>
        <w:spacing w:before="101" w:line="230" w:lineRule="auto"/>
        <w:ind w:left="2260" w:right="188" w:hanging="1"/>
        <w:rPr>
          <w:rFonts w:ascii="Arial" w:hAnsi="Arial" w:cs="Arial"/>
        </w:rPr>
      </w:pPr>
      <w:r w:rsidRPr="00652269">
        <w:rPr>
          <w:rFonts w:ascii="Arial" w:hAnsi="Arial" w:cs="Arial"/>
        </w:rPr>
        <w:t>Cơ sở dữ liệu Oracle cũng cho phép kiểm tra các hành động được thực hiện bởi SYS (hoặc người dùng có đặc quyền SYS) và lưu trữ đường dẫn kiểm tra đó ở một vị trí hệ điều hành an toàn. Sử dụng mô hình này, một kiểm toán viên riêng biệt có quyền root trên hệ điều hành có thể kiểm tra tất cả các hành động của SYS, cho phép kiểm toán viên giữ tất cả các quản trị viên cơ sở dữ liệu chịu trách nhiệm về hành động của họ</w:t>
      </w:r>
      <w:r w:rsidRPr="001058B5">
        <w:rPr>
          <w:rFonts w:ascii="Arial" w:hAnsi="Arial" w:cs="Arial"/>
        </w:rPr>
        <w:t>.</w:t>
      </w:r>
    </w:p>
    <w:p w14:paraId="5621F5EB" w14:textId="77777777" w:rsidR="00B55B3B" w:rsidRPr="001058B5" w:rsidRDefault="00B55B3B" w:rsidP="00B55B3B">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FE42683" w14:textId="77777777" w:rsidR="00B55B3B" w:rsidRPr="001058B5" w:rsidRDefault="00B55B3B" w:rsidP="00B55B3B">
      <w:pPr>
        <w:spacing w:before="118" w:line="232" w:lineRule="auto"/>
        <w:ind w:left="2259" w:right="102"/>
        <w:rPr>
          <w:rFonts w:ascii="Arial" w:hAnsi="Arial" w:cs="Arial"/>
          <w:sz w:val="20"/>
        </w:rPr>
      </w:pPr>
      <w:r w:rsidRPr="00652269">
        <w:rPr>
          <w:rFonts w:ascii="Arial" w:hAnsi="Arial" w:cs="Arial"/>
          <w:sz w:val="20"/>
        </w:rPr>
        <w:t>Bạn cũng có thể tinh chỉnh quyền truy cập và kiểm soát các quản trị viên cơ sở dữ liệu bằng cách sử dụng Oracle Database Vault. Xem Hướng dẫn của quản trị viên cơ sở dữ liệu Oracle Vault để biết thêm thông tin</w:t>
      </w:r>
      <w:r w:rsidRPr="001058B5">
        <w:rPr>
          <w:rFonts w:ascii="Arial" w:hAnsi="Arial" w:cs="Arial"/>
          <w:sz w:val="20"/>
        </w:rPr>
        <w:t>.</w:t>
      </w:r>
    </w:p>
    <w:p w14:paraId="1EA6703E" w14:textId="77777777" w:rsidR="00B55B3B" w:rsidRPr="001058B5" w:rsidRDefault="00B55B3B" w:rsidP="00B55B3B">
      <w:pPr>
        <w:pStyle w:val="BodyText"/>
        <w:spacing w:before="116" w:line="232" w:lineRule="auto"/>
        <w:ind w:left="2260" w:right="111"/>
        <w:rPr>
          <w:rFonts w:ascii="Arial" w:hAnsi="Arial" w:cs="Arial"/>
        </w:rPr>
      </w:pPr>
      <w:r w:rsidRPr="00652269">
        <w:rPr>
          <w:rFonts w:ascii="Arial" w:hAnsi="Arial" w:cs="Arial"/>
        </w:rPr>
        <w:t>Chức năng quản trị viên cơ sở dữ liệu là một vị trí đáng tin cậy. Ngay cả các tổ chức có dữ liệu nhạy cảm nhất, chẳng hạn như các cơ quan tình báo, thường không phân vùng chức năng quản trị cơ sở dữ liệu. Thay vào đó, họ quản lý các quản trị viên cơ sở dữ liệu của họ một cách mạnh mẽ, bởi vì nó là một vị trí đáng tin cậy. Kiểm tra định kỳ có thể giúp phát hiện các hoạt động không phù hợp</w:t>
      </w:r>
      <w:r w:rsidRPr="001058B5">
        <w:rPr>
          <w:rFonts w:ascii="Arial" w:hAnsi="Arial" w:cs="Arial"/>
        </w:rPr>
        <w:t>.</w:t>
      </w:r>
    </w:p>
    <w:p w14:paraId="722CCFB7" w14:textId="77777777" w:rsidR="00B55B3B" w:rsidRPr="001058B5" w:rsidRDefault="00B55B3B" w:rsidP="00B55B3B">
      <w:pPr>
        <w:pStyle w:val="BodyText"/>
        <w:spacing w:before="115" w:line="232" w:lineRule="auto"/>
        <w:ind w:left="2259"/>
        <w:rPr>
          <w:rFonts w:ascii="Arial" w:hAnsi="Arial" w:cs="Arial"/>
        </w:rPr>
      </w:pPr>
      <w:r w:rsidRPr="00652269">
        <w:rPr>
          <w:rFonts w:ascii="Arial" w:hAnsi="Arial" w:cs="Arial"/>
        </w:rPr>
        <w:t>Mã hóa dữ liệu được lưu trữ không được can thiệp vào việc quản trị cơ sở dữ liệu, bởi vì nếu không, các vấn đề bảo mật lớn hơn có thể xảy ra. Ví dụ, nếu bằng cách mã hóa dữ liệu bạn làm hỏng dữ liệu, thì bạn tạo ra một vấn đề bảo mật, bản thân dữ liệu không thể được giải thích, và nó có thể không được phục hồi</w:t>
      </w:r>
      <w:r w:rsidRPr="001058B5">
        <w:rPr>
          <w:rFonts w:ascii="Arial" w:hAnsi="Arial" w:cs="Arial"/>
        </w:rPr>
        <w:t>.</w:t>
      </w:r>
    </w:p>
    <w:p w14:paraId="3C298D7A" w14:textId="77777777" w:rsidR="00B55B3B" w:rsidRPr="001058B5" w:rsidRDefault="00B55B3B" w:rsidP="00B55B3B">
      <w:pPr>
        <w:pStyle w:val="BodyText"/>
        <w:spacing w:before="116" w:line="232" w:lineRule="auto"/>
        <w:ind w:left="2260" w:right="185"/>
        <w:rPr>
          <w:rFonts w:ascii="Arial" w:hAnsi="Arial" w:cs="Arial"/>
        </w:rPr>
      </w:pPr>
      <w:r w:rsidRPr="00652269">
        <w:rPr>
          <w:rFonts w:ascii="Arial" w:hAnsi="Arial" w:cs="Arial"/>
        </w:rPr>
        <w:t>Bạn có thể sử dụng mã hóa để giới hạn khả năng của người quản trị cơ sở dữ liệu hoặc người dùng đặc quyền khác để xem dữ liệu trong cơ sở dữ liệu. Tuy nhiên, nó không phải là một thay thế cho quản lý quyền quản trị cơ sở dữ liệu đúng cách, hoặc để kiểm soát việc sử dụng các đặc quyền hệ thống mạnh mẽ. Nếu người dùng không đáng tin cậy có những đặc quyền quan trọng, thì họ có thể đặt ra nhiều mối đe dọa cho một tổ chức, một số trong số đó có ý nghĩa hơn nhiều so với việc xem số thẻ tín dụng không được mã hóa</w:t>
      </w:r>
      <w:r w:rsidRPr="001058B5">
        <w:rPr>
          <w:rFonts w:ascii="Arial" w:hAnsi="Arial" w:cs="Arial"/>
        </w:rPr>
        <w:t>.</w:t>
      </w:r>
    </w:p>
    <w:p w14:paraId="21254DAD" w14:textId="77777777" w:rsidR="00B55B3B" w:rsidRPr="001058B5" w:rsidRDefault="00B55B3B" w:rsidP="00B55B3B">
      <w:pPr>
        <w:pStyle w:val="BodyText"/>
        <w:spacing w:before="2"/>
        <w:rPr>
          <w:rFonts w:ascii="Arial" w:hAnsi="Arial" w:cs="Arial"/>
          <w:sz w:val="25"/>
        </w:rPr>
      </w:pPr>
    </w:p>
    <w:p w14:paraId="2F219CD9" w14:textId="77777777" w:rsidR="00B55B3B" w:rsidRPr="001058B5" w:rsidRDefault="00B55B3B" w:rsidP="00B55B3B">
      <w:pPr>
        <w:pStyle w:val="Heading4"/>
      </w:pPr>
      <w:bookmarkStart w:id="1283" w:name="Principle_3:_Encrypting_Everything_Does_"/>
      <w:bookmarkStart w:id="1284" w:name="_bookmark1558"/>
      <w:bookmarkEnd w:id="1283"/>
      <w:bookmarkEnd w:id="1284"/>
      <w:r w:rsidRPr="00323667">
        <w:t>Nguyên tắc 3: Mã hoá mọi thứ không làm dữ liệu an toàn</w:t>
      </w:r>
    </w:p>
    <w:p w14:paraId="378AF0BF" w14:textId="77777777" w:rsidR="00B55B3B" w:rsidRPr="001058B5" w:rsidRDefault="00B55B3B" w:rsidP="00B55B3B">
      <w:pPr>
        <w:pStyle w:val="BodyText"/>
        <w:spacing w:before="80" w:line="232" w:lineRule="auto"/>
        <w:ind w:left="2260"/>
        <w:rPr>
          <w:rFonts w:ascii="Arial" w:hAnsi="Arial" w:cs="Arial"/>
        </w:rPr>
      </w:pPr>
      <w:r w:rsidRPr="00652269">
        <w:rPr>
          <w:rFonts w:ascii="Arial" w:hAnsi="Arial" w:cs="Arial"/>
        </w:rPr>
        <w:t>Một lỗi phổ biến là nghĩ rằng nếu mã hóa một số dữ liệu tăng cường bảo mật, thì việc mã hóa mọi thứ sẽ làm cho tất cả dữ liệu được bảo mật</w:t>
      </w:r>
      <w:r w:rsidRPr="001058B5">
        <w:rPr>
          <w:rFonts w:ascii="Arial" w:hAnsi="Arial" w:cs="Arial"/>
        </w:rPr>
        <w:t>.</w:t>
      </w:r>
    </w:p>
    <w:p w14:paraId="6842A6E7" w14:textId="77777777" w:rsidR="00B55B3B" w:rsidRPr="001058B5" w:rsidRDefault="00B55B3B" w:rsidP="00B55B3B">
      <w:pPr>
        <w:pStyle w:val="BodyText"/>
        <w:spacing w:before="118" w:line="232" w:lineRule="auto"/>
        <w:ind w:left="2259" w:right="185"/>
        <w:rPr>
          <w:rFonts w:ascii="Arial" w:hAnsi="Arial" w:cs="Arial"/>
        </w:rPr>
      </w:pPr>
      <w:r w:rsidRPr="00652269">
        <w:rPr>
          <w:rFonts w:ascii="Arial" w:hAnsi="Arial" w:cs="Arial"/>
        </w:rPr>
        <w:t>Khi thảo luận về hai nguyên tắc trước, việc mã hóa không giải quyết tốt các vấn đề kiểm soát truy cập, và điều quan trọng là mã hóa không can thiệp vào các điều khiển truy cập thông thường. Hơn nữa, việc mã hóa toàn bộ cơ sở dữ liệu sản xuất có nghĩa là tất cả các dữ liệu phải được giải mã để được đọc, cập nhật, hoặc xóa. Mã hóa vốn là một hoạt động chuyên sâu về hiệu năng; mã hóa tất cả dữ liệu sẽ ảnh hưởng đáng kể đến hiệu suất</w:t>
      </w:r>
      <w:r w:rsidRPr="001058B5">
        <w:rPr>
          <w:rFonts w:ascii="Arial" w:hAnsi="Arial" w:cs="Arial"/>
        </w:rPr>
        <w:t>.</w:t>
      </w:r>
    </w:p>
    <w:p w14:paraId="6009CBC0" w14:textId="77777777" w:rsidR="00B55B3B" w:rsidRPr="001058B5" w:rsidRDefault="00B55B3B" w:rsidP="00B55B3B">
      <w:pPr>
        <w:pStyle w:val="BodyText"/>
        <w:spacing w:before="114" w:line="232" w:lineRule="auto"/>
        <w:ind w:left="2259" w:right="185"/>
        <w:rPr>
          <w:rFonts w:ascii="Arial" w:hAnsi="Arial" w:cs="Arial"/>
        </w:rPr>
      </w:pPr>
      <w:r w:rsidRPr="00652269">
        <w:rPr>
          <w:rFonts w:ascii="Arial" w:hAnsi="Arial" w:cs="Arial"/>
        </w:rPr>
        <w:t>Tính khả dụng là một khía cạnh quan trọng của bảo mật. Nếu mã hóa dữ liệu làm cho dữ liệu không có sẵn hoặc ảnh hưởng xấu đến tính khả dụng bằng cách giảm hiệu suất, thì việc mã hóa mọi thứ sẽ tạo ra một vấn đề bảo mật mới. Tính khả dụng cũng bị ảnh hưởng bất lợi bởi cơ sở dữ liệu không thể truy cập được khi các khóa mã hóa được thay đổi, vì các thực hành bảo mật tốt yêu cầu thường xuyên. Khi các khóa được thay đổi, cơ sở dữ liệu không thể truy cập được trong khi dữ liệu được giải mã và được mã hóa lại bằng khóa hoặc khóa mới</w:t>
      </w:r>
      <w:r w:rsidRPr="001058B5">
        <w:rPr>
          <w:rFonts w:ascii="Arial" w:hAnsi="Arial" w:cs="Arial"/>
        </w:rPr>
        <w:t>.</w:t>
      </w:r>
    </w:p>
    <w:p w14:paraId="72DA6ACD" w14:textId="77777777" w:rsidR="00B55B3B" w:rsidRPr="001058B5" w:rsidRDefault="00B55B3B" w:rsidP="00B55B3B">
      <w:pPr>
        <w:pStyle w:val="BodyText"/>
        <w:spacing w:before="113" w:line="232" w:lineRule="auto"/>
        <w:ind w:left="2259" w:right="99"/>
        <w:rPr>
          <w:rFonts w:ascii="Arial" w:hAnsi="Arial" w:cs="Arial"/>
        </w:rPr>
      </w:pPr>
      <w:r w:rsidRPr="00652269">
        <w:rPr>
          <w:rFonts w:ascii="Arial" w:hAnsi="Arial" w:cs="Arial"/>
        </w:rPr>
        <w:t>Có thể có lợi thế để mã hóa dữ liệu được lưu trữ ngoại tuyến. Ví dụ, một tổ chức có thể lưu trữ các bản sao lưu trong khoảng thời gian 6 tháng đến một năm off-line, ở một vị trí ở xa. Tất nhiên, dòng đầu tiên của bảo vệ là để bảo đảm cơ sở lưu trữ dữ liệu, bằng cách thiết lập các điều khiển truy cập vật lý. Mã hóa dữ liệu này trước khi nó được lưu trữ có thể cung cấp thêm lợi ích. Bởi vì nó không được truy cập trực tuyến, hiệu suất không cần phải xem xét. Trong khi một cơ sở dữ liệu Oracle không cung cấp khả năng này, thì có những nhà cung cấp dịch vụ mã hóa. Trước khi bắt tay vào mã hóa quy mô lớn của dữ liệu sao lưu, các tổ chức xem xét phương pháp này</w:t>
      </w:r>
    </w:p>
    <w:p w14:paraId="40402373"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79CB8AF" w14:textId="77777777" w:rsidR="00B55B3B" w:rsidRPr="001058B5" w:rsidRDefault="00B55B3B" w:rsidP="00B55B3B">
      <w:pPr>
        <w:pStyle w:val="BodyText"/>
        <w:spacing w:before="5"/>
        <w:rPr>
          <w:rFonts w:ascii="Arial" w:hAnsi="Arial" w:cs="Arial"/>
          <w:sz w:val="25"/>
        </w:rPr>
      </w:pPr>
    </w:p>
    <w:p w14:paraId="5265FD78" w14:textId="77777777" w:rsidR="00B55B3B" w:rsidRPr="001058B5" w:rsidRDefault="00B55B3B" w:rsidP="00B55B3B">
      <w:pPr>
        <w:pStyle w:val="BodyText"/>
        <w:spacing w:before="99" w:line="232" w:lineRule="auto"/>
        <w:ind w:left="1660" w:right="848"/>
        <w:rPr>
          <w:rFonts w:ascii="Arial" w:hAnsi="Arial" w:cs="Arial"/>
        </w:rPr>
      </w:pPr>
      <w:r w:rsidRPr="00652269">
        <w:rPr>
          <w:rFonts w:ascii="Arial" w:hAnsi="Arial" w:cs="Arial"/>
        </w:rPr>
        <w:t>nên kiểm tra kỹ lưỡng quy trình này. Cần phải xác minh rằng dữ liệu được mã hóa trước khi lưu trữ ngoại tuyến có thể được giải mã và nhập lại thành công</w:t>
      </w:r>
      <w:r w:rsidRPr="001058B5">
        <w:rPr>
          <w:rFonts w:ascii="Arial" w:hAnsi="Arial" w:cs="Arial"/>
        </w:rPr>
        <w:t>.</w:t>
      </w:r>
    </w:p>
    <w:p w14:paraId="2DB9D403" w14:textId="77777777" w:rsidR="00B55B3B" w:rsidRPr="001058B5" w:rsidRDefault="00B55B3B" w:rsidP="00B55B3B">
      <w:pPr>
        <w:pStyle w:val="BodyText"/>
        <w:spacing w:before="8"/>
        <w:rPr>
          <w:rFonts w:ascii="Arial" w:hAnsi="Arial" w:cs="Arial"/>
          <w:sz w:val="27"/>
        </w:rPr>
      </w:pPr>
    </w:p>
    <w:p w14:paraId="4D0754C0" w14:textId="77777777" w:rsidR="00B55B3B" w:rsidRPr="001058B5" w:rsidRDefault="00B55B3B" w:rsidP="00B55B3B">
      <w:pPr>
        <w:pStyle w:val="Heading3"/>
        <w:ind w:left="100"/>
      </w:pPr>
      <w:bookmarkStart w:id="1285" w:name="Data_Encryption_Challenges"/>
      <w:bookmarkStart w:id="1286" w:name="_bookmark1560"/>
      <w:bookmarkEnd w:id="1285"/>
      <w:bookmarkEnd w:id="1286"/>
      <w:r w:rsidRPr="00652269">
        <w:t>Những thách thức mã hóa dữ liệu</w:t>
      </w:r>
    </w:p>
    <w:p w14:paraId="2D4B258A" w14:textId="77777777" w:rsidR="00B55B3B" w:rsidRPr="001058B5" w:rsidRDefault="00B55B3B" w:rsidP="00B55B3B">
      <w:pPr>
        <w:pStyle w:val="BodyText"/>
        <w:spacing w:before="87" w:line="232" w:lineRule="auto"/>
        <w:ind w:left="1660" w:right="848"/>
        <w:rPr>
          <w:rFonts w:ascii="Arial" w:hAnsi="Arial" w:cs="Arial"/>
        </w:rPr>
      </w:pPr>
      <w:r w:rsidRPr="00652269">
        <w:rPr>
          <w:rFonts w:ascii="Arial" w:hAnsi="Arial" w:cs="Arial"/>
        </w:rPr>
        <w:t>Trong trường hợp mã hóa có thể cung cấp bảo mật bổ sung, có một số thách thức kỹ thuật liên quan, như được mô tả trong các phần sau</w:t>
      </w:r>
      <w:r w:rsidRPr="001058B5">
        <w:rPr>
          <w:rFonts w:ascii="Arial" w:hAnsi="Arial" w:cs="Arial"/>
        </w:rPr>
        <w:t>:</w:t>
      </w:r>
    </w:p>
    <w:p w14:paraId="36EBE62A" w14:textId="77777777" w:rsidR="00B55B3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62" w:history="1">
        <w:r w:rsidR="00B55B3B">
          <w:rPr>
            <w:rFonts w:ascii="Arial" w:hAnsi="Arial" w:cs="Arial"/>
            <w:color w:val="0000CC"/>
            <w:sz w:val="20"/>
          </w:rPr>
          <w:t>Mã</w:t>
        </w:r>
      </w:hyperlink>
      <w:r w:rsidR="00B55B3B">
        <w:rPr>
          <w:rFonts w:ascii="Arial" w:hAnsi="Arial" w:cs="Arial"/>
          <w:color w:val="0000CC"/>
          <w:sz w:val="20"/>
        </w:rPr>
        <w:t xml:space="preserve"> hoá dữ liệu được lập chỉ mục</w:t>
      </w:r>
    </w:p>
    <w:p w14:paraId="12E9BA98"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64" w:history="1">
        <w:r w:rsidR="00B55B3B">
          <w:rPr>
            <w:rFonts w:ascii="Arial" w:hAnsi="Arial" w:cs="Arial"/>
            <w:color w:val="0000CC"/>
            <w:sz w:val="20"/>
          </w:rPr>
          <w:t>Toạ</w:t>
        </w:r>
      </w:hyperlink>
      <w:r w:rsidR="00B55B3B">
        <w:rPr>
          <w:rFonts w:ascii="Arial" w:hAnsi="Arial" w:cs="Arial"/>
          <w:color w:val="0000CC"/>
          <w:sz w:val="20"/>
        </w:rPr>
        <w:t xml:space="preserve"> khoá mã hoá</w:t>
      </w:r>
    </w:p>
    <w:p w14:paraId="2BA80AD3" w14:textId="77777777" w:rsidR="00B55B3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66" w:history="1">
        <w:r w:rsidR="00B55B3B">
          <w:rPr>
            <w:rFonts w:ascii="Arial" w:hAnsi="Arial" w:cs="Arial"/>
            <w:color w:val="0000CC"/>
            <w:sz w:val="20"/>
          </w:rPr>
          <w:t>Chuyển</w:t>
        </w:r>
      </w:hyperlink>
      <w:r w:rsidR="00B55B3B">
        <w:rPr>
          <w:rFonts w:ascii="Arial" w:hAnsi="Arial" w:cs="Arial"/>
          <w:color w:val="0000CC"/>
          <w:sz w:val="20"/>
        </w:rPr>
        <w:t xml:space="preserve"> giao các khoá mã hoá</w:t>
      </w:r>
    </w:p>
    <w:p w14:paraId="68B3FD91"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68" w:history="1">
        <w:r w:rsidR="00B55B3B">
          <w:rPr>
            <w:rFonts w:ascii="Arial" w:hAnsi="Arial" w:cs="Arial"/>
            <w:color w:val="0000CC"/>
            <w:sz w:val="20"/>
          </w:rPr>
          <w:t>Lưu</w:t>
        </w:r>
      </w:hyperlink>
      <w:r w:rsidR="00B55B3B">
        <w:rPr>
          <w:rFonts w:ascii="Arial" w:hAnsi="Arial" w:cs="Arial"/>
          <w:color w:val="0000CC"/>
          <w:sz w:val="20"/>
        </w:rPr>
        <w:t xml:space="preserve"> trữ các khoá mã hoá</w:t>
      </w:r>
    </w:p>
    <w:p w14:paraId="5C13975D" w14:textId="77777777" w:rsidR="00B55B3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78" w:history="1">
        <w:r w:rsidR="00B55B3B">
          <w:rPr>
            <w:rFonts w:ascii="Arial" w:hAnsi="Arial" w:cs="Arial"/>
            <w:color w:val="0000CC"/>
            <w:sz w:val="20"/>
          </w:rPr>
          <w:t>Thay</w:t>
        </w:r>
      </w:hyperlink>
      <w:r w:rsidR="00B55B3B">
        <w:rPr>
          <w:rFonts w:ascii="Arial" w:hAnsi="Arial" w:cs="Arial"/>
          <w:color w:val="0000CC"/>
          <w:sz w:val="20"/>
        </w:rPr>
        <w:t xml:space="preserve"> đổi các khoá mã hoá</w:t>
      </w:r>
    </w:p>
    <w:p w14:paraId="76A2B601"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80" w:history="1">
        <w:r w:rsidR="00B55B3B">
          <w:rPr>
            <w:rFonts w:ascii="Arial" w:hAnsi="Arial" w:cs="Arial"/>
            <w:color w:val="0000CC"/>
            <w:sz w:val="20"/>
          </w:rPr>
          <w:t>Mã</w:t>
        </w:r>
      </w:hyperlink>
      <w:r w:rsidR="00B55B3B">
        <w:rPr>
          <w:rFonts w:ascii="Arial" w:hAnsi="Arial" w:cs="Arial"/>
          <w:color w:val="0000CC"/>
          <w:sz w:val="20"/>
        </w:rPr>
        <w:t xml:space="preserve"> hoá nhị phân các đối tượng lớn</w:t>
      </w:r>
    </w:p>
    <w:p w14:paraId="5B2D41CB" w14:textId="77777777" w:rsidR="00B55B3B" w:rsidRPr="001058B5" w:rsidRDefault="00B55B3B" w:rsidP="00B55B3B">
      <w:pPr>
        <w:pStyle w:val="BodyText"/>
        <w:spacing w:before="6"/>
        <w:rPr>
          <w:rFonts w:ascii="Arial" w:hAnsi="Arial" w:cs="Arial"/>
          <w:sz w:val="25"/>
        </w:rPr>
      </w:pPr>
    </w:p>
    <w:p w14:paraId="7241E548" w14:textId="77777777" w:rsidR="00B55B3B" w:rsidRPr="001058B5" w:rsidRDefault="00B55B3B" w:rsidP="00B55B3B">
      <w:pPr>
        <w:pStyle w:val="Heading4"/>
        <w:ind w:left="100"/>
      </w:pPr>
      <w:bookmarkStart w:id="1287" w:name="Encrypting_Indexed_Data"/>
      <w:bookmarkStart w:id="1288" w:name="_bookmark1562"/>
      <w:bookmarkEnd w:id="1287"/>
      <w:bookmarkEnd w:id="1288"/>
      <w:r w:rsidRPr="00524912">
        <w:t>Mã hoá dữ liệu được lập chỉ mục</w:t>
      </w:r>
    </w:p>
    <w:p w14:paraId="6505E182"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Khó khăn đặc biệt phát sinh khi dữ liệu được mã hóa được lập chỉ mục. Ví dụ: giả sử một công ty sử dụng số nhận dạng quốc gia, chẳng hạn như số an sinh xã hội của Hoa Kỳ (SSN), như là số nhân viên cho nhân viên của mình. Công ty coi số nhân viên là dữ liệu nhạy cảm và do đó, muốn mã hóa dữ liệu trong cột employee_number của bảng nhân viên. Vì employee_number chứa các giá trị duy nhất, nên các nhà thiết kế cơ sở dữ liệu muốn có một chỉ mục trên đó để có hiệu năng tốt hơn</w:t>
      </w:r>
      <w:r w:rsidRPr="001058B5">
        <w:rPr>
          <w:rFonts w:ascii="Arial" w:hAnsi="Arial" w:cs="Arial"/>
        </w:rPr>
        <w:t>.</w:t>
      </w:r>
    </w:p>
    <w:p w14:paraId="2DA916DD" w14:textId="77777777" w:rsidR="00B55B3B" w:rsidRPr="001058B5" w:rsidRDefault="00B55B3B" w:rsidP="00B55B3B">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4ADEDF92" w14:textId="77777777" w:rsidR="00B55B3B" w:rsidRPr="001058B5" w:rsidRDefault="00B55B3B" w:rsidP="00B55B3B">
      <w:pPr>
        <w:pStyle w:val="BodyText"/>
        <w:spacing w:before="122" w:line="230" w:lineRule="auto"/>
        <w:ind w:left="1659" w:right="1194"/>
        <w:jc w:val="both"/>
        <w:rPr>
          <w:rFonts w:ascii="Arial" w:hAnsi="Arial" w:cs="Arial"/>
        </w:rPr>
      </w:pPr>
      <w:r w:rsidRPr="00524912">
        <w:rPr>
          <w:rFonts w:ascii="Arial" w:hAnsi="Arial" w:cs="Arial"/>
        </w:rPr>
        <w:t>Oracle khuyên bạn không nên sử dụng số nhận dạng quốc gia làm ID duy nhất. Thay vào đó, sử dụng câu lệnh CREATE SEQUENCE để tạo các số nhận dạng duy nhất. Lý do để tránh sử dụng số nhận dạng quốc gia như sau</w:t>
      </w:r>
      <w:r w:rsidRPr="001058B5">
        <w:rPr>
          <w:rFonts w:ascii="Arial" w:hAnsi="Arial" w:cs="Arial"/>
        </w:rPr>
        <w:t>:</w:t>
      </w:r>
    </w:p>
    <w:p w14:paraId="6333C239" w14:textId="77777777" w:rsidR="00B55B3B" w:rsidRPr="001058B5" w:rsidRDefault="00B55B3B" w:rsidP="006F7931">
      <w:pPr>
        <w:pStyle w:val="ListParagraph"/>
        <w:numPr>
          <w:ilvl w:val="1"/>
          <w:numId w:val="137"/>
        </w:numPr>
        <w:tabs>
          <w:tab w:val="left" w:pos="2020"/>
        </w:tabs>
        <w:spacing w:before="120" w:line="232" w:lineRule="auto"/>
        <w:ind w:right="822"/>
        <w:rPr>
          <w:rFonts w:ascii="Arial" w:hAnsi="Arial" w:cs="Arial"/>
          <w:sz w:val="20"/>
        </w:rPr>
      </w:pPr>
      <w:r w:rsidRPr="00524912">
        <w:rPr>
          <w:rFonts w:ascii="Arial" w:hAnsi="Arial" w:cs="Arial"/>
          <w:sz w:val="20"/>
        </w:rPr>
        <w:t>Có vấn đề về quyền riêng tư liên quan đến lạm dụng số nhận dạng quốc gia (ví dụ: đánh cắp nhận dạng</w:t>
      </w:r>
      <w:r w:rsidRPr="001058B5">
        <w:rPr>
          <w:rFonts w:ascii="Arial" w:hAnsi="Arial" w:cs="Arial"/>
          <w:sz w:val="20"/>
        </w:rPr>
        <w:t>).</w:t>
      </w:r>
    </w:p>
    <w:p w14:paraId="53AEEAE9" w14:textId="77777777" w:rsidR="00B55B3B" w:rsidRPr="001058B5" w:rsidRDefault="00B55B3B" w:rsidP="006F7931">
      <w:pPr>
        <w:pStyle w:val="ListParagraph"/>
        <w:numPr>
          <w:ilvl w:val="1"/>
          <w:numId w:val="137"/>
        </w:numPr>
        <w:tabs>
          <w:tab w:val="left" w:pos="2020"/>
        </w:tabs>
        <w:spacing w:before="117" w:line="232" w:lineRule="auto"/>
        <w:ind w:right="1229"/>
        <w:rPr>
          <w:rFonts w:ascii="Arial" w:hAnsi="Arial" w:cs="Arial"/>
          <w:sz w:val="20"/>
        </w:rPr>
      </w:pPr>
      <w:r w:rsidRPr="00524912">
        <w:rPr>
          <w:rFonts w:ascii="Arial" w:hAnsi="Arial" w:cs="Arial"/>
          <w:sz w:val="20"/>
        </w:rPr>
        <w:t>Đôi khi, số nhận dạng quốc gia có thể trùng lặp, như với số an sinh xã hội của Hoa Kỳ</w:t>
      </w:r>
      <w:r w:rsidRPr="001058B5">
        <w:rPr>
          <w:rFonts w:ascii="Arial" w:hAnsi="Arial" w:cs="Arial"/>
          <w:sz w:val="20"/>
        </w:rPr>
        <w:t>.</w:t>
      </w:r>
    </w:p>
    <w:p w14:paraId="7876BD30" w14:textId="77777777" w:rsidR="00B55B3B" w:rsidRPr="001058B5" w:rsidRDefault="00B55B3B" w:rsidP="00B55B3B">
      <w:pPr>
        <w:pStyle w:val="BodyText"/>
        <w:spacing w:before="7"/>
        <w:rPr>
          <w:rFonts w:ascii="Arial" w:hAnsi="Arial" w:cs="Arial"/>
          <w:sz w:val="25"/>
        </w:rPr>
      </w:pPr>
    </w:p>
    <w:p w14:paraId="7E44E4C0" w14:textId="77777777" w:rsidR="00B55B3B" w:rsidRPr="001058B5" w:rsidRDefault="00B55B3B" w:rsidP="00B55B3B">
      <w:pPr>
        <w:pStyle w:val="Heading4"/>
        <w:ind w:left="100"/>
      </w:pPr>
      <w:bookmarkStart w:id="1289" w:name="Generating_Encryption_Keys"/>
      <w:bookmarkStart w:id="1290" w:name="_bookmark1564"/>
      <w:bookmarkEnd w:id="1289"/>
      <w:bookmarkEnd w:id="1290"/>
      <w:r w:rsidRPr="00524912">
        <w:t>Toạ khoá mã hoá</w:t>
      </w:r>
    </w:p>
    <w:p w14:paraId="3408A5F1"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Dữ liệu được mã hóa chỉ an toàn khi khóa được sử dụng để mã hóa dữ liệu an toàn. Khóa mã hóa phải được tạo an toàn bằng cách sử dụng tạo khóa mật mã học an toàn. Csdl Oracle cung cấp hỗ trợ cho việc tạo số ngẫu nhiên an toàn, với hàm RANDOMBYTES của DBMS_CRYPTO. (Hàm này thay thế các khả năng được cung cấp bởi thủ tục GetKey của DBMS_OBFUSCATION_TOOLKIT trước đó.) DBMS_ CRYPTO gọi trình tạo số ngẫu nhiên an toàn (RNG) trước đó được chứng nhận bởi RSA Security</w:t>
      </w:r>
      <w:r w:rsidRPr="001058B5">
        <w:rPr>
          <w:rFonts w:ascii="Arial" w:hAnsi="Arial" w:cs="Arial"/>
          <w:spacing w:val="-3"/>
        </w:rPr>
        <w:t>.</w:t>
      </w:r>
    </w:p>
    <w:p w14:paraId="4AD2E2B2" w14:textId="77777777" w:rsidR="00B55B3B" w:rsidRPr="001058B5" w:rsidRDefault="00B55B3B" w:rsidP="00B55B3B">
      <w:pPr>
        <w:spacing w:line="230" w:lineRule="auto"/>
        <w:rPr>
          <w:rFonts w:ascii="Arial" w:hAnsi="Arial" w:cs="Arial"/>
        </w:rPr>
        <w:sectPr w:rsidR="00B55B3B" w:rsidRPr="001058B5">
          <w:headerReference w:type="even" r:id="rId177"/>
          <w:headerReference w:type="default" r:id="rId178"/>
          <w:pgSz w:w="12240" w:h="15840"/>
          <w:pgMar w:top="840" w:right="1060" w:bottom="860" w:left="1100" w:header="549" w:footer="663" w:gutter="0"/>
          <w:cols w:space="720"/>
        </w:sectPr>
      </w:pPr>
    </w:p>
    <w:p w14:paraId="174F9FD5" w14:textId="77777777" w:rsidR="00B55B3B" w:rsidRPr="001058B5" w:rsidRDefault="00B55B3B" w:rsidP="00B55B3B">
      <w:pPr>
        <w:pStyle w:val="BodyText"/>
        <w:rPr>
          <w:rFonts w:ascii="Arial" w:hAnsi="Arial" w:cs="Arial"/>
        </w:rPr>
      </w:pPr>
    </w:p>
    <w:p w14:paraId="64B367B2" w14:textId="77777777" w:rsidR="00B55B3B" w:rsidRPr="001058B5" w:rsidRDefault="00B55B3B" w:rsidP="00B55B3B">
      <w:pPr>
        <w:pStyle w:val="BodyText"/>
        <w:rPr>
          <w:rFonts w:ascii="Arial" w:hAnsi="Arial" w:cs="Arial"/>
          <w:sz w:val="22"/>
        </w:rPr>
      </w:pPr>
    </w:p>
    <w:p w14:paraId="519E1624" w14:textId="77777777" w:rsidR="00B55B3B" w:rsidRPr="001058B5" w:rsidRDefault="008D1AB8"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757A1E7B">
          <v:group id="_x0000_s1744" style="width:312pt;height:2.5pt;mso-position-horizontal-relative:char;mso-position-vertical-relative:line" coordsize="6240,50">
            <v:line id="_x0000_s1745" style="position:absolute" from="0,2" to="6240,2" strokeweight=".24pt"/>
            <v:line id="_x0000_s1746" style="position:absolute" from="0,47" to="6240,47" strokeweight=".24pt"/>
            <w10:anchorlock/>
          </v:group>
        </w:pict>
      </w:r>
    </w:p>
    <w:p w14:paraId="38C4544C" w14:textId="77777777" w:rsidR="00B55B3B" w:rsidRPr="001058B5" w:rsidRDefault="00B55B3B" w:rsidP="00B55B3B">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5EE2ACB1" w14:textId="77777777" w:rsidR="00B55B3B" w:rsidRPr="001058B5" w:rsidRDefault="008D1AB8" w:rsidP="00B55B3B">
      <w:pPr>
        <w:pStyle w:val="BodyText"/>
        <w:spacing w:line="232" w:lineRule="auto"/>
        <w:ind w:left="2979" w:right="1097"/>
        <w:rPr>
          <w:rFonts w:ascii="Arial" w:hAnsi="Arial" w:cs="Arial"/>
        </w:rPr>
      </w:pPr>
      <w:r>
        <w:rPr>
          <w:rFonts w:ascii="Arial" w:hAnsi="Arial" w:cs="Arial"/>
        </w:rPr>
        <w:pict w14:anchorId="292533DC">
          <v:group id="_x0000_s1750" style="position:absolute;left:0;text-align:left;margin-left:204pt;margin-top:29.4pt;width:312pt;height:2.5pt;z-index:502646512;mso-wrap-distance-left:0;mso-wrap-distance-right:0;mso-position-horizontal-relative:page" coordorigin="4080,588" coordsize="6240,50">
            <v:line id="_x0000_s1751" style="position:absolute" from="4080,591" to="10320,591" strokeweight=".24pt"/>
            <v:line id="_x0000_s1752" style="position:absolute" from="4080,635" to="10320,635" strokeweight=".24pt"/>
            <w10:wrap type="topAndBottom" anchorx="page"/>
          </v:group>
        </w:pict>
      </w:r>
      <w:r w:rsidR="00B55B3B" w:rsidRPr="001058B5">
        <w:rPr>
          <w:rFonts w:ascii="Arial" w:hAnsi="Arial" w:cs="Arial"/>
        </w:rPr>
        <w:t>pseudo-random processes to generate secret quantities can result in pseudo-security.</w:t>
      </w:r>
    </w:p>
    <w:p w14:paraId="3907EE46" w14:textId="77777777" w:rsidR="00B55B3B" w:rsidRPr="001058B5" w:rsidRDefault="00B55B3B" w:rsidP="00B55B3B">
      <w:pPr>
        <w:pStyle w:val="BodyText"/>
        <w:spacing w:before="4"/>
        <w:rPr>
          <w:rFonts w:ascii="Arial" w:hAnsi="Arial" w:cs="Arial"/>
          <w:sz w:val="9"/>
        </w:rPr>
      </w:pPr>
    </w:p>
    <w:p w14:paraId="004CC375" w14:textId="77777777" w:rsidR="00B55B3B" w:rsidRPr="001058B5" w:rsidRDefault="00B55B3B" w:rsidP="00B55B3B">
      <w:pPr>
        <w:pStyle w:val="BodyText"/>
        <w:spacing w:before="101" w:line="230" w:lineRule="auto"/>
        <w:ind w:left="2260"/>
        <w:rPr>
          <w:rFonts w:ascii="Arial" w:hAnsi="Arial" w:cs="Arial"/>
        </w:rPr>
      </w:pPr>
      <w:r w:rsidRPr="00524912">
        <w:rPr>
          <w:rFonts w:ascii="Arial" w:hAnsi="Arial" w:cs="Arial"/>
        </w:rPr>
        <w:t>Đảm bảo cung cấp số byte đúng khi bạn mã hóa giá trị khóa. Ví dụ: bạn phải cung cấp khóa 16 byte cho thuật toán mã hóa ENCRYPT_AES128</w:t>
      </w:r>
      <w:r w:rsidRPr="001058B5">
        <w:rPr>
          <w:rFonts w:ascii="Arial" w:hAnsi="Arial" w:cs="Arial"/>
        </w:rPr>
        <w:t>.</w:t>
      </w:r>
    </w:p>
    <w:p w14:paraId="1BF312AF" w14:textId="77777777" w:rsidR="00B55B3B" w:rsidRPr="001058B5" w:rsidRDefault="00B55B3B" w:rsidP="00B55B3B">
      <w:pPr>
        <w:pStyle w:val="BodyText"/>
        <w:spacing w:before="7"/>
        <w:rPr>
          <w:rFonts w:ascii="Arial" w:hAnsi="Arial" w:cs="Arial"/>
          <w:sz w:val="25"/>
        </w:rPr>
      </w:pPr>
    </w:p>
    <w:p w14:paraId="57207960" w14:textId="77777777" w:rsidR="00B55B3B" w:rsidRPr="001058B5" w:rsidRDefault="00B55B3B" w:rsidP="00B55B3B">
      <w:pPr>
        <w:pStyle w:val="Heading4"/>
      </w:pPr>
      <w:bookmarkStart w:id="1291" w:name="Transmitting_Encryption_Keys"/>
      <w:bookmarkStart w:id="1292" w:name="_bookmark1566"/>
      <w:bookmarkEnd w:id="1291"/>
      <w:bookmarkEnd w:id="1292"/>
      <w:r w:rsidRPr="00524912">
        <w:t>Chuyển giao các khoá mã hoá</w:t>
      </w:r>
    </w:p>
    <w:p w14:paraId="13DD29C6" w14:textId="77777777" w:rsidR="00B55B3B" w:rsidRPr="001058B5" w:rsidRDefault="00B55B3B" w:rsidP="00B55B3B">
      <w:pPr>
        <w:pStyle w:val="BodyText"/>
        <w:spacing w:before="79" w:line="232" w:lineRule="auto"/>
        <w:ind w:left="2260"/>
        <w:rPr>
          <w:rFonts w:ascii="Arial" w:hAnsi="Arial" w:cs="Arial"/>
        </w:rPr>
      </w:pPr>
      <w:r w:rsidRPr="00524912">
        <w:rPr>
          <w:rFonts w:ascii="Arial" w:hAnsi="Arial" w:cs="Arial"/>
        </w:rPr>
        <w:t>Nếu khóa mã hóa được thông qua ứng dụng tới cơ sở dữ liệu, thì bạn phải mã hóa nó. Nếu không, kẻ xâm nhập có thể truy cập vào khóa khi nó đang được truyền đi. Mã hóa mạng, như được cung cấp bởi Oracle Advanced Security, bảo vệ tất cả dữ liệu chuyển tiếp từ sửa đổi hoặc chặn, bao gồm cả khóa mã hóa</w:t>
      </w:r>
      <w:r w:rsidRPr="001058B5">
        <w:rPr>
          <w:rFonts w:ascii="Arial" w:hAnsi="Arial" w:cs="Arial"/>
        </w:rPr>
        <w:t>.</w:t>
      </w:r>
    </w:p>
    <w:p w14:paraId="269858DD" w14:textId="77777777" w:rsidR="00B55B3B" w:rsidRPr="001058B5" w:rsidRDefault="00B55B3B" w:rsidP="00B55B3B">
      <w:pPr>
        <w:pStyle w:val="BodyText"/>
        <w:spacing w:before="6"/>
        <w:rPr>
          <w:rFonts w:ascii="Arial" w:hAnsi="Arial" w:cs="Arial"/>
          <w:sz w:val="25"/>
        </w:rPr>
      </w:pPr>
    </w:p>
    <w:p w14:paraId="3D95D826" w14:textId="77777777" w:rsidR="00B55B3B" w:rsidRPr="001058B5" w:rsidRDefault="00B55B3B" w:rsidP="00B55B3B">
      <w:pPr>
        <w:pStyle w:val="Heading4"/>
      </w:pPr>
      <w:bookmarkStart w:id="1293" w:name="Storing_Encryption_Keys"/>
      <w:bookmarkStart w:id="1294" w:name="_bookmark1568"/>
      <w:bookmarkEnd w:id="1293"/>
      <w:bookmarkEnd w:id="1294"/>
      <w:r w:rsidRPr="00524912">
        <w:t>Lưu trữ các khoá mã hoá</w:t>
      </w:r>
    </w:p>
    <w:p w14:paraId="3891F6AF" w14:textId="77777777" w:rsidR="00B55B3B" w:rsidRPr="001058B5" w:rsidRDefault="00B55B3B" w:rsidP="00B55B3B">
      <w:pPr>
        <w:pStyle w:val="BodyText"/>
        <w:spacing w:before="79" w:line="232" w:lineRule="auto"/>
        <w:ind w:left="2260" w:right="185"/>
        <w:rPr>
          <w:rFonts w:ascii="Arial" w:hAnsi="Arial" w:cs="Arial"/>
        </w:rPr>
      </w:pPr>
      <w:r w:rsidRPr="00524912">
        <w:rPr>
          <w:rFonts w:ascii="Arial" w:hAnsi="Arial" w:cs="Arial"/>
        </w:rPr>
        <w:t>Lưu trữ các khóa mã hóa là một trong những khía cạnh quan trọng nhất, của vấn đề mã hoá. Để khôi phục dữ liệu được mã hóa bằng khóa đối xứng, khóa phải được truy cập vào ứng dụng được ủy quyền hoặc người dùng tìm cách giải mã dữ liệu. Đồng thời, khóa phải không thể truy cập được đối với người cố gắng truy cập dữ liệu được mã hóa một cách nguy hiểm mà anh ta không được xem</w:t>
      </w:r>
      <w:r w:rsidRPr="001058B5">
        <w:rPr>
          <w:rFonts w:ascii="Arial" w:hAnsi="Arial" w:cs="Arial"/>
        </w:rPr>
        <w:t>.</w:t>
      </w:r>
    </w:p>
    <w:p w14:paraId="52B158FC" w14:textId="77777777" w:rsidR="00B55B3B" w:rsidRPr="001058B5" w:rsidRDefault="00B55B3B" w:rsidP="00B55B3B">
      <w:pPr>
        <w:pStyle w:val="BodyText"/>
        <w:spacing w:before="109"/>
        <w:ind w:left="2260"/>
        <w:rPr>
          <w:rFonts w:ascii="Arial" w:hAnsi="Arial" w:cs="Arial"/>
        </w:rPr>
      </w:pPr>
      <w:r w:rsidRPr="00924345">
        <w:rPr>
          <w:rFonts w:ascii="Arial" w:hAnsi="Arial" w:cs="Arial"/>
        </w:rPr>
        <w:t>Các tùy chọn có sẵn cho nhà phát triển là</w:t>
      </w:r>
      <w:r w:rsidRPr="001058B5">
        <w:rPr>
          <w:rFonts w:ascii="Arial" w:hAnsi="Arial" w:cs="Arial"/>
        </w:rPr>
        <w:t>:</w:t>
      </w:r>
    </w:p>
    <w:p w14:paraId="78AFAB56" w14:textId="77777777" w:rsidR="00B55B3B" w:rsidRPr="001058B5" w:rsidRDefault="008D1AB8" w:rsidP="006F7931">
      <w:pPr>
        <w:pStyle w:val="ListParagraph"/>
        <w:numPr>
          <w:ilvl w:val="2"/>
          <w:numId w:val="137"/>
        </w:numPr>
        <w:tabs>
          <w:tab w:val="left" w:pos="2620"/>
        </w:tabs>
        <w:spacing w:before="112"/>
        <w:rPr>
          <w:rFonts w:ascii="Arial" w:hAnsi="Arial" w:cs="Arial"/>
          <w:sz w:val="20"/>
        </w:rPr>
      </w:pPr>
      <w:hyperlink w:anchor="_bookmark1570" w:history="1">
        <w:r w:rsidR="00B55B3B">
          <w:rPr>
            <w:rFonts w:ascii="Arial" w:hAnsi="Arial" w:cs="Arial"/>
            <w:color w:val="0000CC"/>
            <w:sz w:val="20"/>
          </w:rPr>
          <w:t>Lưu</w:t>
        </w:r>
      </w:hyperlink>
      <w:r w:rsidR="00B55B3B">
        <w:rPr>
          <w:rFonts w:ascii="Arial" w:hAnsi="Arial" w:cs="Arial"/>
          <w:color w:val="0000CC"/>
          <w:sz w:val="20"/>
        </w:rPr>
        <w:t xml:space="preserve"> trữ key mã hoá trong csdl</w:t>
      </w:r>
    </w:p>
    <w:p w14:paraId="064D02C0" w14:textId="77777777" w:rsidR="00B55B3B" w:rsidRPr="001058B5" w:rsidRDefault="008D1AB8" w:rsidP="006F7931">
      <w:pPr>
        <w:pStyle w:val="ListParagraph"/>
        <w:numPr>
          <w:ilvl w:val="2"/>
          <w:numId w:val="137"/>
        </w:numPr>
        <w:tabs>
          <w:tab w:val="left" w:pos="2620"/>
        </w:tabs>
        <w:rPr>
          <w:rFonts w:ascii="Arial" w:hAnsi="Arial" w:cs="Arial"/>
          <w:sz w:val="20"/>
        </w:rPr>
      </w:pPr>
      <w:hyperlink w:anchor="_bookmark1571" w:history="1">
        <w:r w:rsidR="00B55B3B">
          <w:rPr>
            <w:rFonts w:ascii="Arial" w:hAnsi="Arial" w:cs="Arial"/>
            <w:color w:val="0000CC"/>
            <w:sz w:val="20"/>
          </w:rPr>
          <w:t>Lưu</w:t>
        </w:r>
      </w:hyperlink>
      <w:r w:rsidR="00B55B3B">
        <w:rPr>
          <w:rFonts w:ascii="Arial" w:hAnsi="Arial" w:cs="Arial"/>
          <w:color w:val="0000CC"/>
          <w:sz w:val="20"/>
        </w:rPr>
        <w:t xml:space="preserve"> trữ key mã hoá trong hệ điều hành</w:t>
      </w:r>
    </w:p>
    <w:p w14:paraId="536F20A5" w14:textId="77777777" w:rsidR="00B55B3B" w:rsidRPr="001058B5" w:rsidRDefault="008D1AB8" w:rsidP="006F7931">
      <w:pPr>
        <w:pStyle w:val="ListParagraph"/>
        <w:numPr>
          <w:ilvl w:val="2"/>
          <w:numId w:val="137"/>
        </w:numPr>
        <w:tabs>
          <w:tab w:val="left" w:pos="2620"/>
        </w:tabs>
        <w:spacing w:before="112"/>
        <w:rPr>
          <w:rFonts w:ascii="Arial" w:hAnsi="Arial" w:cs="Arial"/>
          <w:sz w:val="20"/>
        </w:rPr>
      </w:pPr>
      <w:hyperlink w:anchor="_bookmark1573" w:history="1">
        <w:r w:rsidR="00B55B3B">
          <w:rPr>
            <w:rFonts w:ascii="Arial" w:hAnsi="Arial" w:cs="Arial"/>
            <w:color w:val="0000CC"/>
            <w:sz w:val="20"/>
          </w:rPr>
          <w:t>Người</w:t>
        </w:r>
      </w:hyperlink>
      <w:r w:rsidR="00B55B3B">
        <w:rPr>
          <w:rFonts w:ascii="Arial" w:hAnsi="Arial" w:cs="Arial"/>
          <w:color w:val="0000CC"/>
          <w:sz w:val="20"/>
        </w:rPr>
        <w:t xml:space="preserve"> dùng tự bảo quản các key mã hoá</w:t>
      </w:r>
    </w:p>
    <w:p w14:paraId="694429D0" w14:textId="77777777" w:rsidR="00B55B3B" w:rsidRPr="001058B5" w:rsidRDefault="00B55B3B" w:rsidP="006F7931">
      <w:pPr>
        <w:pStyle w:val="ListParagraph"/>
        <w:numPr>
          <w:ilvl w:val="2"/>
          <w:numId w:val="137"/>
        </w:numPr>
        <w:tabs>
          <w:tab w:val="left" w:pos="2620"/>
        </w:tabs>
        <w:rPr>
          <w:rFonts w:ascii="Arial" w:hAnsi="Arial" w:cs="Arial"/>
          <w:sz w:val="20"/>
        </w:rPr>
      </w:pPr>
      <w:r w:rsidRPr="00924345">
        <w:t>S</w:t>
      </w:r>
      <w:r w:rsidRPr="00924345">
        <w:rPr>
          <w:rFonts w:ascii="Cambria" w:hAnsi="Cambria" w:cs="Cambria"/>
        </w:rPr>
        <w:t>ử</w:t>
      </w:r>
      <w:r w:rsidRPr="00924345">
        <w:t xml:space="preserve"> d</w:t>
      </w:r>
      <w:r w:rsidRPr="00924345">
        <w:rPr>
          <w:rFonts w:ascii="Cambria" w:hAnsi="Cambria" w:cs="Cambria"/>
        </w:rPr>
        <w:t>ụ</w:t>
      </w:r>
      <w:r w:rsidRPr="00924345">
        <w:t>ng mã hóa c</w:t>
      </w:r>
      <w:r w:rsidRPr="00924345">
        <w:rPr>
          <w:rFonts w:ascii="Cambria" w:hAnsi="Cambria" w:cs="Cambria"/>
        </w:rPr>
        <w:t>ơ</w:t>
      </w:r>
      <w:r w:rsidRPr="00924345">
        <w:t xml:space="preserve"> s</w:t>
      </w:r>
      <w:r w:rsidRPr="00924345">
        <w:rPr>
          <w:rFonts w:ascii="Cambria" w:hAnsi="Cambria" w:cs="Cambria"/>
        </w:rPr>
        <w:t>ở</w:t>
      </w:r>
      <w:r w:rsidRPr="00924345">
        <w:t xml:space="preserve"> d</w:t>
      </w:r>
      <w:r w:rsidRPr="00924345">
        <w:rPr>
          <w:rFonts w:ascii="Cambria" w:hAnsi="Cambria" w:cs="Cambria"/>
        </w:rPr>
        <w:t>ữ</w:t>
      </w:r>
      <w:r w:rsidRPr="00924345">
        <w:t xml:space="preserve"> li</w:t>
      </w:r>
      <w:r w:rsidRPr="00924345">
        <w:rPr>
          <w:rFonts w:ascii="Cambria" w:hAnsi="Cambria" w:cs="Cambria"/>
        </w:rPr>
        <w:t>ệ</w:t>
      </w:r>
      <w:r w:rsidRPr="00924345">
        <w:t>u trong su</w:t>
      </w:r>
      <w:r w:rsidRPr="00924345">
        <w:rPr>
          <w:rFonts w:ascii="Cambria" w:hAnsi="Cambria" w:cs="Cambria"/>
        </w:rPr>
        <w:t>ố</w:t>
      </w:r>
      <w:r w:rsidRPr="00924345">
        <w:t>t và mã hóa vùng b</w:t>
      </w:r>
      <w:r w:rsidRPr="00924345">
        <w:rPr>
          <w:rFonts w:ascii="Cambria" w:hAnsi="Cambria" w:cs="Cambria"/>
        </w:rPr>
        <w:t>ả</w:t>
      </w:r>
      <w:r w:rsidRPr="00924345">
        <w:t>ng</w:t>
      </w:r>
    </w:p>
    <w:p w14:paraId="77050287" w14:textId="77777777" w:rsidR="00B55B3B" w:rsidRPr="001058B5" w:rsidRDefault="00B55B3B" w:rsidP="00B55B3B">
      <w:pPr>
        <w:pStyle w:val="BodyText"/>
        <w:spacing w:before="2"/>
        <w:rPr>
          <w:rFonts w:ascii="Arial" w:hAnsi="Arial" w:cs="Arial"/>
          <w:sz w:val="23"/>
        </w:rPr>
      </w:pPr>
    </w:p>
    <w:p w14:paraId="163ED973" w14:textId="77777777" w:rsidR="00B55B3B" w:rsidRPr="001058B5" w:rsidRDefault="00B55B3B" w:rsidP="00B55B3B">
      <w:pPr>
        <w:pStyle w:val="Heading6"/>
      </w:pPr>
      <w:bookmarkStart w:id="1295" w:name="Storing_the_Encryption_Keys_in_the_Datab"/>
      <w:bookmarkStart w:id="1296" w:name="_bookmark1570"/>
      <w:bookmarkEnd w:id="1295"/>
      <w:bookmarkEnd w:id="1296"/>
      <w:r w:rsidRPr="00924345">
        <w:t>Lưu trữ key mã hoá trong csdl</w:t>
      </w:r>
    </w:p>
    <w:p w14:paraId="0428D38B" w14:textId="77777777" w:rsidR="00B55B3B" w:rsidRPr="001058B5" w:rsidRDefault="00B55B3B" w:rsidP="00B55B3B">
      <w:pPr>
        <w:pStyle w:val="BodyText"/>
        <w:spacing w:before="56" w:line="232" w:lineRule="auto"/>
        <w:ind w:left="2260" w:right="380"/>
        <w:rPr>
          <w:rFonts w:ascii="Arial" w:hAnsi="Arial" w:cs="Arial"/>
        </w:rPr>
      </w:pPr>
      <w:r w:rsidRPr="00924345">
        <w:rPr>
          <w:rFonts w:ascii="Arial" w:hAnsi="Arial" w:cs="Arial"/>
        </w:rPr>
        <w:t>Việc lưu trữ các khóa trong cơ sở dữ liệu không phải lúc nào cũng cung cấp bảo mật tuyệt đối được nếu bạn đang cố gắng bảo vệ chống lại người quản trị cơ sở dữ liệu truy cập dữ liệu được mã hóa. Một quản trị viên cơ sở dữ liệu đặc quyền có thể vẫn truy cập các bảng có chứa các khóa mã hóa. Tuy nhiên, nó thường có thể cung cấp bảo mật tốt đối với người dùng tò mò thông thường hoặc chống lại ai đó ảnh hưởng đến tệp cơ sở dữ liệu trên hệ điều hành</w:t>
      </w:r>
      <w:r w:rsidRPr="001058B5">
        <w:rPr>
          <w:rFonts w:ascii="Arial" w:hAnsi="Arial" w:cs="Arial"/>
        </w:rPr>
        <w:t>.</w:t>
      </w:r>
    </w:p>
    <w:p w14:paraId="2D4828E7" w14:textId="77777777" w:rsidR="00B55B3B" w:rsidRPr="001058B5" w:rsidRDefault="00B55B3B" w:rsidP="00B55B3B">
      <w:pPr>
        <w:pStyle w:val="BodyText"/>
        <w:spacing w:before="116" w:line="230" w:lineRule="auto"/>
        <w:ind w:left="2259"/>
        <w:rPr>
          <w:rFonts w:ascii="Arial" w:hAnsi="Arial" w:cs="Arial"/>
        </w:rPr>
      </w:pPr>
      <w:r w:rsidRPr="00924345">
        <w:rPr>
          <w:rFonts w:ascii="Arial" w:hAnsi="Arial" w:cs="Arial"/>
        </w:rPr>
        <w:t>Như một ví dụ bình thường, giả sử bạn tạo một bảng (EMP) có chứa dữ liệu nhân viên. Bạn muốn mã hóa số an sinh xã hội (SSN) của nhân viên được lưu trữ trong một trong các cột. Bạn có thể mã hóa SSN của nhân viên bằng cách sử dụng khóa được lưu trữ trong một cột riêng biệt. Tuy nhiên, bất kỳ ai có quyền truy cập SELECT trên toàn bộ bảng đều có thể truy xuất khóa mã hóa và giải mã SSN phù hợp</w:t>
      </w:r>
      <w:r w:rsidRPr="001058B5">
        <w:rPr>
          <w:rFonts w:ascii="Arial" w:hAnsi="Arial" w:cs="Arial"/>
        </w:rPr>
        <w:t>.</w:t>
      </w:r>
    </w:p>
    <w:p w14:paraId="4456029B" w14:textId="77777777" w:rsidR="00B55B3B" w:rsidRPr="001058B5" w:rsidRDefault="00B55B3B" w:rsidP="00B55B3B">
      <w:pPr>
        <w:pStyle w:val="BodyText"/>
        <w:spacing w:before="120" w:line="230" w:lineRule="auto"/>
        <w:ind w:left="2259" w:right="185"/>
        <w:rPr>
          <w:rFonts w:ascii="Arial" w:hAnsi="Arial" w:cs="Arial"/>
        </w:rPr>
      </w:pPr>
      <w:r w:rsidRPr="00924345">
        <w:rPr>
          <w:rFonts w:ascii="Arial" w:hAnsi="Arial" w:cs="Arial"/>
        </w:rPr>
        <w:t>Mặc dù lược đồ mã hóa này có vẻ dễ dàng bị đánh bại, với một chút nỗ lực nữa bạn có thể tạo ra một giải pháp khó phá vỡ hơn nhiều. Ví dụ, bạn có thể mã hóa SSN bằng cách sử dụng một kỹ thuật thực hiện một số phép biến đổi dữ liệu bổ sung trên employee_number trước khi sử dụng nó để mã hóa SSN. Kỹ thuật này có thể đơn giản như sử dụng phép XOR trên employee_number và ngày sinh của nhân viên để xác định tính hợp lệ của các giá trị</w:t>
      </w:r>
      <w:r w:rsidRPr="001058B5">
        <w:rPr>
          <w:rFonts w:ascii="Arial" w:hAnsi="Arial" w:cs="Arial"/>
        </w:rPr>
        <w:t>.</w:t>
      </w:r>
    </w:p>
    <w:p w14:paraId="32AEC23C" w14:textId="77777777" w:rsidR="00B55B3B" w:rsidRPr="001058B5" w:rsidRDefault="00B55B3B" w:rsidP="00B55B3B">
      <w:pPr>
        <w:pStyle w:val="BodyText"/>
        <w:spacing w:before="119" w:line="232" w:lineRule="auto"/>
        <w:ind w:left="2259" w:right="112"/>
        <w:rPr>
          <w:rFonts w:ascii="Arial" w:hAnsi="Arial" w:cs="Arial"/>
        </w:rPr>
      </w:pPr>
      <w:r w:rsidRPr="00924345">
        <w:rPr>
          <w:rFonts w:ascii="Arial" w:hAnsi="Arial" w:cs="Arial"/>
        </w:rPr>
        <w:t>Khi bảo vệ bổ sung, mã nguồn PL / SQL thực hiện mã hóa có thể được bao bọc, (bằng cách sử dụng tiện ích WRAP), nó làm xáo trộn mã (scrambles).</w:t>
      </w:r>
    </w:p>
    <w:p w14:paraId="755E4E09"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3DE4B218" w14:textId="77777777" w:rsidR="00B55B3B" w:rsidRPr="001058B5" w:rsidRDefault="00B55B3B" w:rsidP="00B55B3B">
      <w:pPr>
        <w:pStyle w:val="BodyText"/>
        <w:spacing w:before="5"/>
        <w:rPr>
          <w:rFonts w:ascii="Arial" w:hAnsi="Arial" w:cs="Arial"/>
          <w:sz w:val="25"/>
        </w:rPr>
      </w:pPr>
    </w:p>
    <w:p w14:paraId="09912242" w14:textId="77777777" w:rsidR="00B55B3B" w:rsidRPr="001058B5" w:rsidRDefault="00B55B3B" w:rsidP="00B55B3B">
      <w:pPr>
        <w:pStyle w:val="BodyText"/>
        <w:spacing w:before="99" w:line="232" w:lineRule="auto"/>
        <w:ind w:left="1660" w:right="848"/>
        <w:rPr>
          <w:rFonts w:ascii="Arial" w:hAnsi="Arial" w:cs="Arial"/>
        </w:rPr>
      </w:pPr>
      <w:r w:rsidRPr="00924345">
        <w:rPr>
          <w:rFonts w:ascii="Arial" w:hAnsi="Arial" w:cs="Arial"/>
        </w:rPr>
        <w:t>Tiện ích WRAP xử lý một tệp SQL đầu vào và làm xáo trộn các đơn vị PL / SQL trong đó. Ví dụ, lệnh sau sử dụng tệp keymanage.sql làm đầu vào</w:t>
      </w:r>
      <w:r w:rsidRPr="001058B5">
        <w:rPr>
          <w:rFonts w:ascii="Arial" w:hAnsi="Arial" w:cs="Arial"/>
        </w:rPr>
        <w:t>:</w:t>
      </w:r>
    </w:p>
    <w:p w14:paraId="1FDBE1CB" w14:textId="77777777" w:rsidR="00B55B3B" w:rsidRPr="001058B5" w:rsidRDefault="00B55B3B" w:rsidP="00B55B3B">
      <w:pPr>
        <w:spacing w:before="137"/>
        <w:ind w:left="1660"/>
        <w:rPr>
          <w:rFonts w:ascii="Arial" w:hAnsi="Arial" w:cs="Arial"/>
          <w:sz w:val="18"/>
        </w:rPr>
      </w:pPr>
      <w:r w:rsidRPr="001058B5">
        <w:rPr>
          <w:rFonts w:ascii="Arial" w:hAnsi="Arial" w:cs="Arial"/>
          <w:w w:val="95"/>
          <w:sz w:val="18"/>
        </w:rPr>
        <w:t>wrap iname=/mydir/keymanage.sql</w:t>
      </w:r>
    </w:p>
    <w:p w14:paraId="5171FBD7" w14:textId="77777777" w:rsidR="00B55B3B" w:rsidRPr="001058B5" w:rsidRDefault="00B55B3B" w:rsidP="00B55B3B">
      <w:pPr>
        <w:pStyle w:val="BodyText"/>
        <w:spacing w:before="2"/>
        <w:rPr>
          <w:rFonts w:ascii="Arial" w:hAnsi="Arial" w:cs="Arial"/>
          <w:sz w:val="19"/>
        </w:rPr>
      </w:pPr>
    </w:p>
    <w:p w14:paraId="1CD751CE" w14:textId="77777777" w:rsidR="00B55B3B" w:rsidRPr="001058B5" w:rsidRDefault="00B55B3B" w:rsidP="00B55B3B">
      <w:pPr>
        <w:pStyle w:val="BodyText"/>
        <w:spacing w:before="119" w:line="230" w:lineRule="auto"/>
        <w:ind w:left="1660" w:right="700"/>
        <w:rPr>
          <w:rFonts w:ascii="Arial" w:hAnsi="Arial" w:cs="Arial"/>
        </w:rPr>
      </w:pPr>
      <w:r w:rsidRPr="00924345">
        <w:rPr>
          <w:rFonts w:ascii="Arial" w:hAnsi="Arial" w:cs="Arial"/>
        </w:rPr>
        <w:t xml:space="preserve">Một nhà phát triển sau đó có thể có một chức năng trong gói gọi DBMS_ OBFUSCATION_TOOLKIT với khóa chứa trong gói được gói.Cơ sở dữ liệu Oracle cho phép bạn làm </w:t>
      </w:r>
      <w:r>
        <w:rPr>
          <w:rFonts w:ascii="Arial" w:hAnsi="Arial" w:cs="Arial"/>
        </w:rPr>
        <w:t>xáo trộn</w:t>
      </w:r>
      <w:r w:rsidRPr="00924345">
        <w:rPr>
          <w:rFonts w:ascii="Arial" w:hAnsi="Arial" w:cs="Arial"/>
        </w:rPr>
        <w:t xml:space="preserve"> mã PL / SQL được tạo tự động. Gói DBMS_DDL chứa hai chương trình con cho phép bạn làm </w:t>
      </w:r>
      <w:r>
        <w:rPr>
          <w:rFonts w:ascii="Arial" w:hAnsi="Arial" w:cs="Arial"/>
        </w:rPr>
        <w:t>xáo trộn</w:t>
      </w:r>
      <w:r w:rsidRPr="00924345">
        <w:rPr>
          <w:rFonts w:ascii="Arial" w:hAnsi="Arial" w:cs="Arial"/>
        </w:rPr>
        <w:t xml:space="preserve"> các đơn vị chương trình PL / SQL được tạo động. Ví dụ, khối sau sử dụng thủ tục DBMS_ DDL.CREATE_WRAPPED để bọc mã PL / SQL được tạo động</w:t>
      </w:r>
      <w:r w:rsidRPr="001058B5">
        <w:rPr>
          <w:rFonts w:ascii="Arial" w:hAnsi="Arial" w:cs="Arial"/>
        </w:rPr>
        <w:t>.</w:t>
      </w:r>
    </w:p>
    <w:p w14:paraId="0B6A187E"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BEGIN</w:t>
      </w:r>
    </w:p>
    <w:p w14:paraId="003A4649" w14:textId="77777777" w:rsidR="00B55B3B" w:rsidRPr="001058B5" w:rsidRDefault="00B55B3B" w:rsidP="00B55B3B">
      <w:pPr>
        <w:spacing w:before="16"/>
        <w:ind w:left="1660"/>
        <w:rPr>
          <w:rFonts w:ascii="Arial" w:hAnsi="Arial" w:cs="Arial"/>
          <w:sz w:val="18"/>
        </w:rPr>
      </w:pPr>
      <w:r w:rsidRPr="001058B5">
        <w:rPr>
          <w:rFonts w:ascii="Arial" w:hAnsi="Arial" w:cs="Arial"/>
          <w:w w:val="95"/>
          <w:sz w:val="18"/>
        </w:rPr>
        <w:t>......</w:t>
      </w:r>
    </w:p>
    <w:p w14:paraId="56A70DF3"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61CEFC4B" w14:textId="77777777" w:rsidR="00B55B3B" w:rsidRPr="001058B5" w:rsidRDefault="00B55B3B" w:rsidP="00B55B3B">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CB1A961" w14:textId="77777777" w:rsidR="00B55B3B" w:rsidRPr="001058B5" w:rsidRDefault="00B55B3B" w:rsidP="00B55B3B">
      <w:pPr>
        <w:pStyle w:val="BodyText"/>
        <w:spacing w:before="4"/>
        <w:rPr>
          <w:rFonts w:ascii="Arial" w:hAnsi="Arial" w:cs="Arial"/>
          <w:sz w:val="17"/>
        </w:rPr>
      </w:pPr>
    </w:p>
    <w:p w14:paraId="26BBC9CD" w14:textId="77777777" w:rsidR="00B55B3B" w:rsidRPr="001058B5" w:rsidRDefault="00B55B3B" w:rsidP="00B55B3B">
      <w:pPr>
        <w:pStyle w:val="BodyText"/>
        <w:spacing w:line="232" w:lineRule="auto"/>
        <w:ind w:left="1659" w:right="700"/>
        <w:rPr>
          <w:rFonts w:ascii="Arial" w:hAnsi="Arial" w:cs="Arial"/>
        </w:rPr>
      </w:pPr>
      <w:r w:rsidRPr="00924345">
        <w:rPr>
          <w:rFonts w:ascii="Arial" w:hAnsi="Arial" w:cs="Arial"/>
        </w:rPr>
        <w:t>Trong khi gói không phải là không thể phá vỡ, nó làm khó khăn hơn cho một kẻ xâm nhập để có được quyền truy cập vào khóa mã hóa. Ngay cả trong trường hợp một chìa khóa khác nhau được cung cấp cho mỗi giá trị dữ liệu được mã hóa, bạn không nên nhúng các giá trị quan trọng trong một gói. Thay vào đó, bọc gói thực hiện quản lý khóa (có nghĩa là, chuyển đổi dữ liệu hoặc đệm</w:t>
      </w:r>
      <w:r w:rsidRPr="001058B5">
        <w:rPr>
          <w:rFonts w:ascii="Arial" w:hAnsi="Arial" w:cs="Arial"/>
        </w:rPr>
        <w:t>).</w:t>
      </w:r>
    </w:p>
    <w:p w14:paraId="0D3995F7" w14:textId="77777777" w:rsidR="00B55B3B" w:rsidRPr="001058B5" w:rsidRDefault="00B55B3B" w:rsidP="00B55B3B">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753AEC0F" w14:textId="77777777" w:rsidR="00B55B3B" w:rsidRPr="001058B5" w:rsidRDefault="00B55B3B" w:rsidP="00B55B3B">
      <w:pPr>
        <w:pStyle w:val="BodyText"/>
        <w:rPr>
          <w:rFonts w:ascii="Arial" w:hAnsi="Arial" w:cs="Arial"/>
          <w:sz w:val="13"/>
        </w:rPr>
      </w:pPr>
    </w:p>
    <w:p w14:paraId="707EF8A7" w14:textId="77777777" w:rsidR="00B55B3B" w:rsidRPr="001058B5" w:rsidRDefault="00B55B3B" w:rsidP="00B55B3B">
      <w:pPr>
        <w:pStyle w:val="BodyText"/>
        <w:spacing w:before="101" w:line="230" w:lineRule="auto"/>
        <w:ind w:left="1659" w:right="773"/>
        <w:rPr>
          <w:rFonts w:ascii="Arial" w:hAnsi="Arial" w:cs="Arial"/>
        </w:rPr>
      </w:pPr>
      <w:r w:rsidRPr="00924345">
        <w:rPr>
          <w:rFonts w:ascii="Arial" w:hAnsi="Arial" w:cs="Arial"/>
        </w:rPr>
        <w:t>Một thay thế cho gói dữ liệu là có một bảng riêng biệt để lưu trữ khóa mã hóa và bao các cuộc gọi đến bảng khóa bằng một thủ tục. Bảng key có thể được nối với bảng dữ liệu bằng cách sử dụng quan hệ khoá chính khoá ngoại. Ví dụ, employee_number là khóa chính trong bảng nhân viên lưu trữ thông tin nhân viên và SSN được mã hóa. Cột employee_number là khóa ngoại cho bảng ssn_keys lưu trữ khóa mã hóa cho SSN của nhân viên. Chìa khóa được lưu trữ trong bảng ssn_keys cũng có thể được chuyển đổi trước khi sử dụng (bằng cách sử dụng một phépXOR), do đó, chính bản thân nó không được lưu trữ không được mã hóa. Nếu bạn quấn các thủ tục, sau đó có thể ẩn cách mà các khoá được chuyển đổi trước khi sử dụng</w:t>
      </w:r>
      <w:r w:rsidRPr="001058B5">
        <w:rPr>
          <w:rFonts w:ascii="Arial" w:hAnsi="Arial" w:cs="Arial"/>
        </w:rPr>
        <w:t>.</w:t>
      </w:r>
    </w:p>
    <w:p w14:paraId="52160C96" w14:textId="77777777" w:rsidR="00B55B3B" w:rsidRPr="001058B5" w:rsidRDefault="00B55B3B" w:rsidP="00B55B3B">
      <w:pPr>
        <w:pStyle w:val="BodyText"/>
        <w:spacing w:before="107"/>
        <w:ind w:left="1660"/>
        <w:rPr>
          <w:rFonts w:ascii="Arial" w:hAnsi="Arial" w:cs="Arial"/>
        </w:rPr>
      </w:pPr>
      <w:r w:rsidRPr="00924345">
        <w:rPr>
          <w:rFonts w:ascii="Arial" w:hAnsi="Arial" w:cs="Arial"/>
        </w:rPr>
        <w:t>Điểm mạnh của phương pháp này là</w:t>
      </w:r>
      <w:r w:rsidRPr="001058B5">
        <w:rPr>
          <w:rFonts w:ascii="Arial" w:hAnsi="Arial" w:cs="Arial"/>
        </w:rPr>
        <w:t>:</w:t>
      </w:r>
    </w:p>
    <w:p w14:paraId="32EDC251" w14:textId="77777777" w:rsidR="00B55B3B" w:rsidRPr="001058B5" w:rsidRDefault="00B55B3B" w:rsidP="006F7931">
      <w:pPr>
        <w:pStyle w:val="ListParagraph"/>
        <w:numPr>
          <w:ilvl w:val="1"/>
          <w:numId w:val="137"/>
        </w:numPr>
        <w:tabs>
          <w:tab w:val="left" w:pos="2020"/>
        </w:tabs>
        <w:spacing w:before="117" w:line="232" w:lineRule="auto"/>
        <w:ind w:right="869"/>
        <w:rPr>
          <w:rFonts w:ascii="Arial" w:hAnsi="Arial" w:cs="Arial"/>
          <w:sz w:val="20"/>
        </w:rPr>
      </w:pPr>
      <w:r w:rsidRPr="00924345">
        <w:rPr>
          <w:rFonts w:ascii="Arial" w:hAnsi="Arial" w:cs="Arial"/>
          <w:sz w:val="20"/>
        </w:rPr>
        <w:t>Người dùng có quyền truy cập bảng trực tiếp không thể thấy dữ liệu nhạy cảm không được mã hóa, cũng như họ không thể truy xuất khóa để giải mã dữ liệu</w:t>
      </w:r>
      <w:r w:rsidRPr="001058B5">
        <w:rPr>
          <w:rFonts w:ascii="Arial" w:hAnsi="Arial" w:cs="Arial"/>
          <w:sz w:val="20"/>
        </w:rPr>
        <w:t>.</w:t>
      </w:r>
    </w:p>
    <w:p w14:paraId="66445F83" w14:textId="77777777" w:rsidR="00B55B3B" w:rsidRPr="001058B5" w:rsidRDefault="00B55B3B" w:rsidP="006F7931">
      <w:pPr>
        <w:pStyle w:val="ListParagraph"/>
        <w:numPr>
          <w:ilvl w:val="1"/>
          <w:numId w:val="137"/>
        </w:numPr>
        <w:tabs>
          <w:tab w:val="left" w:pos="2020"/>
        </w:tabs>
        <w:spacing w:before="118" w:line="232" w:lineRule="auto"/>
        <w:ind w:right="876"/>
        <w:rPr>
          <w:rFonts w:ascii="Arial" w:hAnsi="Arial" w:cs="Arial"/>
          <w:sz w:val="20"/>
        </w:rPr>
      </w:pPr>
      <w:r w:rsidRPr="00924345">
        <w:rPr>
          <w:rFonts w:ascii="Arial" w:hAnsi="Arial" w:cs="Arial"/>
          <w:sz w:val="20"/>
        </w:rPr>
        <w:t>Truy cập vào dữ liệu được giải mã có thể được kiểm soát thông qua một thủ tục chọn dữ liệu đã mã hóa, truy lục khóa giải mã từ bảng khóa và chuyển đổi nó trước khi nó có thể được sử dụng để giải mã dữ liệu</w:t>
      </w:r>
      <w:r w:rsidRPr="001058B5">
        <w:rPr>
          <w:rFonts w:ascii="Arial" w:hAnsi="Arial" w:cs="Arial"/>
          <w:sz w:val="20"/>
        </w:rPr>
        <w:t>.</w:t>
      </w:r>
    </w:p>
    <w:p w14:paraId="6811065F" w14:textId="77777777" w:rsidR="00B55B3B" w:rsidRPr="001058B5" w:rsidRDefault="00B55B3B" w:rsidP="006F7931">
      <w:pPr>
        <w:pStyle w:val="ListParagraph"/>
        <w:numPr>
          <w:ilvl w:val="1"/>
          <w:numId w:val="137"/>
        </w:numPr>
        <w:tabs>
          <w:tab w:val="left" w:pos="2020"/>
        </w:tabs>
        <w:spacing w:before="117" w:line="232" w:lineRule="auto"/>
        <w:ind w:right="964"/>
        <w:rPr>
          <w:rFonts w:ascii="Arial" w:hAnsi="Arial" w:cs="Arial"/>
          <w:sz w:val="20"/>
        </w:rPr>
      </w:pPr>
      <w:r w:rsidRPr="00924345">
        <w:rPr>
          <w:rFonts w:ascii="Arial" w:hAnsi="Arial" w:cs="Arial"/>
          <w:sz w:val="20"/>
        </w:rPr>
        <w:t>Thuật toán chuyển đổi dữ liệu được ẩn khỏi việc rình mò thông thường bằng cách gói các thủ tục, làm xáo trộn mã thủ tục</w:t>
      </w:r>
      <w:r w:rsidRPr="001058B5">
        <w:rPr>
          <w:rFonts w:ascii="Arial" w:hAnsi="Arial" w:cs="Arial"/>
          <w:sz w:val="20"/>
        </w:rPr>
        <w:t>.</w:t>
      </w:r>
    </w:p>
    <w:p w14:paraId="702E45EC" w14:textId="77777777" w:rsidR="00B55B3B" w:rsidRPr="001058B5" w:rsidRDefault="00B55B3B" w:rsidP="006F7931">
      <w:pPr>
        <w:pStyle w:val="ListParagraph"/>
        <w:numPr>
          <w:ilvl w:val="1"/>
          <w:numId w:val="137"/>
        </w:numPr>
        <w:tabs>
          <w:tab w:val="left" w:pos="2020"/>
        </w:tabs>
        <w:spacing w:before="119" w:line="230" w:lineRule="auto"/>
        <w:ind w:right="817"/>
        <w:rPr>
          <w:rFonts w:ascii="Arial" w:hAnsi="Arial" w:cs="Arial"/>
          <w:sz w:val="20"/>
        </w:rPr>
      </w:pPr>
      <w:r w:rsidRPr="00924345">
        <w:rPr>
          <w:rFonts w:ascii="Arial" w:hAnsi="Arial" w:cs="Arial"/>
          <w:sz w:val="20"/>
        </w:rPr>
        <w:t>Truy cập SELECT vào cả bảng dữ liệu và bảng khóa không đảm bảo rằng người dùng có quyền truy cập này có thể giải mã dữ liệu, bởi vì khóa được chuyển đổi trước khi sử dụng</w:t>
      </w:r>
      <w:r w:rsidRPr="001058B5">
        <w:rPr>
          <w:rFonts w:ascii="Arial" w:hAnsi="Arial" w:cs="Arial"/>
          <w:sz w:val="20"/>
        </w:rPr>
        <w:t>.</w:t>
      </w:r>
    </w:p>
    <w:p w14:paraId="3A3D5FA7" w14:textId="77777777" w:rsidR="00B55B3B" w:rsidRPr="001058B5" w:rsidRDefault="00B55B3B" w:rsidP="00B55B3B">
      <w:pPr>
        <w:pStyle w:val="BodyText"/>
        <w:spacing w:before="121" w:line="230" w:lineRule="auto"/>
        <w:ind w:left="1660" w:right="1104" w:hanging="1"/>
        <w:jc w:val="both"/>
        <w:rPr>
          <w:rFonts w:ascii="Arial" w:hAnsi="Arial" w:cs="Arial"/>
        </w:rPr>
      </w:pPr>
      <w:r w:rsidRPr="00924345">
        <w:rPr>
          <w:rFonts w:ascii="Arial" w:hAnsi="Arial" w:cs="Arial"/>
        </w:rPr>
        <w:t>Điểm yếu của phương pháp này là người dùng có quyền truy cập SELECT vào cả bảng khóa và bảng dữ liệu và người có thể lấy được thuật toán chuyển đổi khóa, có thể phá vỡ lược đồ mã hóa</w:t>
      </w:r>
      <w:r w:rsidRPr="001058B5">
        <w:rPr>
          <w:rFonts w:ascii="Arial" w:hAnsi="Arial" w:cs="Arial"/>
        </w:rPr>
        <w:t>.</w:t>
      </w:r>
    </w:p>
    <w:p w14:paraId="5F8B5951" w14:textId="77777777" w:rsidR="00B55B3B" w:rsidRPr="001058B5" w:rsidRDefault="00B55B3B" w:rsidP="00B55B3B">
      <w:pPr>
        <w:pStyle w:val="BodyText"/>
        <w:spacing w:before="119" w:line="232" w:lineRule="auto"/>
        <w:ind w:left="1660" w:right="848"/>
        <w:rPr>
          <w:rFonts w:ascii="Arial" w:hAnsi="Arial" w:cs="Arial"/>
        </w:rPr>
      </w:pPr>
      <w:r w:rsidRPr="0025741A">
        <w:rPr>
          <w:rFonts w:ascii="Arial" w:hAnsi="Arial" w:cs="Arial"/>
        </w:rPr>
        <w:t>Phương pháp trước đó là không thể sai, nhưng nó là đủ để bảo vệ chống lại dễ dàng truy xuất thông tin nhạy cảm được lưu trữ trong văn bản rõ ràng</w:t>
      </w:r>
      <w:r w:rsidRPr="001058B5">
        <w:rPr>
          <w:rFonts w:ascii="Arial" w:hAnsi="Arial" w:cs="Arial"/>
        </w:rPr>
        <w:t>.</w:t>
      </w:r>
    </w:p>
    <w:p w14:paraId="7FEE557C"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55266D0" w14:textId="77777777" w:rsidR="00B55B3B" w:rsidRPr="001058B5" w:rsidRDefault="00B55B3B" w:rsidP="00B55B3B">
      <w:pPr>
        <w:pStyle w:val="BodyText"/>
        <w:spacing w:before="2"/>
        <w:rPr>
          <w:rFonts w:ascii="Arial" w:hAnsi="Arial" w:cs="Arial"/>
          <w:sz w:val="24"/>
        </w:rPr>
      </w:pPr>
    </w:p>
    <w:p w14:paraId="753F21A3" w14:textId="77777777" w:rsidR="00B55B3B" w:rsidRPr="001058B5" w:rsidRDefault="00B55B3B" w:rsidP="00B55B3B">
      <w:pPr>
        <w:pStyle w:val="Heading6"/>
        <w:spacing w:before="105"/>
      </w:pPr>
      <w:bookmarkStart w:id="1297" w:name="Storing_the_Encryption_Keys_in_the_Opera"/>
      <w:bookmarkStart w:id="1298" w:name="_bookmark1571"/>
      <w:bookmarkEnd w:id="1297"/>
      <w:bookmarkEnd w:id="1298"/>
      <w:r w:rsidRPr="0025741A">
        <w:t>Lưu trữ key mã hoá trong hệ điều hành</w:t>
      </w:r>
    </w:p>
    <w:p w14:paraId="11FA4F99" w14:textId="77777777" w:rsidR="00B55B3B" w:rsidRPr="001058B5" w:rsidRDefault="00B55B3B" w:rsidP="00B55B3B">
      <w:pPr>
        <w:pStyle w:val="BodyText"/>
        <w:spacing w:before="54" w:line="232" w:lineRule="auto"/>
        <w:ind w:left="2260" w:right="140"/>
        <w:rPr>
          <w:rFonts w:ascii="Arial" w:hAnsi="Arial" w:cs="Arial"/>
        </w:rPr>
      </w:pPr>
      <w:r w:rsidRPr="0025741A">
        <w:rPr>
          <w:rFonts w:ascii="Arial" w:hAnsi="Arial" w:cs="Arial"/>
        </w:rPr>
        <w:t>Lưu trữ các khóa trong một tệp phẳng trong hệ điều hành là một tùy chọn khác. Csdl Oracle cho phép bạn tạo chú thích từ PL / SQL, mà bạn có thể sử dụng để truy xuất các khóa mã hóa. Tuy nhiên, nếu bạn lưu trữ các khóa trong hệ điều hành và tạo chú thích cho nó, thì dữ liệu của bạn chỉ an toàn khi hệ điều hành an toàn. Nếu mối quan tâm bảo mật chính của bạn là csdl bị đánh cắp hệ điều hành, thì việc lưu trữ các khóa trong hệ điều hành sẽ giúp cho kẻ xâm nhập truy xuất dữ liệu được mã hóa dễ dàng hơn lưu trữ các khóa trong cơ sở dữ liệu</w:t>
      </w:r>
      <w:r w:rsidRPr="001058B5">
        <w:rPr>
          <w:rFonts w:ascii="Arial" w:hAnsi="Arial" w:cs="Arial"/>
        </w:rPr>
        <w:t>.</w:t>
      </w:r>
    </w:p>
    <w:p w14:paraId="4ACC4AEB" w14:textId="77777777" w:rsidR="00B55B3B" w:rsidRPr="001058B5" w:rsidRDefault="00B55B3B" w:rsidP="00B55B3B">
      <w:pPr>
        <w:pStyle w:val="BodyText"/>
        <w:spacing w:before="10"/>
        <w:rPr>
          <w:rFonts w:ascii="Arial" w:hAnsi="Arial" w:cs="Arial"/>
          <w:sz w:val="22"/>
        </w:rPr>
      </w:pPr>
    </w:p>
    <w:p w14:paraId="1A62E4E7" w14:textId="77777777" w:rsidR="00B55B3B" w:rsidRPr="001058B5" w:rsidRDefault="00B55B3B" w:rsidP="00B55B3B">
      <w:pPr>
        <w:pStyle w:val="Heading6"/>
        <w:spacing w:before="1"/>
      </w:pPr>
      <w:bookmarkStart w:id="1299" w:name="Users_Managing_Their_Own_Encryption_Keys"/>
      <w:bookmarkStart w:id="1300" w:name="_bookmark1573"/>
      <w:bookmarkEnd w:id="1299"/>
      <w:bookmarkEnd w:id="1300"/>
      <w:r w:rsidRPr="0025741A">
        <w:t>Người dùng tự bảo quản các key mã hoá</w:t>
      </w:r>
    </w:p>
    <w:p w14:paraId="5EF428FD" w14:textId="77777777" w:rsidR="00B55B3B" w:rsidRPr="001058B5" w:rsidRDefault="00B55B3B" w:rsidP="00B55B3B">
      <w:pPr>
        <w:pStyle w:val="BodyText"/>
        <w:spacing w:before="55" w:line="232" w:lineRule="auto"/>
        <w:ind w:left="2260" w:right="102"/>
        <w:rPr>
          <w:rFonts w:ascii="Arial" w:hAnsi="Arial" w:cs="Arial"/>
        </w:rPr>
      </w:pPr>
      <w:r w:rsidRPr="0025741A">
        <w:rPr>
          <w:rFonts w:ascii="Arial" w:hAnsi="Arial" w:cs="Arial"/>
        </w:rPr>
        <w:t>Khi người dùng cung cấp khóa, giả sử người dùng sẽ chịu trách nhiệm với khóa. Xem xét 40% số cuộc gọi bàn trợ giúp là từ những người dùng đã quên mật khẩu của họ, bạn có thể thấy rủi ro khi người dùng quản lý khóa mã hóa. Trong khả năng tất cả, người dùng sẽ hoặc quên một khóa mã hóa, hoặc viết mã xuống, mà sau đó tạo ra một điểm yếu bảo mật. Nếu người dùng quên khóa mã hóa hoặc rời khỏi công ty thì dữ liệu của bạn sẽ không thể khôi phục được</w:t>
      </w:r>
      <w:r w:rsidRPr="001058B5">
        <w:rPr>
          <w:rFonts w:ascii="Arial" w:hAnsi="Arial" w:cs="Arial"/>
        </w:rPr>
        <w:t>.</w:t>
      </w:r>
    </w:p>
    <w:p w14:paraId="57D55F28" w14:textId="77777777" w:rsidR="00B55B3B" w:rsidRPr="001058B5" w:rsidRDefault="00B55B3B" w:rsidP="00B55B3B">
      <w:pPr>
        <w:pStyle w:val="BodyText"/>
        <w:spacing w:before="113" w:line="232" w:lineRule="auto"/>
        <w:ind w:left="2260"/>
        <w:rPr>
          <w:rFonts w:ascii="Arial" w:hAnsi="Arial" w:cs="Arial"/>
        </w:rPr>
      </w:pPr>
      <w:r w:rsidRPr="0025741A">
        <w:rPr>
          <w:rFonts w:ascii="Arial" w:hAnsi="Arial" w:cs="Arial"/>
        </w:rPr>
        <w:t>Nếu bạn quyết định có các khóa do người dùng cung cấp hoặc do người dùng quản lý, thì bạn cần đảm bảo rằng bạn đang sử dụng mã hóa mạng để khóa không được truyền từ máy khách đến máy chủ trong suốt. Bạn cũng phải phát triển các cơ chế lưu trữ chính, cũng là một vấn đề bảo mật khó khăn. Các lưu trữ chính và backdoors tạo ra các điểm yếu bảo mật mà mã hóa đang cố gắng giải quyết.</w:t>
      </w:r>
    </w:p>
    <w:p w14:paraId="2FB054EE" w14:textId="77777777" w:rsidR="00B55B3B" w:rsidRPr="001058B5" w:rsidRDefault="00B55B3B" w:rsidP="00B55B3B">
      <w:pPr>
        <w:pStyle w:val="BodyText"/>
        <w:spacing w:before="11"/>
        <w:rPr>
          <w:rFonts w:ascii="Arial" w:hAnsi="Arial" w:cs="Arial"/>
          <w:sz w:val="22"/>
        </w:rPr>
      </w:pPr>
    </w:p>
    <w:p w14:paraId="1AB6E84F" w14:textId="77777777" w:rsidR="00B55B3B" w:rsidRPr="001058B5" w:rsidRDefault="00B55B3B" w:rsidP="00B55B3B">
      <w:pPr>
        <w:pStyle w:val="Heading6"/>
      </w:pPr>
      <w:bookmarkStart w:id="1301" w:name="Using_Transparent_Database_Encryption_an"/>
      <w:bookmarkStart w:id="1302" w:name="_bookmark1575"/>
      <w:bookmarkStart w:id="1303" w:name="_bookmark1576"/>
      <w:bookmarkEnd w:id="1301"/>
      <w:bookmarkEnd w:id="1302"/>
      <w:bookmarkEnd w:id="1303"/>
      <w:r w:rsidRPr="0025741A">
        <w:t>Sử dụng mã hóa cơ sở dữ liệu trong suốt và mã hóa vùng bảng</w:t>
      </w:r>
    </w:p>
    <w:p w14:paraId="75FADADD" w14:textId="77777777" w:rsidR="00B55B3B" w:rsidRPr="001058B5" w:rsidRDefault="00B55B3B" w:rsidP="00B55B3B">
      <w:pPr>
        <w:pStyle w:val="BodyText"/>
        <w:spacing w:before="56" w:line="232" w:lineRule="auto"/>
        <w:ind w:left="2260" w:right="140"/>
        <w:rPr>
          <w:rFonts w:ascii="Arial" w:hAnsi="Arial" w:cs="Arial"/>
        </w:rPr>
      </w:pPr>
      <w:r w:rsidRPr="0025741A">
        <w:rPr>
          <w:rFonts w:ascii="Arial" w:hAnsi="Arial" w:cs="Arial"/>
        </w:rPr>
        <w:t>Mã hóa cơ sở dữ liệu trong suốt và mã hóa vùng bảng cung cấp mã hóa an toàn với quản lý khóa tự động cho các bảng và vùng bảng được mã hóa. Nếu ứng dụng yêu cầu bảo vệ dữ liệu cột nhạy cảm được lưu trữ trên phương tiện, thì hai loại mã hóa này là một cách đơn giản và nhanh chóng để đạt được điều này.</w:t>
      </w:r>
    </w:p>
    <w:p w14:paraId="33AB4B05" w14:textId="77777777" w:rsidR="00B55B3B" w:rsidRPr="001058B5" w:rsidRDefault="00B55B3B" w:rsidP="00B55B3B">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D69C6AC" w14:textId="77777777" w:rsidR="00B55B3B" w:rsidRPr="001058B5" w:rsidRDefault="00B55B3B" w:rsidP="00B55B3B">
      <w:pPr>
        <w:pStyle w:val="BodyText"/>
        <w:spacing w:before="11"/>
        <w:rPr>
          <w:rFonts w:ascii="Arial" w:hAnsi="Arial" w:cs="Arial"/>
        </w:rPr>
      </w:pPr>
    </w:p>
    <w:p w14:paraId="6DF795BD" w14:textId="77777777" w:rsidR="00B55B3B" w:rsidRPr="001058B5" w:rsidRDefault="00B55B3B" w:rsidP="00B55B3B">
      <w:pPr>
        <w:pStyle w:val="Heading4"/>
      </w:pPr>
      <w:bookmarkStart w:id="1304" w:name="Changing_Encryption_Keys"/>
      <w:bookmarkStart w:id="1305" w:name="_bookmark1578"/>
      <w:bookmarkEnd w:id="1304"/>
      <w:bookmarkEnd w:id="1305"/>
      <w:r>
        <w:t>Thay đổi key mã hoá</w:t>
      </w:r>
    </w:p>
    <w:p w14:paraId="4E386B05" w14:textId="77777777" w:rsidR="00B55B3B" w:rsidRPr="001058B5" w:rsidRDefault="00B55B3B" w:rsidP="00B55B3B">
      <w:pPr>
        <w:pStyle w:val="BodyText"/>
        <w:spacing w:before="79" w:line="232" w:lineRule="auto"/>
        <w:ind w:left="2260" w:right="130"/>
        <w:rPr>
          <w:rFonts w:ascii="Arial" w:hAnsi="Arial" w:cs="Arial"/>
        </w:rPr>
      </w:pPr>
      <w:r w:rsidRPr="0025741A">
        <w:rPr>
          <w:rFonts w:ascii="Arial" w:hAnsi="Arial" w:cs="Arial"/>
        </w:rPr>
        <w:t>Thực tế bảo mật thận trọng quy định rằng bạn định kỳ thay đổi các khóa mã hóa. Đối với dữ liệu được lưu trữ, điều này đòi hỏi phải định kỳ mã hóa dữ liệu và mã hóa lại bằng một khóa được chọn tốt hơn khác. Bạn rất có thể sẽ thay đổi khóa mã hóa trong khi dữ liệu không được truy cập, điều này tạo ra một thách thức khác. Điều này đặc biệt đúng đối với một ứng dụng dựa trên web mã hóa số thẻ tín dụng, bởi vì bạn không muốn tắt toàn bộ ứng dụng trong khi bạn chuyển đổi các khóa mã hóa</w:t>
      </w:r>
      <w:r w:rsidRPr="001058B5">
        <w:rPr>
          <w:rFonts w:ascii="Arial" w:hAnsi="Arial" w:cs="Arial"/>
        </w:rPr>
        <w:t>.</w:t>
      </w:r>
    </w:p>
    <w:p w14:paraId="656E864A" w14:textId="77777777" w:rsidR="00B55B3B" w:rsidRPr="001058B5" w:rsidRDefault="00B55B3B" w:rsidP="00B55B3B">
      <w:pPr>
        <w:pStyle w:val="BodyText"/>
        <w:spacing w:before="4"/>
        <w:rPr>
          <w:rFonts w:ascii="Arial" w:hAnsi="Arial" w:cs="Arial"/>
          <w:sz w:val="25"/>
        </w:rPr>
      </w:pPr>
    </w:p>
    <w:p w14:paraId="5C22BF2A" w14:textId="77777777" w:rsidR="00B55B3B" w:rsidRPr="001058B5" w:rsidRDefault="00B55B3B" w:rsidP="00B55B3B">
      <w:pPr>
        <w:pStyle w:val="Heading4"/>
      </w:pPr>
      <w:bookmarkStart w:id="1306" w:name="Encrypting_Binary_Large_Objects"/>
      <w:bookmarkStart w:id="1307" w:name="_bookmark1580"/>
      <w:bookmarkEnd w:id="1306"/>
      <w:bookmarkEnd w:id="1307"/>
      <w:r>
        <w:t>Mã hoá nhị phân các đối tượng lốn</w:t>
      </w:r>
    </w:p>
    <w:p w14:paraId="3C0C98E2" w14:textId="77777777" w:rsidR="00B55B3B" w:rsidRPr="001058B5" w:rsidRDefault="00B55B3B" w:rsidP="00B55B3B">
      <w:pPr>
        <w:pStyle w:val="BodyText"/>
        <w:spacing w:before="79" w:line="232" w:lineRule="auto"/>
        <w:ind w:left="2260" w:right="295"/>
        <w:rPr>
          <w:rFonts w:ascii="Arial" w:hAnsi="Arial" w:cs="Arial"/>
        </w:rPr>
      </w:pPr>
      <w:r w:rsidRPr="0025741A">
        <w:rPr>
          <w:rFonts w:ascii="Arial" w:hAnsi="Arial" w:cs="Arial"/>
        </w:rPr>
        <w:t>Một số loại dữ liệu nhất định đòi hỏi phải có nhiều công việc hơn để mã hóa. Ví dụ, Oracle Database hỗ trợ lưu trữ nhị phân các đối tượng lớn(BLOB), lưu trữ các đối tượng rất lớn (ví dụ, nhiều gigabyte) trong cơ sở dữ liệu. BLOB có thể được lưu trữ nội bộ dưới dạng cột hoặc được lưu trữ trong tệp bên ngoài</w:t>
      </w:r>
      <w:r w:rsidRPr="001058B5">
        <w:rPr>
          <w:rFonts w:ascii="Arial" w:hAnsi="Arial" w:cs="Arial"/>
        </w:rPr>
        <w:t>.</w:t>
      </w:r>
    </w:p>
    <w:p w14:paraId="4A51DBC9" w14:textId="77777777" w:rsidR="00B55B3B" w:rsidRPr="001058B5" w:rsidRDefault="00B55B3B" w:rsidP="00B55B3B">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41698503" w14:textId="77777777" w:rsidR="00B55B3B" w:rsidRPr="001058B5" w:rsidRDefault="00B55B3B" w:rsidP="00B55B3B">
      <w:pPr>
        <w:spacing w:line="228" w:lineRule="auto"/>
        <w:rPr>
          <w:rFonts w:ascii="Arial" w:hAnsi="Arial" w:cs="Arial"/>
        </w:rPr>
        <w:sectPr w:rsidR="00B55B3B" w:rsidRPr="001058B5">
          <w:pgSz w:w="12240" w:h="15840"/>
          <w:pgMar w:top="840" w:right="1060" w:bottom="860" w:left="1100" w:header="549" w:footer="663" w:gutter="0"/>
          <w:cols w:space="720"/>
        </w:sectPr>
      </w:pPr>
    </w:p>
    <w:p w14:paraId="08209983" w14:textId="77777777" w:rsidR="00B55B3B" w:rsidRPr="001058B5" w:rsidRDefault="00B55B3B" w:rsidP="00B55B3B">
      <w:pPr>
        <w:pStyle w:val="BodyText"/>
        <w:spacing w:before="1"/>
        <w:rPr>
          <w:rFonts w:ascii="Arial" w:hAnsi="Arial" w:cs="Arial"/>
          <w:sz w:val="22"/>
        </w:rPr>
      </w:pPr>
    </w:p>
    <w:p w14:paraId="65ADECC3" w14:textId="77777777" w:rsidR="00B55B3B" w:rsidRPr="001058B5" w:rsidRDefault="00B55B3B" w:rsidP="00B55B3B">
      <w:pPr>
        <w:pStyle w:val="Heading3"/>
        <w:spacing w:before="107"/>
        <w:ind w:left="100"/>
      </w:pPr>
      <w:bookmarkStart w:id="1308" w:name="Storing_Data_Encryption_by_Using_the_DBM"/>
      <w:bookmarkStart w:id="1309" w:name="_bookmark1583"/>
      <w:bookmarkEnd w:id="1308"/>
      <w:bookmarkEnd w:id="1309"/>
      <w:r w:rsidRPr="0025741A">
        <w:t>Lưu trữ dữ liệu mã hoá bằng cách sử dụng gói DBMS_CRYPTO</w:t>
      </w:r>
    </w:p>
    <w:p w14:paraId="5C60DB31" w14:textId="77777777" w:rsidR="00B55B3B" w:rsidRPr="001058B5" w:rsidRDefault="00B55B3B" w:rsidP="00B55B3B">
      <w:pPr>
        <w:pStyle w:val="BodyText"/>
        <w:spacing w:before="89" w:line="228" w:lineRule="auto"/>
        <w:ind w:left="1659" w:right="848"/>
        <w:rPr>
          <w:rFonts w:ascii="Arial" w:hAnsi="Arial" w:cs="Arial"/>
        </w:rPr>
      </w:pPr>
      <w:r w:rsidRPr="0025741A">
        <w:rPr>
          <w:rFonts w:ascii="Arial" w:hAnsi="Arial" w:cs="Arial"/>
        </w:rPr>
        <w:t>Gói DBMS_CRYPTO cung cấp một số cách để giải quyết các vấn đề bảo mật đã được thảo luận. (Đối với tính tương thích ngược, DBMS_OBFUSCATION_TOOLKIT cũng được cung cấp</w:t>
      </w:r>
      <w:r w:rsidRPr="001058B5">
        <w:rPr>
          <w:rFonts w:ascii="Arial" w:hAnsi="Arial" w:cs="Arial"/>
        </w:rPr>
        <w:t>.)</w:t>
      </w:r>
    </w:p>
    <w:p w14:paraId="0AC5C54A" w14:textId="77777777" w:rsidR="00B55B3B" w:rsidRPr="001058B5" w:rsidRDefault="00B55B3B" w:rsidP="00B55B3B">
      <w:pPr>
        <w:pStyle w:val="BodyText"/>
        <w:spacing w:before="121" w:line="232" w:lineRule="auto"/>
        <w:ind w:left="1660" w:right="848"/>
        <w:rPr>
          <w:rFonts w:ascii="Arial" w:hAnsi="Arial" w:cs="Arial"/>
        </w:rPr>
      </w:pPr>
      <w:r w:rsidRPr="0025741A">
        <w:rPr>
          <w:rFonts w:ascii="Arial" w:hAnsi="Arial" w:cs="Arial"/>
        </w:rPr>
        <w:t>Mặc dù mã hóa không phải là giải pháp lý tưởng để giải quyết một số mối đe dọa bảo mật, rõ ràng là mã hóa chọn lọc dữ liệu nhạy cảm trước khi lưu trữ trong cơ sở dữ liệu cải thiện bảo mật. Ví dụ về dữ liệu đó có thể bao gồm</w:t>
      </w:r>
      <w:r w:rsidRPr="001058B5">
        <w:rPr>
          <w:rFonts w:ascii="Arial" w:hAnsi="Arial" w:cs="Arial"/>
        </w:rPr>
        <w:t>:</w:t>
      </w:r>
    </w:p>
    <w:p w14:paraId="602E5D3B"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thẻ tín dụng</w:t>
      </w:r>
    </w:p>
    <w:p w14:paraId="6DBB86DC"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nhận dạng quốc gia</w:t>
      </w:r>
    </w:p>
    <w:p w14:paraId="4E318B60" w14:textId="77777777" w:rsidR="00B55B3B" w:rsidRPr="001058B5" w:rsidRDefault="00B55B3B" w:rsidP="00B55B3B">
      <w:pPr>
        <w:pStyle w:val="BodyText"/>
        <w:spacing w:before="119" w:line="230" w:lineRule="auto"/>
        <w:ind w:left="1660" w:right="700" w:firstLine="50"/>
        <w:rPr>
          <w:rFonts w:ascii="Arial" w:hAnsi="Arial" w:cs="Arial"/>
        </w:rPr>
      </w:pPr>
      <w:r w:rsidRPr="0025741A">
        <w:rPr>
          <w:rFonts w:ascii="Arial" w:hAnsi="Arial" w:cs="Arial"/>
        </w:rPr>
        <w:t>Cơ sở dữ liệu Oracle cung cấp gói DBMS_CRYPTO PL / SQL để mã hóa và giải mã dữ liệu được lưu trữ. Gói này hỗ trợ một số thuật toán mã hóa và giải mã hashing tiêu chuẩn, bao gồm  thuật mã hoá Advanced Encryption Standard (AES). AES đã được Viện Tiêu chuẩn và Công nghệ Quốc gia (NIST) phê chuẩn để thay thế Data Encryption Standard (DES)</w:t>
      </w:r>
      <w:r w:rsidRPr="001058B5">
        <w:rPr>
          <w:rFonts w:ascii="Arial" w:hAnsi="Arial" w:cs="Arial"/>
        </w:rPr>
        <w:t>.</w:t>
      </w:r>
    </w:p>
    <w:p w14:paraId="5DBCB99D" w14:textId="77777777" w:rsidR="00B55B3B" w:rsidRPr="001058B5" w:rsidRDefault="00B55B3B" w:rsidP="00B55B3B">
      <w:pPr>
        <w:pStyle w:val="BodyText"/>
        <w:spacing w:before="124" w:line="230" w:lineRule="auto"/>
        <w:ind w:left="1659" w:right="848"/>
        <w:rPr>
          <w:rFonts w:ascii="Arial" w:hAnsi="Arial" w:cs="Arial"/>
        </w:rPr>
      </w:pPr>
      <w:r w:rsidRPr="0025741A">
        <w:rPr>
          <w:rFonts w:ascii="Arial" w:hAnsi="Arial" w:cs="Arial"/>
        </w:rPr>
        <w:t>Gói DBMS_CRYPTO cho phép mã hóa và giải mã cho các kiểu dữ liệu cơ sở dữ liệu Oracle thông thường, bao gồm cả các đối tượng RAW và các đối tượng lớn (LOB), chẳng hạn như hình ảnh và âm thanh. Cụ thể, nó hỗ trợ BLOB và CLOB. Ngoài ra, nó cung cấp Globalization Support để mã hóa dữ liệu trên các bộ ký tự cơ sở dữ liệu khác nhau</w:t>
      </w:r>
      <w:r w:rsidRPr="001058B5">
        <w:rPr>
          <w:rFonts w:ascii="Arial" w:hAnsi="Arial" w:cs="Arial"/>
        </w:rPr>
        <w:t>.</w:t>
      </w:r>
    </w:p>
    <w:p w14:paraId="2C29B0C6" w14:textId="77777777" w:rsidR="00B55B3B" w:rsidRPr="001058B5" w:rsidRDefault="00B55B3B" w:rsidP="00B55B3B">
      <w:pPr>
        <w:pStyle w:val="BodyText"/>
        <w:spacing w:before="110"/>
        <w:ind w:left="1660"/>
        <w:rPr>
          <w:rFonts w:ascii="Arial" w:hAnsi="Arial" w:cs="Arial"/>
        </w:rPr>
      </w:pPr>
      <w:r w:rsidRPr="0025741A">
        <w:rPr>
          <w:rFonts w:ascii="Arial" w:hAnsi="Arial" w:cs="Arial"/>
        </w:rPr>
        <w:t>Các thuật toán mã hóa sau đây được hỗ trợ</w:t>
      </w:r>
      <w:r w:rsidRPr="001058B5">
        <w:rPr>
          <w:rFonts w:ascii="Arial" w:hAnsi="Arial" w:cs="Arial"/>
        </w:rPr>
        <w:t>:</w:t>
      </w:r>
    </w:p>
    <w:p w14:paraId="566F759E"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0D001880"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Advanced Encryption Standard (AES)</w:t>
      </w:r>
    </w:p>
    <w:p w14:paraId="57B8A1C4"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122D00A"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0F9408CC" w14:textId="77777777" w:rsidR="00B55B3B" w:rsidRPr="001058B5" w:rsidRDefault="00B55B3B" w:rsidP="00B55B3B">
      <w:pPr>
        <w:pStyle w:val="BodyText"/>
        <w:spacing w:before="119" w:line="230" w:lineRule="auto"/>
        <w:ind w:left="1660" w:right="848" w:hanging="1"/>
        <w:rPr>
          <w:rFonts w:ascii="Arial" w:hAnsi="Arial" w:cs="Arial"/>
        </w:rPr>
      </w:pPr>
      <w:r w:rsidRPr="00EE3C84">
        <w:rPr>
          <w:rFonts w:ascii="Arial" w:hAnsi="Arial" w:cs="Arial"/>
        </w:rPr>
        <w:t>Các công cụ sửa đổi mật mã khối cũng được cung cấp với DBMS_CRYPTO. Bạn có thể chọn từ một số tùy chọn đệm, bao gồm Public Key Cryptographic Standard (PKCS) #5 và từ bốn chế độ chuỗi mã hóa khối, bao gồm Cipher Block Chaining (CBC).  Thêm vào đó phải được thực hiện theo bội số của tám byte</w:t>
      </w:r>
      <w:r w:rsidRPr="001058B5">
        <w:rPr>
          <w:rFonts w:ascii="Arial" w:hAnsi="Arial" w:cs="Arial"/>
        </w:rPr>
        <w:t>.</w:t>
      </w:r>
    </w:p>
    <w:p w14:paraId="3D222292" w14:textId="77777777" w:rsidR="00B55B3B" w:rsidRPr="001058B5" w:rsidRDefault="008D1AB8" w:rsidP="00B55B3B">
      <w:pPr>
        <w:pStyle w:val="BodyText"/>
        <w:spacing w:before="5"/>
        <w:rPr>
          <w:rFonts w:ascii="Arial" w:hAnsi="Arial" w:cs="Arial"/>
          <w:sz w:val="18"/>
        </w:rPr>
      </w:pPr>
      <w:r>
        <w:rPr>
          <w:rFonts w:ascii="Arial" w:hAnsi="Arial" w:cs="Arial"/>
        </w:rPr>
        <w:pict w14:anchorId="13435265">
          <v:group id="_x0000_s1753" style="position:absolute;margin-left:174pt;margin-top:13.45pt;width:312pt;height:2.55pt;z-index:502647536;mso-wrap-distance-left:0;mso-wrap-distance-right:0;mso-position-horizontal-relative:page" coordorigin="3480,269" coordsize="6240,51">
            <v:line id="_x0000_s1754" style="position:absolute" from="3480,271" to="9720,271" strokeweight=".24pt"/>
            <v:line id="_x0000_s1755" style="position:absolute" from="3480,317" to="9720,317" strokeweight=".24pt"/>
            <w10:wrap type="topAndBottom" anchorx="page"/>
          </v:group>
        </w:pict>
      </w:r>
    </w:p>
    <w:p w14:paraId="6195182C" w14:textId="77777777" w:rsidR="00B55B3B" w:rsidRPr="001058B5" w:rsidRDefault="00B55B3B" w:rsidP="00B55B3B">
      <w:pPr>
        <w:spacing w:before="33"/>
        <w:ind w:left="2380"/>
        <w:rPr>
          <w:rFonts w:ascii="Arial" w:hAnsi="Arial" w:cs="Arial"/>
          <w:b/>
          <w:sz w:val="19"/>
        </w:rPr>
      </w:pPr>
      <w:r w:rsidRPr="001058B5">
        <w:rPr>
          <w:rFonts w:ascii="Arial" w:hAnsi="Arial" w:cs="Arial"/>
          <w:b/>
          <w:sz w:val="19"/>
        </w:rPr>
        <w:t>Note:</w:t>
      </w:r>
    </w:p>
    <w:p w14:paraId="2FCD47B9" w14:textId="77777777" w:rsidR="00B55B3B" w:rsidRPr="001058B5" w:rsidRDefault="00B55B3B" w:rsidP="006F7931">
      <w:pPr>
        <w:pStyle w:val="ListParagraph"/>
        <w:numPr>
          <w:ilvl w:val="2"/>
          <w:numId w:val="137"/>
        </w:numPr>
        <w:tabs>
          <w:tab w:val="left" w:pos="2740"/>
        </w:tabs>
        <w:spacing w:before="133" w:line="232" w:lineRule="auto"/>
        <w:ind w:left="2740" w:right="2107"/>
        <w:rPr>
          <w:rFonts w:ascii="Arial" w:hAnsi="Arial" w:cs="Arial"/>
          <w:sz w:val="20"/>
        </w:rPr>
      </w:pPr>
      <w:r w:rsidRPr="001058B5">
        <w:rPr>
          <w:rFonts w:ascii="Arial" w:hAnsi="Arial" w:cs="Arial"/>
          <w:sz w:val="20"/>
        </w:rPr>
        <w:t xml:space="preserve">DES </w:t>
      </w:r>
      <w:r>
        <w:rPr>
          <w:rFonts w:ascii="Arial" w:hAnsi="Arial" w:cs="Arial"/>
          <w:sz w:val="20"/>
        </w:rPr>
        <w:t>không được khuyến khích bởi</w:t>
      </w:r>
      <w:r w:rsidRPr="001058B5">
        <w:rPr>
          <w:rFonts w:ascii="Arial" w:hAnsi="Arial" w:cs="Arial"/>
          <w:sz w:val="20"/>
        </w:rPr>
        <w:t xml:space="preserve">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714541B8" w14:textId="77777777" w:rsidR="00B55B3B" w:rsidRPr="001058B5" w:rsidRDefault="00B55B3B" w:rsidP="006F7931">
      <w:pPr>
        <w:pStyle w:val="ListParagraph"/>
        <w:numPr>
          <w:ilvl w:val="2"/>
          <w:numId w:val="137"/>
        </w:numPr>
        <w:tabs>
          <w:tab w:val="left" w:pos="2740"/>
        </w:tabs>
        <w:spacing w:before="113"/>
        <w:ind w:left="2740"/>
        <w:rPr>
          <w:rFonts w:ascii="Arial" w:hAnsi="Arial" w:cs="Arial"/>
          <w:sz w:val="20"/>
        </w:rPr>
      </w:pPr>
      <w:r w:rsidRPr="001058B5">
        <w:rPr>
          <w:rFonts w:ascii="Arial" w:hAnsi="Arial" w:cs="Arial"/>
          <w:sz w:val="20"/>
        </w:rPr>
        <w:t xml:space="preserve">Usage of SHA-1 </w:t>
      </w:r>
      <w:r>
        <w:rPr>
          <w:rFonts w:ascii="Arial" w:hAnsi="Arial" w:cs="Arial"/>
          <w:sz w:val="20"/>
        </w:rPr>
        <w:t>bảo mật hơn</w:t>
      </w:r>
      <w:r w:rsidRPr="001058B5">
        <w:rPr>
          <w:rFonts w:ascii="Arial" w:hAnsi="Arial" w:cs="Arial"/>
          <w:spacing w:val="-4"/>
          <w:sz w:val="20"/>
        </w:rPr>
        <w:t xml:space="preserve"> </w:t>
      </w:r>
      <w:r w:rsidRPr="001058B5">
        <w:rPr>
          <w:rFonts w:ascii="Arial" w:hAnsi="Arial" w:cs="Arial"/>
          <w:sz w:val="20"/>
        </w:rPr>
        <w:t>MD5.</w:t>
      </w:r>
    </w:p>
    <w:p w14:paraId="08F734EC" w14:textId="77777777" w:rsidR="00B55B3B" w:rsidRPr="001058B5" w:rsidRDefault="008D1AB8" w:rsidP="006F7931">
      <w:pPr>
        <w:pStyle w:val="ListParagraph"/>
        <w:numPr>
          <w:ilvl w:val="2"/>
          <w:numId w:val="137"/>
        </w:numPr>
        <w:tabs>
          <w:tab w:val="left" w:pos="2740"/>
        </w:tabs>
        <w:rPr>
          <w:rFonts w:ascii="Arial" w:hAnsi="Arial" w:cs="Arial"/>
          <w:sz w:val="20"/>
        </w:rPr>
      </w:pPr>
      <w:r>
        <w:rPr>
          <w:rFonts w:ascii="Arial" w:hAnsi="Arial" w:cs="Arial"/>
        </w:rPr>
        <w:pict w14:anchorId="18BCAD82">
          <v:group id="_x0000_s1756" style="position:absolute;left:0;text-align:left;margin-left:174pt;margin-top:23.25pt;width:312pt;height:2.55pt;z-index:502648560;mso-wrap-distance-left:0;mso-wrap-distance-right:0;mso-position-horizontal-relative:page" coordorigin="3480,465" coordsize="6240,51">
            <v:line id="_x0000_s1757" style="position:absolute" from="3480,467" to="9720,467" strokeweight=".24pt"/>
            <v:line id="_x0000_s1758" style="position:absolute" from="3480,513" to="9720,513" strokeweight=".24pt"/>
            <w10:wrap type="topAndBottom" anchorx="page"/>
          </v:group>
        </w:pict>
      </w:r>
      <w:r w:rsidR="00B55B3B" w:rsidRPr="00EE3C84">
        <w:t xml:space="preserve"> </w:t>
      </w:r>
      <w:r w:rsidR="00B55B3B">
        <w:t xml:space="preserve">Khoá </w:t>
      </w:r>
      <w:r w:rsidR="00B55B3B" w:rsidRPr="00EE3C84">
        <w:rPr>
          <w:rFonts w:ascii="Arial" w:hAnsi="Arial" w:cs="Arial"/>
          <w:sz w:val="20"/>
        </w:rPr>
        <w:t>MD5 không dễ bị tổn thương</w:t>
      </w:r>
      <w:r w:rsidR="00B55B3B" w:rsidRPr="001058B5">
        <w:rPr>
          <w:rFonts w:ascii="Arial" w:hAnsi="Arial" w:cs="Arial"/>
          <w:sz w:val="20"/>
        </w:rPr>
        <w:t>.</w:t>
      </w:r>
    </w:p>
    <w:p w14:paraId="0EB5E5A1" w14:textId="77777777" w:rsidR="00B55B3B" w:rsidRPr="001058B5" w:rsidRDefault="00B55B3B" w:rsidP="00B55B3B">
      <w:pPr>
        <w:pStyle w:val="BodyText"/>
        <w:spacing w:before="3"/>
        <w:rPr>
          <w:rFonts w:ascii="Arial" w:hAnsi="Arial" w:cs="Arial"/>
          <w:sz w:val="9"/>
        </w:rPr>
      </w:pPr>
    </w:p>
    <w:p w14:paraId="73370530" w14:textId="77777777" w:rsidR="00B55B3B" w:rsidRPr="001058B5" w:rsidRDefault="008D1AB8" w:rsidP="00B55B3B">
      <w:pPr>
        <w:pStyle w:val="BodyText"/>
        <w:spacing w:before="102" w:line="228" w:lineRule="auto"/>
        <w:ind w:left="1660" w:right="700"/>
        <w:rPr>
          <w:rFonts w:ascii="Arial" w:hAnsi="Arial" w:cs="Arial"/>
        </w:rPr>
      </w:pPr>
      <w:hyperlink w:anchor="_bookmark1589" w:history="1">
        <w:r w:rsidR="00B55B3B" w:rsidRPr="001058B5">
          <w:rPr>
            <w:rFonts w:ascii="Arial" w:hAnsi="Arial" w:cs="Arial"/>
            <w:color w:val="0000CC"/>
            <w:spacing w:val="-4"/>
          </w:rPr>
          <w:t>Table</w:t>
        </w:r>
        <w:r w:rsidR="00B55B3B" w:rsidRPr="001058B5">
          <w:rPr>
            <w:rFonts w:ascii="Arial" w:hAnsi="Arial" w:cs="Arial"/>
            <w:color w:val="0000CC"/>
            <w:spacing w:val="-20"/>
          </w:rPr>
          <w:t xml:space="preserve"> </w:t>
        </w:r>
        <w:r w:rsidR="00B55B3B" w:rsidRPr="001058B5">
          <w:rPr>
            <w:rFonts w:ascii="Arial" w:hAnsi="Arial" w:cs="Arial"/>
            <w:color w:val="0000CC"/>
          </w:rPr>
          <w:t>8–1</w:t>
        </w:r>
        <w:r w:rsidR="00B55B3B" w:rsidRPr="001058B5">
          <w:rPr>
            <w:rFonts w:ascii="Arial" w:hAnsi="Arial" w:cs="Arial"/>
            <w:color w:val="0000CC"/>
            <w:spacing w:val="-20"/>
          </w:rPr>
          <w:t xml:space="preserve"> </w:t>
        </w:r>
      </w:hyperlink>
      <w:r w:rsidR="00B55B3B" w:rsidRPr="001058B5">
        <w:rPr>
          <w:rFonts w:ascii="Arial" w:hAnsi="Arial" w:cs="Arial"/>
        </w:rPr>
        <w:t>compares</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DBMS_CRYPTO</w:t>
      </w:r>
      <w:r w:rsidR="00B55B3B" w:rsidRPr="001058B5">
        <w:rPr>
          <w:rFonts w:ascii="Arial" w:hAnsi="Arial" w:cs="Arial"/>
          <w:spacing w:val="-94"/>
        </w:rPr>
        <w:t xml:space="preserve"> </w:t>
      </w:r>
      <w:r w:rsidR="00B55B3B" w:rsidRPr="001058B5">
        <w:rPr>
          <w:rFonts w:ascii="Arial" w:hAnsi="Arial" w:cs="Arial"/>
        </w:rPr>
        <w:t>package</w:t>
      </w:r>
      <w:r w:rsidR="00B55B3B" w:rsidRPr="001058B5">
        <w:rPr>
          <w:rFonts w:ascii="Arial" w:hAnsi="Arial" w:cs="Arial"/>
          <w:spacing w:val="-20"/>
        </w:rPr>
        <w:t xml:space="preserve"> </w:t>
      </w:r>
      <w:r w:rsidR="00B55B3B" w:rsidRPr="001058B5">
        <w:rPr>
          <w:rFonts w:ascii="Arial" w:hAnsi="Arial" w:cs="Arial"/>
        </w:rPr>
        <w:t>features</w:t>
      </w:r>
      <w:r w:rsidR="00B55B3B" w:rsidRPr="001058B5">
        <w:rPr>
          <w:rFonts w:ascii="Arial" w:hAnsi="Arial" w:cs="Arial"/>
          <w:spacing w:val="-20"/>
        </w:rPr>
        <w:t xml:space="preserve"> </w:t>
      </w:r>
      <w:r w:rsidR="00B55B3B" w:rsidRPr="001058B5">
        <w:rPr>
          <w:rFonts w:ascii="Arial" w:hAnsi="Arial" w:cs="Arial"/>
        </w:rPr>
        <w:t>to</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other</w:t>
      </w:r>
      <w:r w:rsidR="00B55B3B" w:rsidRPr="001058B5">
        <w:rPr>
          <w:rFonts w:ascii="Arial" w:hAnsi="Arial" w:cs="Arial"/>
          <w:spacing w:val="-20"/>
        </w:rPr>
        <w:t xml:space="preserve"> </w:t>
      </w:r>
      <w:r w:rsidR="00B55B3B" w:rsidRPr="001058B5">
        <w:rPr>
          <w:rFonts w:ascii="Arial" w:hAnsi="Arial" w:cs="Arial"/>
        </w:rPr>
        <w:t>PL/SQL</w:t>
      </w:r>
      <w:r w:rsidR="00B55B3B" w:rsidRPr="001058B5">
        <w:rPr>
          <w:rFonts w:ascii="Arial" w:hAnsi="Arial" w:cs="Arial"/>
          <w:spacing w:val="-20"/>
        </w:rPr>
        <w:t xml:space="preserve"> </w:t>
      </w:r>
      <w:r w:rsidR="00B55B3B" w:rsidRPr="001058B5">
        <w:rPr>
          <w:rFonts w:ascii="Arial" w:hAnsi="Arial" w:cs="Arial"/>
        </w:rPr>
        <w:t>encryption package, the</w:t>
      </w:r>
      <w:r w:rsidR="00B55B3B" w:rsidRPr="001058B5">
        <w:rPr>
          <w:rFonts w:ascii="Arial" w:hAnsi="Arial" w:cs="Arial"/>
          <w:spacing w:val="-12"/>
        </w:rPr>
        <w:t xml:space="preserve"> </w:t>
      </w:r>
      <w:r w:rsidR="00B55B3B" w:rsidRPr="001058B5">
        <w:rPr>
          <w:rFonts w:ascii="Arial" w:hAnsi="Arial" w:cs="Arial"/>
        </w:rPr>
        <w:t>DBMS_OBFUSCATION_TOOLKIT.</w:t>
      </w:r>
    </w:p>
    <w:p w14:paraId="20CEE904" w14:textId="77777777" w:rsidR="00B55B3B" w:rsidRPr="001058B5" w:rsidRDefault="00B55B3B" w:rsidP="00B55B3B">
      <w:pPr>
        <w:pStyle w:val="BodyText"/>
        <w:spacing w:before="12"/>
        <w:rPr>
          <w:rFonts w:ascii="Arial" w:hAnsi="Arial" w:cs="Arial"/>
          <w:sz w:val="23"/>
        </w:rPr>
      </w:pPr>
    </w:p>
    <w:p w14:paraId="3CCE0B8E" w14:textId="77777777" w:rsidR="00B55B3B" w:rsidRPr="001058B5" w:rsidRDefault="00B55B3B" w:rsidP="00B55B3B">
      <w:pPr>
        <w:tabs>
          <w:tab w:val="left" w:pos="1133"/>
        </w:tabs>
        <w:spacing w:before="104"/>
        <w:ind w:left="100"/>
        <w:rPr>
          <w:rFonts w:ascii="Arial" w:hAnsi="Arial" w:cs="Arial"/>
          <w:b/>
          <w:i/>
          <w:sz w:val="18"/>
        </w:rPr>
      </w:pPr>
      <w:bookmarkStart w:id="1310" w:name="_bookmark1588"/>
      <w:bookmarkStart w:id="1311" w:name="_bookmark1589"/>
      <w:bookmarkEnd w:id="1310"/>
      <w:bookmarkEnd w:id="131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479E1CE7"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B55B3B" w:rsidRPr="001058B5" w14:paraId="7C111857" w14:textId="77777777" w:rsidTr="00B55B3B">
        <w:trPr>
          <w:trHeight w:val="271"/>
        </w:trPr>
        <w:tc>
          <w:tcPr>
            <w:tcW w:w="2610" w:type="dxa"/>
            <w:tcBorders>
              <w:top w:val="single" w:sz="18" w:space="0" w:color="000000"/>
              <w:bottom w:val="single" w:sz="4" w:space="0" w:color="000000"/>
            </w:tcBorders>
          </w:tcPr>
          <w:p w14:paraId="17C7AD5A"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62520A98" w14:textId="77777777" w:rsidR="00B55B3B" w:rsidRPr="001058B5" w:rsidRDefault="00B55B3B" w:rsidP="00B55B3B">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006D4C34" w14:textId="77777777" w:rsidR="00B55B3B" w:rsidRPr="001058B5" w:rsidRDefault="00B55B3B" w:rsidP="00B55B3B">
            <w:pPr>
              <w:pStyle w:val="TableParagraph"/>
              <w:spacing w:before="13"/>
              <w:ind w:left="378"/>
              <w:rPr>
                <w:rFonts w:ascii="Arial" w:hAnsi="Arial" w:cs="Arial"/>
                <w:b/>
                <w:sz w:val="16"/>
              </w:rPr>
            </w:pPr>
            <w:r w:rsidRPr="001058B5">
              <w:rPr>
                <w:rFonts w:ascii="Arial" w:hAnsi="Arial" w:cs="Arial"/>
                <w:b/>
                <w:sz w:val="16"/>
              </w:rPr>
              <w:t>DBMS_OBFUSCATION_TOOLKIT</w:t>
            </w:r>
          </w:p>
        </w:tc>
      </w:tr>
      <w:tr w:rsidR="00B55B3B" w:rsidRPr="001058B5" w14:paraId="28520D88" w14:textId="77777777" w:rsidTr="00B55B3B">
        <w:trPr>
          <w:trHeight w:val="292"/>
        </w:trPr>
        <w:tc>
          <w:tcPr>
            <w:tcW w:w="2610" w:type="dxa"/>
            <w:tcBorders>
              <w:top w:val="single" w:sz="4" w:space="0" w:color="000000"/>
              <w:bottom w:val="single" w:sz="2" w:space="0" w:color="000000"/>
            </w:tcBorders>
          </w:tcPr>
          <w:p w14:paraId="36DFBD50"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06E873F" w14:textId="77777777" w:rsidR="00B55B3B" w:rsidRPr="001058B5" w:rsidRDefault="00B55B3B" w:rsidP="00B55B3B">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6B4745EA" w14:textId="77777777" w:rsidR="00B55B3B" w:rsidRPr="001058B5" w:rsidRDefault="00B55B3B" w:rsidP="00B55B3B">
            <w:pPr>
              <w:pStyle w:val="TableParagraph"/>
              <w:spacing w:before="27"/>
              <w:ind w:left="378"/>
              <w:rPr>
                <w:rFonts w:ascii="Arial" w:hAnsi="Arial" w:cs="Arial"/>
                <w:sz w:val="16"/>
              </w:rPr>
            </w:pPr>
            <w:r w:rsidRPr="001058B5">
              <w:rPr>
                <w:rFonts w:ascii="Arial" w:hAnsi="Arial" w:cs="Arial"/>
                <w:sz w:val="16"/>
              </w:rPr>
              <w:t>DES, 3DES</w:t>
            </w:r>
          </w:p>
        </w:tc>
      </w:tr>
      <w:tr w:rsidR="00B55B3B" w:rsidRPr="001058B5" w14:paraId="66CFD4E2" w14:textId="77777777" w:rsidTr="00B55B3B">
        <w:trPr>
          <w:trHeight w:val="295"/>
        </w:trPr>
        <w:tc>
          <w:tcPr>
            <w:tcW w:w="2610" w:type="dxa"/>
            <w:tcBorders>
              <w:top w:val="single" w:sz="2" w:space="0" w:color="000000"/>
              <w:bottom w:val="single" w:sz="2" w:space="0" w:color="000000"/>
            </w:tcBorders>
          </w:tcPr>
          <w:p w14:paraId="6EDDE70E"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1F5FD52"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650408BB"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None supported</w:t>
            </w:r>
          </w:p>
        </w:tc>
      </w:tr>
      <w:tr w:rsidR="00B55B3B" w:rsidRPr="001058B5" w14:paraId="1D0A4AEC" w14:textId="77777777" w:rsidTr="00B55B3B">
        <w:trPr>
          <w:trHeight w:val="295"/>
        </w:trPr>
        <w:tc>
          <w:tcPr>
            <w:tcW w:w="2610" w:type="dxa"/>
            <w:tcBorders>
              <w:top w:val="single" w:sz="2" w:space="0" w:color="000000"/>
              <w:bottom w:val="single" w:sz="2" w:space="0" w:color="000000"/>
            </w:tcBorders>
          </w:tcPr>
          <w:p w14:paraId="4E26D1F8"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4251F833"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5DABA5F3"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CBC</w:t>
            </w:r>
          </w:p>
        </w:tc>
      </w:tr>
      <w:tr w:rsidR="00B55B3B" w:rsidRPr="001058B5" w14:paraId="7C9D8E90" w14:textId="77777777" w:rsidTr="00B55B3B">
        <w:trPr>
          <w:trHeight w:val="292"/>
        </w:trPr>
        <w:tc>
          <w:tcPr>
            <w:tcW w:w="2610" w:type="dxa"/>
            <w:tcBorders>
              <w:top w:val="single" w:sz="2" w:space="0" w:color="000000"/>
              <w:bottom w:val="single" w:sz="4" w:space="0" w:color="000000"/>
            </w:tcBorders>
          </w:tcPr>
          <w:p w14:paraId="2EE90BF0"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3D7BC59D"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5058E031"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MD5</w:t>
            </w:r>
          </w:p>
        </w:tc>
      </w:tr>
    </w:tbl>
    <w:p w14:paraId="4373378D" w14:textId="77777777" w:rsidR="00B55B3B" w:rsidRPr="001058B5" w:rsidRDefault="00B55B3B" w:rsidP="00B55B3B">
      <w:pPr>
        <w:rPr>
          <w:rFonts w:ascii="Arial" w:hAnsi="Arial" w:cs="Arial"/>
          <w:sz w:val="16"/>
        </w:rPr>
        <w:sectPr w:rsidR="00B55B3B" w:rsidRPr="001058B5">
          <w:headerReference w:type="even" r:id="rId179"/>
          <w:headerReference w:type="default" r:id="rId180"/>
          <w:pgSz w:w="12240" w:h="15840"/>
          <w:pgMar w:top="840" w:right="1060" w:bottom="860" w:left="1100" w:header="549" w:footer="663" w:gutter="0"/>
          <w:cols w:space="720"/>
        </w:sectPr>
      </w:pPr>
    </w:p>
    <w:p w14:paraId="36270533" w14:textId="77777777" w:rsidR="00B55B3B" w:rsidRPr="001058B5" w:rsidRDefault="00B55B3B" w:rsidP="00B55B3B">
      <w:pPr>
        <w:pStyle w:val="BodyText"/>
        <w:spacing w:before="4"/>
        <w:rPr>
          <w:rFonts w:ascii="Arial" w:hAnsi="Arial" w:cs="Arial"/>
          <w:b/>
          <w:i/>
          <w:sz w:val="27"/>
        </w:rPr>
      </w:pPr>
    </w:p>
    <w:p w14:paraId="11FF3B5D" w14:textId="77777777" w:rsidR="00B55B3B" w:rsidRPr="001058B5" w:rsidRDefault="00B55B3B" w:rsidP="00B55B3B">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07951D5B"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B55B3B" w:rsidRPr="001058B5" w14:paraId="52408EE1" w14:textId="77777777" w:rsidTr="00B55B3B">
        <w:trPr>
          <w:trHeight w:val="271"/>
        </w:trPr>
        <w:tc>
          <w:tcPr>
            <w:tcW w:w="2908" w:type="dxa"/>
            <w:tcBorders>
              <w:top w:val="single" w:sz="18" w:space="0" w:color="000000"/>
              <w:bottom w:val="single" w:sz="4" w:space="0" w:color="000000"/>
            </w:tcBorders>
          </w:tcPr>
          <w:p w14:paraId="7E93D2DE"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080D924D" w14:textId="77777777" w:rsidR="00B55B3B" w:rsidRPr="001058B5" w:rsidRDefault="00B55B3B" w:rsidP="00B55B3B">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0BB24CFF" w14:textId="77777777" w:rsidR="00B55B3B" w:rsidRPr="001058B5" w:rsidRDefault="00B55B3B" w:rsidP="00B55B3B">
            <w:pPr>
              <w:pStyle w:val="TableParagraph"/>
              <w:spacing w:before="13"/>
              <w:ind w:left="593"/>
              <w:rPr>
                <w:rFonts w:ascii="Arial" w:hAnsi="Arial" w:cs="Arial"/>
                <w:b/>
                <w:sz w:val="16"/>
              </w:rPr>
            </w:pPr>
            <w:r w:rsidRPr="001058B5">
              <w:rPr>
                <w:rFonts w:ascii="Arial" w:hAnsi="Arial" w:cs="Arial"/>
                <w:b/>
                <w:sz w:val="16"/>
              </w:rPr>
              <w:t>DBMS_OBFUSCATION_TOOLKIT</w:t>
            </w:r>
          </w:p>
        </w:tc>
      </w:tr>
      <w:tr w:rsidR="00B55B3B" w:rsidRPr="001058B5" w14:paraId="4E99E58C" w14:textId="77777777" w:rsidTr="00B55B3B">
        <w:trPr>
          <w:trHeight w:val="292"/>
        </w:trPr>
        <w:tc>
          <w:tcPr>
            <w:tcW w:w="2908" w:type="dxa"/>
            <w:tcBorders>
              <w:top w:val="single" w:sz="4" w:space="0" w:color="000000"/>
              <w:bottom w:val="single" w:sz="2" w:space="0" w:color="000000"/>
            </w:tcBorders>
          </w:tcPr>
          <w:p w14:paraId="11B62914"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1452A7DB" w14:textId="77777777" w:rsidR="00B55B3B" w:rsidRPr="001058B5" w:rsidRDefault="00B55B3B" w:rsidP="00B55B3B">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41FE29E4" w14:textId="77777777" w:rsidR="00B55B3B" w:rsidRPr="001058B5" w:rsidRDefault="00B55B3B" w:rsidP="00B55B3B">
            <w:pPr>
              <w:pStyle w:val="TableParagraph"/>
              <w:spacing w:before="27"/>
              <w:ind w:left="592"/>
              <w:rPr>
                <w:rFonts w:ascii="Arial" w:hAnsi="Arial" w:cs="Arial"/>
                <w:sz w:val="16"/>
              </w:rPr>
            </w:pPr>
            <w:r w:rsidRPr="001058B5">
              <w:rPr>
                <w:rFonts w:ascii="Arial" w:hAnsi="Arial" w:cs="Arial"/>
                <w:sz w:val="16"/>
              </w:rPr>
              <w:t>None supported</w:t>
            </w:r>
          </w:p>
        </w:tc>
      </w:tr>
      <w:tr w:rsidR="00B55B3B" w:rsidRPr="001058B5" w14:paraId="5F51A682" w14:textId="77777777" w:rsidTr="00B55B3B">
        <w:trPr>
          <w:trHeight w:val="475"/>
        </w:trPr>
        <w:tc>
          <w:tcPr>
            <w:tcW w:w="2908" w:type="dxa"/>
            <w:tcBorders>
              <w:top w:val="single" w:sz="2" w:space="0" w:color="000000"/>
              <w:bottom w:val="single" w:sz="2" w:space="0" w:color="000000"/>
            </w:tcBorders>
          </w:tcPr>
          <w:p w14:paraId="0107FDE9" w14:textId="77777777" w:rsidR="00B55B3B" w:rsidRPr="001058B5" w:rsidRDefault="00B55B3B" w:rsidP="00B55B3B">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2AA48327"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044828CB"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r w:rsidR="00B55B3B" w:rsidRPr="001058B5" w14:paraId="2010FA2D" w14:textId="77777777" w:rsidTr="00B55B3B">
        <w:trPr>
          <w:trHeight w:val="292"/>
        </w:trPr>
        <w:tc>
          <w:tcPr>
            <w:tcW w:w="2908" w:type="dxa"/>
            <w:tcBorders>
              <w:top w:val="single" w:sz="2" w:space="0" w:color="000000"/>
              <w:bottom w:val="single" w:sz="4" w:space="0" w:color="000000"/>
            </w:tcBorders>
          </w:tcPr>
          <w:p w14:paraId="5A6DB89B"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E4FFFB4"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1E117DBA"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bl>
    <w:p w14:paraId="465A4D44" w14:textId="77777777" w:rsidR="00B55B3B" w:rsidRPr="001058B5" w:rsidRDefault="00B55B3B" w:rsidP="00B55B3B">
      <w:pPr>
        <w:pStyle w:val="BodyText"/>
        <w:spacing w:before="5"/>
        <w:rPr>
          <w:rFonts w:ascii="Arial" w:hAnsi="Arial" w:cs="Arial"/>
          <w:b/>
          <w:i/>
          <w:sz w:val="26"/>
        </w:rPr>
      </w:pPr>
    </w:p>
    <w:p w14:paraId="1152F708" w14:textId="77777777" w:rsidR="00B55B3B" w:rsidRPr="001058B5" w:rsidRDefault="00B55B3B" w:rsidP="00B55B3B">
      <w:pPr>
        <w:pStyle w:val="BodyText"/>
        <w:spacing w:line="230" w:lineRule="auto"/>
        <w:ind w:left="2259" w:right="102"/>
        <w:rPr>
          <w:rFonts w:ascii="Arial" w:hAnsi="Arial" w:cs="Arial"/>
        </w:rPr>
      </w:pPr>
      <w:r w:rsidRPr="00EE3C84">
        <w:rPr>
          <w:rFonts w:ascii="Arial" w:hAnsi="Arial" w:cs="Arial"/>
          <w:w w:val="95"/>
        </w:rPr>
        <w:t>DBMS_CRYPTO được thiết kế để thay thế gói OBFUSCATION_TOOLKIT, vì nó dễ sử dụng hơn và hỗ trợ một loạt thuật toán chứa cả hệ thống mới và hiện có. Mặc dù 3DES_2KEY và MD4 được cung cấp cho khả năng tương thích ngược, bạn đạt được bảo mật tốt hơn bằng cách sử dụng 3DES, AES hoặc SHA-1. Do đó, không nên sử dụng 3DES_2KEY</w:t>
      </w:r>
      <w:r w:rsidRPr="001058B5">
        <w:rPr>
          <w:rFonts w:ascii="Arial" w:hAnsi="Arial" w:cs="Arial"/>
        </w:rPr>
        <w:t>.</w:t>
      </w:r>
    </w:p>
    <w:p w14:paraId="36DBB2C4" w14:textId="77777777" w:rsidR="00B55B3B" w:rsidRPr="001058B5" w:rsidRDefault="00B55B3B" w:rsidP="00B55B3B">
      <w:pPr>
        <w:pStyle w:val="BodyText"/>
        <w:spacing w:before="124" w:line="230" w:lineRule="auto"/>
        <w:ind w:left="2259" w:right="102"/>
        <w:rPr>
          <w:rFonts w:ascii="Arial" w:hAnsi="Arial" w:cs="Arial"/>
        </w:rPr>
      </w:pPr>
      <w:r w:rsidRPr="00EE3C84">
        <w:rPr>
          <w:rFonts w:ascii="Arial" w:hAnsi="Arial" w:cs="Arial"/>
        </w:rPr>
        <w:t>Gói DBMS_CRYPTO bao gồm các khả năng kiểm tra mật mã (MD5), rất hữu ích cho việc so sánh và khả năng tạo ra một số ngẫu nhiên an toàn (hàm RANDOMBYTES). Tạo số ngẫu nhiên an toàn là một phần quan trọng của mật mã; các khóa có thể dự đoán được là các khóa dễ đoán; và các khóa dễ đoán có thể dẫn đến việc giải mã dữ liệu dễ dàng. Hầu hết các giải mã được thực hiện bằng cách tìm các khóa yếu hoặc các khóa được lưu trữ kém, hơn là thông qua phân tích (đi qua tất cả các khóa có thể)</w:t>
      </w:r>
      <w:r w:rsidRPr="001058B5">
        <w:rPr>
          <w:rFonts w:ascii="Arial" w:hAnsi="Arial" w:cs="Arial"/>
        </w:rPr>
        <w:t>.</w:t>
      </w:r>
    </w:p>
    <w:p w14:paraId="2565E046" w14:textId="77777777" w:rsidR="00B55B3B" w:rsidRPr="001058B5" w:rsidRDefault="008D1AB8" w:rsidP="00B55B3B">
      <w:pPr>
        <w:pStyle w:val="BodyText"/>
        <w:spacing w:before="5"/>
        <w:rPr>
          <w:rFonts w:ascii="Arial" w:hAnsi="Arial" w:cs="Arial"/>
          <w:sz w:val="18"/>
        </w:rPr>
      </w:pPr>
      <w:r>
        <w:rPr>
          <w:rFonts w:ascii="Arial" w:hAnsi="Arial" w:cs="Arial"/>
        </w:rPr>
        <w:pict w14:anchorId="19590C47">
          <v:group id="_x0000_s1759" style="position:absolute;margin-left:204pt;margin-top:13.45pt;width:300pt;height:2.55pt;z-index:502649584;mso-wrap-distance-left:0;mso-wrap-distance-right:0;mso-position-horizontal-relative:page" coordorigin="4080,269" coordsize="6000,51">
            <v:line id="_x0000_s1760" style="position:absolute" from="4080,271" to="10080,271" strokeweight=".24pt"/>
            <v:line id="_x0000_s1761" style="position:absolute" from="4080,317" to="10080,317" strokeweight=".24pt"/>
            <w10:wrap type="topAndBottom" anchorx="page"/>
          </v:group>
        </w:pict>
      </w:r>
    </w:p>
    <w:p w14:paraId="50599374" w14:textId="77777777" w:rsidR="00B55B3B" w:rsidRPr="001058B5" w:rsidRDefault="00B55B3B" w:rsidP="00B55B3B">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EE3C84">
        <w:rPr>
          <w:rFonts w:ascii="Arial" w:hAnsi="Arial" w:cs="Arial"/>
        </w:rPr>
        <w:t>Không sử dụng DBMS_RANDOM, vì nó không phù hợp cho việc tạo khóa mã hóa</w:t>
      </w:r>
      <w:r w:rsidRPr="001058B5">
        <w:rPr>
          <w:rFonts w:ascii="Arial" w:hAnsi="Arial" w:cs="Arial"/>
        </w:rPr>
        <w:t>.</w:t>
      </w:r>
    </w:p>
    <w:p w14:paraId="177AA18F" w14:textId="77777777" w:rsidR="00B55B3B" w:rsidRPr="001058B5" w:rsidRDefault="008D1AB8"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8F05629">
          <v:group id="_x0000_s1741" style="width:300pt;height:2.5pt;mso-position-horizontal-relative:char;mso-position-vertical-relative:line" coordsize="6000,50">
            <v:line id="_x0000_s1742" style="position:absolute" from="0,2" to="6000,2" strokeweight=".24pt"/>
            <v:line id="_x0000_s1743" style="position:absolute" from="0,47" to="6000,47" strokeweight=".24pt"/>
            <w10:anchorlock/>
          </v:group>
        </w:pict>
      </w:r>
    </w:p>
    <w:p w14:paraId="5694AB50" w14:textId="77777777" w:rsidR="00B55B3B" w:rsidRPr="001058B5" w:rsidRDefault="00B55B3B" w:rsidP="00B55B3B">
      <w:pPr>
        <w:pStyle w:val="BodyText"/>
        <w:spacing w:before="9"/>
        <w:rPr>
          <w:rFonts w:ascii="Arial" w:hAnsi="Arial" w:cs="Arial"/>
          <w:sz w:val="11"/>
        </w:rPr>
      </w:pPr>
    </w:p>
    <w:p w14:paraId="207CF707" w14:textId="77777777" w:rsidR="00B55B3B" w:rsidRPr="001058B5" w:rsidRDefault="00B55B3B" w:rsidP="00B55B3B">
      <w:pPr>
        <w:pStyle w:val="BodyText"/>
        <w:spacing w:before="100" w:line="230" w:lineRule="auto"/>
        <w:ind w:left="2259"/>
        <w:rPr>
          <w:rFonts w:ascii="Arial" w:hAnsi="Arial" w:cs="Arial"/>
        </w:rPr>
      </w:pPr>
      <w:r w:rsidRPr="00EE3C84">
        <w:rPr>
          <w:rFonts w:ascii="Arial" w:hAnsi="Arial" w:cs="Arial"/>
        </w:rPr>
        <w:t>Quản lý khóa có lập trình. Tức là, ứng dụng (hoặc người gọi hàm) phải cung cấp khóa mã hóa. Điều này có nghĩa là nhà phát triển ứng dụng phải tìm cách lưu trữ và truy xuất khóa một cách an toàn. Các điểm mạnh và điểm yếu tương đối của các kỹ thuật quản lý khóa khác nhau được thảo luận trong các phần tiếp theo. Gói DBMS_OBFUSCATION_TOOLKIT, có thể xử lý cả chuỗi và dữ liệu thô, yêu cầu phải gửi khóa 64 bit. Bản thân thuật toán DES có độ dài khóa hiệu dụng là 56 bit</w:t>
      </w:r>
      <w:r w:rsidRPr="001058B5">
        <w:rPr>
          <w:rFonts w:ascii="Arial" w:hAnsi="Arial" w:cs="Arial"/>
        </w:rPr>
        <w:t>.</w:t>
      </w:r>
    </w:p>
    <w:p w14:paraId="751D8EA6" w14:textId="77777777" w:rsidR="00B55B3B" w:rsidRPr="001058B5" w:rsidRDefault="008D1AB8" w:rsidP="00B55B3B">
      <w:pPr>
        <w:pStyle w:val="BodyText"/>
        <w:spacing w:before="9"/>
        <w:rPr>
          <w:rFonts w:ascii="Arial" w:hAnsi="Arial" w:cs="Arial"/>
          <w:sz w:val="18"/>
        </w:rPr>
      </w:pPr>
      <w:r>
        <w:rPr>
          <w:rFonts w:ascii="Arial" w:hAnsi="Arial" w:cs="Arial"/>
        </w:rPr>
        <w:pict w14:anchorId="017EB889">
          <v:group id="_x0000_s1762" style="position:absolute;margin-left:204pt;margin-top:13.65pt;width:300pt;height:2.55pt;z-index:502650608;mso-wrap-distance-left:0;mso-wrap-distance-right:0;mso-position-horizontal-relative:page" coordorigin="4080,273" coordsize="6000,51">
            <v:line id="_x0000_s1763" style="position:absolute" from="4080,275" to="10080,275" strokeweight=".24pt"/>
            <v:line id="_x0000_s1764" style="position:absolute" from="4080,321" to="10080,321" strokeweight=".24pt"/>
            <w10:wrap type="topAndBottom" anchorx="page"/>
          </v:group>
        </w:pict>
      </w:r>
    </w:p>
    <w:p w14:paraId="1D40EAA2" w14:textId="09F65E9C" w:rsidR="008C539B" w:rsidRPr="001058B5" w:rsidRDefault="00B55B3B" w:rsidP="00B55B3B">
      <w:pPr>
        <w:pStyle w:val="BodyText"/>
        <w:spacing w:before="119" w:line="228" w:lineRule="auto"/>
        <w:ind w:left="2980" w:right="1176" w:hanging="1"/>
        <w:rPr>
          <w:rFonts w:ascii="Arial" w:hAnsi="Arial" w:cs="Arial"/>
        </w:rPr>
      </w:pPr>
      <w:r w:rsidRPr="001058B5">
        <w:rPr>
          <w:rFonts w:ascii="Arial" w:hAnsi="Arial" w:cs="Arial"/>
          <w:b/>
          <w:w w:val="95"/>
          <w:sz w:val="19"/>
        </w:rPr>
        <w:t xml:space="preserve">Note: </w:t>
      </w:r>
      <w:r w:rsidRPr="00EE3C84">
        <w:rPr>
          <w:rFonts w:ascii="Arial" w:hAnsi="Arial" w:cs="Arial"/>
          <w:w w:val="95"/>
        </w:rPr>
        <w:t>DBMS_OBFUSCATION_TOOLKIT được cấp cho PUBLIC theo mặc định. Oracle khuyên bạn nên hủy bỏ khoản trợ cấp này.Trong khi gói DBMS_OBFUSCATION_TOOLKIT có thể lấy kiểu dữ liệu VARCHAR2 hoặc RAW, thì tốt hơn là sử dụng kiểu dữ liệu RAW cho các khóa và dữ liệu được mã hóa. Lưu trữ dữ liệu được mã hóa dưới dạng VARCHAR2 có thể gây ra sự cố nếu nó đi qua các Globalization Support routines. Ví dụ, khi chuyển một cơ sở dữ liệu sang cơ sở dữ liệu khác sử dụng một bộ ký tự khác.Để chuyển đổi giữa các kiểu dữ liệu VARCHAR2 và RAW, hãy sử dụng hàm CAST_TO_ RAW và CAST_TO_VARCHAR2 của gói UTL_RAW</w:t>
      </w:r>
      <w:r w:rsidR="00C12992" w:rsidRPr="001058B5">
        <w:rPr>
          <w:rFonts w:ascii="Arial" w:hAnsi="Arial" w:cs="Arial"/>
        </w:rPr>
        <w:t>.</w:t>
      </w:r>
    </w:p>
    <w:p w14:paraId="5E76155A" w14:textId="77777777" w:rsidR="008C539B" w:rsidRPr="001058B5" w:rsidRDefault="008C539B">
      <w:pPr>
        <w:spacing w:line="228" w:lineRule="auto"/>
        <w:rPr>
          <w:rFonts w:ascii="Arial" w:hAnsi="Arial" w:cs="Arial"/>
        </w:rPr>
        <w:sectPr w:rsidR="008C539B" w:rsidRPr="001058B5">
          <w:headerReference w:type="even" r:id="rId181"/>
          <w:headerReference w:type="default" r:id="rId182"/>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rsidP="006F7931">
      <w:pPr>
        <w:pStyle w:val="ListParagraph"/>
        <w:numPr>
          <w:ilvl w:val="2"/>
          <w:numId w:val="137"/>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3B5EDC44" w14:textId="77777777" w:rsidR="00B55B3B" w:rsidRPr="001058B5" w:rsidRDefault="00B55B3B" w:rsidP="00B55B3B">
      <w:pPr>
        <w:pStyle w:val="Heading3"/>
        <w:ind w:left="100"/>
      </w:pPr>
      <w:bookmarkStart w:id="1312" w:name="Examples_of_Using_the_Data_Encryption_AP"/>
      <w:bookmarkStart w:id="1313" w:name="_bookmark1591"/>
      <w:bookmarkEnd w:id="1312"/>
      <w:bookmarkEnd w:id="1313"/>
      <w:r w:rsidRPr="00EE3C84">
        <w:t>Ví dụ về cách sử dụng API mã hóa dữ liệu</w:t>
      </w:r>
    </w:p>
    <w:p w14:paraId="4134E2B0" w14:textId="77777777" w:rsidR="00B55B3B" w:rsidRPr="001058B5" w:rsidRDefault="00B55B3B" w:rsidP="00B55B3B">
      <w:pPr>
        <w:pStyle w:val="BodyText"/>
        <w:spacing w:before="81"/>
        <w:ind w:left="1660"/>
        <w:rPr>
          <w:rFonts w:ascii="Arial" w:hAnsi="Arial" w:cs="Arial"/>
        </w:rPr>
      </w:pPr>
      <w:r w:rsidRPr="00EE3C84">
        <w:rPr>
          <w:rFonts w:ascii="Arial" w:hAnsi="Arial" w:cs="Arial"/>
        </w:rPr>
        <w:t>Phần này chứa</w:t>
      </w:r>
      <w:r w:rsidRPr="001058B5">
        <w:rPr>
          <w:rFonts w:ascii="Arial" w:hAnsi="Arial" w:cs="Arial"/>
        </w:rPr>
        <w:t>:</w:t>
      </w:r>
    </w:p>
    <w:p w14:paraId="24E94671"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92" w:history="1">
        <w:r w:rsidR="00B55B3B" w:rsidRPr="001058B5">
          <w:rPr>
            <w:rFonts w:ascii="Arial" w:hAnsi="Arial" w:cs="Arial"/>
            <w:color w:val="0000CC"/>
            <w:sz w:val="20"/>
          </w:rPr>
          <w:t>Example of a Data Encryption</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Procedure</w:t>
        </w:r>
      </w:hyperlink>
    </w:p>
    <w:p w14:paraId="244021FD" w14:textId="77777777" w:rsidR="00B55B3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94" w:history="1">
        <w:r w:rsidR="00B55B3B" w:rsidRPr="001058B5">
          <w:rPr>
            <w:rFonts w:ascii="Arial" w:hAnsi="Arial" w:cs="Arial"/>
            <w:color w:val="0000CC"/>
            <w:sz w:val="20"/>
          </w:rPr>
          <w:t>Example of AES 256-Bit Data Encryption and Decryption</w:t>
        </w:r>
        <w:r w:rsidR="00B55B3B" w:rsidRPr="001058B5">
          <w:rPr>
            <w:rFonts w:ascii="Arial" w:hAnsi="Arial" w:cs="Arial"/>
            <w:color w:val="0000CC"/>
            <w:spacing w:val="-5"/>
            <w:sz w:val="20"/>
          </w:rPr>
          <w:t xml:space="preserve"> </w:t>
        </w:r>
        <w:r w:rsidR="00B55B3B" w:rsidRPr="001058B5">
          <w:rPr>
            <w:rFonts w:ascii="Arial" w:hAnsi="Arial" w:cs="Arial"/>
            <w:color w:val="0000CC"/>
            <w:sz w:val="20"/>
          </w:rPr>
          <w:t>Procedures</w:t>
        </w:r>
      </w:hyperlink>
    </w:p>
    <w:p w14:paraId="4B649E95"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96" w:history="1">
        <w:r w:rsidR="00B55B3B" w:rsidRPr="001058B5">
          <w:rPr>
            <w:rFonts w:ascii="Arial" w:hAnsi="Arial" w:cs="Arial"/>
            <w:color w:val="0000CC"/>
            <w:sz w:val="20"/>
          </w:rPr>
          <w:t>Example of Encryption and Decryption Procedures for BLOB</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Data</w:t>
        </w:r>
      </w:hyperlink>
    </w:p>
    <w:p w14:paraId="6E249264" w14:textId="77777777" w:rsidR="00B55B3B" w:rsidRPr="001058B5" w:rsidRDefault="00B55B3B" w:rsidP="00B55B3B">
      <w:pPr>
        <w:pStyle w:val="BodyText"/>
        <w:spacing w:before="6"/>
        <w:rPr>
          <w:rFonts w:ascii="Arial" w:hAnsi="Arial" w:cs="Arial"/>
          <w:sz w:val="25"/>
        </w:rPr>
      </w:pPr>
    </w:p>
    <w:p w14:paraId="0C11057C" w14:textId="77777777" w:rsidR="00B55B3B" w:rsidRPr="001058B5" w:rsidRDefault="00B55B3B" w:rsidP="00B55B3B">
      <w:pPr>
        <w:pStyle w:val="Heading4"/>
        <w:ind w:left="100"/>
      </w:pPr>
      <w:bookmarkStart w:id="1314" w:name="Example_of_a_Data_Encryption_Procedure"/>
      <w:bookmarkStart w:id="1315" w:name="_bookmark1592"/>
      <w:bookmarkEnd w:id="1314"/>
      <w:bookmarkEnd w:id="1315"/>
      <w:r w:rsidRPr="00EE3C84">
        <w:t>Ví dụ về quy trình mã hóa dữ liệu</w:t>
      </w:r>
    </w:p>
    <w:p w14:paraId="040C22F8" w14:textId="77777777" w:rsidR="00B55B3B" w:rsidRPr="001058B5" w:rsidRDefault="00B55B3B" w:rsidP="00B55B3B">
      <w:pPr>
        <w:pStyle w:val="BodyText"/>
        <w:spacing w:before="81" w:line="230" w:lineRule="auto"/>
        <w:ind w:left="1660" w:right="1139" w:hanging="1"/>
        <w:rPr>
          <w:rFonts w:ascii="Arial" w:hAnsi="Arial" w:cs="Arial"/>
        </w:rPr>
      </w:pPr>
      <w:r w:rsidRPr="00EE3C84">
        <w:rPr>
          <w:rFonts w:ascii="Arial" w:hAnsi="Arial" w:cs="Arial"/>
        </w:rPr>
        <w:t>Chương trình PL / SQL mẫu sau (dbms_crypto.sql) cho thấy cách mã hóa dữ liệu. Mã ví dụ này thực hiện các hành động sau</w:t>
      </w:r>
      <w:r w:rsidRPr="001058B5">
        <w:rPr>
          <w:rFonts w:ascii="Arial" w:hAnsi="Arial" w:cs="Arial"/>
        </w:rPr>
        <w:t>:</w:t>
      </w:r>
    </w:p>
    <w:p w14:paraId="60A62B0E" w14:textId="77777777" w:rsidR="00B55B3B" w:rsidRPr="001058B5" w:rsidRDefault="00B55B3B" w:rsidP="00B55B3B">
      <w:pPr>
        <w:pStyle w:val="BodyText"/>
        <w:spacing w:line="242" w:lineRule="exact"/>
        <w:ind w:left="2019"/>
        <w:rPr>
          <w:rFonts w:ascii="Arial" w:hAnsi="Arial" w:cs="Arial"/>
        </w:rPr>
      </w:pPr>
      <w:r w:rsidRPr="00EE3C84">
        <w:rPr>
          <w:rFonts w:ascii="Arial" w:hAnsi="Arial" w:cs="Arial"/>
          <w:szCs w:val="22"/>
        </w:rPr>
        <w:t>Mã hóa một chuỗi (kiểu VARCHAR2) bằng cách sử dụng DES sau khi chuyển đổi nó thành RAW</w:t>
      </w:r>
      <w:r w:rsidRPr="001058B5">
        <w:rPr>
          <w:rFonts w:ascii="Arial" w:hAnsi="Arial" w:cs="Arial"/>
        </w:rPr>
        <w:t>.</w:t>
      </w:r>
    </w:p>
    <w:p w14:paraId="61CEA34E" w14:textId="77777777" w:rsidR="00B55B3B" w:rsidRPr="001058B5" w:rsidRDefault="00B55B3B" w:rsidP="00B55B3B">
      <w:pPr>
        <w:pStyle w:val="BodyText"/>
        <w:spacing w:before="119" w:line="230" w:lineRule="auto"/>
        <w:ind w:left="2020" w:right="848"/>
        <w:rPr>
          <w:rFonts w:ascii="Arial" w:hAnsi="Arial" w:cs="Arial"/>
        </w:rPr>
      </w:pPr>
      <w:r w:rsidRPr="00EE3C84">
        <w:rPr>
          <w:rFonts w:ascii="Arial" w:hAnsi="Arial" w:cs="Arial"/>
        </w:rPr>
        <w:t>Bước này là cần thiết vì mã hóa và giải mã các hàm và thủ tục trong gói DBMS_CRYPTO chỉ hoạt động trên kiểu dữ liệu RAW, không giống như các hàm và các gói trong gói DBMS_OBFUSCATION_TOOLKIT</w:t>
      </w:r>
      <w:r w:rsidRPr="001058B5">
        <w:rPr>
          <w:rFonts w:ascii="Arial" w:hAnsi="Arial" w:cs="Arial"/>
        </w:rPr>
        <w:t>.</w:t>
      </w:r>
    </w:p>
    <w:p w14:paraId="4F5BE4C4" w14:textId="77777777" w:rsidR="00B55B3B" w:rsidRPr="001058B5" w:rsidRDefault="00B55B3B" w:rsidP="006F7931">
      <w:pPr>
        <w:pStyle w:val="ListParagraph"/>
        <w:numPr>
          <w:ilvl w:val="1"/>
          <w:numId w:val="137"/>
        </w:numPr>
        <w:tabs>
          <w:tab w:val="left" w:pos="2020"/>
        </w:tabs>
        <w:spacing w:before="110"/>
        <w:rPr>
          <w:rFonts w:ascii="Arial" w:hAnsi="Arial" w:cs="Arial"/>
          <w:sz w:val="20"/>
        </w:rPr>
      </w:pPr>
      <w:r w:rsidRPr="00EE3C84">
        <w:rPr>
          <w:rFonts w:ascii="Arial" w:hAnsi="Arial" w:cs="Arial"/>
          <w:sz w:val="20"/>
        </w:rPr>
        <w:t>Hiển thị cách tạo hash 160 bit bằng thuật toán SHA-1</w:t>
      </w:r>
      <w:r w:rsidRPr="001058B5">
        <w:rPr>
          <w:rFonts w:ascii="Arial" w:hAnsi="Arial" w:cs="Arial"/>
          <w:sz w:val="20"/>
        </w:rPr>
        <w:t>.</w:t>
      </w:r>
    </w:p>
    <w:p w14:paraId="13640F98" w14:textId="77777777" w:rsidR="00B55B3B" w:rsidRPr="001058B5" w:rsidRDefault="00B55B3B" w:rsidP="006F7931">
      <w:pPr>
        <w:pStyle w:val="ListParagraph"/>
        <w:numPr>
          <w:ilvl w:val="1"/>
          <w:numId w:val="137"/>
        </w:numPr>
        <w:tabs>
          <w:tab w:val="left" w:pos="2020"/>
        </w:tabs>
        <w:spacing w:before="117" w:line="232" w:lineRule="auto"/>
        <w:ind w:right="834"/>
        <w:rPr>
          <w:rFonts w:ascii="Arial" w:hAnsi="Arial" w:cs="Arial"/>
          <w:sz w:val="20"/>
        </w:rPr>
      </w:pPr>
      <w:r w:rsidRPr="00EE3C84">
        <w:rPr>
          <w:rFonts w:ascii="Arial" w:hAnsi="Arial" w:cs="Arial"/>
          <w:sz w:val="20"/>
        </w:rPr>
        <w:t>Chứng minh cách MAC, một hash một chiều phụ thuộc chính, có thể được tính toán bằng thuật toán MD5</w:t>
      </w:r>
      <w:r w:rsidRPr="001058B5">
        <w:rPr>
          <w:rFonts w:ascii="Arial" w:hAnsi="Arial" w:cs="Arial"/>
          <w:sz w:val="20"/>
        </w:rPr>
        <w:t>.</w:t>
      </w:r>
    </w:p>
    <w:p w14:paraId="00B6EC46" w14:textId="77777777" w:rsidR="00B55B3B" w:rsidRPr="001058B5" w:rsidRDefault="00B55B3B" w:rsidP="00B55B3B">
      <w:pPr>
        <w:pStyle w:val="BodyText"/>
        <w:spacing w:before="112"/>
        <w:ind w:left="1660"/>
        <w:rPr>
          <w:rFonts w:ascii="Arial" w:hAnsi="Arial" w:cs="Arial"/>
        </w:rPr>
      </w:pPr>
      <w:r>
        <w:rPr>
          <w:rFonts w:ascii="Arial" w:hAnsi="Arial" w:cs="Arial"/>
        </w:rPr>
        <w:t>Thủ tục</w:t>
      </w:r>
      <w:r w:rsidRPr="001058B5">
        <w:rPr>
          <w:rFonts w:ascii="Arial" w:hAnsi="Arial" w:cs="Arial"/>
        </w:rPr>
        <w:t xml:space="preserve"> dbms_crypto.sql</w:t>
      </w:r>
      <w:r w:rsidRPr="001058B5">
        <w:rPr>
          <w:rFonts w:ascii="Arial" w:hAnsi="Arial" w:cs="Arial"/>
          <w:spacing w:val="-86"/>
        </w:rPr>
        <w:t xml:space="preserve"> </w:t>
      </w:r>
      <w:r>
        <w:rPr>
          <w:rFonts w:ascii="Arial" w:hAnsi="Arial" w:cs="Arial"/>
        </w:rPr>
        <w:t xml:space="preserve"> như sau</w:t>
      </w:r>
      <w:r w:rsidRPr="001058B5">
        <w:rPr>
          <w:rFonts w:ascii="Arial" w:hAnsi="Arial" w:cs="Arial"/>
        </w:rPr>
        <w:t>:</w:t>
      </w:r>
    </w:p>
    <w:p w14:paraId="0492F9CC"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DECLARE</w:t>
      </w:r>
    </w:p>
    <w:p w14:paraId="1585BBB7" w14:textId="77777777" w:rsidR="00B55B3B" w:rsidRPr="001058B5" w:rsidRDefault="00B55B3B" w:rsidP="00B55B3B">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467F07B9"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UTL_RAW.CAST_TO_RAW(CONVERT(input_string,'AL32UTF8','US7ASCII'));</w:t>
      </w:r>
    </w:p>
    <w:p w14:paraId="12580D2C" w14:textId="77777777" w:rsidR="00B55B3B" w:rsidRPr="001058B5" w:rsidRDefault="00B55B3B" w:rsidP="00B55B3B">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56FE092E"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UTL_RAW.CAST_TO_RAW(CONVERT(key_string,'AL32UTF8','US7ASCII'));</w:t>
      </w:r>
    </w:p>
    <w:p w14:paraId="6AB30C64" w14:textId="77777777" w:rsidR="00B55B3B" w:rsidRPr="001058B5" w:rsidRDefault="00B55B3B" w:rsidP="00B55B3B">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1EF3AA2" w14:textId="77777777" w:rsidR="00B55B3B" w:rsidRPr="001058B5" w:rsidRDefault="00B55B3B" w:rsidP="00B55B3B">
      <w:pPr>
        <w:spacing w:line="203" w:lineRule="exact"/>
        <w:ind w:left="1660"/>
        <w:rPr>
          <w:rFonts w:ascii="Arial" w:hAnsi="Arial" w:cs="Arial"/>
          <w:b/>
          <w:sz w:val="18"/>
        </w:rPr>
      </w:pPr>
      <w:r w:rsidRPr="001058B5">
        <w:rPr>
          <w:rFonts w:ascii="Arial" w:hAnsi="Arial" w:cs="Arial"/>
          <w:b/>
          <w:w w:val="95"/>
          <w:sz w:val="18"/>
        </w:rPr>
        <w:t>-- Begin testing Encryption:</w:t>
      </w:r>
    </w:p>
    <w:p w14:paraId="01A93EAF"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BEGIN</w:t>
      </w:r>
    </w:p>
    <w:p w14:paraId="54D66D5B" w14:textId="77777777" w:rsidR="00B55B3B" w:rsidRPr="001058B5" w:rsidRDefault="00B55B3B" w:rsidP="00B55B3B">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412E153A" w14:textId="77777777" w:rsidR="00B55B3B" w:rsidRPr="001058B5" w:rsidRDefault="00B55B3B" w:rsidP="00B55B3B">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1FF116DB" w14:textId="77777777" w:rsidR="00B55B3B" w:rsidRPr="001058B5" w:rsidRDefault="00B55B3B" w:rsidP="00B55B3B">
      <w:pPr>
        <w:spacing w:line="203" w:lineRule="exact"/>
        <w:ind w:left="2401"/>
        <w:rPr>
          <w:rFonts w:ascii="Arial" w:hAnsi="Arial" w:cs="Arial"/>
          <w:sz w:val="18"/>
        </w:rPr>
      </w:pPr>
      <w:r w:rsidRPr="001058B5">
        <w:rPr>
          <w:rFonts w:ascii="Arial" w:hAnsi="Arial" w:cs="Arial"/>
          <w:w w:val="95"/>
          <w:sz w:val="18"/>
        </w:rPr>
        <w:t>src =&gt; raw_input,</w:t>
      </w:r>
    </w:p>
    <w:p w14:paraId="7F069FA7"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typ =&gt; DBMS_CRYPTO.DES_CBC_PKCS5,</w:t>
      </w:r>
    </w:p>
    <w:p w14:paraId="3C27D08A" w14:textId="77777777" w:rsidR="00B55B3B" w:rsidRPr="001058B5" w:rsidRDefault="00B55B3B" w:rsidP="00B55B3B">
      <w:pPr>
        <w:spacing w:before="16"/>
        <w:ind w:left="2401"/>
        <w:rPr>
          <w:rFonts w:ascii="Arial" w:hAnsi="Arial" w:cs="Arial"/>
          <w:sz w:val="18"/>
        </w:rPr>
      </w:pPr>
      <w:r w:rsidRPr="001058B5">
        <w:rPr>
          <w:rFonts w:ascii="Arial" w:hAnsi="Arial" w:cs="Arial"/>
          <w:w w:val="95"/>
          <w:sz w:val="18"/>
        </w:rPr>
        <w:t>key =&gt; raw_key);</w:t>
      </w:r>
    </w:p>
    <w:p w14:paraId="5E78162C" w14:textId="77777777" w:rsidR="00B55B3B" w:rsidRPr="001058B5" w:rsidRDefault="00B55B3B" w:rsidP="00B55B3B">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FF7803C" w14:textId="77777777" w:rsidR="00B55B3B" w:rsidRPr="001058B5" w:rsidRDefault="00B55B3B" w:rsidP="00B55B3B">
      <w:pPr>
        <w:ind w:left="1660"/>
        <w:rPr>
          <w:rFonts w:ascii="Arial" w:hAnsi="Arial" w:cs="Arial"/>
          <w:sz w:val="18"/>
        </w:rPr>
      </w:pPr>
      <w:r w:rsidRPr="001058B5">
        <w:rPr>
          <w:rFonts w:ascii="Arial" w:hAnsi="Arial" w:cs="Arial"/>
          <w:w w:val="95"/>
          <w:sz w:val="18"/>
        </w:rPr>
        <w:t>decrypted_raw := dbms_crypto.Decrypt(</w:t>
      </w:r>
    </w:p>
    <w:p w14:paraId="14FF4701" w14:textId="77777777" w:rsidR="00B55B3B" w:rsidRPr="001058B5" w:rsidRDefault="00B55B3B" w:rsidP="00B55B3B">
      <w:pPr>
        <w:rPr>
          <w:rFonts w:ascii="Arial" w:hAnsi="Arial" w:cs="Arial"/>
          <w:sz w:val="18"/>
        </w:rPr>
        <w:sectPr w:rsidR="00B55B3B" w:rsidRPr="001058B5">
          <w:headerReference w:type="even" r:id="rId183"/>
          <w:headerReference w:type="default" r:id="rId184"/>
          <w:pgSz w:w="12240" w:h="15840"/>
          <w:pgMar w:top="840" w:right="1060" w:bottom="860" w:left="1100" w:header="549" w:footer="663" w:gutter="0"/>
          <w:cols w:space="720"/>
        </w:sectPr>
      </w:pPr>
    </w:p>
    <w:p w14:paraId="2053B699" w14:textId="77777777" w:rsidR="00B55B3B" w:rsidRPr="001058B5" w:rsidRDefault="00B55B3B" w:rsidP="00B55B3B">
      <w:pPr>
        <w:pStyle w:val="BodyText"/>
        <w:rPr>
          <w:rFonts w:ascii="Arial" w:hAnsi="Arial" w:cs="Arial"/>
        </w:rPr>
      </w:pPr>
    </w:p>
    <w:p w14:paraId="4690DF21" w14:textId="77777777" w:rsidR="00B55B3B" w:rsidRPr="001058B5" w:rsidRDefault="00B55B3B" w:rsidP="00B55B3B">
      <w:pPr>
        <w:pStyle w:val="BodyText"/>
        <w:spacing w:before="7"/>
        <w:rPr>
          <w:rFonts w:ascii="Arial" w:hAnsi="Arial" w:cs="Arial"/>
          <w:sz w:val="18"/>
        </w:rPr>
      </w:pPr>
    </w:p>
    <w:p w14:paraId="3ECCBCC5" w14:textId="77777777" w:rsidR="00B55B3B" w:rsidRPr="001058B5" w:rsidRDefault="00B55B3B" w:rsidP="00B55B3B">
      <w:pPr>
        <w:ind w:left="3001"/>
        <w:rPr>
          <w:rFonts w:ascii="Arial" w:hAnsi="Arial" w:cs="Arial"/>
          <w:sz w:val="18"/>
        </w:rPr>
      </w:pPr>
      <w:r w:rsidRPr="001058B5">
        <w:rPr>
          <w:rFonts w:ascii="Arial" w:hAnsi="Arial" w:cs="Arial"/>
          <w:w w:val="95"/>
          <w:sz w:val="18"/>
        </w:rPr>
        <w:t>src =&gt; encrypted_raw,</w:t>
      </w:r>
    </w:p>
    <w:p w14:paraId="4F72ABD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typ =&gt; DBMS_CRYPTO.DES_CBC_PKCS5,</w:t>
      </w:r>
    </w:p>
    <w:p w14:paraId="7D37C5AC" w14:textId="77777777" w:rsidR="00B55B3B" w:rsidRPr="001058B5" w:rsidRDefault="00B55B3B" w:rsidP="00B55B3B">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5FA764DF" w14:textId="77777777" w:rsidR="00B55B3B" w:rsidRPr="001058B5" w:rsidRDefault="00B55B3B" w:rsidP="00B55B3B">
      <w:pPr>
        <w:ind w:left="2630"/>
        <w:rPr>
          <w:rFonts w:ascii="Arial" w:hAnsi="Arial" w:cs="Arial"/>
          <w:sz w:val="18"/>
        </w:rPr>
      </w:pPr>
      <w:r w:rsidRPr="001058B5">
        <w:rPr>
          <w:rFonts w:ascii="Arial" w:hAnsi="Arial" w:cs="Arial"/>
          <w:w w:val="90"/>
          <w:sz w:val="18"/>
        </w:rPr>
        <w:t>CONVERT(UTL_RAW.CAST_TO_VARCHAR2(decrypted_raw),'US7ASCII','AL32UTF8');</w:t>
      </w:r>
    </w:p>
    <w:p w14:paraId="33D5B5ED" w14:textId="77777777" w:rsidR="00B55B3B" w:rsidRPr="001058B5" w:rsidRDefault="00B55B3B" w:rsidP="00B55B3B">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8B102B1" w14:textId="77777777" w:rsidR="00B55B3B" w:rsidRPr="001058B5" w:rsidRDefault="00B55B3B" w:rsidP="00B55B3B">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29C0FF9E" w14:textId="77777777" w:rsidR="00B55B3B" w:rsidRPr="001058B5" w:rsidRDefault="00B55B3B" w:rsidP="00B55B3B">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6C1B1687" w14:textId="77777777" w:rsidR="00B55B3B" w:rsidRPr="001058B5" w:rsidRDefault="00B55B3B" w:rsidP="00B55B3B">
      <w:pPr>
        <w:spacing w:line="203" w:lineRule="exact"/>
        <w:ind w:left="2260"/>
        <w:rPr>
          <w:rFonts w:ascii="Arial" w:hAnsi="Arial" w:cs="Arial"/>
          <w:sz w:val="18"/>
        </w:rPr>
      </w:pPr>
      <w:r w:rsidRPr="001058B5">
        <w:rPr>
          <w:rFonts w:ascii="Arial" w:hAnsi="Arial" w:cs="Arial"/>
          <w:w w:val="95"/>
          <w:sz w:val="18"/>
        </w:rPr>
        <w:t>dbms_output.put_line('');</w:t>
      </w:r>
    </w:p>
    <w:p w14:paraId="663C39D8" w14:textId="77777777" w:rsidR="00B55B3B" w:rsidRPr="001058B5" w:rsidRDefault="00B55B3B" w:rsidP="00B55B3B">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2F83F69A"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74983155"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DBMS_CRYPTO.HASH_SH1);</w:t>
      </w:r>
    </w:p>
    <w:p w14:paraId="0DA97D59"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A3A6F5D" w14:textId="77777777" w:rsidR="00B55B3B" w:rsidRPr="001058B5" w:rsidRDefault="00B55B3B" w:rsidP="00B55B3B">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6ECF06D1"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17457D6F"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DBMS_CRYPTO.HMAC_MD5,</w:t>
      </w:r>
    </w:p>
    <w:p w14:paraId="5FE9C864"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key =&gt; raw_key);</w:t>
      </w:r>
    </w:p>
    <w:p w14:paraId="26B97F98"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560A6D6" w14:textId="77777777" w:rsidR="00B55B3B" w:rsidRPr="001058B5" w:rsidRDefault="00B55B3B" w:rsidP="00B55B3B">
      <w:pPr>
        <w:ind w:left="2260"/>
        <w:rPr>
          <w:rFonts w:ascii="Arial" w:hAnsi="Arial" w:cs="Arial"/>
          <w:sz w:val="18"/>
        </w:rPr>
      </w:pPr>
      <w:r w:rsidRPr="001058B5">
        <w:rPr>
          <w:rFonts w:ascii="Arial" w:hAnsi="Arial" w:cs="Arial"/>
          <w:w w:val="95"/>
          <w:sz w:val="18"/>
        </w:rPr>
        <w:t>dbms_output.put_line('');</w:t>
      </w:r>
    </w:p>
    <w:p w14:paraId="57ED378F" w14:textId="77777777" w:rsidR="00B55B3B" w:rsidRPr="001058B5" w:rsidRDefault="00B55B3B" w:rsidP="00B55B3B">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42793E4B" w14:textId="77777777" w:rsidR="00B55B3B" w:rsidRPr="001058B5" w:rsidRDefault="00B55B3B" w:rsidP="00B55B3B">
      <w:pPr>
        <w:ind w:left="2260"/>
        <w:rPr>
          <w:rFonts w:ascii="Arial" w:hAnsi="Arial" w:cs="Arial"/>
          <w:sz w:val="18"/>
        </w:rPr>
      </w:pPr>
      <w:r w:rsidRPr="001058B5">
        <w:rPr>
          <w:rFonts w:ascii="Arial" w:hAnsi="Arial" w:cs="Arial"/>
          <w:w w:val="86"/>
          <w:sz w:val="18"/>
        </w:rPr>
        <w:t>/</w:t>
      </w:r>
    </w:p>
    <w:p w14:paraId="405798D1" w14:textId="77777777" w:rsidR="00B55B3B" w:rsidRPr="001058B5" w:rsidRDefault="00B55B3B" w:rsidP="00B55B3B">
      <w:pPr>
        <w:pStyle w:val="BodyText"/>
        <w:rPr>
          <w:rFonts w:ascii="Arial" w:hAnsi="Arial" w:cs="Arial"/>
          <w:sz w:val="18"/>
        </w:rPr>
      </w:pPr>
    </w:p>
    <w:p w14:paraId="7B8E4E08" w14:textId="77777777" w:rsidR="00B55B3B" w:rsidRPr="001058B5" w:rsidRDefault="00B55B3B" w:rsidP="00B55B3B">
      <w:pPr>
        <w:pStyle w:val="Heading4"/>
        <w:spacing w:before="109"/>
      </w:pPr>
      <w:bookmarkStart w:id="1316" w:name="Example_of_AES_256-Bit_Data_Encryption_a"/>
      <w:bookmarkStart w:id="1317" w:name="_bookmark1594"/>
      <w:bookmarkEnd w:id="1316"/>
      <w:bookmarkEnd w:id="1317"/>
      <w:r w:rsidRPr="00EE3C84">
        <w:t>Ví dụ về quy trình mã hóa và giải mã dữ liệu AES 256-bit</w:t>
      </w:r>
    </w:p>
    <w:p w14:paraId="1D548D62" w14:textId="77777777" w:rsidR="00B55B3B" w:rsidRPr="001058B5" w:rsidRDefault="00B55B3B" w:rsidP="00B55B3B">
      <w:pPr>
        <w:pStyle w:val="BodyText"/>
        <w:spacing w:before="81" w:line="230" w:lineRule="auto"/>
        <w:ind w:left="2259"/>
        <w:rPr>
          <w:rFonts w:ascii="Arial" w:hAnsi="Arial" w:cs="Arial"/>
        </w:rPr>
      </w:pPr>
      <w:r w:rsidRPr="00EE3C84">
        <w:rPr>
          <w:rFonts w:ascii="Arial" w:hAnsi="Arial" w:cs="Arial"/>
        </w:rPr>
        <w:t>Khối PL / SQL sau đây cho thấy cách mã hóa và giải mã một biến được xác định trước có tên là input_string bằng cách sử dụng thuật toán AES 256 bit với chuỗi khối mã hóa và PKCS # 5</w:t>
      </w:r>
      <w:r w:rsidRPr="001058B5">
        <w:rPr>
          <w:rFonts w:ascii="Arial" w:hAnsi="Arial" w:cs="Arial"/>
        </w:rPr>
        <w:t>.</w:t>
      </w:r>
    </w:p>
    <w:p w14:paraId="4FC0A179" w14:textId="77777777" w:rsidR="00B55B3B" w:rsidRPr="001058B5" w:rsidRDefault="00B55B3B" w:rsidP="00B55B3B">
      <w:pPr>
        <w:spacing w:before="142"/>
        <w:ind w:left="2260"/>
        <w:rPr>
          <w:rFonts w:ascii="Arial" w:hAnsi="Arial" w:cs="Arial"/>
          <w:sz w:val="18"/>
        </w:rPr>
      </w:pPr>
      <w:r w:rsidRPr="001058B5">
        <w:rPr>
          <w:rFonts w:ascii="Arial" w:hAnsi="Arial" w:cs="Arial"/>
          <w:w w:val="95"/>
          <w:sz w:val="18"/>
        </w:rPr>
        <w:t>declare</w:t>
      </w:r>
    </w:p>
    <w:p w14:paraId="2BFF73A1" w14:textId="77777777" w:rsidR="00B55B3B" w:rsidRPr="001058B5" w:rsidRDefault="00B55B3B" w:rsidP="00B55B3B">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0203A4B5" w14:textId="77777777" w:rsidR="00B55B3B" w:rsidRPr="001058B5" w:rsidRDefault="00B55B3B" w:rsidP="00B55B3B">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60D27697" w14:textId="77777777" w:rsidR="00B55B3B" w:rsidRPr="001058B5" w:rsidRDefault="00B55B3B" w:rsidP="00B55B3B">
      <w:pPr>
        <w:spacing w:line="203" w:lineRule="exact"/>
        <w:ind w:left="4854"/>
        <w:rPr>
          <w:rFonts w:ascii="Arial" w:hAnsi="Arial" w:cs="Arial"/>
          <w:sz w:val="18"/>
        </w:rPr>
      </w:pPr>
      <w:r w:rsidRPr="001058B5">
        <w:rPr>
          <w:rFonts w:ascii="Arial" w:hAnsi="Arial" w:cs="Arial"/>
          <w:w w:val="95"/>
          <w:sz w:val="18"/>
        </w:rPr>
        <w:t>DBMS_CRYPTO.ENCRYPT_AES256</w:t>
      </w:r>
    </w:p>
    <w:p w14:paraId="051C599A" w14:textId="77777777" w:rsidR="00B55B3B" w:rsidRPr="001058B5" w:rsidRDefault="00B55B3B" w:rsidP="00B55B3B">
      <w:pPr>
        <w:spacing w:before="15"/>
        <w:ind w:left="4668"/>
        <w:rPr>
          <w:rFonts w:ascii="Arial" w:hAnsi="Arial" w:cs="Arial"/>
          <w:sz w:val="18"/>
        </w:rPr>
      </w:pPr>
      <w:r w:rsidRPr="001058B5">
        <w:rPr>
          <w:rFonts w:ascii="Arial" w:hAnsi="Arial" w:cs="Arial"/>
          <w:w w:val="95"/>
          <w:sz w:val="18"/>
        </w:rPr>
        <w:t>+ DBMS_CRYPTO.CHAIN_CBC</w:t>
      </w:r>
    </w:p>
    <w:p w14:paraId="2BA60BCA" w14:textId="77777777" w:rsidR="00B55B3B" w:rsidRPr="001058B5" w:rsidRDefault="00B55B3B" w:rsidP="00B55B3B">
      <w:pPr>
        <w:spacing w:before="16"/>
        <w:ind w:left="4668"/>
        <w:rPr>
          <w:rFonts w:ascii="Arial" w:hAnsi="Arial" w:cs="Arial"/>
          <w:sz w:val="18"/>
        </w:rPr>
      </w:pPr>
      <w:r w:rsidRPr="001058B5">
        <w:rPr>
          <w:rFonts w:ascii="Arial" w:hAnsi="Arial" w:cs="Arial"/>
          <w:w w:val="95"/>
          <w:sz w:val="18"/>
        </w:rPr>
        <w:t>+ DBMS_CRYPTO.PAD_PKCS5;</w:t>
      </w:r>
    </w:p>
    <w:p w14:paraId="1C1F099E" w14:textId="77777777" w:rsidR="00B55B3B" w:rsidRPr="001058B5" w:rsidRDefault="00B55B3B" w:rsidP="00B55B3B">
      <w:pPr>
        <w:spacing w:before="17"/>
        <w:ind w:left="2260"/>
        <w:rPr>
          <w:rFonts w:ascii="Arial" w:hAnsi="Arial" w:cs="Arial"/>
          <w:sz w:val="18"/>
        </w:rPr>
      </w:pPr>
      <w:r w:rsidRPr="001058B5">
        <w:rPr>
          <w:rFonts w:ascii="Arial" w:hAnsi="Arial" w:cs="Arial"/>
          <w:w w:val="95"/>
          <w:sz w:val="18"/>
        </w:rPr>
        <w:t>begin</w:t>
      </w:r>
    </w:p>
    <w:p w14:paraId="6DC0C5F1" w14:textId="77777777" w:rsidR="00B55B3B" w:rsidRPr="001058B5" w:rsidRDefault="00B55B3B" w:rsidP="00B55B3B">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17769CB3" w14:textId="77777777" w:rsidR="00B55B3B" w:rsidRPr="001058B5" w:rsidRDefault="00B55B3B" w:rsidP="00B55B3B">
      <w:pPr>
        <w:spacing w:line="203" w:lineRule="exact"/>
        <w:ind w:left="2815"/>
        <w:rPr>
          <w:rFonts w:ascii="Arial" w:hAnsi="Arial" w:cs="Arial"/>
          <w:sz w:val="18"/>
        </w:rPr>
      </w:pPr>
      <w:r w:rsidRPr="001058B5">
        <w:rPr>
          <w:rFonts w:ascii="Arial" w:hAnsi="Arial" w:cs="Arial"/>
          <w:w w:val="86"/>
          <w:sz w:val="18"/>
        </w:rPr>
        <w:t>(</w:t>
      </w:r>
    </w:p>
    <w:p w14:paraId="3C66331A" w14:textId="77777777" w:rsidR="00B55B3B" w:rsidRPr="001058B5" w:rsidRDefault="00B55B3B" w:rsidP="00B55B3B">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37C34F80" w14:textId="77777777" w:rsidR="00B55B3B" w:rsidRPr="001058B5" w:rsidRDefault="00B55B3B" w:rsidP="00B55B3B">
      <w:pPr>
        <w:ind w:left="3093"/>
        <w:rPr>
          <w:rFonts w:ascii="Arial" w:hAnsi="Arial" w:cs="Arial"/>
          <w:sz w:val="18"/>
        </w:rPr>
      </w:pPr>
      <w:r w:rsidRPr="001058B5">
        <w:rPr>
          <w:rFonts w:ascii="Arial" w:hAnsi="Arial" w:cs="Arial"/>
          <w:w w:val="95"/>
          <w:sz w:val="18"/>
        </w:rPr>
        <w:t>key =&gt; key_bytes_raw</w:t>
      </w:r>
    </w:p>
    <w:p w14:paraId="5ACDC048" w14:textId="77777777" w:rsidR="00B55B3B" w:rsidRPr="001058B5" w:rsidRDefault="00B55B3B" w:rsidP="00B55B3B">
      <w:pPr>
        <w:spacing w:before="17"/>
        <w:ind w:left="2815"/>
        <w:rPr>
          <w:rFonts w:ascii="Arial" w:hAnsi="Arial" w:cs="Arial"/>
          <w:sz w:val="18"/>
        </w:rPr>
      </w:pPr>
      <w:r w:rsidRPr="001058B5">
        <w:rPr>
          <w:rFonts w:ascii="Arial" w:hAnsi="Arial" w:cs="Arial"/>
          <w:w w:val="95"/>
          <w:sz w:val="18"/>
        </w:rPr>
        <w:t>);</w:t>
      </w:r>
    </w:p>
    <w:p w14:paraId="225681BE" w14:textId="77777777" w:rsidR="00B55B3B" w:rsidRPr="001058B5" w:rsidRDefault="00B55B3B" w:rsidP="00B55B3B">
      <w:pPr>
        <w:spacing w:before="16"/>
        <w:ind w:left="2630"/>
        <w:rPr>
          <w:rFonts w:ascii="Arial" w:hAnsi="Arial" w:cs="Arial"/>
          <w:b/>
          <w:sz w:val="18"/>
        </w:rPr>
      </w:pPr>
      <w:r w:rsidRPr="001058B5">
        <w:rPr>
          <w:rFonts w:ascii="Arial" w:hAnsi="Arial" w:cs="Arial"/>
          <w:b/>
          <w:w w:val="95"/>
          <w:sz w:val="18"/>
        </w:rPr>
        <w:t xml:space="preserve">-- </w:t>
      </w:r>
      <w:r w:rsidRPr="00EE3C84">
        <w:rPr>
          <w:rFonts w:ascii="Arial" w:hAnsi="Arial" w:cs="Arial"/>
          <w:b/>
          <w:w w:val="95"/>
          <w:sz w:val="18"/>
        </w:rPr>
        <w:t>Giá trị được mã hóa trong biến encrypted_raw có thể được sử dụng ở đây</w:t>
      </w:r>
      <w:r w:rsidRPr="001058B5">
        <w:rPr>
          <w:rFonts w:ascii="Arial" w:hAnsi="Arial" w:cs="Arial"/>
          <w:b/>
          <w:w w:val="95"/>
          <w:sz w:val="18"/>
        </w:rPr>
        <w:t>:</w:t>
      </w:r>
    </w:p>
    <w:p w14:paraId="6BBC2BF7" w14:textId="77777777" w:rsidR="00B55B3B" w:rsidRPr="001058B5" w:rsidRDefault="00B55B3B" w:rsidP="00B55B3B">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2CEF89AF" w14:textId="77777777" w:rsidR="00B55B3B" w:rsidRPr="001058B5" w:rsidRDefault="00B55B3B" w:rsidP="00B55B3B">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7C81C83A" w14:textId="77777777" w:rsidR="00B55B3B" w:rsidRPr="001058B5" w:rsidRDefault="00B55B3B" w:rsidP="00B55B3B">
      <w:pPr>
        <w:spacing w:line="259" w:lineRule="auto"/>
        <w:rPr>
          <w:rFonts w:ascii="Arial" w:hAnsi="Arial" w:cs="Arial"/>
          <w:sz w:val="18"/>
        </w:rPr>
        <w:sectPr w:rsidR="00B55B3B" w:rsidRPr="001058B5">
          <w:footerReference w:type="even" r:id="rId185"/>
          <w:footerReference w:type="default" r:id="rId186"/>
          <w:pgSz w:w="12240" w:h="15840"/>
          <w:pgMar w:top="840" w:right="1060" w:bottom="860" w:left="1100" w:header="549" w:footer="663" w:gutter="0"/>
          <w:pgNumType w:start="11"/>
          <w:cols w:space="720"/>
        </w:sectPr>
      </w:pPr>
    </w:p>
    <w:p w14:paraId="19EB481E" w14:textId="77777777" w:rsidR="00B55B3B" w:rsidRPr="001058B5" w:rsidRDefault="00B55B3B" w:rsidP="00B55B3B">
      <w:pPr>
        <w:pStyle w:val="BodyText"/>
        <w:rPr>
          <w:rFonts w:ascii="Arial" w:hAnsi="Arial" w:cs="Arial"/>
        </w:rPr>
      </w:pPr>
    </w:p>
    <w:p w14:paraId="723A61DD" w14:textId="77777777" w:rsidR="00B55B3B" w:rsidRPr="001058B5" w:rsidRDefault="00B55B3B" w:rsidP="00B55B3B">
      <w:pPr>
        <w:pStyle w:val="BodyText"/>
        <w:spacing w:before="7"/>
        <w:rPr>
          <w:rFonts w:ascii="Arial" w:hAnsi="Arial" w:cs="Arial"/>
          <w:sz w:val="18"/>
        </w:rPr>
      </w:pPr>
    </w:p>
    <w:p w14:paraId="44C9599D" w14:textId="77777777" w:rsidR="00B55B3B" w:rsidRPr="001058B5" w:rsidRDefault="00B55B3B" w:rsidP="00B55B3B">
      <w:pPr>
        <w:ind w:left="2493"/>
        <w:rPr>
          <w:rFonts w:ascii="Arial" w:hAnsi="Arial" w:cs="Arial"/>
          <w:sz w:val="18"/>
        </w:rPr>
      </w:pPr>
      <w:r w:rsidRPr="001058B5">
        <w:rPr>
          <w:rFonts w:ascii="Arial" w:hAnsi="Arial" w:cs="Arial"/>
          <w:w w:val="95"/>
          <w:sz w:val="18"/>
        </w:rPr>
        <w:t>key =&gt; key_bytes_raw</w:t>
      </w:r>
    </w:p>
    <w:p w14:paraId="7B7FBF76" w14:textId="77777777" w:rsidR="00B55B3B" w:rsidRPr="001058B5" w:rsidRDefault="00B55B3B" w:rsidP="00B55B3B">
      <w:pPr>
        <w:spacing w:before="16"/>
        <w:ind w:left="2215"/>
        <w:rPr>
          <w:rFonts w:ascii="Arial" w:hAnsi="Arial" w:cs="Arial"/>
          <w:sz w:val="18"/>
        </w:rPr>
      </w:pPr>
      <w:r w:rsidRPr="001058B5">
        <w:rPr>
          <w:rFonts w:ascii="Arial" w:hAnsi="Arial" w:cs="Arial"/>
          <w:w w:val="95"/>
          <w:sz w:val="18"/>
        </w:rPr>
        <w:t>);</w:t>
      </w:r>
    </w:p>
    <w:p w14:paraId="6EE1137E" w14:textId="77777777" w:rsidR="00B55B3B" w:rsidRPr="001058B5" w:rsidRDefault="00B55B3B" w:rsidP="00B55B3B">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4BB5ABE7" w14:textId="77777777" w:rsidR="00B55B3B" w:rsidRPr="001058B5" w:rsidRDefault="00B55B3B" w:rsidP="00B55B3B">
      <w:pPr>
        <w:ind w:left="1660"/>
        <w:rPr>
          <w:rFonts w:ascii="Arial" w:hAnsi="Arial" w:cs="Arial"/>
          <w:sz w:val="18"/>
        </w:rPr>
      </w:pPr>
      <w:r w:rsidRPr="001058B5">
        <w:rPr>
          <w:rFonts w:ascii="Arial" w:hAnsi="Arial" w:cs="Arial"/>
          <w:w w:val="95"/>
          <w:sz w:val="18"/>
        </w:rPr>
        <w:t>end;</w:t>
      </w:r>
    </w:p>
    <w:p w14:paraId="1390A2C0" w14:textId="77777777" w:rsidR="00B55B3B" w:rsidRPr="001058B5" w:rsidRDefault="00B55B3B" w:rsidP="00B55B3B">
      <w:pPr>
        <w:pStyle w:val="BodyText"/>
        <w:rPr>
          <w:rFonts w:ascii="Arial" w:hAnsi="Arial" w:cs="Arial"/>
          <w:sz w:val="18"/>
        </w:rPr>
      </w:pPr>
    </w:p>
    <w:p w14:paraId="2EC04D75" w14:textId="77777777" w:rsidR="00B55B3B" w:rsidRPr="001058B5" w:rsidRDefault="00B55B3B" w:rsidP="00B55B3B">
      <w:pPr>
        <w:pStyle w:val="Heading4"/>
        <w:spacing w:before="109"/>
        <w:ind w:left="100"/>
      </w:pPr>
      <w:bookmarkStart w:id="1318" w:name="Example_of_Encryption_and_Decryption_Pro"/>
      <w:bookmarkStart w:id="1319" w:name="_bookmark1596"/>
      <w:bookmarkEnd w:id="1318"/>
      <w:bookmarkEnd w:id="1319"/>
      <w:r w:rsidRPr="00EE3C84">
        <w:t>Ví dụ về quy trình mã hóa và giải mã cho dữ liệu BLOB</w:t>
      </w:r>
    </w:p>
    <w:p w14:paraId="226853B4" w14:textId="77777777" w:rsidR="00B55B3B" w:rsidRPr="001058B5" w:rsidRDefault="00B55B3B" w:rsidP="00B55B3B">
      <w:pPr>
        <w:pStyle w:val="BodyText"/>
        <w:spacing w:before="81" w:line="230" w:lineRule="auto"/>
        <w:ind w:left="1659" w:right="848"/>
        <w:rPr>
          <w:rFonts w:ascii="Arial" w:hAnsi="Arial" w:cs="Arial"/>
        </w:rPr>
      </w:pPr>
      <w:r w:rsidRPr="00EE3C84">
        <w:rPr>
          <w:rFonts w:ascii="Arial" w:hAnsi="Arial" w:cs="Arial"/>
        </w:rPr>
        <w:t>Chương trình PL / SQL mẫu sau (blob_test.sql) cho thấy cách mã hóa và giải mã dữ liệu BLOB. Code ví dụ này làm như sau, và in ra tiến trình của nó (hoặc các vấn đề) ở mỗi bước</w:t>
      </w:r>
      <w:r w:rsidRPr="001058B5">
        <w:rPr>
          <w:rFonts w:ascii="Arial" w:hAnsi="Arial" w:cs="Arial"/>
        </w:rPr>
        <w:t>:</w:t>
      </w:r>
    </w:p>
    <w:p w14:paraId="175FDDD6" w14:textId="77777777" w:rsidR="00B55B3B" w:rsidRPr="001058B5" w:rsidRDefault="00B55B3B" w:rsidP="006F7931">
      <w:pPr>
        <w:pStyle w:val="ListParagraph"/>
        <w:numPr>
          <w:ilvl w:val="1"/>
          <w:numId w:val="137"/>
        </w:numPr>
        <w:tabs>
          <w:tab w:val="left" w:pos="2020"/>
        </w:tabs>
        <w:spacing w:before="113"/>
        <w:rPr>
          <w:rFonts w:ascii="Arial" w:hAnsi="Arial" w:cs="Arial"/>
          <w:sz w:val="20"/>
        </w:rPr>
      </w:pPr>
      <w:r w:rsidRPr="00EE3C84">
        <w:rPr>
          <w:rFonts w:ascii="Arial" w:hAnsi="Arial" w:cs="Arial"/>
          <w:sz w:val="20"/>
        </w:rPr>
        <w:t>Tạo một bảng cho cột BLOB</w:t>
      </w:r>
    </w:p>
    <w:p w14:paraId="53CE0C1E" w14:textId="77777777" w:rsidR="00B55B3B" w:rsidRPr="001058B5" w:rsidRDefault="00B55B3B" w:rsidP="006F7931">
      <w:pPr>
        <w:pStyle w:val="ListParagraph"/>
        <w:numPr>
          <w:ilvl w:val="1"/>
          <w:numId w:val="137"/>
        </w:numPr>
        <w:tabs>
          <w:tab w:val="left" w:pos="2020"/>
        </w:tabs>
        <w:rPr>
          <w:rFonts w:ascii="Arial" w:hAnsi="Arial" w:cs="Arial"/>
          <w:sz w:val="20"/>
        </w:rPr>
      </w:pPr>
      <w:r w:rsidRPr="00EE3C84">
        <w:rPr>
          <w:rFonts w:ascii="Arial" w:hAnsi="Arial" w:cs="Arial"/>
          <w:sz w:val="20"/>
        </w:rPr>
        <w:t>Chèn các giá trị thô vào bảng đó</w:t>
      </w:r>
    </w:p>
    <w:p w14:paraId="22B3CFA4" w14:textId="77777777" w:rsidR="00B55B3B" w:rsidRPr="001058B5" w:rsidRDefault="00B55B3B" w:rsidP="006F7931">
      <w:pPr>
        <w:pStyle w:val="ListParagraph"/>
        <w:numPr>
          <w:ilvl w:val="1"/>
          <w:numId w:val="137"/>
        </w:numPr>
        <w:tabs>
          <w:tab w:val="left" w:pos="2020"/>
        </w:tabs>
        <w:spacing w:before="112"/>
        <w:rPr>
          <w:rFonts w:ascii="Arial" w:hAnsi="Arial" w:cs="Arial"/>
          <w:sz w:val="20"/>
        </w:rPr>
      </w:pPr>
      <w:r w:rsidRPr="000C243F">
        <w:rPr>
          <w:rFonts w:ascii="Arial" w:hAnsi="Arial" w:cs="Arial"/>
          <w:sz w:val="20"/>
        </w:rPr>
        <w:t>Mã hóa dữ liệu thô</w:t>
      </w:r>
    </w:p>
    <w:p w14:paraId="673179E7" w14:textId="77777777" w:rsidR="00B55B3B" w:rsidRPr="001058B5" w:rsidRDefault="00B55B3B" w:rsidP="006F7931">
      <w:pPr>
        <w:pStyle w:val="ListParagraph"/>
        <w:numPr>
          <w:ilvl w:val="1"/>
          <w:numId w:val="137"/>
        </w:numPr>
        <w:tabs>
          <w:tab w:val="left" w:pos="2020"/>
        </w:tabs>
        <w:rPr>
          <w:rFonts w:ascii="Arial" w:hAnsi="Arial" w:cs="Arial"/>
          <w:sz w:val="20"/>
        </w:rPr>
      </w:pPr>
      <w:r w:rsidRPr="000C243F">
        <w:rPr>
          <w:rFonts w:ascii="Arial" w:hAnsi="Arial" w:cs="Arial"/>
          <w:sz w:val="20"/>
        </w:rPr>
        <w:t>Giải mã dữ liệu được mã hóa</w:t>
      </w:r>
    </w:p>
    <w:p w14:paraId="701E7D04" w14:textId="77777777" w:rsidR="00B55B3B" w:rsidRPr="001058B5" w:rsidRDefault="00B55B3B" w:rsidP="00B55B3B">
      <w:pPr>
        <w:pStyle w:val="BodyText"/>
        <w:spacing w:before="112"/>
        <w:ind w:left="1660"/>
        <w:rPr>
          <w:rFonts w:ascii="Arial" w:hAnsi="Arial" w:cs="Arial"/>
        </w:rPr>
      </w:pPr>
      <w:r w:rsidRPr="000C243F">
        <w:rPr>
          <w:rFonts w:ascii="Arial" w:hAnsi="Arial" w:cs="Arial"/>
          <w:w w:val="95"/>
        </w:rPr>
        <w:t>Thủ tục blob_test.sql như sau</w:t>
      </w:r>
      <w:r w:rsidRPr="001058B5">
        <w:rPr>
          <w:rFonts w:ascii="Arial" w:hAnsi="Arial" w:cs="Arial"/>
          <w:w w:val="95"/>
        </w:rPr>
        <w:t>:</w:t>
      </w:r>
    </w:p>
    <w:p w14:paraId="5CAEE415" w14:textId="77777777" w:rsidR="00B55B3B" w:rsidRPr="001058B5" w:rsidRDefault="00B55B3B" w:rsidP="00B55B3B">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3C70ED8B"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create table table_lob (id number, loc blob);</w:t>
      </w:r>
    </w:p>
    <w:p w14:paraId="5355C742" w14:textId="77777777" w:rsidR="00B55B3B" w:rsidRPr="001058B5" w:rsidRDefault="00B55B3B" w:rsidP="00B55B3B">
      <w:pPr>
        <w:pStyle w:val="BodyText"/>
        <w:spacing w:before="8"/>
        <w:rPr>
          <w:rFonts w:ascii="Arial" w:hAnsi="Arial" w:cs="Arial"/>
        </w:rPr>
      </w:pPr>
    </w:p>
    <w:p w14:paraId="1CCA200C" w14:textId="77777777" w:rsidR="00B55B3B" w:rsidRPr="001058B5" w:rsidRDefault="00B55B3B" w:rsidP="00B55B3B">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113C2383" w14:textId="77777777" w:rsidR="00B55B3B" w:rsidRPr="001058B5" w:rsidRDefault="00B55B3B" w:rsidP="00B55B3B">
      <w:pPr>
        <w:pStyle w:val="BodyText"/>
        <w:spacing w:before="4"/>
        <w:rPr>
          <w:rFonts w:ascii="Arial" w:hAnsi="Arial" w:cs="Arial"/>
          <w:sz w:val="19"/>
        </w:rPr>
      </w:pPr>
    </w:p>
    <w:p w14:paraId="4B2B0014" w14:textId="77777777" w:rsidR="00B55B3B" w:rsidRPr="001058B5" w:rsidRDefault="00B55B3B" w:rsidP="00B55B3B">
      <w:pPr>
        <w:spacing w:before="1"/>
        <w:ind w:left="1660"/>
        <w:rPr>
          <w:rFonts w:ascii="Arial" w:hAnsi="Arial" w:cs="Arial"/>
          <w:sz w:val="18"/>
        </w:rPr>
      </w:pPr>
      <w:r w:rsidRPr="001058B5">
        <w:rPr>
          <w:rFonts w:ascii="Arial" w:hAnsi="Arial" w:cs="Arial"/>
          <w:w w:val="95"/>
          <w:sz w:val="18"/>
        </w:rPr>
        <w:t>set echo on</w:t>
      </w:r>
    </w:p>
    <w:p w14:paraId="4BAECE8A"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set serveroutput on</w:t>
      </w:r>
    </w:p>
    <w:p w14:paraId="0C3664B8" w14:textId="77777777" w:rsidR="00B55B3B" w:rsidRPr="001058B5" w:rsidRDefault="00B55B3B" w:rsidP="00B55B3B">
      <w:pPr>
        <w:pStyle w:val="BodyText"/>
        <w:spacing w:before="10"/>
        <w:rPr>
          <w:rFonts w:ascii="Arial" w:hAnsi="Arial" w:cs="Arial"/>
        </w:rPr>
      </w:pPr>
    </w:p>
    <w:p w14:paraId="1DC29F7E" w14:textId="77777777" w:rsidR="00B55B3B" w:rsidRPr="001058B5" w:rsidRDefault="00B55B3B" w:rsidP="00B55B3B">
      <w:pPr>
        <w:ind w:left="1660"/>
        <w:rPr>
          <w:rFonts w:ascii="Arial" w:hAnsi="Arial" w:cs="Arial"/>
          <w:sz w:val="18"/>
        </w:rPr>
      </w:pPr>
      <w:r w:rsidRPr="001058B5">
        <w:rPr>
          <w:rFonts w:ascii="Arial" w:hAnsi="Arial" w:cs="Arial"/>
          <w:w w:val="95"/>
          <w:sz w:val="18"/>
        </w:rPr>
        <w:t>declare</w:t>
      </w:r>
    </w:p>
    <w:p w14:paraId="4E6D6489" w14:textId="77777777" w:rsidR="00B55B3B" w:rsidRPr="001058B5" w:rsidRDefault="00B55B3B" w:rsidP="00B55B3B">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55B6CBB6" w14:textId="77777777" w:rsidR="00B55B3B" w:rsidRPr="001058B5" w:rsidRDefault="00B55B3B" w:rsidP="00B55B3B">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60B1ED31" w14:textId="77777777" w:rsidR="00B55B3B" w:rsidRPr="001058B5" w:rsidRDefault="00B55B3B" w:rsidP="00B55B3B">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24E5561B" w14:textId="77777777" w:rsidR="00B55B3B" w:rsidRPr="001058B5" w:rsidRDefault="00B55B3B" w:rsidP="00B55B3B">
      <w:pPr>
        <w:pStyle w:val="BodyText"/>
        <w:spacing w:before="3"/>
        <w:rPr>
          <w:rFonts w:ascii="Arial" w:hAnsi="Arial" w:cs="Arial"/>
          <w:sz w:val="19"/>
        </w:rPr>
      </w:pPr>
    </w:p>
    <w:p w14:paraId="0D251377" w14:textId="77777777" w:rsidR="00B55B3B" w:rsidRPr="001058B5" w:rsidRDefault="00B55B3B" w:rsidP="00B55B3B">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626884E9" w14:textId="77777777" w:rsidR="00B55B3B" w:rsidRPr="001058B5" w:rsidRDefault="00B55B3B" w:rsidP="00B55B3B">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5EBFBFD3"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7D2EF20B" w14:textId="77777777" w:rsidR="00B55B3B" w:rsidRPr="001058B5" w:rsidRDefault="00B55B3B" w:rsidP="00B55B3B">
      <w:pPr>
        <w:pStyle w:val="BodyText"/>
        <w:spacing w:before="9"/>
        <w:rPr>
          <w:rFonts w:ascii="Arial" w:hAnsi="Arial" w:cs="Arial"/>
        </w:rPr>
      </w:pPr>
    </w:p>
    <w:p w14:paraId="0D087B86" w14:textId="77777777" w:rsidR="00B55B3B" w:rsidRPr="001058B5" w:rsidRDefault="00B55B3B" w:rsidP="00B55B3B">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197769F9" w14:textId="77777777" w:rsidR="00B55B3B" w:rsidRPr="001058B5" w:rsidRDefault="00B55B3B" w:rsidP="00B55B3B">
      <w:pPr>
        <w:pStyle w:val="BodyText"/>
        <w:spacing w:before="3"/>
        <w:rPr>
          <w:rFonts w:ascii="Arial" w:hAnsi="Arial" w:cs="Arial"/>
          <w:sz w:val="19"/>
        </w:rPr>
      </w:pPr>
    </w:p>
    <w:p w14:paraId="152921F8" w14:textId="77777777" w:rsidR="00B55B3B" w:rsidRPr="001058B5" w:rsidRDefault="00B55B3B" w:rsidP="00B55B3B">
      <w:pPr>
        <w:ind w:left="2030"/>
        <w:rPr>
          <w:rFonts w:ascii="Arial" w:hAnsi="Arial" w:cs="Arial"/>
          <w:sz w:val="18"/>
        </w:rPr>
      </w:pPr>
      <w:r w:rsidRPr="001058B5">
        <w:rPr>
          <w:rFonts w:ascii="Arial" w:hAnsi="Arial" w:cs="Arial"/>
          <w:w w:val="95"/>
          <w:sz w:val="18"/>
        </w:rPr>
        <w:t>-- select empty lob locators for src/enc/dec</w:t>
      </w:r>
    </w:p>
    <w:p w14:paraId="6608D685" w14:textId="77777777" w:rsidR="00B55B3B" w:rsidRPr="001058B5" w:rsidRDefault="00B55B3B" w:rsidP="00B55B3B">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7C1AABB1" w14:textId="77777777" w:rsidR="00B55B3B" w:rsidRPr="001058B5" w:rsidRDefault="00B55B3B" w:rsidP="00B55B3B">
      <w:pPr>
        <w:pStyle w:val="BodyText"/>
        <w:spacing w:before="4"/>
        <w:rPr>
          <w:rFonts w:ascii="Arial" w:hAnsi="Arial" w:cs="Arial"/>
          <w:sz w:val="19"/>
        </w:rPr>
      </w:pPr>
    </w:p>
    <w:p w14:paraId="26399D6A" w14:textId="77777777" w:rsidR="00B55B3B" w:rsidRPr="001058B5" w:rsidRDefault="00B55B3B" w:rsidP="00B55B3B">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0B58A595"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62D4EFD6" w14:textId="77777777" w:rsidR="00B55B3B" w:rsidRPr="001058B5" w:rsidRDefault="00B55B3B" w:rsidP="00B55B3B">
      <w:pPr>
        <w:pStyle w:val="BodyText"/>
        <w:rPr>
          <w:rFonts w:ascii="Arial" w:hAnsi="Arial" w:cs="Arial"/>
        </w:rPr>
      </w:pPr>
    </w:p>
    <w:p w14:paraId="1E01D31D" w14:textId="77777777" w:rsidR="00B55B3B" w:rsidRPr="001058B5" w:rsidRDefault="00B55B3B" w:rsidP="00B55B3B">
      <w:pPr>
        <w:pStyle w:val="BodyText"/>
        <w:spacing w:before="7"/>
        <w:rPr>
          <w:rFonts w:ascii="Arial" w:hAnsi="Arial" w:cs="Arial"/>
          <w:sz w:val="18"/>
        </w:rPr>
      </w:pPr>
    </w:p>
    <w:p w14:paraId="470CC85E"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506F86E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1973411"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NULL ');</w:t>
      </w:r>
    </w:p>
    <w:p w14:paraId="00B55C74"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48A86D50"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 || leng);</w:t>
      </w:r>
    </w:p>
    <w:p w14:paraId="00765F1F"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582BEB06" w14:textId="77777777" w:rsidR="00B55B3B" w:rsidRPr="001058B5" w:rsidRDefault="00B55B3B" w:rsidP="00B55B3B">
      <w:pPr>
        <w:pStyle w:val="BodyText"/>
        <w:spacing w:before="10"/>
        <w:rPr>
          <w:rFonts w:ascii="Arial" w:hAnsi="Arial" w:cs="Arial"/>
        </w:rPr>
      </w:pPr>
    </w:p>
    <w:p w14:paraId="27E418F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DBMS_LOB.GETLENGTH(encrypblob);</w:t>
      </w:r>
    </w:p>
    <w:p w14:paraId="749E0A6D"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E02E3DE"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dbms_output.put_line('Encrypt BLOB Len NULL ');</w:t>
      </w:r>
    </w:p>
    <w:p w14:paraId="7FECA79E"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ELSE</w:t>
      </w:r>
    </w:p>
    <w:p w14:paraId="34E74EDC"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dbms_output.put_line('Encrypt BLOB Len ' || leng);</w:t>
      </w:r>
    </w:p>
    <w:p w14:paraId="28C92E8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4909E9DF" w14:textId="77777777" w:rsidR="00B55B3B" w:rsidRPr="001058B5" w:rsidRDefault="00B55B3B" w:rsidP="00B55B3B">
      <w:pPr>
        <w:pStyle w:val="BodyText"/>
        <w:spacing w:before="10"/>
        <w:rPr>
          <w:rFonts w:ascii="Arial" w:hAnsi="Arial" w:cs="Arial"/>
        </w:rPr>
      </w:pPr>
    </w:p>
    <w:p w14:paraId="1C5DF62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DBMS_LOB.GETLENGTH(decrypblob);</w:t>
      </w:r>
    </w:p>
    <w:p w14:paraId="5BB88CA8"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1F8F11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NULL ');</w:t>
      </w:r>
    </w:p>
    <w:p w14:paraId="56467E1C"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6960E830"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 || leng);</w:t>
      </w:r>
    </w:p>
    <w:p w14:paraId="45B8687B"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END IF;</w:t>
      </w:r>
    </w:p>
    <w:p w14:paraId="4E8D17DD" w14:textId="77777777" w:rsidR="00B55B3B" w:rsidRPr="001058B5" w:rsidRDefault="00B55B3B" w:rsidP="00B55B3B">
      <w:pPr>
        <w:pStyle w:val="BodyText"/>
        <w:spacing w:before="10"/>
        <w:rPr>
          <w:rFonts w:ascii="Arial" w:hAnsi="Arial" w:cs="Arial"/>
        </w:rPr>
      </w:pPr>
    </w:p>
    <w:p w14:paraId="15D969AE" w14:textId="77777777" w:rsidR="00B55B3B" w:rsidRPr="001058B5" w:rsidRDefault="00B55B3B" w:rsidP="00B55B3B">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50B7FD5E" w14:textId="77777777" w:rsidR="00B55B3B" w:rsidRPr="001058B5" w:rsidRDefault="00B55B3B" w:rsidP="00B55B3B">
      <w:pPr>
        <w:pStyle w:val="BodyText"/>
        <w:spacing w:before="4"/>
        <w:rPr>
          <w:rFonts w:ascii="Arial" w:hAnsi="Arial" w:cs="Arial"/>
          <w:sz w:val="19"/>
        </w:rPr>
      </w:pPr>
    </w:p>
    <w:p w14:paraId="3D7FF217" w14:textId="77777777" w:rsidR="00B55B3B" w:rsidRPr="001058B5" w:rsidRDefault="00B55B3B" w:rsidP="00B55B3B">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70772841" w14:textId="77777777" w:rsidR="00B55B3B" w:rsidRPr="001058B5" w:rsidRDefault="00B55B3B" w:rsidP="00B55B3B">
      <w:pPr>
        <w:pStyle w:val="BodyText"/>
        <w:spacing w:before="4"/>
        <w:rPr>
          <w:rFonts w:ascii="Arial" w:hAnsi="Arial" w:cs="Arial"/>
          <w:sz w:val="19"/>
        </w:rPr>
      </w:pPr>
    </w:p>
    <w:p w14:paraId="265045E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7096147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89C14DD"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NULL ');</w:t>
      </w:r>
    </w:p>
    <w:p w14:paraId="26D93109"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753AFC6F"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 || leng);</w:t>
      </w:r>
    </w:p>
    <w:p w14:paraId="72F32A2E"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75A60A4A" w14:textId="77777777" w:rsidR="00B55B3B" w:rsidRPr="001058B5" w:rsidRDefault="00B55B3B" w:rsidP="00B55B3B">
      <w:pPr>
        <w:pStyle w:val="BodyText"/>
        <w:spacing w:before="9"/>
        <w:rPr>
          <w:rFonts w:ascii="Arial" w:hAnsi="Arial" w:cs="Arial"/>
        </w:rPr>
      </w:pPr>
    </w:p>
    <w:p w14:paraId="7DE5A227" w14:textId="77777777" w:rsidR="00B55B3B" w:rsidRPr="001058B5" w:rsidRDefault="00B55B3B" w:rsidP="00B55B3B">
      <w:pPr>
        <w:spacing w:before="1"/>
        <w:ind w:left="2630"/>
        <w:rPr>
          <w:rFonts w:ascii="Arial" w:hAnsi="Arial" w:cs="Arial"/>
          <w:sz w:val="18"/>
        </w:rPr>
      </w:pPr>
      <w:r w:rsidRPr="001058B5">
        <w:rPr>
          <w:rFonts w:ascii="Arial" w:hAnsi="Arial" w:cs="Arial"/>
          <w:w w:val="95"/>
          <w:sz w:val="18"/>
        </w:rPr>
        <w:t>/*</w:t>
      </w:r>
    </w:p>
    <w:p w14:paraId="6D8ABA4F" w14:textId="77777777" w:rsidR="00B55B3B" w:rsidRPr="001058B5" w:rsidRDefault="00B55B3B" w:rsidP="00B55B3B">
      <w:pPr>
        <w:pStyle w:val="ListParagraph"/>
        <w:numPr>
          <w:ilvl w:val="0"/>
          <w:numId w:val="63"/>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7E1A6A8C" w14:textId="77777777" w:rsidR="00B55B3B" w:rsidRPr="001058B5" w:rsidRDefault="00B55B3B" w:rsidP="00B55B3B">
      <w:pPr>
        <w:pStyle w:val="ListParagraph"/>
        <w:numPr>
          <w:ilvl w:val="0"/>
          <w:numId w:val="63"/>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567674D2"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196C6ECA"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6FE2EE55"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6FDE207F"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37919E73"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6878746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70173A7C" w14:textId="77777777" w:rsidR="00B55B3B" w:rsidRPr="001058B5" w:rsidRDefault="00B55B3B" w:rsidP="00B55B3B">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462B8C6D"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0FB7024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7ADFE92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w:t>
      </w:r>
    </w:p>
    <w:p w14:paraId="7AFFC126" w14:textId="77777777" w:rsidR="00B55B3B" w:rsidRPr="001058B5" w:rsidRDefault="00B55B3B" w:rsidP="00B55B3B">
      <w:pPr>
        <w:pStyle w:val="BodyText"/>
        <w:spacing w:before="9"/>
        <w:rPr>
          <w:rFonts w:ascii="Arial" w:hAnsi="Arial" w:cs="Arial"/>
        </w:rPr>
      </w:pPr>
    </w:p>
    <w:p w14:paraId="40A1BC20" w14:textId="77777777" w:rsidR="00B55B3B" w:rsidRPr="001058B5" w:rsidRDefault="00B55B3B" w:rsidP="00B55B3B">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17BAF211" w14:textId="77777777" w:rsidR="00B55B3B" w:rsidRPr="001058B5" w:rsidRDefault="00B55B3B" w:rsidP="00B55B3B">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79E532DD" w14:textId="77777777" w:rsidR="00B55B3B" w:rsidRPr="001058B5" w:rsidRDefault="00B55B3B" w:rsidP="00B55B3B">
      <w:pPr>
        <w:ind w:left="3741"/>
        <w:rPr>
          <w:rFonts w:ascii="Arial" w:hAnsi="Arial" w:cs="Arial"/>
          <w:sz w:val="18"/>
        </w:rPr>
      </w:pPr>
      <w:r w:rsidRPr="001058B5">
        <w:rPr>
          <w:rFonts w:ascii="Arial" w:hAnsi="Arial" w:cs="Arial"/>
          <w:w w:val="95"/>
          <w:sz w:val="18"/>
        </w:rPr>
        <w:t>hextoraw('00000000000000000000000000000000'));</w:t>
      </w:r>
    </w:p>
    <w:p w14:paraId="68DD4D6E" w14:textId="77777777" w:rsidR="00B55B3B" w:rsidRPr="001058B5" w:rsidRDefault="00B55B3B" w:rsidP="00B55B3B">
      <w:pPr>
        <w:pStyle w:val="BodyText"/>
        <w:rPr>
          <w:rFonts w:ascii="Arial" w:hAnsi="Arial" w:cs="Arial"/>
          <w:sz w:val="18"/>
        </w:rPr>
      </w:pPr>
    </w:p>
    <w:p w14:paraId="0CF06CA0" w14:textId="77777777" w:rsidR="00B55B3B" w:rsidRPr="001058B5" w:rsidRDefault="00B55B3B" w:rsidP="00B55B3B">
      <w:pPr>
        <w:pStyle w:val="BodyText"/>
        <w:spacing w:before="2"/>
        <w:rPr>
          <w:rFonts w:ascii="Arial" w:hAnsi="Arial" w:cs="Arial"/>
          <w:sz w:val="22"/>
        </w:rPr>
      </w:pPr>
    </w:p>
    <w:p w14:paraId="7E83ECAB" w14:textId="77777777" w:rsidR="00B55B3B" w:rsidRPr="001058B5" w:rsidRDefault="00B55B3B" w:rsidP="00B55B3B">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261B6551"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040A9E62" w14:textId="77777777" w:rsidR="00B55B3B" w:rsidRPr="001058B5" w:rsidRDefault="00B55B3B" w:rsidP="00B55B3B">
      <w:pPr>
        <w:pStyle w:val="BodyText"/>
        <w:rPr>
          <w:rFonts w:ascii="Arial" w:hAnsi="Arial" w:cs="Arial"/>
        </w:rPr>
      </w:pPr>
    </w:p>
    <w:p w14:paraId="266AD3CB" w14:textId="77777777" w:rsidR="00B55B3B" w:rsidRPr="001058B5" w:rsidRDefault="00B55B3B" w:rsidP="00B55B3B">
      <w:pPr>
        <w:pStyle w:val="BodyText"/>
        <w:spacing w:before="7"/>
        <w:rPr>
          <w:rFonts w:ascii="Arial" w:hAnsi="Arial" w:cs="Arial"/>
          <w:sz w:val="29"/>
        </w:rPr>
      </w:pPr>
    </w:p>
    <w:p w14:paraId="6B4BE371" w14:textId="77777777" w:rsidR="00B55B3B" w:rsidRPr="001058B5" w:rsidRDefault="00B55B3B" w:rsidP="00B55B3B">
      <w:pPr>
        <w:spacing w:before="95"/>
        <w:ind w:left="2030"/>
        <w:rPr>
          <w:rFonts w:ascii="Arial" w:hAnsi="Arial" w:cs="Arial"/>
          <w:sz w:val="18"/>
        </w:rPr>
      </w:pPr>
      <w:r w:rsidRPr="001058B5">
        <w:rPr>
          <w:rFonts w:ascii="Arial" w:hAnsi="Arial" w:cs="Arial"/>
          <w:w w:val="95"/>
          <w:sz w:val="18"/>
        </w:rPr>
        <w:t>leng := DBMS_LOB.GETLENGTH(encrypblob);</w:t>
      </w:r>
    </w:p>
    <w:p w14:paraId="596157F1"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67795FD"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34C1D1CB"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0A9A2C25" w14:textId="77777777" w:rsidR="00B55B3B" w:rsidRPr="001058B5" w:rsidRDefault="00B55B3B" w:rsidP="00B55B3B">
      <w:pPr>
        <w:spacing w:before="15"/>
        <w:ind w:left="2401"/>
        <w:rPr>
          <w:rFonts w:ascii="Arial" w:hAnsi="Arial" w:cs="Arial"/>
          <w:sz w:val="18"/>
        </w:rPr>
      </w:pPr>
      <w:r w:rsidRPr="001058B5">
        <w:rPr>
          <w:rFonts w:ascii="Arial" w:hAnsi="Arial" w:cs="Arial"/>
          <w:w w:val="95"/>
          <w:sz w:val="18"/>
        </w:rPr>
        <w:t>dbms_output.put_line('Encrypt BLOB Len ' || leng);</w:t>
      </w:r>
    </w:p>
    <w:p w14:paraId="579C4149"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END IF;</w:t>
      </w:r>
    </w:p>
    <w:p w14:paraId="2081700D" w14:textId="77777777" w:rsidR="00B55B3B" w:rsidRPr="001058B5" w:rsidRDefault="00B55B3B" w:rsidP="00B55B3B">
      <w:pPr>
        <w:pStyle w:val="BodyText"/>
        <w:spacing w:before="10"/>
        <w:rPr>
          <w:rFonts w:ascii="Arial" w:hAnsi="Arial" w:cs="Arial"/>
        </w:rPr>
      </w:pPr>
    </w:p>
    <w:p w14:paraId="20B47718" w14:textId="77777777" w:rsidR="00B55B3B" w:rsidRPr="001058B5" w:rsidRDefault="00B55B3B" w:rsidP="00B55B3B">
      <w:pPr>
        <w:ind w:left="2031"/>
        <w:rPr>
          <w:rFonts w:ascii="Arial" w:hAnsi="Arial" w:cs="Arial"/>
          <w:b/>
          <w:sz w:val="18"/>
        </w:rPr>
      </w:pPr>
      <w:r w:rsidRPr="001058B5">
        <w:rPr>
          <w:rFonts w:ascii="Arial" w:hAnsi="Arial" w:cs="Arial"/>
          <w:b/>
          <w:w w:val="95"/>
          <w:sz w:val="18"/>
        </w:rPr>
        <w:t>-- 4. Read encrypblob to a raw:</w:t>
      </w:r>
    </w:p>
    <w:p w14:paraId="46499B6D"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encrawlen := 999;</w:t>
      </w:r>
    </w:p>
    <w:p w14:paraId="10DC77EC" w14:textId="77777777" w:rsidR="00B55B3B" w:rsidRPr="001058B5" w:rsidRDefault="00B55B3B" w:rsidP="00B55B3B">
      <w:pPr>
        <w:pStyle w:val="BodyText"/>
        <w:spacing w:before="10"/>
        <w:rPr>
          <w:rFonts w:ascii="Arial" w:hAnsi="Arial" w:cs="Arial"/>
        </w:rPr>
      </w:pPr>
    </w:p>
    <w:p w14:paraId="74F14B9C"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67EE8652" w14:textId="77777777" w:rsidR="00B55B3B" w:rsidRPr="001058B5" w:rsidRDefault="00B55B3B" w:rsidP="00B55B3B">
      <w:pPr>
        <w:pStyle w:val="BodyText"/>
        <w:spacing w:before="3"/>
        <w:rPr>
          <w:rFonts w:ascii="Arial" w:hAnsi="Arial" w:cs="Arial"/>
          <w:sz w:val="19"/>
        </w:rPr>
      </w:pPr>
    </w:p>
    <w:p w14:paraId="44A3F24C" w14:textId="77777777" w:rsidR="00B55B3B" w:rsidRPr="001058B5" w:rsidRDefault="00B55B3B" w:rsidP="00B55B3B">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609326C6" w14:textId="77777777" w:rsidR="00B55B3B" w:rsidRPr="001058B5" w:rsidRDefault="00B55B3B" w:rsidP="00B55B3B">
      <w:pPr>
        <w:pStyle w:val="BodyText"/>
        <w:spacing w:before="4"/>
        <w:rPr>
          <w:rFonts w:ascii="Arial" w:hAnsi="Arial" w:cs="Arial"/>
          <w:sz w:val="19"/>
        </w:rPr>
      </w:pPr>
    </w:p>
    <w:p w14:paraId="0843599E"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1AD1B427" w14:textId="77777777" w:rsidR="00B55B3B" w:rsidRPr="001058B5" w:rsidRDefault="00B55B3B" w:rsidP="00B55B3B">
      <w:pPr>
        <w:pStyle w:val="BodyText"/>
        <w:spacing w:before="4"/>
        <w:rPr>
          <w:rFonts w:ascii="Arial" w:hAnsi="Arial" w:cs="Arial"/>
          <w:sz w:val="19"/>
        </w:rPr>
      </w:pPr>
    </w:p>
    <w:p w14:paraId="79F90705" w14:textId="77777777" w:rsidR="00B55B3B" w:rsidRPr="001058B5" w:rsidRDefault="00B55B3B" w:rsidP="00B55B3B">
      <w:pPr>
        <w:ind w:left="2030"/>
        <w:rPr>
          <w:rFonts w:ascii="Arial" w:hAnsi="Arial" w:cs="Arial"/>
          <w:sz w:val="18"/>
        </w:rPr>
      </w:pPr>
      <w:r w:rsidRPr="001058B5">
        <w:rPr>
          <w:rFonts w:ascii="Arial" w:hAnsi="Arial" w:cs="Arial"/>
          <w:w w:val="95"/>
          <w:sz w:val="18"/>
        </w:rPr>
        <w:t>/*</w:t>
      </w:r>
    </w:p>
    <w:p w14:paraId="618F3643" w14:textId="77777777" w:rsidR="00B55B3B" w:rsidRPr="001058B5" w:rsidRDefault="00B55B3B" w:rsidP="00B55B3B">
      <w:pPr>
        <w:pStyle w:val="ListParagraph"/>
        <w:numPr>
          <w:ilvl w:val="0"/>
          <w:numId w:val="62"/>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4E219476" w14:textId="77777777" w:rsidR="00B55B3B" w:rsidRPr="001058B5" w:rsidRDefault="00B55B3B" w:rsidP="00B55B3B">
      <w:pPr>
        <w:pStyle w:val="ListParagraph"/>
        <w:numPr>
          <w:ilvl w:val="0"/>
          <w:numId w:val="62"/>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794950D3"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0CAEA651" w14:textId="77777777" w:rsidR="00B55B3B" w:rsidRPr="001058B5" w:rsidRDefault="00B55B3B" w:rsidP="00B55B3B">
      <w:pPr>
        <w:pStyle w:val="ListParagraph"/>
        <w:numPr>
          <w:ilvl w:val="0"/>
          <w:numId w:val="62"/>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232F280D" w14:textId="77777777" w:rsidR="00B55B3B" w:rsidRPr="001058B5" w:rsidRDefault="00B55B3B" w:rsidP="00B55B3B">
      <w:pPr>
        <w:pStyle w:val="ListParagraph"/>
        <w:numPr>
          <w:ilvl w:val="0"/>
          <w:numId w:val="62"/>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63203E28" w14:textId="77777777" w:rsidR="00B55B3B" w:rsidRPr="001058B5" w:rsidRDefault="00B55B3B" w:rsidP="00B55B3B">
      <w:pPr>
        <w:pStyle w:val="ListParagraph"/>
        <w:numPr>
          <w:ilvl w:val="0"/>
          <w:numId w:val="62"/>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66FD70A7"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23D794A1" w14:textId="77777777" w:rsidR="00B55B3B" w:rsidRPr="001058B5" w:rsidRDefault="00B55B3B" w:rsidP="00B55B3B">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06DB5CA" w14:textId="77777777" w:rsidR="00B55B3B" w:rsidRPr="001058B5" w:rsidRDefault="00B55B3B" w:rsidP="00B55B3B">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2BE3BCEF" w14:textId="77777777" w:rsidR="00B55B3B" w:rsidRPr="001058B5" w:rsidRDefault="00B55B3B" w:rsidP="00B55B3B">
      <w:pPr>
        <w:pStyle w:val="ListParagraph"/>
        <w:numPr>
          <w:ilvl w:val="0"/>
          <w:numId w:val="62"/>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5AD3D94A" w14:textId="77777777" w:rsidR="00B55B3B" w:rsidRPr="001058B5" w:rsidRDefault="00B55B3B" w:rsidP="00B55B3B">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0C43DC21" w14:textId="77777777" w:rsidR="00B55B3B" w:rsidRPr="001058B5" w:rsidRDefault="00B55B3B" w:rsidP="00B55B3B">
      <w:pPr>
        <w:spacing w:before="15"/>
        <w:ind w:left="2030"/>
        <w:rPr>
          <w:rFonts w:ascii="Arial" w:hAnsi="Arial" w:cs="Arial"/>
          <w:sz w:val="18"/>
        </w:rPr>
      </w:pPr>
      <w:r w:rsidRPr="001058B5">
        <w:rPr>
          <w:rFonts w:ascii="Arial" w:hAnsi="Arial" w:cs="Arial"/>
          <w:w w:val="95"/>
          <w:sz w:val="18"/>
        </w:rPr>
        <w:t>*/</w:t>
      </w:r>
    </w:p>
    <w:p w14:paraId="22609536" w14:textId="77777777" w:rsidR="00B55B3B" w:rsidRPr="001058B5" w:rsidRDefault="00B55B3B" w:rsidP="00B55B3B">
      <w:pPr>
        <w:pStyle w:val="BodyText"/>
        <w:spacing w:before="10"/>
        <w:rPr>
          <w:rFonts w:ascii="Arial" w:hAnsi="Arial" w:cs="Arial"/>
        </w:rPr>
      </w:pPr>
    </w:p>
    <w:p w14:paraId="6E490D6F" w14:textId="77777777" w:rsidR="00B55B3B" w:rsidRPr="001058B5" w:rsidRDefault="00B55B3B" w:rsidP="00B55B3B">
      <w:pPr>
        <w:ind w:left="2030"/>
        <w:rPr>
          <w:rFonts w:ascii="Arial" w:hAnsi="Arial" w:cs="Arial"/>
          <w:sz w:val="18"/>
        </w:rPr>
      </w:pPr>
      <w:r w:rsidRPr="001058B5">
        <w:rPr>
          <w:rFonts w:ascii="Arial" w:hAnsi="Arial" w:cs="Arial"/>
          <w:w w:val="95"/>
          <w:sz w:val="18"/>
        </w:rPr>
        <w:t>DBMS_CRYPTO.Decrypt(decrypblob,</w:t>
      </w:r>
    </w:p>
    <w:p w14:paraId="03954CD8" w14:textId="77777777" w:rsidR="00B55B3B" w:rsidRPr="001058B5" w:rsidRDefault="00B55B3B" w:rsidP="00B55B3B">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11B1B524" w14:textId="77777777" w:rsidR="00B55B3B" w:rsidRPr="001058B5" w:rsidRDefault="00B55B3B" w:rsidP="00B55B3B">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97EE22B" w14:textId="77777777" w:rsidR="00B55B3B" w:rsidRPr="001058B5" w:rsidRDefault="00B55B3B" w:rsidP="00B55B3B">
      <w:pPr>
        <w:ind w:left="3141"/>
        <w:rPr>
          <w:rFonts w:ascii="Arial" w:hAnsi="Arial" w:cs="Arial"/>
          <w:sz w:val="18"/>
        </w:rPr>
      </w:pPr>
      <w:r w:rsidRPr="001058B5">
        <w:rPr>
          <w:rFonts w:ascii="Arial" w:hAnsi="Arial" w:cs="Arial"/>
          <w:w w:val="95"/>
          <w:sz w:val="18"/>
        </w:rPr>
        <w:t>hextoraw('00000000000000000000000000000000'));</w:t>
      </w:r>
    </w:p>
    <w:p w14:paraId="43B77F63" w14:textId="77777777" w:rsidR="00B55B3B" w:rsidRPr="001058B5" w:rsidRDefault="00B55B3B" w:rsidP="00B55B3B">
      <w:pPr>
        <w:pStyle w:val="BodyText"/>
        <w:spacing w:before="8"/>
        <w:rPr>
          <w:rFonts w:ascii="Arial" w:hAnsi="Arial" w:cs="Arial"/>
        </w:rPr>
      </w:pPr>
    </w:p>
    <w:p w14:paraId="719EC4CA" w14:textId="77777777" w:rsidR="00B55B3B" w:rsidRPr="001058B5" w:rsidRDefault="00B55B3B" w:rsidP="00B55B3B">
      <w:pPr>
        <w:spacing w:before="1"/>
        <w:ind w:left="2030"/>
        <w:rPr>
          <w:rFonts w:ascii="Arial" w:hAnsi="Arial" w:cs="Arial"/>
          <w:sz w:val="18"/>
        </w:rPr>
      </w:pPr>
      <w:r w:rsidRPr="001058B5">
        <w:rPr>
          <w:rFonts w:ascii="Arial" w:hAnsi="Arial" w:cs="Arial"/>
          <w:w w:val="95"/>
          <w:sz w:val="18"/>
        </w:rPr>
        <w:t>leng := DBMS_LOB.GETLENGTH(decrypblob);</w:t>
      </w:r>
    </w:p>
    <w:p w14:paraId="72F072B0"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D6CCD24" w14:textId="77777777" w:rsidR="00B55B3B" w:rsidRPr="001058B5" w:rsidRDefault="00B55B3B" w:rsidP="00B55B3B">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220693A7"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715B42A2"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dbms_output.put_line('Decrypt BLOB Len ' || leng);</w:t>
      </w:r>
    </w:p>
    <w:p w14:paraId="5518404E"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END IF;</w:t>
      </w:r>
    </w:p>
    <w:p w14:paraId="1E67C921" w14:textId="77777777" w:rsidR="00B55B3B" w:rsidRPr="001058B5" w:rsidRDefault="00B55B3B" w:rsidP="00B55B3B">
      <w:pPr>
        <w:pStyle w:val="BodyText"/>
        <w:spacing w:before="9"/>
        <w:rPr>
          <w:rFonts w:ascii="Arial" w:hAnsi="Arial" w:cs="Arial"/>
        </w:rPr>
      </w:pPr>
    </w:p>
    <w:p w14:paraId="0E9BB3D5" w14:textId="77777777" w:rsidR="00B55B3B" w:rsidRPr="001058B5" w:rsidRDefault="00B55B3B" w:rsidP="00B55B3B">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064EB8BE" w14:textId="77777777" w:rsidR="00B55B3B" w:rsidRPr="001058B5" w:rsidRDefault="00B55B3B" w:rsidP="00B55B3B">
      <w:pPr>
        <w:pStyle w:val="BodyText"/>
        <w:spacing w:before="5"/>
        <w:rPr>
          <w:rFonts w:ascii="Arial" w:hAnsi="Arial" w:cs="Arial"/>
          <w:sz w:val="19"/>
        </w:rPr>
      </w:pPr>
    </w:p>
    <w:p w14:paraId="1511F3A5"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6CBCB145" w14:textId="77777777" w:rsidR="00B55B3B" w:rsidRPr="001058B5" w:rsidRDefault="00B55B3B" w:rsidP="00B55B3B">
      <w:pPr>
        <w:pStyle w:val="BodyText"/>
        <w:spacing w:before="3"/>
        <w:rPr>
          <w:rFonts w:ascii="Arial" w:hAnsi="Arial" w:cs="Arial"/>
          <w:sz w:val="19"/>
        </w:rPr>
      </w:pPr>
    </w:p>
    <w:p w14:paraId="1DE983FA"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2278D47B"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107C312D" w14:textId="77777777" w:rsidR="00B55B3B" w:rsidRPr="001058B5" w:rsidRDefault="00B55B3B" w:rsidP="00B55B3B">
      <w:pPr>
        <w:pStyle w:val="BodyText"/>
        <w:rPr>
          <w:rFonts w:ascii="Arial" w:hAnsi="Arial" w:cs="Arial"/>
        </w:rPr>
      </w:pPr>
    </w:p>
    <w:p w14:paraId="0777518F" w14:textId="77777777" w:rsidR="00B55B3B" w:rsidRPr="001058B5" w:rsidRDefault="00B55B3B" w:rsidP="00B55B3B">
      <w:pPr>
        <w:pStyle w:val="BodyText"/>
        <w:spacing w:before="7"/>
        <w:rPr>
          <w:rFonts w:ascii="Arial" w:hAnsi="Arial" w:cs="Arial"/>
          <w:sz w:val="18"/>
        </w:rPr>
      </w:pPr>
    </w:p>
    <w:p w14:paraId="078095FF" w14:textId="77777777" w:rsidR="00B55B3B" w:rsidRPr="001058B5" w:rsidRDefault="00B55B3B" w:rsidP="00B55B3B">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6B071035"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(srcblob);</w:t>
      </w:r>
    </w:p>
    <w:p w14:paraId="0905A06B" w14:textId="77777777" w:rsidR="00B55B3B" w:rsidRPr="001058B5" w:rsidRDefault="00B55B3B" w:rsidP="00B55B3B">
      <w:pPr>
        <w:pStyle w:val="BodyText"/>
        <w:spacing w:before="10"/>
        <w:rPr>
          <w:rFonts w:ascii="Arial" w:hAnsi="Arial" w:cs="Arial"/>
        </w:rPr>
      </w:pPr>
    </w:p>
    <w:p w14:paraId="37E7D05C"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533128B2" w14:textId="77777777" w:rsidR="00B55B3B" w:rsidRPr="001058B5" w:rsidRDefault="00B55B3B" w:rsidP="00B55B3B">
      <w:pPr>
        <w:ind w:left="2630"/>
        <w:rPr>
          <w:rFonts w:ascii="Arial" w:hAnsi="Arial" w:cs="Arial"/>
          <w:sz w:val="18"/>
        </w:rPr>
      </w:pPr>
      <w:r w:rsidRPr="001058B5">
        <w:rPr>
          <w:rFonts w:ascii="Arial" w:hAnsi="Arial" w:cs="Arial"/>
          <w:w w:val="95"/>
          <w:sz w:val="18"/>
        </w:rPr>
        <w:t>DBMS_LOB.CLOSE (encrypblob);</w:t>
      </w:r>
    </w:p>
    <w:p w14:paraId="1FF31540" w14:textId="77777777" w:rsidR="00B55B3B" w:rsidRPr="001058B5" w:rsidRDefault="00B55B3B" w:rsidP="00B55B3B">
      <w:pPr>
        <w:pStyle w:val="BodyText"/>
        <w:spacing w:before="10"/>
        <w:rPr>
          <w:rFonts w:ascii="Arial" w:hAnsi="Arial" w:cs="Arial"/>
        </w:rPr>
      </w:pPr>
    </w:p>
    <w:p w14:paraId="4B82F0E5"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79606751"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(decrypblob);</w:t>
      </w:r>
    </w:p>
    <w:p w14:paraId="02687E5F" w14:textId="77777777" w:rsidR="00B55B3B" w:rsidRPr="001058B5" w:rsidRDefault="00B55B3B" w:rsidP="00B55B3B">
      <w:pPr>
        <w:pStyle w:val="BodyText"/>
        <w:spacing w:before="10"/>
        <w:rPr>
          <w:rFonts w:ascii="Arial" w:hAnsi="Arial" w:cs="Arial"/>
        </w:rPr>
      </w:pPr>
    </w:p>
    <w:p w14:paraId="7DC4C45F" w14:textId="77777777" w:rsidR="00B55B3B" w:rsidRPr="001058B5" w:rsidRDefault="00B55B3B" w:rsidP="00B55B3B">
      <w:pPr>
        <w:ind w:left="2260"/>
        <w:rPr>
          <w:rFonts w:ascii="Arial" w:hAnsi="Arial" w:cs="Arial"/>
          <w:sz w:val="18"/>
        </w:rPr>
      </w:pPr>
      <w:r w:rsidRPr="001058B5">
        <w:rPr>
          <w:rFonts w:ascii="Arial" w:hAnsi="Arial" w:cs="Arial"/>
          <w:w w:val="95"/>
          <w:sz w:val="18"/>
        </w:rPr>
        <w:t>end;</w:t>
      </w:r>
    </w:p>
    <w:p w14:paraId="00AE63C2" w14:textId="77777777" w:rsidR="00B55B3B" w:rsidRPr="001058B5" w:rsidRDefault="00B55B3B" w:rsidP="00B55B3B">
      <w:pPr>
        <w:spacing w:before="16"/>
        <w:ind w:left="2260"/>
        <w:rPr>
          <w:rFonts w:ascii="Arial" w:hAnsi="Arial" w:cs="Arial"/>
          <w:sz w:val="18"/>
        </w:rPr>
      </w:pPr>
      <w:r w:rsidRPr="001058B5">
        <w:rPr>
          <w:rFonts w:ascii="Arial" w:hAnsi="Arial" w:cs="Arial"/>
          <w:w w:val="86"/>
          <w:sz w:val="18"/>
        </w:rPr>
        <w:t>/</w:t>
      </w:r>
    </w:p>
    <w:p w14:paraId="3D35BB9B" w14:textId="77777777" w:rsidR="00B55B3B" w:rsidRPr="001058B5" w:rsidRDefault="00B55B3B" w:rsidP="00B55B3B">
      <w:pPr>
        <w:pStyle w:val="BodyText"/>
        <w:spacing w:before="10"/>
        <w:rPr>
          <w:rFonts w:ascii="Arial" w:hAnsi="Arial" w:cs="Arial"/>
        </w:rPr>
      </w:pPr>
    </w:p>
    <w:p w14:paraId="516AF0A4" w14:textId="77777777" w:rsidR="00B55B3B" w:rsidRPr="001058B5" w:rsidRDefault="00B55B3B" w:rsidP="00B55B3B">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0E9EA5E3" w14:textId="77777777" w:rsidR="00B55B3B" w:rsidRPr="001058B5" w:rsidRDefault="00B55B3B" w:rsidP="00B55B3B">
      <w:pPr>
        <w:pStyle w:val="BodyText"/>
        <w:rPr>
          <w:rFonts w:ascii="Arial" w:hAnsi="Arial" w:cs="Arial"/>
          <w:sz w:val="18"/>
        </w:rPr>
      </w:pPr>
    </w:p>
    <w:p w14:paraId="774EB4ED" w14:textId="77777777" w:rsidR="00B55B3B" w:rsidRPr="001058B5" w:rsidRDefault="00B55B3B" w:rsidP="00B55B3B">
      <w:pPr>
        <w:pStyle w:val="Heading3"/>
        <w:spacing w:before="118"/>
      </w:pPr>
      <w:bookmarkStart w:id="1320" w:name="Finding_Information_About_Encrypted_Data"/>
      <w:bookmarkStart w:id="1321" w:name="_bookmark1598"/>
      <w:bookmarkEnd w:id="1320"/>
      <w:bookmarkEnd w:id="1321"/>
      <w:r w:rsidRPr="001058B5">
        <w:t>Finding Informati</w:t>
      </w:r>
      <w:bookmarkStart w:id="1322" w:name="_bookmark1599"/>
      <w:bookmarkEnd w:id="1322"/>
      <w:r w:rsidRPr="001058B5">
        <w:t>on About Encrypted Data</w:t>
      </w:r>
    </w:p>
    <w:p w14:paraId="217FE288" w14:textId="77777777" w:rsidR="00B55B3B" w:rsidRPr="001058B5" w:rsidRDefault="008D1AB8" w:rsidP="00B55B3B">
      <w:pPr>
        <w:pStyle w:val="BodyText"/>
        <w:spacing w:before="86" w:line="232" w:lineRule="auto"/>
        <w:ind w:left="2260" w:right="185"/>
        <w:rPr>
          <w:rFonts w:ascii="Arial" w:hAnsi="Arial" w:cs="Arial"/>
        </w:rPr>
      </w:pPr>
      <w:hyperlink w:anchor="_bookmark1601" w:history="1">
        <w:r w:rsidR="00B55B3B" w:rsidRPr="001058B5">
          <w:rPr>
            <w:rFonts w:ascii="Arial" w:hAnsi="Arial" w:cs="Arial"/>
            <w:color w:val="0000CC"/>
          </w:rPr>
          <w:t xml:space="preserve">Table 8–2 </w:t>
        </w:r>
      </w:hyperlink>
      <w:r w:rsidR="00B55B3B" w:rsidRPr="001058B5">
        <w:rPr>
          <w:rFonts w:ascii="Arial" w:hAnsi="Arial" w:cs="Arial"/>
        </w:rPr>
        <w:t xml:space="preserve">lists data dictionary views that you can query to access information about encrypted data. See </w:t>
      </w:r>
      <w:r w:rsidR="00B55B3B" w:rsidRPr="001058B5">
        <w:rPr>
          <w:rFonts w:ascii="Arial" w:hAnsi="Arial" w:cs="Arial"/>
          <w:i/>
        </w:rPr>
        <w:t xml:space="preserve">Oracle Database Reference </w:t>
      </w:r>
      <w:r w:rsidR="00B55B3B" w:rsidRPr="001058B5">
        <w:rPr>
          <w:rFonts w:ascii="Arial" w:hAnsi="Arial" w:cs="Arial"/>
        </w:rPr>
        <w:t>for detailed information about these views.</w:t>
      </w:r>
    </w:p>
    <w:p w14:paraId="42224DC1" w14:textId="77777777" w:rsidR="00B55B3B" w:rsidRPr="001058B5" w:rsidRDefault="00B55B3B" w:rsidP="00B55B3B">
      <w:pPr>
        <w:pStyle w:val="BodyText"/>
        <w:spacing w:before="5"/>
        <w:rPr>
          <w:rFonts w:ascii="Arial" w:hAnsi="Arial" w:cs="Arial"/>
          <w:sz w:val="19"/>
        </w:rPr>
      </w:pPr>
    </w:p>
    <w:p w14:paraId="390DB07E" w14:textId="77777777" w:rsidR="00B55B3B" w:rsidRPr="001058B5" w:rsidRDefault="00B55B3B" w:rsidP="00B55B3B">
      <w:pPr>
        <w:tabs>
          <w:tab w:val="left" w:pos="1733"/>
        </w:tabs>
        <w:ind w:left="700"/>
        <w:rPr>
          <w:rFonts w:ascii="Arial" w:hAnsi="Arial" w:cs="Arial"/>
          <w:b/>
          <w:i/>
          <w:sz w:val="18"/>
        </w:rPr>
      </w:pPr>
      <w:bookmarkStart w:id="1323" w:name="_bookmark1600"/>
      <w:bookmarkStart w:id="1324" w:name="_bookmark1601"/>
      <w:bookmarkEnd w:id="1323"/>
      <w:bookmarkEnd w:id="132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5D38A145"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B55B3B" w:rsidRPr="001058B5" w14:paraId="759F01AF" w14:textId="77777777" w:rsidTr="00B55B3B">
        <w:trPr>
          <w:trHeight w:val="312"/>
        </w:trPr>
        <w:tc>
          <w:tcPr>
            <w:tcW w:w="2925" w:type="dxa"/>
            <w:tcBorders>
              <w:top w:val="single" w:sz="18" w:space="0" w:color="000000"/>
              <w:bottom w:val="single" w:sz="4" w:space="0" w:color="000000"/>
            </w:tcBorders>
          </w:tcPr>
          <w:p w14:paraId="608FC98D"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7341F3C" w14:textId="77777777" w:rsidR="00B55B3B" w:rsidRPr="001058B5" w:rsidRDefault="00B55B3B" w:rsidP="00B55B3B">
            <w:pPr>
              <w:pStyle w:val="TableParagraph"/>
              <w:spacing w:before="29"/>
              <w:ind w:left="329"/>
              <w:rPr>
                <w:rFonts w:ascii="Arial" w:hAnsi="Arial" w:cs="Arial"/>
                <w:b/>
                <w:sz w:val="18"/>
              </w:rPr>
            </w:pPr>
            <w:r w:rsidRPr="001058B5">
              <w:rPr>
                <w:rFonts w:ascii="Arial" w:hAnsi="Arial" w:cs="Arial"/>
                <w:b/>
                <w:sz w:val="18"/>
              </w:rPr>
              <w:t>Description</w:t>
            </w:r>
          </w:p>
        </w:tc>
      </w:tr>
      <w:tr w:rsidR="00B55B3B" w:rsidRPr="001058B5" w14:paraId="3D2FA535" w14:textId="77777777" w:rsidTr="00B55B3B">
        <w:trPr>
          <w:trHeight w:val="532"/>
        </w:trPr>
        <w:tc>
          <w:tcPr>
            <w:tcW w:w="2925" w:type="dxa"/>
            <w:tcBorders>
              <w:top w:val="single" w:sz="4" w:space="0" w:color="000000"/>
              <w:bottom w:val="single" w:sz="2" w:space="0" w:color="000000"/>
            </w:tcBorders>
          </w:tcPr>
          <w:p w14:paraId="70107BF3"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43701057" w14:textId="77777777" w:rsidR="00B55B3B" w:rsidRPr="001058B5" w:rsidRDefault="00B55B3B" w:rsidP="00B55B3B">
            <w:pPr>
              <w:pStyle w:val="TableParagraph"/>
              <w:spacing w:before="59"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có thể truy cập được đối với người dùng</w:t>
            </w:r>
          </w:p>
        </w:tc>
      </w:tr>
      <w:tr w:rsidR="00B55B3B" w:rsidRPr="001058B5" w14:paraId="189F464E" w14:textId="77777777" w:rsidTr="00B55B3B">
        <w:trPr>
          <w:trHeight w:val="535"/>
        </w:trPr>
        <w:tc>
          <w:tcPr>
            <w:tcW w:w="2925" w:type="dxa"/>
            <w:tcBorders>
              <w:top w:val="single" w:sz="2" w:space="0" w:color="000000"/>
              <w:bottom w:val="single" w:sz="2" w:space="0" w:color="000000"/>
            </w:tcBorders>
          </w:tcPr>
          <w:p w14:paraId="67E1C6A8"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0427" w14:textId="77777777" w:rsidR="00B55B3B" w:rsidRPr="001058B5" w:rsidRDefault="00B55B3B" w:rsidP="00B55B3B">
            <w:pPr>
              <w:pStyle w:val="TableParagraph"/>
              <w:spacing w:before="61" w:line="216" w:lineRule="auto"/>
              <w:ind w:left="329"/>
              <w:rPr>
                <w:rFonts w:ascii="Arial" w:hAnsi="Arial" w:cs="Arial"/>
                <w:sz w:val="18"/>
              </w:rPr>
            </w:pPr>
            <w:r w:rsidRPr="000C243F">
              <w:rPr>
                <w:rFonts w:ascii="Arial" w:hAnsi="Arial" w:cs="Arial"/>
                <w:sz w:val="18"/>
              </w:rPr>
              <w:t>Mô tả thông tin thuật toán mã hóa cho tất cả các cột được mã hóa trong cơ sở dữ liệu</w:t>
            </w:r>
          </w:p>
        </w:tc>
      </w:tr>
      <w:tr w:rsidR="00B55B3B" w:rsidRPr="001058B5" w14:paraId="201B9109" w14:textId="77777777" w:rsidTr="00B55B3B">
        <w:trPr>
          <w:trHeight w:val="535"/>
        </w:trPr>
        <w:tc>
          <w:tcPr>
            <w:tcW w:w="2925" w:type="dxa"/>
            <w:tcBorders>
              <w:top w:val="single" w:sz="2" w:space="0" w:color="000000"/>
              <w:bottom w:val="single" w:sz="2" w:space="0" w:color="000000"/>
            </w:tcBorders>
          </w:tcPr>
          <w:p w14:paraId="3158D4A9"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37E32552"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trong lược đồ của người dùng</w:t>
            </w:r>
          </w:p>
        </w:tc>
      </w:tr>
      <w:tr w:rsidR="00B55B3B" w:rsidRPr="001058B5" w14:paraId="7138E102" w14:textId="77777777" w:rsidTr="00B55B3B">
        <w:trPr>
          <w:trHeight w:val="334"/>
        </w:trPr>
        <w:tc>
          <w:tcPr>
            <w:tcW w:w="2925" w:type="dxa"/>
            <w:tcBorders>
              <w:top w:val="single" w:sz="2" w:space="0" w:color="000000"/>
              <w:bottom w:val="single" w:sz="2" w:space="0" w:color="000000"/>
            </w:tcBorders>
          </w:tcPr>
          <w:p w14:paraId="5C97BC5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44224188"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thông tin về các không gian bảng được mã hóa</w:t>
            </w:r>
          </w:p>
        </w:tc>
      </w:tr>
      <w:tr w:rsidR="00B55B3B" w:rsidRPr="001058B5" w14:paraId="270B346D" w14:textId="77777777" w:rsidTr="00B55B3B">
        <w:trPr>
          <w:trHeight w:val="535"/>
        </w:trPr>
        <w:tc>
          <w:tcPr>
            <w:tcW w:w="2925" w:type="dxa"/>
            <w:tcBorders>
              <w:top w:val="single" w:sz="2" w:space="0" w:color="000000"/>
              <w:bottom w:val="single" w:sz="2" w:space="0" w:color="000000"/>
            </w:tcBorders>
          </w:tcPr>
          <w:p w14:paraId="2E1D0B6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2B4C3E9F"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Hiển thị thông tin về trạng thái của ví và vị trí ví để mã hóa dữ liệu trong suốt</w:t>
            </w:r>
          </w:p>
        </w:tc>
      </w:tr>
      <w:tr w:rsidR="00B55B3B" w:rsidRPr="001058B5" w14:paraId="3DEAFFD7" w14:textId="77777777" w:rsidTr="00B55B3B">
        <w:trPr>
          <w:trHeight w:val="332"/>
        </w:trPr>
        <w:tc>
          <w:tcPr>
            <w:tcW w:w="2925" w:type="dxa"/>
            <w:tcBorders>
              <w:top w:val="single" w:sz="2" w:space="0" w:color="000000"/>
              <w:bottom w:val="single" w:sz="4" w:space="0" w:color="000000"/>
            </w:tcBorders>
          </w:tcPr>
          <w:p w14:paraId="73E70B31"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01A54F97"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các thuật toán mã hóa được hỗ trợ</w:t>
            </w:r>
            <w:r w:rsidRPr="001058B5">
              <w:rPr>
                <w:rFonts w:ascii="Arial" w:hAnsi="Arial" w:cs="Arial"/>
                <w:sz w:val="18"/>
              </w:rPr>
              <w:t>.</w:t>
            </w:r>
          </w:p>
        </w:tc>
      </w:tr>
    </w:tbl>
    <w:p w14:paraId="124462A7" w14:textId="77777777" w:rsidR="008C539B" w:rsidRPr="001058B5" w:rsidRDefault="008C539B">
      <w:pPr>
        <w:rPr>
          <w:rFonts w:ascii="Arial" w:hAnsi="Arial" w:cs="Arial"/>
          <w:sz w:val="18"/>
        </w:rPr>
        <w:sectPr w:rsidR="008C539B" w:rsidRPr="001058B5">
          <w:headerReference w:type="even" r:id="rId187"/>
          <w:headerReference w:type="default" r:id="rId188"/>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77777777" w:rsidR="008C539B" w:rsidRPr="001058B5" w:rsidRDefault="008D1AB8">
      <w:pPr>
        <w:pStyle w:val="Heading1"/>
        <w:tabs>
          <w:tab w:val="left" w:pos="9473"/>
        </w:tabs>
        <w:rPr>
          <w:u w:val="none"/>
        </w:rPr>
      </w:pPr>
      <w:r>
        <w:pict w14:anchorId="47D9A713">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1325" w:name="_bookmark1602"/>
      <w:bookmarkEnd w:id="1325"/>
      <w:r w:rsidR="00C12992" w:rsidRPr="001058B5">
        <w:rPr>
          <w:u w:val="thick"/>
        </w:rPr>
        <w:t xml:space="preserve"> </w:t>
      </w:r>
      <w:r w:rsidR="00C12992" w:rsidRPr="001058B5">
        <w:rPr>
          <w:u w:val="thick"/>
        </w:rPr>
        <w:tab/>
        <w:t>9</w:t>
      </w:r>
    </w:p>
    <w:p w14:paraId="1F9DF5B5" w14:textId="77777777" w:rsidR="008C539B" w:rsidRPr="001058B5" w:rsidRDefault="00C12992">
      <w:pPr>
        <w:pStyle w:val="Heading2"/>
        <w:ind w:left="2171"/>
      </w:pPr>
      <w:bookmarkStart w:id="1326" w:name="9_Verifying_Security_Access_with_Auditin"/>
      <w:bookmarkStart w:id="1327" w:name="_bookmark1603"/>
      <w:bookmarkEnd w:id="1326"/>
      <w:bookmarkEnd w:id="1327"/>
      <w:r w:rsidRPr="001058B5">
        <w:rPr>
          <w:spacing w:val="-7"/>
          <w:w w:val="95"/>
        </w:rPr>
        <w:t xml:space="preserve">Verifying </w:t>
      </w:r>
      <w:r w:rsidRPr="001058B5">
        <w:rPr>
          <w:spacing w:val="-5"/>
          <w:w w:val="95"/>
        </w:rPr>
        <w:t xml:space="preserve">Security Access </w:t>
      </w:r>
      <w:r w:rsidRPr="001058B5">
        <w:rPr>
          <w:spacing w:val="-4"/>
          <w:w w:val="95"/>
        </w:rPr>
        <w:t>with</w:t>
      </w:r>
      <w:r w:rsidRPr="001058B5">
        <w:rPr>
          <w:spacing w:val="65"/>
          <w:w w:val="95"/>
        </w:rPr>
        <w:t xml:space="preserve"> </w:t>
      </w:r>
      <w:r w:rsidRPr="001058B5">
        <w:rPr>
          <w:spacing w:val="-7"/>
          <w:w w:val="95"/>
        </w:rPr>
        <w:t>Auditing</w:t>
      </w:r>
    </w:p>
    <w:p w14:paraId="09E7D5BC" w14:textId="77777777" w:rsidR="008C539B" w:rsidRPr="001058B5" w:rsidRDefault="008C539B">
      <w:pPr>
        <w:pStyle w:val="BodyText"/>
        <w:spacing w:before="5"/>
        <w:rPr>
          <w:rFonts w:ascii="Arial" w:hAnsi="Arial" w:cs="Arial"/>
          <w:b/>
          <w:sz w:val="67"/>
        </w:rPr>
      </w:pPr>
    </w:p>
    <w:p w14:paraId="1DFF38E8"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6336EB2E" w14:textId="77777777" w:rsidR="008C539B" w:rsidRPr="001058B5" w:rsidRDefault="008D1AB8">
      <w:pPr>
        <w:pStyle w:val="ListParagraph"/>
        <w:numPr>
          <w:ilvl w:val="1"/>
          <w:numId w:val="62"/>
        </w:numPr>
        <w:tabs>
          <w:tab w:val="left" w:pos="2620"/>
        </w:tabs>
        <w:rPr>
          <w:rFonts w:ascii="Arial" w:hAnsi="Arial" w:cs="Arial"/>
          <w:sz w:val="20"/>
        </w:rPr>
      </w:pPr>
      <w:hyperlink w:anchor="_bookmark1604" w:history="1">
        <w:r w:rsidR="00C12992" w:rsidRPr="001058B5">
          <w:rPr>
            <w:rFonts w:ascii="Arial" w:hAnsi="Arial" w:cs="Arial"/>
            <w:color w:val="0000CC"/>
            <w:sz w:val="20"/>
          </w:rPr>
          <w:t>About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CE927D1"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1631" w:history="1">
        <w:r w:rsidR="00C12992" w:rsidRPr="001058B5">
          <w:rPr>
            <w:rFonts w:ascii="Arial" w:hAnsi="Arial" w:cs="Arial"/>
            <w:color w:val="0000CC"/>
            <w:sz w:val="20"/>
          </w:rPr>
          <w:t>Selecting an Auditing</w:t>
        </w:r>
        <w:r w:rsidR="00C12992" w:rsidRPr="001058B5">
          <w:rPr>
            <w:rFonts w:ascii="Arial" w:hAnsi="Arial" w:cs="Arial"/>
            <w:color w:val="0000CC"/>
            <w:spacing w:val="-3"/>
            <w:sz w:val="20"/>
          </w:rPr>
          <w:t xml:space="preserve"> </w:t>
        </w:r>
        <w:r w:rsidR="00C12992" w:rsidRPr="001058B5">
          <w:rPr>
            <w:rFonts w:ascii="Arial" w:hAnsi="Arial" w:cs="Arial"/>
            <w:color w:val="0000CC"/>
            <w:spacing w:val="-5"/>
            <w:sz w:val="20"/>
          </w:rPr>
          <w:t>Type</w:t>
        </w:r>
      </w:hyperlink>
    </w:p>
    <w:p w14:paraId="27A94A2E" w14:textId="77777777" w:rsidR="008C539B" w:rsidRPr="001058B5" w:rsidRDefault="008D1AB8">
      <w:pPr>
        <w:pStyle w:val="ListParagraph"/>
        <w:numPr>
          <w:ilvl w:val="1"/>
          <w:numId w:val="62"/>
        </w:numPr>
        <w:tabs>
          <w:tab w:val="left" w:pos="2620"/>
        </w:tabs>
        <w:rPr>
          <w:rFonts w:ascii="Arial" w:hAnsi="Arial" w:cs="Arial"/>
          <w:sz w:val="20"/>
        </w:rPr>
      </w:pPr>
      <w:hyperlink w:anchor="_bookmark1639" w:history="1">
        <w:r w:rsidR="00C12992" w:rsidRPr="001058B5">
          <w:rPr>
            <w:rFonts w:ascii="Arial" w:hAnsi="Arial" w:cs="Arial"/>
            <w:color w:val="0000CC"/>
            <w:sz w:val="20"/>
          </w:rPr>
          <w:t>Auditing General Activities with Standard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248F849B"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1880" w:history="1">
        <w:r w:rsidR="00C12992" w:rsidRPr="001058B5">
          <w:rPr>
            <w:rFonts w:ascii="Arial" w:hAnsi="Arial" w:cs="Arial"/>
            <w:color w:val="0000CC"/>
            <w:sz w:val="20"/>
          </w:rPr>
          <w:t>Using Default Auditing for Security-Relevant SQL Statements and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Privileges</w:t>
        </w:r>
      </w:hyperlink>
    </w:p>
    <w:p w14:paraId="30DEE322" w14:textId="77777777" w:rsidR="008C539B" w:rsidRPr="001058B5" w:rsidRDefault="008D1AB8">
      <w:pPr>
        <w:pStyle w:val="ListParagraph"/>
        <w:numPr>
          <w:ilvl w:val="1"/>
          <w:numId w:val="62"/>
        </w:numPr>
        <w:tabs>
          <w:tab w:val="left" w:pos="2620"/>
        </w:tabs>
        <w:rPr>
          <w:rFonts w:ascii="Arial" w:hAnsi="Arial" w:cs="Arial"/>
          <w:sz w:val="20"/>
        </w:rPr>
      </w:pPr>
      <w:hyperlink w:anchor="_bookmark1893" w:history="1">
        <w:r w:rsidR="00C12992" w:rsidRPr="001058B5">
          <w:rPr>
            <w:rFonts w:ascii="Arial" w:hAnsi="Arial" w:cs="Arial"/>
            <w:color w:val="0000CC"/>
            <w:sz w:val="20"/>
          </w:rPr>
          <w:t>Auditing Specific Activities with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71BC6B5C"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1968" w:history="1">
        <w:r w:rsidR="00C12992" w:rsidRPr="001058B5">
          <w:rPr>
            <w:rFonts w:ascii="Arial" w:hAnsi="Arial" w:cs="Arial"/>
            <w:color w:val="0000CC"/>
            <w:sz w:val="20"/>
          </w:rPr>
          <w:t>Auditing SYS Administrative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646FAAB8" w14:textId="77777777" w:rsidR="008C539B" w:rsidRPr="001058B5" w:rsidRDefault="008D1AB8">
      <w:pPr>
        <w:pStyle w:val="ListParagraph"/>
        <w:numPr>
          <w:ilvl w:val="1"/>
          <w:numId w:val="62"/>
        </w:numPr>
        <w:tabs>
          <w:tab w:val="left" w:pos="2620"/>
        </w:tabs>
        <w:rPr>
          <w:rFonts w:ascii="Arial" w:hAnsi="Arial" w:cs="Arial"/>
          <w:sz w:val="20"/>
        </w:rPr>
      </w:pPr>
      <w:hyperlink w:anchor="_bookmark1986" w:history="1">
        <w:r w:rsidR="00C12992" w:rsidRPr="001058B5">
          <w:rPr>
            <w:rFonts w:ascii="Arial" w:hAnsi="Arial" w:cs="Arial"/>
            <w:color w:val="0000CC"/>
            <w:sz w:val="20"/>
          </w:rPr>
          <w:t xml:space="preserve">Using </w:t>
        </w:r>
        <w:r w:rsidR="00C12992" w:rsidRPr="001058B5">
          <w:rPr>
            <w:rFonts w:ascii="Arial" w:hAnsi="Arial" w:cs="Arial"/>
            <w:color w:val="0000CC"/>
            <w:spacing w:val="-3"/>
            <w:sz w:val="20"/>
          </w:rPr>
          <w:t xml:space="preserve">Triggers </w:t>
        </w:r>
        <w:r w:rsidR="00C12992" w:rsidRPr="001058B5">
          <w:rPr>
            <w:rFonts w:ascii="Arial" w:hAnsi="Arial" w:cs="Arial"/>
            <w:color w:val="0000CC"/>
            <w:sz w:val="20"/>
          </w:rPr>
          <w:t xml:space="preserve">to </w:t>
        </w:r>
        <w:r w:rsidR="00C12992" w:rsidRPr="001058B5">
          <w:rPr>
            <w:rFonts w:ascii="Arial" w:hAnsi="Arial" w:cs="Arial"/>
            <w:color w:val="0000CC"/>
            <w:spacing w:val="-4"/>
            <w:sz w:val="20"/>
          </w:rPr>
          <w:t xml:space="preserve">Write </w:t>
        </w:r>
        <w:r w:rsidR="00C12992" w:rsidRPr="001058B5">
          <w:rPr>
            <w:rFonts w:ascii="Arial" w:hAnsi="Arial" w:cs="Arial"/>
            <w:color w:val="0000CC"/>
            <w:sz w:val="20"/>
          </w:rPr>
          <w:t>Audit Data to a Separate</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Table</w:t>
        </w:r>
      </w:hyperlink>
    </w:p>
    <w:p w14:paraId="2AF55041" w14:textId="77777777" w:rsidR="008C539B" w:rsidRPr="001058B5" w:rsidRDefault="008D1AB8">
      <w:pPr>
        <w:pStyle w:val="ListParagraph"/>
        <w:numPr>
          <w:ilvl w:val="1"/>
          <w:numId w:val="62"/>
        </w:numPr>
        <w:tabs>
          <w:tab w:val="left" w:pos="2620"/>
        </w:tabs>
        <w:rPr>
          <w:rFonts w:ascii="Arial" w:hAnsi="Arial" w:cs="Arial"/>
          <w:sz w:val="20"/>
        </w:rPr>
      </w:pPr>
      <w:hyperlink w:anchor="_bookmark1995" w:history="1">
        <w:r w:rsidR="00C12992" w:rsidRPr="001058B5">
          <w:rPr>
            <w:rFonts w:ascii="Arial" w:hAnsi="Arial" w:cs="Arial"/>
            <w:color w:val="0000CC"/>
            <w:sz w:val="20"/>
          </w:rPr>
          <w:t xml:space="preserve">Managing Audit </w:t>
        </w:r>
        <w:r w:rsidR="00C12992" w:rsidRPr="001058B5">
          <w:rPr>
            <w:rFonts w:ascii="Arial" w:hAnsi="Arial" w:cs="Arial"/>
            <w:color w:val="0000CC"/>
            <w:spacing w:val="-4"/>
            <w:sz w:val="20"/>
          </w:rPr>
          <w:t>Trail</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2014874F"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2043"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E97B64B" w14:textId="77777777" w:rsidR="008C539B" w:rsidRPr="001058B5" w:rsidRDefault="008D1AB8">
      <w:pPr>
        <w:pStyle w:val="ListParagraph"/>
        <w:numPr>
          <w:ilvl w:val="1"/>
          <w:numId w:val="62"/>
        </w:numPr>
        <w:tabs>
          <w:tab w:val="left" w:pos="2620"/>
        </w:tabs>
        <w:rPr>
          <w:rFonts w:ascii="Arial" w:hAnsi="Arial" w:cs="Arial"/>
          <w:sz w:val="20"/>
        </w:rPr>
      </w:pPr>
      <w:hyperlink w:anchor="_bookmark2095" w:history="1">
        <w:r w:rsidR="00C12992" w:rsidRPr="001058B5">
          <w:rPr>
            <w:rFonts w:ascii="Arial" w:hAnsi="Arial" w:cs="Arial"/>
            <w:color w:val="0000CC"/>
            <w:sz w:val="20"/>
          </w:rPr>
          <w:t>Finding Information About Audited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Activities</w:t>
        </w:r>
      </w:hyperlink>
    </w:p>
    <w:p w14:paraId="2D3937DC"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0720B9E2" w14:textId="77777777" w:rsidR="008C539B" w:rsidRPr="001058B5" w:rsidRDefault="008C539B">
      <w:pPr>
        <w:pStyle w:val="BodyText"/>
        <w:spacing w:before="5"/>
        <w:rPr>
          <w:rFonts w:ascii="Arial" w:hAnsi="Arial" w:cs="Arial"/>
          <w:sz w:val="14"/>
        </w:rPr>
      </w:pPr>
    </w:p>
    <w:p w14:paraId="0D87C71B" w14:textId="77777777" w:rsidR="008C539B" w:rsidRPr="001058B5" w:rsidRDefault="00C12992">
      <w:pPr>
        <w:pStyle w:val="Heading3"/>
        <w:spacing w:before="107"/>
      </w:pPr>
      <w:bookmarkStart w:id="1328" w:name="About_Auditing"/>
      <w:bookmarkStart w:id="1329" w:name="_bookmark1604"/>
      <w:bookmarkEnd w:id="1328"/>
      <w:bookmarkEnd w:id="1329"/>
      <w:r w:rsidRPr="001058B5">
        <w:t>About Auditing</w:t>
      </w:r>
    </w:p>
    <w:p w14:paraId="2CEE0C8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363A050" w14:textId="77777777" w:rsidR="008C539B" w:rsidRPr="001058B5" w:rsidRDefault="008D1AB8">
      <w:pPr>
        <w:pStyle w:val="ListParagraph"/>
        <w:numPr>
          <w:ilvl w:val="1"/>
          <w:numId w:val="62"/>
        </w:numPr>
        <w:tabs>
          <w:tab w:val="left" w:pos="2620"/>
        </w:tabs>
        <w:rPr>
          <w:rFonts w:ascii="Arial" w:hAnsi="Arial" w:cs="Arial"/>
          <w:sz w:val="20"/>
        </w:rPr>
      </w:pPr>
      <w:hyperlink w:anchor="_bookmark1605" w:history="1">
        <w:r w:rsidR="00C12992" w:rsidRPr="001058B5">
          <w:rPr>
            <w:rFonts w:ascii="Arial" w:hAnsi="Arial" w:cs="Arial"/>
            <w:color w:val="0000CC"/>
            <w:sz w:val="20"/>
          </w:rPr>
          <w:t>What 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009EDE9"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1608" w:history="1">
        <w:r w:rsidR="00C12992" w:rsidRPr="001058B5">
          <w:rPr>
            <w:rFonts w:ascii="Arial" w:hAnsi="Arial" w:cs="Arial"/>
            <w:color w:val="0000CC"/>
            <w:sz w:val="20"/>
          </w:rPr>
          <w:t>Why Is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Used?</w:t>
        </w:r>
      </w:hyperlink>
    </w:p>
    <w:p w14:paraId="77F8DD1B" w14:textId="77777777" w:rsidR="008C539B" w:rsidRPr="001058B5" w:rsidRDefault="008D1AB8">
      <w:pPr>
        <w:pStyle w:val="ListParagraph"/>
        <w:numPr>
          <w:ilvl w:val="1"/>
          <w:numId w:val="62"/>
        </w:numPr>
        <w:tabs>
          <w:tab w:val="left" w:pos="2620"/>
        </w:tabs>
        <w:rPr>
          <w:rFonts w:ascii="Arial" w:hAnsi="Arial" w:cs="Arial"/>
          <w:sz w:val="20"/>
        </w:rPr>
      </w:pPr>
      <w:hyperlink w:anchor="_bookmark1609" w:history="1">
        <w:r w:rsidR="00C12992" w:rsidRPr="001058B5">
          <w:rPr>
            <w:rFonts w:ascii="Arial" w:hAnsi="Arial" w:cs="Arial"/>
            <w:color w:val="0000CC"/>
            <w:sz w:val="20"/>
          </w:rPr>
          <w:t>Protecting the Database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2147505E" w14:textId="77777777" w:rsidR="008C539B" w:rsidRPr="001058B5" w:rsidRDefault="008D1AB8">
      <w:pPr>
        <w:pStyle w:val="ListParagraph"/>
        <w:numPr>
          <w:ilvl w:val="1"/>
          <w:numId w:val="62"/>
        </w:numPr>
        <w:tabs>
          <w:tab w:val="left" w:pos="2620"/>
        </w:tabs>
        <w:spacing w:before="118" w:line="232" w:lineRule="auto"/>
        <w:ind w:right="753"/>
        <w:rPr>
          <w:rFonts w:ascii="Arial" w:hAnsi="Arial" w:cs="Arial"/>
          <w:sz w:val="20"/>
        </w:rPr>
      </w:pPr>
      <w:hyperlink w:anchor="_bookmark1614" w:history="1">
        <w:r w:rsidR="00C12992" w:rsidRPr="001058B5">
          <w:rPr>
            <w:rFonts w:ascii="Arial" w:hAnsi="Arial" w:cs="Arial"/>
            <w:color w:val="0000CC"/>
            <w:sz w:val="20"/>
          </w:rPr>
          <w:t xml:space="preserve">Activities That Are Always </w:t>
        </w:r>
        <w:r w:rsidR="00C12992" w:rsidRPr="001058B5">
          <w:rPr>
            <w:rFonts w:ascii="Arial" w:hAnsi="Arial" w:cs="Arial"/>
            <w:color w:val="0000CC"/>
            <w:spacing w:val="-3"/>
            <w:sz w:val="20"/>
          </w:rPr>
          <w:t xml:space="preserve">Written </w:t>
        </w:r>
        <w:r w:rsidR="00C12992" w:rsidRPr="001058B5">
          <w:rPr>
            <w:rFonts w:ascii="Arial" w:hAnsi="Arial" w:cs="Arial"/>
            <w:color w:val="0000CC"/>
            <w:sz w:val="20"/>
          </w:rPr>
          <w:t>to the Standard and Fine-Grained Audit</w:t>
        </w:r>
      </w:hyperlink>
      <w:hyperlink w:anchor="_bookmark1614" w:history="1">
        <w:r w:rsidR="00C12992" w:rsidRPr="001058B5">
          <w:rPr>
            <w:rFonts w:ascii="Arial" w:hAnsi="Arial" w:cs="Arial"/>
            <w:color w:val="0000CC"/>
            <w:sz w:val="20"/>
          </w:rPr>
          <w:t xml:space="preserve"> Records</w:t>
        </w:r>
      </w:hyperlink>
    </w:p>
    <w:p w14:paraId="47E2EDDB"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1619" w:history="1">
        <w:r w:rsidR="00C12992" w:rsidRPr="001058B5">
          <w:rPr>
            <w:rFonts w:ascii="Arial" w:hAnsi="Arial" w:cs="Arial"/>
            <w:color w:val="0000CC"/>
            <w:sz w:val="20"/>
          </w:rPr>
          <w:t>Activities That Are Always Audited for All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Platforms</w:t>
        </w:r>
      </w:hyperlink>
    </w:p>
    <w:p w14:paraId="67CBBDE0" w14:textId="77777777" w:rsidR="008C539B" w:rsidRPr="001058B5" w:rsidRDefault="008D1AB8">
      <w:pPr>
        <w:pStyle w:val="ListParagraph"/>
        <w:numPr>
          <w:ilvl w:val="1"/>
          <w:numId w:val="62"/>
        </w:numPr>
        <w:tabs>
          <w:tab w:val="left" w:pos="2620"/>
        </w:tabs>
        <w:rPr>
          <w:rFonts w:ascii="Arial" w:hAnsi="Arial" w:cs="Arial"/>
          <w:sz w:val="20"/>
        </w:rPr>
      </w:pPr>
      <w:hyperlink w:anchor="_bookmark1627" w:history="1">
        <w:r w:rsidR="00C12992" w:rsidRPr="001058B5">
          <w:rPr>
            <w:rFonts w:ascii="Arial" w:hAnsi="Arial" w:cs="Arial"/>
            <w:color w:val="0000CC"/>
            <w:sz w:val="20"/>
          </w:rPr>
          <w:t>Auditing in a Distributed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hyperlink>
    </w:p>
    <w:p w14:paraId="0E4039FB"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1629" w:history="1">
        <w:r w:rsidR="00C12992" w:rsidRPr="001058B5">
          <w:rPr>
            <w:rFonts w:ascii="Arial" w:hAnsi="Arial" w:cs="Arial"/>
            <w:color w:val="0000CC"/>
            <w:sz w:val="20"/>
          </w:rPr>
          <w:t>Best Practices for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Auditing</w:t>
        </w:r>
      </w:hyperlink>
    </w:p>
    <w:p w14:paraId="50FD1279" w14:textId="77777777" w:rsidR="008C539B" w:rsidRPr="001058B5" w:rsidRDefault="008C539B">
      <w:pPr>
        <w:pStyle w:val="BodyText"/>
        <w:spacing w:before="6"/>
        <w:rPr>
          <w:rFonts w:ascii="Arial" w:hAnsi="Arial" w:cs="Arial"/>
          <w:sz w:val="17"/>
        </w:rPr>
      </w:pPr>
    </w:p>
    <w:p w14:paraId="17BA7FF4" w14:textId="77777777" w:rsidR="008C539B" w:rsidRPr="001058B5" w:rsidRDefault="00C12992">
      <w:pPr>
        <w:spacing w:line="232" w:lineRule="auto"/>
        <w:ind w:left="2979" w:right="103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Audit Vault and Database Firewall Administrator's Guide </w:t>
      </w:r>
      <w:r w:rsidRPr="001058B5">
        <w:rPr>
          <w:rFonts w:ascii="Arial" w:hAnsi="Arial" w:cs="Arial"/>
          <w:sz w:val="20"/>
        </w:rPr>
        <w:t>for more information about Oracle Audit Vault and Database Firewall, which provides advanced auditing features</w:t>
      </w:r>
    </w:p>
    <w:p w14:paraId="68CB7EDE" w14:textId="77777777" w:rsidR="008C539B" w:rsidRPr="001058B5" w:rsidRDefault="008C539B">
      <w:pPr>
        <w:spacing w:line="232" w:lineRule="auto"/>
        <w:rPr>
          <w:rFonts w:ascii="Arial" w:hAnsi="Arial" w:cs="Arial"/>
          <w:sz w:val="20"/>
        </w:rPr>
        <w:sectPr w:rsidR="008C539B" w:rsidRPr="001058B5">
          <w:headerReference w:type="default" r:id="rId189"/>
          <w:footerReference w:type="even" r:id="rId190"/>
          <w:footerReference w:type="default" r:id="rId191"/>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77777777" w:rsidR="008C539B" w:rsidRPr="001058B5" w:rsidRDefault="00C12992">
      <w:pPr>
        <w:pStyle w:val="Heading4"/>
        <w:spacing w:before="107"/>
        <w:ind w:left="100"/>
      </w:pPr>
      <w:bookmarkStart w:id="1330" w:name="What_Is_Auditing?"/>
      <w:bookmarkStart w:id="1331" w:name="_bookmark1605"/>
      <w:bookmarkEnd w:id="1330"/>
      <w:bookmarkEnd w:id="1331"/>
      <w:r w:rsidRPr="001058B5">
        <w:t>What Is Auditi</w:t>
      </w:r>
      <w:bookmarkStart w:id="1332" w:name="_bookmark1606"/>
      <w:bookmarkEnd w:id="1332"/>
      <w:r w:rsidRPr="001058B5">
        <w:t>ng?</w:t>
      </w:r>
    </w:p>
    <w:p w14:paraId="45EEFF77" w14:textId="77777777" w:rsidR="008C539B" w:rsidRPr="001058B5" w:rsidRDefault="00C12992">
      <w:pPr>
        <w:pStyle w:val="BodyText"/>
        <w:spacing w:before="83" w:line="228" w:lineRule="auto"/>
        <w:ind w:left="1659" w:right="739"/>
        <w:rPr>
          <w:rFonts w:ascii="Arial" w:hAnsi="Arial" w:cs="Arial"/>
        </w:rPr>
      </w:pPr>
      <w:r w:rsidRPr="001058B5">
        <w:rPr>
          <w:rFonts w:ascii="Arial" w:hAnsi="Arial" w:cs="Arial"/>
          <w:b/>
        </w:rPr>
        <w:t xml:space="preserve">Auditing </w:t>
      </w:r>
      <w:r w:rsidRPr="001058B5">
        <w:rPr>
          <w:rFonts w:ascii="Arial" w:hAnsi="Arial" w:cs="Arial"/>
        </w:rPr>
        <w:t>is the monitoring and recording of selected user database actions, from both database users and nondatabase users</w:t>
      </w:r>
      <w:r w:rsidRPr="001058B5">
        <w:rPr>
          <w:rFonts w:ascii="Arial" w:hAnsi="Arial" w:cs="Arial"/>
          <w:position w:val="8"/>
          <w:sz w:val="14"/>
        </w:rPr>
        <w:t>1</w:t>
      </w:r>
      <w:r w:rsidRPr="001058B5">
        <w:rPr>
          <w:rFonts w:ascii="Arial" w:hAnsi="Arial" w:cs="Arial"/>
        </w:rPr>
        <w:t>. You can base auditing on individual actions, such as the type of SQL statement executed, or on combinations of data that can include the user name, application, time, and so on. You can audit both successful and failed activities. To use auditing, you enable it, and then configure what must be audited. The actions that you audit are recorded in either data dictionary tables or in operating system files.</w:t>
      </w:r>
    </w:p>
    <w:p w14:paraId="7CCB4029" w14:textId="77777777" w:rsidR="008C539B" w:rsidRPr="001058B5" w:rsidRDefault="00C12992">
      <w:pPr>
        <w:pStyle w:val="BodyText"/>
        <w:spacing w:before="121" w:line="232" w:lineRule="auto"/>
        <w:ind w:left="1659" w:right="700"/>
        <w:rPr>
          <w:rFonts w:ascii="Arial" w:hAnsi="Arial" w:cs="Arial"/>
        </w:rPr>
      </w:pPr>
      <w:r w:rsidRPr="001058B5">
        <w:rPr>
          <w:rFonts w:ascii="Arial" w:hAnsi="Arial" w:cs="Arial"/>
        </w:rPr>
        <w:t>Oracle recommends that you enable and configure auditing. Auditing is an effective method of enforcing strong internal contro</w:t>
      </w:r>
      <w:bookmarkStart w:id="1333" w:name="_bookmark1607"/>
      <w:bookmarkEnd w:id="1333"/>
      <w:r w:rsidRPr="001058B5">
        <w:rPr>
          <w:rFonts w:ascii="Arial" w:hAnsi="Arial" w:cs="Arial"/>
        </w:rPr>
        <w:t>ls so that your site can meet its regulatory compliance requirements, as defined in the Sarbanes-Oxley Act. This enables you to monitor business operations, and find any activities that may deviate from company policy. Doing so translates into tightly controlled access to your database and the application software, ensuring that patches are applied on schedule and preventing ad hoc changes. By enabling auditing by default, you can generate an audit record for audit and compliance personnel. Be selective with auditing and ensure that it meets your business compliance needs.</w:t>
      </w:r>
    </w:p>
    <w:p w14:paraId="1C694D1F" w14:textId="77777777" w:rsidR="008C539B" w:rsidRPr="001058B5" w:rsidRDefault="008C539B">
      <w:pPr>
        <w:pStyle w:val="BodyText"/>
        <w:rPr>
          <w:rFonts w:ascii="Arial" w:hAnsi="Arial" w:cs="Arial"/>
          <w:sz w:val="25"/>
        </w:rPr>
      </w:pPr>
    </w:p>
    <w:p w14:paraId="0EC06B37" w14:textId="77777777" w:rsidR="008C539B" w:rsidRPr="001058B5" w:rsidRDefault="00C12992">
      <w:pPr>
        <w:pStyle w:val="Heading4"/>
        <w:ind w:left="100"/>
      </w:pPr>
      <w:bookmarkStart w:id="1334" w:name="Why_Is_Auditing_Used?"/>
      <w:bookmarkStart w:id="1335" w:name="_bookmark1608"/>
      <w:bookmarkEnd w:id="1334"/>
      <w:bookmarkEnd w:id="1335"/>
      <w:r w:rsidRPr="001058B5">
        <w:t>Why Is Auditing Used?</w:t>
      </w:r>
    </w:p>
    <w:p w14:paraId="06DDE55D" w14:textId="77777777" w:rsidR="008C539B" w:rsidRPr="001058B5" w:rsidRDefault="00C12992">
      <w:pPr>
        <w:pStyle w:val="BodyText"/>
        <w:spacing w:before="74"/>
        <w:ind w:left="1660"/>
        <w:rPr>
          <w:rFonts w:ascii="Arial" w:hAnsi="Arial" w:cs="Arial"/>
        </w:rPr>
      </w:pPr>
      <w:r w:rsidRPr="001058B5">
        <w:rPr>
          <w:rFonts w:ascii="Arial" w:hAnsi="Arial" w:cs="Arial"/>
        </w:rPr>
        <w:t>You typically use auditing to perform the following activities:</w:t>
      </w:r>
    </w:p>
    <w:p w14:paraId="09B4E619" w14:textId="77777777" w:rsidR="008C539B" w:rsidRPr="001058B5" w:rsidRDefault="00C12992" w:rsidP="006F7931">
      <w:pPr>
        <w:pStyle w:val="ListParagraph"/>
        <w:numPr>
          <w:ilvl w:val="1"/>
          <w:numId w:val="137"/>
        </w:numPr>
        <w:tabs>
          <w:tab w:val="left" w:pos="2020"/>
        </w:tabs>
        <w:spacing w:before="117" w:line="232" w:lineRule="auto"/>
        <w:ind w:right="1235" w:hanging="359"/>
        <w:rPr>
          <w:rFonts w:ascii="Arial" w:hAnsi="Arial" w:cs="Arial"/>
          <w:sz w:val="20"/>
        </w:rPr>
      </w:pPr>
      <w:r w:rsidRPr="001058B5">
        <w:rPr>
          <w:rFonts w:ascii="Arial" w:hAnsi="Arial" w:cs="Arial"/>
          <w:b/>
          <w:sz w:val="20"/>
        </w:rPr>
        <w:t xml:space="preserve">Enable accountability for actions. </w:t>
      </w:r>
      <w:r w:rsidRPr="001058B5">
        <w:rPr>
          <w:rFonts w:ascii="Arial" w:hAnsi="Arial" w:cs="Arial"/>
          <w:sz w:val="20"/>
        </w:rPr>
        <w:t>These include actions taken in a</w:t>
      </w:r>
      <w:r w:rsidRPr="001058B5">
        <w:rPr>
          <w:rFonts w:ascii="Arial" w:hAnsi="Arial" w:cs="Arial"/>
          <w:spacing w:val="-31"/>
          <w:sz w:val="20"/>
        </w:rPr>
        <w:t xml:space="preserve"> </w:t>
      </w:r>
      <w:r w:rsidRPr="001058B5">
        <w:rPr>
          <w:rFonts w:ascii="Arial" w:hAnsi="Arial" w:cs="Arial"/>
          <w:sz w:val="20"/>
        </w:rPr>
        <w:t xml:space="preserve">particular schema, table, or </w:t>
      </w:r>
      <w:r w:rsidRPr="001058B5">
        <w:rPr>
          <w:rFonts w:ascii="Arial" w:hAnsi="Arial" w:cs="Arial"/>
          <w:spacing w:val="-6"/>
          <w:sz w:val="20"/>
        </w:rPr>
        <w:t xml:space="preserve">row, </w:t>
      </w:r>
      <w:r w:rsidRPr="001058B5">
        <w:rPr>
          <w:rFonts w:ascii="Arial" w:hAnsi="Arial" w:cs="Arial"/>
          <w:sz w:val="20"/>
        </w:rPr>
        <w:t>or affecting specific</w:t>
      </w:r>
      <w:r w:rsidRPr="001058B5">
        <w:rPr>
          <w:rFonts w:ascii="Arial" w:hAnsi="Arial" w:cs="Arial"/>
          <w:spacing w:val="-2"/>
          <w:sz w:val="20"/>
        </w:rPr>
        <w:t xml:space="preserve"> </w:t>
      </w:r>
      <w:r w:rsidRPr="001058B5">
        <w:rPr>
          <w:rFonts w:ascii="Arial" w:hAnsi="Arial" w:cs="Arial"/>
          <w:sz w:val="20"/>
        </w:rPr>
        <w:t>content.</w:t>
      </w:r>
    </w:p>
    <w:p w14:paraId="7BEC013B" w14:textId="77777777" w:rsidR="008C539B" w:rsidRPr="001058B5" w:rsidRDefault="00C12992" w:rsidP="006F7931">
      <w:pPr>
        <w:pStyle w:val="Heading7"/>
        <w:numPr>
          <w:ilvl w:val="1"/>
          <w:numId w:val="137"/>
        </w:numPr>
        <w:tabs>
          <w:tab w:val="left" w:pos="2020"/>
        </w:tabs>
        <w:spacing w:before="116"/>
        <w:ind w:right="1018" w:hanging="359"/>
        <w:rPr>
          <w:rFonts w:ascii="Arial" w:hAnsi="Arial" w:cs="Arial"/>
        </w:rPr>
      </w:pPr>
      <w:r w:rsidRPr="001058B5">
        <w:rPr>
          <w:rFonts w:ascii="Arial" w:hAnsi="Arial" w:cs="Arial"/>
        </w:rPr>
        <w:t>Deter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others,</w:t>
      </w:r>
      <w:r w:rsidRPr="001058B5">
        <w:rPr>
          <w:rFonts w:ascii="Arial" w:hAnsi="Arial" w:cs="Arial"/>
          <w:spacing w:val="-5"/>
        </w:rPr>
        <w:t xml:space="preserve"> </w:t>
      </w:r>
      <w:r w:rsidRPr="001058B5">
        <w:rPr>
          <w:rFonts w:ascii="Arial" w:hAnsi="Arial" w:cs="Arial"/>
        </w:rPr>
        <w:t>such</w:t>
      </w:r>
      <w:r w:rsidRPr="001058B5">
        <w:rPr>
          <w:rFonts w:ascii="Arial" w:hAnsi="Arial" w:cs="Arial"/>
          <w:spacing w:val="-5"/>
        </w:rPr>
        <w:t xml:space="preserve"> </w:t>
      </w:r>
      <w:r w:rsidRPr="001058B5">
        <w:rPr>
          <w:rFonts w:ascii="Arial" w:hAnsi="Arial" w:cs="Arial"/>
        </w:rPr>
        <w:t>as</w:t>
      </w:r>
      <w:r w:rsidRPr="001058B5">
        <w:rPr>
          <w:rFonts w:ascii="Arial" w:hAnsi="Arial" w:cs="Arial"/>
          <w:spacing w:val="-5"/>
        </w:rPr>
        <w:t xml:space="preserve"> </w:t>
      </w:r>
      <w:r w:rsidRPr="001058B5">
        <w:rPr>
          <w:rFonts w:ascii="Arial" w:hAnsi="Arial" w:cs="Arial"/>
        </w:rPr>
        <w:t>intruders)</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inappropriate</w:t>
      </w:r>
      <w:r w:rsidRPr="001058B5">
        <w:rPr>
          <w:rFonts w:ascii="Arial" w:hAnsi="Arial" w:cs="Arial"/>
          <w:spacing w:val="-4"/>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based</w:t>
      </w:r>
      <w:r w:rsidRPr="001058B5">
        <w:rPr>
          <w:rFonts w:ascii="Arial" w:hAnsi="Arial" w:cs="Arial"/>
          <w:spacing w:val="-4"/>
        </w:rPr>
        <w:t xml:space="preserve"> </w:t>
      </w:r>
      <w:r w:rsidRPr="001058B5">
        <w:rPr>
          <w:rFonts w:ascii="Arial" w:hAnsi="Arial" w:cs="Arial"/>
        </w:rPr>
        <w:t>on their</w:t>
      </w:r>
      <w:r w:rsidRPr="001058B5">
        <w:rPr>
          <w:rFonts w:ascii="Arial" w:hAnsi="Arial" w:cs="Arial"/>
          <w:spacing w:val="-2"/>
        </w:rPr>
        <w:t xml:space="preserve"> </w:t>
      </w:r>
      <w:r w:rsidRPr="001058B5">
        <w:rPr>
          <w:rFonts w:ascii="Arial" w:hAnsi="Arial" w:cs="Arial"/>
        </w:rPr>
        <w:t>accountability.</w:t>
      </w:r>
    </w:p>
    <w:p w14:paraId="27F81E75" w14:textId="77777777" w:rsidR="008C539B" w:rsidRPr="001058B5" w:rsidRDefault="00C12992" w:rsidP="006F7931">
      <w:pPr>
        <w:pStyle w:val="ListParagraph"/>
        <w:numPr>
          <w:ilvl w:val="1"/>
          <w:numId w:val="137"/>
        </w:numPr>
        <w:tabs>
          <w:tab w:val="left" w:pos="2020"/>
        </w:tabs>
        <w:spacing w:before="119" w:line="232" w:lineRule="auto"/>
        <w:ind w:right="802" w:hanging="359"/>
        <w:rPr>
          <w:rFonts w:ascii="Arial" w:hAnsi="Arial" w:cs="Arial"/>
          <w:sz w:val="20"/>
        </w:rPr>
      </w:pPr>
      <w:r w:rsidRPr="001058B5">
        <w:rPr>
          <w:rFonts w:ascii="Arial" w:hAnsi="Arial" w:cs="Arial"/>
          <w:b/>
          <w:sz w:val="20"/>
        </w:rPr>
        <w:t xml:space="preserve">Investigate suspicious </w:t>
      </w:r>
      <w:r w:rsidRPr="001058B5">
        <w:rPr>
          <w:rFonts w:ascii="Arial" w:hAnsi="Arial" w:cs="Arial"/>
          <w:b/>
          <w:spacing w:val="-3"/>
          <w:sz w:val="20"/>
        </w:rPr>
        <w:t xml:space="preserve">activity. </w:t>
      </w:r>
      <w:r w:rsidRPr="001058B5">
        <w:rPr>
          <w:rFonts w:ascii="Arial" w:hAnsi="Arial" w:cs="Arial"/>
          <w:sz w:val="20"/>
        </w:rPr>
        <w:t>For example, if a user is deleting data from tables, then a security administrator might decide to audit all connections to the</w:t>
      </w:r>
      <w:r w:rsidRPr="001058B5">
        <w:rPr>
          <w:rFonts w:ascii="Arial" w:hAnsi="Arial" w:cs="Arial"/>
          <w:spacing w:val="-35"/>
          <w:sz w:val="20"/>
        </w:rPr>
        <w:t xml:space="preserve"> </w:t>
      </w:r>
      <w:r w:rsidRPr="001058B5">
        <w:rPr>
          <w:rFonts w:ascii="Arial" w:hAnsi="Arial" w:cs="Arial"/>
          <w:sz w:val="20"/>
        </w:rPr>
        <w:t>database and all successful and unsuccessful deletions of rows from all tables in the database.</w:t>
      </w:r>
    </w:p>
    <w:p w14:paraId="74B5493D" w14:textId="77777777" w:rsidR="008C539B" w:rsidRPr="001058B5" w:rsidRDefault="00C12992" w:rsidP="006F7931">
      <w:pPr>
        <w:pStyle w:val="ListParagraph"/>
        <w:numPr>
          <w:ilvl w:val="1"/>
          <w:numId w:val="137"/>
        </w:numPr>
        <w:tabs>
          <w:tab w:val="left" w:pos="2020"/>
        </w:tabs>
        <w:spacing w:before="116" w:line="232" w:lineRule="auto"/>
        <w:ind w:right="1397" w:hanging="359"/>
        <w:rPr>
          <w:rFonts w:ascii="Arial" w:hAnsi="Arial" w:cs="Arial"/>
          <w:sz w:val="20"/>
        </w:rPr>
      </w:pPr>
      <w:r w:rsidRPr="001058B5">
        <w:rPr>
          <w:rFonts w:ascii="Arial" w:hAnsi="Arial" w:cs="Arial"/>
          <w:b/>
          <w:sz w:val="20"/>
        </w:rPr>
        <w:t xml:space="preserve">Notify an auditor of the actions of an unauthorized </w:t>
      </w:r>
      <w:r w:rsidRPr="001058B5">
        <w:rPr>
          <w:rFonts w:ascii="Arial" w:hAnsi="Arial" w:cs="Arial"/>
          <w:b/>
          <w:spacing w:val="-3"/>
          <w:sz w:val="20"/>
        </w:rPr>
        <w:t xml:space="preserve">user. </w:t>
      </w:r>
      <w:r w:rsidRPr="001058B5">
        <w:rPr>
          <w:rFonts w:ascii="Arial" w:hAnsi="Arial" w:cs="Arial"/>
          <w:sz w:val="20"/>
        </w:rPr>
        <w:t>For example, an unauthorized user could be changing or deleting data, or the user has</w:t>
      </w:r>
      <w:r w:rsidRPr="001058B5">
        <w:rPr>
          <w:rFonts w:ascii="Arial" w:hAnsi="Arial" w:cs="Arial"/>
          <w:spacing w:val="-35"/>
          <w:sz w:val="20"/>
        </w:rPr>
        <w:t xml:space="preserve"> </w:t>
      </w:r>
      <w:r w:rsidRPr="001058B5">
        <w:rPr>
          <w:rFonts w:ascii="Arial" w:hAnsi="Arial" w:cs="Arial"/>
          <w:sz w:val="20"/>
        </w:rPr>
        <w:t>more privileges than expected, which can lead to reassessing user</w:t>
      </w:r>
      <w:r w:rsidRPr="001058B5">
        <w:rPr>
          <w:rFonts w:ascii="Arial" w:hAnsi="Arial" w:cs="Arial"/>
          <w:spacing w:val="-32"/>
          <w:sz w:val="20"/>
        </w:rPr>
        <w:t xml:space="preserve"> </w:t>
      </w:r>
      <w:r w:rsidRPr="001058B5">
        <w:rPr>
          <w:rFonts w:ascii="Arial" w:hAnsi="Arial" w:cs="Arial"/>
          <w:sz w:val="20"/>
        </w:rPr>
        <w:t>authorizations.</w:t>
      </w:r>
    </w:p>
    <w:p w14:paraId="69C7A816" w14:textId="77777777" w:rsidR="008C539B" w:rsidRPr="001058B5" w:rsidRDefault="00C12992" w:rsidP="006F7931">
      <w:pPr>
        <w:pStyle w:val="ListParagraph"/>
        <w:numPr>
          <w:ilvl w:val="1"/>
          <w:numId w:val="137"/>
        </w:numPr>
        <w:tabs>
          <w:tab w:val="left" w:pos="2020"/>
        </w:tabs>
        <w:spacing w:before="117" w:line="232" w:lineRule="auto"/>
        <w:ind w:right="815" w:hanging="359"/>
        <w:rPr>
          <w:rFonts w:ascii="Arial" w:hAnsi="Arial" w:cs="Arial"/>
          <w:sz w:val="20"/>
        </w:rPr>
      </w:pPr>
      <w:r w:rsidRPr="001058B5">
        <w:rPr>
          <w:rFonts w:ascii="Arial" w:hAnsi="Arial" w:cs="Arial"/>
          <w:b/>
          <w:sz w:val="20"/>
        </w:rPr>
        <w:t xml:space="preserve">Monitor and gather data about specific database activities. </w:t>
      </w:r>
      <w:r w:rsidRPr="001058B5">
        <w:rPr>
          <w:rFonts w:ascii="Arial" w:hAnsi="Arial" w:cs="Arial"/>
          <w:sz w:val="20"/>
        </w:rPr>
        <w:t>For example, the database administrator can gather statistics about which tables are being</w:t>
      </w:r>
      <w:r w:rsidRPr="001058B5">
        <w:rPr>
          <w:rFonts w:ascii="Arial" w:hAnsi="Arial" w:cs="Arial"/>
          <w:spacing w:val="-28"/>
          <w:sz w:val="20"/>
        </w:rPr>
        <w:t xml:space="preserve"> </w:t>
      </w:r>
      <w:r w:rsidRPr="001058B5">
        <w:rPr>
          <w:rFonts w:ascii="Arial" w:hAnsi="Arial" w:cs="Arial"/>
          <w:sz w:val="20"/>
        </w:rPr>
        <w:t>updated, how many logical I/Os are performed, or how many concurrent users connect at peak</w:t>
      </w:r>
      <w:r w:rsidRPr="001058B5">
        <w:rPr>
          <w:rFonts w:ascii="Arial" w:hAnsi="Arial" w:cs="Arial"/>
          <w:spacing w:val="-2"/>
          <w:sz w:val="20"/>
        </w:rPr>
        <w:t xml:space="preserve"> </w:t>
      </w:r>
      <w:r w:rsidRPr="001058B5">
        <w:rPr>
          <w:rFonts w:ascii="Arial" w:hAnsi="Arial" w:cs="Arial"/>
          <w:sz w:val="20"/>
        </w:rPr>
        <w:t>times.</w:t>
      </w:r>
    </w:p>
    <w:p w14:paraId="2B8848CF" w14:textId="77777777" w:rsidR="008C539B" w:rsidRPr="001058B5" w:rsidRDefault="00C12992" w:rsidP="006F7931">
      <w:pPr>
        <w:pStyle w:val="ListParagraph"/>
        <w:numPr>
          <w:ilvl w:val="1"/>
          <w:numId w:val="137"/>
        </w:numPr>
        <w:tabs>
          <w:tab w:val="left" w:pos="2020"/>
        </w:tabs>
        <w:spacing w:before="116" w:line="232" w:lineRule="auto"/>
        <w:ind w:right="785" w:hanging="359"/>
        <w:rPr>
          <w:rFonts w:ascii="Arial" w:hAnsi="Arial" w:cs="Arial"/>
          <w:sz w:val="20"/>
        </w:rPr>
      </w:pPr>
      <w:r w:rsidRPr="001058B5">
        <w:rPr>
          <w:rFonts w:ascii="Arial" w:hAnsi="Arial" w:cs="Arial"/>
          <w:b/>
          <w:sz w:val="20"/>
        </w:rPr>
        <w:t xml:space="preserve">Detect problems with an authorization or access control implementation. </w:t>
      </w:r>
      <w:r w:rsidRPr="001058B5">
        <w:rPr>
          <w:rFonts w:ascii="Arial" w:hAnsi="Arial" w:cs="Arial"/>
          <w:sz w:val="20"/>
        </w:rPr>
        <w:t>For 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policies</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expect</w:t>
      </w:r>
      <w:r w:rsidRPr="001058B5">
        <w:rPr>
          <w:rFonts w:ascii="Arial" w:hAnsi="Arial" w:cs="Arial"/>
          <w:spacing w:val="-5"/>
          <w:sz w:val="20"/>
        </w:rPr>
        <w:t xml:space="preserve"> </w:t>
      </w:r>
      <w:r w:rsidRPr="001058B5">
        <w:rPr>
          <w:rFonts w:ascii="Arial" w:hAnsi="Arial" w:cs="Arial"/>
          <w:sz w:val="20"/>
        </w:rPr>
        <w:t>will</w:t>
      </w:r>
      <w:r w:rsidRPr="001058B5">
        <w:rPr>
          <w:rFonts w:ascii="Arial" w:hAnsi="Arial" w:cs="Arial"/>
          <w:spacing w:val="-5"/>
          <w:sz w:val="20"/>
        </w:rPr>
        <w:t xml:space="preserve"> </w:t>
      </w:r>
      <w:r w:rsidRPr="001058B5">
        <w:rPr>
          <w:rFonts w:ascii="Arial" w:hAnsi="Arial" w:cs="Arial"/>
          <w:sz w:val="20"/>
        </w:rPr>
        <w:t>never</w:t>
      </w:r>
      <w:r w:rsidRPr="001058B5">
        <w:rPr>
          <w:rFonts w:ascii="Arial" w:hAnsi="Arial" w:cs="Arial"/>
          <w:spacing w:val="-5"/>
          <w:sz w:val="20"/>
        </w:rPr>
        <w:t xml:space="preserve"> </w:t>
      </w:r>
      <w:r w:rsidRPr="001058B5">
        <w:rPr>
          <w:rFonts w:ascii="Arial" w:hAnsi="Arial" w:cs="Arial"/>
          <w:sz w:val="20"/>
        </w:rPr>
        <w:t>generate</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audit record because the data is protected in other ways. However, if these policies generate audit records, then you will know the other security controls are not properly</w:t>
      </w:r>
      <w:r w:rsidRPr="001058B5">
        <w:rPr>
          <w:rFonts w:ascii="Arial" w:hAnsi="Arial" w:cs="Arial"/>
          <w:spacing w:val="-2"/>
          <w:sz w:val="20"/>
        </w:rPr>
        <w:t xml:space="preserve"> </w:t>
      </w:r>
      <w:r w:rsidRPr="001058B5">
        <w:rPr>
          <w:rFonts w:ascii="Arial" w:hAnsi="Arial" w:cs="Arial"/>
          <w:sz w:val="20"/>
        </w:rPr>
        <w:t>implemented.</w:t>
      </w:r>
    </w:p>
    <w:p w14:paraId="265DE77F" w14:textId="77777777" w:rsidR="008C539B" w:rsidRPr="001058B5" w:rsidRDefault="00C12992" w:rsidP="006F7931">
      <w:pPr>
        <w:pStyle w:val="ListParagraph"/>
        <w:numPr>
          <w:ilvl w:val="1"/>
          <w:numId w:val="137"/>
        </w:numPr>
        <w:tabs>
          <w:tab w:val="left" w:pos="2020"/>
        </w:tabs>
        <w:spacing w:before="114" w:line="232" w:lineRule="auto"/>
        <w:ind w:right="1617" w:hanging="359"/>
        <w:rPr>
          <w:rFonts w:ascii="Arial" w:hAnsi="Arial" w:cs="Arial"/>
          <w:sz w:val="20"/>
        </w:rPr>
      </w:pPr>
      <w:r w:rsidRPr="001058B5">
        <w:rPr>
          <w:rFonts w:ascii="Arial" w:hAnsi="Arial" w:cs="Arial"/>
          <w:b/>
          <w:sz w:val="20"/>
        </w:rPr>
        <w:t xml:space="preserve">Address auditing requirements for compliance. </w:t>
      </w:r>
      <w:r w:rsidRPr="001058B5">
        <w:rPr>
          <w:rFonts w:ascii="Arial" w:hAnsi="Arial" w:cs="Arial"/>
          <w:sz w:val="20"/>
        </w:rPr>
        <w:t>Regulations such as</w:t>
      </w:r>
      <w:r w:rsidRPr="001058B5">
        <w:rPr>
          <w:rFonts w:ascii="Arial" w:hAnsi="Arial" w:cs="Arial"/>
          <w:spacing w:val="-29"/>
          <w:sz w:val="20"/>
        </w:rPr>
        <w:t xml:space="preserve"> </w:t>
      </w:r>
      <w:r w:rsidRPr="001058B5">
        <w:rPr>
          <w:rFonts w:ascii="Arial" w:hAnsi="Arial" w:cs="Arial"/>
          <w:sz w:val="20"/>
        </w:rPr>
        <w:t>the following have common auditing-related</w:t>
      </w:r>
      <w:r w:rsidRPr="001058B5">
        <w:rPr>
          <w:rFonts w:ascii="Arial" w:hAnsi="Arial" w:cs="Arial"/>
          <w:spacing w:val="-7"/>
          <w:sz w:val="20"/>
        </w:rPr>
        <w:t xml:space="preserve"> </w:t>
      </w:r>
      <w:r w:rsidRPr="001058B5">
        <w:rPr>
          <w:rFonts w:ascii="Arial" w:hAnsi="Arial" w:cs="Arial"/>
          <w:sz w:val="20"/>
        </w:rPr>
        <w:t>requirements:</w:t>
      </w:r>
    </w:p>
    <w:p w14:paraId="7B86B2BF"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Sarbanes-Oxley</w:t>
      </w:r>
      <w:r w:rsidRPr="001058B5">
        <w:rPr>
          <w:rFonts w:ascii="Arial" w:hAnsi="Arial" w:cs="Arial"/>
          <w:spacing w:val="-1"/>
          <w:sz w:val="20"/>
        </w:rPr>
        <w:t xml:space="preserve"> </w:t>
      </w:r>
      <w:r w:rsidRPr="001058B5">
        <w:rPr>
          <w:rFonts w:ascii="Arial" w:hAnsi="Arial" w:cs="Arial"/>
          <w:sz w:val="20"/>
        </w:rPr>
        <w:t>Act</w:t>
      </w:r>
    </w:p>
    <w:p w14:paraId="798451C1"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Health Insurance Portability and Accountability Act</w:t>
      </w:r>
      <w:r w:rsidRPr="001058B5">
        <w:rPr>
          <w:rFonts w:ascii="Arial" w:hAnsi="Arial" w:cs="Arial"/>
          <w:spacing w:val="-3"/>
          <w:sz w:val="20"/>
        </w:rPr>
        <w:t xml:space="preserve"> (HIPAA)</w:t>
      </w:r>
    </w:p>
    <w:p w14:paraId="6441496E" w14:textId="77777777" w:rsidR="008C539B" w:rsidRPr="001058B5" w:rsidRDefault="008C539B">
      <w:pPr>
        <w:pStyle w:val="BodyText"/>
        <w:rPr>
          <w:rFonts w:ascii="Arial" w:hAnsi="Arial" w:cs="Arial"/>
        </w:rPr>
      </w:pPr>
    </w:p>
    <w:p w14:paraId="37AAE597" w14:textId="77777777" w:rsidR="008C539B" w:rsidRPr="001058B5" w:rsidRDefault="008D1AB8">
      <w:pPr>
        <w:pStyle w:val="BodyText"/>
        <w:spacing w:before="9"/>
        <w:rPr>
          <w:rFonts w:ascii="Arial" w:hAnsi="Arial" w:cs="Arial"/>
          <w:sz w:val="11"/>
        </w:rPr>
      </w:pPr>
      <w:r>
        <w:rPr>
          <w:rFonts w:ascii="Arial" w:hAnsi="Arial" w:cs="Arial"/>
        </w:rPr>
        <w:pict w14:anchorId="03EB696F">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14:paraId="3236A986" w14:textId="77777777"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Pr="001058B5">
        <w:rPr>
          <w:rFonts w:ascii="Arial" w:hAnsi="Arial" w:cs="Arial"/>
          <w:sz w:val="18"/>
        </w:rPr>
        <w:t xml:space="preserve">"Nondatabase users" refers to application users who are recognized in the database using the CLIENT_IDENTIFIER attribute. To audit this type of user, you can use a fine-grained audit policy. See </w:t>
      </w:r>
      <w:hyperlink w:anchor="_bookmark1893" w:history="1">
        <w:r w:rsidRPr="001058B5">
          <w:rPr>
            <w:rFonts w:ascii="Arial" w:hAnsi="Arial" w:cs="Arial"/>
            <w:color w:val="0000CC"/>
            <w:sz w:val="18"/>
          </w:rPr>
          <w:t xml:space="preserve">"Auditing Specific Activities with Fine-Grained Auditing" </w:t>
        </w:r>
        <w:r w:rsidRPr="001058B5">
          <w:rPr>
            <w:rFonts w:ascii="Arial" w:hAnsi="Arial" w:cs="Arial"/>
            <w:sz w:val="18"/>
          </w:rPr>
          <w:t xml:space="preserve">on page 9-36 </w:t>
        </w:r>
      </w:hyperlink>
      <w:r w:rsidRPr="001058B5">
        <w:rPr>
          <w:rFonts w:ascii="Arial" w:hAnsi="Arial" w:cs="Arial"/>
          <w:sz w:val="18"/>
        </w:rPr>
        <w:t>for more information.</w:t>
      </w:r>
    </w:p>
    <w:p w14:paraId="76124115" w14:textId="77777777" w:rsidR="008C539B" w:rsidRPr="001058B5" w:rsidRDefault="008C539B">
      <w:pPr>
        <w:spacing w:line="170" w:lineRule="auto"/>
        <w:rPr>
          <w:rFonts w:ascii="Arial" w:hAnsi="Arial" w:cs="Arial"/>
          <w:sz w:val="18"/>
        </w:rPr>
        <w:sectPr w:rsidR="008C539B" w:rsidRPr="001058B5">
          <w:headerReference w:type="even" r:id="rId192"/>
          <w:headerReference w:type="default" r:id="rId193"/>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77777777" w:rsidR="008C539B" w:rsidRPr="001058B5" w:rsidRDefault="00C12992">
      <w:pPr>
        <w:pStyle w:val="ListParagraph"/>
        <w:numPr>
          <w:ilvl w:val="1"/>
          <w:numId w:val="61"/>
        </w:numPr>
        <w:tabs>
          <w:tab w:val="left" w:pos="2979"/>
          <w:tab w:val="left" w:pos="2980"/>
        </w:tabs>
        <w:spacing w:before="99" w:line="232" w:lineRule="auto"/>
        <w:ind w:right="336" w:hanging="359"/>
        <w:rPr>
          <w:rFonts w:ascii="Arial" w:hAnsi="Arial" w:cs="Arial"/>
          <w:sz w:val="20"/>
        </w:rPr>
      </w:pPr>
      <w:r w:rsidRPr="001058B5">
        <w:rPr>
          <w:rFonts w:ascii="Arial" w:hAnsi="Arial" w:cs="Arial"/>
          <w:sz w:val="20"/>
        </w:rPr>
        <w:t>International Convergence of Capital Measurement and Capital Standards:</w:t>
      </w:r>
      <w:r w:rsidRPr="001058B5">
        <w:rPr>
          <w:rFonts w:ascii="Arial" w:hAnsi="Arial" w:cs="Arial"/>
          <w:spacing w:val="-35"/>
          <w:sz w:val="20"/>
        </w:rPr>
        <w:t xml:space="preserve"> </w:t>
      </w:r>
      <w:r w:rsidRPr="001058B5">
        <w:rPr>
          <w:rFonts w:ascii="Arial" w:hAnsi="Arial" w:cs="Arial"/>
          <w:sz w:val="20"/>
        </w:rPr>
        <w:t>a Revised Framework (Basel</w:t>
      </w:r>
      <w:r w:rsidRPr="001058B5">
        <w:rPr>
          <w:rFonts w:ascii="Arial" w:hAnsi="Arial" w:cs="Arial"/>
          <w:spacing w:val="-2"/>
          <w:sz w:val="20"/>
        </w:rPr>
        <w:t xml:space="preserve"> </w:t>
      </w:r>
      <w:r w:rsidRPr="001058B5">
        <w:rPr>
          <w:rFonts w:ascii="Arial" w:hAnsi="Arial" w:cs="Arial"/>
          <w:sz w:val="20"/>
        </w:rPr>
        <w:t>II)</w:t>
      </w:r>
    </w:p>
    <w:p w14:paraId="5D12B351" w14:textId="77777777" w:rsidR="008C539B" w:rsidRPr="001058B5" w:rsidRDefault="00C12992">
      <w:pPr>
        <w:pStyle w:val="ListParagraph"/>
        <w:numPr>
          <w:ilvl w:val="1"/>
          <w:numId w:val="61"/>
        </w:numPr>
        <w:tabs>
          <w:tab w:val="left" w:pos="2979"/>
          <w:tab w:val="left" w:pos="2980"/>
        </w:tabs>
        <w:spacing w:before="112"/>
        <w:ind w:hanging="359"/>
        <w:rPr>
          <w:rFonts w:ascii="Arial" w:hAnsi="Arial" w:cs="Arial"/>
          <w:sz w:val="20"/>
        </w:rPr>
      </w:pPr>
      <w:r w:rsidRPr="001058B5">
        <w:rPr>
          <w:rFonts w:ascii="Arial" w:hAnsi="Arial" w:cs="Arial"/>
          <w:sz w:val="20"/>
        </w:rPr>
        <w:t>Japan Privacy</w:t>
      </w:r>
      <w:r w:rsidRPr="001058B5">
        <w:rPr>
          <w:rFonts w:ascii="Arial" w:hAnsi="Arial" w:cs="Arial"/>
          <w:spacing w:val="-2"/>
          <w:sz w:val="20"/>
        </w:rPr>
        <w:t xml:space="preserve"> </w:t>
      </w:r>
      <w:r w:rsidRPr="001058B5">
        <w:rPr>
          <w:rFonts w:ascii="Arial" w:hAnsi="Arial" w:cs="Arial"/>
          <w:sz w:val="20"/>
        </w:rPr>
        <w:t>Law</w:t>
      </w:r>
    </w:p>
    <w:p w14:paraId="31760C82" w14:textId="77777777" w:rsidR="008C539B" w:rsidRPr="001058B5" w:rsidRDefault="00C12992">
      <w:pPr>
        <w:pStyle w:val="ListParagraph"/>
        <w:numPr>
          <w:ilvl w:val="1"/>
          <w:numId w:val="61"/>
        </w:numPr>
        <w:tabs>
          <w:tab w:val="left" w:pos="2979"/>
          <w:tab w:val="left" w:pos="2980"/>
        </w:tabs>
        <w:ind w:hanging="359"/>
        <w:rPr>
          <w:rFonts w:ascii="Arial" w:hAnsi="Arial" w:cs="Arial"/>
          <w:sz w:val="20"/>
        </w:rPr>
      </w:pPr>
      <w:r w:rsidRPr="001058B5">
        <w:rPr>
          <w:rFonts w:ascii="Arial" w:hAnsi="Arial" w:cs="Arial"/>
          <w:sz w:val="20"/>
        </w:rPr>
        <w:t>European Union Directive on Privacy and Electronic</w:t>
      </w:r>
      <w:r w:rsidRPr="001058B5">
        <w:rPr>
          <w:rFonts w:ascii="Arial" w:hAnsi="Arial" w:cs="Arial"/>
          <w:spacing w:val="-14"/>
          <w:sz w:val="20"/>
        </w:rPr>
        <w:t xml:space="preserve"> </w:t>
      </w:r>
      <w:r w:rsidRPr="001058B5">
        <w:rPr>
          <w:rFonts w:ascii="Arial" w:hAnsi="Arial" w:cs="Arial"/>
          <w:sz w:val="20"/>
        </w:rPr>
        <w:t>Communications</w:t>
      </w:r>
    </w:p>
    <w:p w14:paraId="18CAA827" w14:textId="77777777" w:rsidR="008C539B" w:rsidRPr="001058B5" w:rsidRDefault="008C539B">
      <w:pPr>
        <w:pStyle w:val="BodyText"/>
        <w:spacing w:before="6"/>
        <w:rPr>
          <w:rFonts w:ascii="Arial" w:hAnsi="Arial" w:cs="Arial"/>
          <w:sz w:val="25"/>
        </w:rPr>
      </w:pPr>
    </w:p>
    <w:p w14:paraId="31A19A3D" w14:textId="77777777" w:rsidR="008C539B" w:rsidRPr="001058B5" w:rsidRDefault="00C12992">
      <w:pPr>
        <w:pStyle w:val="Heading4"/>
      </w:pPr>
      <w:bookmarkStart w:id="1336" w:name="Protecting_the_Database_Audit_Trail"/>
      <w:bookmarkStart w:id="1337" w:name="_bookmark1609"/>
      <w:bookmarkEnd w:id="1336"/>
      <w:bookmarkEnd w:id="1337"/>
      <w:r w:rsidRPr="001058B5">
        <w:t>Protecting the Data</w:t>
      </w:r>
      <w:bookmarkStart w:id="1338" w:name="_bookmark1610"/>
      <w:bookmarkEnd w:id="1338"/>
      <w:r w:rsidRPr="001058B5">
        <w:t>base Au</w:t>
      </w:r>
      <w:bookmarkStart w:id="1339" w:name="_bookmark1611"/>
      <w:bookmarkEnd w:id="1339"/>
      <w:r w:rsidRPr="001058B5">
        <w:t>dit Trail</w:t>
      </w:r>
    </w:p>
    <w:p w14:paraId="1FA6E73C" w14:textId="77777777" w:rsidR="008C539B" w:rsidRPr="001058B5" w:rsidRDefault="00C12992">
      <w:pPr>
        <w:pStyle w:val="BodyText"/>
        <w:spacing w:before="81" w:line="232" w:lineRule="auto"/>
        <w:ind w:left="2259"/>
        <w:rPr>
          <w:rFonts w:ascii="Arial" w:hAnsi="Arial" w:cs="Arial"/>
        </w:rPr>
      </w:pPr>
      <w:r w:rsidRPr="001058B5">
        <w:rPr>
          <w:rFonts w:ascii="Arial" w:hAnsi="Arial" w:cs="Arial"/>
        </w:rPr>
        <w:t>When auditing for suspicious database activity, you should protect the integrity of the audit trail records to guarantee the accuracy and completeness of the auditing information.</w:t>
      </w:r>
    </w:p>
    <w:p w14:paraId="6101B0CD"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Oracle Database writes the database audit trail to the SYS.AUD$ and SYS.FGA_LOG$ tables.</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generated</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result</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SYS.AUD$ and</w:t>
      </w:r>
      <w:r w:rsidRPr="001058B5">
        <w:rPr>
          <w:rFonts w:ascii="Arial" w:hAnsi="Arial" w:cs="Arial"/>
          <w:spacing w:val="-17"/>
        </w:rPr>
        <w:t xml:space="preserve"> </w:t>
      </w:r>
      <w:r w:rsidRPr="001058B5">
        <w:rPr>
          <w:rFonts w:ascii="Arial" w:hAnsi="Arial" w:cs="Arial"/>
        </w:rPr>
        <w:t>SYS.FGA_LOG$</w:t>
      </w:r>
      <w:r w:rsidRPr="001058B5">
        <w:rPr>
          <w:rFonts w:ascii="Arial" w:hAnsi="Arial" w:cs="Arial"/>
          <w:spacing w:val="-91"/>
        </w:rPr>
        <w:t xml:space="preserve"> </w:t>
      </w:r>
      <w:r w:rsidRPr="001058B5">
        <w:rPr>
          <w:rFonts w:ascii="Arial" w:hAnsi="Arial" w:cs="Arial"/>
        </w:rPr>
        <w:t>tables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be</w:t>
      </w:r>
      <w:r w:rsidRPr="001058B5">
        <w:rPr>
          <w:rFonts w:ascii="Arial" w:hAnsi="Arial" w:cs="Arial"/>
          <w:spacing w:val="-17"/>
        </w:rPr>
        <w:t xml:space="preserve"> </w:t>
      </w:r>
      <w:r w:rsidRPr="001058B5">
        <w:rPr>
          <w:rFonts w:ascii="Arial" w:hAnsi="Arial" w:cs="Arial"/>
        </w:rPr>
        <w:t>deleted</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trail</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someone</w:t>
      </w:r>
      <w:r w:rsidRPr="001058B5">
        <w:rPr>
          <w:rFonts w:ascii="Arial" w:hAnsi="Arial" w:cs="Arial"/>
          <w:spacing w:val="-16"/>
        </w:rPr>
        <w:t xml:space="preserve"> </w:t>
      </w:r>
      <w:r w:rsidRPr="001058B5">
        <w:rPr>
          <w:rFonts w:ascii="Arial" w:hAnsi="Arial" w:cs="Arial"/>
        </w:rPr>
        <w:t>who</w:t>
      </w:r>
      <w:r w:rsidRPr="001058B5">
        <w:rPr>
          <w:rFonts w:ascii="Arial" w:hAnsi="Arial" w:cs="Arial"/>
          <w:spacing w:val="-16"/>
        </w:rPr>
        <w:t xml:space="preserve"> </w:t>
      </w:r>
      <w:r w:rsidRPr="001058B5">
        <w:rPr>
          <w:rFonts w:ascii="Arial" w:hAnsi="Arial" w:cs="Arial"/>
        </w:rPr>
        <w:t xml:space="preserve">has connected with administrator privileges. Remember that administrators are also audited for unauthorized use. See </w:t>
      </w:r>
      <w:hyperlink w:anchor="_bookmark1968" w:history="1">
        <w:r w:rsidRPr="001058B5">
          <w:rPr>
            <w:rFonts w:ascii="Arial" w:hAnsi="Arial" w:cs="Arial"/>
            <w:color w:val="0000CC"/>
          </w:rPr>
          <w:t xml:space="preserve">"Auditing SYS Administrative Users" </w:t>
        </w:r>
      </w:hyperlink>
      <w:hyperlink w:anchor="_bookmark1968" w:history="1">
        <w:r w:rsidRPr="001058B5">
          <w:rPr>
            <w:rFonts w:ascii="Arial" w:hAnsi="Arial" w:cs="Arial"/>
          </w:rPr>
          <w:t>on page 9-53</w:t>
        </w:r>
      </w:hyperlink>
      <w:r w:rsidRPr="001058B5">
        <w:rPr>
          <w:rFonts w:ascii="Arial" w:hAnsi="Arial" w:cs="Arial"/>
        </w:rPr>
        <w:t xml:space="preserve"> for more</w:t>
      </w:r>
      <w:r w:rsidRPr="001058B5">
        <w:rPr>
          <w:rFonts w:ascii="Arial" w:hAnsi="Arial" w:cs="Arial"/>
          <w:spacing w:val="-2"/>
        </w:rPr>
        <w:t xml:space="preserve"> </w:t>
      </w:r>
      <w:r w:rsidRPr="001058B5">
        <w:rPr>
          <w:rFonts w:ascii="Arial" w:hAnsi="Arial" w:cs="Arial"/>
        </w:rPr>
        <w:t>information.</w:t>
      </w:r>
    </w:p>
    <w:p w14:paraId="18E897AB" w14:textId="77777777" w:rsidR="008C539B" w:rsidRPr="001058B5" w:rsidRDefault="00C12992">
      <w:pPr>
        <w:pStyle w:val="BodyText"/>
        <w:spacing w:before="111"/>
        <w:ind w:left="2260"/>
        <w:rPr>
          <w:rFonts w:ascii="Arial" w:hAnsi="Arial" w:cs="Arial"/>
        </w:rPr>
      </w:pPr>
      <w:r w:rsidRPr="001058B5">
        <w:rPr>
          <w:rFonts w:ascii="Arial" w:hAnsi="Arial" w:cs="Arial"/>
        </w:rPr>
        <w:t>Other wa</w:t>
      </w:r>
      <w:bookmarkStart w:id="1340" w:name="_bookmark1612"/>
      <w:bookmarkEnd w:id="1340"/>
      <w:r w:rsidRPr="001058B5">
        <w:rPr>
          <w:rFonts w:ascii="Arial" w:hAnsi="Arial" w:cs="Arial"/>
        </w:rPr>
        <w:t>ys to protect the database audit trail are as follows:</w:t>
      </w:r>
    </w:p>
    <w:p w14:paraId="2E0F43E1" w14:textId="77777777" w:rsidR="008C539B" w:rsidRPr="001058B5" w:rsidRDefault="00C12992">
      <w:pPr>
        <w:pStyle w:val="ListParagraph"/>
        <w:numPr>
          <w:ilvl w:val="0"/>
          <w:numId w:val="60"/>
        </w:numPr>
        <w:tabs>
          <w:tab w:val="left" w:pos="2620"/>
        </w:tabs>
        <w:spacing w:before="123" w:line="230" w:lineRule="auto"/>
        <w:ind w:right="286" w:hanging="359"/>
        <w:rPr>
          <w:rFonts w:ascii="Arial" w:hAnsi="Arial" w:cs="Arial"/>
          <w:sz w:val="20"/>
        </w:rPr>
      </w:pPr>
      <w:r w:rsidRPr="001058B5">
        <w:rPr>
          <w:rFonts w:ascii="Arial" w:hAnsi="Arial" w:cs="Arial"/>
          <w:b/>
          <w:sz w:val="20"/>
        </w:rPr>
        <w:t>Set the O7_DICTIONARY_ACCESSIBILITY initialization parameter to</w:t>
      </w:r>
      <w:r w:rsidRPr="001058B5">
        <w:rPr>
          <w:rFonts w:ascii="Arial" w:hAnsi="Arial" w:cs="Arial"/>
          <w:b/>
          <w:spacing w:val="-31"/>
          <w:sz w:val="20"/>
        </w:rPr>
        <w:t xml:space="preserve"> </w:t>
      </w:r>
      <w:r w:rsidRPr="001058B5">
        <w:rPr>
          <w:rFonts w:ascii="Arial" w:hAnsi="Arial" w:cs="Arial"/>
          <w:b/>
          <w:spacing w:val="-3"/>
          <w:sz w:val="20"/>
        </w:rPr>
        <w:t xml:space="preserve">FALSE </w:t>
      </w:r>
      <w:r w:rsidRPr="001058B5">
        <w:rPr>
          <w:rFonts w:ascii="Arial" w:hAnsi="Arial" w:cs="Arial"/>
          <w:b/>
          <w:sz w:val="20"/>
        </w:rPr>
        <w:t xml:space="preserve">(the default).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only users who have the SYSDBA privilege can perform DML</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on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data</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7"/>
          <w:sz w:val="20"/>
        </w:rPr>
        <w:t xml:space="preserve"> </w:t>
      </w:r>
      <w:r w:rsidRPr="001058B5">
        <w:rPr>
          <w:rFonts w:ascii="Arial" w:hAnsi="Arial" w:cs="Arial"/>
          <w:sz w:val="20"/>
        </w:rPr>
        <w:t>SYS.FGA_LOG$</w:t>
      </w:r>
      <w:r w:rsidRPr="001058B5">
        <w:rPr>
          <w:rFonts w:ascii="Arial" w:hAnsi="Arial" w:cs="Arial"/>
          <w:spacing w:val="-93"/>
          <w:sz w:val="20"/>
        </w:rPr>
        <w:t xml:space="preserve"> </w:t>
      </w:r>
      <w:r w:rsidRPr="001058B5">
        <w:rPr>
          <w:rFonts w:ascii="Arial" w:hAnsi="Arial" w:cs="Arial"/>
          <w:sz w:val="20"/>
        </w:rPr>
        <w:t>tables.</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a default</w:t>
      </w:r>
      <w:r w:rsidRPr="001058B5">
        <w:rPr>
          <w:rFonts w:ascii="Arial" w:hAnsi="Arial" w:cs="Arial"/>
          <w:spacing w:val="-18"/>
          <w:sz w:val="20"/>
        </w:rPr>
        <w:t xml:space="preserve"> </w:t>
      </w:r>
      <w:r w:rsidRPr="001058B5">
        <w:rPr>
          <w:rFonts w:ascii="Arial" w:hAnsi="Arial" w:cs="Arial"/>
          <w:sz w:val="20"/>
        </w:rPr>
        <w:t>installation,</w:t>
      </w:r>
      <w:r w:rsidRPr="001058B5">
        <w:rPr>
          <w:rFonts w:ascii="Arial" w:hAnsi="Arial" w:cs="Arial"/>
          <w:spacing w:val="-18"/>
          <w:sz w:val="20"/>
        </w:rPr>
        <w:t xml:space="preserve"> </w:t>
      </w:r>
      <w:r w:rsidRPr="001058B5">
        <w:rPr>
          <w:rFonts w:ascii="Arial" w:hAnsi="Arial" w:cs="Arial"/>
          <w:sz w:val="20"/>
        </w:rPr>
        <w:t>O7_DICTIONARY_ACCESSIBILITY</w:t>
      </w:r>
      <w:r w:rsidRPr="001058B5">
        <w:rPr>
          <w:rFonts w:ascii="Arial" w:hAnsi="Arial" w:cs="Arial"/>
          <w:spacing w:val="-93"/>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set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FALSE.</w:t>
      </w:r>
    </w:p>
    <w:p w14:paraId="1AABD087" w14:textId="77777777" w:rsidR="008C539B" w:rsidRPr="001058B5" w:rsidRDefault="00C12992">
      <w:pPr>
        <w:pStyle w:val="ListParagraph"/>
        <w:numPr>
          <w:ilvl w:val="0"/>
          <w:numId w:val="60"/>
        </w:numPr>
        <w:tabs>
          <w:tab w:val="left" w:pos="2620"/>
        </w:tabs>
        <w:spacing w:before="121" w:line="230" w:lineRule="auto"/>
        <w:ind w:right="213" w:hanging="359"/>
        <w:rPr>
          <w:rFonts w:ascii="Arial" w:hAnsi="Arial" w:cs="Arial"/>
          <w:sz w:val="20"/>
        </w:rPr>
      </w:pPr>
      <w:r w:rsidRPr="001058B5">
        <w:rPr>
          <w:rFonts w:ascii="Arial" w:hAnsi="Arial" w:cs="Arial"/>
          <w:b/>
          <w:sz w:val="20"/>
        </w:rPr>
        <w:t>If you have Oracle Data</w:t>
      </w:r>
      <w:bookmarkStart w:id="1341" w:name="_bookmark1613"/>
      <w:bookmarkEnd w:id="1341"/>
      <w:r w:rsidRPr="001058B5">
        <w:rPr>
          <w:rFonts w:ascii="Arial" w:hAnsi="Arial" w:cs="Arial"/>
          <w:b/>
          <w:sz w:val="20"/>
        </w:rPr>
        <w:t xml:space="preserve">base </w:t>
      </w:r>
      <w:r w:rsidRPr="001058B5">
        <w:rPr>
          <w:rFonts w:ascii="Arial" w:hAnsi="Arial" w:cs="Arial"/>
          <w:b/>
          <w:spacing w:val="-5"/>
          <w:sz w:val="20"/>
        </w:rPr>
        <w:t xml:space="preserve">Vault </w:t>
      </w:r>
      <w:r w:rsidRPr="001058B5">
        <w:rPr>
          <w:rFonts w:ascii="Arial" w:hAnsi="Arial" w:cs="Arial"/>
          <w:b/>
          <w:sz w:val="20"/>
        </w:rPr>
        <w:t xml:space="preserve">installed, create a realm around the SYSTEM.AUD$ table. </w:t>
      </w:r>
      <w:r w:rsidRPr="001058B5">
        <w:rPr>
          <w:rFonts w:ascii="Arial" w:hAnsi="Arial" w:cs="Arial"/>
          <w:sz w:val="20"/>
        </w:rPr>
        <w:t>By default, the AUD$ table is in the SYSTEM schema. (The synonym</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refers</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SYSTEM.AUD$</w:t>
      </w:r>
      <w:r w:rsidRPr="001058B5">
        <w:rPr>
          <w:rFonts w:ascii="Arial" w:hAnsi="Arial" w:cs="Arial"/>
          <w:spacing w:val="-93"/>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See</w:t>
      </w:r>
      <w:r w:rsidRPr="001058B5">
        <w:rPr>
          <w:rFonts w:ascii="Arial" w:hAnsi="Arial" w:cs="Arial"/>
          <w:spacing w:val="-18"/>
          <w:sz w:val="20"/>
        </w:rPr>
        <w:t xml:space="preserve"> </w:t>
      </w: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5"/>
          <w:sz w:val="20"/>
        </w:rPr>
        <w:t xml:space="preserve"> </w:t>
      </w:r>
      <w:r w:rsidRPr="001058B5">
        <w:rPr>
          <w:rFonts w:ascii="Arial" w:hAnsi="Arial" w:cs="Arial"/>
          <w:i/>
          <w:sz w:val="20"/>
        </w:rPr>
        <w:t>Guide</w:t>
      </w:r>
      <w:r w:rsidRPr="001058B5">
        <w:rPr>
          <w:rFonts w:ascii="Arial" w:hAnsi="Arial" w:cs="Arial"/>
          <w:i/>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3"/>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realms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4"/>
          <w:sz w:val="20"/>
        </w:rPr>
        <w:t xml:space="preserve"> Vault.</w:t>
      </w:r>
    </w:p>
    <w:p w14:paraId="4C6B90F3" w14:textId="77777777" w:rsidR="008C539B" w:rsidRPr="001058B5" w:rsidRDefault="008C539B">
      <w:pPr>
        <w:pStyle w:val="BodyText"/>
        <w:spacing w:before="10"/>
        <w:rPr>
          <w:rFonts w:ascii="Arial" w:hAnsi="Arial" w:cs="Arial"/>
          <w:sz w:val="17"/>
        </w:rPr>
      </w:pPr>
    </w:p>
    <w:p w14:paraId="55A4A62C"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887D568" w14:textId="77777777" w:rsidR="008C539B" w:rsidRPr="001058B5" w:rsidRDefault="008D1AB8">
      <w:pPr>
        <w:pStyle w:val="ListParagraph"/>
        <w:numPr>
          <w:ilvl w:val="1"/>
          <w:numId w:val="60"/>
        </w:numPr>
        <w:tabs>
          <w:tab w:val="left" w:pos="3340"/>
        </w:tabs>
        <w:spacing w:before="127"/>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9-6</w:t>
        </w:r>
      </w:hyperlink>
    </w:p>
    <w:p w14:paraId="7E12AE13" w14:textId="77777777" w:rsidR="008C539B" w:rsidRPr="001058B5" w:rsidRDefault="008D1AB8">
      <w:pPr>
        <w:pStyle w:val="ListParagraph"/>
        <w:numPr>
          <w:ilvl w:val="1"/>
          <w:numId w:val="60"/>
        </w:numPr>
        <w:tabs>
          <w:tab w:val="left" w:pos="3340"/>
        </w:tabs>
        <w:spacing w:before="118" w:line="232" w:lineRule="auto"/>
        <w:ind w:right="13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1"/>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2DAD110E" w14:textId="77777777" w:rsidR="008C539B" w:rsidRPr="001058B5" w:rsidRDefault="008C539B">
      <w:pPr>
        <w:pStyle w:val="BodyText"/>
        <w:spacing w:before="10"/>
        <w:rPr>
          <w:rFonts w:ascii="Arial" w:hAnsi="Arial" w:cs="Arial"/>
        </w:rPr>
      </w:pPr>
    </w:p>
    <w:p w14:paraId="63740D31" w14:textId="77777777" w:rsidR="008C539B" w:rsidRPr="001058B5" w:rsidRDefault="00C12992">
      <w:pPr>
        <w:pStyle w:val="Heading4"/>
        <w:spacing w:before="1"/>
      </w:pPr>
      <w:bookmarkStart w:id="1342" w:name="Activities_That_Are_Always_Written_to_th"/>
      <w:bookmarkStart w:id="1343" w:name="_bookmark1614"/>
      <w:bookmarkEnd w:id="1342"/>
      <w:bookmarkEnd w:id="1343"/>
      <w:r w:rsidRPr="001058B5">
        <w:rPr>
          <w:spacing w:val="-20"/>
        </w:rPr>
        <w:t xml:space="preserve">Activities </w:t>
      </w:r>
      <w:r w:rsidRPr="001058B5">
        <w:rPr>
          <w:spacing w:val="-22"/>
        </w:rPr>
        <w:t xml:space="preserve">That </w:t>
      </w:r>
      <w:r w:rsidRPr="001058B5">
        <w:rPr>
          <w:spacing w:val="-19"/>
        </w:rPr>
        <w:t xml:space="preserve">Are </w:t>
      </w:r>
      <w:bookmarkStart w:id="1344" w:name="_bookmark1615"/>
      <w:bookmarkEnd w:id="1344"/>
      <w:r w:rsidRPr="001058B5">
        <w:rPr>
          <w:spacing w:val="-25"/>
        </w:rPr>
        <w:t xml:space="preserve">Always </w:t>
      </w:r>
      <w:bookmarkStart w:id="1345" w:name="_bookmark1616"/>
      <w:bookmarkEnd w:id="1345"/>
      <w:r w:rsidRPr="001058B5">
        <w:rPr>
          <w:spacing w:val="-21"/>
        </w:rPr>
        <w:t xml:space="preserve">Written </w:t>
      </w:r>
      <w:r w:rsidRPr="001058B5">
        <w:rPr>
          <w:spacing w:val="-7"/>
        </w:rPr>
        <w:t xml:space="preserve">tothe </w:t>
      </w:r>
      <w:r w:rsidRPr="001058B5">
        <w:rPr>
          <w:spacing w:val="-24"/>
        </w:rPr>
        <w:t xml:space="preserve">Standard </w:t>
      </w:r>
      <w:r w:rsidRPr="001058B5">
        <w:rPr>
          <w:spacing w:val="-20"/>
        </w:rPr>
        <w:t xml:space="preserve">and </w:t>
      </w:r>
      <w:r w:rsidRPr="001058B5">
        <w:rPr>
          <w:spacing w:val="-24"/>
        </w:rPr>
        <w:t xml:space="preserve">Fine-Grained Audit </w:t>
      </w:r>
      <w:r w:rsidRPr="001058B5">
        <w:rPr>
          <w:spacing w:val="-26"/>
        </w:rPr>
        <w:t>Records</w:t>
      </w:r>
    </w:p>
    <w:p w14:paraId="762AF919" w14:textId="77777777" w:rsidR="008C539B" w:rsidRPr="001058B5" w:rsidRDefault="00C12992">
      <w:pPr>
        <w:pStyle w:val="BodyText"/>
        <w:spacing w:before="83" w:line="228" w:lineRule="auto"/>
        <w:ind w:left="2259" w:right="102"/>
        <w:rPr>
          <w:rFonts w:ascii="Arial" w:hAnsi="Arial" w:cs="Arial"/>
        </w:rPr>
      </w:pPr>
      <w:r w:rsidRPr="001058B5">
        <w:rPr>
          <w:rFonts w:ascii="Arial" w:hAnsi="Arial" w:cs="Arial"/>
        </w:rPr>
        <w:t xml:space="preserve">When standard auditing is enabled (that is, you set AUDIT_TRAIL to DB or DB,EXTENDED), Oracle Database audits all data manipulation </w:t>
      </w:r>
      <w:bookmarkStart w:id="1346" w:name="_bookmark1617"/>
      <w:bookmarkEnd w:id="1346"/>
      <w:r w:rsidRPr="001058B5">
        <w:rPr>
          <w:rFonts w:ascii="Arial" w:hAnsi="Arial" w:cs="Arial"/>
        </w:rPr>
        <w:t xml:space="preserve">language </w:t>
      </w:r>
      <w:bookmarkStart w:id="1347" w:name="_bookmark1618"/>
      <w:bookmarkEnd w:id="1347"/>
      <w:r w:rsidRPr="001058B5">
        <w:rPr>
          <w:rFonts w:ascii="Arial" w:hAnsi="Arial" w:cs="Arial"/>
        </w:rPr>
        <w:t xml:space="preserve">(DML) </w:t>
      </w:r>
      <w:r w:rsidRPr="001058B5">
        <w:rPr>
          <w:rFonts w:ascii="Arial" w:hAnsi="Arial" w:cs="Arial"/>
          <w:w w:val="95"/>
        </w:rPr>
        <w:t>operations,</w:t>
      </w:r>
      <w:r w:rsidRPr="001058B5">
        <w:rPr>
          <w:rFonts w:ascii="Arial" w:hAnsi="Arial" w:cs="Arial"/>
          <w:spacing w:val="-19"/>
          <w:w w:val="95"/>
        </w:rPr>
        <w:t xml:space="preserve"> </w:t>
      </w:r>
      <w:r w:rsidRPr="001058B5">
        <w:rPr>
          <w:rFonts w:ascii="Arial" w:hAnsi="Arial" w:cs="Arial"/>
          <w:w w:val="95"/>
        </w:rPr>
        <w:t>such</w:t>
      </w:r>
      <w:r w:rsidRPr="001058B5">
        <w:rPr>
          <w:rFonts w:ascii="Arial" w:hAnsi="Arial" w:cs="Arial"/>
          <w:spacing w:val="-19"/>
          <w:w w:val="95"/>
        </w:rPr>
        <w:t xml:space="preserve"> </w:t>
      </w:r>
      <w:r w:rsidRPr="001058B5">
        <w:rPr>
          <w:rFonts w:ascii="Arial" w:hAnsi="Arial" w:cs="Arial"/>
          <w:w w:val="95"/>
        </w:rPr>
        <w:t>as</w:t>
      </w:r>
      <w:r w:rsidRPr="001058B5">
        <w:rPr>
          <w:rFonts w:ascii="Arial" w:hAnsi="Arial" w:cs="Arial"/>
          <w:spacing w:val="-19"/>
          <w:w w:val="95"/>
        </w:rPr>
        <w:t xml:space="preserve"> </w:t>
      </w:r>
      <w:r w:rsidRPr="001058B5">
        <w:rPr>
          <w:rFonts w:ascii="Arial" w:hAnsi="Arial" w:cs="Arial"/>
          <w:w w:val="95"/>
        </w:rPr>
        <w:t>INSERT,</w:t>
      </w:r>
      <w:r w:rsidRPr="001058B5">
        <w:rPr>
          <w:rFonts w:ascii="Arial" w:hAnsi="Arial" w:cs="Arial"/>
          <w:spacing w:val="-19"/>
          <w:w w:val="95"/>
        </w:rPr>
        <w:t xml:space="preserve"> </w:t>
      </w:r>
      <w:r w:rsidRPr="001058B5">
        <w:rPr>
          <w:rFonts w:ascii="Arial" w:hAnsi="Arial" w:cs="Arial"/>
          <w:w w:val="95"/>
        </w:rPr>
        <w:t>UPDATE,</w:t>
      </w:r>
      <w:r w:rsidRPr="001058B5">
        <w:rPr>
          <w:rFonts w:ascii="Arial" w:hAnsi="Arial" w:cs="Arial"/>
          <w:spacing w:val="-19"/>
          <w:w w:val="95"/>
        </w:rPr>
        <w:t xml:space="preserve"> </w:t>
      </w:r>
      <w:r w:rsidRPr="001058B5">
        <w:rPr>
          <w:rFonts w:ascii="Arial" w:hAnsi="Arial" w:cs="Arial"/>
          <w:w w:val="95"/>
        </w:rPr>
        <w:t>MERGE,</w:t>
      </w:r>
      <w:r w:rsidRPr="001058B5">
        <w:rPr>
          <w:rFonts w:ascii="Arial" w:hAnsi="Arial" w:cs="Arial"/>
          <w:spacing w:val="-1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DELETE</w:t>
      </w:r>
      <w:r w:rsidRPr="001058B5">
        <w:rPr>
          <w:rFonts w:ascii="Arial" w:hAnsi="Arial" w:cs="Arial"/>
          <w:spacing w:val="-89"/>
          <w:w w:val="95"/>
        </w:rPr>
        <w:t xml:space="preserve"> </w:t>
      </w:r>
      <w:r w:rsidRPr="001058B5">
        <w:rPr>
          <w:rFonts w:ascii="Arial" w:hAnsi="Arial" w:cs="Arial"/>
          <w:w w:val="95"/>
        </w:rPr>
        <w:t>on</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SYS.AUD$</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 xml:space="preserve">SYS.FGA_ </w:t>
      </w:r>
      <w:r w:rsidRPr="001058B5">
        <w:rPr>
          <w:rFonts w:ascii="Arial" w:hAnsi="Arial" w:cs="Arial"/>
        </w:rPr>
        <w:t>LOG$ tables by non-SYS users. (It performs this audit even if you have not set audit options</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FGA_LOGS$</w:t>
      </w:r>
      <w:r w:rsidRPr="001058B5">
        <w:rPr>
          <w:rFonts w:ascii="Arial" w:hAnsi="Arial" w:cs="Arial"/>
          <w:spacing w:val="-98"/>
        </w:rPr>
        <w:t xml:space="preserve"> </w:t>
      </w:r>
      <w:r w:rsidRPr="001058B5">
        <w:rPr>
          <w:rFonts w:ascii="Arial" w:hAnsi="Arial" w:cs="Arial"/>
        </w:rPr>
        <w:t>tables.)</w:t>
      </w:r>
      <w:r w:rsidRPr="001058B5">
        <w:rPr>
          <w:rFonts w:ascii="Arial" w:hAnsi="Arial" w:cs="Arial"/>
          <w:spacing w:val="-24"/>
        </w:rPr>
        <w:t xml:space="preserve"> </w:t>
      </w:r>
      <w:r w:rsidRPr="001058B5">
        <w:rPr>
          <w:rFonts w:ascii="Arial" w:hAnsi="Arial" w:cs="Arial"/>
          <w:spacing w:val="-5"/>
        </w:rPr>
        <w:t>Typically,</w:t>
      </w:r>
      <w:r w:rsidRPr="001058B5">
        <w:rPr>
          <w:rFonts w:ascii="Arial" w:hAnsi="Arial" w:cs="Arial"/>
          <w:spacing w:val="-24"/>
        </w:rPr>
        <w:t xml:space="preserve"> </w:t>
      </w:r>
      <w:r w:rsidRPr="001058B5">
        <w:rPr>
          <w:rFonts w:ascii="Arial" w:hAnsi="Arial" w:cs="Arial"/>
        </w:rPr>
        <w:t>non-SYS</w:t>
      </w:r>
      <w:r w:rsidRPr="001058B5">
        <w:rPr>
          <w:rFonts w:ascii="Arial" w:hAnsi="Arial" w:cs="Arial"/>
          <w:spacing w:val="-98"/>
        </w:rPr>
        <w:t xml:space="preserve"> </w:t>
      </w:r>
      <w:r w:rsidRPr="001058B5">
        <w:rPr>
          <w:rFonts w:ascii="Arial" w:hAnsi="Arial" w:cs="Arial"/>
        </w:rPr>
        <w:t>users</w:t>
      </w:r>
      <w:r w:rsidRPr="001058B5">
        <w:rPr>
          <w:rFonts w:ascii="Arial" w:hAnsi="Arial" w:cs="Arial"/>
          <w:spacing w:val="-24"/>
        </w:rPr>
        <w:t xml:space="preserve"> </w:t>
      </w:r>
      <w:r w:rsidRPr="001058B5">
        <w:rPr>
          <w:rFonts w:ascii="Arial" w:hAnsi="Arial" w:cs="Arial"/>
        </w:rPr>
        <w:t>do</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access to these tables, except if they have been explicitly granted access. If a non-SYS user tampers</w:t>
      </w:r>
      <w:r w:rsidRPr="001058B5">
        <w:rPr>
          <w:rFonts w:ascii="Arial" w:hAnsi="Arial" w:cs="Arial"/>
          <w:spacing w:val="-28"/>
        </w:rPr>
        <w:t xml:space="preserve"> </w:t>
      </w:r>
      <w:r w:rsidRPr="001058B5">
        <w:rPr>
          <w:rFonts w:ascii="Arial" w:hAnsi="Arial" w:cs="Arial"/>
        </w:rPr>
        <w:t>with</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data</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SYS.FGA_LOG$</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SYS.AUD$</w:t>
      </w:r>
      <w:r w:rsidRPr="001058B5">
        <w:rPr>
          <w:rFonts w:ascii="Arial" w:hAnsi="Arial" w:cs="Arial"/>
          <w:spacing w:val="-101"/>
        </w:rPr>
        <w:t xml:space="preserve"> </w:t>
      </w:r>
      <w:r w:rsidRPr="001058B5">
        <w:rPr>
          <w:rFonts w:ascii="Arial" w:hAnsi="Arial" w:cs="Arial"/>
        </w:rPr>
        <w:t>tables,</w:t>
      </w:r>
      <w:r w:rsidRPr="001058B5">
        <w:rPr>
          <w:rFonts w:ascii="Arial" w:hAnsi="Arial" w:cs="Arial"/>
          <w:spacing w:val="-28"/>
        </w:rPr>
        <w:t xml:space="preserve"> </w:t>
      </w:r>
      <w:r w:rsidRPr="001058B5">
        <w:rPr>
          <w:rFonts w:ascii="Arial" w:hAnsi="Arial" w:cs="Arial"/>
        </w:rPr>
        <w:t>then</w:t>
      </w:r>
      <w:r w:rsidRPr="001058B5">
        <w:rPr>
          <w:rFonts w:ascii="Arial" w:hAnsi="Arial" w:cs="Arial"/>
          <w:spacing w:val="-28"/>
        </w:rPr>
        <w:t xml:space="preserve"> </w:t>
      </w:r>
      <w:r w:rsidRPr="001058B5">
        <w:rPr>
          <w:rFonts w:ascii="Arial" w:hAnsi="Arial" w:cs="Arial"/>
        </w:rPr>
        <w:t>Oracle</w:t>
      </w:r>
      <w:r w:rsidRPr="001058B5">
        <w:rPr>
          <w:rFonts w:ascii="Arial" w:hAnsi="Arial" w:cs="Arial"/>
          <w:spacing w:val="-28"/>
        </w:rPr>
        <w:t xml:space="preserve"> </w:t>
      </w:r>
      <w:r w:rsidRPr="001058B5">
        <w:rPr>
          <w:rFonts w:ascii="Arial" w:hAnsi="Arial" w:cs="Arial"/>
        </w:rPr>
        <w:t>Database writes an audit record for each</w:t>
      </w:r>
      <w:r w:rsidRPr="001058B5">
        <w:rPr>
          <w:rFonts w:ascii="Arial" w:hAnsi="Arial" w:cs="Arial"/>
          <w:spacing w:val="-4"/>
        </w:rPr>
        <w:t xml:space="preserve"> </w:t>
      </w:r>
      <w:r w:rsidRPr="001058B5">
        <w:rPr>
          <w:rFonts w:ascii="Arial" w:hAnsi="Arial" w:cs="Arial"/>
        </w:rPr>
        <w:t>action.</w:t>
      </w:r>
    </w:p>
    <w:p w14:paraId="69A32E4A" w14:textId="77777777" w:rsidR="008C539B" w:rsidRPr="001058B5" w:rsidRDefault="00C12992">
      <w:pPr>
        <w:pStyle w:val="BodyText"/>
        <w:spacing w:before="125" w:line="228" w:lineRule="auto"/>
        <w:ind w:left="2259" w:right="185"/>
        <w:rPr>
          <w:rFonts w:ascii="Arial" w:hAnsi="Arial" w:cs="Arial"/>
        </w:rPr>
      </w:pPr>
      <w:r w:rsidRPr="001058B5">
        <w:rPr>
          <w:rFonts w:ascii="Arial" w:hAnsi="Arial" w:cs="Arial"/>
        </w:rPr>
        <w:t>Oracle</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audits</w:t>
      </w:r>
      <w:r w:rsidRPr="001058B5">
        <w:rPr>
          <w:rFonts w:ascii="Arial" w:hAnsi="Arial" w:cs="Arial"/>
          <w:spacing w:val="-30"/>
        </w:rPr>
        <w:t xml:space="preserve"> </w:t>
      </w:r>
      <w:r w:rsidRPr="001058B5">
        <w:rPr>
          <w:rFonts w:ascii="Arial" w:hAnsi="Arial" w:cs="Arial"/>
        </w:rPr>
        <w:t>SYS</w:t>
      </w:r>
      <w:r w:rsidRPr="001058B5">
        <w:rPr>
          <w:rFonts w:ascii="Arial" w:hAnsi="Arial" w:cs="Arial"/>
          <w:spacing w:val="-103"/>
        </w:rPr>
        <w:t xml:space="preserve"> </w:t>
      </w:r>
      <w:r w:rsidRPr="001058B5">
        <w:rPr>
          <w:rFonts w:ascii="Arial" w:hAnsi="Arial" w:cs="Arial"/>
          <w:spacing w:val="1"/>
        </w:rPr>
        <w:t>user’s</w:t>
      </w:r>
      <w:r w:rsidRPr="001058B5">
        <w:rPr>
          <w:rFonts w:ascii="Arial" w:hAnsi="Arial" w:cs="Arial"/>
          <w:spacing w:val="-30"/>
        </w:rPr>
        <w:t xml:space="preserve"> </w:t>
      </w:r>
      <w:r w:rsidRPr="001058B5">
        <w:rPr>
          <w:rFonts w:ascii="Arial" w:hAnsi="Arial" w:cs="Arial"/>
        </w:rPr>
        <w:t>DELETE,</w:t>
      </w:r>
      <w:r w:rsidRPr="001058B5">
        <w:rPr>
          <w:rFonts w:ascii="Arial" w:hAnsi="Arial" w:cs="Arial"/>
          <w:spacing w:val="-31"/>
        </w:rPr>
        <w:t xml:space="preserve"> </w:t>
      </w:r>
      <w:r w:rsidRPr="001058B5">
        <w:rPr>
          <w:rFonts w:ascii="Arial" w:hAnsi="Arial" w:cs="Arial"/>
        </w:rPr>
        <w:t>INSERT,</w:t>
      </w:r>
      <w:r w:rsidRPr="001058B5">
        <w:rPr>
          <w:rFonts w:ascii="Arial" w:hAnsi="Arial" w:cs="Arial"/>
          <w:spacing w:val="-31"/>
        </w:rPr>
        <w:t xml:space="preserve"> </w:t>
      </w:r>
      <w:r w:rsidRPr="001058B5">
        <w:rPr>
          <w:rFonts w:ascii="Arial" w:hAnsi="Arial" w:cs="Arial"/>
        </w:rPr>
        <w:t>UPDATE,</w:t>
      </w:r>
      <w:r w:rsidRPr="001058B5">
        <w:rPr>
          <w:rFonts w:ascii="Arial" w:hAnsi="Arial" w:cs="Arial"/>
          <w:spacing w:val="-30"/>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MERGE</w:t>
      </w:r>
      <w:r w:rsidRPr="001058B5">
        <w:rPr>
          <w:rFonts w:ascii="Arial" w:hAnsi="Arial" w:cs="Arial"/>
          <w:spacing w:val="-103"/>
        </w:rPr>
        <w:t xml:space="preserve"> </w:t>
      </w:r>
      <w:r w:rsidRPr="001058B5">
        <w:rPr>
          <w:rFonts w:ascii="Arial" w:hAnsi="Arial" w:cs="Arial"/>
        </w:rPr>
        <w:t>operations</w:t>
      </w:r>
      <w:r w:rsidRPr="001058B5">
        <w:rPr>
          <w:rFonts w:ascii="Arial" w:hAnsi="Arial" w:cs="Arial"/>
          <w:spacing w:val="-30"/>
        </w:rPr>
        <w:t xml:space="preserve"> </w:t>
      </w:r>
      <w:r w:rsidRPr="001058B5">
        <w:rPr>
          <w:rFonts w:ascii="Arial" w:hAnsi="Arial" w:cs="Arial"/>
        </w:rPr>
        <w:t xml:space="preserve">on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SYS.FGA_LOG$</w:t>
      </w:r>
      <w:r w:rsidRPr="001058B5">
        <w:rPr>
          <w:rFonts w:ascii="Arial" w:hAnsi="Arial" w:cs="Arial"/>
          <w:spacing w:val="-8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SYS.AUD$</w:t>
      </w:r>
      <w:r w:rsidRPr="001058B5">
        <w:rPr>
          <w:rFonts w:ascii="Arial" w:hAnsi="Arial" w:cs="Arial"/>
          <w:spacing w:val="-87"/>
          <w:w w:val="95"/>
        </w:rPr>
        <w:t xml:space="preserve"> </w:t>
      </w:r>
      <w:r w:rsidRPr="001058B5">
        <w:rPr>
          <w:rFonts w:ascii="Arial" w:hAnsi="Arial" w:cs="Arial"/>
          <w:w w:val="95"/>
        </w:rPr>
        <w:t>tables</w:t>
      </w:r>
      <w:r w:rsidRPr="001058B5">
        <w:rPr>
          <w:rFonts w:ascii="Arial" w:hAnsi="Arial" w:cs="Arial"/>
          <w:spacing w:val="-16"/>
          <w:w w:val="95"/>
        </w:rPr>
        <w:t xml:space="preserve"> </w:t>
      </w:r>
      <w:r w:rsidRPr="001058B5">
        <w:rPr>
          <w:rFonts w:ascii="Arial" w:hAnsi="Arial" w:cs="Arial"/>
          <w:w w:val="95"/>
        </w:rPr>
        <w:t>if</w:t>
      </w:r>
      <w:r w:rsidRPr="001058B5">
        <w:rPr>
          <w:rFonts w:ascii="Arial" w:hAnsi="Arial" w:cs="Arial"/>
          <w:spacing w:val="-15"/>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have</w:t>
      </w:r>
      <w:r w:rsidRPr="001058B5">
        <w:rPr>
          <w:rFonts w:ascii="Arial" w:hAnsi="Arial" w:cs="Arial"/>
          <w:spacing w:val="-17"/>
          <w:w w:val="95"/>
        </w:rPr>
        <w:t xml:space="preserve"> </w:t>
      </w:r>
      <w:r w:rsidRPr="001058B5">
        <w:rPr>
          <w:rFonts w:ascii="Arial" w:hAnsi="Arial" w:cs="Arial"/>
          <w:w w:val="95"/>
        </w:rPr>
        <w:t>set</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 xml:space="preserve">AUDIT_SYS_OPERATIONS </w:t>
      </w:r>
      <w:r w:rsidRPr="001058B5">
        <w:rPr>
          <w:rFonts w:ascii="Arial" w:hAnsi="Arial" w:cs="Arial"/>
        </w:rPr>
        <w:t>initialization</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TRUE.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SYS</w:t>
      </w:r>
      <w:r w:rsidRPr="001058B5">
        <w:rPr>
          <w:rFonts w:ascii="Arial" w:hAnsi="Arial" w:cs="Arial"/>
          <w:spacing w:val="-88"/>
        </w:rPr>
        <w:t xml:space="preserve"> </w:t>
      </w:r>
      <w:r w:rsidRPr="001058B5">
        <w:rPr>
          <w:rFonts w:ascii="Arial" w:hAnsi="Arial" w:cs="Arial"/>
        </w:rPr>
        <w:t>operations</w:t>
      </w:r>
      <w:r w:rsidRPr="001058B5">
        <w:rPr>
          <w:rFonts w:ascii="Arial" w:hAnsi="Arial" w:cs="Arial"/>
          <w:spacing w:val="-12"/>
        </w:rPr>
        <w:t xml:space="preserve"> </w:t>
      </w:r>
      <w:r w:rsidRPr="001058B5">
        <w:rPr>
          <w:rFonts w:ascii="Arial" w:hAnsi="Arial" w:cs="Arial"/>
        </w:rPr>
        <w:t>are written</w:t>
      </w:r>
      <w:r w:rsidRPr="001058B5">
        <w:rPr>
          <w:rFonts w:ascii="Arial" w:hAnsi="Arial" w:cs="Arial"/>
          <w:spacing w:val="-30"/>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whatever</w:t>
      </w:r>
      <w:r w:rsidRPr="001058B5">
        <w:rPr>
          <w:rFonts w:ascii="Arial" w:hAnsi="Arial" w:cs="Arial"/>
          <w:spacing w:val="-30"/>
        </w:rPr>
        <w:t xml:space="preserve"> </w:t>
      </w:r>
      <w:r w:rsidRPr="001058B5">
        <w:rPr>
          <w:rFonts w:ascii="Arial" w:hAnsi="Arial" w:cs="Arial"/>
        </w:rPr>
        <w:t>directory</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AUDIT_FILE_DEST</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0"/>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points</w:t>
      </w:r>
      <w:r w:rsidRPr="001058B5">
        <w:rPr>
          <w:rFonts w:ascii="Arial" w:hAnsi="Arial" w:cs="Arial"/>
          <w:spacing w:val="-29"/>
        </w:rPr>
        <w:t xml:space="preserve"> </w:t>
      </w:r>
      <w:r w:rsidRPr="001058B5">
        <w:rPr>
          <w:rFonts w:ascii="Arial" w:hAnsi="Arial" w:cs="Arial"/>
        </w:rPr>
        <w:t>to.</w:t>
      </w:r>
    </w:p>
    <w:p w14:paraId="3433B09D" w14:textId="77777777" w:rsidR="008C539B" w:rsidRPr="001058B5" w:rsidRDefault="00C12992">
      <w:pPr>
        <w:pStyle w:val="BodyText"/>
        <w:spacing w:before="2" w:line="228" w:lineRule="auto"/>
        <w:ind w:left="2260" w:right="1567" w:hanging="1"/>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AUDIT_FILE_DEST</w:t>
      </w:r>
      <w:r w:rsidRPr="001058B5">
        <w:rPr>
          <w:rFonts w:ascii="Arial" w:hAnsi="Arial" w:cs="Arial"/>
          <w:spacing w:val="-97"/>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writes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an</w:t>
      </w:r>
      <w:r w:rsidRPr="001058B5">
        <w:rPr>
          <w:rFonts w:ascii="Arial" w:hAnsi="Arial" w:cs="Arial"/>
          <w:spacing w:val="-23"/>
        </w:rPr>
        <w:t xml:space="preserve"> </w:t>
      </w:r>
      <w:r w:rsidRPr="001058B5">
        <w:rPr>
          <w:rFonts w:ascii="Arial" w:hAnsi="Arial" w:cs="Arial"/>
        </w:rPr>
        <w:t>operating system-dependent</w:t>
      </w:r>
      <w:r w:rsidRPr="001058B5">
        <w:rPr>
          <w:rFonts w:ascii="Arial" w:hAnsi="Arial" w:cs="Arial"/>
          <w:spacing w:val="-2"/>
        </w:rPr>
        <w:t xml:space="preserve"> </w:t>
      </w:r>
      <w:r w:rsidRPr="001058B5">
        <w:rPr>
          <w:rFonts w:ascii="Arial" w:hAnsi="Arial" w:cs="Arial"/>
        </w:rPr>
        <w:t>location.</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D22E770" w14:textId="77777777" w:rsidR="008C539B" w:rsidRPr="001058B5" w:rsidRDefault="008D1AB8">
      <w:pPr>
        <w:pStyle w:val="ListParagraph"/>
        <w:numPr>
          <w:ilvl w:val="0"/>
          <w:numId w:val="59"/>
        </w:numPr>
        <w:tabs>
          <w:tab w:val="left" w:pos="2740"/>
        </w:tabs>
        <w:spacing w:before="128"/>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9-6</w:t>
        </w:r>
      </w:hyperlink>
    </w:p>
    <w:p w14:paraId="3F15AA00" w14:textId="77777777" w:rsidR="008C539B" w:rsidRPr="001058B5" w:rsidRDefault="008D1AB8">
      <w:pPr>
        <w:pStyle w:val="ListParagraph"/>
        <w:numPr>
          <w:ilvl w:val="0"/>
          <w:numId w:val="59"/>
        </w:numPr>
        <w:tabs>
          <w:tab w:val="left" w:pos="2740"/>
        </w:tabs>
        <w:spacing w:before="117" w:line="232" w:lineRule="auto"/>
        <w:ind w:right="19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2"/>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3D2794A5" w14:textId="77777777" w:rsidR="008C539B" w:rsidRPr="001058B5" w:rsidRDefault="008C539B">
      <w:pPr>
        <w:pStyle w:val="BodyText"/>
        <w:spacing w:before="11"/>
        <w:rPr>
          <w:rFonts w:ascii="Arial" w:hAnsi="Arial" w:cs="Arial"/>
        </w:rPr>
      </w:pPr>
    </w:p>
    <w:p w14:paraId="327E6532" w14:textId="77777777" w:rsidR="008C539B" w:rsidRPr="001058B5" w:rsidRDefault="00C12992">
      <w:pPr>
        <w:pStyle w:val="Heading4"/>
        <w:ind w:left="100"/>
      </w:pPr>
      <w:bookmarkStart w:id="1348" w:name="Activities_That_Are_Always_Audited_for_A"/>
      <w:bookmarkStart w:id="1349" w:name="_bookmark1619"/>
      <w:bookmarkEnd w:id="1348"/>
      <w:bookmarkEnd w:id="1349"/>
      <w:r w:rsidRPr="001058B5">
        <w:t>Activities That Are Always Audited for Al</w:t>
      </w:r>
      <w:bookmarkStart w:id="1350" w:name="_bookmark1620"/>
      <w:bookmarkEnd w:id="1350"/>
      <w:r w:rsidRPr="001058B5">
        <w:t>l Platforms</w:t>
      </w:r>
    </w:p>
    <w:p w14:paraId="35FCEE2E" w14:textId="77777777" w:rsidR="008C539B" w:rsidRPr="001058B5" w:rsidRDefault="00C12992">
      <w:pPr>
        <w:pStyle w:val="BodyText"/>
        <w:spacing w:before="83" w:line="230" w:lineRule="auto"/>
        <w:ind w:left="1659" w:right="700"/>
        <w:rPr>
          <w:rFonts w:ascii="Arial" w:hAnsi="Arial" w:cs="Arial"/>
        </w:rPr>
      </w:pPr>
      <w:r w:rsidRPr="001058B5">
        <w:rPr>
          <w:rFonts w:ascii="Arial" w:hAnsi="Arial" w:cs="Arial"/>
        </w:rPr>
        <w:t>Oracle Database always audits certain database-related operations and writes them to the operating system audit files. It includes the ac</w:t>
      </w:r>
      <w:bookmarkStart w:id="1351" w:name="_bookmark1621"/>
      <w:bookmarkEnd w:id="1351"/>
      <w:r w:rsidRPr="001058B5">
        <w:rPr>
          <w:rFonts w:ascii="Arial" w:hAnsi="Arial" w:cs="Arial"/>
        </w:rPr>
        <w:t>tions of any user who is logged in with</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SYSOPER</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called</w:t>
      </w:r>
      <w:r w:rsidRPr="001058B5">
        <w:rPr>
          <w:rFonts w:ascii="Arial" w:hAnsi="Arial" w:cs="Arial"/>
          <w:spacing w:val="-16"/>
        </w:rPr>
        <w:t xml:space="preserve"> </w:t>
      </w:r>
      <w:hyperlink w:anchor="_bookmark2347" w:history="1">
        <w:r w:rsidRPr="001058B5">
          <w:rPr>
            <w:rFonts w:ascii="Arial" w:hAnsi="Arial" w:cs="Arial"/>
            <w:b/>
            <w:color w:val="0000CC"/>
          </w:rPr>
          <w:t>mandatory</w:t>
        </w:r>
        <w:r w:rsidRPr="001058B5">
          <w:rPr>
            <w:rFonts w:ascii="Arial" w:hAnsi="Arial" w:cs="Arial"/>
            <w:b/>
            <w:color w:val="0000CC"/>
            <w:spacing w:val="-15"/>
          </w:rPr>
          <w:t xml:space="preserve"> </w:t>
        </w:r>
        <w:r w:rsidRPr="001058B5">
          <w:rPr>
            <w:rFonts w:ascii="Arial" w:hAnsi="Arial" w:cs="Arial"/>
            <w:b/>
            <w:color w:val="0000CC"/>
          </w:rPr>
          <w:t>auditing</w:t>
        </w:r>
      </w:hyperlink>
      <w:r w:rsidRPr="001058B5">
        <w:rPr>
          <w:rFonts w:ascii="Arial" w:hAnsi="Arial" w:cs="Arial"/>
        </w:rPr>
        <w:t>.</w:t>
      </w:r>
      <w:r w:rsidRPr="001058B5">
        <w:rPr>
          <w:rFonts w:ascii="Arial" w:hAnsi="Arial" w:cs="Arial"/>
          <w:spacing w:val="-16"/>
        </w:rPr>
        <w:t xml:space="preserve"> </w:t>
      </w:r>
      <w:r w:rsidRPr="001058B5">
        <w:rPr>
          <w:rFonts w:ascii="Arial" w:hAnsi="Arial" w:cs="Arial"/>
        </w:rPr>
        <w:t>Even</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6"/>
        </w:rPr>
        <w:t xml:space="preserve"> </w:t>
      </w:r>
      <w:r w:rsidRPr="001058B5">
        <w:rPr>
          <w:rFonts w:ascii="Arial" w:hAnsi="Arial" w:cs="Arial"/>
        </w:rPr>
        <w:t>you have</w:t>
      </w:r>
      <w:r w:rsidRPr="001058B5">
        <w:rPr>
          <w:rFonts w:ascii="Arial" w:hAnsi="Arial" w:cs="Arial"/>
          <w:spacing w:val="-22"/>
        </w:rPr>
        <w:t xml:space="preserve"> </w:t>
      </w:r>
      <w:r w:rsidRPr="001058B5">
        <w:rPr>
          <w:rFonts w:ascii="Arial" w:hAnsi="Arial" w:cs="Arial"/>
        </w:rPr>
        <w:t>enabled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2"/>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DB), Oracle Database still writes mandatory records to operating system</w:t>
      </w:r>
      <w:r w:rsidRPr="001058B5">
        <w:rPr>
          <w:rFonts w:ascii="Arial" w:hAnsi="Arial" w:cs="Arial"/>
          <w:spacing w:val="-12"/>
        </w:rPr>
        <w:t xml:space="preserve"> </w:t>
      </w:r>
      <w:r w:rsidRPr="001058B5">
        <w:rPr>
          <w:rFonts w:ascii="Arial" w:hAnsi="Arial" w:cs="Arial"/>
        </w:rPr>
        <w:t>files.</w:t>
      </w:r>
    </w:p>
    <w:p w14:paraId="434A2B55" w14:textId="77777777" w:rsidR="008C539B" w:rsidRPr="001058B5" w:rsidRDefault="00C12992">
      <w:pPr>
        <w:pStyle w:val="BodyText"/>
        <w:spacing w:before="119" w:line="230" w:lineRule="auto"/>
        <w:ind w:left="1660" w:right="955"/>
        <w:rPr>
          <w:rFonts w:ascii="Arial" w:hAnsi="Arial" w:cs="Arial"/>
        </w:rPr>
      </w:pPr>
      <w:r w:rsidRPr="001058B5">
        <w:rPr>
          <w:rFonts w:ascii="Arial" w:hAnsi="Arial" w:cs="Arial"/>
        </w:rPr>
        <w:t>By default, the operating system files are in the $ORACLE_BASE/admin/$ORACLE_ SID/adump</w:t>
      </w:r>
      <w:r w:rsidRPr="001058B5">
        <w:rPr>
          <w:rFonts w:ascii="Arial" w:hAnsi="Arial" w:cs="Arial"/>
          <w:spacing w:val="-90"/>
        </w:rPr>
        <w:t xml:space="preserve"> </w:t>
      </w:r>
      <w:r w:rsidRPr="001058B5">
        <w:rPr>
          <w:rFonts w:ascii="Arial" w:hAnsi="Arial" w:cs="Arial"/>
        </w:rPr>
        <w:t xml:space="preserve">directory for both UNIX and Windows systems. On Windows systems, Oracle Database also writes this information to </w:t>
      </w:r>
      <w:bookmarkStart w:id="1352" w:name="_bookmark1622"/>
      <w:bookmarkEnd w:id="1352"/>
      <w:r w:rsidRPr="001058B5">
        <w:rPr>
          <w:rFonts w:ascii="Arial" w:hAnsi="Arial" w:cs="Arial"/>
        </w:rPr>
        <w:t xml:space="preserve">the Windows Event </w:t>
      </w:r>
      <w:r w:rsidRPr="001058B5">
        <w:rPr>
          <w:rFonts w:ascii="Arial" w:hAnsi="Arial" w:cs="Arial"/>
          <w:spacing w:val="-4"/>
        </w:rPr>
        <w:t xml:space="preserve">Viewer. </w:t>
      </w:r>
      <w:r w:rsidRPr="001058B5">
        <w:rPr>
          <w:rFonts w:ascii="Arial" w:hAnsi="Arial" w:cs="Arial"/>
          <w:spacing w:val="-6"/>
        </w:rPr>
        <w:t xml:space="preserve">You </w:t>
      </w:r>
      <w:r w:rsidRPr="001058B5">
        <w:rPr>
          <w:rFonts w:ascii="Arial" w:hAnsi="Arial" w:cs="Arial"/>
        </w:rPr>
        <w:t>can change the location of this directory by setting the AUDIT_FILE_DEST</w:t>
      </w:r>
      <w:r w:rsidRPr="001058B5">
        <w:rPr>
          <w:rFonts w:ascii="Arial" w:hAnsi="Arial" w:cs="Arial"/>
          <w:spacing w:val="-95"/>
        </w:rPr>
        <w:t xml:space="preserve"> </w:t>
      </w:r>
      <w:r w:rsidRPr="001058B5">
        <w:rPr>
          <w:rFonts w:ascii="Arial" w:hAnsi="Arial" w:cs="Arial"/>
        </w:rPr>
        <w:t xml:space="preserve">initialization parameter, which is described in </w:t>
      </w:r>
      <w:hyperlink w:anchor="_bookmark1713" w:history="1">
        <w:r w:rsidRPr="001058B5">
          <w:rPr>
            <w:rFonts w:ascii="Arial" w:hAnsi="Arial" w:cs="Arial"/>
            <w:color w:val="0000CC"/>
          </w:rPr>
          <w:t>"Specifying a Directory for the Operating System</w:t>
        </w:r>
      </w:hyperlink>
      <w:r w:rsidRPr="001058B5">
        <w:rPr>
          <w:rFonts w:ascii="Arial" w:hAnsi="Arial" w:cs="Arial"/>
          <w:color w:val="0000CC"/>
        </w:rPr>
        <w:t xml:space="preserve"> </w:t>
      </w:r>
      <w:hyperlink w:anchor="_bookmark1713"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rPr>
          <w:t>on page 9-17</w:t>
        </w:r>
      </w:hyperlink>
      <w:r w:rsidRPr="001058B5">
        <w:rPr>
          <w:rFonts w:ascii="Arial" w:hAnsi="Arial" w:cs="Arial"/>
        </w:rPr>
        <w:t>.</w:t>
      </w:r>
    </w:p>
    <w:p w14:paraId="0F6D46CE" w14:textId="77777777" w:rsidR="008C539B" w:rsidRPr="001058B5" w:rsidRDefault="00C12992">
      <w:pPr>
        <w:pStyle w:val="BodyText"/>
        <w:spacing w:before="110"/>
        <w:ind w:left="1660"/>
        <w:rPr>
          <w:rFonts w:ascii="Arial" w:hAnsi="Arial" w:cs="Arial"/>
        </w:rPr>
      </w:pPr>
      <w:r w:rsidRPr="001058B5">
        <w:rPr>
          <w:rFonts w:ascii="Arial" w:hAnsi="Arial" w:cs="Arial"/>
        </w:rPr>
        <w:t>Mandatory auditing includes the following operations:</w:t>
      </w:r>
    </w:p>
    <w:p w14:paraId="6E420807" w14:textId="77777777" w:rsidR="008C539B" w:rsidRPr="001058B5" w:rsidRDefault="00C12992" w:rsidP="006F7931">
      <w:pPr>
        <w:pStyle w:val="ListParagraph"/>
        <w:numPr>
          <w:ilvl w:val="1"/>
          <w:numId w:val="137"/>
        </w:numPr>
        <w:tabs>
          <w:tab w:val="left" w:pos="2020"/>
        </w:tabs>
        <w:spacing w:before="117" w:line="232" w:lineRule="auto"/>
        <w:ind w:right="787" w:hanging="359"/>
        <w:rPr>
          <w:rFonts w:ascii="Arial" w:hAnsi="Arial" w:cs="Arial"/>
          <w:sz w:val="20"/>
        </w:rPr>
      </w:pP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startup.</w:t>
      </w:r>
      <w:r w:rsidRPr="001058B5">
        <w:rPr>
          <w:rFonts w:ascii="Arial" w:hAnsi="Arial" w:cs="Arial"/>
          <w:b/>
          <w:spacing w:val="-6"/>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record</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generated</w:t>
      </w:r>
      <w:r w:rsidRPr="001058B5">
        <w:rPr>
          <w:rFonts w:ascii="Arial" w:hAnsi="Arial" w:cs="Arial"/>
          <w:spacing w:val="-6"/>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lists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operating</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user starting the instance, the user terminal identifier, and the date and time stamp. This data is stored in the operating system audit trail because the database audit</w:t>
      </w:r>
      <w:bookmarkStart w:id="1353" w:name="_bookmark1623"/>
      <w:bookmarkEnd w:id="1353"/>
      <w:r w:rsidRPr="001058B5">
        <w:rPr>
          <w:rFonts w:ascii="Arial" w:hAnsi="Arial" w:cs="Arial"/>
          <w:sz w:val="20"/>
        </w:rPr>
        <w:t xml:space="preserve"> trail is not available until after the startup has successfully</w:t>
      </w:r>
      <w:r w:rsidRPr="001058B5">
        <w:rPr>
          <w:rFonts w:ascii="Arial" w:hAnsi="Arial" w:cs="Arial"/>
          <w:spacing w:val="-16"/>
          <w:sz w:val="20"/>
        </w:rPr>
        <w:t xml:space="preserve"> </w:t>
      </w:r>
      <w:r w:rsidRPr="001058B5">
        <w:rPr>
          <w:rFonts w:ascii="Arial" w:hAnsi="Arial" w:cs="Arial"/>
          <w:sz w:val="20"/>
        </w:rPr>
        <w:t>completed.</w:t>
      </w:r>
    </w:p>
    <w:p w14:paraId="763AE169" w14:textId="77777777" w:rsidR="008C539B" w:rsidRPr="001058B5" w:rsidRDefault="00C12992" w:rsidP="006F7931">
      <w:pPr>
        <w:pStyle w:val="ListParagraph"/>
        <w:numPr>
          <w:ilvl w:val="1"/>
          <w:numId w:val="137"/>
        </w:numPr>
        <w:tabs>
          <w:tab w:val="left" w:pos="2020"/>
        </w:tabs>
        <w:spacing w:before="110" w:line="246" w:lineRule="exact"/>
        <w:ind w:hanging="359"/>
        <w:rPr>
          <w:rFonts w:ascii="Arial" w:hAnsi="Arial" w:cs="Arial"/>
          <w:sz w:val="20"/>
        </w:rPr>
      </w:pPr>
      <w:r w:rsidRPr="001058B5">
        <w:rPr>
          <w:rFonts w:ascii="Arial" w:hAnsi="Arial" w:cs="Arial"/>
          <w:b/>
          <w:sz w:val="20"/>
        </w:rPr>
        <w:t>SYSDBA</w:t>
      </w:r>
      <w:r w:rsidRPr="001058B5">
        <w:rPr>
          <w:rFonts w:ascii="Arial" w:hAnsi="Arial" w:cs="Arial"/>
          <w:b/>
          <w:spacing w:val="-27"/>
          <w:sz w:val="20"/>
        </w:rPr>
        <w:t xml:space="preserve"> </w:t>
      </w:r>
      <w:r w:rsidRPr="001058B5">
        <w:rPr>
          <w:rFonts w:ascii="Arial" w:hAnsi="Arial" w:cs="Arial"/>
          <w:b/>
          <w:sz w:val="20"/>
        </w:rPr>
        <w:t>and</w:t>
      </w:r>
      <w:r w:rsidRPr="001058B5">
        <w:rPr>
          <w:rFonts w:ascii="Arial" w:hAnsi="Arial" w:cs="Arial"/>
          <w:b/>
          <w:spacing w:val="-27"/>
          <w:sz w:val="20"/>
        </w:rPr>
        <w:t xml:space="preserve"> </w:t>
      </w:r>
      <w:r w:rsidRPr="001058B5">
        <w:rPr>
          <w:rFonts w:ascii="Arial" w:hAnsi="Arial" w:cs="Arial"/>
          <w:b/>
          <w:sz w:val="20"/>
        </w:rPr>
        <w:t>SYSOPER</w:t>
      </w:r>
      <w:r w:rsidRPr="001058B5">
        <w:rPr>
          <w:rFonts w:ascii="Arial" w:hAnsi="Arial" w:cs="Arial"/>
          <w:b/>
          <w:spacing w:val="-27"/>
          <w:sz w:val="20"/>
        </w:rPr>
        <w:t xml:space="preserve"> </w:t>
      </w:r>
      <w:r w:rsidRPr="001058B5">
        <w:rPr>
          <w:rFonts w:ascii="Arial" w:hAnsi="Arial" w:cs="Arial"/>
          <w:b/>
          <w:sz w:val="20"/>
        </w:rPr>
        <w:t>logins.</w:t>
      </w:r>
      <w:r w:rsidRPr="001058B5">
        <w:rPr>
          <w:rFonts w:ascii="Arial" w:hAnsi="Arial" w:cs="Arial"/>
          <w:b/>
          <w:spacing w:val="-27"/>
          <w:sz w:val="20"/>
        </w:rPr>
        <w:t xml:space="preserve"> </w:t>
      </w:r>
      <w:r w:rsidRPr="001058B5">
        <w:rPr>
          <w:rFonts w:ascii="Arial" w:hAnsi="Arial" w:cs="Arial"/>
          <w:sz w:val="20"/>
        </w:rPr>
        <w:t>Oracle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SYSDBA</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SYSOPER</w:t>
      </w:r>
    </w:p>
    <w:p w14:paraId="4BE67680" w14:textId="77777777" w:rsidR="008C539B" w:rsidRPr="001058B5" w:rsidRDefault="00C12992">
      <w:pPr>
        <w:pStyle w:val="BodyText"/>
        <w:spacing w:line="242" w:lineRule="exact"/>
        <w:ind w:left="2020"/>
        <w:rPr>
          <w:rFonts w:ascii="Arial" w:hAnsi="Arial" w:cs="Arial"/>
        </w:rPr>
      </w:pPr>
      <w:r w:rsidRPr="001058B5">
        <w:rPr>
          <w:rFonts w:ascii="Arial" w:hAnsi="Arial" w:cs="Arial"/>
        </w:rPr>
        <w:t>connections.</w:t>
      </w:r>
    </w:p>
    <w:p w14:paraId="635CE1FE" w14:textId="77777777" w:rsidR="008C539B" w:rsidRPr="001058B5" w:rsidRDefault="00C12992" w:rsidP="006F7931">
      <w:pPr>
        <w:pStyle w:val="ListParagraph"/>
        <w:numPr>
          <w:ilvl w:val="1"/>
          <w:numId w:val="137"/>
        </w:numPr>
        <w:tabs>
          <w:tab w:val="left" w:pos="2020"/>
        </w:tabs>
        <w:spacing w:before="118" w:line="232" w:lineRule="auto"/>
        <w:ind w:right="917" w:hanging="359"/>
        <w:rPr>
          <w:rFonts w:ascii="Arial" w:hAnsi="Arial" w:cs="Arial"/>
          <w:sz w:val="20"/>
        </w:rPr>
      </w:pPr>
      <w:r w:rsidRPr="001058B5">
        <w:rPr>
          <w:rFonts w:ascii="Arial" w:hAnsi="Arial" w:cs="Arial"/>
          <w:b/>
          <w:sz w:val="20"/>
        </w:rPr>
        <w:t xml:space="preserve">Database shutdown. </w:t>
      </w:r>
      <w:r w:rsidRPr="001058B5">
        <w:rPr>
          <w:rFonts w:ascii="Arial" w:hAnsi="Arial" w:cs="Arial"/>
          <w:sz w:val="20"/>
        </w:rPr>
        <w:t>An audit record is generated that lists the operating</w:t>
      </w:r>
      <w:r w:rsidRPr="001058B5">
        <w:rPr>
          <w:rFonts w:ascii="Arial" w:hAnsi="Arial" w:cs="Arial"/>
          <w:spacing w:val="-30"/>
          <w:sz w:val="20"/>
        </w:rPr>
        <w:t xml:space="preserve"> </w:t>
      </w:r>
      <w:r w:rsidRPr="001058B5">
        <w:rPr>
          <w:rFonts w:ascii="Arial" w:hAnsi="Arial" w:cs="Arial"/>
          <w:sz w:val="20"/>
        </w:rPr>
        <w:t>system user shutting down the instance, the user terminal identifier, and the date and time</w:t>
      </w:r>
      <w:r w:rsidRPr="001058B5">
        <w:rPr>
          <w:rFonts w:ascii="Arial" w:hAnsi="Arial" w:cs="Arial"/>
          <w:spacing w:val="-2"/>
          <w:sz w:val="20"/>
        </w:rPr>
        <w:t xml:space="preserve"> </w:t>
      </w:r>
      <w:r w:rsidRPr="001058B5">
        <w:rPr>
          <w:rFonts w:ascii="Arial" w:hAnsi="Arial" w:cs="Arial"/>
          <w:sz w:val="20"/>
        </w:rPr>
        <w:t>stamp.</w:t>
      </w:r>
    </w:p>
    <w:p w14:paraId="7D56B0C6" w14:textId="77777777" w:rsidR="008C539B" w:rsidRPr="001058B5" w:rsidRDefault="008D1AB8">
      <w:pPr>
        <w:pStyle w:val="BodyText"/>
        <w:spacing w:before="1"/>
        <w:rPr>
          <w:rFonts w:ascii="Arial" w:hAnsi="Arial" w:cs="Arial"/>
          <w:sz w:val="18"/>
        </w:rPr>
      </w:pPr>
      <w:r>
        <w:rPr>
          <w:rFonts w:ascii="Arial" w:hAnsi="Arial" w:cs="Arial"/>
        </w:rPr>
        <w:pict w14:anchorId="79387F84">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14:paraId="01C8A487" w14:textId="77777777" w:rsidR="008C539B" w:rsidRPr="001058B5" w:rsidRDefault="00C12992">
      <w:pPr>
        <w:pStyle w:val="BodyText"/>
        <w:spacing w:before="27" w:after="111" w:line="230" w:lineRule="auto"/>
        <w:ind w:left="2379" w:right="1511"/>
        <w:rPr>
          <w:rFonts w:ascii="Arial" w:hAnsi="Arial" w:cs="Arial"/>
        </w:rPr>
      </w:pPr>
      <w:r w:rsidRPr="001058B5">
        <w:rPr>
          <w:rFonts w:ascii="Arial" w:hAnsi="Arial" w:cs="Arial"/>
          <w:b/>
          <w:sz w:val="19"/>
        </w:rPr>
        <w:t xml:space="preserve">Note: </w:t>
      </w:r>
      <w:r w:rsidRPr="001058B5">
        <w:rPr>
          <w:rFonts w:ascii="Arial" w:hAnsi="Arial" w:cs="Arial"/>
        </w:rPr>
        <w:t xml:space="preserve">If </w:t>
      </w:r>
      <w:bookmarkStart w:id="1354" w:name="_bookmark1625"/>
      <w:bookmarkEnd w:id="1354"/>
      <w:r w:rsidRPr="001058B5">
        <w:rPr>
          <w:rFonts w:ascii="Arial" w:hAnsi="Arial" w:cs="Arial"/>
        </w:rPr>
        <w:t xml:space="preserve">you set </w:t>
      </w:r>
      <w:bookmarkStart w:id="1355" w:name="_bookmark1626"/>
      <w:bookmarkEnd w:id="1355"/>
      <w:r w:rsidRPr="001058B5">
        <w:rPr>
          <w:rFonts w:ascii="Arial" w:hAnsi="Arial" w:cs="Arial"/>
        </w:rPr>
        <w:t>the</w:t>
      </w:r>
      <w:bookmarkStart w:id="1356" w:name="_bookmark1624"/>
      <w:bookmarkEnd w:id="1356"/>
      <w:r w:rsidRPr="001058B5">
        <w:rPr>
          <w:rFonts w:ascii="Arial" w:hAnsi="Arial" w:cs="Arial"/>
        </w:rPr>
        <w:t xml:space="preserve"> AUDIT_SYSLOG_LEVEL</w:t>
      </w:r>
      <w:r w:rsidRPr="001058B5">
        <w:rPr>
          <w:rFonts w:ascii="Arial" w:hAnsi="Arial" w:cs="Arial"/>
          <w:spacing w:val="-97"/>
        </w:rPr>
        <w:t xml:space="preserve"> </w:t>
      </w:r>
      <w:r w:rsidRPr="001058B5">
        <w:rPr>
          <w:rFonts w:ascii="Arial" w:hAnsi="Arial" w:cs="Arial"/>
        </w:rPr>
        <w:t xml:space="preserve">initialization parameter, mandatory actions are written the to the UNIX syslog. See </w:t>
      </w:r>
      <w:hyperlink w:anchor="_bookmark1719" w:history="1">
        <w:r w:rsidRPr="001058B5">
          <w:rPr>
            <w:rFonts w:ascii="Arial" w:hAnsi="Arial" w:cs="Arial"/>
            <w:color w:val="0000CC"/>
          </w:rPr>
          <w:t>"Using the</w:t>
        </w:r>
      </w:hyperlink>
      <w:r w:rsidRPr="001058B5">
        <w:rPr>
          <w:rFonts w:ascii="Arial" w:hAnsi="Arial" w:cs="Arial"/>
          <w:color w:val="0000CC"/>
        </w:rPr>
        <w:t xml:space="preserve"> </w:t>
      </w:r>
      <w:hyperlink w:anchor="_bookmark1719" w:history="1">
        <w:r w:rsidRPr="001058B5">
          <w:rPr>
            <w:rFonts w:ascii="Arial" w:hAnsi="Arial" w:cs="Arial"/>
            <w:color w:val="0000CC"/>
          </w:rPr>
          <w:t xml:space="preserve">Syslog Audit </w:t>
        </w:r>
        <w:r w:rsidRPr="001058B5">
          <w:rPr>
            <w:rFonts w:ascii="Arial" w:hAnsi="Arial" w:cs="Arial"/>
            <w:color w:val="0000CC"/>
            <w:spacing w:val="-4"/>
          </w:rPr>
          <w:t xml:space="preserve">Trail </w:t>
        </w:r>
        <w:r w:rsidRPr="001058B5">
          <w:rPr>
            <w:rFonts w:ascii="Arial" w:hAnsi="Arial" w:cs="Arial"/>
            <w:color w:val="0000CC"/>
          </w:rPr>
          <w:t xml:space="preserve">on UNIX Systems" </w:t>
        </w:r>
      </w:hyperlink>
      <w:hyperlink w:anchor="_bookmark1719" w:history="1">
        <w:r w:rsidRPr="001058B5">
          <w:rPr>
            <w:rFonts w:ascii="Arial" w:hAnsi="Arial" w:cs="Arial"/>
          </w:rPr>
          <w:t xml:space="preserve">on page 9-18 </w:t>
        </w:r>
      </w:hyperlink>
      <w:r w:rsidRPr="001058B5">
        <w:rPr>
          <w:rFonts w:ascii="Arial" w:hAnsi="Arial" w:cs="Arial"/>
        </w:rPr>
        <w:t>for more information about the syslog audit trail. See also your operating system-specific Oracle Database documentation for more information about the operating system and syslog audit trail.</w:t>
      </w:r>
    </w:p>
    <w:p w14:paraId="095C879E" w14:textId="5496ED47"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91D6004">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anchorlock/>
          </v:group>
        </w:pict>
      </w:r>
    </w:p>
    <w:p w14:paraId="3DCB7132" w14:textId="77777777" w:rsidR="008C539B" w:rsidRPr="001058B5" w:rsidRDefault="008C539B">
      <w:pPr>
        <w:pStyle w:val="BodyText"/>
        <w:spacing w:before="5"/>
        <w:rPr>
          <w:rFonts w:ascii="Arial" w:hAnsi="Arial" w:cs="Arial"/>
          <w:sz w:val="9"/>
        </w:rPr>
      </w:pPr>
    </w:p>
    <w:p w14:paraId="40C26FDC" w14:textId="77777777" w:rsidR="008C539B" w:rsidRPr="001058B5" w:rsidRDefault="00C12992">
      <w:pPr>
        <w:pStyle w:val="Heading4"/>
        <w:spacing w:before="107"/>
        <w:ind w:left="100"/>
      </w:pPr>
      <w:bookmarkStart w:id="1357" w:name="Auditing_in_a_Distributed_Database"/>
      <w:bookmarkStart w:id="1358" w:name="_bookmark1627"/>
      <w:bookmarkEnd w:id="1357"/>
      <w:bookmarkEnd w:id="1358"/>
      <w:r w:rsidRPr="001058B5">
        <w:t>Auditing ina Distributed Database</w:t>
      </w:r>
    </w:p>
    <w:p w14:paraId="7E4A1A44" w14:textId="77777777" w:rsidR="008C539B" w:rsidRPr="001058B5" w:rsidRDefault="00C12992">
      <w:pPr>
        <w:pStyle w:val="BodyText"/>
        <w:spacing w:before="79" w:line="232" w:lineRule="auto"/>
        <w:ind w:left="1660" w:right="787"/>
        <w:jc w:val="both"/>
        <w:rPr>
          <w:rFonts w:ascii="Arial" w:hAnsi="Arial" w:cs="Arial"/>
        </w:rPr>
      </w:pPr>
      <w:r w:rsidRPr="001058B5">
        <w:rPr>
          <w:rFonts w:ascii="Arial" w:hAnsi="Arial" w:cs="Arial"/>
        </w:rPr>
        <w:t>Auditing</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site</w:t>
      </w:r>
      <w:r w:rsidRPr="001058B5">
        <w:rPr>
          <w:rFonts w:ascii="Arial" w:hAnsi="Arial" w:cs="Arial"/>
          <w:spacing w:val="-5"/>
        </w:rPr>
        <w:t xml:space="preserve"> </w:t>
      </w:r>
      <w:r w:rsidRPr="001058B5">
        <w:rPr>
          <w:rFonts w:ascii="Arial" w:hAnsi="Arial" w:cs="Arial"/>
        </w:rPr>
        <w:t>autonomous.</w:t>
      </w:r>
      <w:r w:rsidRPr="001058B5">
        <w:rPr>
          <w:rFonts w:ascii="Arial" w:hAnsi="Arial" w:cs="Arial"/>
          <w:spacing w:val="-6"/>
        </w:rPr>
        <w:t xml:space="preserve"> </w:t>
      </w:r>
      <w:bookmarkStart w:id="1359" w:name="_bookmark1628"/>
      <w:bookmarkEnd w:id="1359"/>
      <w:r w:rsidRPr="001058B5">
        <w:rPr>
          <w:rFonts w:ascii="Arial" w:hAnsi="Arial" w:cs="Arial"/>
        </w:rPr>
        <w:t>An</w:t>
      </w:r>
      <w:r w:rsidRPr="001058B5">
        <w:rPr>
          <w:rFonts w:ascii="Arial" w:hAnsi="Arial" w:cs="Arial"/>
          <w:spacing w:val="-6"/>
        </w:rPr>
        <w:t xml:space="preserve"> </w:t>
      </w:r>
      <w:r w:rsidRPr="001058B5">
        <w:rPr>
          <w:rFonts w:ascii="Arial" w:hAnsi="Arial" w:cs="Arial"/>
        </w:rPr>
        <w:t>instance</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issued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directly connected</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local</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node</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take</w:t>
      </w:r>
      <w:r w:rsidRPr="001058B5">
        <w:rPr>
          <w:rFonts w:ascii="Arial" w:hAnsi="Arial" w:cs="Arial"/>
          <w:spacing w:val="-4"/>
        </w:rPr>
        <w:t xml:space="preserve"> </w:t>
      </w:r>
      <w:r w:rsidRPr="001058B5">
        <w:rPr>
          <w:rFonts w:ascii="Arial" w:hAnsi="Arial" w:cs="Arial"/>
        </w:rPr>
        <w:t>place</w:t>
      </w:r>
      <w:r w:rsidRPr="001058B5">
        <w:rPr>
          <w:rFonts w:ascii="Arial" w:hAnsi="Arial" w:cs="Arial"/>
          <w:spacing w:val="-4"/>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a remote</w:t>
      </w:r>
      <w:r w:rsidRPr="001058B5">
        <w:rPr>
          <w:rFonts w:ascii="Arial" w:hAnsi="Arial" w:cs="Arial"/>
          <w:spacing w:val="-1"/>
        </w:rPr>
        <w:t xml:space="preserve"> </w:t>
      </w:r>
      <w:r w:rsidRPr="001058B5">
        <w:rPr>
          <w:rFonts w:ascii="Arial" w:hAnsi="Arial" w:cs="Arial"/>
        </w:rPr>
        <w:t>database.</w:t>
      </w:r>
    </w:p>
    <w:p w14:paraId="7BDEB09D" w14:textId="77777777" w:rsidR="008C539B" w:rsidRPr="001058B5" w:rsidRDefault="008C539B">
      <w:pPr>
        <w:pStyle w:val="BodyText"/>
        <w:spacing w:before="7"/>
        <w:rPr>
          <w:rFonts w:ascii="Arial" w:hAnsi="Arial" w:cs="Arial"/>
          <w:sz w:val="25"/>
        </w:rPr>
      </w:pPr>
    </w:p>
    <w:p w14:paraId="292A7870" w14:textId="77777777" w:rsidR="008C539B" w:rsidRPr="001058B5" w:rsidRDefault="00C12992">
      <w:pPr>
        <w:pStyle w:val="Heading4"/>
        <w:ind w:left="100"/>
      </w:pPr>
      <w:bookmarkStart w:id="1360" w:name="Best_Practices_for_Auditing"/>
      <w:bookmarkStart w:id="1361" w:name="_bookmark1629"/>
      <w:bookmarkEnd w:id="1360"/>
      <w:bookmarkEnd w:id="1361"/>
      <w:r w:rsidRPr="001058B5">
        <w:t>Best Practices for A</w:t>
      </w:r>
      <w:bookmarkStart w:id="1362" w:name="_bookmark1630"/>
      <w:bookmarkEnd w:id="1362"/>
      <w:r w:rsidRPr="001058B5">
        <w:t>uditing</w:t>
      </w:r>
    </w:p>
    <w:p w14:paraId="5D5B2ED6" w14:textId="77777777" w:rsidR="008C539B" w:rsidRPr="001058B5" w:rsidRDefault="00C12992">
      <w:pPr>
        <w:pStyle w:val="BodyText"/>
        <w:spacing w:before="74"/>
        <w:ind w:left="1660"/>
        <w:rPr>
          <w:rFonts w:ascii="Arial" w:hAnsi="Arial" w:cs="Arial"/>
        </w:rPr>
      </w:pPr>
      <w:r w:rsidRPr="001058B5">
        <w:rPr>
          <w:rFonts w:ascii="Arial" w:hAnsi="Arial" w:cs="Arial"/>
        </w:rPr>
        <w:t>Follow these best practices guidelines:</w:t>
      </w:r>
    </w:p>
    <w:p w14:paraId="0E20B2E5" w14:textId="77777777" w:rsidR="008C539B" w:rsidRPr="001058B5" w:rsidRDefault="00C12992" w:rsidP="006F7931">
      <w:pPr>
        <w:pStyle w:val="ListParagraph"/>
        <w:numPr>
          <w:ilvl w:val="1"/>
          <w:numId w:val="137"/>
        </w:numPr>
        <w:tabs>
          <w:tab w:val="left" w:pos="2020"/>
        </w:tabs>
        <w:spacing w:before="117" w:line="232" w:lineRule="auto"/>
        <w:ind w:right="789" w:hanging="359"/>
        <w:rPr>
          <w:rFonts w:ascii="Arial" w:hAnsi="Arial" w:cs="Arial"/>
          <w:sz w:val="20"/>
        </w:rPr>
      </w:pPr>
      <w:r w:rsidRPr="001058B5">
        <w:rPr>
          <w:rFonts w:ascii="Arial" w:hAnsi="Arial" w:cs="Arial"/>
          <w:sz w:val="20"/>
        </w:rPr>
        <w:t>As a general rule, design your auditing strategy to collect the amount of information that you need to meet compliance requirements, but being sure to focus on activities that cause the greatest security concerns. For example, auditing every</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practical,</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columns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 xml:space="preserve">contain sensitive data, such as salaries, is. </w:t>
      </w:r>
      <w:r w:rsidRPr="001058B5">
        <w:rPr>
          <w:rFonts w:ascii="Arial" w:hAnsi="Arial" w:cs="Arial"/>
          <w:spacing w:val="-3"/>
          <w:sz w:val="20"/>
        </w:rPr>
        <w:t xml:space="preserve">With </w:t>
      </w:r>
      <w:r w:rsidRPr="001058B5">
        <w:rPr>
          <w:rFonts w:ascii="Arial" w:hAnsi="Arial" w:cs="Arial"/>
          <w:sz w:val="20"/>
        </w:rPr>
        <w:t>both standard and fine-grained</w:t>
      </w:r>
      <w:r w:rsidRPr="001058B5">
        <w:rPr>
          <w:rFonts w:ascii="Arial" w:hAnsi="Arial" w:cs="Arial"/>
          <w:spacing w:val="-34"/>
          <w:sz w:val="20"/>
        </w:rPr>
        <w:t xml:space="preserve"> </w:t>
      </w:r>
      <w:r w:rsidRPr="001058B5">
        <w:rPr>
          <w:rFonts w:ascii="Arial" w:hAnsi="Arial" w:cs="Arial"/>
          <w:sz w:val="20"/>
        </w:rPr>
        <w:t>auditing,</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there are mechanisms you can use to design audit policies that focus on specific activities to audit.</w:t>
      </w:r>
    </w:p>
    <w:p w14:paraId="3A3D82A8" w14:textId="77777777" w:rsidR="008C539B" w:rsidRPr="001058B5" w:rsidRDefault="00C12992" w:rsidP="006F7931">
      <w:pPr>
        <w:pStyle w:val="ListParagraph"/>
        <w:numPr>
          <w:ilvl w:val="2"/>
          <w:numId w:val="137"/>
        </w:numPr>
        <w:tabs>
          <w:tab w:val="left" w:pos="2620"/>
        </w:tabs>
        <w:spacing w:before="118" w:line="232" w:lineRule="auto"/>
        <w:ind w:right="794"/>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3"/>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3"/>
            <w:sz w:val="20"/>
          </w:rPr>
          <w:t xml:space="preserve"> </w:t>
        </w:r>
        <w:r w:rsidRPr="001058B5">
          <w:rPr>
            <w:rFonts w:ascii="Arial" w:hAnsi="Arial" w:cs="Arial"/>
            <w:color w:val="0000CC"/>
            <w:sz w:val="20"/>
          </w:rPr>
          <w:t>Audit</w:t>
        </w:r>
        <w:r w:rsidRPr="001058B5">
          <w:rPr>
            <w:rFonts w:ascii="Arial" w:hAnsi="Arial" w:cs="Arial"/>
            <w:color w:val="0000CC"/>
            <w:spacing w:val="-4"/>
            <w:sz w:val="20"/>
          </w:rPr>
          <w:t xml:space="preserve"> Trail</w:t>
        </w:r>
      </w:hyperlink>
      <w:hyperlink w:anchor="_bookmark2043" w:history="1">
        <w:r w:rsidRPr="001058B5">
          <w:rPr>
            <w:rFonts w:ascii="Arial" w:hAnsi="Arial" w:cs="Arial"/>
            <w:color w:val="0000CC"/>
            <w:spacing w:val="-4"/>
            <w:sz w:val="20"/>
          </w:rPr>
          <w:t xml:space="preserve"> </w:t>
        </w:r>
        <w:r w:rsidRPr="001058B5">
          <w:rPr>
            <w:rFonts w:ascii="Arial" w:hAnsi="Arial" w:cs="Arial"/>
            <w:color w:val="0000CC"/>
            <w:sz w:val="20"/>
          </w:rPr>
          <w:t xml:space="preserve">Records" </w:t>
        </w:r>
        <w:r w:rsidRPr="001058B5">
          <w:rPr>
            <w:rFonts w:ascii="Arial" w:hAnsi="Arial" w:cs="Arial"/>
            <w:sz w:val="20"/>
          </w:rPr>
          <w:t xml:space="preserve">on page 9-65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64CA3734"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3CB4AD5E" w14:textId="77777777" w:rsidR="008C539B" w:rsidRPr="001058B5" w:rsidRDefault="008C539B">
      <w:pPr>
        <w:pStyle w:val="BodyText"/>
        <w:rPr>
          <w:rFonts w:ascii="Arial" w:hAnsi="Arial" w:cs="Arial"/>
          <w:sz w:val="23"/>
        </w:rPr>
      </w:pPr>
    </w:p>
    <w:p w14:paraId="7A6BC311" w14:textId="77777777" w:rsidR="008C539B" w:rsidRPr="001058B5" w:rsidRDefault="00C12992">
      <w:pPr>
        <w:pStyle w:val="Heading3"/>
      </w:pPr>
      <w:bookmarkStart w:id="1363" w:name="Selecting_an_Auditing_Type"/>
      <w:bookmarkStart w:id="1364" w:name="_bookmark1631"/>
      <w:bookmarkEnd w:id="1363"/>
      <w:bookmarkEnd w:id="1364"/>
      <w:r w:rsidRPr="001058B5">
        <w:t>Selecting an Auditing Type</w:t>
      </w:r>
    </w:p>
    <w:p w14:paraId="13274DCD" w14:textId="77777777" w:rsidR="008C539B" w:rsidRPr="001058B5" w:rsidRDefault="00C12992">
      <w:pPr>
        <w:pStyle w:val="BodyText"/>
        <w:spacing w:before="86" w:line="232" w:lineRule="auto"/>
        <w:ind w:left="2260" w:right="407"/>
        <w:jc w:val="both"/>
        <w:rPr>
          <w:rFonts w:ascii="Arial" w:hAnsi="Arial" w:cs="Arial"/>
        </w:rPr>
      </w:pPr>
      <w:r w:rsidRPr="001058B5">
        <w:rPr>
          <w:rFonts w:ascii="Arial" w:hAnsi="Arial" w:cs="Arial"/>
        </w:rPr>
        <w:t>You must perform a specific set of steps depending on the type of auditing that you want to perform: general activities (such as SQL statement actions), commonly used</w:t>
      </w:r>
      <w:bookmarkStart w:id="1365" w:name="_bookmark1633"/>
      <w:bookmarkEnd w:id="1365"/>
      <w:r w:rsidRPr="001058B5">
        <w:rPr>
          <w:rFonts w:ascii="Arial" w:hAnsi="Arial" w:cs="Arial"/>
        </w:rPr>
        <w:t xml:space="preserve"> au</w:t>
      </w:r>
      <w:bookmarkStart w:id="1366" w:name="_bookmark1632"/>
      <w:bookmarkEnd w:id="1366"/>
      <w:r w:rsidRPr="001058B5">
        <w:rPr>
          <w:rFonts w:ascii="Arial" w:hAnsi="Arial" w:cs="Arial"/>
        </w:rPr>
        <w:t xml:space="preserve">diting </w:t>
      </w:r>
      <w:bookmarkStart w:id="1367" w:name="_bookmark1634"/>
      <w:bookmarkEnd w:id="1367"/>
      <w:r w:rsidRPr="001058B5">
        <w:rPr>
          <w:rFonts w:ascii="Arial" w:hAnsi="Arial" w:cs="Arial"/>
        </w:rPr>
        <w:t>activities, or fine-grained auditing.</w:t>
      </w:r>
    </w:p>
    <w:p w14:paraId="65E0773B"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In addition to these types of auditing, remember that Oracle Database mandatorily audits some activities. See Activities That Are Mandatorily Audited for more information.</w:t>
      </w:r>
    </w:p>
    <w:p w14:paraId="6F4AF064" w14:textId="77777777" w:rsidR="008C539B" w:rsidRPr="001058B5" w:rsidRDefault="008C539B">
      <w:pPr>
        <w:pStyle w:val="BodyText"/>
        <w:spacing w:before="5"/>
        <w:rPr>
          <w:rFonts w:ascii="Arial" w:hAnsi="Arial" w:cs="Arial"/>
          <w:sz w:val="25"/>
        </w:rPr>
      </w:pPr>
    </w:p>
    <w:p w14:paraId="28F523FE" w14:textId="77777777" w:rsidR="008C539B" w:rsidRPr="001058B5" w:rsidRDefault="00C12992">
      <w:pPr>
        <w:pStyle w:val="Heading4"/>
      </w:pPr>
      <w:bookmarkStart w:id="1368" w:name="Auditing_SQL_Statements,_Privileges,_and"/>
      <w:bookmarkStart w:id="1369" w:name="_bookmark1635"/>
      <w:bookmarkEnd w:id="1368"/>
      <w:bookmarkEnd w:id="1369"/>
      <w:r w:rsidRPr="001058B5">
        <w:t>Auditing SQL Statements, Privileges, and Other General Activities</w:t>
      </w:r>
    </w:p>
    <w:p w14:paraId="5F727DE5" w14:textId="77777777" w:rsidR="008C539B" w:rsidRPr="001058B5" w:rsidRDefault="00C12992">
      <w:pPr>
        <w:pStyle w:val="BodyText"/>
        <w:spacing w:before="81" w:line="232" w:lineRule="auto"/>
        <w:ind w:left="2259" w:right="700"/>
        <w:rPr>
          <w:rFonts w:ascii="Arial" w:hAnsi="Arial" w:cs="Arial"/>
        </w:rPr>
      </w:pPr>
      <w:r w:rsidRPr="001058B5">
        <w:rPr>
          <w:rFonts w:ascii="Arial" w:hAnsi="Arial" w:cs="Arial"/>
        </w:rPr>
        <w:t>Oracle Database provides a set of default audit settings that you can enable for commonly used security-relevant SQL statements and privileges.</w:t>
      </w:r>
    </w:p>
    <w:p w14:paraId="4654A3FD"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b/>
        </w:rPr>
        <w:t xml:space="preserve">Location of audit records: </w:t>
      </w:r>
      <w:r w:rsidRPr="001058B5">
        <w:rPr>
          <w:rFonts w:ascii="Arial" w:hAnsi="Arial" w:cs="Arial"/>
        </w:rPr>
        <w:t>Oracle Database writes these audit records to the location based</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5"/>
        </w:rPr>
        <w:t xml:space="preserve"> </w:t>
      </w:r>
      <w:r w:rsidRPr="001058B5">
        <w:rPr>
          <w:rFonts w:ascii="Arial" w:hAnsi="Arial" w:cs="Arial"/>
        </w:rPr>
        <w:t>initialization</w:t>
      </w:r>
      <w:r w:rsidRPr="001058B5">
        <w:rPr>
          <w:rFonts w:ascii="Arial" w:hAnsi="Arial" w:cs="Arial"/>
          <w:spacing w:val="-21"/>
        </w:rPr>
        <w:t xml:space="preserve"> </w:t>
      </w:r>
      <w:r w:rsidRPr="001058B5">
        <w:rPr>
          <w:rFonts w:ascii="Arial" w:hAnsi="Arial" w:cs="Arial"/>
        </w:rPr>
        <w:t>parameter.</w:t>
      </w:r>
      <w:r w:rsidRPr="001058B5">
        <w:rPr>
          <w:rFonts w:ascii="Arial" w:hAnsi="Arial" w:cs="Arial"/>
          <w:spacing w:val="-21"/>
        </w:rPr>
        <w:t xml:space="preserve"> </w:t>
      </w:r>
      <w:r w:rsidRPr="001058B5">
        <w:rPr>
          <w:rFonts w:ascii="Arial" w:hAnsi="Arial" w:cs="Arial"/>
        </w:rPr>
        <w:t>See</w:t>
      </w:r>
      <w:r w:rsidRPr="001058B5">
        <w:rPr>
          <w:rFonts w:ascii="Arial" w:hAnsi="Arial" w:cs="Arial"/>
          <w:spacing w:val="-21"/>
        </w:rPr>
        <w:t xml:space="preserve"> </w:t>
      </w:r>
      <w:r w:rsidRPr="001058B5">
        <w:rPr>
          <w:rFonts w:ascii="Arial" w:hAnsi="Arial" w:cs="Arial"/>
        </w:rPr>
        <w:t>also</w:t>
      </w:r>
      <w:r w:rsidRPr="001058B5">
        <w:rPr>
          <w:rFonts w:ascii="Arial" w:hAnsi="Arial" w:cs="Arial"/>
          <w:spacing w:val="-21"/>
        </w:rPr>
        <w:t xml:space="preserve"> </w:t>
      </w:r>
      <w:hyperlink w:anchor="_bookmark1996" w:history="1">
        <w:r w:rsidRPr="001058B5">
          <w:rPr>
            <w:rFonts w:ascii="Arial" w:hAnsi="Arial" w:cs="Arial"/>
            <w:color w:val="0000CC"/>
          </w:rPr>
          <w:t>"About</w:t>
        </w:r>
        <w:r w:rsidRPr="001058B5">
          <w:rPr>
            <w:rFonts w:ascii="Arial" w:hAnsi="Arial" w:cs="Arial"/>
            <w:color w:val="0000CC"/>
            <w:spacing w:val="-21"/>
          </w:rPr>
          <w:t xml:space="preserve"> </w:t>
        </w:r>
        <w:r w:rsidRPr="001058B5">
          <w:rPr>
            <w:rFonts w:ascii="Arial" w:hAnsi="Arial" w:cs="Arial"/>
            <w:color w:val="0000CC"/>
          </w:rPr>
          <w:t>Audit</w:t>
        </w:r>
        <w:r w:rsidRPr="001058B5">
          <w:rPr>
            <w:rFonts w:ascii="Arial" w:hAnsi="Arial" w:cs="Arial"/>
            <w:color w:val="0000CC"/>
            <w:spacing w:val="-21"/>
          </w:rPr>
          <w:t xml:space="preserve"> </w:t>
        </w:r>
        <w:r w:rsidRPr="001058B5">
          <w:rPr>
            <w:rFonts w:ascii="Arial" w:hAnsi="Arial" w:cs="Arial"/>
            <w:color w:val="0000CC"/>
          </w:rPr>
          <w:t>Records"</w:t>
        </w:r>
        <w:r w:rsidRPr="001058B5">
          <w:rPr>
            <w:rFonts w:ascii="Arial" w:hAnsi="Arial" w:cs="Arial"/>
            <w:color w:val="0000CC"/>
            <w:spacing w:val="-21"/>
          </w:rPr>
          <w:t xml:space="preserve"> </w:t>
        </w:r>
        <w:r w:rsidRPr="001058B5">
          <w:rPr>
            <w:rFonts w:ascii="Arial" w:hAnsi="Arial" w:cs="Arial"/>
          </w:rPr>
          <w:t>on</w:t>
        </w:r>
      </w:hyperlink>
      <w:r w:rsidRPr="001058B5">
        <w:rPr>
          <w:rFonts w:ascii="Arial" w:hAnsi="Arial" w:cs="Arial"/>
        </w:rPr>
        <w:t xml:space="preserve"> </w:t>
      </w:r>
      <w:hyperlink w:anchor="_bookmark199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9-57</w:t>
        </w:r>
      </w:hyperlink>
      <w:r w:rsidRPr="001058B5">
        <w:rPr>
          <w:rFonts w:ascii="Arial" w:hAnsi="Arial" w:cs="Arial"/>
        </w:rPr>
        <w:t>.</w:t>
      </w:r>
    </w:p>
    <w:p w14:paraId="38240D08" w14:textId="77777777" w:rsidR="008C539B" w:rsidRPr="001058B5" w:rsidRDefault="00C12992">
      <w:pPr>
        <w:pStyle w:val="BodyText"/>
        <w:spacing w:before="113"/>
        <w:ind w:left="2260"/>
        <w:rPr>
          <w:rFonts w:ascii="Arial" w:hAnsi="Arial" w:cs="Arial"/>
        </w:rPr>
      </w:pPr>
      <w:r w:rsidRPr="001058B5">
        <w:rPr>
          <w:rFonts w:ascii="Arial" w:hAnsi="Arial" w:cs="Arial"/>
        </w:rPr>
        <w:t>General steps:</w:t>
      </w:r>
    </w:p>
    <w:p w14:paraId="5A14C9DD" w14:textId="77777777" w:rsidR="008C539B" w:rsidRPr="001058B5" w:rsidRDefault="00C12992">
      <w:pPr>
        <w:pStyle w:val="ListParagraph"/>
        <w:numPr>
          <w:ilvl w:val="0"/>
          <w:numId w:val="58"/>
        </w:numPr>
        <w:tabs>
          <w:tab w:val="left" w:pos="2620"/>
        </w:tabs>
        <w:spacing w:before="118" w:line="232" w:lineRule="auto"/>
        <w:ind w:right="627"/>
        <w:rPr>
          <w:rFonts w:ascii="Arial" w:hAnsi="Arial" w:cs="Arial"/>
          <w:sz w:val="20"/>
        </w:rPr>
      </w:pPr>
      <w:r w:rsidRPr="001058B5">
        <w:rPr>
          <w:rFonts w:ascii="Arial" w:hAnsi="Arial" w:cs="Arial"/>
          <w:sz w:val="20"/>
        </w:rPr>
        <w:t xml:space="preserve">Follow the instructions in </w:t>
      </w:r>
      <w:hyperlink w:anchor="_bookmark1880" w:history="1">
        <w:r w:rsidRPr="001058B5">
          <w:rPr>
            <w:rFonts w:ascii="Arial" w:hAnsi="Arial" w:cs="Arial"/>
            <w:color w:val="0000CC"/>
            <w:sz w:val="20"/>
          </w:rPr>
          <w:t>"Using Default Auditing for Security-Relevant</w:t>
        </w:r>
        <w:r w:rsidRPr="001058B5">
          <w:rPr>
            <w:rFonts w:ascii="Arial" w:hAnsi="Arial" w:cs="Arial"/>
            <w:color w:val="0000CC"/>
            <w:spacing w:val="-27"/>
            <w:sz w:val="20"/>
          </w:rPr>
          <w:t xml:space="preserve"> </w:t>
        </w:r>
        <w:r w:rsidRPr="001058B5">
          <w:rPr>
            <w:rFonts w:ascii="Arial" w:hAnsi="Arial" w:cs="Arial"/>
            <w:color w:val="0000CC"/>
            <w:sz w:val="20"/>
          </w:rPr>
          <w:t>SQL</w:t>
        </w:r>
      </w:hyperlink>
      <w:hyperlink w:anchor="_bookmark1880" w:history="1">
        <w:r w:rsidRPr="001058B5">
          <w:rPr>
            <w:rFonts w:ascii="Arial" w:hAnsi="Arial" w:cs="Arial"/>
            <w:color w:val="0000CC"/>
            <w:sz w:val="20"/>
          </w:rPr>
          <w:t xml:space="preserve"> Statements and Privileges" </w:t>
        </w:r>
      </w:hyperlink>
      <w:hyperlink w:anchor="_bookmark1880" w:history="1">
        <w:r w:rsidRPr="001058B5">
          <w:rPr>
            <w:rFonts w:ascii="Arial" w:hAnsi="Arial" w:cs="Arial"/>
            <w:sz w:val="20"/>
          </w:rPr>
          <w:t xml:space="preserve">on page 9-35 </w:t>
        </w:r>
      </w:hyperlink>
      <w:r w:rsidRPr="001058B5">
        <w:rPr>
          <w:rFonts w:ascii="Arial" w:hAnsi="Arial" w:cs="Arial"/>
          <w:sz w:val="20"/>
        </w:rPr>
        <w:t>to enable default</w:t>
      </w:r>
      <w:r w:rsidRPr="001058B5">
        <w:rPr>
          <w:rFonts w:ascii="Arial" w:hAnsi="Arial" w:cs="Arial"/>
          <w:spacing w:val="-13"/>
          <w:sz w:val="20"/>
        </w:rPr>
        <w:t xml:space="preserve"> </w:t>
      </w:r>
      <w:r w:rsidRPr="001058B5">
        <w:rPr>
          <w:rFonts w:ascii="Arial" w:hAnsi="Arial" w:cs="Arial"/>
          <w:sz w:val="20"/>
        </w:rPr>
        <w:t>auditing.</w:t>
      </w:r>
    </w:p>
    <w:p w14:paraId="6A911AF2" w14:textId="77777777" w:rsidR="008C539B" w:rsidRPr="001058B5" w:rsidRDefault="00C12992">
      <w:pPr>
        <w:pStyle w:val="BodyText"/>
        <w:spacing w:before="117" w:line="232" w:lineRule="auto"/>
        <w:ind w:left="2620" w:right="543"/>
        <w:rPr>
          <w:rFonts w:ascii="Arial" w:hAnsi="Arial" w:cs="Arial"/>
        </w:rPr>
      </w:pPr>
      <w:r w:rsidRPr="001058B5">
        <w:rPr>
          <w:rFonts w:ascii="Arial" w:hAnsi="Arial" w:cs="Arial"/>
        </w:rPr>
        <w:t xml:space="preserve">To understand more about the database audit trail, see </w:t>
      </w:r>
      <w:hyperlink w:anchor="_bookmark1995" w:history="1">
        <w:r w:rsidRPr="001058B5">
          <w:rPr>
            <w:rFonts w:ascii="Arial" w:hAnsi="Arial" w:cs="Arial"/>
            <w:color w:val="0000CC"/>
          </w:rPr>
          <w:t>"Managing Audit Trail</w:t>
        </w:r>
      </w:hyperlink>
      <w:r w:rsidRPr="001058B5">
        <w:rPr>
          <w:rFonts w:ascii="Arial" w:hAnsi="Arial" w:cs="Arial"/>
          <w:color w:val="0000CC"/>
        </w:rPr>
        <w:t xml:space="preserve"> </w:t>
      </w:r>
      <w:hyperlink w:anchor="_bookmark1995" w:history="1">
        <w:r w:rsidRPr="001058B5">
          <w:rPr>
            <w:rFonts w:ascii="Arial" w:hAnsi="Arial" w:cs="Arial"/>
            <w:color w:val="0000CC"/>
          </w:rPr>
          <w:t xml:space="preserve">Records" </w:t>
        </w:r>
      </w:hyperlink>
      <w:hyperlink w:anchor="_bookmark1995" w:history="1">
        <w:r w:rsidRPr="001058B5">
          <w:rPr>
            <w:rFonts w:ascii="Arial" w:hAnsi="Arial" w:cs="Arial"/>
          </w:rPr>
          <w:t>on page 9-57</w:t>
        </w:r>
      </w:hyperlink>
      <w:r w:rsidRPr="001058B5">
        <w:rPr>
          <w:rFonts w:ascii="Arial" w:hAnsi="Arial" w:cs="Arial"/>
        </w:rPr>
        <w:t>.</w:t>
      </w:r>
    </w:p>
    <w:p w14:paraId="5BC392D3" w14:textId="77777777" w:rsidR="008C539B" w:rsidRPr="001058B5" w:rsidRDefault="00C12992">
      <w:pPr>
        <w:pStyle w:val="ListParagraph"/>
        <w:numPr>
          <w:ilvl w:val="0"/>
          <w:numId w:val="58"/>
        </w:numPr>
        <w:tabs>
          <w:tab w:val="left" w:pos="2620"/>
        </w:tabs>
        <w:spacing w:before="118" w:line="232" w:lineRule="auto"/>
        <w:ind w:right="884"/>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query the database audit trail data dictionary views. See </w:t>
      </w:r>
      <w:hyperlink w:anchor="_bookmark2095" w:history="1">
        <w:r w:rsidRPr="001058B5">
          <w:rPr>
            <w:rFonts w:ascii="Arial" w:hAnsi="Arial" w:cs="Arial"/>
            <w:color w:val="0000CC"/>
            <w:sz w:val="20"/>
          </w:rPr>
          <w:t xml:space="preserve">"Finding Information About Audited Activities" </w:t>
        </w:r>
      </w:hyperlink>
      <w:hyperlink w:anchor="_bookmark2095" w:history="1">
        <w:r w:rsidRPr="001058B5">
          <w:rPr>
            <w:rFonts w:ascii="Arial" w:hAnsi="Arial" w:cs="Arial"/>
            <w:sz w:val="20"/>
          </w:rPr>
          <w:t>on</w:t>
        </w:r>
      </w:hyperlink>
      <w:hyperlink w:anchor="_bookmark20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9-80</w:t>
        </w:r>
      </w:hyperlink>
      <w:r w:rsidRPr="001058B5">
        <w:rPr>
          <w:rFonts w:ascii="Arial" w:hAnsi="Arial" w:cs="Arial"/>
          <w:sz w:val="20"/>
        </w:rPr>
        <w:t>.</w:t>
      </w:r>
    </w:p>
    <w:p w14:paraId="78E48B7B" w14:textId="77777777" w:rsidR="008C539B" w:rsidRPr="001058B5" w:rsidRDefault="00C12992">
      <w:pPr>
        <w:pStyle w:val="ListParagraph"/>
        <w:numPr>
          <w:ilvl w:val="0"/>
          <w:numId w:val="58"/>
        </w:numPr>
        <w:tabs>
          <w:tab w:val="left" w:pos="2620"/>
        </w:tabs>
        <w:spacing w:before="117" w:line="232" w:lineRule="auto"/>
        <w:ind w:right="584"/>
        <w:rPr>
          <w:rFonts w:ascii="Arial" w:hAnsi="Arial" w:cs="Arial"/>
          <w:sz w:val="20"/>
        </w:rPr>
      </w:pPr>
      <w:r w:rsidRPr="001058B5">
        <w:rPr>
          <w:rFonts w:ascii="Arial" w:hAnsi="Arial" w:cs="Arial"/>
          <w:sz w:val="20"/>
        </w:rPr>
        <w:t xml:space="preserve">Perform maintenance on the database audit trail. See </w:t>
      </w:r>
      <w:hyperlink w:anchor="_bookmark1999" w:history="1">
        <w:r w:rsidRPr="001058B5">
          <w:rPr>
            <w:rFonts w:ascii="Arial" w:hAnsi="Arial" w:cs="Arial"/>
            <w:color w:val="0000CC"/>
            <w:sz w:val="20"/>
          </w:rPr>
          <w:t>"Managing the</w:t>
        </w:r>
        <w:r w:rsidRPr="001058B5">
          <w:rPr>
            <w:rFonts w:ascii="Arial" w:hAnsi="Arial" w:cs="Arial"/>
            <w:color w:val="0000CC"/>
            <w:spacing w:val="-25"/>
            <w:sz w:val="20"/>
          </w:rPr>
          <w:t xml:space="preserve"> </w:t>
        </w:r>
        <w:r w:rsidRPr="001058B5">
          <w:rPr>
            <w:rFonts w:ascii="Arial" w:hAnsi="Arial" w:cs="Arial"/>
            <w:color w:val="0000CC"/>
            <w:sz w:val="20"/>
          </w:rPr>
          <w:t>Database</w:t>
        </w:r>
      </w:hyperlink>
      <w:hyperlink w:anchor="_bookmark1999"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hyperlink>
      <w:hyperlink w:anchor="_bookmark1999"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9-58</w:t>
        </w:r>
      </w:hyperlink>
      <w:r w:rsidRPr="001058B5">
        <w:rPr>
          <w:rFonts w:ascii="Arial" w:hAnsi="Arial" w:cs="Arial"/>
          <w:sz w:val="20"/>
        </w:rPr>
        <w:t>.</w:t>
      </w:r>
    </w:p>
    <w:p w14:paraId="72C7DDEC" w14:textId="77777777" w:rsidR="008C539B" w:rsidRPr="001058B5" w:rsidRDefault="00C12992">
      <w:pPr>
        <w:pStyle w:val="ListParagraph"/>
        <w:numPr>
          <w:ilvl w:val="0"/>
          <w:numId w:val="58"/>
        </w:numPr>
        <w:tabs>
          <w:tab w:val="left" w:pos="2620"/>
        </w:tabs>
        <w:spacing w:before="118" w:line="232" w:lineRule="auto"/>
        <w:ind w:right="3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7899AAD4" w14:textId="77777777" w:rsidR="008C539B" w:rsidRPr="001058B5" w:rsidRDefault="008C539B">
      <w:pPr>
        <w:pStyle w:val="BodyText"/>
        <w:spacing w:before="6"/>
        <w:rPr>
          <w:rFonts w:ascii="Arial" w:hAnsi="Arial" w:cs="Arial"/>
          <w:sz w:val="25"/>
        </w:rPr>
      </w:pPr>
    </w:p>
    <w:p w14:paraId="3A3B9036" w14:textId="77777777" w:rsidR="008C539B" w:rsidRPr="001058B5" w:rsidRDefault="00C12992">
      <w:pPr>
        <w:pStyle w:val="Heading4"/>
      </w:pPr>
      <w:bookmarkStart w:id="1370" w:name="Auditing_Commonly_Used_Security-Relevant"/>
      <w:bookmarkStart w:id="1371" w:name="_bookmark1636"/>
      <w:bookmarkEnd w:id="1370"/>
      <w:bookmarkEnd w:id="1371"/>
      <w:r w:rsidRPr="001058B5">
        <w:t>Auditing Commonly Used Security-Relevant Activities</w:t>
      </w:r>
    </w:p>
    <w:p w14:paraId="1A183193" w14:textId="77777777" w:rsidR="008C539B" w:rsidRPr="001058B5" w:rsidRDefault="00C12992">
      <w:pPr>
        <w:pStyle w:val="BodyText"/>
        <w:spacing w:before="83" w:line="230" w:lineRule="auto"/>
        <w:ind w:left="2260" w:right="102"/>
        <w:rPr>
          <w:rFonts w:ascii="Arial" w:hAnsi="Arial" w:cs="Arial"/>
        </w:rPr>
      </w:pPr>
      <w:r w:rsidRPr="001058B5">
        <w:rPr>
          <w:rFonts w:ascii="Arial" w:hAnsi="Arial" w:cs="Arial"/>
          <w:spacing w:val="-6"/>
        </w:rPr>
        <w:t xml:space="preserve">You </w:t>
      </w:r>
      <w:r w:rsidRPr="001058B5">
        <w:rPr>
          <w:rFonts w:ascii="Arial" w:hAnsi="Arial" w:cs="Arial"/>
        </w:rPr>
        <w:t>can audit at the most granular level, data access, and actions based on content, using</w:t>
      </w:r>
      <w:r w:rsidRPr="001058B5">
        <w:rPr>
          <w:rFonts w:ascii="Arial" w:hAnsi="Arial" w:cs="Arial"/>
          <w:spacing w:val="-12"/>
        </w:rPr>
        <w:t xml:space="preserve"> </w:t>
      </w:r>
      <w:r w:rsidRPr="001058B5">
        <w:rPr>
          <w:rFonts w:ascii="Arial" w:hAnsi="Arial" w:cs="Arial"/>
        </w:rPr>
        <w:t>Boolean</w:t>
      </w:r>
      <w:r w:rsidRPr="001058B5">
        <w:rPr>
          <w:rFonts w:ascii="Arial" w:hAnsi="Arial" w:cs="Arial"/>
          <w:spacing w:val="-13"/>
        </w:rPr>
        <w:t xml:space="preserve"> </w:t>
      </w:r>
      <w:r w:rsidRPr="001058B5">
        <w:rPr>
          <w:rFonts w:ascii="Arial" w:hAnsi="Arial" w:cs="Arial"/>
        </w:rPr>
        <w:t>measures,</w:t>
      </w:r>
      <w:r w:rsidRPr="001058B5">
        <w:rPr>
          <w:rFonts w:ascii="Arial" w:hAnsi="Arial" w:cs="Arial"/>
          <w:spacing w:val="-13"/>
        </w:rPr>
        <w:t xml:space="preserve"> </w:t>
      </w:r>
      <w:r w:rsidRPr="001058B5">
        <w:rPr>
          <w:rFonts w:ascii="Arial" w:hAnsi="Arial" w:cs="Arial"/>
        </w:rPr>
        <w:t>such</w:t>
      </w:r>
      <w:r w:rsidRPr="001058B5">
        <w:rPr>
          <w:rFonts w:ascii="Arial" w:hAnsi="Arial" w:cs="Arial"/>
          <w:spacing w:val="-13"/>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43"/>
        </w:rPr>
        <w:t xml:space="preserve"> </w:t>
      </w:r>
      <w:r w:rsidRPr="001058B5">
        <w:rPr>
          <w:rFonts w:ascii="Arial" w:hAnsi="Arial" w:cs="Arial"/>
        </w:rPr>
        <w:t>&gt;</w:t>
      </w:r>
      <w:r w:rsidRPr="001058B5">
        <w:rPr>
          <w:rFonts w:ascii="Arial" w:hAnsi="Arial" w:cs="Arial"/>
          <w:spacing w:val="-42"/>
        </w:rPr>
        <w:t xml:space="preserve"> </w:t>
      </w:r>
      <w:r w:rsidRPr="001058B5">
        <w:rPr>
          <w:rFonts w:ascii="Arial" w:hAnsi="Arial" w:cs="Arial"/>
        </w:rPr>
        <w:t>7800</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IP</w:t>
      </w:r>
      <w:r w:rsidRPr="001058B5">
        <w:rPr>
          <w:rFonts w:ascii="Arial" w:hAnsi="Arial" w:cs="Arial"/>
          <w:spacing w:val="-12"/>
        </w:rPr>
        <w:t xml:space="preserve"> </w:t>
      </w:r>
      <w:r w:rsidRPr="001058B5">
        <w:rPr>
          <w:rFonts w:ascii="Arial" w:hAnsi="Arial" w:cs="Arial"/>
        </w:rPr>
        <w:t>address</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action occurred.</w:t>
      </w:r>
    </w:p>
    <w:p w14:paraId="2D329298" w14:textId="77777777" w:rsidR="008C539B" w:rsidRPr="001058B5" w:rsidRDefault="00C12992">
      <w:pPr>
        <w:pStyle w:val="BodyText"/>
        <w:spacing w:before="119" w:line="232" w:lineRule="auto"/>
        <w:ind w:left="2260" w:right="201"/>
        <w:jc w:val="both"/>
        <w:rPr>
          <w:rFonts w:ascii="Arial" w:hAnsi="Arial" w:cs="Arial"/>
        </w:rPr>
      </w:pPr>
      <w:r w:rsidRPr="001058B5">
        <w:rPr>
          <w:rFonts w:ascii="Arial" w:hAnsi="Arial" w:cs="Arial"/>
          <w:b/>
        </w:rPr>
        <w:t xml:space="preserve">Location of audit records: </w:t>
      </w:r>
      <w:r w:rsidRPr="001058B5">
        <w:rPr>
          <w:rFonts w:ascii="Arial" w:hAnsi="Arial" w:cs="Arial"/>
          <w:spacing w:val="-7"/>
        </w:rPr>
        <w:t xml:space="preserve">You </w:t>
      </w:r>
      <w:r w:rsidRPr="001058B5">
        <w:rPr>
          <w:rFonts w:ascii="Arial" w:hAnsi="Arial" w:cs="Arial"/>
        </w:rPr>
        <w:t xml:space="preserve">can write the audit records to either the database audit trail or an operating system audit trail in XML format. See also </w:t>
      </w:r>
      <w:hyperlink w:anchor="_bookmark1996" w:history="1">
        <w:r w:rsidRPr="001058B5">
          <w:rPr>
            <w:rFonts w:ascii="Arial" w:hAnsi="Arial" w:cs="Arial"/>
            <w:color w:val="0000CC"/>
          </w:rPr>
          <w:t>"About Audit</w:t>
        </w:r>
        <w:r w:rsidRPr="001058B5">
          <w:rPr>
            <w:rFonts w:ascii="Arial" w:hAnsi="Arial" w:cs="Arial"/>
            <w:color w:val="0000CC"/>
            <w:spacing w:val="-29"/>
          </w:rPr>
          <w:t xml:space="preserve"> </w:t>
        </w:r>
        <w:r w:rsidRPr="001058B5">
          <w:rPr>
            <w:rFonts w:ascii="Arial" w:hAnsi="Arial" w:cs="Arial"/>
            <w:color w:val="0000CC"/>
          </w:rPr>
          <w:t>Records"</w:t>
        </w:r>
      </w:hyperlink>
      <w:r w:rsidRPr="001058B5">
        <w:rPr>
          <w:rFonts w:ascii="Arial" w:hAnsi="Arial" w:cs="Arial"/>
          <w:color w:val="0000CC"/>
        </w:rPr>
        <w:t xml:space="preserve"> </w:t>
      </w:r>
      <w:hyperlink w:anchor="_bookmark1996" w:history="1">
        <w:r w:rsidRPr="001058B5">
          <w:rPr>
            <w:rFonts w:ascii="Arial" w:hAnsi="Arial" w:cs="Arial"/>
          </w:rPr>
          <w:t>on page</w:t>
        </w:r>
        <w:r w:rsidRPr="001058B5">
          <w:rPr>
            <w:rFonts w:ascii="Arial" w:hAnsi="Arial" w:cs="Arial"/>
            <w:spacing w:val="-1"/>
          </w:rPr>
          <w:t xml:space="preserve"> </w:t>
        </w:r>
        <w:r w:rsidRPr="001058B5">
          <w:rPr>
            <w:rFonts w:ascii="Arial" w:hAnsi="Arial" w:cs="Arial"/>
          </w:rPr>
          <w:t>9-57</w:t>
        </w:r>
      </w:hyperlink>
      <w:r w:rsidRPr="001058B5">
        <w:rPr>
          <w:rFonts w:ascii="Arial" w:hAnsi="Arial" w:cs="Arial"/>
        </w:rPr>
        <w:t>.</w:t>
      </w:r>
    </w:p>
    <w:p w14:paraId="082EA1EC" w14:textId="77777777" w:rsidR="008C539B" w:rsidRPr="001058B5" w:rsidRDefault="00C12992">
      <w:pPr>
        <w:pStyle w:val="BodyText"/>
        <w:spacing w:before="111"/>
        <w:ind w:left="2260"/>
        <w:rPr>
          <w:rFonts w:ascii="Arial" w:hAnsi="Arial" w:cs="Arial"/>
        </w:rPr>
      </w:pPr>
      <w:r w:rsidRPr="001058B5">
        <w:rPr>
          <w:rFonts w:ascii="Arial" w:hAnsi="Arial" w:cs="Arial"/>
        </w:rPr>
        <w:t>General steps:</w:t>
      </w:r>
    </w:p>
    <w:p w14:paraId="00067FE7" w14:textId="77777777" w:rsidR="008C539B" w:rsidRPr="001058B5" w:rsidRDefault="00C12992">
      <w:pPr>
        <w:pStyle w:val="ListParagraph"/>
        <w:numPr>
          <w:ilvl w:val="0"/>
          <w:numId w:val="57"/>
        </w:numPr>
        <w:tabs>
          <w:tab w:val="left" w:pos="2620"/>
        </w:tabs>
        <w:spacing w:before="117" w:line="232" w:lineRule="auto"/>
        <w:ind w:right="603"/>
        <w:jc w:val="left"/>
        <w:rPr>
          <w:rFonts w:ascii="Arial" w:hAnsi="Arial" w:cs="Arial"/>
          <w:sz w:val="20"/>
        </w:rPr>
      </w:pPr>
      <w:r w:rsidRPr="001058B5">
        <w:rPr>
          <w:rFonts w:ascii="Arial" w:hAnsi="Arial" w:cs="Arial"/>
          <w:sz w:val="20"/>
        </w:rPr>
        <w:t xml:space="preserve">See </w:t>
      </w:r>
      <w:hyperlink w:anchor="_bookmark1893" w:history="1">
        <w:r w:rsidRPr="001058B5">
          <w:rPr>
            <w:rFonts w:ascii="Arial" w:hAnsi="Arial" w:cs="Arial"/>
            <w:color w:val="0000CC"/>
            <w:sz w:val="20"/>
          </w:rPr>
          <w:t xml:space="preserve">"Auditing Specific Activities with Fine-Grained Auditing" </w:t>
        </w:r>
      </w:hyperlink>
      <w:hyperlink w:anchor="_bookmark1893" w:history="1">
        <w:r w:rsidRPr="001058B5">
          <w:rPr>
            <w:rFonts w:ascii="Arial" w:hAnsi="Arial" w:cs="Arial"/>
            <w:sz w:val="20"/>
          </w:rPr>
          <w:t>on page 9-36</w:t>
        </w:r>
        <w:r w:rsidRPr="001058B5">
          <w:rPr>
            <w:rFonts w:ascii="Arial" w:hAnsi="Arial" w:cs="Arial"/>
            <w:spacing w:val="-26"/>
            <w:sz w:val="20"/>
          </w:rPr>
          <w:t xml:space="preserve"> </w:t>
        </w:r>
      </w:hyperlink>
      <w:r w:rsidRPr="001058B5">
        <w:rPr>
          <w:rFonts w:ascii="Arial" w:hAnsi="Arial" w:cs="Arial"/>
          <w:sz w:val="20"/>
        </w:rPr>
        <w:t>to understand more about auditing specific</w:t>
      </w:r>
      <w:r w:rsidRPr="001058B5">
        <w:rPr>
          <w:rFonts w:ascii="Arial" w:hAnsi="Arial" w:cs="Arial"/>
          <w:spacing w:val="-6"/>
          <w:sz w:val="20"/>
        </w:rPr>
        <w:t xml:space="preserve"> </w:t>
      </w:r>
      <w:r w:rsidRPr="001058B5">
        <w:rPr>
          <w:rFonts w:ascii="Arial" w:hAnsi="Arial" w:cs="Arial"/>
          <w:sz w:val="20"/>
        </w:rPr>
        <w:t>activities.</w:t>
      </w:r>
    </w:p>
    <w:p w14:paraId="146577FE" w14:textId="77777777" w:rsidR="008C539B" w:rsidRPr="001058B5" w:rsidRDefault="008C539B">
      <w:pPr>
        <w:spacing w:line="232" w:lineRule="auto"/>
        <w:rPr>
          <w:rFonts w:ascii="Arial" w:hAnsi="Arial" w:cs="Arial"/>
          <w:sz w:val="20"/>
        </w:rPr>
        <w:sectPr w:rsidR="008C539B" w:rsidRPr="001058B5">
          <w:headerReference w:type="even" r:id="rId194"/>
          <w:headerReference w:type="default" r:id="rId195"/>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77777777" w:rsidR="008C539B" w:rsidRPr="001058B5" w:rsidRDefault="00C12992">
      <w:pPr>
        <w:pStyle w:val="ListParagraph"/>
        <w:numPr>
          <w:ilvl w:val="0"/>
          <w:numId w:val="57"/>
        </w:numPr>
        <w:tabs>
          <w:tab w:val="left" w:pos="2020"/>
        </w:tabs>
        <w:spacing w:before="99" w:line="232" w:lineRule="auto"/>
        <w:ind w:left="2020" w:right="789"/>
        <w:jc w:val="left"/>
        <w:rPr>
          <w:rFonts w:ascii="Arial" w:hAnsi="Arial" w:cs="Arial"/>
          <w:sz w:val="20"/>
        </w:rPr>
      </w:pPr>
      <w:r w:rsidRPr="001058B5">
        <w:rPr>
          <w:rFonts w:ascii="Arial" w:hAnsi="Arial" w:cs="Arial"/>
          <w:sz w:val="20"/>
        </w:rPr>
        <w:t>Decide</w:t>
      </w:r>
      <w:r w:rsidRPr="001058B5">
        <w:rPr>
          <w:rFonts w:ascii="Arial" w:hAnsi="Arial" w:cs="Arial"/>
          <w:spacing w:val="-4"/>
          <w:sz w:val="20"/>
        </w:rPr>
        <w:t xml:space="preserve"> </w:t>
      </w:r>
      <w:r w:rsidRPr="001058B5">
        <w:rPr>
          <w:rFonts w:ascii="Arial" w:hAnsi="Arial" w:cs="Arial"/>
          <w:sz w:val="20"/>
        </w:rPr>
        <w:t>whether</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write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 xml:space="preserve">an operating system file. See </w:t>
      </w:r>
      <w:hyperlink w:anchor="_bookmark1999" w:history="1">
        <w:r w:rsidRPr="001058B5">
          <w:rPr>
            <w:rFonts w:ascii="Arial" w:hAnsi="Arial" w:cs="Arial"/>
            <w:color w:val="0000CC"/>
            <w:sz w:val="20"/>
          </w:rPr>
          <w:t xml:space="preserve">"Managing the Database Audit </w:t>
        </w:r>
        <w:r w:rsidRPr="001058B5">
          <w:rPr>
            <w:rFonts w:ascii="Arial" w:hAnsi="Arial" w:cs="Arial"/>
            <w:color w:val="0000CC"/>
            <w:spacing w:val="-3"/>
            <w:sz w:val="20"/>
          </w:rPr>
          <w:t xml:space="preserve">Trail" </w:t>
        </w:r>
      </w:hyperlink>
      <w:hyperlink w:anchor="_bookmark1999" w:history="1">
        <w:r w:rsidRPr="001058B5">
          <w:rPr>
            <w:rFonts w:ascii="Arial" w:hAnsi="Arial" w:cs="Arial"/>
            <w:sz w:val="20"/>
          </w:rPr>
          <w:t>on page</w:t>
        </w:r>
        <w:r w:rsidRPr="001058B5">
          <w:rPr>
            <w:rFonts w:ascii="Arial" w:hAnsi="Arial" w:cs="Arial"/>
            <w:spacing w:val="-10"/>
            <w:sz w:val="20"/>
          </w:rPr>
          <w:t xml:space="preserve"> </w:t>
        </w:r>
        <w:r w:rsidRPr="001058B5">
          <w:rPr>
            <w:rFonts w:ascii="Arial" w:hAnsi="Arial" w:cs="Arial"/>
            <w:sz w:val="20"/>
          </w:rPr>
          <w:t>9-58</w:t>
        </w:r>
      </w:hyperlink>
      <w:r w:rsidRPr="001058B5">
        <w:rPr>
          <w:rFonts w:ascii="Arial" w:hAnsi="Arial" w:cs="Arial"/>
          <w:sz w:val="20"/>
        </w:rPr>
        <w:t>.</w:t>
      </w:r>
    </w:p>
    <w:p w14:paraId="4AB153BC" w14:textId="77777777" w:rsidR="008C539B" w:rsidRPr="001058B5" w:rsidRDefault="00C12992">
      <w:pPr>
        <w:pStyle w:val="ListParagraph"/>
        <w:numPr>
          <w:ilvl w:val="0"/>
          <w:numId w:val="57"/>
        </w:numPr>
        <w:tabs>
          <w:tab w:val="left" w:pos="2020"/>
        </w:tabs>
        <w:spacing w:before="120" w:line="230" w:lineRule="auto"/>
        <w:ind w:left="2019" w:right="786" w:hanging="359"/>
        <w:jc w:val="left"/>
        <w:rPr>
          <w:rFonts w:ascii="Arial" w:hAnsi="Arial" w:cs="Arial"/>
          <w:sz w:val="20"/>
        </w:rPr>
      </w:pPr>
      <w:r w:rsidRPr="001058B5">
        <w:rPr>
          <w:rFonts w:ascii="Arial" w:hAnsi="Arial" w:cs="Arial"/>
          <w:sz w:val="20"/>
        </w:rPr>
        <w:t xml:space="preserve">Use the DBMS_FGA PL/SQL package to configure fine-grained auditing policies.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DBMS_FGA.ADD_POLICY</w:t>
      </w:r>
      <w:r w:rsidRPr="001058B5">
        <w:rPr>
          <w:rFonts w:ascii="Arial" w:hAnsi="Arial" w:cs="Arial"/>
          <w:spacing w:val="-9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provides</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audit_trail</w:t>
      </w:r>
      <w:r w:rsidRPr="001058B5">
        <w:rPr>
          <w:rFonts w:ascii="Arial" w:hAnsi="Arial" w:cs="Arial"/>
          <w:spacing w:val="-91"/>
          <w:w w:val="95"/>
          <w:sz w:val="20"/>
        </w:rPr>
        <w:t xml:space="preserve"> </w:t>
      </w:r>
      <w:r w:rsidRPr="001058B5">
        <w:rPr>
          <w:rFonts w:ascii="Arial" w:hAnsi="Arial" w:cs="Arial"/>
          <w:w w:val="95"/>
          <w:sz w:val="20"/>
        </w:rPr>
        <w:t>parameter,</w:t>
      </w:r>
      <w:r w:rsidRPr="001058B5">
        <w:rPr>
          <w:rFonts w:ascii="Arial" w:hAnsi="Arial" w:cs="Arial"/>
          <w:spacing w:val="-20"/>
          <w:w w:val="95"/>
          <w:sz w:val="20"/>
        </w:rPr>
        <w:t xml:space="preserve"> </w:t>
      </w:r>
      <w:r w:rsidRPr="001058B5">
        <w:rPr>
          <w:rFonts w:ascii="Arial" w:hAnsi="Arial" w:cs="Arial"/>
          <w:w w:val="95"/>
          <w:sz w:val="20"/>
        </w:rPr>
        <w:t xml:space="preserve">which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select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4"/>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choose</w:t>
      </w:r>
      <w:r w:rsidRPr="001058B5">
        <w:rPr>
          <w:rFonts w:ascii="Arial" w:hAnsi="Arial" w:cs="Arial"/>
          <w:spacing w:val="-4"/>
          <w:sz w:val="20"/>
        </w:rPr>
        <w:t xml:space="preserve"> </w:t>
      </w:r>
      <w:r w:rsidRPr="001058B5">
        <w:rPr>
          <w:rFonts w:ascii="Arial" w:hAnsi="Arial" w:cs="Arial"/>
          <w:sz w:val="20"/>
        </w:rPr>
        <w:t>between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 or an operating system audit trail using XML files. See the following</w:t>
      </w:r>
      <w:r w:rsidRPr="001058B5">
        <w:rPr>
          <w:rFonts w:ascii="Arial" w:hAnsi="Arial" w:cs="Arial"/>
          <w:spacing w:val="-21"/>
          <w:sz w:val="20"/>
        </w:rPr>
        <w:t xml:space="preserve"> </w:t>
      </w:r>
      <w:r w:rsidRPr="001058B5">
        <w:rPr>
          <w:rFonts w:ascii="Arial" w:hAnsi="Arial" w:cs="Arial"/>
          <w:sz w:val="20"/>
        </w:rPr>
        <w:t>sections:</w:t>
      </w:r>
    </w:p>
    <w:p w14:paraId="0FE63C6D" w14:textId="77777777" w:rsidR="008C539B" w:rsidRPr="001058B5" w:rsidRDefault="008D1AB8">
      <w:pPr>
        <w:pStyle w:val="BodyText"/>
        <w:spacing w:before="110"/>
        <w:ind w:left="2020"/>
        <w:rPr>
          <w:rFonts w:ascii="Arial" w:hAnsi="Arial" w:cs="Arial"/>
        </w:rPr>
      </w:pPr>
      <w:hyperlink w:anchor="_bookmark1914" w:history="1">
        <w:r w:rsidR="00C12992" w:rsidRPr="001058B5">
          <w:rPr>
            <w:rFonts w:ascii="Arial" w:hAnsi="Arial" w:cs="Arial"/>
            <w:color w:val="0000CC"/>
          </w:rPr>
          <w:t xml:space="preserve">"Creating an Audit Trail for Fine-Grained Audit Records" </w:t>
        </w:r>
      </w:hyperlink>
      <w:hyperlink w:anchor="_bookmark1914" w:history="1">
        <w:r w:rsidR="00C12992" w:rsidRPr="001058B5">
          <w:rPr>
            <w:rFonts w:ascii="Arial" w:hAnsi="Arial" w:cs="Arial"/>
          </w:rPr>
          <w:t>on page 9-39</w:t>
        </w:r>
      </w:hyperlink>
    </w:p>
    <w:p w14:paraId="0EA8CF02" w14:textId="77777777" w:rsidR="008C539B" w:rsidRPr="001058B5" w:rsidRDefault="008D1AB8">
      <w:pPr>
        <w:pStyle w:val="BodyText"/>
        <w:spacing w:before="118" w:line="232" w:lineRule="auto"/>
        <w:ind w:left="2020" w:right="1193"/>
        <w:rPr>
          <w:rFonts w:ascii="Arial" w:hAnsi="Arial" w:cs="Arial"/>
        </w:rPr>
      </w:pPr>
      <w:hyperlink w:anchor="_bookmark1918" w:history="1">
        <w:r w:rsidR="00C12992" w:rsidRPr="001058B5">
          <w:rPr>
            <w:rFonts w:ascii="Arial" w:hAnsi="Arial" w:cs="Arial"/>
            <w:color w:val="0000CC"/>
          </w:rPr>
          <w:t xml:space="preserve">"Using the DBMS_FGA Package to Manage Fine-Grained Audit Policies" </w:t>
        </w:r>
      </w:hyperlink>
      <w:hyperlink w:anchor="_bookmark1918" w:history="1">
        <w:r w:rsidR="00C12992" w:rsidRPr="001058B5">
          <w:rPr>
            <w:rFonts w:ascii="Arial" w:hAnsi="Arial" w:cs="Arial"/>
          </w:rPr>
          <w:t>on</w:t>
        </w:r>
      </w:hyperlink>
      <w:r w:rsidR="00C12992" w:rsidRPr="001058B5">
        <w:rPr>
          <w:rFonts w:ascii="Arial" w:hAnsi="Arial" w:cs="Arial"/>
        </w:rPr>
        <w:t xml:space="preserve"> </w:t>
      </w:r>
      <w:hyperlink w:anchor="_bookmark1918" w:history="1">
        <w:r w:rsidR="00C12992" w:rsidRPr="001058B5">
          <w:rPr>
            <w:rFonts w:ascii="Arial" w:hAnsi="Arial" w:cs="Arial"/>
          </w:rPr>
          <w:t>page 9-39</w:t>
        </w:r>
      </w:hyperlink>
    </w:p>
    <w:p w14:paraId="7D1A360C" w14:textId="77777777" w:rsidR="008C539B" w:rsidRPr="001058B5" w:rsidRDefault="00C12992">
      <w:pPr>
        <w:pStyle w:val="ListParagraph"/>
        <w:numPr>
          <w:ilvl w:val="0"/>
          <w:numId w:val="57"/>
        </w:numPr>
        <w:tabs>
          <w:tab w:val="left" w:pos="2020"/>
        </w:tabs>
        <w:spacing w:before="117" w:line="232" w:lineRule="auto"/>
        <w:ind w:left="2020" w:right="1027"/>
        <w:jc w:val="left"/>
        <w:rPr>
          <w:rFonts w:ascii="Arial" w:hAnsi="Arial" w:cs="Arial"/>
          <w:sz w:val="20"/>
        </w:rPr>
      </w:pPr>
      <w:r w:rsidRPr="001058B5">
        <w:rPr>
          <w:rFonts w:ascii="Arial" w:hAnsi="Arial" w:cs="Arial"/>
          <w:spacing w:val="-9"/>
          <w:sz w:val="20"/>
        </w:rPr>
        <w:t xml:space="preserve">To </w:t>
      </w:r>
      <w:r w:rsidRPr="001058B5">
        <w:rPr>
          <w:rFonts w:ascii="Arial" w:hAnsi="Arial" w:cs="Arial"/>
          <w:sz w:val="20"/>
        </w:rPr>
        <w:t>monitor audit activities, periodically check the operating system records</w:t>
      </w:r>
      <w:r w:rsidRPr="001058B5">
        <w:rPr>
          <w:rFonts w:ascii="Arial" w:hAnsi="Arial" w:cs="Arial"/>
          <w:spacing w:val="-30"/>
          <w:sz w:val="20"/>
        </w:rPr>
        <w:t xml:space="preserve"> </w:t>
      </w:r>
      <w:r w:rsidRPr="001058B5">
        <w:rPr>
          <w:rFonts w:ascii="Arial" w:hAnsi="Arial" w:cs="Arial"/>
          <w:sz w:val="20"/>
        </w:rPr>
        <w:t xml:space="preserve">you configured, or query the audit trail data dictionary views. See </w:t>
      </w:r>
      <w:hyperlink w:anchor="_bookmark2095" w:history="1">
        <w:r w:rsidRPr="001058B5">
          <w:rPr>
            <w:rFonts w:ascii="Arial" w:hAnsi="Arial" w:cs="Arial"/>
            <w:color w:val="0000CC"/>
            <w:sz w:val="20"/>
          </w:rPr>
          <w:t>"Finding</w:t>
        </w:r>
      </w:hyperlink>
      <w:hyperlink w:anchor="_bookmark2095" w:history="1">
        <w:r w:rsidRPr="001058B5">
          <w:rPr>
            <w:rFonts w:ascii="Arial" w:hAnsi="Arial" w:cs="Arial"/>
            <w:color w:val="0000CC"/>
            <w:sz w:val="20"/>
          </w:rPr>
          <w:t xml:space="preserve"> 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71985EA5" w14:textId="77777777" w:rsidR="008C539B" w:rsidRPr="001058B5" w:rsidRDefault="00C12992">
      <w:pPr>
        <w:pStyle w:val="ListParagraph"/>
        <w:numPr>
          <w:ilvl w:val="0"/>
          <w:numId w:val="57"/>
        </w:numPr>
        <w:tabs>
          <w:tab w:val="left" w:pos="2020"/>
        </w:tabs>
        <w:spacing w:before="117" w:line="232" w:lineRule="auto"/>
        <w:ind w:left="2020" w:right="1070"/>
        <w:jc w:val="left"/>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r w:rsidRPr="001058B5">
        <w:rPr>
          <w:rFonts w:ascii="Arial" w:hAnsi="Arial" w:cs="Arial"/>
          <w:sz w:val="20"/>
        </w:rPr>
        <w:t>.</w:t>
      </w:r>
    </w:p>
    <w:p w14:paraId="7D73DC8B" w14:textId="77777777" w:rsidR="008C539B" w:rsidRPr="001058B5" w:rsidRDefault="00C12992">
      <w:pPr>
        <w:pStyle w:val="ListParagraph"/>
        <w:numPr>
          <w:ilvl w:val="0"/>
          <w:numId w:val="57"/>
        </w:numPr>
        <w:tabs>
          <w:tab w:val="left" w:pos="2020"/>
        </w:tabs>
        <w:spacing w:before="118" w:line="232" w:lineRule="auto"/>
        <w:ind w:left="2020" w:right="936"/>
        <w:jc w:val="left"/>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60E0C365" w14:textId="77777777" w:rsidR="008C539B" w:rsidRPr="001058B5" w:rsidRDefault="008C539B">
      <w:pPr>
        <w:pStyle w:val="BodyText"/>
        <w:spacing w:before="7"/>
        <w:rPr>
          <w:rFonts w:ascii="Arial" w:hAnsi="Arial" w:cs="Arial"/>
          <w:sz w:val="25"/>
        </w:rPr>
      </w:pPr>
    </w:p>
    <w:p w14:paraId="29B4E01F" w14:textId="77777777" w:rsidR="008C539B" w:rsidRPr="001058B5" w:rsidRDefault="00C12992">
      <w:pPr>
        <w:pStyle w:val="Heading4"/>
        <w:ind w:left="100"/>
      </w:pPr>
      <w:bookmarkStart w:id="1372" w:name="Auditing_Specific,_Fine-Grained_Activiti"/>
      <w:bookmarkStart w:id="1373" w:name="_bookmark1637"/>
      <w:bookmarkEnd w:id="1372"/>
      <w:bookmarkEnd w:id="1373"/>
      <w:r w:rsidRPr="001058B5">
        <w:t>Auditing Specific, Fine-Grained Activities</w:t>
      </w:r>
    </w:p>
    <w:p w14:paraId="1B06C45B" w14:textId="77777777" w:rsidR="008C539B" w:rsidRPr="001058B5" w:rsidRDefault="00C12992">
      <w:pPr>
        <w:pStyle w:val="BodyText"/>
        <w:spacing w:before="82" w:line="230" w:lineRule="auto"/>
        <w:ind w:left="1659" w:right="786"/>
        <w:rPr>
          <w:rFonts w:ascii="Arial" w:hAnsi="Arial" w:cs="Arial"/>
        </w:rPr>
      </w:pPr>
      <w:r w:rsidRPr="001058B5">
        <w:rPr>
          <w:rFonts w:ascii="Arial" w:hAnsi="Arial" w:cs="Arial"/>
          <w:spacing w:val="-6"/>
        </w:rPr>
        <w:t xml:space="preserve">You </w:t>
      </w:r>
      <w:r w:rsidRPr="001058B5">
        <w:rPr>
          <w:rFonts w:ascii="Arial" w:hAnsi="Arial" w:cs="Arial"/>
        </w:rPr>
        <w:t xml:space="preserve">can audit the top-level SQL </w:t>
      </w:r>
      <w:bookmarkStart w:id="1374" w:name="_bookmark1638"/>
      <w:bookmarkEnd w:id="1374"/>
      <w:r w:rsidRPr="001058B5">
        <w:rPr>
          <w:rFonts w:ascii="Arial" w:hAnsi="Arial" w:cs="Arial"/>
        </w:rPr>
        <w:t>statements issued by users who have connected using the SYSDBA</w:t>
      </w:r>
      <w:r w:rsidRPr="001058B5">
        <w:rPr>
          <w:rFonts w:ascii="Arial" w:hAnsi="Arial" w:cs="Arial"/>
          <w:spacing w:val="-90"/>
        </w:rPr>
        <w:t xml:space="preserve"> </w:t>
      </w:r>
      <w:r w:rsidRPr="001058B5">
        <w:rPr>
          <w:rFonts w:ascii="Arial" w:hAnsi="Arial" w:cs="Arial"/>
        </w:rPr>
        <w:t>or SYSOPER</w:t>
      </w:r>
      <w:r w:rsidRPr="001058B5">
        <w:rPr>
          <w:rFonts w:ascii="Arial" w:hAnsi="Arial" w:cs="Arial"/>
          <w:spacing w:val="-91"/>
        </w:rPr>
        <w:t xml:space="preserve"> </w:t>
      </w:r>
      <w:r w:rsidRPr="001058B5">
        <w:rPr>
          <w:rFonts w:ascii="Arial" w:hAnsi="Arial" w:cs="Arial"/>
        </w:rPr>
        <w:t xml:space="preserve">privilege. (Top-level refers to statements directly issued by a </w:t>
      </w:r>
      <w:r w:rsidRPr="001058B5">
        <w:rPr>
          <w:rFonts w:ascii="Arial" w:hAnsi="Arial" w:cs="Arial"/>
          <w:spacing w:val="-4"/>
        </w:rPr>
        <w:t xml:space="preserve">user. </w:t>
      </w:r>
      <w:r w:rsidRPr="001058B5">
        <w:rPr>
          <w:rFonts w:ascii="Arial" w:hAnsi="Arial" w:cs="Arial"/>
        </w:rPr>
        <w:t>Statements run from a PL/SQL procedure or function are not considered</w:t>
      </w:r>
    </w:p>
    <w:p w14:paraId="6DA78849" w14:textId="77777777" w:rsidR="008C539B" w:rsidRPr="001058B5" w:rsidRDefault="00C12992">
      <w:pPr>
        <w:pStyle w:val="BodyText"/>
        <w:spacing w:line="241" w:lineRule="exact"/>
        <w:ind w:left="1659"/>
        <w:rPr>
          <w:rFonts w:ascii="Arial" w:hAnsi="Arial" w:cs="Arial"/>
        </w:rPr>
      </w:pPr>
      <w:r w:rsidRPr="001058B5">
        <w:rPr>
          <w:rFonts w:ascii="Arial" w:hAnsi="Arial" w:cs="Arial"/>
        </w:rPr>
        <w:t>top-level.)</w:t>
      </w:r>
    </w:p>
    <w:p w14:paraId="4F243F5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b/>
        </w:rPr>
        <w:t xml:space="preserve">Location of audit records: </w:t>
      </w:r>
      <w:r w:rsidRPr="001058B5">
        <w:rPr>
          <w:rFonts w:ascii="Arial" w:hAnsi="Arial" w:cs="Arial"/>
        </w:rPr>
        <w:t xml:space="preserve">Oracle Database writes these audit records to an operating system audit trail </w:t>
      </w:r>
      <w:r w:rsidRPr="001058B5">
        <w:rPr>
          <w:rFonts w:ascii="Arial" w:hAnsi="Arial" w:cs="Arial"/>
          <w:spacing w:val="-5"/>
        </w:rPr>
        <w:t xml:space="preserve">only. </w:t>
      </w:r>
      <w:r w:rsidRPr="001058B5">
        <w:rPr>
          <w:rFonts w:ascii="Arial" w:hAnsi="Arial" w:cs="Arial"/>
        </w:rPr>
        <w:t>On Windows, Oracle Database writes the SYS</w:t>
      </w:r>
      <w:r w:rsidRPr="001058B5">
        <w:rPr>
          <w:rFonts w:ascii="Arial" w:hAnsi="Arial" w:cs="Arial"/>
          <w:spacing w:val="-83"/>
        </w:rPr>
        <w:t xml:space="preserve"> </w:t>
      </w:r>
      <w:r w:rsidRPr="001058B5">
        <w:rPr>
          <w:rFonts w:ascii="Arial" w:hAnsi="Arial" w:cs="Arial"/>
        </w:rPr>
        <w:t xml:space="preserve">audit records to the Windows Event log by default. For UNIX systems, you can write records to a syslog file. See also </w:t>
      </w:r>
      <w:hyperlink w:anchor="_bookmark1996" w:history="1">
        <w:r w:rsidRPr="001058B5">
          <w:rPr>
            <w:rFonts w:ascii="Arial" w:hAnsi="Arial" w:cs="Arial"/>
            <w:color w:val="0000CC"/>
          </w:rPr>
          <w:t xml:space="preserve">"About Audit Records" </w:t>
        </w:r>
        <w:r w:rsidRPr="001058B5">
          <w:rPr>
            <w:rFonts w:ascii="Arial" w:hAnsi="Arial" w:cs="Arial"/>
          </w:rPr>
          <w:t>on page 9-57</w:t>
        </w:r>
      </w:hyperlink>
      <w:r w:rsidRPr="001058B5">
        <w:rPr>
          <w:rFonts w:ascii="Arial" w:hAnsi="Arial" w:cs="Arial"/>
        </w:rPr>
        <w:t>.</w:t>
      </w:r>
    </w:p>
    <w:p w14:paraId="3C9E0EB9" w14:textId="77777777" w:rsidR="008C539B" w:rsidRPr="001058B5" w:rsidRDefault="00C12992">
      <w:pPr>
        <w:pStyle w:val="BodyText"/>
        <w:spacing w:before="115"/>
        <w:ind w:left="1660"/>
        <w:rPr>
          <w:rFonts w:ascii="Arial" w:hAnsi="Arial" w:cs="Arial"/>
        </w:rPr>
      </w:pPr>
      <w:r w:rsidRPr="001058B5">
        <w:rPr>
          <w:rFonts w:ascii="Arial" w:hAnsi="Arial" w:cs="Arial"/>
        </w:rPr>
        <w:t>General steps:</w:t>
      </w:r>
    </w:p>
    <w:p w14:paraId="16A79232" w14:textId="77777777" w:rsidR="008C539B" w:rsidRPr="001058B5" w:rsidRDefault="00C12992">
      <w:pPr>
        <w:pStyle w:val="ListParagraph"/>
        <w:numPr>
          <w:ilvl w:val="0"/>
          <w:numId w:val="56"/>
        </w:numPr>
        <w:tabs>
          <w:tab w:val="left" w:pos="2020"/>
        </w:tabs>
        <w:spacing w:before="117" w:line="232" w:lineRule="auto"/>
        <w:ind w:right="787"/>
        <w:rPr>
          <w:rFonts w:ascii="Arial" w:hAnsi="Arial" w:cs="Arial"/>
          <w:sz w:val="20"/>
        </w:rPr>
      </w:pPr>
      <w:r w:rsidRPr="001058B5">
        <w:rPr>
          <w:rFonts w:ascii="Arial" w:hAnsi="Arial" w:cs="Arial"/>
          <w:sz w:val="20"/>
        </w:rPr>
        <w:t>See</w:t>
      </w:r>
      <w:r w:rsidRPr="001058B5">
        <w:rPr>
          <w:rFonts w:ascii="Arial" w:hAnsi="Arial" w:cs="Arial"/>
          <w:spacing w:val="-4"/>
          <w:sz w:val="20"/>
        </w:rPr>
        <w:t xml:space="preserve"> </w:t>
      </w:r>
      <w:hyperlink w:anchor="_bookmark1968" w:history="1">
        <w:r w:rsidRPr="001058B5">
          <w:rPr>
            <w:rFonts w:ascii="Arial" w:hAnsi="Arial" w:cs="Arial"/>
            <w:color w:val="0000CC"/>
            <w:sz w:val="20"/>
          </w:rPr>
          <w:t>"Auditing</w:t>
        </w:r>
        <w:r w:rsidRPr="001058B5">
          <w:rPr>
            <w:rFonts w:ascii="Arial" w:hAnsi="Arial" w:cs="Arial"/>
            <w:color w:val="0000CC"/>
            <w:spacing w:val="-3"/>
            <w:sz w:val="20"/>
          </w:rPr>
          <w:t xml:space="preserve"> </w:t>
        </w:r>
        <w:r w:rsidRPr="001058B5">
          <w:rPr>
            <w:rFonts w:ascii="Arial" w:hAnsi="Arial" w:cs="Arial"/>
            <w:color w:val="0000CC"/>
            <w:sz w:val="20"/>
          </w:rPr>
          <w:t>SYS</w:t>
        </w:r>
        <w:r w:rsidRPr="001058B5">
          <w:rPr>
            <w:rFonts w:ascii="Arial" w:hAnsi="Arial" w:cs="Arial"/>
            <w:color w:val="0000CC"/>
            <w:spacing w:val="-4"/>
            <w:sz w:val="20"/>
          </w:rPr>
          <w:t xml:space="preserve"> </w:t>
        </w:r>
        <w:r w:rsidRPr="001058B5">
          <w:rPr>
            <w:rFonts w:ascii="Arial" w:hAnsi="Arial" w:cs="Arial"/>
            <w:color w:val="0000CC"/>
            <w:sz w:val="20"/>
          </w:rPr>
          <w:t>Administrative</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hyperlink>
      <w:hyperlink w:anchor="_bookmark1968" w:history="1">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page</w:t>
        </w:r>
        <w:r w:rsidRPr="001058B5">
          <w:rPr>
            <w:rFonts w:ascii="Arial" w:hAnsi="Arial" w:cs="Arial"/>
            <w:spacing w:val="-5"/>
            <w:sz w:val="20"/>
          </w:rPr>
          <w:t xml:space="preserve"> </w:t>
        </w:r>
        <w:r w:rsidRPr="001058B5">
          <w:rPr>
            <w:rFonts w:ascii="Arial" w:hAnsi="Arial" w:cs="Arial"/>
            <w:sz w:val="20"/>
          </w:rPr>
          <w:t>9-53</w:t>
        </w:r>
        <w:r w:rsidRPr="001058B5">
          <w:rPr>
            <w:rFonts w:ascii="Arial" w:hAnsi="Arial" w:cs="Arial"/>
            <w:spacing w:val="-4"/>
            <w:sz w:val="20"/>
          </w:rPr>
          <w:t xml:space="preserve"> </w:t>
        </w:r>
      </w:hyperlink>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5"/>
          <w:sz w:val="20"/>
        </w:rPr>
        <w:t xml:space="preserve"> </w:t>
      </w:r>
      <w:r w:rsidRPr="001058B5">
        <w:rPr>
          <w:rFonts w:ascii="Arial" w:hAnsi="Arial" w:cs="Arial"/>
          <w:sz w:val="20"/>
        </w:rPr>
        <w:t>administrative auditing.</w:t>
      </w:r>
    </w:p>
    <w:p w14:paraId="35A04A7A" w14:textId="77777777" w:rsidR="008C539B" w:rsidRPr="001058B5" w:rsidRDefault="00C12992">
      <w:pPr>
        <w:pStyle w:val="ListParagraph"/>
        <w:numPr>
          <w:ilvl w:val="0"/>
          <w:numId w:val="56"/>
        </w:numPr>
        <w:tabs>
          <w:tab w:val="left" w:pos="2020"/>
        </w:tabs>
        <w:spacing w:before="118" w:line="232" w:lineRule="auto"/>
        <w:ind w:right="1227"/>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understand more about the operating system audit trail, see </w:t>
      </w:r>
      <w:hyperlink w:anchor="_bookmark2029" w:history="1">
        <w:r w:rsidRPr="001058B5">
          <w:rPr>
            <w:rFonts w:ascii="Arial" w:hAnsi="Arial" w:cs="Arial"/>
            <w:color w:val="0000CC"/>
            <w:sz w:val="20"/>
          </w:rPr>
          <w:t>Managing the</w:t>
        </w:r>
      </w:hyperlink>
      <w:hyperlink w:anchor="_bookmark2029" w:history="1">
        <w:r w:rsidRPr="001058B5">
          <w:rPr>
            <w:rFonts w:ascii="Arial" w:hAnsi="Arial" w:cs="Arial"/>
            <w:color w:val="0000CC"/>
            <w:sz w:val="20"/>
          </w:rPr>
          <w:t xml:space="preserve"> Operating System Audit </w:t>
        </w:r>
        <w:r w:rsidRPr="001058B5">
          <w:rPr>
            <w:rFonts w:ascii="Arial" w:hAnsi="Arial" w:cs="Arial"/>
            <w:color w:val="0000CC"/>
            <w:spacing w:val="-4"/>
            <w:sz w:val="20"/>
          </w:rPr>
          <w:t xml:space="preserve">Trail </w:t>
        </w:r>
      </w:hyperlink>
      <w:hyperlink w:anchor="_bookmark2029" w:history="1">
        <w:r w:rsidRPr="001058B5">
          <w:rPr>
            <w:rFonts w:ascii="Arial" w:hAnsi="Arial" w:cs="Arial"/>
            <w:sz w:val="20"/>
          </w:rPr>
          <w:t>on page 9-62</w:t>
        </w:r>
      </w:hyperlink>
      <w:r w:rsidRPr="001058B5">
        <w:rPr>
          <w:rFonts w:ascii="Arial" w:hAnsi="Arial" w:cs="Arial"/>
          <w:sz w:val="20"/>
        </w:rPr>
        <w:t>.</w:t>
      </w:r>
    </w:p>
    <w:p w14:paraId="6155FAA4" w14:textId="77777777" w:rsidR="008C539B" w:rsidRPr="001058B5" w:rsidRDefault="00C12992">
      <w:pPr>
        <w:pStyle w:val="ListParagraph"/>
        <w:numPr>
          <w:ilvl w:val="0"/>
          <w:numId w:val="56"/>
        </w:numPr>
        <w:tabs>
          <w:tab w:val="left" w:pos="2020"/>
        </w:tabs>
        <w:spacing w:before="119" w:line="230" w:lineRule="auto"/>
        <w:ind w:right="1271"/>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check the operating system or syslog records you configured. If you are writing to an XML file, you can query the </w:t>
      </w:r>
      <w:r w:rsidRPr="001058B5">
        <w:rPr>
          <w:rFonts w:ascii="Arial" w:hAnsi="Arial" w:cs="Arial"/>
          <w:w w:val="95"/>
          <w:sz w:val="20"/>
        </w:rPr>
        <w:t xml:space="preserve">V$XML_AUDIT_TRAIL and DBA_COMMON_AUDIT_TRAIL views. See </w:t>
      </w:r>
      <w:hyperlink w:anchor="_bookmark2095" w:history="1">
        <w:r w:rsidRPr="001058B5">
          <w:rPr>
            <w:rFonts w:ascii="Arial" w:hAnsi="Arial" w:cs="Arial"/>
            <w:color w:val="0000CC"/>
            <w:w w:val="95"/>
            <w:sz w:val="20"/>
          </w:rPr>
          <w:t>"Finding</w:t>
        </w:r>
      </w:hyperlink>
      <w:hyperlink w:anchor="_bookmark2095" w:history="1">
        <w:r w:rsidRPr="001058B5">
          <w:rPr>
            <w:rFonts w:ascii="Arial" w:hAnsi="Arial" w:cs="Arial"/>
            <w:color w:val="0000CC"/>
            <w:w w:val="95"/>
            <w:sz w:val="20"/>
          </w:rPr>
          <w:t xml:space="preserve"> </w:t>
        </w:r>
        <w:r w:rsidRPr="001058B5">
          <w:rPr>
            <w:rFonts w:ascii="Arial" w:hAnsi="Arial" w:cs="Arial"/>
            <w:color w:val="0000CC"/>
            <w:sz w:val="20"/>
          </w:rPr>
          <w:t xml:space="preserve">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3A7D5AFE" w14:textId="77777777" w:rsidR="008C539B" w:rsidRPr="001058B5" w:rsidRDefault="00C12992">
      <w:pPr>
        <w:pStyle w:val="ListParagraph"/>
        <w:numPr>
          <w:ilvl w:val="0"/>
          <w:numId w:val="56"/>
        </w:numPr>
        <w:tabs>
          <w:tab w:val="left" w:pos="2020"/>
        </w:tabs>
        <w:spacing w:before="120" w:line="232" w:lineRule="auto"/>
        <w:ind w:right="1070"/>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p>
    <w:p w14:paraId="76188DF3" w14:textId="77777777" w:rsidR="008C539B" w:rsidRPr="001058B5" w:rsidRDefault="00C12992">
      <w:pPr>
        <w:pStyle w:val="ListParagraph"/>
        <w:numPr>
          <w:ilvl w:val="0"/>
          <w:numId w:val="56"/>
        </w:numPr>
        <w:tabs>
          <w:tab w:val="left" w:pos="2020"/>
        </w:tabs>
        <w:spacing w:before="118" w:line="232" w:lineRule="auto"/>
        <w:ind w:right="9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270A8EA7" w14:textId="77777777" w:rsidR="008C539B" w:rsidRPr="001058B5" w:rsidRDefault="008C539B">
      <w:pPr>
        <w:pStyle w:val="BodyText"/>
        <w:spacing w:before="8"/>
        <w:rPr>
          <w:rFonts w:ascii="Arial" w:hAnsi="Arial" w:cs="Arial"/>
          <w:sz w:val="27"/>
        </w:rPr>
      </w:pPr>
    </w:p>
    <w:p w14:paraId="5B0F5B62" w14:textId="77777777" w:rsidR="008C539B" w:rsidRPr="001058B5" w:rsidRDefault="00C12992">
      <w:pPr>
        <w:pStyle w:val="Heading3"/>
        <w:ind w:left="100"/>
      </w:pPr>
      <w:bookmarkStart w:id="1375" w:name="Auditing_General_Activities_with_Standar"/>
      <w:bookmarkStart w:id="1376" w:name="_bookmark1639"/>
      <w:bookmarkEnd w:id="1375"/>
      <w:bookmarkEnd w:id="1376"/>
      <w:r w:rsidRPr="001058B5">
        <w:t>Auditing General Activities with Standard Auditing</w:t>
      </w:r>
    </w:p>
    <w:p w14:paraId="773199B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44E2D686"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640" w:history="1">
        <w:r w:rsidR="00C12992" w:rsidRPr="001058B5">
          <w:rPr>
            <w:rFonts w:ascii="Arial" w:hAnsi="Arial" w:cs="Arial"/>
            <w:color w:val="0000CC"/>
            <w:sz w:val="20"/>
          </w:rPr>
          <w:t>About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4D4CB2D0"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654" w:history="1">
        <w:r w:rsidR="00C12992" w:rsidRPr="001058B5">
          <w:rPr>
            <w:rFonts w:ascii="Arial" w:hAnsi="Arial" w:cs="Arial"/>
            <w:color w:val="0000CC"/>
            <w:sz w:val="20"/>
          </w:rPr>
          <w:t>Configuring Standard Auditing with the AUDIT_TRAIL Initialization</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Parameter</w:t>
        </w:r>
      </w:hyperlink>
    </w:p>
    <w:p w14:paraId="1274B121"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686" w:history="1">
        <w:r w:rsidR="00C12992" w:rsidRPr="001058B5">
          <w:rPr>
            <w:rFonts w:ascii="Arial" w:hAnsi="Arial" w:cs="Arial"/>
            <w:color w:val="0000CC"/>
            <w:sz w:val="20"/>
          </w:rPr>
          <w:t xml:space="preserve">What Do the Operating System and Database Audit </w:t>
        </w:r>
        <w:r w:rsidR="00C12992" w:rsidRPr="001058B5">
          <w:rPr>
            <w:rFonts w:ascii="Arial" w:hAnsi="Arial" w:cs="Arial"/>
            <w:color w:val="0000CC"/>
            <w:spacing w:val="-4"/>
            <w:sz w:val="20"/>
          </w:rPr>
          <w:t xml:space="preserve">Trails </w:t>
        </w:r>
        <w:r w:rsidR="00C12992" w:rsidRPr="001058B5">
          <w:rPr>
            <w:rFonts w:ascii="Arial" w:hAnsi="Arial" w:cs="Arial"/>
            <w:color w:val="0000CC"/>
            <w:sz w:val="20"/>
          </w:rPr>
          <w:t>Have in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Common?</w:t>
        </w:r>
      </w:hyperlink>
    </w:p>
    <w:p w14:paraId="21BBF11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21DD33B" w14:textId="77777777" w:rsidR="008C539B" w:rsidRPr="001058B5" w:rsidRDefault="008C539B">
      <w:pPr>
        <w:pStyle w:val="BodyText"/>
        <w:spacing w:before="5"/>
        <w:rPr>
          <w:rFonts w:ascii="Arial" w:hAnsi="Arial" w:cs="Arial"/>
          <w:sz w:val="25"/>
        </w:rPr>
      </w:pPr>
    </w:p>
    <w:p w14:paraId="0D3D5547" w14:textId="77777777" w:rsidR="008C539B" w:rsidRPr="001058B5" w:rsidRDefault="008D1AB8" w:rsidP="006F7931">
      <w:pPr>
        <w:pStyle w:val="ListParagraph"/>
        <w:numPr>
          <w:ilvl w:val="2"/>
          <w:numId w:val="137"/>
        </w:numPr>
        <w:tabs>
          <w:tab w:val="left" w:pos="2620"/>
        </w:tabs>
        <w:spacing w:before="93"/>
        <w:rPr>
          <w:rFonts w:ascii="Arial" w:hAnsi="Arial" w:cs="Arial"/>
          <w:sz w:val="20"/>
        </w:rPr>
      </w:pPr>
      <w:hyperlink w:anchor="_bookmark1695" w:history="1">
        <w:r w:rsidR="00C12992" w:rsidRPr="001058B5">
          <w:rPr>
            <w:rFonts w:ascii="Arial" w:hAnsi="Arial" w:cs="Arial"/>
            <w:color w:val="0000CC"/>
            <w:sz w:val="20"/>
          </w:rPr>
          <w:t>Using the Operating System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04FD4C47"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719" w:history="1">
        <w:r w:rsidR="00C12992" w:rsidRPr="001058B5">
          <w:rPr>
            <w:rFonts w:ascii="Arial" w:hAnsi="Arial" w:cs="Arial"/>
            <w:color w:val="0000CC"/>
            <w:sz w:val="20"/>
          </w:rPr>
          <w:t xml:space="preserve">Using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on UNIX Systems</w:t>
        </w:r>
      </w:hyperlink>
    </w:p>
    <w:p w14:paraId="0463FE36"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732" w:history="1">
        <w:r w:rsidR="00C12992" w:rsidRPr="001058B5">
          <w:rPr>
            <w:rFonts w:ascii="Arial" w:hAnsi="Arial" w:cs="Arial"/>
            <w:color w:val="0000CC"/>
            <w:sz w:val="20"/>
          </w:rPr>
          <w:t>How the AUDIT and NOAUDIT SQL Statements</w:t>
        </w:r>
        <w:r w:rsidR="00C12992" w:rsidRPr="001058B5">
          <w:rPr>
            <w:rFonts w:ascii="Arial" w:hAnsi="Arial" w:cs="Arial"/>
            <w:color w:val="0000CC"/>
            <w:spacing w:val="-4"/>
            <w:sz w:val="20"/>
          </w:rPr>
          <w:t xml:space="preserve"> </w:t>
        </w:r>
        <w:r w:rsidR="00C12992" w:rsidRPr="001058B5">
          <w:rPr>
            <w:rFonts w:ascii="Arial" w:hAnsi="Arial" w:cs="Arial"/>
            <w:color w:val="0000CC"/>
            <w:spacing w:val="-5"/>
            <w:sz w:val="20"/>
          </w:rPr>
          <w:t>Work</w:t>
        </w:r>
      </w:hyperlink>
    </w:p>
    <w:p w14:paraId="0B1C1CDC"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758" w:history="1">
        <w:r w:rsidR="00C12992" w:rsidRPr="001058B5">
          <w:rPr>
            <w:rFonts w:ascii="Arial" w:hAnsi="Arial" w:cs="Arial"/>
            <w:color w:val="0000CC"/>
            <w:sz w:val="20"/>
          </w:rPr>
          <w:t>Auditing 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Statements</w:t>
        </w:r>
      </w:hyperlink>
    </w:p>
    <w:p w14:paraId="508BE316"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784" w:history="1">
        <w:r w:rsidR="00C12992" w:rsidRPr="001058B5">
          <w:rPr>
            <w:rFonts w:ascii="Arial" w:hAnsi="Arial" w:cs="Arial"/>
            <w:color w:val="0000CC"/>
            <w:sz w:val="20"/>
          </w:rPr>
          <w:t>Auditing</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2193A18E"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798" w:history="1">
        <w:r w:rsidR="00C12992" w:rsidRPr="001058B5">
          <w:rPr>
            <w:rFonts w:ascii="Arial" w:hAnsi="Arial" w:cs="Arial"/>
            <w:color w:val="0000CC"/>
            <w:sz w:val="20"/>
          </w:rPr>
          <w:t>Auditing SQL Statements and Privileges in a Multitier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Environment</w:t>
        </w:r>
      </w:hyperlink>
    </w:p>
    <w:p w14:paraId="37A980E7"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07" w:history="1">
        <w:r w:rsidR="00C12992" w:rsidRPr="001058B5">
          <w:rPr>
            <w:rFonts w:ascii="Arial" w:hAnsi="Arial" w:cs="Arial"/>
            <w:color w:val="0000CC"/>
            <w:sz w:val="20"/>
          </w:rPr>
          <w:t>Auditing Schema</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7CC30038"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39" w:history="1">
        <w:r w:rsidR="00C12992" w:rsidRPr="001058B5">
          <w:rPr>
            <w:rFonts w:ascii="Arial" w:hAnsi="Arial" w:cs="Arial"/>
            <w:color w:val="0000CC"/>
            <w:sz w:val="20"/>
          </w:rPr>
          <w:t>Auditing Directory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5FEC7088"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48" w:history="1">
        <w:r w:rsidR="00C12992" w:rsidRPr="001058B5">
          <w:rPr>
            <w:rFonts w:ascii="Arial" w:hAnsi="Arial" w:cs="Arial"/>
            <w:color w:val="0000CC"/>
            <w:sz w:val="20"/>
          </w:rPr>
          <w:t>Auditing Functions, Procedures, Packages, 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CA60BEB"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67" w:history="1">
        <w:r w:rsidR="00C12992" w:rsidRPr="001058B5">
          <w:rPr>
            <w:rFonts w:ascii="Arial" w:hAnsi="Arial" w:cs="Arial"/>
            <w:color w:val="0000CC"/>
            <w:sz w:val="20"/>
          </w:rPr>
          <w:t>Auditing Network Activity</w:t>
        </w:r>
      </w:hyperlink>
    </w:p>
    <w:p w14:paraId="5923E92C" w14:textId="77777777" w:rsidR="008C539B" w:rsidRPr="001058B5" w:rsidRDefault="008C539B">
      <w:pPr>
        <w:pStyle w:val="BodyText"/>
        <w:spacing w:before="8"/>
        <w:rPr>
          <w:rFonts w:ascii="Arial" w:hAnsi="Arial" w:cs="Arial"/>
          <w:sz w:val="17"/>
        </w:rPr>
      </w:pPr>
    </w:p>
    <w:p w14:paraId="51B51CAB"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C19A43D" w14:textId="77777777" w:rsidR="008C539B" w:rsidRPr="001058B5" w:rsidRDefault="008D1AB8">
      <w:pPr>
        <w:pStyle w:val="ListParagraph"/>
        <w:numPr>
          <w:ilvl w:val="0"/>
          <w:numId w:val="55"/>
        </w:numPr>
        <w:tabs>
          <w:tab w:val="left" w:pos="3340"/>
        </w:tabs>
        <w:spacing w:before="133" w:line="232" w:lineRule="auto"/>
        <w:ind w:right="1143"/>
        <w:rPr>
          <w:rFonts w:ascii="Arial" w:hAnsi="Arial" w:cs="Arial"/>
          <w:sz w:val="20"/>
        </w:rPr>
      </w:pPr>
      <w:hyperlink w:anchor="_bookmark1968" w:history="1">
        <w:r w:rsidR="00C12992" w:rsidRPr="001058B5">
          <w:rPr>
            <w:rFonts w:ascii="Arial" w:hAnsi="Arial" w:cs="Arial"/>
            <w:color w:val="0000CC"/>
            <w:sz w:val="20"/>
          </w:rPr>
          <w:t>"Auditing</w:t>
        </w:r>
        <w:r w:rsidR="00C12992" w:rsidRPr="001058B5">
          <w:rPr>
            <w:rFonts w:ascii="Arial" w:hAnsi="Arial" w:cs="Arial"/>
            <w:color w:val="0000CC"/>
            <w:spacing w:val="-9"/>
            <w:sz w:val="20"/>
          </w:rPr>
          <w:t xml:space="preserve"> </w:t>
        </w:r>
        <w:r w:rsidR="00C12992" w:rsidRPr="001058B5">
          <w:rPr>
            <w:rFonts w:ascii="Arial" w:hAnsi="Arial" w:cs="Arial"/>
            <w:color w:val="0000CC"/>
            <w:sz w:val="20"/>
          </w:rPr>
          <w:t>SYS</w:t>
        </w:r>
        <w:r w:rsidR="00C12992" w:rsidRPr="001058B5">
          <w:rPr>
            <w:rFonts w:ascii="Arial" w:hAnsi="Arial" w:cs="Arial"/>
            <w:color w:val="0000CC"/>
            <w:spacing w:val="-9"/>
            <w:sz w:val="20"/>
          </w:rPr>
          <w:t xml:space="preserve"> </w:t>
        </w:r>
        <w:r w:rsidR="00C12992" w:rsidRPr="001058B5">
          <w:rPr>
            <w:rFonts w:ascii="Arial" w:hAnsi="Arial" w:cs="Arial"/>
            <w:color w:val="0000CC"/>
            <w:sz w:val="20"/>
          </w:rPr>
          <w:t>Administrative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9"/>
            <w:sz w:val="20"/>
          </w:rPr>
          <w:t xml:space="preserve"> </w:t>
        </w:r>
      </w:hyperlink>
      <w:hyperlink w:anchor="_bookmark1968" w:history="1">
        <w:r w:rsidR="00C12992" w:rsidRPr="001058B5">
          <w:rPr>
            <w:rFonts w:ascii="Arial" w:hAnsi="Arial" w:cs="Arial"/>
            <w:sz w:val="20"/>
          </w:rPr>
          <w:t>on</w:t>
        </w:r>
        <w:r w:rsidR="00C12992" w:rsidRPr="001058B5">
          <w:rPr>
            <w:rFonts w:ascii="Arial" w:hAnsi="Arial" w:cs="Arial"/>
            <w:spacing w:val="-9"/>
            <w:sz w:val="20"/>
          </w:rPr>
          <w:t xml:space="preserve"> </w:t>
        </w:r>
        <w:r w:rsidR="00C12992" w:rsidRPr="001058B5">
          <w:rPr>
            <w:rFonts w:ascii="Arial" w:hAnsi="Arial" w:cs="Arial"/>
            <w:sz w:val="20"/>
          </w:rPr>
          <w:t>page</w:t>
        </w:r>
        <w:r w:rsidR="00C12992" w:rsidRPr="001058B5">
          <w:rPr>
            <w:rFonts w:ascii="Arial" w:hAnsi="Arial" w:cs="Arial"/>
            <w:spacing w:val="-4"/>
            <w:sz w:val="20"/>
          </w:rPr>
          <w:t xml:space="preserve"> </w:t>
        </w:r>
        <w:r w:rsidR="00C12992" w:rsidRPr="001058B5">
          <w:rPr>
            <w:rFonts w:ascii="Arial" w:hAnsi="Arial" w:cs="Arial"/>
            <w:sz w:val="20"/>
          </w:rPr>
          <w:t>9-53</w:t>
        </w:r>
        <w:r w:rsidR="00C12992" w:rsidRPr="001058B5">
          <w:rPr>
            <w:rFonts w:ascii="Arial" w:hAnsi="Arial" w:cs="Arial"/>
            <w:spacing w:val="-9"/>
            <w:sz w:val="20"/>
          </w:rPr>
          <w:t xml:space="preserve"> </w:t>
        </w:r>
      </w:hyperlink>
      <w:r w:rsidR="00C12992" w:rsidRPr="001058B5">
        <w:rPr>
          <w:rFonts w:ascii="Arial" w:hAnsi="Arial" w:cs="Arial"/>
          <w:sz w:val="20"/>
        </w:rPr>
        <w:t>to</w:t>
      </w:r>
      <w:r w:rsidR="00C12992" w:rsidRPr="001058B5">
        <w:rPr>
          <w:rFonts w:ascii="Arial" w:hAnsi="Arial" w:cs="Arial"/>
          <w:spacing w:val="-8"/>
          <w:sz w:val="20"/>
        </w:rPr>
        <w:t xml:space="preserve"> </w:t>
      </w:r>
      <w:r w:rsidR="00C12992" w:rsidRPr="001058B5">
        <w:rPr>
          <w:rFonts w:ascii="Arial" w:hAnsi="Arial" w:cs="Arial"/>
          <w:sz w:val="20"/>
        </w:rPr>
        <w:t>learn</w:t>
      </w:r>
      <w:r w:rsidR="00C12992" w:rsidRPr="001058B5">
        <w:rPr>
          <w:rFonts w:ascii="Arial" w:hAnsi="Arial" w:cs="Arial"/>
          <w:spacing w:val="-8"/>
          <w:sz w:val="20"/>
        </w:rPr>
        <w:t xml:space="preserve"> </w:t>
      </w:r>
      <w:r w:rsidR="00C12992" w:rsidRPr="001058B5">
        <w:rPr>
          <w:rFonts w:ascii="Arial" w:hAnsi="Arial" w:cs="Arial"/>
          <w:sz w:val="20"/>
        </w:rPr>
        <w:t>how to use standard auditing to audit SYS</w:t>
      </w:r>
      <w:r w:rsidR="00C12992" w:rsidRPr="001058B5">
        <w:rPr>
          <w:rFonts w:ascii="Arial" w:hAnsi="Arial" w:cs="Arial"/>
          <w:spacing w:val="-88"/>
          <w:sz w:val="20"/>
        </w:rPr>
        <w:t xml:space="preserve"> </w:t>
      </w:r>
      <w:r w:rsidR="00C12992" w:rsidRPr="001058B5">
        <w:rPr>
          <w:rFonts w:ascii="Arial" w:hAnsi="Arial" w:cs="Arial"/>
          <w:sz w:val="20"/>
        </w:rPr>
        <w:t>users</w:t>
      </w:r>
    </w:p>
    <w:p w14:paraId="6EBE8303" w14:textId="77777777" w:rsidR="008C539B" w:rsidRPr="001058B5" w:rsidRDefault="00C12992">
      <w:pPr>
        <w:pStyle w:val="ListParagraph"/>
        <w:numPr>
          <w:ilvl w:val="0"/>
          <w:numId w:val="55"/>
        </w:numPr>
        <w:tabs>
          <w:tab w:val="left" w:pos="3340"/>
        </w:tabs>
        <w:spacing w:before="115" w:line="232" w:lineRule="auto"/>
        <w:ind w:right="1232"/>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 tutorial on</w:t>
      </w:r>
      <w:r w:rsidRPr="001058B5">
        <w:rPr>
          <w:rFonts w:ascii="Arial" w:hAnsi="Arial" w:cs="Arial"/>
          <w:spacing w:val="-35"/>
          <w:sz w:val="20"/>
        </w:rPr>
        <w:t xml:space="preserve"> </w:t>
      </w:r>
      <w:r w:rsidRPr="001058B5">
        <w:rPr>
          <w:rFonts w:ascii="Arial" w:hAnsi="Arial" w:cs="Arial"/>
          <w:sz w:val="20"/>
        </w:rPr>
        <w:t>creating a standard audit</w:t>
      </w:r>
      <w:r w:rsidRPr="001058B5">
        <w:rPr>
          <w:rFonts w:ascii="Arial" w:hAnsi="Arial" w:cs="Arial"/>
          <w:spacing w:val="-2"/>
          <w:sz w:val="20"/>
        </w:rPr>
        <w:t xml:space="preserve"> </w:t>
      </w:r>
      <w:r w:rsidRPr="001058B5">
        <w:rPr>
          <w:rFonts w:ascii="Arial" w:hAnsi="Arial" w:cs="Arial"/>
          <w:sz w:val="20"/>
        </w:rPr>
        <w:t>trail</w:t>
      </w:r>
    </w:p>
    <w:p w14:paraId="1DB4F58A" w14:textId="77777777" w:rsidR="008C539B" w:rsidRPr="001058B5" w:rsidRDefault="008C539B">
      <w:pPr>
        <w:pStyle w:val="BodyText"/>
        <w:spacing w:before="4"/>
        <w:rPr>
          <w:rFonts w:ascii="Arial" w:hAnsi="Arial" w:cs="Arial"/>
          <w:sz w:val="12"/>
        </w:rPr>
      </w:pPr>
    </w:p>
    <w:p w14:paraId="423C74E4" w14:textId="77777777" w:rsidR="008C539B" w:rsidRPr="001058B5" w:rsidRDefault="00C12992">
      <w:pPr>
        <w:pStyle w:val="Heading4"/>
        <w:spacing w:before="106"/>
      </w:pPr>
      <w:bookmarkStart w:id="1377" w:name="About_Standard_Auditing"/>
      <w:bookmarkStart w:id="1378" w:name="_bookmark1640"/>
      <w:bookmarkEnd w:id="1377"/>
      <w:bookmarkEnd w:id="1378"/>
      <w:r w:rsidRPr="001058B5">
        <w:t>About Standard Auditing</w:t>
      </w:r>
    </w:p>
    <w:p w14:paraId="245D2CCA"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258C12AF"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641" w:history="1">
        <w:r w:rsidR="00C12992" w:rsidRPr="001058B5">
          <w:rPr>
            <w:rFonts w:ascii="Arial" w:hAnsi="Arial" w:cs="Arial"/>
            <w:color w:val="0000CC"/>
            <w:sz w:val="20"/>
          </w:rPr>
          <w:t>What Is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09B57A20"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645" w:history="1">
        <w:r w:rsidR="00C12992" w:rsidRPr="001058B5">
          <w:rPr>
            <w:rFonts w:ascii="Arial" w:hAnsi="Arial" w:cs="Arial"/>
            <w:color w:val="0000CC"/>
            <w:sz w:val="20"/>
          </w:rPr>
          <w:t>Who Can Perform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21ADA18"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648" w:history="1">
        <w:r w:rsidR="00C12992" w:rsidRPr="001058B5">
          <w:rPr>
            <w:rFonts w:ascii="Arial" w:hAnsi="Arial" w:cs="Arial"/>
            <w:color w:val="0000CC"/>
            <w:sz w:val="20"/>
          </w:rPr>
          <w:t>When Are Standard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Created?</w:t>
        </w:r>
      </w:hyperlink>
    </w:p>
    <w:p w14:paraId="2B2D949A" w14:textId="77777777" w:rsidR="008C539B" w:rsidRPr="001058B5" w:rsidRDefault="008C539B">
      <w:pPr>
        <w:pStyle w:val="BodyText"/>
        <w:spacing w:before="2"/>
        <w:rPr>
          <w:rFonts w:ascii="Arial" w:hAnsi="Arial" w:cs="Arial"/>
          <w:sz w:val="23"/>
        </w:rPr>
      </w:pPr>
    </w:p>
    <w:p w14:paraId="0EAA8F2C" w14:textId="77777777" w:rsidR="008C539B" w:rsidRPr="001058B5" w:rsidRDefault="00C12992">
      <w:pPr>
        <w:pStyle w:val="Heading6"/>
        <w:spacing w:before="1"/>
      </w:pPr>
      <w:bookmarkStart w:id="1379" w:name="What_Is_Standard_Auditing?"/>
      <w:bookmarkStart w:id="1380" w:name="_bookmark1641"/>
      <w:bookmarkEnd w:id="1379"/>
      <w:bookmarkEnd w:id="1380"/>
      <w:r w:rsidRPr="001058B5">
        <w:t>W</w:t>
      </w:r>
      <w:bookmarkStart w:id="1381" w:name="_bookmark1642"/>
      <w:bookmarkEnd w:id="1381"/>
      <w:r w:rsidRPr="001058B5">
        <w:t>hat Is Sta</w:t>
      </w:r>
      <w:bookmarkStart w:id="1382" w:name="_bookmark1643"/>
      <w:bookmarkEnd w:id="1382"/>
      <w:r w:rsidRPr="001058B5">
        <w:t>ndard Auditing?</w:t>
      </w:r>
    </w:p>
    <w:p w14:paraId="40433971"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In standard audi</w:t>
      </w:r>
      <w:bookmarkStart w:id="1383" w:name="_bookmark1644"/>
      <w:bookmarkEnd w:id="1383"/>
      <w:r w:rsidRPr="001058B5">
        <w:rPr>
          <w:rFonts w:ascii="Arial" w:hAnsi="Arial" w:cs="Arial"/>
        </w:rPr>
        <w:t xml:space="preserve">ting, you audit SQL statements, privileges, schema objects, and network </w:t>
      </w:r>
      <w:r w:rsidRPr="001058B5">
        <w:rPr>
          <w:rFonts w:ascii="Arial" w:hAnsi="Arial" w:cs="Arial"/>
          <w:spacing w:val="-3"/>
        </w:rPr>
        <w:t xml:space="preserve">activity. </w:t>
      </w:r>
      <w:r w:rsidRPr="001058B5">
        <w:rPr>
          <w:rFonts w:ascii="Arial" w:hAnsi="Arial" w:cs="Arial"/>
          <w:spacing w:val="-6"/>
        </w:rPr>
        <w:t xml:space="preserve">You </w:t>
      </w:r>
      <w:r w:rsidRPr="001058B5">
        <w:rPr>
          <w:rFonts w:ascii="Arial" w:hAnsi="Arial" w:cs="Arial"/>
        </w:rPr>
        <w:t>configure standard auditing by using the AUDIT SQL statement and</w:t>
      </w:r>
      <w:r w:rsidRPr="001058B5">
        <w:rPr>
          <w:rFonts w:ascii="Arial" w:hAnsi="Arial" w:cs="Arial"/>
          <w:spacing w:val="-13"/>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this</w:t>
      </w:r>
      <w:r w:rsidRPr="001058B5">
        <w:rPr>
          <w:rFonts w:ascii="Arial" w:hAnsi="Arial" w:cs="Arial"/>
          <w:spacing w:val="-13"/>
        </w:rPr>
        <w:t xml:space="preserve"> </w:t>
      </w:r>
      <w:r w:rsidRPr="001058B5">
        <w:rPr>
          <w:rFonts w:ascii="Arial" w:hAnsi="Arial" w:cs="Arial"/>
        </w:rPr>
        <w:t>configuration.</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write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3"/>
        </w:rPr>
        <w:t xml:space="preserve"> </w:t>
      </w:r>
      <w:r w:rsidRPr="001058B5">
        <w:rPr>
          <w:rFonts w:ascii="Arial" w:hAnsi="Arial" w:cs="Arial"/>
        </w:rPr>
        <w:t>records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either</w:t>
      </w:r>
      <w:r w:rsidRPr="001058B5">
        <w:rPr>
          <w:rFonts w:ascii="Arial" w:hAnsi="Arial" w:cs="Arial"/>
          <w:spacing w:val="-13"/>
        </w:rPr>
        <w:t xml:space="preserve"> </w:t>
      </w:r>
      <w:r w:rsidRPr="001058B5">
        <w:rPr>
          <w:rFonts w:ascii="Arial" w:hAnsi="Arial" w:cs="Arial"/>
        </w:rPr>
        <w:t>the database audit trail or to operating system audit</w:t>
      </w:r>
      <w:r w:rsidRPr="001058B5">
        <w:rPr>
          <w:rFonts w:ascii="Arial" w:hAnsi="Arial" w:cs="Arial"/>
          <w:spacing w:val="-4"/>
        </w:rPr>
        <w:t xml:space="preserve"> </w:t>
      </w:r>
      <w:r w:rsidRPr="001058B5">
        <w:rPr>
          <w:rFonts w:ascii="Arial" w:hAnsi="Arial" w:cs="Arial"/>
        </w:rPr>
        <w:t>files.</w:t>
      </w:r>
    </w:p>
    <w:p w14:paraId="6DFF6F34" w14:textId="77777777" w:rsidR="008C539B" w:rsidRPr="001058B5" w:rsidRDefault="008C539B">
      <w:pPr>
        <w:pStyle w:val="BodyText"/>
        <w:rPr>
          <w:rFonts w:ascii="Arial" w:hAnsi="Arial" w:cs="Arial"/>
          <w:sz w:val="23"/>
        </w:rPr>
      </w:pPr>
    </w:p>
    <w:p w14:paraId="7B59FED8" w14:textId="77777777" w:rsidR="008C539B" w:rsidRPr="001058B5" w:rsidRDefault="00C12992">
      <w:pPr>
        <w:pStyle w:val="Heading6"/>
      </w:pPr>
      <w:bookmarkStart w:id="1384" w:name="Who_Can_Perform_Standard_Auditing?"/>
      <w:bookmarkStart w:id="1385" w:name="_bookmark1645"/>
      <w:bookmarkEnd w:id="1384"/>
      <w:bookmarkEnd w:id="1385"/>
      <w:r w:rsidRPr="001058B5">
        <w:t>Who Can Per</w:t>
      </w:r>
      <w:bookmarkStart w:id="1386" w:name="_bookmark1646"/>
      <w:bookmarkEnd w:id="1386"/>
      <w:r w:rsidRPr="001058B5">
        <w:t>form Standard Auditing?</w:t>
      </w:r>
    </w:p>
    <w:p w14:paraId="4692A678" w14:textId="77777777" w:rsidR="008C539B" w:rsidRPr="001058B5" w:rsidRDefault="00C12992">
      <w:pPr>
        <w:pStyle w:val="BodyText"/>
        <w:spacing w:before="57" w:line="230" w:lineRule="auto"/>
        <w:ind w:left="2259"/>
        <w:rPr>
          <w:rFonts w:ascii="Arial" w:hAnsi="Arial" w:cs="Arial"/>
        </w:rPr>
      </w:pPr>
      <w:r w:rsidRPr="001058B5">
        <w:rPr>
          <w:rFonts w:ascii="Arial" w:hAnsi="Arial" w:cs="Arial"/>
        </w:rPr>
        <w:t xml:space="preserve">Any user can configure auditing for the objects in his or her own schema, by using the AUDIT statement. </w:t>
      </w:r>
      <w:r w:rsidRPr="001058B5">
        <w:rPr>
          <w:rFonts w:ascii="Arial" w:hAnsi="Arial" w:cs="Arial"/>
          <w:spacing w:val="-9"/>
        </w:rPr>
        <w:t xml:space="preserve">To </w:t>
      </w:r>
      <w:r w:rsidRPr="001058B5">
        <w:rPr>
          <w:rFonts w:ascii="Arial" w:hAnsi="Arial" w:cs="Arial"/>
        </w:rPr>
        <w:t>undo the audit configuration for this object, the user can use the 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additional</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perform</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task.</w:t>
      </w:r>
      <w:r w:rsidRPr="001058B5">
        <w:rPr>
          <w:rFonts w:ascii="Arial" w:hAnsi="Arial" w:cs="Arial"/>
          <w:spacing w:val="-14"/>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can run</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98"/>
        </w:rPr>
        <w:t xml:space="preserve"> </w:t>
      </w:r>
      <w:r w:rsidRPr="001058B5">
        <w:rPr>
          <w:rFonts w:ascii="Arial" w:hAnsi="Arial" w:cs="Arial"/>
        </w:rPr>
        <w:t>statements</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auditing</w:t>
      </w:r>
      <w:r w:rsidRPr="001058B5">
        <w:rPr>
          <w:rFonts w:ascii="Arial" w:hAnsi="Arial" w:cs="Arial"/>
          <w:spacing w:val="-24"/>
        </w:rPr>
        <w:t xml:space="preserve"> </w:t>
      </w:r>
      <w:r w:rsidRPr="001058B5">
        <w:rPr>
          <w:rFonts w:ascii="Arial" w:hAnsi="Arial" w:cs="Arial"/>
        </w:rPr>
        <w:t>options</w:t>
      </w:r>
      <w:r w:rsidRPr="001058B5">
        <w:rPr>
          <w:rFonts w:ascii="Arial" w:hAnsi="Arial" w:cs="Arial"/>
          <w:spacing w:val="-24"/>
        </w:rPr>
        <w:t xml:space="preserve"> </w:t>
      </w:r>
      <w:r w:rsidRPr="001058B5">
        <w:rPr>
          <w:rFonts w:ascii="Arial" w:hAnsi="Arial" w:cs="Arial"/>
        </w:rPr>
        <w:t>regardless</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8"/>
        </w:rPr>
        <w:t xml:space="preserve"> </w:t>
      </w:r>
      <w:r w:rsidRPr="001058B5">
        <w:rPr>
          <w:rFonts w:ascii="Arial" w:hAnsi="Arial" w:cs="Arial"/>
        </w:rPr>
        <w:t xml:space="preserve">parameter setting. If auditing has been disabled, the next time it is enabled, Oracle Database will record the auditing activities set by the AUDIT statements.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w:t>
        </w:r>
        <w:r w:rsidRPr="001058B5">
          <w:rPr>
            <w:rFonts w:ascii="Arial" w:hAnsi="Arial" w:cs="Arial"/>
            <w:color w:val="0000CC"/>
            <w:spacing w:val="-4"/>
          </w:rPr>
          <w:t xml:space="preserve">Trail" </w:t>
        </w:r>
      </w:hyperlink>
      <w:hyperlink w:anchor="_bookmark1656" w:history="1">
        <w:r w:rsidRPr="001058B5">
          <w:rPr>
            <w:rFonts w:ascii="Arial" w:hAnsi="Arial" w:cs="Arial"/>
          </w:rPr>
          <w:t xml:space="preserve">on page 9-8 </w:t>
        </w:r>
      </w:hyperlink>
      <w:r w:rsidRPr="001058B5">
        <w:rPr>
          <w:rFonts w:ascii="Arial" w:hAnsi="Arial" w:cs="Arial"/>
        </w:rPr>
        <w:t>explains how to enable standard</w:t>
      </w:r>
      <w:r w:rsidRPr="001058B5">
        <w:rPr>
          <w:rFonts w:ascii="Arial" w:hAnsi="Arial" w:cs="Arial"/>
          <w:spacing w:val="-14"/>
        </w:rPr>
        <w:t xml:space="preserve"> </w:t>
      </w:r>
      <w:r w:rsidRPr="001058B5">
        <w:rPr>
          <w:rFonts w:ascii="Arial" w:hAnsi="Arial" w:cs="Arial"/>
        </w:rPr>
        <w:t>auditing.</w:t>
      </w:r>
    </w:p>
    <w:p w14:paraId="03092922" w14:textId="77777777" w:rsidR="008C539B" w:rsidRPr="001058B5" w:rsidRDefault="00C12992">
      <w:pPr>
        <w:pStyle w:val="BodyText"/>
        <w:spacing w:before="108"/>
        <w:ind w:left="2260"/>
        <w:rPr>
          <w:rFonts w:ascii="Arial" w:hAnsi="Arial" w:cs="Arial"/>
        </w:rPr>
      </w:pPr>
      <w:r w:rsidRPr="001058B5">
        <w:rPr>
          <w:rFonts w:ascii="Arial" w:hAnsi="Arial" w:cs="Arial"/>
        </w:rPr>
        <w:t>Note the following:</w:t>
      </w:r>
    </w:p>
    <w:p w14:paraId="117BA12C" w14:textId="77777777" w:rsidR="008C539B" w:rsidRPr="001058B5" w:rsidRDefault="00C12992" w:rsidP="006F7931">
      <w:pPr>
        <w:pStyle w:val="ListParagraph"/>
        <w:numPr>
          <w:ilvl w:val="2"/>
          <w:numId w:val="137"/>
        </w:numPr>
        <w:tabs>
          <w:tab w:val="left" w:pos="2620"/>
        </w:tabs>
        <w:spacing w:before="121" w:line="228" w:lineRule="auto"/>
        <w:ind w:right="658"/>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objects</w:t>
      </w:r>
      <w:r w:rsidRPr="001058B5">
        <w:rPr>
          <w:rFonts w:ascii="Arial" w:hAnsi="Arial" w:cs="Arial"/>
          <w:spacing w:val="-12"/>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another</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have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4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system privilege.</w:t>
      </w:r>
    </w:p>
    <w:p w14:paraId="4EE2C1B8" w14:textId="77777777" w:rsidR="008C539B" w:rsidRPr="001058B5" w:rsidRDefault="00C12992" w:rsidP="006F7931">
      <w:pPr>
        <w:pStyle w:val="ListParagraph"/>
        <w:numPr>
          <w:ilvl w:val="2"/>
          <w:numId w:val="137"/>
        </w:numPr>
        <w:tabs>
          <w:tab w:val="left" w:pos="2620"/>
        </w:tabs>
        <w:spacing w:before="115"/>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bookmarkStart w:id="1387" w:name="_bookmark1647"/>
      <w:bookmarkEnd w:id="1387"/>
      <w:r w:rsidRPr="001058B5">
        <w:rPr>
          <w:rFonts w:ascii="Arial" w:hAnsi="Arial" w:cs="Arial"/>
          <w:sz w:val="20"/>
        </w:rPr>
        <w:t>audit</w:t>
      </w:r>
      <w:r w:rsidRPr="001058B5">
        <w:rPr>
          <w:rFonts w:ascii="Arial" w:hAnsi="Arial" w:cs="Arial"/>
          <w:spacing w:val="-8"/>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have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32"/>
          <w:sz w:val="20"/>
        </w:rPr>
        <w:t xml:space="preserve"> </w:t>
      </w:r>
      <w:r w:rsidRPr="001058B5">
        <w:rPr>
          <w:rFonts w:ascii="Arial" w:hAnsi="Arial" w:cs="Arial"/>
          <w:sz w:val="20"/>
        </w:rPr>
        <w:t>SYSTEM</w:t>
      </w:r>
      <w:r w:rsidRPr="001058B5">
        <w:rPr>
          <w:rFonts w:ascii="Arial" w:hAnsi="Arial" w:cs="Arial"/>
          <w:spacing w:val="-84"/>
          <w:sz w:val="20"/>
        </w:rPr>
        <w:t xml:space="preserve"> </w:t>
      </w:r>
      <w:r w:rsidRPr="001058B5">
        <w:rPr>
          <w:rFonts w:ascii="Arial" w:hAnsi="Arial" w:cs="Arial"/>
          <w:sz w:val="20"/>
        </w:rPr>
        <w:t>privilege.</w:t>
      </w:r>
    </w:p>
    <w:p w14:paraId="6C2E8B2E" w14:textId="77777777" w:rsidR="008C539B" w:rsidRPr="001058B5" w:rsidRDefault="00C12992" w:rsidP="006F7931">
      <w:pPr>
        <w:pStyle w:val="ListParagraph"/>
        <w:numPr>
          <w:ilvl w:val="2"/>
          <w:numId w:val="137"/>
        </w:numPr>
        <w:tabs>
          <w:tab w:val="left" w:pos="2620"/>
        </w:tabs>
        <w:spacing w:before="117" w:line="228" w:lineRule="auto"/>
        <w:ind w:right="467"/>
        <w:rPr>
          <w:rFonts w:ascii="Arial" w:hAnsi="Arial" w:cs="Arial"/>
          <w:sz w:val="20"/>
        </w:rPr>
      </w:pPr>
      <w:r w:rsidRPr="001058B5">
        <w:rPr>
          <w:rFonts w:ascii="Arial" w:hAnsi="Arial" w:cs="Arial"/>
          <w:w w:val="95"/>
          <w:sz w:val="20"/>
        </w:rPr>
        <w:t xml:space="preserve">If the O7_DICTIONARY_ACCESSIBILITY initialization parameter has been set to </w:t>
      </w:r>
      <w:r w:rsidRPr="001058B5">
        <w:rPr>
          <w:rFonts w:ascii="Arial" w:hAnsi="Arial" w:cs="Arial"/>
          <w:sz w:val="20"/>
        </w:rPr>
        <w:t>FALSE</w:t>
      </w:r>
      <w:r w:rsidRPr="001058B5">
        <w:rPr>
          <w:rFonts w:ascii="Arial" w:hAnsi="Arial" w:cs="Arial"/>
          <w:spacing w:val="-92"/>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default),</w:t>
      </w:r>
      <w:r w:rsidRPr="001058B5">
        <w:rPr>
          <w:rFonts w:ascii="Arial" w:hAnsi="Arial" w:cs="Arial"/>
          <w:spacing w:val="-17"/>
          <w:sz w:val="20"/>
        </w:rPr>
        <w:t xml:space="preserve"> </w:t>
      </w:r>
      <w:r w:rsidRPr="001058B5">
        <w:rPr>
          <w:rFonts w:ascii="Arial" w:hAnsi="Arial" w:cs="Arial"/>
          <w:sz w:val="20"/>
        </w:rPr>
        <w:t>then</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who</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SYSDBA</w:t>
      </w:r>
      <w:r w:rsidRPr="001058B5">
        <w:rPr>
          <w:rFonts w:ascii="Arial" w:hAnsi="Arial" w:cs="Arial"/>
          <w:spacing w:val="-92"/>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perform DML</w:t>
      </w:r>
      <w:r w:rsidRPr="001058B5">
        <w:rPr>
          <w:rFonts w:ascii="Arial" w:hAnsi="Arial" w:cs="Arial"/>
          <w:spacing w:val="-22"/>
          <w:sz w:val="20"/>
        </w:rPr>
        <w:t xml:space="preserve"> </w:t>
      </w:r>
      <w:r w:rsidRPr="001058B5">
        <w:rPr>
          <w:rFonts w:ascii="Arial" w:hAnsi="Arial" w:cs="Arial"/>
          <w:sz w:val="20"/>
        </w:rPr>
        <w:t>actions</w:t>
      </w:r>
      <w:r w:rsidRPr="001058B5">
        <w:rPr>
          <w:rFonts w:ascii="Arial" w:hAnsi="Arial" w:cs="Arial"/>
          <w:spacing w:val="-22"/>
          <w:sz w:val="20"/>
        </w:rPr>
        <w:t xml:space="preserve"> </w:t>
      </w:r>
      <w:r w:rsidRPr="001058B5">
        <w:rPr>
          <w:rFonts w:ascii="Arial" w:hAnsi="Arial" w:cs="Arial"/>
          <w:sz w:val="20"/>
        </w:rPr>
        <w:t>on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w:t>
      </w:r>
      <w:r w:rsidRPr="001058B5">
        <w:rPr>
          <w:rFonts w:ascii="Arial" w:hAnsi="Arial" w:cs="Arial"/>
          <w:spacing w:val="-22"/>
          <w:sz w:val="20"/>
        </w:rPr>
        <w:t xml:space="preserve"> </w:t>
      </w:r>
      <w:r w:rsidRPr="001058B5">
        <w:rPr>
          <w:rFonts w:ascii="Arial" w:hAnsi="Arial" w:cs="Arial"/>
          <w:sz w:val="20"/>
        </w:rPr>
        <w:t>data</w:t>
      </w:r>
      <w:r w:rsidRPr="001058B5">
        <w:rPr>
          <w:rFonts w:ascii="Arial" w:hAnsi="Arial" w:cs="Arial"/>
          <w:spacing w:val="-22"/>
          <w:sz w:val="20"/>
        </w:rPr>
        <w:t xml:space="preserve"> </w:t>
      </w:r>
      <w:r w:rsidRPr="001058B5">
        <w:rPr>
          <w:rFonts w:ascii="Arial" w:hAnsi="Arial" w:cs="Arial"/>
          <w:sz w:val="20"/>
        </w:rPr>
        <w:t>in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SYS.AUD$</w:t>
      </w:r>
      <w:r w:rsidRPr="001058B5">
        <w:rPr>
          <w:rFonts w:ascii="Arial" w:hAnsi="Arial" w:cs="Arial"/>
          <w:spacing w:val="-96"/>
          <w:sz w:val="20"/>
        </w:rPr>
        <w:t xml:space="preserve"> </w:t>
      </w:r>
      <w:r w:rsidRPr="001058B5">
        <w:rPr>
          <w:rFonts w:ascii="Arial" w:hAnsi="Arial" w:cs="Arial"/>
          <w:sz w:val="20"/>
        </w:rPr>
        <w:t>and</w:t>
      </w:r>
      <w:r w:rsidRPr="001058B5">
        <w:rPr>
          <w:rFonts w:ascii="Arial" w:hAnsi="Arial" w:cs="Arial"/>
          <w:spacing w:val="-21"/>
          <w:sz w:val="20"/>
        </w:rPr>
        <w:t xml:space="preserve"> </w:t>
      </w:r>
      <w:r w:rsidRPr="001058B5">
        <w:rPr>
          <w:rFonts w:ascii="Arial" w:hAnsi="Arial" w:cs="Arial"/>
          <w:sz w:val="20"/>
        </w:rPr>
        <w:t>SYS.FGA_LOG$</w:t>
      </w:r>
      <w:r w:rsidRPr="001058B5">
        <w:rPr>
          <w:rFonts w:ascii="Arial" w:hAnsi="Arial" w:cs="Arial"/>
          <w:spacing w:val="-96"/>
          <w:sz w:val="20"/>
        </w:rPr>
        <w:t xml:space="preserve"> </w:t>
      </w:r>
      <w:r w:rsidRPr="001058B5">
        <w:rPr>
          <w:rFonts w:ascii="Arial" w:hAnsi="Arial" w:cs="Arial"/>
          <w:sz w:val="20"/>
        </w:rPr>
        <w:t>tables.</w:t>
      </w:r>
      <w:r w:rsidRPr="001058B5">
        <w:rPr>
          <w:rFonts w:ascii="Arial" w:hAnsi="Arial" w:cs="Arial"/>
          <w:spacing w:val="-22"/>
          <w:sz w:val="20"/>
        </w:rPr>
        <w:t xml:space="preserve"> </w:t>
      </w:r>
      <w:r w:rsidRPr="001058B5">
        <w:rPr>
          <w:rFonts w:ascii="Arial" w:hAnsi="Arial" w:cs="Arial"/>
          <w:sz w:val="20"/>
        </w:rPr>
        <w:t>For</w:t>
      </w:r>
    </w:p>
    <w:p w14:paraId="509E4DA9" w14:textId="77777777" w:rsidR="008C539B" w:rsidRPr="001058B5" w:rsidRDefault="008C539B">
      <w:pPr>
        <w:spacing w:line="228" w:lineRule="auto"/>
        <w:rPr>
          <w:rFonts w:ascii="Arial" w:hAnsi="Arial" w:cs="Arial"/>
          <w:sz w:val="20"/>
        </w:rPr>
        <w:sectPr w:rsidR="008C539B" w:rsidRPr="001058B5">
          <w:headerReference w:type="even" r:id="rId196"/>
          <w:headerReference w:type="default" r:id="rId197"/>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77777777" w:rsidR="008C539B" w:rsidRPr="001058B5" w:rsidRDefault="00C12992">
      <w:pPr>
        <w:pStyle w:val="BodyText"/>
        <w:spacing w:before="103" w:line="228" w:lineRule="auto"/>
        <w:ind w:left="2020" w:right="807" w:hanging="1"/>
        <w:rPr>
          <w:rFonts w:ascii="Arial" w:hAnsi="Arial" w:cs="Arial"/>
        </w:rPr>
      </w:pPr>
      <w:r w:rsidRPr="001058B5">
        <w:rPr>
          <w:rFonts w:ascii="Arial" w:hAnsi="Arial" w:cs="Arial"/>
          <w:w w:val="95"/>
        </w:rPr>
        <w:t>greater</w:t>
      </w:r>
      <w:r w:rsidRPr="001058B5">
        <w:rPr>
          <w:rFonts w:ascii="Arial" w:hAnsi="Arial" w:cs="Arial"/>
          <w:spacing w:val="-18"/>
          <w:w w:val="95"/>
        </w:rPr>
        <w:t xml:space="preserve"> </w:t>
      </w:r>
      <w:r w:rsidRPr="001058B5">
        <w:rPr>
          <w:rFonts w:ascii="Arial" w:hAnsi="Arial" w:cs="Arial"/>
          <w:spacing w:val="-3"/>
          <w:w w:val="95"/>
        </w:rPr>
        <w:t>security,</w:t>
      </w:r>
      <w:r w:rsidRPr="001058B5">
        <w:rPr>
          <w:rFonts w:ascii="Arial" w:hAnsi="Arial" w:cs="Arial"/>
          <w:spacing w:val="-18"/>
          <w:w w:val="95"/>
        </w:rPr>
        <w:t xml:space="preserve"> </w:t>
      </w:r>
      <w:r w:rsidRPr="001058B5">
        <w:rPr>
          <w:rFonts w:ascii="Arial" w:hAnsi="Arial" w:cs="Arial"/>
          <w:w w:val="95"/>
        </w:rPr>
        <w:t>set</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O7_DICTIONARY_ACCESSIBILITY</w:t>
      </w:r>
      <w:r w:rsidRPr="001058B5">
        <w:rPr>
          <w:rFonts w:ascii="Arial" w:hAnsi="Arial" w:cs="Arial"/>
          <w:spacing w:val="-89"/>
          <w:w w:val="95"/>
        </w:rPr>
        <w:t xml:space="preserve"> </w:t>
      </w:r>
      <w:r w:rsidRPr="001058B5">
        <w:rPr>
          <w:rFonts w:ascii="Arial" w:hAnsi="Arial" w:cs="Arial"/>
          <w:w w:val="95"/>
        </w:rPr>
        <w:t>parameter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FALSE</w:t>
      </w:r>
      <w:r w:rsidRPr="001058B5">
        <w:rPr>
          <w:rFonts w:ascii="Arial" w:hAnsi="Arial" w:cs="Arial"/>
          <w:spacing w:val="-8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 xml:space="preserve">that </w:t>
      </w:r>
      <w:r w:rsidRPr="001058B5">
        <w:rPr>
          <w:rFonts w:ascii="Arial" w:hAnsi="Arial" w:cs="Arial"/>
        </w:rPr>
        <w:t>non-SYSDBA</w:t>
      </w:r>
      <w:r w:rsidRPr="001058B5">
        <w:rPr>
          <w:rFonts w:ascii="Arial" w:hAnsi="Arial" w:cs="Arial"/>
          <w:spacing w:val="-80"/>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SYS</w:t>
      </w:r>
      <w:r w:rsidRPr="001058B5">
        <w:rPr>
          <w:rFonts w:ascii="Arial" w:hAnsi="Arial" w:cs="Arial"/>
          <w:spacing w:val="-79"/>
        </w:rPr>
        <w:t xml:space="preserve"> </w:t>
      </w:r>
      <w:r w:rsidRPr="001058B5">
        <w:rPr>
          <w:rFonts w:ascii="Arial" w:hAnsi="Arial" w:cs="Arial"/>
        </w:rPr>
        <w:t>objects.</w:t>
      </w:r>
    </w:p>
    <w:p w14:paraId="0235C6BC" w14:textId="77777777" w:rsidR="008C539B" w:rsidRPr="001058B5" w:rsidRDefault="008C539B">
      <w:pPr>
        <w:pStyle w:val="BodyText"/>
        <w:spacing w:before="7"/>
        <w:rPr>
          <w:rFonts w:ascii="Arial" w:hAnsi="Arial" w:cs="Arial"/>
          <w:sz w:val="17"/>
        </w:rPr>
      </w:pPr>
    </w:p>
    <w:p w14:paraId="6415CA8C" w14:textId="77777777" w:rsidR="008C539B" w:rsidRPr="001058B5" w:rsidRDefault="00C12992">
      <w:pPr>
        <w:ind w:left="2380"/>
        <w:rPr>
          <w:rFonts w:ascii="Arial" w:hAnsi="Arial" w:cs="Arial"/>
          <w:b/>
          <w:sz w:val="19"/>
        </w:rPr>
      </w:pPr>
      <w:r w:rsidRPr="001058B5">
        <w:rPr>
          <w:rFonts w:ascii="Arial" w:hAnsi="Arial" w:cs="Arial"/>
          <w:b/>
          <w:sz w:val="19"/>
        </w:rPr>
        <w:t>See Also:</w:t>
      </w:r>
    </w:p>
    <w:p w14:paraId="33085C2A" w14:textId="77777777" w:rsidR="008C539B" w:rsidRPr="001058B5" w:rsidRDefault="00C12992">
      <w:pPr>
        <w:pStyle w:val="ListParagraph"/>
        <w:numPr>
          <w:ilvl w:val="0"/>
          <w:numId w:val="54"/>
        </w:numPr>
        <w:tabs>
          <w:tab w:val="left" w:pos="2740"/>
        </w:tabs>
        <w:spacing w:before="137" w:line="228" w:lineRule="auto"/>
        <w:ind w:right="1860" w:hanging="359"/>
        <w:rPr>
          <w:rFonts w:ascii="Arial" w:hAnsi="Arial" w:cs="Arial"/>
          <w:sz w:val="20"/>
        </w:rPr>
      </w:pPr>
      <w:r w:rsidRPr="001058B5">
        <w:rPr>
          <w:rFonts w:ascii="Arial" w:hAnsi="Arial" w:cs="Arial"/>
          <w:sz w:val="20"/>
        </w:rPr>
        <w:t>GRANT</w:t>
      </w:r>
      <w:r w:rsidRPr="001058B5">
        <w:rPr>
          <w:rFonts w:ascii="Arial" w:hAnsi="Arial" w:cs="Arial"/>
          <w:spacing w:val="-88"/>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2"/>
          <w:sz w:val="20"/>
        </w:rPr>
        <w:t xml:space="preserve"> </w:t>
      </w:r>
      <w:r w:rsidRPr="001058B5">
        <w:rPr>
          <w:rFonts w:ascii="Arial" w:hAnsi="Arial" w:cs="Arial"/>
          <w:i/>
          <w:sz w:val="20"/>
        </w:rPr>
        <w:t>Language</w:t>
      </w:r>
      <w:r w:rsidRPr="001058B5">
        <w:rPr>
          <w:rFonts w:ascii="Arial" w:hAnsi="Arial" w:cs="Arial"/>
          <w:i/>
          <w:spacing w:val="-12"/>
          <w:sz w:val="20"/>
        </w:rPr>
        <w:t xml:space="preserve"> </w:t>
      </w:r>
      <w:r w:rsidRPr="001058B5">
        <w:rPr>
          <w:rFonts w:ascii="Arial" w:hAnsi="Arial" w:cs="Arial"/>
          <w:i/>
          <w:sz w:val="20"/>
        </w:rPr>
        <w:t>Reference</w:t>
      </w:r>
      <w:r w:rsidRPr="001058B5">
        <w:rPr>
          <w:rFonts w:ascii="Arial" w:hAnsi="Arial" w:cs="Arial"/>
          <w:i/>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available system and object</w:t>
      </w:r>
      <w:r w:rsidRPr="001058B5">
        <w:rPr>
          <w:rFonts w:ascii="Arial" w:hAnsi="Arial" w:cs="Arial"/>
          <w:spacing w:val="-3"/>
          <w:sz w:val="20"/>
        </w:rPr>
        <w:t xml:space="preserve"> </w:t>
      </w:r>
      <w:r w:rsidRPr="001058B5">
        <w:rPr>
          <w:rFonts w:ascii="Arial" w:hAnsi="Arial" w:cs="Arial"/>
          <w:sz w:val="20"/>
        </w:rPr>
        <w:t>privileges</w:t>
      </w:r>
    </w:p>
    <w:p w14:paraId="62C4990A" w14:textId="77777777" w:rsidR="008C539B" w:rsidRPr="001058B5" w:rsidRDefault="00C12992">
      <w:pPr>
        <w:pStyle w:val="ListParagraph"/>
        <w:numPr>
          <w:ilvl w:val="0"/>
          <w:numId w:val="54"/>
        </w:numPr>
        <w:tabs>
          <w:tab w:val="left" w:pos="2740"/>
        </w:tabs>
        <w:spacing w:before="124" w:line="228" w:lineRule="auto"/>
        <w:ind w:right="1506" w:hanging="359"/>
        <w:rPr>
          <w:rFonts w:ascii="Arial" w:hAnsi="Arial" w:cs="Arial"/>
          <w:sz w:val="20"/>
        </w:rPr>
      </w:pPr>
      <w:r w:rsidRPr="001058B5">
        <w:rPr>
          <w:rFonts w:ascii="Arial" w:hAnsi="Arial" w:cs="Arial"/>
          <w:sz w:val="20"/>
        </w:rPr>
        <w:t>AUDIT</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1"/>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full</w:t>
      </w:r>
      <w:r w:rsidRPr="001058B5">
        <w:rPr>
          <w:rFonts w:ascii="Arial" w:hAnsi="Arial" w:cs="Arial"/>
          <w:spacing w:val="-11"/>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audit</w:t>
      </w:r>
      <w:r w:rsidRPr="001058B5">
        <w:rPr>
          <w:rFonts w:ascii="Arial" w:hAnsi="Arial" w:cs="Arial"/>
          <w:spacing w:val="-1"/>
          <w:sz w:val="20"/>
        </w:rPr>
        <w:t xml:space="preserve"> </w:t>
      </w:r>
      <w:r w:rsidRPr="001058B5">
        <w:rPr>
          <w:rFonts w:ascii="Arial" w:hAnsi="Arial" w:cs="Arial"/>
          <w:sz w:val="20"/>
        </w:rPr>
        <w:t>options</w:t>
      </w:r>
    </w:p>
    <w:p w14:paraId="2B2FF00C" w14:textId="77777777" w:rsidR="008C539B" w:rsidRPr="001058B5" w:rsidRDefault="008C539B">
      <w:pPr>
        <w:pStyle w:val="BodyText"/>
        <w:spacing w:before="5"/>
        <w:rPr>
          <w:rFonts w:ascii="Arial" w:hAnsi="Arial" w:cs="Arial"/>
        </w:rPr>
      </w:pPr>
    </w:p>
    <w:p w14:paraId="6918C6E9" w14:textId="77777777" w:rsidR="008C539B" w:rsidRPr="001058B5" w:rsidRDefault="00C12992">
      <w:pPr>
        <w:pStyle w:val="Heading6"/>
        <w:ind w:left="1660"/>
      </w:pPr>
      <w:bookmarkStart w:id="1388" w:name="When_Are_Standard_Audit_Records_Created?"/>
      <w:bookmarkStart w:id="1389" w:name="_bookmark1648"/>
      <w:bookmarkEnd w:id="1388"/>
      <w:bookmarkEnd w:id="1389"/>
      <w:r w:rsidRPr="001058B5">
        <w:t>Whe</w:t>
      </w:r>
      <w:bookmarkStart w:id="1390" w:name="_bookmark1649"/>
      <w:bookmarkEnd w:id="1390"/>
      <w:r w:rsidRPr="001058B5">
        <w:t>n Are Standard Audit Records Created?</w:t>
      </w:r>
    </w:p>
    <w:p w14:paraId="7693CE9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as the security administrator, enable or disable standar</w:t>
      </w:r>
      <w:bookmarkStart w:id="1391" w:name="_bookmark1650"/>
      <w:bookmarkEnd w:id="1391"/>
      <w:r w:rsidRPr="001058B5">
        <w:rPr>
          <w:rFonts w:ascii="Arial" w:hAnsi="Arial" w:cs="Arial"/>
        </w:rPr>
        <w:t xml:space="preserve">d auditing for the entire database. If it is disabled, then no audit records are created. Configuring audit options is described in the previous section, </w:t>
      </w:r>
      <w:hyperlink w:anchor="_bookmark1645" w:history="1">
        <w:r w:rsidRPr="001058B5">
          <w:rPr>
            <w:rFonts w:ascii="Arial" w:hAnsi="Arial" w:cs="Arial"/>
            <w:color w:val="0000CC"/>
          </w:rPr>
          <w:t>"Who Can Perform Standard Auditing?"</w:t>
        </w:r>
      </w:hyperlink>
    </w:p>
    <w:p w14:paraId="1F690039" w14:textId="77777777" w:rsidR="008C539B" w:rsidRPr="001058B5" w:rsidRDefault="00C12992">
      <w:pPr>
        <w:pStyle w:val="BodyText"/>
        <w:spacing w:before="117" w:line="232" w:lineRule="auto"/>
        <w:ind w:left="1660" w:right="802"/>
        <w:rPr>
          <w:rFonts w:ascii="Arial" w:hAnsi="Arial" w:cs="Arial"/>
        </w:rPr>
      </w:pPr>
      <w:r w:rsidRPr="001058B5">
        <w:rPr>
          <w:rFonts w:ascii="Arial" w:hAnsi="Arial" w:cs="Arial"/>
        </w:rPr>
        <w:t>When auditing is enabled in the database and an action configured to be audited occurs, Oracle Data</w:t>
      </w:r>
      <w:bookmarkStart w:id="1392" w:name="_bookmark1651"/>
      <w:bookmarkEnd w:id="1392"/>
      <w:r w:rsidRPr="001058B5">
        <w:rPr>
          <w:rFonts w:ascii="Arial" w:hAnsi="Arial" w:cs="Arial"/>
        </w:rPr>
        <w:t>base generates an audit record during or after the execution phase of the SQL statement. Oracle Database individually audits SQL statements inside</w:t>
      </w:r>
      <w:bookmarkStart w:id="1393" w:name="_bookmark1652"/>
      <w:bookmarkEnd w:id="1393"/>
      <w:r w:rsidRPr="001058B5">
        <w:rPr>
          <w:rFonts w:ascii="Arial" w:hAnsi="Arial" w:cs="Arial"/>
        </w:rPr>
        <w:t xml:space="preserve"> PL/SQL program units, as necessary, when the program unit is run.</w:t>
      </w:r>
    </w:p>
    <w:p w14:paraId="1A3A594F"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The generation and insertion of an audit trail record is independent of a user transaction being committed. That is, even if a user transaction is rolled back, the audit</w:t>
      </w:r>
      <w:bookmarkStart w:id="1394" w:name="_bookmark1653"/>
      <w:bookmarkEnd w:id="1394"/>
      <w:r w:rsidRPr="001058B5">
        <w:rPr>
          <w:rFonts w:ascii="Arial" w:hAnsi="Arial" w:cs="Arial"/>
        </w:rPr>
        <w:t xml:space="preserve"> trail record remains committed.</w:t>
      </w:r>
    </w:p>
    <w:p w14:paraId="4B80F3EE"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Statement and privilege audit options in effect at the time a database user connects to the database remain in effect for the duration of the session. When the session is already active, setting or changing statement or privilege audit options does not take effect in that session. The modified statement or privilege audit options take effect only when the current session ends and a new session is created.</w:t>
      </w:r>
    </w:p>
    <w:p w14:paraId="2D1ACF33" w14:textId="77777777" w:rsidR="008C539B" w:rsidRPr="001058B5" w:rsidRDefault="00C12992">
      <w:pPr>
        <w:pStyle w:val="BodyText"/>
        <w:spacing w:before="115" w:line="232" w:lineRule="auto"/>
        <w:ind w:left="1660" w:right="848"/>
        <w:rPr>
          <w:rFonts w:ascii="Arial" w:hAnsi="Arial" w:cs="Arial"/>
        </w:rPr>
      </w:pPr>
      <w:r w:rsidRPr="001058B5">
        <w:rPr>
          <w:rFonts w:ascii="Arial" w:hAnsi="Arial" w:cs="Arial"/>
        </w:rPr>
        <w:t>In contrast, changes to schema object audit options become immediately effective for current sessions.</w:t>
      </w:r>
    </w:p>
    <w:p w14:paraId="788B93EB" w14:textId="77777777" w:rsidR="008C539B" w:rsidRPr="001058B5" w:rsidRDefault="00C12992">
      <w:pPr>
        <w:spacing w:before="210"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Concepts </w:t>
      </w:r>
      <w:r w:rsidRPr="001058B5">
        <w:rPr>
          <w:rFonts w:ascii="Arial" w:hAnsi="Arial" w:cs="Arial"/>
          <w:sz w:val="20"/>
        </w:rPr>
        <w:t>for information about the different phases of SQL statement processing and shared SQL</w:t>
      </w:r>
    </w:p>
    <w:p w14:paraId="1DB687A6" w14:textId="77777777" w:rsidR="008C539B" w:rsidRPr="001058B5" w:rsidRDefault="008C539B">
      <w:pPr>
        <w:pStyle w:val="BodyText"/>
        <w:spacing w:before="11"/>
        <w:rPr>
          <w:rFonts w:ascii="Arial" w:hAnsi="Arial" w:cs="Arial"/>
        </w:rPr>
      </w:pPr>
    </w:p>
    <w:p w14:paraId="7E7EA6B8" w14:textId="77777777" w:rsidR="008C539B" w:rsidRPr="001058B5" w:rsidRDefault="00C12992">
      <w:pPr>
        <w:pStyle w:val="Heading4"/>
        <w:ind w:left="100"/>
      </w:pPr>
      <w:bookmarkStart w:id="1395" w:name="Configuring_Standard_Auditing_with_the_A"/>
      <w:bookmarkStart w:id="1396" w:name="_bookmark1654"/>
      <w:bookmarkStart w:id="1397" w:name="_bookmark1655"/>
      <w:bookmarkEnd w:id="1395"/>
      <w:bookmarkEnd w:id="1396"/>
      <w:bookmarkEnd w:id="1397"/>
      <w:r w:rsidRPr="001058B5">
        <w:t>Configuring Standard Auditing with the AUDIT_TRAIL Initialization Parameter</w:t>
      </w:r>
    </w:p>
    <w:p w14:paraId="5BCEE29E"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2AD8B85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656" w:history="1">
        <w:r w:rsidR="00C12992" w:rsidRPr="001058B5">
          <w:rPr>
            <w:rFonts w:ascii="Arial" w:hAnsi="Arial" w:cs="Arial"/>
            <w:color w:val="0000CC"/>
            <w:sz w:val="20"/>
          </w:rPr>
          <w:t>Enabling or Disabling the Standard Audit</w:t>
        </w:r>
        <w:r w:rsidR="00C12992" w:rsidRPr="001058B5">
          <w:rPr>
            <w:rFonts w:ascii="Arial" w:hAnsi="Arial" w:cs="Arial"/>
            <w:color w:val="0000CC"/>
            <w:spacing w:val="-6"/>
            <w:sz w:val="20"/>
          </w:rPr>
          <w:t xml:space="preserve"> </w:t>
        </w:r>
        <w:r w:rsidR="00C12992" w:rsidRPr="001058B5">
          <w:rPr>
            <w:rFonts w:ascii="Arial" w:hAnsi="Arial" w:cs="Arial"/>
            <w:color w:val="0000CC"/>
            <w:spacing w:val="-4"/>
            <w:sz w:val="20"/>
          </w:rPr>
          <w:t>Trail</w:t>
        </w:r>
      </w:hyperlink>
    </w:p>
    <w:p w14:paraId="5723CB00"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666" w:history="1">
        <w:r w:rsidR="00C12992" w:rsidRPr="001058B5">
          <w:rPr>
            <w:rFonts w:ascii="Arial" w:hAnsi="Arial" w:cs="Arial"/>
            <w:color w:val="0000CC"/>
            <w:sz w:val="20"/>
          </w:rPr>
          <w:t>Settings for the AUDIT_TRAIL Initialization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Parameter</w:t>
        </w:r>
      </w:hyperlink>
    </w:p>
    <w:p w14:paraId="132F9518" w14:textId="77777777" w:rsidR="008C539B" w:rsidRPr="001058B5" w:rsidRDefault="008C539B">
      <w:pPr>
        <w:pStyle w:val="BodyText"/>
        <w:spacing w:before="1"/>
        <w:rPr>
          <w:rFonts w:ascii="Arial" w:hAnsi="Arial" w:cs="Arial"/>
          <w:sz w:val="23"/>
        </w:rPr>
      </w:pPr>
    </w:p>
    <w:p w14:paraId="2377883F" w14:textId="77777777" w:rsidR="008C539B" w:rsidRPr="001058B5" w:rsidRDefault="00C12992">
      <w:pPr>
        <w:pStyle w:val="Heading6"/>
        <w:ind w:left="1660"/>
      </w:pPr>
      <w:bookmarkStart w:id="1398" w:name="Enabling_or_Disabling_the_Standard_Audit"/>
      <w:bookmarkStart w:id="1399" w:name="_bookmark1656"/>
      <w:bookmarkEnd w:id="1398"/>
      <w:bookmarkEnd w:id="1399"/>
      <w:r w:rsidRPr="001058B5">
        <w:t xml:space="preserve">Enabling </w:t>
      </w:r>
      <w:bookmarkStart w:id="1400" w:name="_bookmark1659"/>
      <w:bookmarkEnd w:id="1400"/>
      <w:r w:rsidRPr="001058B5">
        <w:t>or Di</w:t>
      </w:r>
      <w:bookmarkStart w:id="1401" w:name="_bookmark1658"/>
      <w:bookmarkEnd w:id="1401"/>
      <w:r w:rsidRPr="001058B5">
        <w:t>sabling t</w:t>
      </w:r>
      <w:bookmarkStart w:id="1402" w:name="_bookmark1657"/>
      <w:bookmarkEnd w:id="1402"/>
      <w:r w:rsidRPr="001058B5">
        <w:t>he St</w:t>
      </w:r>
      <w:bookmarkStart w:id="1403" w:name="_bookmark1660"/>
      <w:bookmarkEnd w:id="1403"/>
      <w:r w:rsidRPr="001058B5">
        <w:t>andard Audit Trail</w:t>
      </w:r>
    </w:p>
    <w:p w14:paraId="3BB29A26" w14:textId="77777777" w:rsidR="008C539B" w:rsidRPr="001058B5" w:rsidRDefault="00C12992">
      <w:pPr>
        <w:pStyle w:val="BodyText"/>
        <w:spacing w:before="57" w:line="230" w:lineRule="auto"/>
        <w:ind w:left="1660" w:right="784" w:hanging="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standard</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bookmarkStart w:id="1404" w:name="_bookmark1662"/>
      <w:bookmarkEnd w:id="1404"/>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initialization</w:t>
      </w:r>
      <w:r w:rsidRPr="001058B5">
        <w:rPr>
          <w:rFonts w:ascii="Arial" w:hAnsi="Arial" w:cs="Arial"/>
          <w:spacing w:val="-22"/>
        </w:rPr>
        <w:t xml:space="preserve"> </w:t>
      </w:r>
      <w:r w:rsidRPr="001058B5">
        <w:rPr>
          <w:rFonts w:ascii="Arial" w:hAnsi="Arial" w:cs="Arial"/>
        </w:rPr>
        <w:t>parameter. This setting determines whether to create the audit trail in the database audit trail,</w:t>
      </w:r>
      <w:bookmarkStart w:id="1405" w:name="_bookmark1661"/>
      <w:bookmarkEnd w:id="1405"/>
      <w:r w:rsidRPr="001058B5">
        <w:rPr>
          <w:rFonts w:ascii="Arial" w:hAnsi="Arial" w:cs="Arial"/>
        </w:rPr>
        <w:t xml:space="preserve"> write the audit activities to an operating system file, or to disable</w:t>
      </w:r>
      <w:r w:rsidRPr="001058B5">
        <w:rPr>
          <w:rFonts w:ascii="Arial" w:hAnsi="Arial" w:cs="Arial"/>
          <w:spacing w:val="-16"/>
        </w:rPr>
        <w:t xml:space="preserve"> </w:t>
      </w:r>
      <w:r w:rsidRPr="001058B5">
        <w:rPr>
          <w:rFonts w:ascii="Arial" w:hAnsi="Arial" w:cs="Arial"/>
        </w:rPr>
        <w:t>auditing.</w:t>
      </w:r>
    </w:p>
    <w:p w14:paraId="4DD085A9" w14:textId="77777777" w:rsidR="008C539B" w:rsidRPr="001058B5" w:rsidRDefault="00C12992">
      <w:pPr>
        <w:pStyle w:val="BodyText"/>
        <w:spacing w:before="121" w:line="230" w:lineRule="auto"/>
        <w:ind w:left="1660" w:right="1026"/>
        <w:jc w:val="both"/>
        <w:rPr>
          <w:rFonts w:ascii="Arial" w:hAnsi="Arial" w:cs="Arial"/>
        </w:rPr>
      </w:pPr>
      <w:r w:rsidRPr="001058B5">
        <w:rPr>
          <w:rFonts w:ascii="Arial" w:hAnsi="Arial" w:cs="Arial"/>
          <w:spacing w:val="-9"/>
        </w:rPr>
        <w:t xml:space="preserve">To </w:t>
      </w:r>
      <w:r w:rsidRPr="001058B5">
        <w:rPr>
          <w:rFonts w:ascii="Arial" w:hAnsi="Arial" w:cs="Arial"/>
        </w:rPr>
        <w:t>enable or disable the standard audit trail, log in to SQL*Plus with administrative privileges,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51"/>
        </w:rPr>
        <w:t xml:space="preserve"> </w:t>
      </w:r>
      <w:r w:rsidRPr="001058B5">
        <w:rPr>
          <w:rFonts w:ascii="Arial" w:hAnsi="Arial" w:cs="Arial"/>
        </w:rPr>
        <w:t>SYSTEM</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7"/>
        </w:rPr>
        <w:t xml:space="preserve"> </w:t>
      </w:r>
      <w:r w:rsidRPr="001058B5">
        <w:rPr>
          <w:rFonts w:ascii="Arial" w:hAnsi="Arial" w:cs="Arial"/>
        </w:rPr>
        <w:t>Afterwards,</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need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restart</w:t>
      </w:r>
      <w:r w:rsidRPr="001058B5">
        <w:rPr>
          <w:rFonts w:ascii="Arial" w:hAnsi="Arial" w:cs="Arial"/>
          <w:spacing w:val="-17"/>
        </w:rPr>
        <w:t xml:space="preserve"> </w:t>
      </w:r>
      <w:r w:rsidRPr="001058B5">
        <w:rPr>
          <w:rFonts w:ascii="Arial" w:hAnsi="Arial" w:cs="Arial"/>
        </w:rPr>
        <w:t>the database</w:t>
      </w:r>
      <w:r w:rsidRPr="001058B5">
        <w:rPr>
          <w:rFonts w:ascii="Arial" w:hAnsi="Arial" w:cs="Arial"/>
          <w:spacing w:val="-2"/>
        </w:rPr>
        <w:t xml:space="preserve"> </w:t>
      </w:r>
      <w:r w:rsidRPr="001058B5">
        <w:rPr>
          <w:rFonts w:ascii="Arial" w:hAnsi="Arial" w:cs="Arial"/>
        </w:rPr>
        <w:t>instance.</w:t>
      </w:r>
    </w:p>
    <w:p w14:paraId="53A486C6" w14:textId="77777777" w:rsidR="008C539B" w:rsidRPr="001058B5" w:rsidRDefault="00C12992">
      <w:pPr>
        <w:pStyle w:val="BodyText"/>
        <w:spacing w:before="113" w:line="246" w:lineRule="exact"/>
        <w:ind w:left="1660"/>
        <w:rPr>
          <w:rFonts w:ascii="Arial" w:hAnsi="Arial" w:cs="Arial"/>
        </w:rPr>
      </w:pPr>
      <w:r w:rsidRPr="001058B5">
        <w:rPr>
          <w:rFonts w:ascii="Arial" w:hAnsi="Arial" w:cs="Arial"/>
          <w:spacing w:val="-9"/>
        </w:rPr>
        <w:t xml:space="preserve">To </w:t>
      </w:r>
      <w:r w:rsidRPr="001058B5">
        <w:rPr>
          <w:rFonts w:ascii="Arial" w:hAnsi="Arial" w:cs="Arial"/>
        </w:rPr>
        <w:t>check the current value of the AUDIT_TRAIL</w:t>
      </w:r>
      <w:r w:rsidRPr="001058B5">
        <w:rPr>
          <w:rFonts w:ascii="Arial" w:hAnsi="Arial" w:cs="Arial"/>
          <w:spacing w:val="-88"/>
        </w:rPr>
        <w:t xml:space="preserve"> </w:t>
      </w:r>
      <w:r w:rsidRPr="001058B5">
        <w:rPr>
          <w:rFonts w:ascii="Arial" w:hAnsi="Arial" w:cs="Arial"/>
        </w:rPr>
        <w:t>parameter, use the SHOW PARAMETER</w:t>
      </w:r>
    </w:p>
    <w:p w14:paraId="69D346B9" w14:textId="77777777" w:rsidR="008C539B" w:rsidRPr="001058B5" w:rsidRDefault="00C12992">
      <w:pPr>
        <w:pStyle w:val="BodyText"/>
        <w:spacing w:line="242" w:lineRule="exact"/>
        <w:ind w:left="1659"/>
        <w:rPr>
          <w:rFonts w:ascii="Arial" w:hAnsi="Arial" w:cs="Arial"/>
        </w:rPr>
      </w:pPr>
      <w:r w:rsidRPr="001058B5">
        <w:rPr>
          <w:rFonts w:ascii="Arial" w:hAnsi="Arial" w:cs="Arial"/>
        </w:rPr>
        <w:t>command in SQL*Plus.</w:t>
      </w:r>
    </w:p>
    <w:p w14:paraId="694D1D84" w14:textId="77777777" w:rsidR="008C539B" w:rsidRPr="001058B5" w:rsidRDefault="008D1AB8">
      <w:pPr>
        <w:pStyle w:val="BodyText"/>
        <w:spacing w:before="111"/>
        <w:ind w:left="1660"/>
        <w:rPr>
          <w:rFonts w:ascii="Arial" w:hAnsi="Arial" w:cs="Arial"/>
        </w:rPr>
      </w:pPr>
      <w:hyperlink w:anchor="_bookmark1664" w:history="1">
        <w:r w:rsidR="00C12992" w:rsidRPr="001058B5">
          <w:rPr>
            <w:rFonts w:ascii="Arial" w:hAnsi="Arial" w:cs="Arial"/>
            <w:color w:val="0000CC"/>
          </w:rPr>
          <w:t xml:space="preserve">Example 9–1 </w:t>
        </w:r>
      </w:hyperlink>
      <w:r w:rsidR="00C12992" w:rsidRPr="001058B5">
        <w:rPr>
          <w:rFonts w:ascii="Arial" w:hAnsi="Arial" w:cs="Arial"/>
        </w:rPr>
        <w:t>shows how to check the AUDIT_TRAIL</w:t>
      </w:r>
      <w:r w:rsidR="00C12992" w:rsidRPr="001058B5">
        <w:rPr>
          <w:rFonts w:ascii="Arial" w:hAnsi="Arial" w:cs="Arial"/>
          <w:spacing w:val="-81"/>
        </w:rPr>
        <w:t xml:space="preserve"> </w:t>
      </w:r>
      <w:r w:rsidR="00C12992" w:rsidRPr="001058B5">
        <w:rPr>
          <w:rFonts w:ascii="Arial" w:hAnsi="Arial" w:cs="Arial"/>
        </w:rPr>
        <w:t xml:space="preserve">parameter </w:t>
      </w:r>
      <w:bookmarkStart w:id="1406" w:name="_bookmark1663"/>
      <w:bookmarkEnd w:id="1406"/>
      <w:r w:rsidR="00C12992" w:rsidRPr="001058B5">
        <w:rPr>
          <w:rFonts w:ascii="Arial" w:hAnsi="Arial" w:cs="Arial"/>
        </w:rPr>
        <w:t>setting.</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407" w:name="_bookmark1664"/>
      <w:bookmarkEnd w:id="1407"/>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77777777" w:rsidR="008C539B" w:rsidRPr="001058B5" w:rsidRDefault="008D1AB8">
      <w:pPr>
        <w:pStyle w:val="BodyText"/>
        <w:spacing w:line="232" w:lineRule="auto"/>
        <w:ind w:left="2260" w:right="185"/>
        <w:rPr>
          <w:rFonts w:ascii="Arial" w:hAnsi="Arial" w:cs="Arial"/>
        </w:rPr>
      </w:pPr>
      <w:hyperlink w:anchor="_bookmark1665" w:history="1">
        <w:r w:rsidR="00C12992" w:rsidRPr="001058B5">
          <w:rPr>
            <w:rFonts w:ascii="Arial" w:hAnsi="Arial" w:cs="Arial"/>
            <w:color w:val="0000CC"/>
          </w:rPr>
          <w:t xml:space="preserve">Example 9–2 </w:t>
        </w:r>
      </w:hyperlink>
      <w:r w:rsidR="00C12992" w:rsidRPr="001058B5">
        <w:rPr>
          <w:rFonts w:ascii="Arial" w:hAnsi="Arial" w:cs="Arial"/>
        </w:rPr>
        <w:t>shows how to log onto SQL*Plus, enable the standard audit trail, and then restart the database instance.</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408" w:name="_bookmark1665"/>
      <w:bookmarkEnd w:id="1408"/>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77777777" w:rsidR="008C539B" w:rsidRPr="001058B5" w:rsidRDefault="00C12992">
      <w:pPr>
        <w:pStyle w:val="BodyText"/>
        <w:spacing w:line="230" w:lineRule="auto"/>
        <w:ind w:left="2259" w:right="295"/>
        <w:rPr>
          <w:rFonts w:ascii="Arial" w:hAnsi="Arial" w:cs="Arial"/>
        </w:rPr>
      </w:pPr>
      <w:r w:rsidRPr="001058B5">
        <w:rPr>
          <w:rFonts w:ascii="Arial" w:hAnsi="Arial" w:cs="Arial"/>
        </w:rPr>
        <w:t>This</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uses</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SCOPE</w:t>
      </w:r>
      <w:r w:rsidRPr="001058B5">
        <w:rPr>
          <w:rFonts w:ascii="Arial" w:hAnsi="Arial" w:cs="Arial"/>
          <w:spacing w:val="-84"/>
        </w:rPr>
        <w:t xml:space="preserve"> </w:t>
      </w:r>
      <w:r w:rsidRPr="001058B5">
        <w:rPr>
          <w:rFonts w:ascii="Arial" w:hAnsi="Arial" w:cs="Arial"/>
        </w:rPr>
        <w:t>clause</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instance</w:t>
      </w:r>
      <w:r w:rsidRPr="001058B5">
        <w:rPr>
          <w:rFonts w:ascii="Arial" w:hAnsi="Arial" w:cs="Arial"/>
          <w:spacing w:val="-8"/>
        </w:rPr>
        <w:t xml:space="preserve"> </w:t>
      </w:r>
      <w:r w:rsidRPr="001058B5">
        <w:rPr>
          <w:rFonts w:ascii="Arial" w:hAnsi="Arial" w:cs="Arial"/>
        </w:rPr>
        <w:t>had</w:t>
      </w:r>
      <w:r w:rsidRPr="001058B5">
        <w:rPr>
          <w:rFonts w:ascii="Arial" w:hAnsi="Arial" w:cs="Arial"/>
          <w:spacing w:val="-9"/>
        </w:rPr>
        <w:t xml:space="preserve"> </w:t>
      </w:r>
      <w:r w:rsidRPr="001058B5">
        <w:rPr>
          <w:rFonts w:ascii="Arial" w:hAnsi="Arial" w:cs="Arial"/>
        </w:rPr>
        <w:t>been</w:t>
      </w:r>
      <w:r w:rsidRPr="001058B5">
        <w:rPr>
          <w:rFonts w:ascii="Arial" w:hAnsi="Arial" w:cs="Arial"/>
          <w:spacing w:val="-8"/>
        </w:rPr>
        <w:t xml:space="preserve"> </w:t>
      </w:r>
      <w:r w:rsidRPr="001058B5">
        <w:rPr>
          <w:rFonts w:ascii="Arial" w:hAnsi="Arial" w:cs="Arial"/>
        </w:rPr>
        <w:t>started using</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1"/>
        </w:rPr>
        <w:t xml:space="preserve"> </w:t>
      </w:r>
      <w:r w:rsidRPr="001058B5">
        <w:rPr>
          <w:rFonts w:ascii="Arial" w:hAnsi="Arial" w:cs="Arial"/>
        </w:rPr>
        <w:t>file</w:t>
      </w:r>
      <w:r w:rsidRPr="001058B5">
        <w:rPr>
          <w:rFonts w:ascii="Arial" w:hAnsi="Arial" w:cs="Arial"/>
          <w:spacing w:val="-11"/>
        </w:rPr>
        <w:t xml:space="preserve"> </w:t>
      </w:r>
      <w:r w:rsidRPr="001058B5">
        <w:rPr>
          <w:rFonts w:ascii="Arial" w:hAnsi="Arial" w:cs="Arial"/>
        </w:rPr>
        <w:t>(SPFILE).</w:t>
      </w:r>
      <w:r w:rsidRPr="001058B5">
        <w:rPr>
          <w:rFonts w:ascii="Arial" w:hAnsi="Arial" w:cs="Arial"/>
          <w:spacing w:val="-11"/>
        </w:rPr>
        <w:t xml:space="preserve"> </w:t>
      </w:r>
      <w:r w:rsidRPr="001058B5">
        <w:rPr>
          <w:rFonts w:ascii="Arial" w:hAnsi="Arial" w:cs="Arial"/>
        </w:rPr>
        <w:t>Starting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 xml:space="preserve">parameter file is the preferred way of starting a database instance. See </w:t>
      </w:r>
      <w:r w:rsidRPr="001058B5">
        <w:rPr>
          <w:rFonts w:ascii="Arial" w:hAnsi="Arial" w:cs="Arial"/>
          <w:i/>
        </w:rPr>
        <w:t xml:space="preserve">Oracle Database Administrator's Guide </w:t>
      </w:r>
      <w:r w:rsidRPr="001058B5">
        <w:rPr>
          <w:rFonts w:ascii="Arial" w:hAnsi="Arial" w:cs="Arial"/>
        </w:rPr>
        <w:t>for information about creating configuring server parameter files.</w:t>
      </w:r>
    </w:p>
    <w:p w14:paraId="15A474A0" w14:textId="77777777" w:rsidR="008C539B" w:rsidRPr="001058B5" w:rsidRDefault="008C539B">
      <w:pPr>
        <w:pStyle w:val="BodyText"/>
        <w:spacing w:before="3"/>
        <w:rPr>
          <w:rFonts w:ascii="Arial" w:hAnsi="Arial" w:cs="Arial"/>
          <w:sz w:val="23"/>
        </w:rPr>
      </w:pPr>
    </w:p>
    <w:p w14:paraId="611AD39F" w14:textId="77777777" w:rsidR="008C539B" w:rsidRPr="001058B5" w:rsidRDefault="00C12992">
      <w:pPr>
        <w:pStyle w:val="Heading6"/>
        <w:spacing w:before="1"/>
      </w:pPr>
      <w:bookmarkStart w:id="1409" w:name="Settings_for_the_AUDIT_TRAIL_Initializat"/>
      <w:bookmarkStart w:id="1410" w:name="_bookmark1666"/>
      <w:bookmarkEnd w:id="1409"/>
      <w:bookmarkEnd w:id="1410"/>
      <w:r w:rsidRPr="001058B5">
        <w:t xml:space="preserve">Settings </w:t>
      </w:r>
      <w:bookmarkStart w:id="1411" w:name="_bookmark1667"/>
      <w:bookmarkEnd w:id="1411"/>
      <w:r w:rsidRPr="001058B5">
        <w:t>for t</w:t>
      </w:r>
      <w:bookmarkStart w:id="1412" w:name="_bookmark1668"/>
      <w:bookmarkEnd w:id="1412"/>
      <w:r w:rsidRPr="001058B5">
        <w:t>he AUDIT_TRAIL Initialization Parameter</w:t>
      </w:r>
    </w:p>
    <w:p w14:paraId="5D356F20" w14:textId="77777777" w:rsidR="008C539B" w:rsidRPr="001058B5" w:rsidRDefault="008D1AB8">
      <w:pPr>
        <w:pStyle w:val="BodyText"/>
        <w:spacing w:before="49"/>
        <w:ind w:left="2260"/>
        <w:rPr>
          <w:rFonts w:ascii="Arial" w:hAnsi="Arial" w:cs="Arial"/>
        </w:rPr>
      </w:pPr>
      <w:hyperlink w:anchor="_bookmark1670"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9–1 </w:t>
        </w:r>
      </w:hyperlink>
      <w:r w:rsidR="00C12992" w:rsidRPr="001058B5">
        <w:rPr>
          <w:rFonts w:ascii="Arial" w:hAnsi="Arial" w:cs="Arial"/>
        </w:rPr>
        <w:t>lists the settings you can use for the AUDIT_TRAIL</w:t>
      </w:r>
      <w:r w:rsidR="00C12992" w:rsidRPr="001058B5">
        <w:rPr>
          <w:rFonts w:ascii="Arial" w:hAnsi="Arial" w:cs="Arial"/>
          <w:spacing w:val="-86"/>
        </w:rPr>
        <w:t xml:space="preserve"> </w:t>
      </w:r>
      <w:r w:rsidR="00C12992" w:rsidRPr="001058B5">
        <w:rPr>
          <w:rFonts w:ascii="Arial" w:hAnsi="Arial" w:cs="Arial"/>
        </w:rPr>
        <w:t>initialization parameter.</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77777777" w:rsidR="008C539B" w:rsidRPr="001058B5" w:rsidRDefault="00C12992">
      <w:pPr>
        <w:tabs>
          <w:tab w:val="left" w:pos="1133"/>
        </w:tabs>
        <w:spacing w:before="104"/>
        <w:ind w:left="100"/>
        <w:rPr>
          <w:rFonts w:ascii="Arial" w:hAnsi="Arial" w:cs="Arial"/>
          <w:b/>
          <w:i/>
          <w:sz w:val="18"/>
        </w:rPr>
      </w:pPr>
      <w:bookmarkStart w:id="1413" w:name="_bookmark1669"/>
      <w:bookmarkStart w:id="1414" w:name="_bookmark1670"/>
      <w:bookmarkEnd w:id="1413"/>
      <w:bookmarkEnd w:id="141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t>AUDIT_TRAIL Initialization Parameter</w:t>
      </w:r>
      <w:r w:rsidRPr="001058B5">
        <w:rPr>
          <w:rFonts w:ascii="Arial" w:hAnsi="Arial" w:cs="Arial"/>
          <w:b/>
          <w:i/>
          <w:spacing w:val="-4"/>
          <w:sz w:val="18"/>
        </w:rPr>
        <w:t xml:space="preserve"> </w:t>
      </w:r>
      <w:r w:rsidRPr="001058B5">
        <w:rPr>
          <w:rFonts w:ascii="Arial" w:hAnsi="Arial" w:cs="Arial"/>
          <w:b/>
          <w:i/>
          <w:sz w:val="18"/>
        </w:rPr>
        <w:t>Settings</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77777777" w:rsidR="008C539B" w:rsidRPr="001058B5" w:rsidRDefault="00C12992">
            <w:pPr>
              <w:pStyle w:val="TableParagraph"/>
              <w:spacing w:before="27"/>
              <w:ind w:left="86"/>
              <w:rPr>
                <w:rFonts w:ascii="Arial" w:hAnsi="Arial" w:cs="Arial"/>
                <w:b/>
                <w:sz w:val="18"/>
              </w:rPr>
            </w:pPr>
            <w:r w:rsidRPr="001058B5">
              <w:rPr>
                <w:rFonts w:ascii="Arial" w:hAnsi="Arial" w:cs="Arial"/>
                <w:b/>
                <w:sz w:val="18"/>
              </w:rPr>
              <w:t>Description</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7E2DC636" w14:textId="77777777" w:rsidR="008C539B" w:rsidRPr="001058B5" w:rsidRDefault="00C12992">
            <w:pPr>
              <w:pStyle w:val="TableParagraph"/>
              <w:spacing w:before="62" w:line="211" w:lineRule="auto"/>
              <w:ind w:left="86" w:right="129"/>
              <w:rPr>
                <w:rFonts w:ascii="Arial" w:hAnsi="Arial" w:cs="Arial"/>
                <w:sz w:val="18"/>
              </w:rPr>
            </w:pPr>
            <w:r w:rsidRPr="001058B5">
              <w:rPr>
                <w:rFonts w:ascii="Arial" w:hAnsi="Arial" w:cs="Arial"/>
                <w:sz w:val="18"/>
              </w:rPr>
              <w:t>Directs</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records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4"/>
                <w:sz w:val="18"/>
              </w:rPr>
              <w:t xml:space="preserve"> </w:t>
            </w:r>
            <w:r w:rsidRPr="001058B5">
              <w:rPr>
                <w:rFonts w:ascii="Arial" w:hAnsi="Arial" w:cs="Arial"/>
                <w:sz w:val="18"/>
              </w:rPr>
              <w:t>database</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trail</w:t>
            </w:r>
            <w:r w:rsidRPr="001058B5">
              <w:rPr>
                <w:rFonts w:ascii="Arial" w:hAnsi="Arial" w:cs="Arial"/>
                <w:spacing w:val="-13"/>
                <w:sz w:val="18"/>
              </w:rPr>
              <w:t xml:space="preserve"> </w:t>
            </w:r>
            <w:r w:rsidRPr="001058B5">
              <w:rPr>
                <w:rFonts w:ascii="Arial" w:hAnsi="Arial" w:cs="Arial"/>
                <w:sz w:val="18"/>
              </w:rPr>
              <w:t>(the</w:t>
            </w:r>
            <w:bookmarkStart w:id="1415" w:name="_bookmark1671"/>
            <w:bookmarkEnd w:id="1415"/>
            <w:r w:rsidRPr="001058B5">
              <w:rPr>
                <w:rFonts w:ascii="Arial" w:hAnsi="Arial" w:cs="Arial"/>
                <w:spacing w:val="-14"/>
                <w:sz w:val="18"/>
              </w:rPr>
              <w:t xml:space="preserve"> </w:t>
            </w:r>
            <w:r w:rsidRPr="001058B5">
              <w:rPr>
                <w:rFonts w:ascii="Arial" w:hAnsi="Arial" w:cs="Arial"/>
                <w:sz w:val="18"/>
              </w:rPr>
              <w:t>SYS.AUD$</w:t>
            </w:r>
            <w:r w:rsidRPr="001058B5">
              <w:rPr>
                <w:rFonts w:ascii="Arial" w:hAnsi="Arial" w:cs="Arial"/>
                <w:spacing w:val="-81"/>
                <w:sz w:val="18"/>
              </w:rPr>
              <w:t xml:space="preserve"> </w:t>
            </w:r>
            <w:r w:rsidRPr="001058B5">
              <w:rPr>
                <w:rFonts w:ascii="Arial" w:hAnsi="Arial" w:cs="Arial"/>
                <w:sz w:val="18"/>
              </w:rPr>
              <w:t>table),</w:t>
            </w:r>
            <w:r w:rsidRPr="001058B5">
              <w:rPr>
                <w:rFonts w:ascii="Arial" w:hAnsi="Arial" w:cs="Arial"/>
                <w:spacing w:val="-13"/>
                <w:sz w:val="18"/>
              </w:rPr>
              <w:t xml:space="preserve"> </w:t>
            </w:r>
            <w:r w:rsidRPr="001058B5">
              <w:rPr>
                <w:rFonts w:ascii="Arial" w:hAnsi="Arial" w:cs="Arial"/>
                <w:sz w:val="18"/>
              </w:rPr>
              <w:t>except</w:t>
            </w:r>
            <w:r w:rsidRPr="001058B5">
              <w:rPr>
                <w:rFonts w:ascii="Arial" w:hAnsi="Arial" w:cs="Arial"/>
                <w:spacing w:val="-13"/>
                <w:sz w:val="18"/>
              </w:rPr>
              <w:t xml:space="preserve"> </w:t>
            </w:r>
            <w:r w:rsidRPr="001058B5">
              <w:rPr>
                <w:rFonts w:ascii="Arial" w:hAnsi="Arial" w:cs="Arial"/>
                <w:sz w:val="18"/>
              </w:rPr>
              <w:t>for</w:t>
            </w:r>
            <w:r w:rsidRPr="001058B5">
              <w:rPr>
                <w:rFonts w:ascii="Arial" w:hAnsi="Arial" w:cs="Arial"/>
                <w:spacing w:val="-13"/>
                <w:sz w:val="18"/>
              </w:rPr>
              <w:t xml:space="preserve"> </w:t>
            </w:r>
            <w:r w:rsidRPr="001058B5">
              <w:rPr>
                <w:rFonts w:ascii="Arial" w:hAnsi="Arial" w:cs="Arial"/>
                <w:sz w:val="18"/>
              </w:rPr>
              <w:t>mandatory and SYS audit records, which are always written to the operating system audit trail. (</w:t>
            </w:r>
            <w:hyperlink w:anchor="_bookmark1631" w:history="1">
              <w:r w:rsidRPr="001058B5">
                <w:rPr>
                  <w:rFonts w:ascii="Arial" w:hAnsi="Arial" w:cs="Arial"/>
                  <w:color w:val="0000CC"/>
                  <w:sz w:val="18"/>
                </w:rPr>
                <w:t xml:space="preserve">"Selecting an Auditing </w:t>
              </w:r>
              <w:r w:rsidRPr="001058B5">
                <w:rPr>
                  <w:rFonts w:ascii="Arial" w:hAnsi="Arial" w:cs="Arial"/>
                  <w:color w:val="0000CC"/>
                  <w:spacing w:val="-4"/>
                  <w:sz w:val="18"/>
                </w:rPr>
                <w:t xml:space="preserve">Type" </w:t>
              </w:r>
              <w:r w:rsidRPr="001058B5">
                <w:rPr>
                  <w:rFonts w:ascii="Arial" w:hAnsi="Arial" w:cs="Arial"/>
                  <w:sz w:val="18"/>
                </w:rPr>
                <w:t xml:space="preserve">on page 9-5 </w:t>
              </w:r>
            </w:hyperlink>
            <w:r w:rsidRPr="001058B5">
              <w:rPr>
                <w:rFonts w:ascii="Arial" w:hAnsi="Arial" w:cs="Arial"/>
                <w:sz w:val="18"/>
              </w:rPr>
              <w:t>describes the location of the audit records for each type of auditing.) Use this setting for a general database for manageability. DB is the default setting for the AUDIT_TRAIL</w:t>
            </w:r>
            <w:r w:rsidRPr="001058B5">
              <w:rPr>
                <w:rFonts w:ascii="Arial" w:hAnsi="Arial" w:cs="Arial"/>
                <w:spacing w:val="-83"/>
                <w:sz w:val="18"/>
              </w:rPr>
              <w:t xml:space="preserve"> </w:t>
            </w:r>
            <w:r w:rsidRPr="001058B5">
              <w:rPr>
                <w:rFonts w:ascii="Arial" w:hAnsi="Arial" w:cs="Arial"/>
                <w:spacing w:val="-3"/>
                <w:sz w:val="18"/>
              </w:rPr>
              <w:t>parameter.</w:t>
            </w:r>
          </w:p>
          <w:p w14:paraId="3D19F76F" w14:textId="77777777" w:rsidR="008C539B" w:rsidRPr="001058B5" w:rsidRDefault="00C12992">
            <w:pPr>
              <w:pStyle w:val="TableParagraph"/>
              <w:spacing w:before="103" w:line="211" w:lineRule="auto"/>
              <w:ind w:left="86"/>
              <w:rPr>
                <w:rFonts w:ascii="Arial" w:hAnsi="Arial" w:cs="Arial"/>
                <w:sz w:val="18"/>
              </w:rPr>
            </w:pPr>
            <w:r w:rsidRPr="001058B5">
              <w:rPr>
                <w:rFonts w:ascii="Arial" w:hAnsi="Arial" w:cs="Arial"/>
                <w:sz w:val="18"/>
              </w:rPr>
              <w:t>If</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database</w:t>
            </w:r>
            <w:r w:rsidRPr="001058B5">
              <w:rPr>
                <w:rFonts w:ascii="Arial" w:hAnsi="Arial" w:cs="Arial"/>
                <w:spacing w:val="-17"/>
                <w:sz w:val="18"/>
              </w:rPr>
              <w:t xml:space="preserve"> </w:t>
            </w:r>
            <w:r w:rsidRPr="001058B5">
              <w:rPr>
                <w:rFonts w:ascii="Arial" w:hAnsi="Arial" w:cs="Arial"/>
                <w:sz w:val="18"/>
              </w:rPr>
              <w:t>was</w:t>
            </w:r>
            <w:r w:rsidRPr="001058B5">
              <w:rPr>
                <w:rFonts w:ascii="Arial" w:hAnsi="Arial" w:cs="Arial"/>
                <w:spacing w:val="-17"/>
                <w:sz w:val="18"/>
              </w:rPr>
              <w:t xml:space="preserve"> </w:t>
            </w:r>
            <w:r w:rsidRPr="001058B5">
              <w:rPr>
                <w:rFonts w:ascii="Arial" w:hAnsi="Arial" w:cs="Arial"/>
                <w:sz w:val="18"/>
              </w:rPr>
              <w:t>started</w:t>
            </w:r>
            <w:r w:rsidRPr="001058B5">
              <w:rPr>
                <w:rFonts w:ascii="Arial" w:hAnsi="Arial" w:cs="Arial"/>
                <w:spacing w:val="-17"/>
                <w:sz w:val="18"/>
              </w:rPr>
              <w:t xml:space="preserve"> </w:t>
            </w:r>
            <w:r w:rsidRPr="001058B5">
              <w:rPr>
                <w:rFonts w:ascii="Arial" w:hAnsi="Arial" w:cs="Arial"/>
                <w:sz w:val="18"/>
              </w:rPr>
              <w:t>in</w:t>
            </w:r>
            <w:r w:rsidRPr="001058B5">
              <w:rPr>
                <w:rFonts w:ascii="Arial" w:hAnsi="Arial" w:cs="Arial"/>
                <w:spacing w:val="-17"/>
                <w:sz w:val="18"/>
              </w:rPr>
              <w:t xml:space="preserve"> </w:t>
            </w:r>
            <w:r w:rsidRPr="001058B5">
              <w:rPr>
                <w:rFonts w:ascii="Arial" w:hAnsi="Arial" w:cs="Arial"/>
                <w:sz w:val="18"/>
              </w:rPr>
              <w:t>read-only</w:t>
            </w:r>
            <w:r w:rsidRPr="001058B5">
              <w:rPr>
                <w:rFonts w:ascii="Arial" w:hAnsi="Arial" w:cs="Arial"/>
                <w:spacing w:val="-17"/>
                <w:sz w:val="18"/>
              </w:rPr>
              <w:t xml:space="preserve"> </w:t>
            </w:r>
            <w:r w:rsidRPr="001058B5">
              <w:rPr>
                <w:rFonts w:ascii="Arial" w:hAnsi="Arial" w:cs="Arial"/>
                <w:sz w:val="18"/>
              </w:rPr>
              <w:t>mode</w:t>
            </w:r>
            <w:r w:rsidRPr="001058B5">
              <w:rPr>
                <w:rFonts w:ascii="Arial" w:hAnsi="Arial" w:cs="Arial"/>
                <w:spacing w:val="-17"/>
                <w:sz w:val="18"/>
              </w:rPr>
              <w:t xml:space="preserve"> </w:t>
            </w:r>
            <w:r w:rsidRPr="001058B5">
              <w:rPr>
                <w:rFonts w:ascii="Arial" w:hAnsi="Arial" w:cs="Arial"/>
                <w:sz w:val="18"/>
              </w:rPr>
              <w:t>with</w:t>
            </w:r>
            <w:r w:rsidRPr="001058B5">
              <w:rPr>
                <w:rFonts w:ascii="Arial" w:hAnsi="Arial" w:cs="Arial"/>
                <w:spacing w:val="-17"/>
                <w:sz w:val="18"/>
              </w:rPr>
              <w:t xml:space="preserve"> </w:t>
            </w:r>
            <w:r w:rsidRPr="001058B5">
              <w:rPr>
                <w:rFonts w:ascii="Arial" w:hAnsi="Arial" w:cs="Arial"/>
                <w:sz w:val="18"/>
              </w:rPr>
              <w:t>AUDIT_TRAIL</w:t>
            </w:r>
            <w:bookmarkStart w:id="1416" w:name="_bookmark1672"/>
            <w:bookmarkEnd w:id="1416"/>
            <w:r w:rsidRPr="001058B5">
              <w:rPr>
                <w:rFonts w:ascii="Arial" w:hAnsi="Arial" w:cs="Arial"/>
                <w:spacing w:val="-84"/>
                <w:sz w:val="18"/>
              </w:rPr>
              <w:t xml:space="preserve"> </w:t>
            </w:r>
            <w:r w:rsidRPr="001058B5">
              <w:rPr>
                <w:rFonts w:ascii="Arial" w:hAnsi="Arial" w:cs="Arial"/>
                <w:sz w:val="18"/>
              </w:rPr>
              <w:t>set</w:t>
            </w:r>
            <w:r w:rsidRPr="001058B5">
              <w:rPr>
                <w:rFonts w:ascii="Arial" w:hAnsi="Arial" w:cs="Arial"/>
                <w:spacing w:val="-17"/>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DB,</w:t>
            </w:r>
            <w:r w:rsidRPr="001058B5">
              <w:rPr>
                <w:rFonts w:ascii="Arial" w:hAnsi="Arial" w:cs="Arial"/>
                <w:spacing w:val="-16"/>
                <w:sz w:val="18"/>
              </w:rPr>
              <w:t xml:space="preserve"> </w:t>
            </w:r>
            <w:bookmarkStart w:id="1417" w:name="_bookmark1673"/>
            <w:bookmarkEnd w:id="1417"/>
            <w:r w:rsidRPr="001058B5">
              <w:rPr>
                <w:rFonts w:ascii="Arial" w:hAnsi="Arial" w:cs="Arial"/>
                <w:sz w:val="18"/>
              </w:rPr>
              <w:t>then</w:t>
            </w:r>
            <w:r w:rsidRPr="001058B5">
              <w:rPr>
                <w:rFonts w:ascii="Arial" w:hAnsi="Arial" w:cs="Arial"/>
                <w:spacing w:val="-17"/>
                <w:sz w:val="18"/>
              </w:rPr>
              <w:t xml:space="preserve"> </w:t>
            </w:r>
            <w:r w:rsidRPr="001058B5">
              <w:rPr>
                <w:rFonts w:ascii="Arial" w:hAnsi="Arial" w:cs="Arial"/>
                <w:sz w:val="18"/>
              </w:rPr>
              <w:t>Oracle Database</w:t>
            </w:r>
            <w:r w:rsidRPr="001058B5">
              <w:rPr>
                <w:rFonts w:ascii="Arial" w:hAnsi="Arial" w:cs="Arial"/>
                <w:spacing w:val="-8"/>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8"/>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8"/>
                <w:sz w:val="18"/>
              </w:rPr>
              <w:t xml:space="preserve"> </w:t>
            </w:r>
            <w:r w:rsidRPr="001058B5">
              <w:rPr>
                <w:rFonts w:ascii="Arial" w:hAnsi="Arial" w:cs="Arial"/>
                <w:sz w:val="18"/>
              </w:rPr>
              <w:t>OS.</w:t>
            </w:r>
            <w:r w:rsidRPr="001058B5">
              <w:rPr>
                <w:rFonts w:ascii="Arial" w:hAnsi="Arial" w:cs="Arial"/>
                <w:spacing w:val="-7"/>
                <w:sz w:val="18"/>
              </w:rPr>
              <w:t xml:space="preserve"> </w:t>
            </w:r>
            <w:r w:rsidRPr="001058B5">
              <w:rPr>
                <w:rFonts w:ascii="Arial" w:hAnsi="Arial" w:cs="Arial"/>
                <w:sz w:val="18"/>
              </w:rPr>
              <w:t>Check</w:t>
            </w:r>
            <w:r w:rsidRPr="001058B5">
              <w:rPr>
                <w:rFonts w:ascii="Arial" w:hAnsi="Arial" w:cs="Arial"/>
                <w:spacing w:val="-8"/>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alert</w:t>
            </w:r>
            <w:r w:rsidRPr="001058B5">
              <w:rPr>
                <w:rFonts w:ascii="Arial" w:hAnsi="Arial" w:cs="Arial"/>
                <w:spacing w:val="-8"/>
                <w:sz w:val="18"/>
              </w:rPr>
              <w:t xml:space="preserve"> </w:t>
            </w:r>
            <w:r w:rsidRPr="001058B5">
              <w:rPr>
                <w:rFonts w:ascii="Arial" w:hAnsi="Arial" w:cs="Arial"/>
                <w:sz w:val="18"/>
              </w:rPr>
              <w:t>log</w:t>
            </w:r>
            <w:r w:rsidRPr="001058B5">
              <w:rPr>
                <w:rFonts w:ascii="Arial" w:hAnsi="Arial" w:cs="Arial"/>
                <w:spacing w:val="-8"/>
                <w:sz w:val="18"/>
              </w:rPr>
              <w:t xml:space="preserve"> </w:t>
            </w:r>
            <w:r w:rsidRPr="001058B5">
              <w:rPr>
                <w:rFonts w:ascii="Arial" w:hAnsi="Arial" w:cs="Arial"/>
                <w:sz w:val="18"/>
              </w:rPr>
              <w:t>for</w:t>
            </w:r>
            <w:r w:rsidRPr="001058B5">
              <w:rPr>
                <w:rFonts w:ascii="Arial" w:hAnsi="Arial" w:cs="Arial"/>
                <w:spacing w:val="-8"/>
                <w:sz w:val="18"/>
              </w:rPr>
              <w:t xml:space="preserve"> </w:t>
            </w:r>
            <w:r w:rsidRPr="001058B5">
              <w:rPr>
                <w:rFonts w:ascii="Arial" w:hAnsi="Arial" w:cs="Arial"/>
                <w:sz w:val="18"/>
              </w:rPr>
              <w:t>details.</w:t>
            </w:r>
          </w:p>
          <w:p w14:paraId="283633DE" w14:textId="77777777" w:rsidR="008C539B" w:rsidRPr="001058B5" w:rsidRDefault="00C12992">
            <w:pPr>
              <w:pStyle w:val="TableParagraph"/>
              <w:spacing w:before="80"/>
              <w:ind w:left="86"/>
              <w:rPr>
                <w:rFonts w:ascii="Arial" w:hAnsi="Arial" w:cs="Arial"/>
                <w:sz w:val="18"/>
              </w:rPr>
            </w:pPr>
            <w:bookmarkStart w:id="1418" w:name="_bookmark1675"/>
            <w:bookmarkEnd w:id="1418"/>
            <w:r w:rsidRPr="001058B5">
              <w:rPr>
                <w:rFonts w:ascii="Arial" w:hAnsi="Arial" w:cs="Arial"/>
                <w:sz w:val="18"/>
              </w:rPr>
              <w:t xml:space="preserve">See also </w:t>
            </w:r>
            <w:hyperlink w:anchor="_bookmark1999" w:history="1">
              <w:r w:rsidRPr="001058B5">
                <w:rPr>
                  <w:rFonts w:ascii="Arial" w:hAnsi="Arial" w:cs="Arial"/>
                  <w:color w:val="0000CC"/>
                  <w:sz w:val="18"/>
                </w:rPr>
                <w:t xml:space="preserve">"Managing </w:t>
              </w:r>
              <w:bookmarkStart w:id="1419" w:name="_bookmark1674"/>
              <w:bookmarkEnd w:id="1419"/>
              <w:r w:rsidRPr="001058B5">
                <w:rPr>
                  <w:rFonts w:ascii="Arial" w:hAnsi="Arial" w:cs="Arial"/>
                  <w:color w:val="0000CC"/>
                  <w:sz w:val="18"/>
                </w:rPr>
                <w:t xml:space="preserve">the Database Audit Trail" </w:t>
              </w:r>
            </w:hyperlink>
            <w:hyperlink w:anchor="_bookmark1999" w:history="1">
              <w:r w:rsidRPr="001058B5">
                <w:rPr>
                  <w:rFonts w:ascii="Arial" w:hAnsi="Arial" w:cs="Arial"/>
                  <w:sz w:val="18"/>
                </w:rPr>
                <w:t>on page 9-58</w:t>
              </w:r>
            </w:hyperlink>
            <w:r w:rsidRPr="001058B5">
              <w:rPr>
                <w:rFonts w:ascii="Arial" w:hAnsi="Arial" w:cs="Arial"/>
                <w:sz w:val="18"/>
              </w:rPr>
              <w:t>.</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58D5567F" w14:textId="77777777" w:rsidR="008C539B" w:rsidRPr="001058B5" w:rsidRDefault="00C12992">
            <w:pPr>
              <w:pStyle w:val="TableParagraph"/>
              <w:spacing w:before="64" w:line="211" w:lineRule="auto"/>
              <w:ind w:left="87" w:right="724" w:hanging="1"/>
              <w:rPr>
                <w:rFonts w:ascii="Arial" w:hAnsi="Arial" w:cs="Arial"/>
                <w:sz w:val="18"/>
              </w:rPr>
            </w:pPr>
            <w:r w:rsidRPr="001058B5">
              <w:rPr>
                <w:rFonts w:ascii="Arial" w:hAnsi="Arial" w:cs="Arial"/>
                <w:sz w:val="18"/>
              </w:rPr>
              <w:t>Behaves</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8"/>
                <w:sz w:val="18"/>
              </w:rPr>
              <w:t xml:space="preserve"> </w:t>
            </w:r>
            <w:r w:rsidRPr="001058B5">
              <w:rPr>
                <w:rFonts w:ascii="Arial" w:hAnsi="Arial" w:cs="Arial"/>
                <w:sz w:val="18"/>
              </w:rPr>
              <w:t>AUDIT_TRAIL=DB,</w:t>
            </w:r>
            <w:r w:rsidRPr="001058B5">
              <w:rPr>
                <w:rFonts w:ascii="Arial" w:hAnsi="Arial" w:cs="Arial"/>
                <w:spacing w:val="-19"/>
                <w:sz w:val="18"/>
              </w:rPr>
              <w:t xml:space="preserve"> </w:t>
            </w:r>
            <w:r w:rsidRPr="001058B5">
              <w:rPr>
                <w:rFonts w:ascii="Arial" w:hAnsi="Arial" w:cs="Arial"/>
                <w:sz w:val="18"/>
              </w:rPr>
              <w:t>but</w:t>
            </w:r>
            <w:r w:rsidRPr="001058B5">
              <w:rPr>
                <w:rFonts w:ascii="Arial" w:hAnsi="Arial" w:cs="Arial"/>
                <w:spacing w:val="-19"/>
                <w:sz w:val="18"/>
              </w:rPr>
              <w:t xml:space="preserve"> </w:t>
            </w:r>
            <w:r w:rsidRPr="001058B5">
              <w:rPr>
                <w:rFonts w:ascii="Arial" w:hAnsi="Arial" w:cs="Arial"/>
                <w:sz w:val="18"/>
              </w:rPr>
              <w:t>also</w:t>
            </w:r>
            <w:r w:rsidRPr="001058B5">
              <w:rPr>
                <w:rFonts w:ascii="Arial" w:hAnsi="Arial" w:cs="Arial"/>
                <w:spacing w:val="-20"/>
                <w:sz w:val="18"/>
              </w:rPr>
              <w:t xml:space="preserve"> </w:t>
            </w:r>
            <w:r w:rsidRPr="001058B5">
              <w:rPr>
                <w:rFonts w:ascii="Arial" w:hAnsi="Arial" w:cs="Arial"/>
                <w:sz w:val="18"/>
              </w:rPr>
              <w:t>populates</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bind</w:t>
            </w:r>
            <w:r w:rsidRPr="001058B5">
              <w:rPr>
                <w:rFonts w:ascii="Arial" w:hAnsi="Arial" w:cs="Arial"/>
                <w:spacing w:val="-20"/>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text CLOB-type columns of the SYS.AUD$</w:t>
            </w:r>
            <w:r w:rsidRPr="001058B5">
              <w:rPr>
                <w:rFonts w:ascii="Arial" w:hAnsi="Arial" w:cs="Arial"/>
                <w:spacing w:val="-94"/>
                <w:sz w:val="18"/>
              </w:rPr>
              <w:t xml:space="preserve"> </w:t>
            </w:r>
            <w:r w:rsidRPr="001058B5">
              <w:rPr>
                <w:rFonts w:ascii="Arial" w:hAnsi="Arial" w:cs="Arial"/>
                <w:sz w:val="18"/>
              </w:rPr>
              <w:t>table, when available.</w:t>
            </w:r>
          </w:p>
          <w:p w14:paraId="0B6439C1" w14:textId="77777777" w:rsidR="008C539B" w:rsidRPr="001058B5" w:rsidRDefault="00C12992">
            <w:pPr>
              <w:pStyle w:val="TableParagraph"/>
              <w:spacing w:before="99" w:line="213" w:lineRule="auto"/>
              <w:ind w:left="86"/>
              <w:rPr>
                <w:rFonts w:ascii="Arial" w:hAnsi="Arial" w:cs="Arial"/>
                <w:sz w:val="18"/>
              </w:rPr>
            </w:pPr>
            <w:r w:rsidRPr="001058B5">
              <w:rPr>
                <w:rFonts w:ascii="Arial" w:hAnsi="Arial" w:cs="Arial"/>
                <w:sz w:val="18"/>
              </w:rPr>
              <w:t>DB,EXTENDED</w:t>
            </w:r>
            <w:r w:rsidRPr="001058B5">
              <w:rPr>
                <w:rFonts w:ascii="Arial" w:hAnsi="Arial" w:cs="Arial"/>
                <w:spacing w:val="-83"/>
                <w:sz w:val="18"/>
              </w:rPr>
              <w:t xml:space="preserve"> </w:t>
            </w:r>
            <w:r w:rsidRPr="001058B5">
              <w:rPr>
                <w:rFonts w:ascii="Arial" w:hAnsi="Arial" w:cs="Arial"/>
                <w:sz w:val="18"/>
              </w:rPr>
              <w:t>enables</w:t>
            </w:r>
            <w:r w:rsidRPr="001058B5">
              <w:rPr>
                <w:rFonts w:ascii="Arial" w:hAnsi="Arial" w:cs="Arial"/>
                <w:spacing w:val="-16"/>
                <w:sz w:val="18"/>
              </w:rPr>
              <w:t xml:space="preserve"> </w:t>
            </w:r>
            <w:r w:rsidRPr="001058B5">
              <w:rPr>
                <w:rFonts w:ascii="Arial" w:hAnsi="Arial" w:cs="Arial"/>
                <w:sz w:val="18"/>
              </w:rPr>
              <w:t>you</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capture</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SQL</w:t>
            </w:r>
            <w:r w:rsidRPr="001058B5">
              <w:rPr>
                <w:rFonts w:ascii="Arial" w:hAnsi="Arial" w:cs="Arial"/>
                <w:spacing w:val="-16"/>
                <w:sz w:val="18"/>
              </w:rPr>
              <w:t xml:space="preserve"> </w:t>
            </w:r>
            <w:r w:rsidRPr="001058B5">
              <w:rPr>
                <w:rFonts w:ascii="Arial" w:hAnsi="Arial" w:cs="Arial"/>
                <w:sz w:val="18"/>
              </w:rPr>
              <w:t>statement</w:t>
            </w:r>
            <w:r w:rsidRPr="001058B5">
              <w:rPr>
                <w:rFonts w:ascii="Arial" w:hAnsi="Arial" w:cs="Arial"/>
                <w:spacing w:val="-16"/>
                <w:sz w:val="18"/>
              </w:rPr>
              <w:t xml:space="preserve"> </w:t>
            </w:r>
            <w:r w:rsidRPr="001058B5">
              <w:rPr>
                <w:rFonts w:ascii="Arial" w:hAnsi="Arial" w:cs="Arial"/>
                <w:sz w:val="18"/>
              </w:rPr>
              <w:t>used</w:t>
            </w:r>
            <w:r w:rsidRPr="001058B5">
              <w:rPr>
                <w:rFonts w:ascii="Arial" w:hAnsi="Arial" w:cs="Arial"/>
                <w:spacing w:val="-16"/>
                <w:sz w:val="18"/>
              </w:rPr>
              <w:t xml:space="preserve"> </w:t>
            </w:r>
            <w:r w:rsidRPr="001058B5">
              <w:rPr>
                <w:rFonts w:ascii="Arial" w:hAnsi="Arial" w:cs="Arial"/>
                <w:sz w:val="18"/>
              </w:rPr>
              <w:t>in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action</w:t>
            </w:r>
            <w:r w:rsidRPr="001058B5">
              <w:rPr>
                <w:rFonts w:ascii="Arial" w:hAnsi="Arial" w:cs="Arial"/>
                <w:spacing w:val="-16"/>
                <w:sz w:val="18"/>
              </w:rPr>
              <w:t xml:space="preserve"> </w:t>
            </w:r>
            <w:r w:rsidRPr="001058B5">
              <w:rPr>
                <w:rFonts w:ascii="Arial" w:hAnsi="Arial" w:cs="Arial"/>
                <w:sz w:val="18"/>
              </w:rPr>
              <w:t>that</w:t>
            </w:r>
            <w:r w:rsidRPr="001058B5">
              <w:rPr>
                <w:rFonts w:ascii="Arial" w:hAnsi="Arial" w:cs="Arial"/>
                <w:spacing w:val="-16"/>
                <w:sz w:val="18"/>
              </w:rPr>
              <w:t xml:space="preserve"> </w:t>
            </w:r>
            <w:bookmarkStart w:id="1420" w:name="_bookmark1676"/>
            <w:bookmarkEnd w:id="1420"/>
            <w:r w:rsidRPr="001058B5">
              <w:rPr>
                <w:rFonts w:ascii="Arial" w:hAnsi="Arial" w:cs="Arial"/>
                <w:sz w:val="18"/>
              </w:rPr>
              <w:t>was</w:t>
            </w:r>
            <w:r w:rsidRPr="001058B5">
              <w:rPr>
                <w:rFonts w:ascii="Arial" w:hAnsi="Arial" w:cs="Arial"/>
                <w:spacing w:val="-16"/>
                <w:sz w:val="18"/>
              </w:rPr>
              <w:t xml:space="preserve"> </w:t>
            </w:r>
            <w:r w:rsidRPr="001058B5">
              <w:rPr>
                <w:rFonts w:ascii="Arial" w:hAnsi="Arial" w:cs="Arial"/>
                <w:sz w:val="18"/>
              </w:rPr>
              <w:t xml:space="preserve">audited. </w:t>
            </w:r>
            <w:r w:rsidRPr="001058B5">
              <w:rPr>
                <w:rFonts w:ascii="Arial" w:hAnsi="Arial" w:cs="Arial"/>
                <w:spacing w:val="-6"/>
                <w:sz w:val="18"/>
              </w:rPr>
              <w:t xml:space="preserve">You </w:t>
            </w:r>
            <w:r w:rsidRPr="001058B5">
              <w:rPr>
                <w:rFonts w:ascii="Arial" w:hAnsi="Arial" w:cs="Arial"/>
                <w:sz w:val="18"/>
              </w:rPr>
              <w:t xml:space="preserve">can capture both the SQL statement that caused the audit, and any associated bind variables. </w:t>
            </w:r>
            <w:r w:rsidRPr="001058B5">
              <w:rPr>
                <w:rFonts w:ascii="Arial" w:hAnsi="Arial" w:cs="Arial"/>
                <w:spacing w:val="-3"/>
                <w:sz w:val="18"/>
              </w:rPr>
              <w:t xml:space="preserve">However, </w:t>
            </w:r>
            <w:r w:rsidRPr="001058B5">
              <w:rPr>
                <w:rFonts w:ascii="Arial" w:hAnsi="Arial" w:cs="Arial"/>
                <w:sz w:val="18"/>
              </w:rPr>
              <w:t xml:space="preserve">be aware that you only can capture data from the following column </w:t>
            </w:r>
            <w:r w:rsidRPr="001058B5">
              <w:rPr>
                <w:rFonts w:ascii="Arial" w:hAnsi="Arial" w:cs="Arial"/>
                <w:w w:val="95"/>
                <w:sz w:val="18"/>
              </w:rPr>
              <w:t>datatypes: CHAR, NCHAR, VARCHAR, VARCHAR2, NVARCHAR2, NUMBER, FLOAT, BINARY_FLOAT, BINARY_DOUBLE,</w:t>
            </w:r>
            <w:r w:rsidRPr="001058B5">
              <w:rPr>
                <w:rFonts w:ascii="Arial" w:hAnsi="Arial" w:cs="Arial"/>
                <w:spacing w:val="-24"/>
                <w:w w:val="95"/>
                <w:sz w:val="18"/>
              </w:rPr>
              <w:t xml:space="preserve"> </w:t>
            </w:r>
            <w:r w:rsidRPr="001058B5">
              <w:rPr>
                <w:rFonts w:ascii="Arial" w:hAnsi="Arial" w:cs="Arial"/>
                <w:w w:val="95"/>
                <w:sz w:val="18"/>
              </w:rPr>
              <w:t>LONG,</w:t>
            </w:r>
            <w:r w:rsidRPr="001058B5">
              <w:rPr>
                <w:rFonts w:ascii="Arial" w:hAnsi="Arial" w:cs="Arial"/>
                <w:spacing w:val="-24"/>
                <w:w w:val="95"/>
                <w:sz w:val="18"/>
              </w:rPr>
              <w:t xml:space="preserve"> </w:t>
            </w:r>
            <w:r w:rsidRPr="001058B5">
              <w:rPr>
                <w:rFonts w:ascii="Arial" w:hAnsi="Arial" w:cs="Arial"/>
                <w:w w:val="95"/>
                <w:sz w:val="18"/>
              </w:rPr>
              <w:t>ROWID,</w:t>
            </w:r>
            <w:r w:rsidRPr="001058B5">
              <w:rPr>
                <w:rFonts w:ascii="Arial" w:hAnsi="Arial" w:cs="Arial"/>
                <w:spacing w:val="-24"/>
                <w:w w:val="95"/>
                <w:sz w:val="18"/>
              </w:rPr>
              <w:t xml:space="preserve"> </w:t>
            </w:r>
            <w:r w:rsidRPr="001058B5">
              <w:rPr>
                <w:rFonts w:ascii="Arial" w:hAnsi="Arial" w:cs="Arial"/>
                <w:w w:val="95"/>
                <w:sz w:val="18"/>
              </w:rPr>
              <w:t>DATE,</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24"/>
                <w:w w:val="95"/>
                <w:sz w:val="18"/>
              </w:rPr>
              <w:t xml:space="preserve"> </w:t>
            </w:r>
            <w:r w:rsidRPr="001058B5">
              <w:rPr>
                <w:rFonts w:ascii="Arial" w:hAnsi="Arial" w:cs="Arial"/>
                <w:w w:val="95"/>
                <w:sz w:val="18"/>
              </w:rPr>
              <w:t>and</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63"/>
                <w:w w:val="95"/>
                <w:sz w:val="18"/>
              </w:rPr>
              <w:t xml:space="preserve"> </w:t>
            </w:r>
            <w:r w:rsidRPr="001058B5">
              <w:rPr>
                <w:rFonts w:ascii="Arial" w:hAnsi="Arial" w:cs="Arial"/>
                <w:w w:val="95"/>
                <w:sz w:val="18"/>
              </w:rPr>
              <w:t>WITH</w:t>
            </w:r>
            <w:r w:rsidRPr="001058B5">
              <w:rPr>
                <w:rFonts w:ascii="Arial" w:hAnsi="Arial" w:cs="Arial"/>
                <w:spacing w:val="-63"/>
                <w:w w:val="95"/>
                <w:sz w:val="18"/>
              </w:rPr>
              <w:t xml:space="preserve"> </w:t>
            </w:r>
            <w:r w:rsidRPr="001058B5">
              <w:rPr>
                <w:rFonts w:ascii="Arial" w:hAnsi="Arial" w:cs="Arial"/>
                <w:w w:val="95"/>
                <w:sz w:val="18"/>
              </w:rPr>
              <w:t>TIMEZONE.</w:t>
            </w:r>
            <w:r w:rsidRPr="001058B5">
              <w:rPr>
                <w:rFonts w:ascii="Arial" w:hAnsi="Arial" w:cs="Arial"/>
                <w:spacing w:val="-24"/>
                <w:w w:val="95"/>
                <w:sz w:val="18"/>
              </w:rPr>
              <w:t xml:space="preserve"> </w:t>
            </w:r>
            <w:r w:rsidRPr="001058B5">
              <w:rPr>
                <w:rFonts w:ascii="Arial" w:hAnsi="Arial" w:cs="Arial"/>
                <w:w w:val="95"/>
                <w:sz w:val="18"/>
              </w:rPr>
              <w:t>Also</w:t>
            </w:r>
            <w:r w:rsidRPr="001058B5">
              <w:rPr>
                <w:rFonts w:ascii="Arial" w:hAnsi="Arial" w:cs="Arial"/>
                <w:spacing w:val="-24"/>
                <w:w w:val="95"/>
                <w:sz w:val="18"/>
              </w:rPr>
              <w:t xml:space="preserve"> </w:t>
            </w:r>
            <w:r w:rsidRPr="001058B5">
              <w:rPr>
                <w:rFonts w:ascii="Arial" w:hAnsi="Arial" w:cs="Arial"/>
                <w:w w:val="95"/>
                <w:sz w:val="18"/>
              </w:rPr>
              <w:t>be</w:t>
            </w:r>
          </w:p>
          <w:p w14:paraId="1F085F02" w14:textId="77777777" w:rsidR="008C539B" w:rsidRPr="001058B5" w:rsidRDefault="00C12992">
            <w:pPr>
              <w:pStyle w:val="TableParagraph"/>
              <w:spacing w:before="0" w:line="211" w:lineRule="auto"/>
              <w:ind w:left="87" w:right="129"/>
              <w:rPr>
                <w:rFonts w:ascii="Arial" w:hAnsi="Arial" w:cs="Arial"/>
                <w:sz w:val="18"/>
              </w:rPr>
            </w:pPr>
            <w:r w:rsidRPr="001058B5">
              <w:rPr>
                <w:rFonts w:ascii="Arial" w:hAnsi="Arial" w:cs="Arial"/>
                <w:sz w:val="18"/>
              </w:rPr>
              <w:t>aware</w:t>
            </w:r>
            <w:r w:rsidRPr="001058B5">
              <w:rPr>
                <w:rFonts w:ascii="Arial" w:hAnsi="Arial" w:cs="Arial"/>
                <w:spacing w:val="-15"/>
                <w:sz w:val="18"/>
              </w:rPr>
              <w:t xml:space="preserve"> </w:t>
            </w:r>
            <w:r w:rsidRPr="001058B5">
              <w:rPr>
                <w:rFonts w:ascii="Arial" w:hAnsi="Arial" w:cs="Arial"/>
                <w:sz w:val="18"/>
              </w:rPr>
              <w:t>that</w:t>
            </w:r>
            <w:r w:rsidRPr="001058B5">
              <w:rPr>
                <w:rFonts w:ascii="Arial" w:hAnsi="Arial" w:cs="Arial"/>
                <w:spacing w:val="-15"/>
                <w:sz w:val="18"/>
              </w:rPr>
              <w:t xml:space="preserve"> </w:t>
            </w:r>
            <w:r w:rsidRPr="001058B5">
              <w:rPr>
                <w:rFonts w:ascii="Arial" w:hAnsi="Arial" w:cs="Arial"/>
                <w:sz w:val="18"/>
              </w:rPr>
              <w:t>DB,</w:t>
            </w:r>
            <w:r w:rsidRPr="001058B5">
              <w:rPr>
                <w:rFonts w:ascii="Arial" w:hAnsi="Arial" w:cs="Arial"/>
                <w:spacing w:val="-45"/>
                <w:sz w:val="18"/>
              </w:rPr>
              <w:t xml:space="preserve"> </w:t>
            </w:r>
            <w:r w:rsidRPr="001058B5">
              <w:rPr>
                <w:rFonts w:ascii="Arial" w:hAnsi="Arial" w:cs="Arial"/>
                <w:sz w:val="18"/>
              </w:rPr>
              <w:t>EXTENDED</w:t>
            </w:r>
            <w:r w:rsidRPr="001058B5">
              <w:rPr>
                <w:rFonts w:ascii="Arial" w:hAnsi="Arial" w:cs="Arial"/>
                <w:spacing w:val="-83"/>
                <w:sz w:val="18"/>
              </w:rPr>
              <w:t xml:space="preserve"> </w:t>
            </w:r>
            <w:r w:rsidRPr="001058B5">
              <w:rPr>
                <w:rFonts w:ascii="Arial" w:hAnsi="Arial" w:cs="Arial"/>
                <w:sz w:val="18"/>
              </w:rPr>
              <w:t>can</w:t>
            </w:r>
            <w:r w:rsidRPr="001058B5">
              <w:rPr>
                <w:rFonts w:ascii="Arial" w:hAnsi="Arial" w:cs="Arial"/>
                <w:spacing w:val="-15"/>
                <w:sz w:val="18"/>
              </w:rPr>
              <w:t xml:space="preserve"> </w:t>
            </w:r>
            <w:r w:rsidRPr="001058B5">
              <w:rPr>
                <w:rFonts w:ascii="Arial" w:hAnsi="Arial" w:cs="Arial"/>
                <w:sz w:val="18"/>
              </w:rPr>
              <w:t>capture</w:t>
            </w:r>
            <w:r w:rsidRPr="001058B5">
              <w:rPr>
                <w:rFonts w:ascii="Arial" w:hAnsi="Arial" w:cs="Arial"/>
                <w:spacing w:val="-15"/>
                <w:sz w:val="18"/>
              </w:rPr>
              <w:t xml:space="preserve"> </w:t>
            </w:r>
            <w:r w:rsidRPr="001058B5">
              <w:rPr>
                <w:rFonts w:ascii="Arial" w:hAnsi="Arial" w:cs="Arial"/>
                <w:sz w:val="18"/>
              </w:rPr>
              <w:t>sensitive</w:t>
            </w:r>
            <w:r w:rsidRPr="001058B5">
              <w:rPr>
                <w:rFonts w:ascii="Arial" w:hAnsi="Arial" w:cs="Arial"/>
                <w:spacing w:val="-14"/>
                <w:sz w:val="18"/>
              </w:rPr>
              <w:t xml:space="preserve"> </w:t>
            </w:r>
            <w:r w:rsidRPr="001058B5">
              <w:rPr>
                <w:rFonts w:ascii="Arial" w:hAnsi="Arial" w:cs="Arial"/>
                <w:sz w:val="18"/>
              </w:rPr>
              <w:t>data,</w:t>
            </w:r>
            <w:r w:rsidRPr="001058B5">
              <w:rPr>
                <w:rFonts w:ascii="Arial" w:hAnsi="Arial" w:cs="Arial"/>
                <w:spacing w:val="-14"/>
                <w:sz w:val="18"/>
              </w:rPr>
              <w:t xml:space="preserve"> </w:t>
            </w:r>
            <w:r w:rsidRPr="001058B5">
              <w:rPr>
                <w:rFonts w:ascii="Arial" w:hAnsi="Arial" w:cs="Arial"/>
                <w:sz w:val="18"/>
              </w:rPr>
              <w:t>such</w:t>
            </w:r>
            <w:r w:rsidRPr="001058B5">
              <w:rPr>
                <w:rFonts w:ascii="Arial" w:hAnsi="Arial" w:cs="Arial"/>
                <w:spacing w:val="-14"/>
                <w:sz w:val="18"/>
              </w:rPr>
              <w:t xml:space="preserve"> </w:t>
            </w:r>
            <w:r w:rsidRPr="001058B5">
              <w:rPr>
                <w:rFonts w:ascii="Arial" w:hAnsi="Arial" w:cs="Arial"/>
                <w:sz w:val="18"/>
              </w:rPr>
              <w:t>as</w:t>
            </w:r>
            <w:r w:rsidRPr="001058B5">
              <w:rPr>
                <w:rFonts w:ascii="Arial" w:hAnsi="Arial" w:cs="Arial"/>
                <w:spacing w:val="-16"/>
                <w:sz w:val="18"/>
              </w:rPr>
              <w:t xml:space="preserve"> </w:t>
            </w:r>
            <w:r w:rsidRPr="001058B5">
              <w:rPr>
                <w:rFonts w:ascii="Arial" w:hAnsi="Arial" w:cs="Arial"/>
                <w:sz w:val="18"/>
              </w:rPr>
              <w:t>credit</w:t>
            </w:r>
            <w:r w:rsidRPr="001058B5">
              <w:rPr>
                <w:rFonts w:ascii="Arial" w:hAnsi="Arial" w:cs="Arial"/>
                <w:spacing w:val="-14"/>
                <w:sz w:val="18"/>
              </w:rPr>
              <w:t xml:space="preserve"> </w:t>
            </w:r>
            <w:r w:rsidRPr="001058B5">
              <w:rPr>
                <w:rFonts w:ascii="Arial" w:hAnsi="Arial" w:cs="Arial"/>
                <w:sz w:val="18"/>
              </w:rPr>
              <w:t>card</w:t>
            </w:r>
            <w:r w:rsidRPr="001058B5">
              <w:rPr>
                <w:rFonts w:ascii="Arial" w:hAnsi="Arial" w:cs="Arial"/>
                <w:spacing w:val="-15"/>
                <w:sz w:val="18"/>
              </w:rPr>
              <w:t xml:space="preserve"> </w:t>
            </w:r>
            <w:r w:rsidRPr="001058B5">
              <w:rPr>
                <w:rFonts w:ascii="Arial" w:hAnsi="Arial" w:cs="Arial"/>
                <w:sz w:val="18"/>
              </w:rPr>
              <w:t>information.</w:t>
            </w:r>
            <w:r w:rsidRPr="001058B5">
              <w:rPr>
                <w:rFonts w:ascii="Arial" w:hAnsi="Arial" w:cs="Arial"/>
                <w:spacing w:val="-14"/>
                <w:sz w:val="18"/>
              </w:rPr>
              <w:t xml:space="preserve"> </w:t>
            </w:r>
            <w:r w:rsidRPr="001058B5">
              <w:rPr>
                <w:rFonts w:ascii="Arial" w:hAnsi="Arial" w:cs="Arial"/>
                <w:sz w:val="18"/>
              </w:rPr>
              <w:t xml:space="preserve">See also </w:t>
            </w:r>
            <w:hyperlink w:anchor="_bookmark2288" w:history="1">
              <w:r w:rsidRPr="001058B5">
                <w:rPr>
                  <w:rFonts w:ascii="Arial" w:hAnsi="Arial" w:cs="Arial"/>
                  <w:color w:val="0000CC"/>
                  <w:sz w:val="18"/>
                </w:rPr>
                <w:t xml:space="preserve">"Auditing Sensitive Information" </w:t>
              </w:r>
              <w:r w:rsidRPr="001058B5">
                <w:rPr>
                  <w:rFonts w:ascii="Arial" w:hAnsi="Arial" w:cs="Arial"/>
                  <w:sz w:val="18"/>
                </w:rPr>
                <w:t>on page</w:t>
              </w:r>
              <w:r w:rsidRPr="001058B5">
                <w:rPr>
                  <w:rFonts w:ascii="Arial" w:hAnsi="Arial" w:cs="Arial"/>
                  <w:spacing w:val="-8"/>
                  <w:sz w:val="18"/>
                </w:rPr>
                <w:t xml:space="preserve"> </w:t>
              </w:r>
              <w:r w:rsidRPr="001058B5">
                <w:rPr>
                  <w:rFonts w:ascii="Arial" w:hAnsi="Arial" w:cs="Arial"/>
                  <w:sz w:val="18"/>
                </w:rPr>
                <w:t>10-18</w:t>
              </w:r>
            </w:hyperlink>
            <w:r w:rsidRPr="001058B5">
              <w:rPr>
                <w:rFonts w:ascii="Arial" w:hAnsi="Arial" w:cs="Arial"/>
                <w:sz w:val="18"/>
              </w:rPr>
              <w:t>.</w:t>
            </w:r>
          </w:p>
          <w:p w14:paraId="1F31848E" w14:textId="77777777" w:rsidR="008C539B" w:rsidRPr="001058B5" w:rsidRDefault="00C12992">
            <w:pPr>
              <w:pStyle w:val="TableParagraph"/>
              <w:spacing w:before="99" w:line="211" w:lineRule="auto"/>
              <w:ind w:left="87" w:hanging="1"/>
              <w:rPr>
                <w:rFonts w:ascii="Arial" w:hAnsi="Arial" w:cs="Arial"/>
                <w:sz w:val="18"/>
              </w:rPr>
            </w:pP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database</w:t>
            </w:r>
            <w:r w:rsidRPr="001058B5">
              <w:rPr>
                <w:rFonts w:ascii="Arial" w:hAnsi="Arial" w:cs="Arial"/>
                <w:spacing w:val="-25"/>
                <w:sz w:val="18"/>
              </w:rPr>
              <w:t xml:space="preserve"> </w:t>
            </w:r>
            <w:r w:rsidRPr="001058B5">
              <w:rPr>
                <w:rFonts w:ascii="Arial" w:hAnsi="Arial" w:cs="Arial"/>
                <w:sz w:val="18"/>
              </w:rPr>
              <w:t>was</w:t>
            </w:r>
            <w:r w:rsidRPr="001058B5">
              <w:rPr>
                <w:rFonts w:ascii="Arial" w:hAnsi="Arial" w:cs="Arial"/>
                <w:spacing w:val="-25"/>
                <w:sz w:val="18"/>
              </w:rPr>
              <w:t xml:space="preserve"> </w:t>
            </w:r>
            <w:r w:rsidRPr="001058B5">
              <w:rPr>
                <w:rFonts w:ascii="Arial" w:hAnsi="Arial" w:cs="Arial"/>
                <w:sz w:val="18"/>
              </w:rPr>
              <w:t>started</w:t>
            </w:r>
            <w:r w:rsidRPr="001058B5">
              <w:rPr>
                <w:rFonts w:ascii="Arial" w:hAnsi="Arial" w:cs="Arial"/>
                <w:spacing w:val="-25"/>
                <w:sz w:val="18"/>
              </w:rPr>
              <w:t xml:space="preserve"> </w:t>
            </w:r>
            <w:r w:rsidRPr="001058B5">
              <w:rPr>
                <w:rFonts w:ascii="Arial" w:hAnsi="Arial" w:cs="Arial"/>
                <w:sz w:val="18"/>
              </w:rPr>
              <w:t>in</w:t>
            </w:r>
            <w:r w:rsidRPr="001058B5">
              <w:rPr>
                <w:rFonts w:ascii="Arial" w:hAnsi="Arial" w:cs="Arial"/>
                <w:spacing w:val="-25"/>
                <w:sz w:val="18"/>
              </w:rPr>
              <w:t xml:space="preserve"> </w:t>
            </w:r>
            <w:r w:rsidRPr="001058B5">
              <w:rPr>
                <w:rFonts w:ascii="Arial" w:hAnsi="Arial" w:cs="Arial"/>
                <w:sz w:val="18"/>
              </w:rPr>
              <w:t>read-only</w:t>
            </w:r>
            <w:r w:rsidRPr="001058B5">
              <w:rPr>
                <w:rFonts w:ascii="Arial" w:hAnsi="Arial" w:cs="Arial"/>
                <w:spacing w:val="-25"/>
                <w:sz w:val="18"/>
              </w:rPr>
              <w:t xml:space="preserve"> </w:t>
            </w:r>
            <w:r w:rsidRPr="001058B5">
              <w:rPr>
                <w:rFonts w:ascii="Arial" w:hAnsi="Arial" w:cs="Arial"/>
                <w:sz w:val="18"/>
              </w:rPr>
              <w:t>mode</w:t>
            </w:r>
            <w:r w:rsidRPr="001058B5">
              <w:rPr>
                <w:rFonts w:ascii="Arial" w:hAnsi="Arial" w:cs="Arial"/>
                <w:spacing w:val="-25"/>
                <w:sz w:val="18"/>
              </w:rPr>
              <w:t xml:space="preserve"> </w:t>
            </w:r>
            <w:r w:rsidRPr="001058B5">
              <w:rPr>
                <w:rFonts w:ascii="Arial" w:hAnsi="Arial" w:cs="Arial"/>
                <w:sz w:val="18"/>
              </w:rPr>
              <w:t>with</w:t>
            </w:r>
            <w:r w:rsidRPr="001058B5">
              <w:rPr>
                <w:rFonts w:ascii="Arial" w:hAnsi="Arial" w:cs="Arial"/>
                <w:spacing w:val="-25"/>
                <w:sz w:val="18"/>
              </w:rPr>
              <w:t xml:space="preserve"> </w:t>
            </w:r>
            <w:r w:rsidRPr="001058B5">
              <w:rPr>
                <w:rFonts w:ascii="Arial" w:hAnsi="Arial" w:cs="Arial"/>
                <w:sz w:val="18"/>
              </w:rPr>
              <w:t>AUDIT_TRAIL</w:t>
            </w:r>
            <w:r w:rsidRPr="001058B5">
              <w:rPr>
                <w:rFonts w:ascii="Arial" w:hAnsi="Arial" w:cs="Arial"/>
                <w:spacing w:val="-90"/>
                <w:sz w:val="18"/>
              </w:rPr>
              <w:t xml:space="preserve"> </w:t>
            </w:r>
            <w:r w:rsidRPr="001058B5">
              <w:rPr>
                <w:rFonts w:ascii="Arial" w:hAnsi="Arial" w:cs="Arial"/>
                <w:sz w:val="18"/>
              </w:rPr>
              <w:t>set</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DB,</w:t>
            </w:r>
            <w:r w:rsidRPr="001058B5">
              <w:rPr>
                <w:rFonts w:ascii="Arial" w:hAnsi="Arial" w:cs="Arial"/>
                <w:spacing w:val="-65"/>
                <w:sz w:val="18"/>
              </w:rPr>
              <w:t xml:space="preserve"> </w:t>
            </w:r>
            <w:r w:rsidRPr="001058B5">
              <w:rPr>
                <w:rFonts w:ascii="Arial" w:hAnsi="Arial" w:cs="Arial"/>
                <w:sz w:val="18"/>
              </w:rPr>
              <w:t>EXTENDED,</w:t>
            </w:r>
            <w:r w:rsidRPr="001058B5">
              <w:rPr>
                <w:rFonts w:ascii="Arial" w:hAnsi="Arial" w:cs="Arial"/>
                <w:spacing w:val="-24"/>
                <w:sz w:val="18"/>
              </w:rPr>
              <w:t xml:space="preserve"> </w:t>
            </w:r>
            <w:r w:rsidRPr="001058B5">
              <w:rPr>
                <w:rFonts w:ascii="Arial" w:hAnsi="Arial" w:cs="Arial"/>
                <w:sz w:val="18"/>
              </w:rPr>
              <w:t>then Oracle</w:t>
            </w:r>
            <w:r w:rsidRPr="001058B5">
              <w:rPr>
                <w:rFonts w:ascii="Arial" w:hAnsi="Arial" w:cs="Arial"/>
                <w:spacing w:val="-9"/>
                <w:sz w:val="18"/>
              </w:rPr>
              <w:t xml:space="preserve"> </w:t>
            </w:r>
            <w:r w:rsidRPr="001058B5">
              <w:rPr>
                <w:rFonts w:ascii="Arial" w:hAnsi="Arial" w:cs="Arial"/>
                <w:sz w:val="18"/>
              </w:rPr>
              <w:t>Database</w:t>
            </w:r>
            <w:r w:rsidRPr="001058B5">
              <w:rPr>
                <w:rFonts w:ascii="Arial" w:hAnsi="Arial" w:cs="Arial"/>
                <w:spacing w:val="-9"/>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9"/>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OS.</w:t>
            </w:r>
            <w:r w:rsidRPr="001058B5">
              <w:rPr>
                <w:rFonts w:ascii="Arial" w:hAnsi="Arial" w:cs="Arial"/>
                <w:spacing w:val="-9"/>
                <w:sz w:val="18"/>
              </w:rPr>
              <w:t xml:space="preserve"> </w:t>
            </w:r>
            <w:r w:rsidRPr="001058B5">
              <w:rPr>
                <w:rFonts w:ascii="Arial" w:hAnsi="Arial" w:cs="Arial"/>
                <w:sz w:val="18"/>
              </w:rPr>
              <w:t>Check</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alert</w:t>
            </w:r>
            <w:r w:rsidRPr="001058B5">
              <w:rPr>
                <w:rFonts w:ascii="Arial" w:hAnsi="Arial" w:cs="Arial"/>
                <w:spacing w:val="-9"/>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for</w:t>
            </w:r>
            <w:r w:rsidRPr="001058B5">
              <w:rPr>
                <w:rFonts w:ascii="Arial" w:hAnsi="Arial" w:cs="Arial"/>
                <w:spacing w:val="-9"/>
                <w:sz w:val="18"/>
              </w:rPr>
              <w:t xml:space="preserve"> </w:t>
            </w:r>
            <w:r w:rsidRPr="001058B5">
              <w:rPr>
                <w:rFonts w:ascii="Arial" w:hAnsi="Arial" w:cs="Arial"/>
                <w:sz w:val="18"/>
              </w:rPr>
              <w:t>details.</w:t>
            </w:r>
          </w:p>
          <w:p w14:paraId="49B6F13C" w14:textId="77777777" w:rsidR="008C539B" w:rsidRPr="001058B5" w:rsidRDefault="00C12992">
            <w:pPr>
              <w:pStyle w:val="TableParagraph"/>
              <w:spacing w:before="80"/>
              <w:ind w:left="86"/>
              <w:rPr>
                <w:rFonts w:ascii="Arial" w:hAnsi="Arial" w:cs="Arial"/>
                <w:sz w:val="18"/>
              </w:rPr>
            </w:pPr>
            <w:r w:rsidRPr="001058B5">
              <w:rPr>
                <w:rFonts w:ascii="Arial" w:hAnsi="Arial" w:cs="Arial"/>
                <w:spacing w:val="-6"/>
                <w:sz w:val="18"/>
              </w:rPr>
              <w:t xml:space="preserve">You </w:t>
            </w:r>
            <w:r w:rsidRPr="001058B5">
              <w:rPr>
                <w:rFonts w:ascii="Arial" w:hAnsi="Arial" w:cs="Arial"/>
                <w:sz w:val="18"/>
              </w:rPr>
              <w:t>can specify DB,EXTENDED</w:t>
            </w:r>
            <w:r w:rsidRPr="001058B5">
              <w:rPr>
                <w:rFonts w:ascii="Arial" w:hAnsi="Arial" w:cs="Arial"/>
                <w:spacing w:val="-91"/>
                <w:sz w:val="18"/>
              </w:rPr>
              <w:t xml:space="preserve"> </w:t>
            </w:r>
            <w:r w:rsidRPr="001058B5">
              <w:rPr>
                <w:rFonts w:ascii="Arial" w:hAnsi="Arial" w:cs="Arial"/>
                <w:sz w:val="18"/>
              </w:rPr>
              <w:t>in any of the following ways:</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77777777" w:rsidR="008C539B" w:rsidRPr="001058B5" w:rsidRDefault="00C12992">
            <w:pPr>
              <w:pStyle w:val="TableParagraph"/>
              <w:spacing w:before="74" w:line="211" w:lineRule="auto"/>
              <w:ind w:left="87" w:right="129" w:hanging="1"/>
              <w:rPr>
                <w:rFonts w:ascii="Arial" w:hAnsi="Arial" w:cs="Arial"/>
                <w:sz w:val="18"/>
              </w:rPr>
            </w:pPr>
            <w:r w:rsidRPr="001058B5">
              <w:rPr>
                <w:rFonts w:ascii="Arial" w:hAnsi="Arial" w:cs="Arial"/>
                <w:sz w:val="18"/>
              </w:rPr>
              <w:t>In</w:t>
            </w:r>
            <w:r w:rsidRPr="001058B5">
              <w:rPr>
                <w:rFonts w:ascii="Arial" w:hAnsi="Arial" w:cs="Arial"/>
                <w:spacing w:val="-18"/>
                <w:sz w:val="18"/>
              </w:rPr>
              <w:t xml:space="preserve"> </w:t>
            </w:r>
            <w:r w:rsidRPr="001058B5">
              <w:rPr>
                <w:rFonts w:ascii="Arial" w:hAnsi="Arial" w:cs="Arial"/>
                <w:sz w:val="18"/>
              </w:rPr>
              <w:t>previous</w:t>
            </w:r>
            <w:r w:rsidRPr="001058B5">
              <w:rPr>
                <w:rFonts w:ascii="Arial" w:hAnsi="Arial" w:cs="Arial"/>
                <w:spacing w:val="-17"/>
                <w:sz w:val="18"/>
              </w:rPr>
              <w:t xml:space="preserve"> </w:t>
            </w:r>
            <w:r w:rsidRPr="001058B5">
              <w:rPr>
                <w:rFonts w:ascii="Arial" w:hAnsi="Arial" w:cs="Arial"/>
                <w:sz w:val="18"/>
              </w:rPr>
              <w:t>releases,</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was</w:t>
            </w:r>
            <w:r w:rsidRPr="001058B5">
              <w:rPr>
                <w:rFonts w:ascii="Arial" w:hAnsi="Arial" w:cs="Arial"/>
                <w:spacing w:val="-18"/>
                <w:sz w:val="18"/>
              </w:rPr>
              <w:t xml:space="preserve"> </w:t>
            </w:r>
            <w:r w:rsidRPr="001058B5">
              <w:rPr>
                <w:rFonts w:ascii="Arial" w:hAnsi="Arial" w:cs="Arial"/>
                <w:sz w:val="18"/>
              </w:rPr>
              <w:t>DB_EXTENDED.</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7"/>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has</w:t>
            </w:r>
            <w:r w:rsidRPr="001058B5">
              <w:rPr>
                <w:rFonts w:ascii="Arial" w:hAnsi="Arial" w:cs="Arial"/>
                <w:spacing w:val="-18"/>
                <w:sz w:val="18"/>
              </w:rPr>
              <w:t xml:space="preserve"> </w:t>
            </w:r>
            <w:r w:rsidRPr="001058B5">
              <w:rPr>
                <w:rFonts w:ascii="Arial" w:hAnsi="Arial" w:cs="Arial"/>
                <w:sz w:val="18"/>
              </w:rPr>
              <w:t>been</w:t>
            </w:r>
            <w:r w:rsidRPr="001058B5">
              <w:rPr>
                <w:rFonts w:ascii="Arial" w:hAnsi="Arial" w:cs="Arial"/>
                <w:spacing w:val="-18"/>
                <w:sz w:val="18"/>
              </w:rPr>
              <w:t xml:space="preserve"> </w:t>
            </w:r>
            <w:r w:rsidRPr="001058B5">
              <w:rPr>
                <w:rFonts w:ascii="Arial" w:hAnsi="Arial" w:cs="Arial"/>
                <w:sz w:val="18"/>
              </w:rPr>
              <w:t>retained</w:t>
            </w:r>
            <w:r w:rsidRPr="001058B5">
              <w:rPr>
                <w:rFonts w:ascii="Arial" w:hAnsi="Arial" w:cs="Arial"/>
                <w:spacing w:val="-18"/>
                <w:sz w:val="18"/>
              </w:rPr>
              <w:t xml:space="preserve"> </w:t>
            </w:r>
            <w:r w:rsidRPr="001058B5">
              <w:rPr>
                <w:rFonts w:ascii="Arial" w:hAnsi="Arial" w:cs="Arial"/>
                <w:sz w:val="18"/>
              </w:rPr>
              <w:t xml:space="preserve">for backward </w:t>
            </w:r>
            <w:bookmarkStart w:id="1421" w:name="_bookmark1678"/>
            <w:bookmarkEnd w:id="1421"/>
            <w:r w:rsidRPr="001058B5">
              <w:rPr>
                <w:rFonts w:ascii="Arial" w:hAnsi="Arial" w:cs="Arial"/>
                <w:sz w:val="18"/>
              </w:rPr>
              <w:t xml:space="preserve">compatibility but may not be </w:t>
            </w:r>
            <w:bookmarkStart w:id="1422" w:name="_bookmark1677"/>
            <w:bookmarkEnd w:id="1422"/>
            <w:r w:rsidRPr="001058B5">
              <w:rPr>
                <w:rFonts w:ascii="Arial" w:hAnsi="Arial" w:cs="Arial"/>
                <w:sz w:val="18"/>
              </w:rPr>
              <w:t>available in future</w:t>
            </w:r>
            <w:r w:rsidRPr="001058B5">
              <w:rPr>
                <w:rFonts w:ascii="Arial" w:hAnsi="Arial" w:cs="Arial"/>
                <w:spacing w:val="-16"/>
                <w:sz w:val="18"/>
              </w:rPr>
              <w:t xml:space="preserve"> </w:t>
            </w:r>
            <w:r w:rsidRPr="001058B5">
              <w:rPr>
                <w:rFonts w:ascii="Arial" w:hAnsi="Arial" w:cs="Arial"/>
                <w:sz w:val="18"/>
              </w:rPr>
              <w:t>releases.</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5CAA0B0" w14:textId="77777777" w:rsidR="008C539B" w:rsidRPr="001058B5" w:rsidRDefault="00C12992">
            <w:pPr>
              <w:pStyle w:val="TableParagraph"/>
              <w:spacing w:before="45"/>
              <w:ind w:left="86"/>
              <w:rPr>
                <w:rFonts w:ascii="Arial" w:hAnsi="Arial" w:cs="Arial"/>
                <w:sz w:val="18"/>
              </w:rPr>
            </w:pPr>
            <w:r w:rsidRPr="001058B5">
              <w:rPr>
                <w:rFonts w:ascii="Arial" w:hAnsi="Arial" w:cs="Arial"/>
                <w:sz w:val="18"/>
              </w:rPr>
              <w:t>Directs all audit records to an operating system file.</w:t>
            </w:r>
          </w:p>
          <w:p w14:paraId="79837CFD" w14:textId="77777777" w:rsidR="008C539B" w:rsidRPr="001058B5" w:rsidRDefault="00C12992">
            <w:pPr>
              <w:pStyle w:val="TableParagraph"/>
              <w:spacing w:before="95" w:line="213" w:lineRule="auto"/>
              <w:ind w:left="86" w:right="96"/>
              <w:rPr>
                <w:rFonts w:ascii="Arial" w:hAnsi="Arial" w:cs="Arial"/>
                <w:sz w:val="18"/>
              </w:rPr>
            </w:pPr>
            <w:r w:rsidRPr="001058B5">
              <w:rPr>
                <w:rFonts w:ascii="Arial" w:hAnsi="Arial" w:cs="Arial"/>
                <w:sz w:val="18"/>
              </w:rPr>
              <w:t>Oracle recommends that you use the OS</w:t>
            </w:r>
            <w:r w:rsidRPr="001058B5">
              <w:rPr>
                <w:rFonts w:ascii="Arial" w:hAnsi="Arial" w:cs="Arial"/>
                <w:spacing w:val="-76"/>
                <w:sz w:val="18"/>
              </w:rPr>
              <w:t xml:space="preserve"> </w:t>
            </w:r>
            <w:r w:rsidRPr="001058B5">
              <w:rPr>
                <w:rFonts w:ascii="Arial" w:hAnsi="Arial" w:cs="Arial"/>
                <w:sz w:val="18"/>
              </w:rPr>
              <w:t xml:space="preserve">setting, particularly if you are using an ultra-secure database configuration. See </w:t>
            </w:r>
            <w:hyperlink w:anchor="_bookmark1707" w:history="1">
              <w:r w:rsidRPr="001058B5">
                <w:rPr>
                  <w:rFonts w:ascii="Arial" w:hAnsi="Arial" w:cs="Arial"/>
                  <w:color w:val="0000CC"/>
                  <w:sz w:val="18"/>
                </w:rPr>
                <w:t xml:space="preserve">"Advantages of the Operating System Audit </w:t>
              </w:r>
              <w:r w:rsidRPr="001058B5">
                <w:rPr>
                  <w:rFonts w:ascii="Arial" w:hAnsi="Arial" w:cs="Arial"/>
                  <w:color w:val="0000CC"/>
                  <w:spacing w:val="-4"/>
                  <w:sz w:val="18"/>
                </w:rPr>
                <w:t xml:space="preserve">Trail" </w:t>
              </w:r>
              <w:r w:rsidRPr="001058B5">
                <w:rPr>
                  <w:rFonts w:ascii="Arial" w:hAnsi="Arial" w:cs="Arial"/>
                  <w:sz w:val="18"/>
                </w:rPr>
                <w:t>on page 9-16</w:t>
              </w:r>
            </w:hyperlink>
            <w:r w:rsidRPr="001058B5">
              <w:rPr>
                <w:rFonts w:ascii="Arial" w:hAnsi="Arial" w:cs="Arial"/>
                <w:sz w:val="18"/>
              </w:rPr>
              <w:t xml:space="preserve"> for more information. See also </w:t>
            </w:r>
            <w:hyperlink w:anchor="_bookmark1703" w:history="1">
              <w:r w:rsidRPr="001058B5">
                <w:rPr>
                  <w:rFonts w:ascii="Arial" w:hAnsi="Arial" w:cs="Arial"/>
                  <w:color w:val="0000CC"/>
                  <w:sz w:val="18"/>
                </w:rPr>
                <w:t xml:space="preserve">Example 9–3, </w:t>
              </w:r>
              <w:r w:rsidRPr="001058B5">
                <w:rPr>
                  <w:rFonts w:ascii="Arial" w:hAnsi="Arial" w:cs="Arial"/>
                  <w:color w:val="0000CC"/>
                  <w:spacing w:val="-4"/>
                  <w:sz w:val="18"/>
                </w:rPr>
                <w:t xml:space="preserve">"Text </w:t>
              </w:r>
              <w:r w:rsidRPr="001058B5">
                <w:rPr>
                  <w:rFonts w:ascii="Arial" w:hAnsi="Arial" w:cs="Arial"/>
                  <w:color w:val="0000CC"/>
                  <w:sz w:val="18"/>
                </w:rPr>
                <w:t xml:space="preserve">File Operating System Audit </w:t>
              </w:r>
              <w:r w:rsidRPr="001058B5">
                <w:rPr>
                  <w:rFonts w:ascii="Arial" w:hAnsi="Arial" w:cs="Arial"/>
                  <w:color w:val="0000CC"/>
                  <w:spacing w:val="-4"/>
                  <w:sz w:val="18"/>
                </w:rPr>
                <w:t xml:space="preserve">Trail" </w:t>
              </w:r>
            </w:hyperlink>
            <w:hyperlink w:anchor="_bookmark1703" w:history="1">
              <w:r w:rsidRPr="001058B5">
                <w:rPr>
                  <w:rFonts w:ascii="Arial" w:hAnsi="Arial" w:cs="Arial"/>
                  <w:sz w:val="18"/>
                </w:rPr>
                <w:t>on</w:t>
              </w:r>
            </w:hyperlink>
            <w:r w:rsidRPr="001058B5">
              <w:rPr>
                <w:rFonts w:ascii="Arial" w:hAnsi="Arial" w:cs="Arial"/>
                <w:sz w:val="18"/>
              </w:rPr>
              <w:t xml:space="preserve"> </w:t>
            </w:r>
            <w:hyperlink w:anchor="_bookmark1703" w:history="1">
              <w:r w:rsidRPr="001058B5">
                <w:rPr>
                  <w:rFonts w:ascii="Arial" w:hAnsi="Arial" w:cs="Arial"/>
                  <w:sz w:val="18"/>
                </w:rPr>
                <w:t>page 9-13</w:t>
              </w:r>
            </w:hyperlink>
            <w:r w:rsidRPr="001058B5">
              <w:rPr>
                <w:rFonts w:ascii="Arial" w:hAnsi="Arial" w:cs="Arial"/>
                <w:sz w:val="18"/>
              </w:rPr>
              <w:t>.</w:t>
            </w:r>
          </w:p>
          <w:p w14:paraId="445EFC42" w14:textId="77777777" w:rsidR="008C539B" w:rsidRPr="001058B5" w:rsidRDefault="00C12992">
            <w:pPr>
              <w:pStyle w:val="TableParagraph"/>
              <w:spacing w:before="82"/>
              <w:ind w:left="86"/>
              <w:rPr>
                <w:rFonts w:ascii="Arial" w:hAnsi="Arial" w:cs="Arial"/>
                <w:sz w:val="18"/>
              </w:rPr>
            </w:pPr>
            <w:r w:rsidRPr="001058B5">
              <w:rPr>
                <w:rFonts w:ascii="Arial" w:hAnsi="Arial" w:cs="Arial"/>
                <w:sz w:val="18"/>
              </w:rPr>
              <w:t>If you set AUDIT_TRAIL</w:t>
            </w:r>
            <w:r w:rsidRPr="001058B5">
              <w:rPr>
                <w:rFonts w:ascii="Arial" w:hAnsi="Arial" w:cs="Arial"/>
                <w:spacing w:val="-79"/>
                <w:sz w:val="18"/>
              </w:rPr>
              <w:t xml:space="preserve"> </w:t>
            </w:r>
            <w:r w:rsidRPr="001058B5">
              <w:rPr>
                <w:rFonts w:ascii="Arial" w:hAnsi="Arial" w:cs="Arial"/>
                <w:sz w:val="18"/>
              </w:rPr>
              <w:t>to OS, then set the following additional initialization parameters:</w:t>
            </w:r>
          </w:p>
          <w:p w14:paraId="0B003DAE" w14:textId="77777777" w:rsidR="008C539B" w:rsidRPr="001058B5" w:rsidRDefault="00C12992">
            <w:pPr>
              <w:pStyle w:val="TableParagraph"/>
              <w:numPr>
                <w:ilvl w:val="0"/>
                <w:numId w:val="53"/>
              </w:numPr>
              <w:tabs>
                <w:tab w:val="left" w:pos="447"/>
              </w:tabs>
              <w:spacing w:before="93" w:line="211" w:lineRule="auto"/>
              <w:ind w:right="450" w:hanging="359"/>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Pr="001058B5">
              <w:rPr>
                <w:rFonts w:ascii="Arial" w:hAnsi="Arial" w:cs="Arial"/>
                <w:sz w:val="18"/>
              </w:rPr>
              <w:t>which</w:t>
            </w:r>
            <w:r w:rsidRPr="001058B5">
              <w:rPr>
                <w:rFonts w:ascii="Arial" w:hAnsi="Arial" w:cs="Arial"/>
                <w:spacing w:val="-26"/>
                <w:sz w:val="18"/>
              </w:rPr>
              <w:t xml:space="preserve"> </w:t>
            </w:r>
            <w:r w:rsidRPr="001058B5">
              <w:rPr>
                <w:rFonts w:ascii="Arial" w:hAnsi="Arial" w:cs="Arial"/>
                <w:sz w:val="18"/>
              </w:rPr>
              <w:t>specifies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location</w:t>
            </w:r>
            <w:r w:rsidRPr="001058B5">
              <w:rPr>
                <w:rFonts w:ascii="Arial" w:hAnsi="Arial" w:cs="Arial"/>
                <w:spacing w:val="-27"/>
                <w:sz w:val="18"/>
              </w:rPr>
              <w:t xml:space="preserve"> </w:t>
            </w:r>
            <w:r w:rsidRPr="001058B5">
              <w:rPr>
                <w:rFonts w:ascii="Arial" w:hAnsi="Arial" w:cs="Arial"/>
                <w:sz w:val="18"/>
              </w:rPr>
              <w:t>of</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operating</w:t>
            </w:r>
            <w:r w:rsidRPr="001058B5">
              <w:rPr>
                <w:rFonts w:ascii="Arial" w:hAnsi="Arial" w:cs="Arial"/>
                <w:spacing w:val="-26"/>
                <w:sz w:val="18"/>
              </w:rPr>
              <w:t xml:space="preserve"> </w:t>
            </w:r>
            <w:r w:rsidRPr="001058B5">
              <w:rPr>
                <w:rFonts w:ascii="Arial" w:hAnsi="Arial" w:cs="Arial"/>
                <w:sz w:val="18"/>
              </w:rPr>
              <w:t>system</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7"/>
                <w:sz w:val="18"/>
              </w:rPr>
              <w:t xml:space="preserve"> </w:t>
            </w:r>
            <w:r w:rsidRPr="001058B5">
              <w:rPr>
                <w:rFonts w:ascii="Arial" w:hAnsi="Arial" w:cs="Arial"/>
                <w:sz w:val="18"/>
              </w:rPr>
              <w:t>record file. On UNIX systems, the default location is $ORACLE_BASE/admin/$ORACLE_ SID/adump.</w:t>
            </w:r>
            <w:r w:rsidRPr="001058B5">
              <w:rPr>
                <w:rFonts w:ascii="Arial" w:hAnsi="Arial" w:cs="Arial"/>
                <w:spacing w:val="-24"/>
                <w:sz w:val="18"/>
              </w:rPr>
              <w:t xml:space="preserve"> </w:t>
            </w:r>
            <w:r w:rsidRPr="001058B5">
              <w:rPr>
                <w:rFonts w:ascii="Arial" w:hAnsi="Arial" w:cs="Arial"/>
                <w:sz w:val="18"/>
              </w:rPr>
              <w:t>For</w:t>
            </w:r>
            <w:r w:rsidRPr="001058B5">
              <w:rPr>
                <w:rFonts w:ascii="Arial" w:hAnsi="Arial" w:cs="Arial"/>
                <w:spacing w:val="-24"/>
                <w:sz w:val="18"/>
              </w:rPr>
              <w:t xml:space="preserve"> </w:t>
            </w:r>
            <w:r w:rsidRPr="001058B5">
              <w:rPr>
                <w:rFonts w:ascii="Arial" w:hAnsi="Arial" w:cs="Arial"/>
                <w:sz w:val="18"/>
              </w:rPr>
              <w:t>better</w:t>
            </w:r>
            <w:r w:rsidRPr="001058B5">
              <w:rPr>
                <w:rFonts w:ascii="Arial" w:hAnsi="Arial" w:cs="Arial"/>
                <w:spacing w:val="-24"/>
                <w:sz w:val="18"/>
              </w:rPr>
              <w:t xml:space="preserve"> </w:t>
            </w:r>
            <w:r w:rsidRPr="001058B5">
              <w:rPr>
                <w:rFonts w:ascii="Arial" w:hAnsi="Arial" w:cs="Arial"/>
                <w:sz w:val="18"/>
              </w:rPr>
              <w:t>performance</w:t>
            </w:r>
            <w:r w:rsidRPr="001058B5">
              <w:rPr>
                <w:rFonts w:ascii="Arial" w:hAnsi="Arial" w:cs="Arial"/>
                <w:spacing w:val="-24"/>
                <w:sz w:val="18"/>
              </w:rPr>
              <w:t xml:space="preserve"> </w:t>
            </w:r>
            <w:r w:rsidRPr="001058B5">
              <w:rPr>
                <w:rFonts w:ascii="Arial" w:hAnsi="Arial" w:cs="Arial"/>
                <w:sz w:val="18"/>
              </w:rPr>
              <w:t>on</w:t>
            </w:r>
            <w:r w:rsidRPr="001058B5">
              <w:rPr>
                <w:rFonts w:ascii="Arial" w:hAnsi="Arial" w:cs="Arial"/>
                <w:spacing w:val="-24"/>
                <w:sz w:val="18"/>
              </w:rPr>
              <w:t xml:space="preserve"> </w:t>
            </w:r>
            <w:r w:rsidRPr="001058B5">
              <w:rPr>
                <w:rFonts w:ascii="Arial" w:hAnsi="Arial" w:cs="Arial"/>
                <w:sz w:val="18"/>
              </w:rPr>
              <w:t>UNIX</w:t>
            </w:r>
            <w:r w:rsidRPr="001058B5">
              <w:rPr>
                <w:rFonts w:ascii="Arial" w:hAnsi="Arial" w:cs="Arial"/>
                <w:spacing w:val="-24"/>
                <w:sz w:val="18"/>
              </w:rPr>
              <w:t xml:space="preserve"> </w:t>
            </w:r>
            <w:r w:rsidRPr="001058B5">
              <w:rPr>
                <w:rFonts w:ascii="Arial" w:hAnsi="Arial" w:cs="Arial"/>
                <w:sz w:val="18"/>
              </w:rPr>
              <w:t>systems,</w:t>
            </w:r>
            <w:r w:rsidRPr="001058B5">
              <w:rPr>
                <w:rFonts w:ascii="Arial" w:hAnsi="Arial" w:cs="Arial"/>
                <w:spacing w:val="-24"/>
                <w:sz w:val="18"/>
              </w:rPr>
              <w:t xml:space="preserve"> </w:t>
            </w:r>
            <w:r w:rsidRPr="001058B5">
              <w:rPr>
                <w:rFonts w:ascii="Arial" w:hAnsi="Arial" w:cs="Arial"/>
                <w:sz w:val="18"/>
              </w:rPr>
              <w:t>set</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AUDIT_FILE_DEST parameter to a directory on a disk that is locally attached to the host running the Oracle</w:t>
            </w:r>
            <w:r w:rsidRPr="001058B5">
              <w:rPr>
                <w:rFonts w:ascii="Arial" w:hAnsi="Arial" w:cs="Arial"/>
                <w:spacing w:val="-6"/>
                <w:sz w:val="18"/>
              </w:rPr>
              <w:t xml:space="preserve"> </w:t>
            </w:r>
            <w:r w:rsidRPr="001058B5">
              <w:rPr>
                <w:rFonts w:ascii="Arial" w:hAnsi="Arial" w:cs="Arial"/>
                <w:sz w:val="18"/>
              </w:rPr>
              <w:t>Database</w:t>
            </w:r>
            <w:r w:rsidRPr="001058B5">
              <w:rPr>
                <w:rFonts w:ascii="Arial" w:hAnsi="Arial" w:cs="Arial"/>
                <w:spacing w:val="-6"/>
                <w:sz w:val="18"/>
              </w:rPr>
              <w:t xml:space="preserve"> </w:t>
            </w:r>
            <w:r w:rsidRPr="001058B5">
              <w:rPr>
                <w:rFonts w:ascii="Arial" w:hAnsi="Arial" w:cs="Arial"/>
                <w:sz w:val="18"/>
              </w:rPr>
              <w:t>instance.</w:t>
            </w:r>
            <w:r w:rsidRPr="001058B5">
              <w:rPr>
                <w:rFonts w:ascii="Arial" w:hAnsi="Arial" w:cs="Arial"/>
                <w:spacing w:val="-6"/>
                <w:sz w:val="18"/>
              </w:rPr>
              <w:t xml:space="preserve"> </w:t>
            </w:r>
            <w:r w:rsidRPr="001058B5">
              <w:rPr>
                <w:rFonts w:ascii="Arial" w:hAnsi="Arial" w:cs="Arial"/>
                <w:sz w:val="18"/>
              </w:rPr>
              <w:t>On</w:t>
            </w:r>
            <w:r w:rsidRPr="001058B5">
              <w:rPr>
                <w:rFonts w:ascii="Arial" w:hAnsi="Arial" w:cs="Arial"/>
                <w:spacing w:val="-5"/>
                <w:sz w:val="18"/>
              </w:rPr>
              <w:t xml:space="preserve"> </w:t>
            </w:r>
            <w:r w:rsidRPr="001058B5">
              <w:rPr>
                <w:rFonts w:ascii="Arial" w:hAnsi="Arial" w:cs="Arial"/>
                <w:sz w:val="18"/>
              </w:rPr>
              <w:t>Windows,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OS</w:t>
            </w:r>
            <w:r w:rsidRPr="001058B5">
              <w:rPr>
                <w:rFonts w:ascii="Arial" w:hAnsi="Arial" w:cs="Arial"/>
                <w:spacing w:val="-74"/>
                <w:sz w:val="18"/>
              </w:rPr>
              <w:t xml:space="preserve"> </w:t>
            </w:r>
            <w:r w:rsidRPr="001058B5">
              <w:rPr>
                <w:rFonts w:ascii="Arial" w:hAnsi="Arial" w:cs="Arial"/>
                <w:sz w:val="18"/>
              </w:rPr>
              <w:t>setting</w:t>
            </w:r>
            <w:r w:rsidRPr="001058B5">
              <w:rPr>
                <w:rFonts w:ascii="Arial" w:hAnsi="Arial" w:cs="Arial"/>
                <w:spacing w:val="-6"/>
                <w:sz w:val="18"/>
              </w:rPr>
              <w:t xml:space="preserve"> </w:t>
            </w:r>
            <w:r w:rsidRPr="001058B5">
              <w:rPr>
                <w:rFonts w:ascii="Arial" w:hAnsi="Arial" w:cs="Arial"/>
                <w:sz w:val="18"/>
              </w:rPr>
              <w:t>writes</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audit</w:t>
            </w:r>
            <w:r w:rsidRPr="001058B5">
              <w:rPr>
                <w:rFonts w:ascii="Arial" w:hAnsi="Arial" w:cs="Arial"/>
                <w:spacing w:val="-6"/>
                <w:sz w:val="18"/>
              </w:rPr>
              <w:t xml:space="preserve"> </w:t>
            </w:r>
            <w:r w:rsidRPr="001058B5">
              <w:rPr>
                <w:rFonts w:ascii="Arial" w:hAnsi="Arial" w:cs="Arial"/>
                <w:sz w:val="18"/>
              </w:rPr>
              <w:t>trail</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6"/>
                <w:sz w:val="18"/>
              </w:rPr>
              <w:t xml:space="preserve"> </w:t>
            </w:r>
            <w:r w:rsidRPr="001058B5">
              <w:rPr>
                <w:rFonts w:ascii="Arial" w:hAnsi="Arial" w:cs="Arial"/>
                <w:sz w:val="18"/>
              </w:rPr>
              <w:t>the</w:t>
            </w:r>
          </w:p>
          <w:p w14:paraId="234AFD8D" w14:textId="77777777" w:rsidR="008C539B" w:rsidRPr="001058B5" w:rsidRDefault="00C12992">
            <w:pPr>
              <w:pStyle w:val="TableParagraph"/>
              <w:spacing w:before="22"/>
              <w:ind w:left="446"/>
              <w:rPr>
                <w:rFonts w:ascii="Arial" w:hAnsi="Arial" w:cs="Arial"/>
                <w:sz w:val="18"/>
              </w:rPr>
            </w:pPr>
            <w:r w:rsidRPr="001058B5">
              <w:rPr>
                <w:rFonts w:ascii="Arial" w:hAnsi="Arial" w:cs="Arial"/>
                <w:sz w:val="18"/>
              </w:rPr>
              <w:t>Application area of the Windows Event Viewer.</w:t>
            </w:r>
          </w:p>
          <w:p w14:paraId="0EEDCCB0" w14:textId="77777777" w:rsidR="008C539B" w:rsidRPr="001058B5" w:rsidRDefault="00C12992">
            <w:pPr>
              <w:pStyle w:val="TableParagraph"/>
              <w:numPr>
                <w:ilvl w:val="0"/>
                <w:numId w:val="53"/>
              </w:numPr>
              <w:tabs>
                <w:tab w:val="left" w:pos="447"/>
              </w:tabs>
              <w:spacing w:before="117" w:line="211" w:lineRule="auto"/>
              <w:ind w:right="339" w:hanging="35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you</w:t>
            </w:r>
            <w:r w:rsidRPr="001058B5">
              <w:rPr>
                <w:rFonts w:ascii="Arial" w:hAnsi="Arial" w:cs="Arial"/>
                <w:spacing w:val="-23"/>
                <w:sz w:val="18"/>
              </w:rPr>
              <w:t xml:space="preserve"> </w:t>
            </w:r>
            <w:r w:rsidRPr="001058B5">
              <w:rPr>
                <w:rFonts w:ascii="Arial" w:hAnsi="Arial" w:cs="Arial"/>
                <w:sz w:val="18"/>
              </w:rPr>
              <w:t>want</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audit</w:t>
            </w:r>
            <w:r w:rsidRPr="001058B5">
              <w:rPr>
                <w:rFonts w:ascii="Arial" w:hAnsi="Arial" w:cs="Arial"/>
                <w:spacing w:val="-23"/>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top-level</w:t>
            </w:r>
            <w:r w:rsidRPr="001058B5">
              <w:rPr>
                <w:rFonts w:ascii="Arial" w:hAnsi="Arial" w:cs="Arial"/>
                <w:spacing w:val="-24"/>
                <w:sz w:val="18"/>
              </w:rPr>
              <w:t xml:space="preserve"> </w:t>
            </w:r>
            <w:r w:rsidRPr="001058B5">
              <w:rPr>
                <w:rFonts w:ascii="Arial" w:hAnsi="Arial" w:cs="Arial"/>
                <w:sz w:val="18"/>
              </w:rPr>
              <w:t>SQL</w:t>
            </w:r>
            <w:r w:rsidRPr="001058B5">
              <w:rPr>
                <w:rFonts w:ascii="Arial" w:hAnsi="Arial" w:cs="Arial"/>
                <w:spacing w:val="-24"/>
                <w:sz w:val="18"/>
              </w:rPr>
              <w:t xml:space="preserve"> </w:t>
            </w:r>
            <w:r w:rsidRPr="001058B5">
              <w:rPr>
                <w:rFonts w:ascii="Arial" w:hAnsi="Arial" w:cs="Arial"/>
                <w:sz w:val="18"/>
              </w:rPr>
              <w:t>statements</w:t>
            </w:r>
            <w:r w:rsidRPr="001058B5">
              <w:rPr>
                <w:rFonts w:ascii="Arial" w:hAnsi="Arial" w:cs="Arial"/>
                <w:spacing w:val="-24"/>
                <w:sz w:val="18"/>
              </w:rPr>
              <w:t xml:space="preserve"> </w:t>
            </w:r>
            <w:r w:rsidRPr="001058B5">
              <w:rPr>
                <w:rFonts w:ascii="Arial" w:hAnsi="Arial" w:cs="Arial"/>
                <w:sz w:val="18"/>
              </w:rPr>
              <w:t>directly issued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users</w:t>
            </w:r>
            <w:r w:rsidRPr="001058B5">
              <w:rPr>
                <w:rFonts w:ascii="Arial" w:hAnsi="Arial" w:cs="Arial"/>
                <w:spacing w:val="-18"/>
                <w:sz w:val="18"/>
              </w:rPr>
              <w:t xml:space="preserve"> </w:t>
            </w:r>
            <w:r w:rsidRPr="001058B5">
              <w:rPr>
                <w:rFonts w:ascii="Arial" w:hAnsi="Arial" w:cs="Arial"/>
                <w:sz w:val="18"/>
              </w:rPr>
              <w:t>who</w:t>
            </w:r>
            <w:r w:rsidRPr="001058B5">
              <w:rPr>
                <w:rFonts w:ascii="Arial" w:hAnsi="Arial" w:cs="Arial"/>
                <w:spacing w:val="-18"/>
                <w:sz w:val="18"/>
              </w:rPr>
              <w:t xml:space="preserve"> </w:t>
            </w:r>
            <w:r w:rsidRPr="001058B5">
              <w:rPr>
                <w:rFonts w:ascii="Arial" w:hAnsi="Arial" w:cs="Arial"/>
                <w:sz w:val="18"/>
              </w:rPr>
              <w:t>have</w:t>
            </w:r>
            <w:r w:rsidRPr="001058B5">
              <w:rPr>
                <w:rFonts w:ascii="Arial" w:hAnsi="Arial" w:cs="Arial"/>
                <w:spacing w:val="-18"/>
                <w:sz w:val="18"/>
              </w:rPr>
              <w:t xml:space="preserve"> </w:t>
            </w:r>
            <w:r w:rsidRPr="001058B5">
              <w:rPr>
                <w:rFonts w:ascii="Arial" w:hAnsi="Arial" w:cs="Arial"/>
                <w:sz w:val="18"/>
              </w:rPr>
              <w:t>connected</w:t>
            </w:r>
            <w:r w:rsidRPr="001058B5">
              <w:rPr>
                <w:rFonts w:ascii="Arial" w:hAnsi="Arial" w:cs="Arial"/>
                <w:spacing w:val="-18"/>
                <w:sz w:val="18"/>
              </w:rPr>
              <w:t xml:space="preserve"> </w:t>
            </w:r>
            <w:r w:rsidRPr="001058B5">
              <w:rPr>
                <w:rFonts w:ascii="Arial" w:hAnsi="Arial" w:cs="Arial"/>
                <w:sz w:val="18"/>
              </w:rPr>
              <w:t>with</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SYSDBA</w:t>
            </w:r>
            <w:r w:rsidRPr="001058B5">
              <w:rPr>
                <w:rFonts w:ascii="Arial" w:hAnsi="Arial" w:cs="Arial"/>
                <w:spacing w:val="-85"/>
                <w:sz w:val="18"/>
              </w:rPr>
              <w:t xml:space="preserve"> </w:t>
            </w:r>
            <w:r w:rsidRPr="001058B5">
              <w:rPr>
                <w:rFonts w:ascii="Arial" w:hAnsi="Arial" w:cs="Arial"/>
                <w:sz w:val="18"/>
              </w:rPr>
              <w:t>or</w:t>
            </w:r>
            <w:r w:rsidRPr="001058B5">
              <w:rPr>
                <w:rFonts w:ascii="Arial" w:hAnsi="Arial" w:cs="Arial"/>
                <w:spacing w:val="-18"/>
                <w:sz w:val="18"/>
              </w:rPr>
              <w:t xml:space="preserve"> </w:t>
            </w:r>
            <w:r w:rsidRPr="001058B5">
              <w:rPr>
                <w:rFonts w:ascii="Arial" w:hAnsi="Arial" w:cs="Arial"/>
                <w:sz w:val="18"/>
              </w:rPr>
              <w:t>SYSOPER</w:t>
            </w:r>
            <w:r w:rsidRPr="001058B5">
              <w:rPr>
                <w:rFonts w:ascii="Arial" w:hAnsi="Arial" w:cs="Arial"/>
                <w:spacing w:val="-85"/>
                <w:sz w:val="18"/>
              </w:rPr>
              <w:t xml:space="preserve"> </w:t>
            </w:r>
            <w:r w:rsidRPr="001058B5">
              <w:rPr>
                <w:rFonts w:ascii="Arial" w:hAnsi="Arial" w:cs="Arial"/>
                <w:sz w:val="18"/>
              </w:rPr>
              <w:t>privilege.</w:t>
            </w:r>
            <w:r w:rsidRPr="001058B5">
              <w:rPr>
                <w:rFonts w:ascii="Arial" w:hAnsi="Arial" w:cs="Arial"/>
                <w:spacing w:val="-18"/>
                <w:sz w:val="18"/>
              </w:rPr>
              <w:t xml:space="preserve"> </w:t>
            </w:r>
            <w:r w:rsidRPr="001058B5">
              <w:rPr>
                <w:rFonts w:ascii="Arial" w:hAnsi="Arial" w:cs="Arial"/>
                <w:spacing w:val="-9"/>
                <w:sz w:val="18"/>
              </w:rPr>
              <w:t>To</w:t>
            </w:r>
            <w:r w:rsidRPr="001058B5">
              <w:rPr>
                <w:rFonts w:ascii="Arial" w:hAnsi="Arial" w:cs="Arial"/>
                <w:spacing w:val="-18"/>
                <w:sz w:val="18"/>
              </w:rPr>
              <w:t xml:space="preserve"> </w:t>
            </w:r>
            <w:r w:rsidRPr="001058B5">
              <w:rPr>
                <w:rFonts w:ascii="Arial" w:hAnsi="Arial" w:cs="Arial"/>
                <w:sz w:val="18"/>
              </w:rPr>
              <w:t>enable this</w:t>
            </w:r>
            <w:r w:rsidRPr="001058B5">
              <w:rPr>
                <w:rFonts w:ascii="Arial" w:hAnsi="Arial" w:cs="Arial"/>
                <w:spacing w:val="-7"/>
                <w:sz w:val="18"/>
              </w:rPr>
              <w:t xml:space="preserve"> </w:t>
            </w:r>
            <w:r w:rsidRPr="001058B5">
              <w:rPr>
                <w:rFonts w:ascii="Arial" w:hAnsi="Arial" w:cs="Arial"/>
                <w:sz w:val="18"/>
              </w:rPr>
              <w:t>auditing,</w:t>
            </w:r>
            <w:r w:rsidRPr="001058B5">
              <w:rPr>
                <w:rFonts w:ascii="Arial" w:hAnsi="Arial" w:cs="Arial"/>
                <w:spacing w:val="-6"/>
                <w:sz w:val="18"/>
              </w:rPr>
              <w:t xml:space="preserve"> </w:t>
            </w:r>
            <w:r w:rsidRPr="001058B5">
              <w:rPr>
                <w:rFonts w:ascii="Arial" w:hAnsi="Arial" w:cs="Arial"/>
                <w:sz w:val="18"/>
              </w:rPr>
              <w:t>set</w:t>
            </w:r>
            <w:r w:rsidRPr="001058B5">
              <w:rPr>
                <w:rFonts w:ascii="Arial" w:hAnsi="Arial" w:cs="Arial"/>
                <w:spacing w:val="-6"/>
                <w:sz w:val="18"/>
              </w:rPr>
              <w:t xml:space="preserve"> </w:t>
            </w:r>
            <w:r w:rsidRPr="001058B5">
              <w:rPr>
                <w:rFonts w:ascii="Arial" w:hAnsi="Arial" w:cs="Arial"/>
                <w:sz w:val="18"/>
              </w:rPr>
              <w:t>AUDIT_SYS_OPERATIONS</w:t>
            </w:r>
            <w:r w:rsidRPr="001058B5">
              <w:rPr>
                <w:rFonts w:ascii="Arial" w:hAnsi="Arial" w:cs="Arial"/>
                <w:spacing w:val="-75"/>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TRUE.</w:t>
            </w:r>
          </w:p>
          <w:p w14:paraId="53D233D5" w14:textId="77777777" w:rsidR="008C539B" w:rsidRPr="001058B5" w:rsidRDefault="00C12992">
            <w:pPr>
              <w:pStyle w:val="TableParagraph"/>
              <w:spacing w:before="80" w:line="213" w:lineRule="exact"/>
              <w:ind w:left="446"/>
              <w:rPr>
                <w:rFonts w:ascii="Arial" w:hAnsi="Arial" w:cs="Arial"/>
                <w:sz w:val="18"/>
              </w:rPr>
            </w:pPr>
            <w:r w:rsidRPr="001058B5">
              <w:rPr>
                <w:rFonts w:ascii="Arial" w:hAnsi="Arial" w:cs="Arial"/>
                <w:w w:val="95"/>
                <w:sz w:val="18"/>
              </w:rPr>
              <w:t>If you set AUDIT_SYS_OPERATIONS</w:t>
            </w:r>
            <w:r w:rsidRPr="001058B5">
              <w:rPr>
                <w:rFonts w:ascii="Arial" w:hAnsi="Arial" w:cs="Arial"/>
                <w:spacing w:val="-83"/>
                <w:w w:val="95"/>
                <w:sz w:val="18"/>
              </w:rPr>
              <w:t xml:space="preserve"> </w:t>
            </w:r>
            <w:r w:rsidRPr="001058B5">
              <w:rPr>
                <w:rFonts w:ascii="Arial" w:hAnsi="Arial" w:cs="Arial"/>
                <w:w w:val="95"/>
                <w:sz w:val="18"/>
              </w:rPr>
              <w:t>to TRUE</w:t>
            </w:r>
            <w:r w:rsidRPr="001058B5">
              <w:rPr>
                <w:rFonts w:ascii="Arial" w:hAnsi="Arial" w:cs="Arial"/>
                <w:spacing w:val="-83"/>
                <w:w w:val="95"/>
                <w:sz w:val="18"/>
              </w:rPr>
              <w:t xml:space="preserve"> </w:t>
            </w:r>
            <w:r w:rsidRPr="001058B5">
              <w:rPr>
                <w:rFonts w:ascii="Arial" w:hAnsi="Arial" w:cs="Arial"/>
                <w:w w:val="95"/>
                <w:sz w:val="18"/>
              </w:rPr>
              <w:t>and AUDIT_TRAIL</w:t>
            </w:r>
            <w:r w:rsidRPr="001058B5">
              <w:rPr>
                <w:rFonts w:ascii="Arial" w:hAnsi="Arial" w:cs="Arial"/>
                <w:spacing w:val="-83"/>
                <w:w w:val="95"/>
                <w:sz w:val="18"/>
              </w:rPr>
              <w:t xml:space="preserve"> </w:t>
            </w:r>
            <w:r w:rsidRPr="001058B5">
              <w:rPr>
                <w:rFonts w:ascii="Arial" w:hAnsi="Arial" w:cs="Arial"/>
                <w:w w:val="95"/>
                <w:sz w:val="18"/>
              </w:rPr>
              <w:t>to XML</w:t>
            </w:r>
            <w:r w:rsidRPr="001058B5">
              <w:rPr>
                <w:rFonts w:ascii="Arial" w:hAnsi="Arial" w:cs="Arial"/>
                <w:spacing w:val="-83"/>
                <w:w w:val="95"/>
                <w:sz w:val="18"/>
              </w:rPr>
              <w:t xml:space="preserve"> </w:t>
            </w:r>
            <w:r w:rsidRPr="001058B5">
              <w:rPr>
                <w:rFonts w:ascii="Arial" w:hAnsi="Arial" w:cs="Arial"/>
                <w:w w:val="95"/>
                <w:sz w:val="18"/>
              </w:rPr>
              <w:t>or XML,EXTENDED,</w:t>
            </w:r>
          </w:p>
          <w:p w14:paraId="421B5F8D" w14:textId="77777777" w:rsidR="008C539B" w:rsidRPr="001058B5" w:rsidRDefault="00C12992">
            <w:pPr>
              <w:pStyle w:val="TableParagraph"/>
              <w:spacing w:before="0" w:line="213" w:lineRule="exact"/>
              <w:ind w:left="447"/>
              <w:rPr>
                <w:rFonts w:ascii="Arial" w:hAnsi="Arial" w:cs="Arial"/>
                <w:sz w:val="18"/>
              </w:rPr>
            </w:pPr>
            <w:r w:rsidRPr="001058B5">
              <w:rPr>
                <w:rFonts w:ascii="Arial" w:hAnsi="Arial" w:cs="Arial"/>
                <w:sz w:val="18"/>
              </w:rPr>
              <w:t>then Oracle Database writes SYS</w:t>
            </w:r>
            <w:r w:rsidRPr="001058B5">
              <w:rPr>
                <w:rFonts w:ascii="Arial" w:hAnsi="Arial" w:cs="Arial"/>
                <w:spacing w:val="-75"/>
                <w:sz w:val="18"/>
              </w:rPr>
              <w:t xml:space="preserve"> </w:t>
            </w:r>
            <w:r w:rsidRPr="001058B5">
              <w:rPr>
                <w:rFonts w:ascii="Arial" w:hAnsi="Arial" w:cs="Arial"/>
                <w:sz w:val="18"/>
              </w:rPr>
              <w:t>audit records operating system files in XML format.</w:t>
            </w:r>
          </w:p>
          <w:p w14:paraId="2F2D70A7" w14:textId="77777777" w:rsidR="008C539B" w:rsidRPr="001058B5" w:rsidRDefault="00C12992">
            <w:pPr>
              <w:pStyle w:val="TableParagraph"/>
              <w:numPr>
                <w:ilvl w:val="0"/>
                <w:numId w:val="53"/>
              </w:numPr>
              <w:tabs>
                <w:tab w:val="left" w:pos="447"/>
              </w:tabs>
              <w:spacing w:before="94" w:line="211" w:lineRule="auto"/>
              <w:ind w:right="208" w:hanging="359"/>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Pr="001058B5">
              <w:rPr>
                <w:rFonts w:ascii="Arial" w:hAnsi="Arial" w:cs="Arial"/>
                <w:sz w:val="18"/>
              </w:rPr>
              <w:t>which</w:t>
            </w:r>
            <w:r w:rsidRPr="001058B5">
              <w:rPr>
                <w:rFonts w:ascii="Arial" w:hAnsi="Arial" w:cs="Arial"/>
                <w:spacing w:val="-25"/>
                <w:sz w:val="18"/>
              </w:rPr>
              <w:t xml:space="preserve"> </w:t>
            </w:r>
            <w:r w:rsidRPr="001058B5">
              <w:rPr>
                <w:rFonts w:ascii="Arial" w:hAnsi="Arial" w:cs="Arial"/>
                <w:sz w:val="18"/>
              </w:rPr>
              <w:t>writes</w:t>
            </w:r>
            <w:r w:rsidRPr="001058B5">
              <w:rPr>
                <w:rFonts w:ascii="Arial" w:hAnsi="Arial" w:cs="Arial"/>
                <w:spacing w:val="-25"/>
                <w:sz w:val="18"/>
              </w:rPr>
              <w:t xml:space="preserve"> </w:t>
            </w:r>
            <w:r w:rsidRPr="001058B5">
              <w:rPr>
                <w:rFonts w:ascii="Arial" w:hAnsi="Arial" w:cs="Arial"/>
                <w:sz w:val="18"/>
              </w:rPr>
              <w:t>SYS</w:t>
            </w:r>
            <w:r w:rsidRPr="001058B5">
              <w:rPr>
                <w:rFonts w:ascii="Arial" w:hAnsi="Arial" w:cs="Arial"/>
                <w:spacing w:val="-91"/>
                <w:sz w:val="18"/>
              </w:rPr>
              <w:t xml:space="preserve"> </w:t>
            </w:r>
            <w:r w:rsidRPr="001058B5">
              <w:rPr>
                <w:rFonts w:ascii="Arial" w:hAnsi="Arial" w:cs="Arial"/>
                <w:sz w:val="18"/>
              </w:rPr>
              <w:t>and</w:t>
            </w:r>
            <w:r w:rsidRPr="001058B5">
              <w:rPr>
                <w:rFonts w:ascii="Arial" w:hAnsi="Arial" w:cs="Arial"/>
                <w:spacing w:val="-25"/>
                <w:sz w:val="18"/>
              </w:rPr>
              <w:t xml:space="preserve"> </w:t>
            </w:r>
            <w:r w:rsidRPr="001058B5">
              <w:rPr>
                <w:rFonts w:ascii="Arial" w:hAnsi="Arial" w:cs="Arial"/>
                <w:sz w:val="18"/>
              </w:rPr>
              <w:t>standard</w:t>
            </w:r>
            <w:r w:rsidRPr="001058B5">
              <w:rPr>
                <w:rFonts w:ascii="Arial" w:hAnsi="Arial" w:cs="Arial"/>
                <w:spacing w:val="-25"/>
                <w:sz w:val="18"/>
              </w:rPr>
              <w:t xml:space="preserve"> </w:t>
            </w:r>
            <w:r w:rsidRPr="001058B5">
              <w:rPr>
                <w:rFonts w:ascii="Arial" w:hAnsi="Arial" w:cs="Arial"/>
                <w:sz w:val="18"/>
              </w:rPr>
              <w:t>OS</w:t>
            </w:r>
            <w:r w:rsidRPr="001058B5">
              <w:rPr>
                <w:rFonts w:ascii="Arial" w:hAnsi="Arial" w:cs="Arial"/>
                <w:spacing w:val="-91"/>
                <w:sz w:val="18"/>
              </w:rPr>
              <w:t xml:space="preserve"> </w:t>
            </w:r>
            <w:r w:rsidRPr="001058B5">
              <w:rPr>
                <w:rFonts w:ascii="Arial" w:hAnsi="Arial" w:cs="Arial"/>
                <w:sz w:val="18"/>
              </w:rPr>
              <w:t>audit</w:t>
            </w:r>
            <w:r w:rsidRPr="001058B5">
              <w:rPr>
                <w:rFonts w:ascii="Arial" w:hAnsi="Arial" w:cs="Arial"/>
                <w:spacing w:val="-25"/>
                <w:sz w:val="18"/>
              </w:rPr>
              <w:t xml:space="preserve"> </w:t>
            </w:r>
            <w:r w:rsidRPr="001058B5">
              <w:rPr>
                <w:rFonts w:ascii="Arial" w:hAnsi="Arial" w:cs="Arial"/>
                <w:sz w:val="18"/>
              </w:rPr>
              <w:t>records</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system audit</w:t>
            </w:r>
            <w:r w:rsidRPr="001058B5">
              <w:rPr>
                <w:rFonts w:ascii="Arial" w:hAnsi="Arial" w:cs="Arial"/>
                <w:spacing w:val="-10"/>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SYSLOG</w:t>
            </w:r>
            <w:r w:rsidRPr="001058B5">
              <w:rPr>
                <w:rFonts w:ascii="Arial" w:hAnsi="Arial" w:cs="Arial"/>
                <w:spacing w:val="-78"/>
                <w:sz w:val="18"/>
              </w:rPr>
              <w:t xml:space="preserve"> </w:t>
            </w:r>
            <w:r w:rsidRPr="001058B5">
              <w:rPr>
                <w:rFonts w:ascii="Arial" w:hAnsi="Arial" w:cs="Arial"/>
                <w:spacing w:val="-3"/>
                <w:sz w:val="18"/>
              </w:rPr>
              <w:t>utility.</w:t>
            </w:r>
            <w:r w:rsidRPr="001058B5">
              <w:rPr>
                <w:rFonts w:ascii="Arial" w:hAnsi="Arial" w:cs="Arial"/>
                <w:spacing w:val="-9"/>
                <w:sz w:val="18"/>
              </w:rPr>
              <w:t xml:space="preserve"> </w:t>
            </w:r>
            <w:r w:rsidRPr="001058B5">
              <w:rPr>
                <w:rFonts w:ascii="Arial" w:hAnsi="Arial" w:cs="Arial"/>
                <w:sz w:val="18"/>
              </w:rPr>
              <w:t>This</w:t>
            </w:r>
            <w:r w:rsidRPr="001058B5">
              <w:rPr>
                <w:rFonts w:ascii="Arial" w:hAnsi="Arial" w:cs="Arial"/>
                <w:spacing w:val="-10"/>
                <w:sz w:val="18"/>
              </w:rPr>
              <w:t xml:space="preserve"> </w:t>
            </w:r>
            <w:r w:rsidRPr="001058B5">
              <w:rPr>
                <w:rFonts w:ascii="Arial" w:hAnsi="Arial" w:cs="Arial"/>
                <w:sz w:val="18"/>
              </w:rPr>
              <w:t>option</w:t>
            </w:r>
            <w:r w:rsidRPr="001058B5">
              <w:rPr>
                <w:rFonts w:ascii="Arial" w:hAnsi="Arial" w:cs="Arial"/>
                <w:spacing w:val="-10"/>
                <w:sz w:val="18"/>
              </w:rPr>
              <w:t xml:space="preserve"> </w:t>
            </w:r>
            <w:r w:rsidRPr="001058B5">
              <w:rPr>
                <w:rFonts w:ascii="Arial" w:hAnsi="Arial" w:cs="Arial"/>
                <w:sz w:val="18"/>
              </w:rPr>
              <w:t>only</w:t>
            </w:r>
            <w:r w:rsidRPr="001058B5">
              <w:rPr>
                <w:rFonts w:ascii="Arial" w:hAnsi="Arial" w:cs="Arial"/>
                <w:spacing w:val="-9"/>
                <w:sz w:val="18"/>
              </w:rPr>
              <w:t xml:space="preserve"> </w:t>
            </w:r>
            <w:r w:rsidRPr="001058B5">
              <w:rPr>
                <w:rFonts w:ascii="Arial" w:hAnsi="Arial" w:cs="Arial"/>
                <w:sz w:val="18"/>
              </w:rPr>
              <w:t>applies</w:t>
            </w:r>
            <w:r w:rsidRPr="001058B5">
              <w:rPr>
                <w:rFonts w:ascii="Arial" w:hAnsi="Arial" w:cs="Arial"/>
                <w:spacing w:val="-10"/>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UNIX</w:t>
            </w:r>
            <w:r w:rsidRPr="001058B5">
              <w:rPr>
                <w:rFonts w:ascii="Arial" w:hAnsi="Arial" w:cs="Arial"/>
                <w:spacing w:val="-9"/>
                <w:sz w:val="18"/>
              </w:rPr>
              <w:t xml:space="preserve"> </w:t>
            </w:r>
            <w:r w:rsidRPr="001058B5">
              <w:rPr>
                <w:rFonts w:ascii="Arial" w:hAnsi="Arial" w:cs="Arial"/>
                <w:sz w:val="18"/>
              </w:rPr>
              <w:t>environments.</w:t>
            </w:r>
            <w:r w:rsidRPr="001058B5">
              <w:rPr>
                <w:rFonts w:ascii="Arial" w:hAnsi="Arial" w:cs="Arial"/>
                <w:spacing w:val="-9"/>
                <w:sz w:val="18"/>
              </w:rPr>
              <w:t xml:space="preserve"> </w:t>
            </w:r>
            <w:r w:rsidRPr="001058B5">
              <w:rPr>
                <w:rFonts w:ascii="Arial" w:hAnsi="Arial" w:cs="Arial"/>
                <w:sz w:val="18"/>
              </w:rPr>
              <w:t>See</w:t>
            </w:r>
            <w:r w:rsidRPr="001058B5">
              <w:rPr>
                <w:rFonts w:ascii="Arial" w:hAnsi="Arial" w:cs="Arial"/>
                <w:color w:val="0000CC"/>
                <w:sz w:val="18"/>
              </w:rPr>
              <w:t xml:space="preserve"> </w:t>
            </w:r>
            <w:hyperlink w:anchor="_bookmark1729" w:history="1">
              <w:r w:rsidRPr="001058B5">
                <w:rPr>
                  <w:rFonts w:ascii="Arial" w:hAnsi="Arial" w:cs="Arial"/>
                  <w:color w:val="0000CC"/>
                  <w:sz w:val="18"/>
                </w:rPr>
                <w:t xml:space="preserve">"Configuring Syslog Auditing" </w:t>
              </w:r>
            </w:hyperlink>
            <w:hyperlink w:anchor="_bookmark1729" w:history="1">
              <w:r w:rsidRPr="001058B5">
                <w:rPr>
                  <w:rFonts w:ascii="Arial" w:hAnsi="Arial" w:cs="Arial"/>
                  <w:sz w:val="18"/>
                </w:rPr>
                <w:t xml:space="preserve">on page 9-19 </w:t>
              </w:r>
            </w:hyperlink>
            <w:r w:rsidRPr="001058B5">
              <w:rPr>
                <w:rFonts w:ascii="Arial" w:hAnsi="Arial" w:cs="Arial"/>
                <w:sz w:val="18"/>
              </w:rPr>
              <w:t>for more</w:t>
            </w:r>
            <w:r w:rsidRPr="001058B5">
              <w:rPr>
                <w:rFonts w:ascii="Arial" w:hAnsi="Arial" w:cs="Arial"/>
                <w:spacing w:val="-11"/>
                <w:sz w:val="18"/>
              </w:rPr>
              <w:t xml:space="preserve"> </w:t>
            </w:r>
            <w:r w:rsidRPr="001058B5">
              <w:rPr>
                <w:rFonts w:ascii="Arial" w:hAnsi="Arial" w:cs="Arial"/>
                <w:sz w:val="18"/>
              </w:rPr>
              <w:t>information.</w:t>
            </w:r>
          </w:p>
          <w:p w14:paraId="7D4774A1" w14:textId="77777777" w:rsidR="008C539B" w:rsidRPr="001058B5" w:rsidRDefault="00C12992">
            <w:pPr>
              <w:pStyle w:val="TableParagraph"/>
              <w:spacing w:before="83"/>
              <w:ind w:left="86"/>
              <w:rPr>
                <w:rFonts w:ascii="Arial" w:hAnsi="Arial" w:cs="Arial"/>
                <w:sz w:val="18"/>
              </w:rPr>
            </w:pPr>
            <w:r w:rsidRPr="001058B5">
              <w:rPr>
                <w:rFonts w:ascii="Arial" w:hAnsi="Arial" w:cs="Arial"/>
                <w:sz w:val="18"/>
              </w:rPr>
              <w:t xml:space="preserve">See also </w:t>
            </w:r>
            <w:hyperlink w:anchor="_bookmark2029" w:history="1">
              <w:r w:rsidRPr="001058B5">
                <w:rPr>
                  <w:rFonts w:ascii="Arial" w:hAnsi="Arial" w:cs="Arial"/>
                  <w:color w:val="0000CC"/>
                  <w:sz w:val="18"/>
                </w:rPr>
                <w:t xml:space="preserve">"Managing the Operating System Audit Trail" </w:t>
              </w:r>
            </w:hyperlink>
            <w:hyperlink w:anchor="_bookmark2029" w:history="1">
              <w:r w:rsidRPr="001058B5">
                <w:rPr>
                  <w:rFonts w:ascii="Arial" w:hAnsi="Arial" w:cs="Arial"/>
                  <w:sz w:val="18"/>
                </w:rPr>
                <w:t>on page 9-62</w:t>
              </w:r>
            </w:hyperlink>
            <w:r w:rsidRPr="001058B5">
              <w:rPr>
                <w:rFonts w:ascii="Arial" w:hAnsi="Arial" w:cs="Arial"/>
                <w:sz w:val="18"/>
              </w:rPr>
              <w:t>.</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77777777" w:rsidR="008C539B" w:rsidRPr="001058B5" w:rsidRDefault="008D1AB8">
      <w:pPr>
        <w:spacing w:before="104"/>
        <w:ind w:left="700"/>
        <w:rPr>
          <w:rFonts w:ascii="Arial" w:hAnsi="Arial" w:cs="Arial"/>
          <w:b/>
          <w:i/>
          <w:sz w:val="18"/>
        </w:rPr>
      </w:pPr>
      <w:r>
        <w:rPr>
          <w:rFonts w:ascii="Arial" w:hAnsi="Arial" w:cs="Arial"/>
        </w:rPr>
        <w:pict w14:anchorId="76F9663F">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2F0363" w14:paraId="12F4495A" w14:textId="77777777">
                    <w:trPr>
                      <w:trHeight w:val="311"/>
                    </w:trPr>
                    <w:tc>
                      <w:tcPr>
                        <w:tcW w:w="1532" w:type="dxa"/>
                        <w:tcBorders>
                          <w:top w:val="single" w:sz="18" w:space="0" w:color="000000"/>
                          <w:bottom w:val="single" w:sz="4" w:space="0" w:color="000000"/>
                        </w:tcBorders>
                      </w:tcPr>
                      <w:p w14:paraId="731879F5" w14:textId="77777777" w:rsidR="002F0363" w:rsidRDefault="002F0363">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2F0363" w:rsidRDefault="002F0363">
                        <w:pPr>
                          <w:pStyle w:val="TableParagraph"/>
                          <w:spacing w:before="27"/>
                          <w:ind w:left="54"/>
                          <w:rPr>
                            <w:rFonts w:ascii="Arial"/>
                            <w:b/>
                            <w:sz w:val="18"/>
                          </w:rPr>
                        </w:pPr>
                        <w:r>
                          <w:rPr>
                            <w:rFonts w:ascii="Arial"/>
                            <w:b/>
                            <w:sz w:val="18"/>
                          </w:rPr>
                          <w:t>e Description</w:t>
                        </w:r>
                      </w:p>
                    </w:tc>
                  </w:tr>
                  <w:tr w:rsidR="002F0363" w14:paraId="37421FE7" w14:textId="77777777">
                    <w:trPr>
                      <w:trHeight w:val="4932"/>
                    </w:trPr>
                    <w:tc>
                      <w:tcPr>
                        <w:tcW w:w="1532" w:type="dxa"/>
                        <w:tcBorders>
                          <w:top w:val="single" w:sz="4" w:space="0" w:color="000000"/>
                          <w:bottom w:val="single" w:sz="2" w:space="0" w:color="000000"/>
                        </w:tcBorders>
                      </w:tcPr>
                      <w:p w14:paraId="40AEAC1B" w14:textId="77777777" w:rsidR="002F0363" w:rsidRDefault="002F0363">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80D5A4F" w14:textId="77777777" w:rsidR="002F0363" w:rsidRDefault="002F0363">
                        <w:pPr>
                          <w:pStyle w:val="TableParagraph"/>
                          <w:spacing w:before="60" w:line="213" w:lineRule="auto"/>
                          <w:ind w:left="327" w:right="136"/>
                          <w:rPr>
                            <w:sz w:val="18"/>
                          </w:rPr>
                        </w:pPr>
                        <w:r>
                          <w:rPr>
                            <w:sz w:val="18"/>
                          </w:rPr>
                          <w:t xml:space="preserve">Writes to the operating system audit record file in XML format. Records all elements of the </w:t>
                        </w:r>
                        <w:r>
                          <w:rPr>
                            <w:rFonts w:ascii="Courier New"/>
                            <w:sz w:val="18"/>
                          </w:rPr>
                          <w:t xml:space="preserve">AuditRecord </w:t>
                        </w:r>
                        <w:r>
                          <w:rPr>
                            <w:sz w:val="18"/>
                          </w:rPr>
                          <w:t xml:space="preserve">node given by the XML schema in </w:t>
                        </w:r>
                        <w:hyperlink r:id="rId198">
                          <w:r>
                            <w:rPr>
                              <w:rFonts w:ascii="Courier New"/>
                              <w:color w:val="0000CC"/>
                              <w:w w:val="85"/>
                              <w:sz w:val="18"/>
                            </w:rPr>
                            <w:t xml:space="preserve">http://xmlns.oracle.com/oracleas/schema/dbserver_audittrail-11_2.xsd </w:t>
                          </w:r>
                        </w:hyperlink>
                        <w:r>
                          <w:rPr>
                            <w:w w:val="85"/>
                            <w:sz w:val="18"/>
                          </w:rPr>
                          <w:t xml:space="preserve">except </w:t>
                        </w:r>
                        <w:r>
                          <w:rPr>
                            <w:rFonts w:ascii="Courier New"/>
                            <w:w w:val="85"/>
                            <w:sz w:val="18"/>
                          </w:rPr>
                          <w:t xml:space="preserve">Sql_ </w:t>
                        </w:r>
                        <w:r>
                          <w:rPr>
                            <w:rFonts w:ascii="Courier New"/>
                            <w:sz w:val="18"/>
                          </w:rPr>
                          <w:t xml:space="preserve">Text </w:t>
                        </w:r>
                        <w:r>
                          <w:rPr>
                            <w:sz w:val="18"/>
                          </w:rPr>
                          <w:t xml:space="preserve">and </w:t>
                        </w:r>
                        <w:r>
                          <w:rPr>
                            <w:rFonts w:ascii="Courier New"/>
                            <w:sz w:val="18"/>
                          </w:rPr>
                          <w:t xml:space="preserve">Sql_Bind </w:t>
                        </w:r>
                        <w:r>
                          <w:rPr>
                            <w:sz w:val="18"/>
                          </w:rPr>
                          <w:t xml:space="preserve">to operating system XML audit files. (This </w:t>
                        </w:r>
                        <w:r>
                          <w:rPr>
                            <w:rFonts w:ascii="Courier New"/>
                            <w:sz w:val="18"/>
                          </w:rPr>
                          <w:t xml:space="preserve">.xsd </w:t>
                        </w:r>
                        <w:r>
                          <w:rPr>
                            <w:sz w:val="18"/>
                          </w:rPr>
                          <w:t>file represents the schema definition of the XML audit file. An XML schema is a document written in the XML Schema language.)</w:t>
                        </w:r>
                      </w:p>
                      <w:p w14:paraId="034E3BA8" w14:textId="77777777" w:rsidR="002F0363" w:rsidRDefault="002F0363">
                        <w:pPr>
                          <w:pStyle w:val="TableParagraph"/>
                          <w:spacing w:before="95" w:line="216" w:lineRule="auto"/>
                          <w:ind w:left="328"/>
                          <w:rPr>
                            <w:sz w:val="18"/>
                          </w:rPr>
                        </w:pPr>
                        <w:r>
                          <w:rPr>
                            <w:sz w:val="18"/>
                          </w:rPr>
                          <w:t xml:space="preserve">See also </w:t>
                        </w:r>
                        <w:hyperlink w:anchor="_bookmark1707" w:history="1">
                          <w:r>
                            <w:rPr>
                              <w:color w:val="0000CC"/>
                              <w:sz w:val="18"/>
                            </w:rPr>
                            <w:t xml:space="preserve">"Advantages of the Operating System Audit Trail" </w:t>
                          </w:r>
                          <w:r>
                            <w:rPr>
                              <w:sz w:val="18"/>
                            </w:rPr>
                            <w:t xml:space="preserve">on page 9-16 </w:t>
                          </w:r>
                        </w:hyperlink>
                        <w:r>
                          <w:rPr>
                            <w:sz w:val="18"/>
                          </w:rPr>
                          <w:t xml:space="preserve">and </w:t>
                        </w:r>
                        <w:hyperlink w:anchor="_bookmark1706" w:history="1">
                          <w:r>
                            <w:rPr>
                              <w:color w:val="0000CC"/>
                              <w:sz w:val="18"/>
                            </w:rPr>
                            <w:t>Example 9–4,</w:t>
                          </w:r>
                        </w:hyperlink>
                        <w:r>
                          <w:rPr>
                            <w:color w:val="0000CC"/>
                            <w:sz w:val="18"/>
                          </w:rPr>
                          <w:t xml:space="preserve"> </w:t>
                        </w:r>
                        <w:hyperlink w:anchor="_bookmark1706" w:history="1">
                          <w:r>
                            <w:rPr>
                              <w:color w:val="0000CC"/>
                              <w:sz w:val="18"/>
                            </w:rPr>
                            <w:t xml:space="preserve">"XML File Operating System Audit Trail" </w:t>
                          </w:r>
                        </w:hyperlink>
                        <w:hyperlink w:anchor="_bookmark1706" w:history="1">
                          <w:r>
                            <w:rPr>
                              <w:sz w:val="18"/>
                            </w:rPr>
                            <w:t>on page 9-15</w:t>
                          </w:r>
                        </w:hyperlink>
                        <w:r>
                          <w:rPr>
                            <w:sz w:val="18"/>
                          </w:rPr>
                          <w:t>.</w:t>
                        </w:r>
                      </w:p>
                      <w:p w14:paraId="6B533CEC" w14:textId="77777777" w:rsidR="002F0363" w:rsidRDefault="002F0363">
                        <w:pPr>
                          <w:pStyle w:val="TableParagraph"/>
                          <w:spacing w:before="101" w:line="211" w:lineRule="auto"/>
                          <w:ind w:left="327"/>
                          <w:rPr>
                            <w:sz w:val="18"/>
                          </w:rPr>
                        </w:pPr>
                        <w:r>
                          <w:rPr>
                            <w:sz w:val="18"/>
                          </w:rPr>
                          <w:t>If</w:t>
                        </w:r>
                        <w:r>
                          <w:rPr>
                            <w:spacing w:val="-22"/>
                            <w:sz w:val="18"/>
                          </w:rPr>
                          <w:t xml:space="preserve"> </w:t>
                        </w:r>
                        <w:r>
                          <w:rPr>
                            <w:sz w:val="18"/>
                          </w:rPr>
                          <w:t>you</w:t>
                        </w:r>
                        <w:r>
                          <w:rPr>
                            <w:spacing w:val="-22"/>
                            <w:sz w:val="18"/>
                          </w:rPr>
                          <w:t xml:space="preserve"> </w:t>
                        </w:r>
                        <w:r>
                          <w:rPr>
                            <w:sz w:val="18"/>
                          </w:rPr>
                          <w:t>set</w:t>
                        </w:r>
                        <w:r>
                          <w:rPr>
                            <w:spacing w:val="-23"/>
                            <w:sz w:val="18"/>
                          </w:rPr>
                          <w:t xml:space="preserve"> </w:t>
                        </w:r>
                        <w:r>
                          <w:rPr>
                            <w:sz w:val="18"/>
                          </w:rPr>
                          <w:t>the</w:t>
                        </w:r>
                        <w:r>
                          <w:rPr>
                            <w:spacing w:val="-23"/>
                            <w:sz w:val="18"/>
                          </w:rPr>
                          <w:t xml:space="preserve"> </w:t>
                        </w:r>
                        <w:r>
                          <w:rPr>
                            <w:rFonts w:ascii="Courier New"/>
                            <w:sz w:val="18"/>
                          </w:rPr>
                          <w:t>XML</w:t>
                        </w:r>
                        <w:r>
                          <w:rPr>
                            <w:rFonts w:ascii="Courier New"/>
                            <w:spacing w:val="-89"/>
                            <w:sz w:val="18"/>
                          </w:rPr>
                          <w:t xml:space="preserve"> </w:t>
                        </w:r>
                        <w:r>
                          <w:rPr>
                            <w:sz w:val="18"/>
                          </w:rPr>
                          <w:t>value,</w:t>
                        </w:r>
                        <w:r>
                          <w:rPr>
                            <w:spacing w:val="-23"/>
                            <w:sz w:val="18"/>
                          </w:rPr>
                          <w:t xml:space="preserve"> </w:t>
                        </w:r>
                        <w:r>
                          <w:rPr>
                            <w:sz w:val="18"/>
                          </w:rPr>
                          <w:t>then</w:t>
                        </w:r>
                        <w:r>
                          <w:rPr>
                            <w:spacing w:val="-22"/>
                            <w:sz w:val="18"/>
                          </w:rPr>
                          <w:t xml:space="preserve"> </w:t>
                        </w:r>
                        <w:r>
                          <w:rPr>
                            <w:sz w:val="18"/>
                          </w:rPr>
                          <w:t>also</w:t>
                        </w:r>
                        <w:r>
                          <w:rPr>
                            <w:spacing w:val="-23"/>
                            <w:sz w:val="18"/>
                          </w:rPr>
                          <w:t xml:space="preserve"> </w:t>
                        </w:r>
                        <w:r>
                          <w:rPr>
                            <w:sz w:val="18"/>
                          </w:rPr>
                          <w:t>set</w:t>
                        </w:r>
                        <w:r>
                          <w:rPr>
                            <w:spacing w:val="-22"/>
                            <w:sz w:val="18"/>
                          </w:rPr>
                          <w:t xml:space="preserve"> </w:t>
                        </w:r>
                        <w:r>
                          <w:rPr>
                            <w:sz w:val="18"/>
                          </w:rPr>
                          <w:t>the</w:t>
                        </w:r>
                        <w:r>
                          <w:rPr>
                            <w:spacing w:val="-22"/>
                            <w:sz w:val="18"/>
                          </w:rPr>
                          <w:t xml:space="preserve"> </w:t>
                        </w:r>
                        <w:r>
                          <w:rPr>
                            <w:rFonts w:ascii="Courier New"/>
                            <w:sz w:val="18"/>
                          </w:rPr>
                          <w:t>AUDIT_FILE_DEST</w:t>
                        </w:r>
                        <w:r>
                          <w:rPr>
                            <w:rFonts w:ascii="Courier New"/>
                            <w:spacing w:val="-89"/>
                            <w:sz w:val="18"/>
                          </w:rPr>
                          <w:t xml:space="preserve"> </w:t>
                        </w:r>
                        <w:r>
                          <w:rPr>
                            <w:sz w:val="18"/>
                          </w:rPr>
                          <w:t>parameter.</w:t>
                        </w:r>
                        <w:r>
                          <w:rPr>
                            <w:spacing w:val="-22"/>
                            <w:sz w:val="18"/>
                          </w:rPr>
                          <w:t xml:space="preserve"> </w:t>
                        </w:r>
                        <w:r>
                          <w:rPr>
                            <w:sz w:val="18"/>
                          </w:rPr>
                          <w:t>For</w:t>
                        </w:r>
                        <w:r>
                          <w:rPr>
                            <w:spacing w:val="-22"/>
                            <w:sz w:val="18"/>
                          </w:rPr>
                          <w:t xml:space="preserve"> </w:t>
                        </w:r>
                        <w:r>
                          <w:rPr>
                            <w:sz w:val="18"/>
                          </w:rPr>
                          <w:t>all</w:t>
                        </w:r>
                        <w:r>
                          <w:rPr>
                            <w:spacing w:val="-23"/>
                            <w:sz w:val="18"/>
                          </w:rPr>
                          <w:t xml:space="preserve"> </w:t>
                        </w:r>
                        <w:r>
                          <w:rPr>
                            <w:sz w:val="18"/>
                          </w:rPr>
                          <w:t xml:space="preserve">platforms, including Windows, the default location for XML audit trail records is </w:t>
                        </w:r>
                        <w:r>
                          <w:rPr>
                            <w:rFonts w:ascii="Courier New"/>
                            <w:sz w:val="18"/>
                          </w:rPr>
                          <w:t>$ORACLE_ BASE/admin/$ORACLE_SID/adump</w:t>
                        </w:r>
                        <w:r>
                          <w:rPr>
                            <w:sz w:val="18"/>
                          </w:rPr>
                          <w:t>.</w:t>
                        </w:r>
                      </w:p>
                      <w:p w14:paraId="73551FF9" w14:textId="77777777" w:rsidR="002F0363" w:rsidRDefault="002F0363">
                        <w:pPr>
                          <w:pStyle w:val="TableParagraph"/>
                          <w:spacing w:before="99" w:line="211" w:lineRule="auto"/>
                          <w:ind w:left="328"/>
                          <w:rPr>
                            <w:sz w:val="18"/>
                          </w:rPr>
                        </w:pPr>
                        <w:r>
                          <w:rPr>
                            <w:sz w:val="18"/>
                          </w:rPr>
                          <w:t>The</w:t>
                        </w:r>
                        <w:r>
                          <w:rPr>
                            <w:spacing w:val="-15"/>
                            <w:sz w:val="18"/>
                          </w:rPr>
                          <w:t xml:space="preserve"> </w:t>
                        </w:r>
                        <w:r>
                          <w:rPr>
                            <w:rFonts w:ascii="Courier New"/>
                            <w:sz w:val="18"/>
                          </w:rPr>
                          <w:t>XML</w:t>
                        </w:r>
                        <w:r>
                          <w:rPr>
                            <w:rFonts w:ascii="Courier New"/>
                            <w:spacing w:val="-46"/>
                            <w:sz w:val="18"/>
                          </w:rPr>
                          <w:t xml:space="preserve"> </w:t>
                        </w:r>
                        <w:r>
                          <w:rPr>
                            <w:rFonts w:ascii="Courier New"/>
                            <w:sz w:val="18"/>
                          </w:rPr>
                          <w:t>AUDIT_TRAIL</w:t>
                        </w:r>
                        <w:r>
                          <w:rPr>
                            <w:rFonts w:ascii="Courier New"/>
                            <w:spacing w:val="-82"/>
                            <w:sz w:val="18"/>
                          </w:rPr>
                          <w:t xml:space="preserve"> </w:t>
                        </w:r>
                        <w:r>
                          <w:rPr>
                            <w:sz w:val="18"/>
                          </w:rPr>
                          <w:t>value</w:t>
                        </w:r>
                        <w:r>
                          <w:rPr>
                            <w:spacing w:val="-15"/>
                            <w:sz w:val="18"/>
                          </w:rPr>
                          <w:t xml:space="preserve"> </w:t>
                        </w:r>
                        <w:r>
                          <w:rPr>
                            <w:sz w:val="18"/>
                          </w:rPr>
                          <w:t>does</w:t>
                        </w:r>
                        <w:r>
                          <w:rPr>
                            <w:spacing w:val="-15"/>
                            <w:sz w:val="18"/>
                          </w:rPr>
                          <w:t xml:space="preserve"> </w:t>
                        </w:r>
                        <w:r>
                          <w:rPr>
                            <w:sz w:val="18"/>
                          </w:rPr>
                          <w:t>not</w:t>
                        </w:r>
                        <w:r>
                          <w:rPr>
                            <w:spacing w:val="-14"/>
                            <w:sz w:val="18"/>
                          </w:rPr>
                          <w:t xml:space="preserve"> </w:t>
                        </w:r>
                        <w:r>
                          <w:rPr>
                            <w:sz w:val="18"/>
                          </w:rPr>
                          <w:t>affect</w:t>
                        </w:r>
                        <w:r>
                          <w:rPr>
                            <w:spacing w:val="-15"/>
                            <w:sz w:val="18"/>
                          </w:rPr>
                          <w:t xml:space="preserve"> </w:t>
                        </w:r>
                        <w:r>
                          <w:rPr>
                            <w:sz w:val="18"/>
                          </w:rPr>
                          <w:t>syslog</w:t>
                        </w:r>
                        <w:r>
                          <w:rPr>
                            <w:spacing w:val="-14"/>
                            <w:sz w:val="18"/>
                          </w:rPr>
                          <w:t xml:space="preserve"> </w:t>
                        </w:r>
                        <w:r>
                          <w:rPr>
                            <w:sz w:val="18"/>
                          </w:rPr>
                          <w:t>audit</w:t>
                        </w:r>
                        <w:r>
                          <w:rPr>
                            <w:spacing w:val="-15"/>
                            <w:sz w:val="18"/>
                          </w:rPr>
                          <w:t xml:space="preserve"> </w:t>
                        </w:r>
                        <w:r>
                          <w:rPr>
                            <w:sz w:val="18"/>
                          </w:rPr>
                          <w:t>file.</w:t>
                        </w:r>
                        <w:r>
                          <w:rPr>
                            <w:spacing w:val="-14"/>
                            <w:sz w:val="18"/>
                          </w:rPr>
                          <w:t xml:space="preserve"> </w:t>
                        </w:r>
                        <w:r>
                          <w:rPr>
                            <w:sz w:val="18"/>
                          </w:rPr>
                          <w:t>In</w:t>
                        </w:r>
                        <w:r>
                          <w:rPr>
                            <w:spacing w:val="-15"/>
                            <w:sz w:val="18"/>
                          </w:rPr>
                          <w:t xml:space="preserve"> </w:t>
                        </w:r>
                        <w:r>
                          <w:rPr>
                            <w:sz w:val="18"/>
                          </w:rPr>
                          <w:t>other</w:t>
                        </w:r>
                        <w:r>
                          <w:rPr>
                            <w:spacing w:val="-15"/>
                            <w:sz w:val="18"/>
                          </w:rPr>
                          <w:t xml:space="preserve"> </w:t>
                        </w:r>
                        <w:r>
                          <w:rPr>
                            <w:sz w:val="18"/>
                          </w:rPr>
                          <w:t>words,</w:t>
                        </w:r>
                        <w:r>
                          <w:rPr>
                            <w:spacing w:val="-15"/>
                            <w:sz w:val="18"/>
                          </w:rPr>
                          <w:t xml:space="preserve"> </w:t>
                        </w:r>
                        <w:r>
                          <w:rPr>
                            <w:sz w:val="18"/>
                          </w:rPr>
                          <w:t>if</w:t>
                        </w:r>
                        <w:r>
                          <w:rPr>
                            <w:spacing w:val="-15"/>
                            <w:sz w:val="18"/>
                          </w:rPr>
                          <w:t xml:space="preserve"> </w:t>
                        </w:r>
                        <w:r>
                          <w:rPr>
                            <w:sz w:val="18"/>
                          </w:rPr>
                          <w:t>you</w:t>
                        </w:r>
                        <w:r>
                          <w:rPr>
                            <w:spacing w:val="-15"/>
                            <w:sz w:val="18"/>
                          </w:rPr>
                          <w:t xml:space="preserve"> </w:t>
                        </w:r>
                        <w:r>
                          <w:rPr>
                            <w:sz w:val="18"/>
                          </w:rPr>
                          <w:t>have</w:t>
                        </w:r>
                        <w:r>
                          <w:rPr>
                            <w:spacing w:val="-15"/>
                            <w:sz w:val="18"/>
                          </w:rPr>
                          <w:t xml:space="preserve"> </w:t>
                        </w:r>
                        <w:r>
                          <w:rPr>
                            <w:sz w:val="18"/>
                          </w:rPr>
                          <w:t xml:space="preserve">set the </w:t>
                        </w:r>
                        <w:r>
                          <w:rPr>
                            <w:rFonts w:ascii="Courier New"/>
                            <w:sz w:val="18"/>
                          </w:rPr>
                          <w:t xml:space="preserve">AUDIT_TRAIL </w:t>
                        </w:r>
                        <w:r>
                          <w:rPr>
                            <w:sz w:val="18"/>
                          </w:rPr>
                          <w:t>parameter to XML, then the syslog audit records will still be in text format, not XML file</w:t>
                        </w:r>
                        <w:r>
                          <w:rPr>
                            <w:spacing w:val="-4"/>
                            <w:sz w:val="18"/>
                          </w:rPr>
                          <w:t xml:space="preserve"> </w:t>
                        </w:r>
                        <w:r>
                          <w:rPr>
                            <w:sz w:val="18"/>
                          </w:rPr>
                          <w:t>format.</w:t>
                        </w:r>
                      </w:p>
                      <w:p w14:paraId="23B87624" w14:textId="77777777" w:rsidR="002F0363" w:rsidRDefault="002F0363">
                        <w:pPr>
                          <w:pStyle w:val="TableParagraph"/>
                          <w:spacing w:before="83"/>
                          <w:ind w:left="328"/>
                          <w:rPr>
                            <w:sz w:val="18"/>
                          </w:rPr>
                        </w:pPr>
                        <w:r>
                          <w:rPr>
                            <w:spacing w:val="-6"/>
                            <w:sz w:val="18"/>
                          </w:rPr>
                          <w:t xml:space="preserve">You </w:t>
                        </w:r>
                        <w:r>
                          <w:rPr>
                            <w:sz w:val="18"/>
                          </w:rPr>
                          <w:t xml:space="preserve">can control the output for </w:t>
                        </w:r>
                        <w:r>
                          <w:rPr>
                            <w:rFonts w:ascii="Courier New"/>
                            <w:sz w:val="18"/>
                          </w:rPr>
                          <w:t>SYS</w:t>
                        </w:r>
                        <w:r>
                          <w:rPr>
                            <w:rFonts w:ascii="Courier New"/>
                            <w:spacing w:val="-96"/>
                            <w:sz w:val="18"/>
                          </w:rPr>
                          <w:t xml:space="preserve"> </w:t>
                        </w:r>
                        <w:r>
                          <w:rPr>
                            <w:sz w:val="18"/>
                          </w:rPr>
                          <w:t>and mandatory audit records as follows:</w:t>
                        </w:r>
                      </w:p>
                      <w:p w14:paraId="7698FF18" w14:textId="77777777" w:rsidR="002F0363" w:rsidRDefault="002F0363">
                        <w:pPr>
                          <w:pStyle w:val="TableParagraph"/>
                          <w:numPr>
                            <w:ilvl w:val="0"/>
                            <w:numId w:val="52"/>
                          </w:numPr>
                          <w:tabs>
                            <w:tab w:val="left" w:pos="688"/>
                          </w:tabs>
                          <w:spacing w:before="92" w:line="213" w:lineRule="auto"/>
                          <w:ind w:right="159" w:hanging="359"/>
                          <w:jc w:val="both"/>
                          <w:rPr>
                            <w:sz w:val="18"/>
                          </w:rPr>
                        </w:pPr>
                        <w:r>
                          <w:rPr>
                            <w:b/>
                            <w:spacing w:val="-11"/>
                            <w:sz w:val="18"/>
                          </w:rPr>
                          <w:t xml:space="preserve">To </w:t>
                        </w:r>
                        <w:r>
                          <w:rPr>
                            <w:b/>
                            <w:sz w:val="18"/>
                          </w:rPr>
                          <w:t xml:space="preserve">write SYS and mandatory audit files to operating system files in XML format: </w:t>
                        </w:r>
                        <w:r>
                          <w:rPr>
                            <w:sz w:val="18"/>
                          </w:rPr>
                          <w:t xml:space="preserve">Set </w:t>
                        </w:r>
                        <w:r>
                          <w:rPr>
                            <w:rFonts w:ascii="Courier New"/>
                            <w:w w:val="90"/>
                            <w:sz w:val="18"/>
                          </w:rPr>
                          <w:t>AUDIT_TRAIL</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XML</w:t>
                        </w:r>
                        <w:r>
                          <w:rPr>
                            <w:rFonts w:ascii="Courier New"/>
                            <w:spacing w:val="-68"/>
                            <w:w w:val="90"/>
                            <w:sz w:val="18"/>
                          </w:rPr>
                          <w:t xml:space="preserve"> </w:t>
                        </w:r>
                        <w:r>
                          <w:rPr>
                            <w:w w:val="90"/>
                            <w:sz w:val="18"/>
                          </w:rPr>
                          <w:t>or</w:t>
                        </w:r>
                        <w:r>
                          <w:rPr>
                            <w:spacing w:val="-7"/>
                            <w:w w:val="90"/>
                            <w:sz w:val="18"/>
                          </w:rPr>
                          <w:t xml:space="preserve"> </w:t>
                        </w:r>
                        <w:r>
                          <w:rPr>
                            <w:rFonts w:ascii="Courier New"/>
                            <w:w w:val="90"/>
                            <w:sz w:val="18"/>
                          </w:rPr>
                          <w:t>XML,EXTENDED</w:t>
                        </w:r>
                        <w:r>
                          <w:rPr>
                            <w:w w:val="90"/>
                            <w:sz w:val="18"/>
                          </w:rPr>
                          <w:t>,</w:t>
                        </w:r>
                        <w:r>
                          <w:rPr>
                            <w:spacing w:val="-6"/>
                            <w:w w:val="90"/>
                            <w:sz w:val="18"/>
                          </w:rPr>
                          <w:t xml:space="preserve"> </w:t>
                        </w:r>
                        <w:r>
                          <w:rPr>
                            <w:w w:val="90"/>
                            <w:sz w:val="18"/>
                          </w:rPr>
                          <w:t>set</w:t>
                        </w:r>
                        <w:r>
                          <w:rPr>
                            <w:spacing w:val="-6"/>
                            <w:w w:val="90"/>
                            <w:sz w:val="18"/>
                          </w:rPr>
                          <w:t xml:space="preserve"> </w:t>
                        </w:r>
                        <w:r>
                          <w:rPr>
                            <w:rFonts w:ascii="Courier New"/>
                            <w:w w:val="90"/>
                            <w:sz w:val="18"/>
                          </w:rPr>
                          <w:t>AUDIT_SYS_OPERATIONS</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TRUE</w:t>
                        </w:r>
                        <w:r>
                          <w:rPr>
                            <w:w w:val="90"/>
                            <w:sz w:val="18"/>
                          </w:rPr>
                          <w:t>,</w:t>
                        </w:r>
                        <w:r>
                          <w:rPr>
                            <w:spacing w:val="-5"/>
                            <w:w w:val="90"/>
                            <w:sz w:val="18"/>
                          </w:rPr>
                          <w:t xml:space="preserve"> </w:t>
                        </w:r>
                        <w:r>
                          <w:rPr>
                            <w:w w:val="90"/>
                            <w:sz w:val="18"/>
                          </w:rPr>
                          <w:t>but</w:t>
                        </w:r>
                        <w:r>
                          <w:rPr>
                            <w:spacing w:val="-7"/>
                            <w:w w:val="90"/>
                            <w:sz w:val="18"/>
                          </w:rPr>
                          <w:t xml:space="preserve"> </w:t>
                        </w:r>
                        <w:r>
                          <w:rPr>
                            <w:w w:val="90"/>
                            <w:sz w:val="18"/>
                          </w:rPr>
                          <w:t>do</w:t>
                        </w:r>
                        <w:r>
                          <w:rPr>
                            <w:spacing w:val="-7"/>
                            <w:w w:val="90"/>
                            <w:sz w:val="18"/>
                          </w:rPr>
                          <w:t xml:space="preserve"> </w:t>
                        </w:r>
                        <w:r>
                          <w:rPr>
                            <w:w w:val="90"/>
                            <w:sz w:val="18"/>
                          </w:rPr>
                          <w:t>not</w:t>
                        </w:r>
                        <w:r>
                          <w:rPr>
                            <w:spacing w:val="-7"/>
                            <w:w w:val="90"/>
                            <w:sz w:val="18"/>
                          </w:rPr>
                          <w:t xml:space="preserve"> </w:t>
                        </w:r>
                        <w:r>
                          <w:rPr>
                            <w:w w:val="90"/>
                            <w:sz w:val="18"/>
                          </w:rPr>
                          <w:t xml:space="preserve">set </w:t>
                        </w:r>
                        <w:r>
                          <w:rPr>
                            <w:sz w:val="18"/>
                          </w:rPr>
                          <w:t xml:space="preserve">the </w:t>
                        </w:r>
                        <w:r>
                          <w:rPr>
                            <w:rFonts w:ascii="Courier New"/>
                            <w:sz w:val="18"/>
                          </w:rPr>
                          <w:t>AUDIT_SYSLOG_LEVEL</w:t>
                        </w:r>
                        <w:r>
                          <w:rPr>
                            <w:rFonts w:ascii="Courier New"/>
                            <w:spacing w:val="-78"/>
                            <w:sz w:val="18"/>
                          </w:rPr>
                          <w:t xml:space="preserve"> </w:t>
                        </w:r>
                        <w:r>
                          <w:rPr>
                            <w:spacing w:val="-3"/>
                            <w:sz w:val="18"/>
                          </w:rPr>
                          <w:t>parameter.</w:t>
                        </w:r>
                      </w:p>
                      <w:p w14:paraId="667F2883" w14:textId="77777777" w:rsidR="002F0363" w:rsidRDefault="002F0363">
                        <w:pPr>
                          <w:pStyle w:val="TableParagraph"/>
                          <w:numPr>
                            <w:ilvl w:val="0"/>
                            <w:numId w:val="52"/>
                          </w:numPr>
                          <w:tabs>
                            <w:tab w:val="left" w:pos="688"/>
                          </w:tabs>
                          <w:spacing w:before="100" w:line="213" w:lineRule="auto"/>
                          <w:ind w:right="341" w:hanging="359"/>
                          <w:jc w:val="both"/>
                          <w:rPr>
                            <w:sz w:val="18"/>
                          </w:rPr>
                        </w:pPr>
                        <w:r>
                          <w:rPr>
                            <w:b/>
                            <w:spacing w:val="-11"/>
                            <w:sz w:val="18"/>
                          </w:rPr>
                          <w:t xml:space="preserve">To </w:t>
                        </w:r>
                        <w:r>
                          <w:rPr>
                            <w:b/>
                            <w:sz w:val="18"/>
                          </w:rPr>
                          <w:t xml:space="preserve">write SYS and mandatory audit records to syslog audit files and standard audit </w:t>
                        </w:r>
                        <w:r>
                          <w:rPr>
                            <w:b/>
                            <w:w w:val="95"/>
                            <w:sz w:val="18"/>
                          </w:rPr>
                          <w:t>records</w:t>
                        </w:r>
                        <w:r>
                          <w:rPr>
                            <w:b/>
                            <w:spacing w:val="-18"/>
                            <w:w w:val="95"/>
                            <w:sz w:val="18"/>
                          </w:rPr>
                          <w:t xml:space="preserve"> </w:t>
                        </w:r>
                        <w:r>
                          <w:rPr>
                            <w:b/>
                            <w:w w:val="95"/>
                            <w:sz w:val="18"/>
                          </w:rPr>
                          <w:t>to</w:t>
                        </w:r>
                        <w:r>
                          <w:rPr>
                            <w:b/>
                            <w:spacing w:val="-18"/>
                            <w:w w:val="95"/>
                            <w:sz w:val="18"/>
                          </w:rPr>
                          <w:t xml:space="preserve"> </w:t>
                        </w:r>
                        <w:r>
                          <w:rPr>
                            <w:b/>
                            <w:w w:val="95"/>
                            <w:sz w:val="18"/>
                          </w:rPr>
                          <w:t>XML</w:t>
                        </w:r>
                        <w:r>
                          <w:rPr>
                            <w:b/>
                            <w:spacing w:val="-18"/>
                            <w:w w:val="95"/>
                            <w:sz w:val="18"/>
                          </w:rPr>
                          <w:t xml:space="preserve"> </w:t>
                        </w:r>
                        <w:r>
                          <w:rPr>
                            <w:b/>
                            <w:w w:val="95"/>
                            <w:sz w:val="18"/>
                          </w:rPr>
                          <w:t>audit</w:t>
                        </w:r>
                        <w:r>
                          <w:rPr>
                            <w:b/>
                            <w:spacing w:val="-19"/>
                            <w:w w:val="95"/>
                            <w:sz w:val="18"/>
                          </w:rPr>
                          <w:t xml:space="preserve"> </w:t>
                        </w:r>
                        <w:r>
                          <w:rPr>
                            <w:b/>
                            <w:w w:val="95"/>
                            <w:sz w:val="18"/>
                          </w:rPr>
                          <w:t>files:</w:t>
                        </w:r>
                        <w:r>
                          <w:rPr>
                            <w:b/>
                            <w:spacing w:val="-19"/>
                            <w:w w:val="95"/>
                            <w:sz w:val="18"/>
                          </w:rPr>
                          <w:t xml:space="preserve"> </w:t>
                        </w:r>
                        <w:r>
                          <w:rPr>
                            <w:w w:val="95"/>
                            <w:sz w:val="18"/>
                          </w:rPr>
                          <w:t>Set</w:t>
                        </w:r>
                        <w:r>
                          <w:rPr>
                            <w:spacing w:val="-19"/>
                            <w:w w:val="95"/>
                            <w:sz w:val="18"/>
                          </w:rPr>
                          <w:t xml:space="preserve"> </w:t>
                        </w:r>
                        <w:r>
                          <w:rPr>
                            <w:rFonts w:ascii="Courier New"/>
                            <w:w w:val="95"/>
                            <w:sz w:val="18"/>
                          </w:rPr>
                          <w:t>AUDIT_TRAIL</w:t>
                        </w:r>
                        <w:r>
                          <w:rPr>
                            <w:rFonts w:ascii="Courier New"/>
                            <w:spacing w:val="-82"/>
                            <w:w w:val="95"/>
                            <w:sz w:val="18"/>
                          </w:rPr>
                          <w:t xml:space="preserve"> </w:t>
                        </w:r>
                        <w:r>
                          <w:rPr>
                            <w:w w:val="95"/>
                            <w:sz w:val="18"/>
                          </w:rPr>
                          <w:t>to</w:t>
                        </w:r>
                        <w:r>
                          <w:rPr>
                            <w:spacing w:val="-19"/>
                            <w:w w:val="95"/>
                            <w:sz w:val="18"/>
                          </w:rPr>
                          <w:t xml:space="preserve"> </w:t>
                        </w:r>
                        <w:r>
                          <w:rPr>
                            <w:rFonts w:ascii="Courier New"/>
                            <w:w w:val="95"/>
                            <w:sz w:val="18"/>
                          </w:rPr>
                          <w:t>XML</w:t>
                        </w:r>
                        <w:r>
                          <w:rPr>
                            <w:rFonts w:ascii="Courier New"/>
                            <w:spacing w:val="-82"/>
                            <w:w w:val="95"/>
                            <w:sz w:val="18"/>
                          </w:rPr>
                          <w:t xml:space="preserve"> </w:t>
                        </w:r>
                        <w:r>
                          <w:rPr>
                            <w:w w:val="95"/>
                            <w:sz w:val="18"/>
                          </w:rPr>
                          <w:t>or</w:t>
                        </w:r>
                        <w:r>
                          <w:rPr>
                            <w:spacing w:val="-19"/>
                            <w:w w:val="95"/>
                            <w:sz w:val="18"/>
                          </w:rPr>
                          <w:t xml:space="preserve"> </w:t>
                        </w:r>
                        <w:r>
                          <w:rPr>
                            <w:rFonts w:ascii="Courier New"/>
                            <w:w w:val="95"/>
                            <w:sz w:val="18"/>
                          </w:rPr>
                          <w:t>XML,EXTENDED</w:t>
                        </w:r>
                        <w:r>
                          <w:rPr>
                            <w:w w:val="95"/>
                            <w:sz w:val="18"/>
                          </w:rPr>
                          <w:t>,</w:t>
                        </w:r>
                        <w:r>
                          <w:rPr>
                            <w:spacing w:val="-18"/>
                            <w:w w:val="95"/>
                            <w:sz w:val="18"/>
                          </w:rPr>
                          <w:t xml:space="preserve"> </w:t>
                        </w:r>
                        <w:r>
                          <w:rPr>
                            <w:w w:val="95"/>
                            <w:sz w:val="18"/>
                          </w:rPr>
                          <w:t>set</w:t>
                        </w:r>
                        <w:r>
                          <w:rPr>
                            <w:spacing w:val="-19"/>
                            <w:w w:val="95"/>
                            <w:sz w:val="18"/>
                          </w:rPr>
                          <w:t xml:space="preserve"> </w:t>
                        </w:r>
                        <w:r>
                          <w:rPr>
                            <w:rFonts w:ascii="Courier New"/>
                            <w:w w:val="95"/>
                            <w:sz w:val="18"/>
                          </w:rPr>
                          <w:t xml:space="preserve">AUDIT_SYS_ </w:t>
                        </w:r>
                        <w:r>
                          <w:rPr>
                            <w:rFonts w:ascii="Courier New"/>
                            <w:sz w:val="18"/>
                          </w:rPr>
                          <w:t>OPERATIONS</w:t>
                        </w:r>
                        <w:r>
                          <w:rPr>
                            <w:rFonts w:ascii="Courier New"/>
                            <w:spacing w:val="-81"/>
                            <w:sz w:val="18"/>
                          </w:rPr>
                          <w:t xml:space="preserve"> </w:t>
                        </w:r>
                        <w:r>
                          <w:rPr>
                            <w:sz w:val="18"/>
                          </w:rPr>
                          <w:t>to</w:t>
                        </w:r>
                        <w:r>
                          <w:rPr>
                            <w:spacing w:val="-12"/>
                            <w:sz w:val="18"/>
                          </w:rPr>
                          <w:t xml:space="preserve"> </w:t>
                        </w:r>
                        <w:r>
                          <w:rPr>
                            <w:rFonts w:ascii="Courier New"/>
                            <w:sz w:val="18"/>
                          </w:rPr>
                          <w:t>TRUE</w:t>
                        </w:r>
                        <w:r>
                          <w:rPr>
                            <w:sz w:val="18"/>
                          </w:rPr>
                          <w:t>,</w:t>
                        </w:r>
                        <w:r>
                          <w:rPr>
                            <w:spacing w:val="-13"/>
                            <w:sz w:val="18"/>
                          </w:rPr>
                          <w:t xml:space="preserve"> </w:t>
                        </w:r>
                        <w:r>
                          <w:rPr>
                            <w:sz w:val="18"/>
                          </w:rPr>
                          <w:t>and</w:t>
                        </w:r>
                        <w:r>
                          <w:rPr>
                            <w:spacing w:val="-13"/>
                            <w:sz w:val="18"/>
                          </w:rPr>
                          <w:t xml:space="preserve"> </w:t>
                        </w:r>
                        <w:r>
                          <w:rPr>
                            <w:sz w:val="18"/>
                          </w:rPr>
                          <w:t>set</w:t>
                        </w:r>
                        <w:r>
                          <w:rPr>
                            <w:spacing w:val="-13"/>
                            <w:sz w:val="18"/>
                          </w:rPr>
                          <w:t xml:space="preserve"> </w:t>
                        </w:r>
                        <w:r>
                          <w:rPr>
                            <w:sz w:val="18"/>
                          </w:rPr>
                          <w:t>the</w:t>
                        </w:r>
                        <w:r>
                          <w:rPr>
                            <w:spacing w:val="-13"/>
                            <w:sz w:val="18"/>
                          </w:rPr>
                          <w:t xml:space="preserve"> </w:t>
                        </w:r>
                        <w:r>
                          <w:rPr>
                            <w:rFonts w:ascii="Courier New"/>
                            <w:sz w:val="18"/>
                          </w:rPr>
                          <w:t>AUDIT_SYSLOG_LEVEL</w:t>
                        </w:r>
                        <w:r>
                          <w:rPr>
                            <w:rFonts w:ascii="Courier New"/>
                            <w:spacing w:val="-81"/>
                            <w:sz w:val="18"/>
                          </w:rPr>
                          <w:t xml:space="preserve"> </w:t>
                        </w:r>
                        <w:r>
                          <w:rPr>
                            <w:spacing w:val="-3"/>
                            <w:sz w:val="18"/>
                          </w:rPr>
                          <w:t>parameter.</w:t>
                        </w:r>
                      </w:p>
                    </w:tc>
                  </w:tr>
                  <w:tr w:rsidR="002F0363" w14:paraId="69CC369B" w14:textId="77777777">
                    <w:trPr>
                      <w:trHeight w:val="3034"/>
                    </w:trPr>
                    <w:tc>
                      <w:tcPr>
                        <w:tcW w:w="1532" w:type="dxa"/>
                        <w:tcBorders>
                          <w:top w:val="single" w:sz="2" w:space="0" w:color="000000"/>
                          <w:bottom w:val="single" w:sz="2" w:space="0" w:color="000000"/>
                        </w:tcBorders>
                      </w:tcPr>
                      <w:p w14:paraId="7ECEB37C" w14:textId="77777777" w:rsidR="002F0363" w:rsidRDefault="002F0363">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5AC8A2B1" w14:textId="77777777" w:rsidR="002F0363" w:rsidRDefault="002F0363">
                        <w:pPr>
                          <w:pStyle w:val="TableParagraph"/>
                          <w:spacing w:before="64" w:line="211" w:lineRule="auto"/>
                          <w:ind w:left="327" w:right="1040"/>
                          <w:rPr>
                            <w:sz w:val="18"/>
                          </w:rPr>
                        </w:pPr>
                        <w:r>
                          <w:rPr>
                            <w:sz w:val="18"/>
                          </w:rPr>
                          <w:t>Behaves</w:t>
                        </w:r>
                        <w:r>
                          <w:rPr>
                            <w:spacing w:val="-21"/>
                            <w:sz w:val="18"/>
                          </w:rPr>
                          <w:t xml:space="preserve"> </w:t>
                        </w:r>
                        <w:r>
                          <w:rPr>
                            <w:sz w:val="18"/>
                          </w:rPr>
                          <w:t>the</w:t>
                        </w:r>
                        <w:r>
                          <w:rPr>
                            <w:spacing w:val="-21"/>
                            <w:sz w:val="18"/>
                          </w:rPr>
                          <w:t xml:space="preserve"> </w:t>
                        </w:r>
                        <w:r>
                          <w:rPr>
                            <w:sz w:val="18"/>
                          </w:rPr>
                          <w:t>same</w:t>
                        </w:r>
                        <w:r>
                          <w:rPr>
                            <w:spacing w:val="-21"/>
                            <w:sz w:val="18"/>
                          </w:rPr>
                          <w:t xml:space="preserve"> </w:t>
                        </w:r>
                        <w:r>
                          <w:rPr>
                            <w:sz w:val="18"/>
                          </w:rPr>
                          <w:t>as</w:t>
                        </w:r>
                        <w:r>
                          <w:rPr>
                            <w:spacing w:val="-20"/>
                            <w:sz w:val="18"/>
                          </w:rPr>
                          <w:t xml:space="preserve"> </w:t>
                        </w:r>
                        <w:r>
                          <w:rPr>
                            <w:rFonts w:ascii="Courier New"/>
                            <w:sz w:val="18"/>
                          </w:rPr>
                          <w:t>AUDIT_TRAIL=XML</w:t>
                        </w:r>
                        <w:r>
                          <w:rPr>
                            <w:sz w:val="18"/>
                          </w:rPr>
                          <w:t>,</w:t>
                        </w:r>
                        <w:r>
                          <w:rPr>
                            <w:spacing w:val="-21"/>
                            <w:sz w:val="18"/>
                          </w:rPr>
                          <w:t xml:space="preserve"> </w:t>
                        </w:r>
                        <w:r>
                          <w:rPr>
                            <w:sz w:val="18"/>
                          </w:rPr>
                          <w:t>but</w:t>
                        </w:r>
                        <w:r>
                          <w:rPr>
                            <w:spacing w:val="-21"/>
                            <w:sz w:val="18"/>
                          </w:rPr>
                          <w:t xml:space="preserve"> </w:t>
                        </w:r>
                        <w:r>
                          <w:rPr>
                            <w:sz w:val="18"/>
                          </w:rPr>
                          <w:t>also</w:t>
                        </w:r>
                        <w:r>
                          <w:rPr>
                            <w:spacing w:val="-21"/>
                            <w:sz w:val="18"/>
                          </w:rPr>
                          <w:t xml:space="preserve"> </w:t>
                        </w:r>
                        <w:r>
                          <w:rPr>
                            <w:sz w:val="18"/>
                          </w:rPr>
                          <w:t>includes</w:t>
                        </w:r>
                        <w:r>
                          <w:rPr>
                            <w:spacing w:val="-21"/>
                            <w:sz w:val="18"/>
                          </w:rPr>
                          <w:t xml:space="preserve"> </w:t>
                        </w:r>
                        <w:r>
                          <w:rPr>
                            <w:sz w:val="18"/>
                          </w:rPr>
                          <w:t>SQL</w:t>
                        </w:r>
                        <w:r>
                          <w:rPr>
                            <w:spacing w:val="-21"/>
                            <w:sz w:val="18"/>
                          </w:rPr>
                          <w:t xml:space="preserve"> </w:t>
                        </w:r>
                        <w:r>
                          <w:rPr>
                            <w:sz w:val="18"/>
                          </w:rPr>
                          <w:t>text</w:t>
                        </w:r>
                        <w:r>
                          <w:rPr>
                            <w:spacing w:val="-21"/>
                            <w:sz w:val="18"/>
                          </w:rPr>
                          <w:t xml:space="preserve"> </w:t>
                        </w:r>
                        <w:r>
                          <w:rPr>
                            <w:sz w:val="18"/>
                          </w:rPr>
                          <w:t>and</w:t>
                        </w:r>
                        <w:r>
                          <w:rPr>
                            <w:spacing w:val="-21"/>
                            <w:sz w:val="18"/>
                          </w:rPr>
                          <w:t xml:space="preserve"> </w:t>
                        </w:r>
                        <w:r>
                          <w:rPr>
                            <w:sz w:val="18"/>
                          </w:rPr>
                          <w:t>SQL</w:t>
                        </w:r>
                        <w:r>
                          <w:rPr>
                            <w:spacing w:val="-21"/>
                            <w:sz w:val="18"/>
                          </w:rPr>
                          <w:t xml:space="preserve"> </w:t>
                        </w:r>
                        <w:r>
                          <w:rPr>
                            <w:sz w:val="18"/>
                          </w:rPr>
                          <w:t>bind information in the operating system XML audit</w:t>
                        </w:r>
                        <w:r>
                          <w:rPr>
                            <w:spacing w:val="-5"/>
                            <w:sz w:val="18"/>
                          </w:rPr>
                          <w:t xml:space="preserve"> </w:t>
                        </w:r>
                        <w:r>
                          <w:rPr>
                            <w:sz w:val="18"/>
                          </w:rPr>
                          <w:t>files.</w:t>
                        </w:r>
                      </w:p>
                      <w:p w14:paraId="5E1649E0" w14:textId="77777777" w:rsidR="002F0363" w:rsidRDefault="002F0363">
                        <w:pPr>
                          <w:pStyle w:val="TableParagraph"/>
                          <w:spacing w:before="83"/>
                          <w:ind w:left="328"/>
                          <w:rPr>
                            <w:sz w:val="18"/>
                          </w:rPr>
                        </w:pPr>
                        <w:r>
                          <w:rPr>
                            <w:spacing w:val="-6"/>
                            <w:sz w:val="18"/>
                          </w:rPr>
                          <w:t xml:space="preserve">You </w:t>
                        </w:r>
                        <w:r>
                          <w:rPr>
                            <w:sz w:val="18"/>
                          </w:rPr>
                          <w:t xml:space="preserve">can specify </w:t>
                        </w:r>
                        <w:r>
                          <w:rPr>
                            <w:rFonts w:ascii="Courier New"/>
                            <w:sz w:val="18"/>
                          </w:rPr>
                          <w:t>XML,EXTENDED</w:t>
                        </w:r>
                        <w:r>
                          <w:rPr>
                            <w:rFonts w:ascii="Courier New"/>
                            <w:spacing w:val="-94"/>
                            <w:sz w:val="18"/>
                          </w:rPr>
                          <w:t xml:space="preserve"> </w:t>
                        </w:r>
                        <w:r>
                          <w:rPr>
                            <w:sz w:val="18"/>
                          </w:rPr>
                          <w:t>in either of the following ways:</w:t>
                        </w:r>
                      </w:p>
                      <w:p w14:paraId="181CED98" w14:textId="77777777" w:rsidR="002F0363" w:rsidRDefault="002F0363">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77777777" w:rsidR="002F0363" w:rsidRDefault="002F0363">
                        <w:pPr>
                          <w:pStyle w:val="TableParagraph"/>
                          <w:spacing w:before="37"/>
                          <w:ind w:left="328"/>
                          <w:rPr>
                            <w:sz w:val="18"/>
                          </w:rPr>
                        </w:pPr>
                        <w:r>
                          <w:rPr>
                            <w:spacing w:val="-3"/>
                            <w:sz w:val="18"/>
                          </w:rPr>
                          <w:t xml:space="preserve">However, </w:t>
                        </w:r>
                        <w:r>
                          <w:rPr>
                            <w:sz w:val="18"/>
                          </w:rPr>
                          <w:t xml:space="preserve">do not enclose </w:t>
                        </w:r>
                        <w:r>
                          <w:rPr>
                            <w:rFonts w:ascii="Courier New"/>
                            <w:sz w:val="18"/>
                          </w:rPr>
                          <w:t>XML, EXTENDED</w:t>
                        </w:r>
                        <w:r>
                          <w:rPr>
                            <w:rFonts w:ascii="Courier New"/>
                            <w:spacing w:val="-73"/>
                            <w:sz w:val="18"/>
                          </w:rPr>
                          <w:t xml:space="preserve"> </w:t>
                        </w:r>
                        <w:r>
                          <w:rPr>
                            <w:sz w:val="18"/>
                          </w:rPr>
                          <w:t>in quotes, for example:</w:t>
                        </w:r>
                      </w:p>
                      <w:p w14:paraId="5A4E48E2" w14:textId="77777777" w:rsidR="002F0363" w:rsidRDefault="002F0363">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2F0363" w:rsidRDefault="002F0363">
                        <w:pPr>
                          <w:pStyle w:val="TableParagraph"/>
                          <w:spacing w:before="11"/>
                          <w:rPr>
                            <w:sz w:val="21"/>
                          </w:rPr>
                        </w:pPr>
                      </w:p>
                      <w:p w14:paraId="56FD1AAF" w14:textId="77777777" w:rsidR="002F0363" w:rsidRDefault="002F0363">
                        <w:pPr>
                          <w:pStyle w:val="TableParagraph"/>
                          <w:spacing w:before="0"/>
                          <w:ind w:left="328"/>
                          <w:rPr>
                            <w:sz w:val="18"/>
                          </w:rPr>
                        </w:pPr>
                        <w:r>
                          <w:rPr>
                            <w:sz w:val="18"/>
                          </w:rPr>
                          <w:t>See also the following sections:</w:t>
                        </w:r>
                      </w:p>
                      <w:p w14:paraId="46F59632" w14:textId="77777777" w:rsidR="002F0363" w:rsidRDefault="002F0363">
                        <w:pPr>
                          <w:pStyle w:val="TableParagraph"/>
                          <w:numPr>
                            <w:ilvl w:val="0"/>
                            <w:numId w:val="51"/>
                          </w:numPr>
                          <w:tabs>
                            <w:tab w:val="left" w:pos="688"/>
                          </w:tabs>
                          <w:spacing w:before="76"/>
                          <w:rPr>
                            <w:sz w:val="18"/>
                          </w:rPr>
                        </w:pPr>
                        <w:hyperlink w:anchor="_bookmark1707" w:history="1">
                          <w:r>
                            <w:rPr>
                              <w:color w:val="0000CC"/>
                              <w:sz w:val="18"/>
                            </w:rPr>
                            <w:t xml:space="preserve">"Advantages of the Operating System Audit </w:t>
                          </w:r>
                          <w:r>
                            <w:rPr>
                              <w:color w:val="0000CC"/>
                              <w:spacing w:val="-4"/>
                              <w:sz w:val="18"/>
                            </w:rPr>
                            <w:t xml:space="preserve">Trail" </w:t>
                          </w:r>
                          <w:r>
                            <w:rPr>
                              <w:sz w:val="18"/>
                            </w:rPr>
                            <w:t>on page</w:t>
                          </w:r>
                          <w:r>
                            <w:rPr>
                              <w:spacing w:val="-8"/>
                              <w:sz w:val="18"/>
                            </w:rPr>
                            <w:t xml:space="preserve"> </w:t>
                          </w:r>
                          <w:r>
                            <w:rPr>
                              <w:sz w:val="18"/>
                            </w:rPr>
                            <w:t>9-16</w:t>
                          </w:r>
                        </w:hyperlink>
                      </w:p>
                      <w:p w14:paraId="568FE836" w14:textId="77777777" w:rsidR="002F0363" w:rsidRDefault="002F0363">
                        <w:pPr>
                          <w:pStyle w:val="TableParagraph"/>
                          <w:numPr>
                            <w:ilvl w:val="0"/>
                            <w:numId w:val="51"/>
                          </w:numPr>
                          <w:tabs>
                            <w:tab w:val="left" w:pos="688"/>
                          </w:tabs>
                          <w:spacing w:before="76"/>
                          <w:rPr>
                            <w:sz w:val="18"/>
                          </w:rPr>
                        </w:pPr>
                        <w:hyperlink w:anchor="_bookmark2288" w:history="1">
                          <w:r>
                            <w:rPr>
                              <w:color w:val="0000CC"/>
                              <w:sz w:val="18"/>
                            </w:rPr>
                            <w:t xml:space="preserve">"Auditing Sensitive Information" </w:t>
                          </w:r>
                          <w:r>
                            <w:rPr>
                              <w:sz w:val="18"/>
                            </w:rPr>
                            <w:t>on page</w:t>
                          </w:r>
                          <w:r>
                            <w:rPr>
                              <w:spacing w:val="-4"/>
                              <w:sz w:val="18"/>
                            </w:rPr>
                            <w:t xml:space="preserve"> </w:t>
                          </w:r>
                          <w:r>
                            <w:rPr>
                              <w:sz w:val="18"/>
                            </w:rPr>
                            <w:t>10-18</w:t>
                          </w:r>
                        </w:hyperlink>
                      </w:p>
                    </w:tc>
                  </w:tr>
                  <w:tr w:rsidR="002F0363" w14:paraId="4E28DB2E" w14:textId="77777777">
                    <w:trPr>
                      <w:trHeight w:val="333"/>
                    </w:trPr>
                    <w:tc>
                      <w:tcPr>
                        <w:tcW w:w="1532" w:type="dxa"/>
                        <w:tcBorders>
                          <w:top w:val="single" w:sz="2" w:space="0" w:color="000000"/>
                          <w:bottom w:val="single" w:sz="4" w:space="0" w:color="000000"/>
                        </w:tcBorders>
                      </w:tcPr>
                      <w:p w14:paraId="5A57D417" w14:textId="77777777" w:rsidR="002F0363" w:rsidRDefault="002F0363">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77777777" w:rsidR="002F0363" w:rsidRDefault="002F0363">
                        <w:pPr>
                          <w:pStyle w:val="TableParagraph"/>
                          <w:spacing w:before="45"/>
                          <w:ind w:left="328"/>
                          <w:rPr>
                            <w:sz w:val="18"/>
                          </w:rPr>
                        </w:pPr>
                        <w:r>
                          <w:rPr>
                            <w:sz w:val="18"/>
                          </w:rPr>
                          <w:t>Disables standard auditing.</w:t>
                        </w:r>
                      </w:p>
                    </w:tc>
                  </w:tr>
                </w:tbl>
                <w:p w14:paraId="106D5259" w14:textId="77777777" w:rsidR="002F0363" w:rsidRDefault="002F0363">
                  <w:pPr>
                    <w:pStyle w:val="BodyText"/>
                  </w:pPr>
                </w:p>
              </w:txbxContent>
            </v:textbox>
            <w10:wrap anchorx="page"/>
          </v:shape>
        </w:pic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423" w:name="_bookmark1679"/>
      <w:bookmarkEnd w:id="1423"/>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7777777" w:rsidR="008C539B" w:rsidRPr="001058B5" w:rsidRDefault="00C12992">
      <w:pPr>
        <w:pStyle w:val="BodyText"/>
        <w:spacing w:before="1"/>
        <w:ind w:left="2260"/>
        <w:rPr>
          <w:rFonts w:ascii="Arial" w:hAnsi="Arial" w:cs="Arial"/>
        </w:rPr>
      </w:pPr>
      <w:bookmarkStart w:id="1424" w:name="_bookmark1681"/>
      <w:bookmarkEnd w:id="1424"/>
      <w:r w:rsidRPr="001058B5">
        <w:rPr>
          <w:rFonts w:ascii="Arial" w:hAnsi="Arial" w:cs="Arial"/>
        </w:rPr>
        <w:t xml:space="preserve">Note the </w:t>
      </w:r>
      <w:bookmarkStart w:id="1425" w:name="_bookmark1680"/>
      <w:bookmarkEnd w:id="1425"/>
      <w:r w:rsidRPr="001058B5">
        <w:rPr>
          <w:rFonts w:ascii="Arial" w:hAnsi="Arial" w:cs="Arial"/>
        </w:rPr>
        <w:t>following:</w:t>
      </w:r>
    </w:p>
    <w:p w14:paraId="493DB45F" w14:textId="77777777" w:rsidR="008C539B" w:rsidRPr="001058B5" w:rsidRDefault="00C12992" w:rsidP="006F7931">
      <w:pPr>
        <w:pStyle w:val="ListParagraph"/>
        <w:numPr>
          <w:ilvl w:val="2"/>
          <w:numId w:val="137"/>
        </w:numPr>
        <w:tabs>
          <w:tab w:val="left" w:pos="2620"/>
        </w:tabs>
        <w:spacing w:before="121" w:line="232" w:lineRule="auto"/>
        <w:ind w:right="252"/>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w:t>
      </w:r>
      <w:bookmarkStart w:id="1426" w:name="_bookmark1684"/>
      <w:bookmarkEnd w:id="1426"/>
      <w:r w:rsidRPr="001058B5">
        <w:rPr>
          <w:rFonts w:ascii="Arial" w:hAnsi="Arial" w:cs="Arial"/>
          <w:b/>
          <w:sz w:val="20"/>
        </w:rPr>
        <w:t xml:space="preserve">need </w:t>
      </w:r>
      <w:bookmarkStart w:id="1427" w:name="_bookmark1683"/>
      <w:bookmarkEnd w:id="1427"/>
      <w:r w:rsidRPr="001058B5">
        <w:rPr>
          <w:rFonts w:ascii="Arial" w:hAnsi="Arial" w:cs="Arial"/>
          <w:b/>
          <w:sz w:val="20"/>
        </w:rPr>
        <w:t>to rest</w:t>
      </w:r>
      <w:bookmarkStart w:id="1428" w:name="_bookmark1682"/>
      <w:bookmarkEnd w:id="1428"/>
      <w:r w:rsidRPr="001058B5">
        <w:rPr>
          <w:rFonts w:ascii="Arial" w:hAnsi="Arial" w:cs="Arial"/>
          <w:b/>
          <w:sz w:val="20"/>
        </w:rPr>
        <w:t>art the database afte</w:t>
      </w:r>
      <w:bookmarkStart w:id="1429" w:name="_bookmark1685"/>
      <w:bookmarkEnd w:id="1429"/>
      <w:r w:rsidRPr="001058B5">
        <w:rPr>
          <w:rFonts w:ascii="Arial" w:hAnsi="Arial" w:cs="Arial"/>
          <w:b/>
          <w:sz w:val="20"/>
        </w:rPr>
        <w:t xml:space="preserve">r you run the AUDIT or NOAUDIT statements. </w:t>
      </w:r>
      <w:r w:rsidRPr="001058B5">
        <w:rPr>
          <w:rFonts w:ascii="Arial" w:hAnsi="Arial" w:cs="Arial"/>
          <w:spacing w:val="-6"/>
          <w:sz w:val="20"/>
        </w:rPr>
        <w:t xml:space="preserve">You </w:t>
      </w:r>
      <w:r w:rsidRPr="001058B5">
        <w:rPr>
          <w:rFonts w:ascii="Arial" w:hAnsi="Arial" w:cs="Arial"/>
          <w:sz w:val="20"/>
        </w:rPr>
        <w:t>only need to restart the database if you made a universal</w:t>
      </w:r>
      <w:r w:rsidRPr="001058B5">
        <w:rPr>
          <w:rFonts w:ascii="Arial" w:hAnsi="Arial" w:cs="Arial"/>
          <w:spacing w:val="-25"/>
          <w:sz w:val="20"/>
        </w:rPr>
        <w:t xml:space="preserve"> </w:t>
      </w:r>
      <w:r w:rsidRPr="001058B5">
        <w:rPr>
          <w:rFonts w:ascii="Arial" w:hAnsi="Arial" w:cs="Arial"/>
          <w:sz w:val="20"/>
        </w:rPr>
        <w:t>change, such as changing the AUDIT_TRAIL</w:t>
      </w:r>
      <w:r w:rsidRPr="001058B5">
        <w:rPr>
          <w:rFonts w:ascii="Arial" w:hAnsi="Arial" w:cs="Arial"/>
          <w:spacing w:val="-106"/>
          <w:sz w:val="20"/>
        </w:rPr>
        <w:t xml:space="preserve"> </w:t>
      </w:r>
      <w:r w:rsidRPr="001058B5">
        <w:rPr>
          <w:rFonts w:ascii="Arial" w:hAnsi="Arial" w:cs="Arial"/>
          <w:sz w:val="20"/>
        </w:rPr>
        <w:t>initialization parameter.</w:t>
      </w:r>
    </w:p>
    <w:p w14:paraId="5F3D8C2F" w14:textId="77777777" w:rsidR="008C539B" w:rsidRPr="001058B5" w:rsidRDefault="00C12992" w:rsidP="006F7931">
      <w:pPr>
        <w:pStyle w:val="ListParagraph"/>
        <w:numPr>
          <w:ilvl w:val="2"/>
          <w:numId w:val="137"/>
        </w:numPr>
        <w:tabs>
          <w:tab w:val="left" w:pos="2620"/>
        </w:tabs>
        <w:spacing w:before="120" w:line="232" w:lineRule="auto"/>
        <w:ind w:right="23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AUDIT_TRAIL to enable either fine-grained auditing or SYS auditing. </w:t>
      </w:r>
      <w:r w:rsidRPr="001058B5">
        <w:rPr>
          <w:rFonts w:ascii="Arial" w:hAnsi="Arial" w:cs="Arial"/>
          <w:sz w:val="20"/>
        </w:rPr>
        <w:t xml:space="preserve">For fine-grained auditing, you add and remove fine-grained audit policies as </w:t>
      </w:r>
      <w:r w:rsidRPr="001058B5">
        <w:rPr>
          <w:rFonts w:ascii="Arial" w:hAnsi="Arial" w:cs="Arial"/>
          <w:spacing w:val="-3"/>
          <w:sz w:val="20"/>
        </w:rPr>
        <w:t xml:space="preserve">necessary, </w:t>
      </w:r>
      <w:r w:rsidRPr="001058B5">
        <w:rPr>
          <w:rFonts w:ascii="Arial" w:hAnsi="Arial" w:cs="Arial"/>
          <w:sz w:val="20"/>
        </w:rPr>
        <w:t>applying them to the specific operations or objects you want to</w:t>
      </w:r>
      <w:r w:rsidRPr="001058B5">
        <w:rPr>
          <w:rFonts w:ascii="Arial" w:hAnsi="Arial" w:cs="Arial"/>
          <w:spacing w:val="-29"/>
          <w:sz w:val="20"/>
        </w:rPr>
        <w:t xml:space="preserve"> </w:t>
      </w:r>
      <w:r w:rsidRPr="001058B5">
        <w:rPr>
          <w:rFonts w:ascii="Arial" w:hAnsi="Arial" w:cs="Arial"/>
          <w:sz w:val="20"/>
        </w:rPr>
        <w:t>monitor.</w:t>
      </w:r>
      <w:r w:rsidRPr="001058B5">
        <w:rPr>
          <w:rFonts w:ascii="Arial" w:hAnsi="Arial" w:cs="Arial"/>
          <w:spacing w:val="-29"/>
          <w:sz w:val="20"/>
        </w:rPr>
        <w:t xml:space="preserve"> </w:t>
      </w:r>
      <w:r w:rsidRPr="001058B5">
        <w:rPr>
          <w:rFonts w:ascii="Arial" w:hAnsi="Arial" w:cs="Arial"/>
          <w:spacing w:val="-9"/>
          <w:sz w:val="20"/>
        </w:rPr>
        <w:t>To</w:t>
      </w:r>
      <w:r w:rsidRPr="001058B5">
        <w:rPr>
          <w:rFonts w:ascii="Arial" w:hAnsi="Arial" w:cs="Arial"/>
          <w:spacing w:val="-29"/>
          <w:sz w:val="20"/>
        </w:rPr>
        <w:t xml:space="preserve"> </w:t>
      </w:r>
      <w:r w:rsidRPr="001058B5">
        <w:rPr>
          <w:rFonts w:ascii="Arial" w:hAnsi="Arial" w:cs="Arial"/>
          <w:sz w:val="20"/>
        </w:rPr>
        <w:t>enable</w:t>
      </w:r>
      <w:r w:rsidRPr="001058B5">
        <w:rPr>
          <w:rFonts w:ascii="Arial" w:hAnsi="Arial" w:cs="Arial"/>
          <w:spacing w:val="-29"/>
          <w:sz w:val="20"/>
        </w:rPr>
        <w:t xml:space="preserve"> </w:t>
      </w:r>
      <w:r w:rsidRPr="001058B5">
        <w:rPr>
          <w:rFonts w:ascii="Arial" w:hAnsi="Arial" w:cs="Arial"/>
          <w:sz w:val="20"/>
        </w:rPr>
        <w:t>SYS</w:t>
      </w:r>
      <w:r w:rsidRPr="001058B5">
        <w:rPr>
          <w:rFonts w:ascii="Arial" w:hAnsi="Arial" w:cs="Arial"/>
          <w:spacing w:val="-102"/>
          <w:sz w:val="20"/>
        </w:rPr>
        <w:t xml:space="preserve"> </w:t>
      </w:r>
      <w:r w:rsidRPr="001058B5">
        <w:rPr>
          <w:rFonts w:ascii="Arial" w:hAnsi="Arial" w:cs="Arial"/>
          <w:sz w:val="20"/>
        </w:rPr>
        <w:t>auditing,</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AUDIT_SYS_OPERATIONS</w:t>
      </w:r>
      <w:r w:rsidRPr="001058B5">
        <w:rPr>
          <w:rFonts w:ascii="Arial" w:hAnsi="Arial" w:cs="Arial"/>
          <w:spacing w:val="-102"/>
          <w:sz w:val="20"/>
        </w:rPr>
        <w:t xml:space="preserve"> </w:t>
      </w:r>
      <w:r w:rsidRPr="001058B5">
        <w:rPr>
          <w:rFonts w:ascii="Arial" w:hAnsi="Arial" w:cs="Arial"/>
          <w:sz w:val="20"/>
        </w:rPr>
        <w:t>parameter</w:t>
      </w:r>
      <w:r w:rsidRPr="001058B5">
        <w:rPr>
          <w:rFonts w:ascii="Arial" w:hAnsi="Arial" w:cs="Arial"/>
          <w:spacing w:val="-29"/>
          <w:sz w:val="20"/>
        </w:rPr>
        <w:t xml:space="preserve"> </w:t>
      </w:r>
      <w:r w:rsidRPr="001058B5">
        <w:rPr>
          <w:rFonts w:ascii="Arial" w:hAnsi="Arial" w:cs="Arial"/>
          <w:sz w:val="20"/>
        </w:rPr>
        <w:t>to TRUE.</w:t>
      </w:r>
    </w:p>
    <w:p w14:paraId="5737C196" w14:textId="77777777" w:rsidR="008C539B" w:rsidRPr="001058B5" w:rsidRDefault="008C539B">
      <w:pPr>
        <w:pStyle w:val="BodyText"/>
        <w:spacing w:before="12"/>
        <w:rPr>
          <w:rFonts w:ascii="Arial" w:hAnsi="Arial" w:cs="Arial"/>
          <w:sz w:val="24"/>
        </w:rPr>
      </w:pPr>
    </w:p>
    <w:p w14:paraId="110A8185" w14:textId="77777777" w:rsidR="008C539B" w:rsidRPr="001058B5" w:rsidRDefault="00C12992">
      <w:pPr>
        <w:pStyle w:val="Heading4"/>
      </w:pPr>
      <w:bookmarkStart w:id="1430" w:name="What_Do_the_Operating_System_and_Databas"/>
      <w:bookmarkStart w:id="1431" w:name="_bookmark1686"/>
      <w:bookmarkEnd w:id="1430"/>
      <w:bookmarkEnd w:id="1431"/>
      <w:r w:rsidRPr="001058B5">
        <w:rPr>
          <w:spacing w:val="-27"/>
        </w:rPr>
        <w:t xml:space="preserve">What </w:t>
      </w:r>
      <w:r w:rsidRPr="001058B5">
        <w:rPr>
          <w:spacing w:val="-18"/>
        </w:rPr>
        <w:t xml:space="preserve">Do </w:t>
      </w:r>
      <w:r w:rsidRPr="001058B5">
        <w:rPr>
          <w:spacing w:val="-16"/>
        </w:rPr>
        <w:t xml:space="preserve">the </w:t>
      </w:r>
      <w:r w:rsidRPr="001058B5">
        <w:rPr>
          <w:spacing w:val="-23"/>
        </w:rPr>
        <w:t>Oper</w:t>
      </w:r>
      <w:bookmarkStart w:id="1432" w:name="_bookmark1690"/>
      <w:bookmarkEnd w:id="1432"/>
      <w:r w:rsidRPr="001058B5">
        <w:rPr>
          <w:spacing w:val="-23"/>
        </w:rPr>
        <w:t xml:space="preserve">ating </w:t>
      </w:r>
      <w:r w:rsidRPr="001058B5">
        <w:rPr>
          <w:spacing w:val="-20"/>
        </w:rPr>
        <w:t>S</w:t>
      </w:r>
      <w:bookmarkStart w:id="1433" w:name="_bookmark1687"/>
      <w:bookmarkEnd w:id="1433"/>
      <w:r w:rsidRPr="001058B5">
        <w:rPr>
          <w:spacing w:val="-20"/>
        </w:rPr>
        <w:t xml:space="preserve">ystemand </w:t>
      </w:r>
      <w:bookmarkStart w:id="1434" w:name="_bookmark1689"/>
      <w:bookmarkEnd w:id="1434"/>
      <w:r w:rsidRPr="001058B5">
        <w:rPr>
          <w:spacing w:val="-25"/>
        </w:rPr>
        <w:t>Datab</w:t>
      </w:r>
      <w:bookmarkStart w:id="1435" w:name="_bookmark1688"/>
      <w:bookmarkEnd w:id="1435"/>
      <w:r w:rsidRPr="001058B5">
        <w:rPr>
          <w:spacing w:val="-25"/>
        </w:rPr>
        <w:t xml:space="preserve">ase </w:t>
      </w:r>
      <w:r w:rsidRPr="001058B5">
        <w:rPr>
          <w:spacing w:val="-24"/>
        </w:rPr>
        <w:t xml:space="preserve">Audit </w:t>
      </w:r>
      <w:r w:rsidRPr="001058B5">
        <w:rPr>
          <w:spacing w:val="-21"/>
        </w:rPr>
        <w:t xml:space="preserve">Trails </w:t>
      </w:r>
      <w:r w:rsidRPr="001058B5">
        <w:rPr>
          <w:spacing w:val="-24"/>
        </w:rPr>
        <w:t xml:space="preserve">Have </w:t>
      </w:r>
      <w:r w:rsidRPr="001058B5">
        <w:rPr>
          <w:spacing w:val="-7"/>
        </w:rPr>
        <w:t xml:space="preserve">in </w:t>
      </w:r>
      <w:r w:rsidRPr="001058B5">
        <w:rPr>
          <w:spacing w:val="-35"/>
        </w:rPr>
        <w:t>Common?</w:t>
      </w:r>
    </w:p>
    <w:p w14:paraId="5B177F9D" w14:textId="77777777" w:rsidR="008C539B" w:rsidRPr="001058B5" w:rsidRDefault="00C12992">
      <w:pPr>
        <w:pStyle w:val="BodyText"/>
        <w:spacing w:before="82" w:line="230" w:lineRule="auto"/>
        <w:ind w:left="2259" w:right="108"/>
        <w:rPr>
          <w:rFonts w:ascii="Arial" w:hAnsi="Arial" w:cs="Arial"/>
        </w:rPr>
      </w:pPr>
      <w:r w:rsidRPr="001058B5">
        <w:rPr>
          <w:rFonts w:ascii="Arial" w:hAnsi="Arial" w:cs="Arial"/>
        </w:rPr>
        <w:t xml:space="preserve">The operating system and database audit trails both capture many of the same types of actions. </w:t>
      </w:r>
      <w:hyperlink w:anchor="_bookmark1692" w:history="1">
        <w:r w:rsidRPr="001058B5">
          <w:rPr>
            <w:rFonts w:ascii="Arial" w:hAnsi="Arial" w:cs="Arial"/>
            <w:color w:val="0000CC"/>
            <w:spacing w:val="-4"/>
          </w:rPr>
          <w:t xml:space="preserve">Table </w:t>
        </w:r>
        <w:r w:rsidRPr="001058B5">
          <w:rPr>
            <w:rFonts w:ascii="Arial" w:hAnsi="Arial" w:cs="Arial"/>
            <w:color w:val="0000CC"/>
          </w:rPr>
          <w:t xml:space="preserve">9–2 </w:t>
        </w:r>
      </w:hyperlink>
      <w:r w:rsidRPr="001058B5">
        <w:rPr>
          <w:rFonts w:ascii="Arial" w:hAnsi="Arial" w:cs="Arial"/>
        </w:rPr>
        <w:t>lists the operating system audit trail records. Most map to equivalent columns in the DBA_AUDIT_TRAIL</w:t>
      </w:r>
      <w:r w:rsidRPr="001058B5">
        <w:rPr>
          <w:rFonts w:ascii="Arial" w:hAnsi="Arial" w:cs="Arial"/>
          <w:spacing w:val="-93"/>
        </w:rPr>
        <w:t xml:space="preserve"> </w:t>
      </w:r>
      <w:r w:rsidRPr="001058B5">
        <w:rPr>
          <w:rFonts w:ascii="Arial" w:hAnsi="Arial" w:cs="Arial"/>
          <w:spacing w:val="-4"/>
        </w:rPr>
        <w:t xml:space="preserve">view. </w:t>
      </w:r>
      <w:r w:rsidRPr="001058B5">
        <w:rPr>
          <w:rFonts w:ascii="Arial" w:hAnsi="Arial" w:cs="Arial"/>
        </w:rPr>
        <w:t xml:space="preserve">For a description of these columns, see </w:t>
      </w:r>
      <w:r w:rsidRPr="001058B5">
        <w:rPr>
          <w:rFonts w:ascii="Arial" w:hAnsi="Arial" w:cs="Arial"/>
          <w:i/>
        </w:rPr>
        <w:t>Oracle Database Reference</w:t>
      </w:r>
      <w:r w:rsidRPr="001058B5">
        <w:rPr>
          <w:rFonts w:ascii="Arial" w:hAnsi="Arial" w:cs="Arial"/>
        </w:rPr>
        <w:t>.</w:t>
      </w:r>
    </w:p>
    <w:p w14:paraId="2F87A1FF" w14:textId="77777777" w:rsidR="008C539B" w:rsidRPr="001058B5" w:rsidRDefault="008C539B">
      <w:pPr>
        <w:spacing w:line="230" w:lineRule="auto"/>
        <w:rPr>
          <w:rFonts w:ascii="Arial" w:hAnsi="Arial" w:cs="Arial"/>
        </w:rPr>
        <w:sectPr w:rsidR="008C539B" w:rsidRPr="001058B5">
          <w:footerReference w:type="even" r:id="rId199"/>
          <w:footerReference w:type="default" r:id="rId200"/>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77777777" w:rsidR="008C539B" w:rsidRPr="001058B5" w:rsidRDefault="008D1AB8">
      <w:pPr>
        <w:tabs>
          <w:tab w:val="left" w:pos="2693"/>
        </w:tabs>
        <w:ind w:left="1660"/>
        <w:rPr>
          <w:rFonts w:ascii="Arial" w:hAnsi="Arial" w:cs="Arial"/>
          <w:b/>
          <w:i/>
          <w:sz w:val="18"/>
        </w:rPr>
      </w:pPr>
      <w:r>
        <w:rPr>
          <w:rFonts w:ascii="Arial" w:hAnsi="Arial" w:cs="Arial"/>
        </w:rPr>
        <w:pict w14:anchorId="58D47533">
          <v:line id="_x0000_s1181" style="position:absolute;left:0;text-align:left;z-index:-693568;mso-position-horizontal-relative:page" from="138pt,179.25pt" to="522.8pt,179.25pt" strokeweight=".24pt">
            <w10:wrap anchorx="page"/>
          </v:line>
        </w:pict>
      </w:r>
      <w:r>
        <w:rPr>
          <w:rFonts w:ascii="Arial" w:hAnsi="Arial" w:cs="Arial"/>
        </w:rPr>
        <w:pict w14:anchorId="69A0F82C">
          <v:line id="_x0000_s1180" style="position:absolute;left:0;text-align:left;z-index:-693544;mso-position-horizontal-relative:page" from="138pt,196.3pt" to="522.8pt,196.3pt" strokeweight=".24pt">
            <w10:wrap anchorx="page"/>
          </v:line>
        </w:pict>
      </w:r>
      <w:r>
        <w:rPr>
          <w:rFonts w:ascii="Arial" w:hAnsi="Arial" w:cs="Arial"/>
        </w:rPr>
        <w:pict w14:anchorId="5F5D973C">
          <v:line id="_x0000_s1179" style="position:absolute;left:0;text-align:left;z-index:-693520;mso-position-horizontal-relative:page" from="138pt,213.3pt" to="522.8pt,213.3pt" strokeweight=".24pt">
            <w10:wrap anchorx="page"/>
          </v:line>
        </w:pict>
      </w:r>
      <w:bookmarkStart w:id="1436" w:name="_bookmark1691"/>
      <w:bookmarkStart w:id="1437" w:name="_bookmark1692"/>
      <w:bookmarkEnd w:id="1436"/>
      <w:bookmarkEnd w:id="1437"/>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9–2</w:t>
      </w:r>
      <w:r w:rsidR="00C12992" w:rsidRPr="001058B5">
        <w:rPr>
          <w:rFonts w:ascii="Arial" w:hAnsi="Arial" w:cs="Arial"/>
          <w:b/>
          <w:i/>
          <w:sz w:val="18"/>
        </w:rPr>
        <w:tab/>
        <w:t>Common Audited Actions in the Operating System and Database Audit</w:t>
      </w:r>
      <w:r w:rsidR="00C12992" w:rsidRPr="001058B5">
        <w:rPr>
          <w:rFonts w:ascii="Arial" w:hAnsi="Arial" w:cs="Arial"/>
          <w:b/>
          <w:i/>
          <w:spacing w:val="-22"/>
          <w:sz w:val="18"/>
        </w:rPr>
        <w:t xml:space="preserve"> </w:t>
      </w:r>
      <w:r w:rsidR="00C12992" w:rsidRPr="001058B5">
        <w:rPr>
          <w:rFonts w:ascii="Arial" w:hAnsi="Arial" w:cs="Arial"/>
          <w:b/>
          <w:i/>
          <w:spacing w:val="-4"/>
          <w:sz w:val="18"/>
        </w:rPr>
        <w:t>Trails</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438" w:name="_bookmark1694"/>
            <w:bookmarkEnd w:id="1438"/>
            <w:r w:rsidRPr="001058B5">
              <w:rPr>
                <w:rFonts w:ascii="Arial" w:hAnsi="Arial" w:cs="Arial"/>
                <w:sz w:val="18"/>
              </w:rPr>
              <w:t>audit option was set wit</w:t>
            </w:r>
            <w:bookmarkStart w:id="1439" w:name="_bookmark1693"/>
            <w:bookmarkEnd w:id="1439"/>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77777777"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example,</w:t>
      </w:r>
      <w:r w:rsidRPr="001058B5">
        <w:rPr>
          <w:rFonts w:ascii="Arial" w:hAnsi="Arial" w:cs="Arial"/>
          <w:spacing w:val="-24"/>
          <w:sz w:val="16"/>
        </w:rPr>
        <w:t xml:space="preserve"> </w:t>
      </w:r>
      <w:r w:rsidRPr="001058B5">
        <w:rPr>
          <w:rFonts w:ascii="Arial" w:hAnsi="Arial" w:cs="Arial"/>
          <w:sz w:val="16"/>
        </w:rPr>
        <w:t>if</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ACTION</w:t>
      </w:r>
      <w:r w:rsidRPr="001058B5">
        <w:rPr>
          <w:rFonts w:ascii="Arial" w:hAnsi="Arial" w:cs="Arial"/>
          <w:spacing w:val="-82"/>
          <w:sz w:val="16"/>
        </w:rPr>
        <w:t xml:space="preserve"> </w:t>
      </w:r>
      <w:r w:rsidRPr="001058B5">
        <w:rPr>
          <w:rFonts w:ascii="Arial" w:hAnsi="Arial" w:cs="Arial"/>
          <w:sz w:val="16"/>
        </w:rPr>
        <w:t>value</w:t>
      </w:r>
      <w:r w:rsidRPr="001058B5">
        <w:rPr>
          <w:rFonts w:ascii="Arial" w:hAnsi="Arial" w:cs="Arial"/>
          <w:spacing w:val="-24"/>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104</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AUDIT)</w:t>
      </w:r>
      <w:r w:rsidRPr="001058B5">
        <w:rPr>
          <w:rFonts w:ascii="Arial" w:hAnsi="Arial" w:cs="Arial"/>
          <w:spacing w:val="-24"/>
          <w:sz w:val="16"/>
        </w:rPr>
        <w:t xml:space="preserve"> </w:t>
      </w:r>
      <w:r w:rsidRPr="001058B5">
        <w:rPr>
          <w:rFonts w:ascii="Arial" w:hAnsi="Arial" w:cs="Arial"/>
          <w:sz w:val="16"/>
        </w:rPr>
        <w:t>or</w:t>
      </w:r>
      <w:r w:rsidRPr="001058B5">
        <w:rPr>
          <w:rFonts w:ascii="Arial" w:hAnsi="Arial" w:cs="Arial"/>
          <w:spacing w:val="-24"/>
          <w:sz w:val="16"/>
        </w:rPr>
        <w:t xml:space="preserve"> </w:t>
      </w:r>
      <w:r w:rsidRPr="001058B5">
        <w:rPr>
          <w:rFonts w:ascii="Arial" w:hAnsi="Arial" w:cs="Arial"/>
          <w:sz w:val="16"/>
        </w:rPr>
        <w:t>105</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NOAUDIT),</w:t>
      </w:r>
      <w:r w:rsidRPr="001058B5">
        <w:rPr>
          <w:rFonts w:ascii="Arial" w:hAnsi="Arial" w:cs="Arial"/>
          <w:spacing w:val="-24"/>
          <w:sz w:val="16"/>
        </w:rPr>
        <w:t xml:space="preserve"> </w:t>
      </w:r>
      <w:r w:rsidRPr="001058B5">
        <w:rPr>
          <w:rFonts w:ascii="Arial" w:hAnsi="Arial" w:cs="Arial"/>
          <w:sz w:val="16"/>
        </w:rPr>
        <w:t>then</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SYS$OPTIONS</w:t>
      </w:r>
      <w:r w:rsidRPr="001058B5">
        <w:rPr>
          <w:rFonts w:ascii="Arial" w:hAnsi="Arial" w:cs="Arial"/>
          <w:spacing w:val="-82"/>
          <w:sz w:val="16"/>
        </w:rPr>
        <w:t xml:space="preserve"> </w:t>
      </w:r>
      <w:r w:rsidRPr="001058B5">
        <w:rPr>
          <w:rFonts w:ascii="Arial" w:hAnsi="Arial" w:cs="Arial"/>
          <w:sz w:val="16"/>
        </w:rPr>
        <w:t>number represents</w:t>
      </w:r>
      <w:r w:rsidRPr="001058B5">
        <w:rPr>
          <w:rFonts w:ascii="Arial" w:hAnsi="Arial" w:cs="Arial"/>
          <w:spacing w:val="-23"/>
          <w:sz w:val="16"/>
        </w:rPr>
        <w:t xml:space="preserve"> </w:t>
      </w:r>
      <w:r w:rsidRPr="001058B5">
        <w:rPr>
          <w:rFonts w:ascii="Arial" w:hAnsi="Arial" w:cs="Arial"/>
          <w:sz w:val="16"/>
        </w:rPr>
        <w:t>an</w:t>
      </w:r>
      <w:r w:rsidRPr="001058B5">
        <w:rPr>
          <w:rFonts w:ascii="Arial" w:hAnsi="Arial" w:cs="Arial"/>
          <w:spacing w:val="-23"/>
          <w:sz w:val="16"/>
        </w:rPr>
        <w:t xml:space="preserve"> </w:t>
      </w:r>
      <w:r w:rsidRPr="001058B5">
        <w:rPr>
          <w:rFonts w:ascii="Arial" w:hAnsi="Arial" w:cs="Arial"/>
          <w:sz w:val="16"/>
        </w:rPr>
        <w:t>audit</w:t>
      </w:r>
      <w:r w:rsidRPr="001058B5">
        <w:rPr>
          <w:rFonts w:ascii="Arial" w:hAnsi="Arial" w:cs="Arial"/>
          <w:spacing w:val="-23"/>
          <w:sz w:val="16"/>
        </w:rPr>
        <w:t xml:space="preserve"> </w:t>
      </w:r>
      <w:r w:rsidRPr="001058B5">
        <w:rPr>
          <w:rFonts w:ascii="Arial" w:hAnsi="Arial" w:cs="Arial"/>
          <w:sz w:val="16"/>
        </w:rPr>
        <w:t>option</w:t>
      </w:r>
      <w:r w:rsidRPr="001058B5">
        <w:rPr>
          <w:rFonts w:ascii="Arial" w:hAnsi="Arial" w:cs="Arial"/>
          <w:spacing w:val="-23"/>
          <w:sz w:val="16"/>
        </w:rPr>
        <w:t xml:space="preserve"> </w:t>
      </w:r>
      <w:r w:rsidRPr="001058B5">
        <w:rPr>
          <w:rFonts w:ascii="Arial" w:hAnsi="Arial" w:cs="Arial"/>
          <w:sz w:val="16"/>
        </w:rPr>
        <w:t>listed</w:t>
      </w:r>
      <w:r w:rsidRPr="001058B5">
        <w:rPr>
          <w:rFonts w:ascii="Arial" w:hAnsi="Arial" w:cs="Arial"/>
          <w:spacing w:val="-23"/>
          <w:sz w:val="16"/>
        </w:rPr>
        <w:t xml:space="preserve"> </w:t>
      </w:r>
      <w:r w:rsidRPr="001058B5">
        <w:rPr>
          <w:rFonts w:ascii="Arial" w:hAnsi="Arial" w:cs="Arial"/>
          <w:sz w:val="16"/>
        </w:rPr>
        <w:t>in</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STMT_AUDIT_OPTION_MAP</w:t>
      </w:r>
      <w:r w:rsidRPr="001058B5">
        <w:rPr>
          <w:rFonts w:ascii="Arial" w:hAnsi="Arial" w:cs="Arial"/>
          <w:spacing w:val="-82"/>
          <w:sz w:val="16"/>
        </w:rPr>
        <w:t xml:space="preserve"> </w:t>
      </w:r>
      <w:r w:rsidRPr="001058B5">
        <w:rPr>
          <w:rFonts w:ascii="Arial" w:hAnsi="Arial" w:cs="Arial"/>
          <w:sz w:val="16"/>
        </w:rPr>
        <w:t>table.</w:t>
      </w:r>
      <w:r w:rsidRPr="001058B5">
        <w:rPr>
          <w:rFonts w:ascii="Arial" w:hAnsi="Arial" w:cs="Arial"/>
          <w:spacing w:val="-22"/>
          <w:sz w:val="16"/>
        </w:rPr>
        <w:t xml:space="preserve"> </w:t>
      </w:r>
      <w:r w:rsidRPr="001058B5">
        <w:rPr>
          <w:rFonts w:ascii="Arial" w:hAnsi="Arial" w:cs="Arial"/>
          <w:sz w:val="16"/>
        </w:rPr>
        <w:t>If</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ACTION</w:t>
      </w:r>
      <w:r w:rsidRPr="001058B5">
        <w:rPr>
          <w:rFonts w:ascii="Arial" w:hAnsi="Arial" w:cs="Arial"/>
          <w:spacing w:val="-81"/>
          <w:sz w:val="16"/>
        </w:rPr>
        <w:t xml:space="preserve"> </w:t>
      </w:r>
      <w:r w:rsidRPr="001058B5">
        <w:rPr>
          <w:rFonts w:ascii="Arial" w:hAnsi="Arial" w:cs="Arial"/>
          <w:sz w:val="16"/>
        </w:rPr>
        <w:t>value</w:t>
      </w:r>
      <w:r w:rsidRPr="001058B5">
        <w:rPr>
          <w:rFonts w:ascii="Arial" w:hAnsi="Arial" w:cs="Arial"/>
          <w:spacing w:val="-23"/>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108</w:t>
      </w:r>
      <w:r w:rsidRPr="001058B5">
        <w:rPr>
          <w:rFonts w:ascii="Arial" w:hAnsi="Arial" w:cs="Arial"/>
          <w:spacing w:val="-82"/>
          <w:sz w:val="16"/>
        </w:rPr>
        <w:t xml:space="preserve"> </w:t>
      </w:r>
      <w:r w:rsidRPr="001058B5">
        <w:rPr>
          <w:rFonts w:ascii="Arial" w:hAnsi="Arial" w:cs="Arial"/>
          <w:sz w:val="16"/>
        </w:rPr>
        <w:t xml:space="preserve">(for </w:t>
      </w:r>
      <w:r w:rsidRPr="001058B5">
        <w:rPr>
          <w:rFonts w:ascii="Arial" w:hAnsi="Arial" w:cs="Arial"/>
          <w:w w:val="95"/>
          <w:sz w:val="16"/>
        </w:rPr>
        <w:t>GRANT)</w:t>
      </w:r>
      <w:r w:rsidRPr="001058B5">
        <w:rPr>
          <w:rFonts w:ascii="Arial" w:hAnsi="Arial" w:cs="Arial"/>
          <w:spacing w:val="-8"/>
          <w:w w:val="95"/>
          <w:sz w:val="16"/>
        </w:rPr>
        <w:t xml:space="preserve"> </w:t>
      </w:r>
      <w:r w:rsidRPr="001058B5">
        <w:rPr>
          <w:rFonts w:ascii="Arial" w:hAnsi="Arial" w:cs="Arial"/>
          <w:w w:val="95"/>
          <w:sz w:val="16"/>
        </w:rPr>
        <w:t>or</w:t>
      </w:r>
      <w:r w:rsidRPr="001058B5">
        <w:rPr>
          <w:rFonts w:ascii="Arial" w:hAnsi="Arial" w:cs="Arial"/>
          <w:spacing w:val="-8"/>
          <w:w w:val="95"/>
          <w:sz w:val="16"/>
        </w:rPr>
        <w:t xml:space="preserve"> </w:t>
      </w:r>
      <w:r w:rsidRPr="001058B5">
        <w:rPr>
          <w:rFonts w:ascii="Arial" w:hAnsi="Arial" w:cs="Arial"/>
          <w:w w:val="95"/>
          <w:sz w:val="16"/>
        </w:rPr>
        <w:t>109</w:t>
      </w:r>
      <w:r w:rsidRPr="001058B5">
        <w:rPr>
          <w:rFonts w:ascii="Arial" w:hAnsi="Arial" w:cs="Arial"/>
          <w:spacing w:val="-66"/>
          <w:w w:val="95"/>
          <w:sz w:val="16"/>
        </w:rPr>
        <w:t xml:space="preserve"> </w:t>
      </w:r>
      <w:r w:rsidRPr="001058B5">
        <w:rPr>
          <w:rFonts w:ascii="Arial" w:hAnsi="Arial" w:cs="Arial"/>
          <w:w w:val="95"/>
          <w:sz w:val="16"/>
        </w:rPr>
        <w:t>(for</w:t>
      </w:r>
      <w:r w:rsidRPr="001058B5">
        <w:rPr>
          <w:rFonts w:ascii="Arial" w:hAnsi="Arial" w:cs="Arial"/>
          <w:spacing w:val="-8"/>
          <w:w w:val="95"/>
          <w:sz w:val="16"/>
        </w:rPr>
        <w:t xml:space="preserve"> </w:t>
      </w:r>
      <w:r w:rsidRPr="001058B5">
        <w:rPr>
          <w:rFonts w:ascii="Arial" w:hAnsi="Arial" w:cs="Arial"/>
          <w:w w:val="95"/>
          <w:sz w:val="16"/>
        </w:rPr>
        <w:t>REVOKE),</w:t>
      </w:r>
      <w:r w:rsidRPr="001058B5">
        <w:rPr>
          <w:rFonts w:ascii="Arial" w:hAnsi="Arial" w:cs="Arial"/>
          <w:spacing w:val="-9"/>
          <w:w w:val="95"/>
          <w:sz w:val="16"/>
        </w:rPr>
        <w:t xml:space="preserve"> </w:t>
      </w:r>
      <w:r w:rsidRPr="001058B5">
        <w:rPr>
          <w:rFonts w:ascii="Arial" w:hAnsi="Arial" w:cs="Arial"/>
          <w:w w:val="95"/>
          <w:sz w:val="16"/>
        </w:rPr>
        <w:t>then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9"/>
          <w:w w:val="95"/>
          <w:sz w:val="16"/>
        </w:rPr>
        <w:t xml:space="preserve"> </w:t>
      </w:r>
      <w:r w:rsidRPr="001058B5">
        <w:rPr>
          <w:rFonts w:ascii="Arial" w:hAnsi="Arial" w:cs="Arial"/>
          <w:w w:val="95"/>
          <w:sz w:val="16"/>
        </w:rPr>
        <w:t>number</w:t>
      </w:r>
      <w:r w:rsidRPr="001058B5">
        <w:rPr>
          <w:rFonts w:ascii="Arial" w:hAnsi="Arial" w:cs="Arial"/>
          <w:spacing w:val="-8"/>
          <w:w w:val="95"/>
          <w:sz w:val="16"/>
        </w:rPr>
        <w:t xml:space="preserve"> </w:t>
      </w:r>
      <w:r w:rsidRPr="001058B5">
        <w:rPr>
          <w:rFonts w:ascii="Arial" w:hAnsi="Arial" w:cs="Arial"/>
          <w:w w:val="95"/>
          <w:sz w:val="16"/>
        </w:rPr>
        <w:t>represents</w:t>
      </w:r>
      <w:r w:rsidRPr="001058B5">
        <w:rPr>
          <w:rFonts w:ascii="Arial" w:hAnsi="Arial" w:cs="Arial"/>
          <w:spacing w:val="-8"/>
          <w:w w:val="95"/>
          <w:sz w:val="16"/>
        </w:rPr>
        <w:t xml:space="preserve"> </w:t>
      </w:r>
      <w:r w:rsidRPr="001058B5">
        <w:rPr>
          <w:rFonts w:ascii="Arial" w:hAnsi="Arial" w:cs="Arial"/>
          <w:w w:val="95"/>
          <w:sz w:val="16"/>
        </w:rPr>
        <w:t>a</w:t>
      </w:r>
      <w:r w:rsidRPr="001058B5">
        <w:rPr>
          <w:rFonts w:ascii="Arial" w:hAnsi="Arial" w:cs="Arial"/>
          <w:spacing w:val="-8"/>
          <w:w w:val="95"/>
          <w:sz w:val="16"/>
        </w:rPr>
        <w:t xml:space="preserve"> </w:t>
      </w:r>
      <w:r w:rsidRPr="001058B5">
        <w:rPr>
          <w:rFonts w:ascii="Arial" w:hAnsi="Arial" w:cs="Arial"/>
          <w:w w:val="95"/>
          <w:sz w:val="16"/>
        </w:rPr>
        <w:t>privilege</w:t>
      </w:r>
      <w:r w:rsidRPr="001058B5">
        <w:rPr>
          <w:rFonts w:ascii="Arial" w:hAnsi="Arial" w:cs="Arial"/>
          <w:spacing w:val="-9"/>
          <w:w w:val="95"/>
          <w:sz w:val="16"/>
        </w:rPr>
        <w:t xml:space="preserve"> </w:t>
      </w:r>
      <w:r w:rsidRPr="001058B5">
        <w:rPr>
          <w:rFonts w:ascii="Arial" w:hAnsi="Arial" w:cs="Arial"/>
          <w:w w:val="95"/>
          <w:sz w:val="16"/>
        </w:rPr>
        <w:t>listed</w:t>
      </w:r>
      <w:r w:rsidRPr="001058B5">
        <w:rPr>
          <w:rFonts w:ascii="Arial" w:hAnsi="Arial" w:cs="Arial"/>
          <w:spacing w:val="-9"/>
          <w:w w:val="95"/>
          <w:sz w:val="16"/>
        </w:rPr>
        <w:t xml:space="preserve"> </w:t>
      </w:r>
      <w:r w:rsidRPr="001058B5">
        <w:rPr>
          <w:rFonts w:ascii="Arial" w:hAnsi="Arial" w:cs="Arial"/>
          <w:w w:val="95"/>
          <w:sz w:val="16"/>
        </w:rPr>
        <w:t>in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7"/>
          <w:w w:val="95"/>
          <w:sz w:val="16"/>
        </w:rPr>
        <w:t xml:space="preserve"> </w:t>
      </w:r>
      <w:r w:rsidRPr="001058B5">
        <w:rPr>
          <w:rFonts w:ascii="Arial" w:hAnsi="Arial" w:cs="Arial"/>
          <w:w w:val="95"/>
          <w:sz w:val="16"/>
        </w:rPr>
        <w:t xml:space="preserve">SYSTEM_PRIVILEGE_MAP </w:t>
      </w:r>
      <w:r w:rsidRPr="001058B5">
        <w:rPr>
          <w:rFonts w:ascii="Arial" w:hAnsi="Arial" w:cs="Arial"/>
          <w:sz w:val="16"/>
        </w:rPr>
        <w:t>table.</w:t>
      </w:r>
    </w:p>
    <w:p w14:paraId="78865AA0" w14:textId="77777777" w:rsidR="008C539B" w:rsidRPr="001058B5" w:rsidRDefault="008C539B">
      <w:pPr>
        <w:pStyle w:val="BodyText"/>
        <w:spacing w:before="11"/>
        <w:rPr>
          <w:rFonts w:ascii="Arial" w:hAnsi="Arial" w:cs="Arial"/>
          <w:sz w:val="25"/>
        </w:rPr>
      </w:pPr>
    </w:p>
    <w:p w14:paraId="554FAECD" w14:textId="77777777" w:rsidR="008C539B" w:rsidRPr="001058B5" w:rsidRDefault="00C12992">
      <w:pPr>
        <w:pStyle w:val="Heading4"/>
        <w:ind w:left="100"/>
      </w:pPr>
      <w:bookmarkStart w:id="1440" w:name="Using_the_Operating_System_Audit_Trail"/>
      <w:bookmarkStart w:id="1441" w:name="_bookmark1695"/>
      <w:bookmarkEnd w:id="1440"/>
      <w:bookmarkEnd w:id="1441"/>
      <w:r w:rsidRPr="001058B5">
        <w:lastRenderedPageBreak/>
        <w:t>Using the Operating SystemAudit Trail</w:t>
      </w:r>
    </w:p>
    <w:p w14:paraId="6CF1BFEB"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115C8539"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696" w:history="1">
        <w:r w:rsidR="00C12992" w:rsidRPr="001058B5">
          <w:rPr>
            <w:rFonts w:ascii="Arial" w:hAnsi="Arial" w:cs="Arial"/>
            <w:color w:val="0000CC"/>
            <w:sz w:val="20"/>
          </w:rPr>
          <w:t>About the Operating System</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256F9015"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00" w:history="1">
        <w:r w:rsidR="00C12992" w:rsidRPr="001058B5">
          <w:rPr>
            <w:rFonts w:ascii="Arial" w:hAnsi="Arial" w:cs="Arial"/>
            <w:color w:val="0000CC"/>
            <w:sz w:val="20"/>
          </w:rPr>
          <w:t xml:space="preserve">What Do Operating System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Look Like?</w:t>
        </w:r>
      </w:hyperlink>
    </w:p>
    <w:p w14:paraId="43F74E32"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07" w:history="1">
        <w:r w:rsidR="00C12992" w:rsidRPr="001058B5">
          <w:rPr>
            <w:rFonts w:ascii="Arial" w:hAnsi="Arial" w:cs="Arial"/>
            <w:color w:val="0000CC"/>
            <w:sz w:val="20"/>
          </w:rPr>
          <w:t>Advantages of the Operating System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017FA278"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11" w:history="1">
        <w:r w:rsidR="00C12992" w:rsidRPr="001058B5">
          <w:rPr>
            <w:rFonts w:ascii="Arial" w:hAnsi="Arial" w:cs="Arial"/>
            <w:color w:val="0000CC"/>
            <w:sz w:val="20"/>
          </w:rPr>
          <w:t xml:space="preserve">How the Operating System Audit </w:t>
        </w:r>
        <w:r w:rsidR="00C12992" w:rsidRPr="001058B5">
          <w:rPr>
            <w:rFonts w:ascii="Arial" w:hAnsi="Arial" w:cs="Arial"/>
            <w:color w:val="0000CC"/>
            <w:spacing w:val="-4"/>
            <w:sz w:val="20"/>
          </w:rPr>
          <w:t>Trail</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Works</w:t>
        </w:r>
      </w:hyperlink>
    </w:p>
    <w:p w14:paraId="188881F4"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13" w:history="1">
        <w:r w:rsidR="00C12992" w:rsidRPr="001058B5">
          <w:rPr>
            <w:rFonts w:ascii="Arial" w:hAnsi="Arial" w:cs="Arial"/>
            <w:color w:val="0000CC"/>
            <w:sz w:val="20"/>
          </w:rPr>
          <w:t>Specifying a Directory for the Operating System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7EE357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188735E6" w14:textId="77777777" w:rsidR="008C539B" w:rsidRPr="001058B5" w:rsidRDefault="008C539B">
      <w:pPr>
        <w:pStyle w:val="BodyText"/>
        <w:spacing w:before="2"/>
        <w:rPr>
          <w:rFonts w:ascii="Arial" w:hAnsi="Arial" w:cs="Arial"/>
          <w:sz w:val="24"/>
        </w:rPr>
      </w:pPr>
    </w:p>
    <w:p w14:paraId="162B71CE" w14:textId="77777777" w:rsidR="008C539B" w:rsidRPr="001058B5" w:rsidRDefault="00C12992">
      <w:pPr>
        <w:pStyle w:val="Heading6"/>
        <w:spacing w:before="105"/>
      </w:pPr>
      <w:bookmarkStart w:id="1442" w:name="About_the_Operating_System_Trail"/>
      <w:bookmarkStart w:id="1443" w:name="_bookmark1696"/>
      <w:bookmarkEnd w:id="1442"/>
      <w:bookmarkEnd w:id="1443"/>
      <w:r w:rsidRPr="001058B5">
        <w:t>A</w:t>
      </w:r>
      <w:bookmarkStart w:id="1444" w:name="_bookmark1697"/>
      <w:bookmarkEnd w:id="1444"/>
      <w:r w:rsidRPr="001058B5">
        <w:t>bout the Operating System Trail</w:t>
      </w:r>
    </w:p>
    <w:p w14:paraId="1BB9969F" w14:textId="77777777" w:rsidR="008C539B" w:rsidRPr="001058B5" w:rsidRDefault="00C12992">
      <w:pPr>
        <w:pStyle w:val="BodyText"/>
        <w:spacing w:before="56" w:line="230" w:lineRule="auto"/>
        <w:ind w:left="2260"/>
        <w:rPr>
          <w:rFonts w:ascii="Arial" w:hAnsi="Arial" w:cs="Arial"/>
        </w:rPr>
      </w:pPr>
      <w:r w:rsidRPr="001058B5">
        <w:rPr>
          <w:rFonts w:ascii="Arial" w:hAnsi="Arial" w:cs="Arial"/>
          <w:w w:val="95"/>
        </w:rPr>
        <w:t>As an alternative to creating standard audit records in the DBA_AUDIT_TRAIL</w:t>
      </w:r>
      <w:r w:rsidRPr="001058B5">
        <w:rPr>
          <w:rFonts w:ascii="Arial" w:hAnsi="Arial" w:cs="Arial"/>
          <w:spacing w:val="-97"/>
          <w:w w:val="95"/>
        </w:rPr>
        <w:t xml:space="preserve"> </w:t>
      </w:r>
      <w:r w:rsidRPr="001058B5">
        <w:rPr>
          <w:rFonts w:ascii="Arial" w:hAnsi="Arial" w:cs="Arial"/>
          <w:w w:val="95"/>
        </w:rPr>
        <w:t xml:space="preserve">(SYS.AUD$ </w:t>
      </w:r>
      <w:r w:rsidRPr="001058B5">
        <w:rPr>
          <w:rFonts w:ascii="Arial" w:hAnsi="Arial" w:cs="Arial"/>
        </w:rPr>
        <w:t xml:space="preserve">table), </w:t>
      </w:r>
      <w:bookmarkStart w:id="1445" w:name="_bookmark1698"/>
      <w:bookmarkEnd w:id="1445"/>
      <w:r w:rsidRPr="001058B5">
        <w:rPr>
          <w:rFonts w:ascii="Arial" w:hAnsi="Arial" w:cs="Arial"/>
        </w:rPr>
        <w:t xml:space="preserve">you can </w:t>
      </w:r>
      <w:bookmarkStart w:id="1446" w:name="_bookmark1699"/>
      <w:bookmarkEnd w:id="1446"/>
      <w:r w:rsidRPr="001058B5">
        <w:rPr>
          <w:rFonts w:ascii="Arial" w:hAnsi="Arial" w:cs="Arial"/>
        </w:rPr>
        <w:t>create standard audit records in operating system files. The operating system file that contains the audit trail can include any of the following data:</w:t>
      </w:r>
    </w:p>
    <w:p w14:paraId="39D420BD" w14:textId="77777777" w:rsidR="008C539B" w:rsidRPr="001058B5" w:rsidRDefault="00C12992" w:rsidP="006F7931">
      <w:pPr>
        <w:pStyle w:val="ListParagraph"/>
        <w:numPr>
          <w:ilvl w:val="2"/>
          <w:numId w:val="137"/>
        </w:numPr>
        <w:tabs>
          <w:tab w:val="left" w:pos="2620"/>
        </w:tabs>
        <w:spacing w:before="113"/>
        <w:ind w:left="2619" w:hanging="359"/>
        <w:rPr>
          <w:rFonts w:ascii="Arial" w:hAnsi="Arial" w:cs="Arial"/>
          <w:sz w:val="20"/>
        </w:rPr>
      </w:pPr>
      <w:r w:rsidRPr="001058B5">
        <w:rPr>
          <w:rFonts w:ascii="Arial" w:hAnsi="Arial" w:cs="Arial"/>
          <w:sz w:val="20"/>
        </w:rPr>
        <w:t>Database audit trail</w:t>
      </w:r>
      <w:r w:rsidRPr="001058B5">
        <w:rPr>
          <w:rFonts w:ascii="Arial" w:hAnsi="Arial" w:cs="Arial"/>
          <w:spacing w:val="-2"/>
          <w:sz w:val="20"/>
        </w:rPr>
        <w:t xml:space="preserve"> </w:t>
      </w:r>
      <w:r w:rsidRPr="001058B5">
        <w:rPr>
          <w:rFonts w:ascii="Arial" w:hAnsi="Arial" w:cs="Arial"/>
          <w:sz w:val="20"/>
        </w:rPr>
        <w:t>records</w:t>
      </w:r>
    </w:p>
    <w:p w14:paraId="19F8B75F" w14:textId="77777777" w:rsidR="008C539B" w:rsidRPr="001058B5" w:rsidRDefault="00C12992" w:rsidP="006F7931">
      <w:pPr>
        <w:pStyle w:val="ListParagraph"/>
        <w:numPr>
          <w:ilvl w:val="2"/>
          <w:numId w:val="137"/>
        </w:numPr>
        <w:tabs>
          <w:tab w:val="left" w:pos="2620"/>
        </w:tabs>
        <w:spacing w:before="112"/>
        <w:ind w:left="2619" w:hanging="359"/>
        <w:rPr>
          <w:rFonts w:ascii="Arial" w:hAnsi="Arial" w:cs="Arial"/>
          <w:sz w:val="20"/>
        </w:rPr>
      </w:pPr>
      <w:r w:rsidRPr="001058B5">
        <w:rPr>
          <w:rFonts w:ascii="Arial" w:hAnsi="Arial" w:cs="Arial"/>
          <w:sz w:val="20"/>
        </w:rPr>
        <w:t>Mandatory audit records (that is, database actions that are always</w:t>
      </w:r>
      <w:r w:rsidRPr="001058B5">
        <w:rPr>
          <w:rFonts w:ascii="Arial" w:hAnsi="Arial" w:cs="Arial"/>
          <w:spacing w:val="-16"/>
          <w:sz w:val="20"/>
        </w:rPr>
        <w:t xml:space="preserve"> </w:t>
      </w:r>
      <w:r w:rsidRPr="001058B5">
        <w:rPr>
          <w:rFonts w:ascii="Arial" w:hAnsi="Arial" w:cs="Arial"/>
          <w:sz w:val="20"/>
        </w:rPr>
        <w:t>audited)</w:t>
      </w:r>
    </w:p>
    <w:p w14:paraId="759F80A4" w14:textId="77777777" w:rsidR="008C539B" w:rsidRPr="001058B5" w:rsidRDefault="00C12992"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Audit records for administrative users</w:t>
      </w:r>
      <w:r w:rsidRPr="001058B5">
        <w:rPr>
          <w:rFonts w:ascii="Arial" w:hAnsi="Arial" w:cs="Arial"/>
          <w:spacing w:val="-7"/>
          <w:sz w:val="20"/>
        </w:rPr>
        <w:t xml:space="preserve"> </w:t>
      </w:r>
      <w:r w:rsidRPr="001058B5">
        <w:rPr>
          <w:rFonts w:ascii="Arial" w:hAnsi="Arial" w:cs="Arial"/>
          <w:sz w:val="20"/>
        </w:rPr>
        <w:t>(SYS)</w:t>
      </w:r>
    </w:p>
    <w:p w14:paraId="0316F836" w14:textId="77777777" w:rsidR="008C539B" w:rsidRPr="001058B5" w:rsidRDefault="00C12992">
      <w:pPr>
        <w:pStyle w:val="BodyText"/>
        <w:spacing w:before="108"/>
        <w:ind w:left="2260"/>
        <w:rPr>
          <w:rFonts w:ascii="Arial" w:hAnsi="Arial" w:cs="Arial"/>
        </w:rPr>
      </w:pPr>
      <w:r w:rsidRPr="001058B5">
        <w:rPr>
          <w:rFonts w:ascii="Arial" w:hAnsi="Arial" w:cs="Arial"/>
        </w:rPr>
        <w:t>You can write the operating system audit records to either a text file or an XML file.</w:t>
      </w:r>
    </w:p>
    <w:p w14:paraId="233CE0FF" w14:textId="77777777" w:rsidR="008C539B" w:rsidRPr="001058B5" w:rsidRDefault="008C539B">
      <w:pPr>
        <w:pStyle w:val="BodyText"/>
        <w:spacing w:before="2"/>
        <w:rPr>
          <w:rFonts w:ascii="Arial" w:hAnsi="Arial" w:cs="Arial"/>
          <w:sz w:val="23"/>
        </w:rPr>
      </w:pPr>
    </w:p>
    <w:p w14:paraId="71906503" w14:textId="77777777" w:rsidR="008C539B" w:rsidRPr="001058B5" w:rsidRDefault="00C12992">
      <w:pPr>
        <w:pStyle w:val="Heading6"/>
      </w:pPr>
      <w:bookmarkStart w:id="1447" w:name="What_Do_Operating_System_Audit_Trail_Rec"/>
      <w:bookmarkStart w:id="1448" w:name="_bookmark1700"/>
      <w:bookmarkEnd w:id="1447"/>
      <w:bookmarkEnd w:id="1448"/>
      <w:r w:rsidRPr="001058B5">
        <w:t>What Do Operating System Audit Trail Records Look Like?</w:t>
      </w:r>
    </w:p>
    <w:p w14:paraId="4B8014C8" w14:textId="77777777" w:rsidR="008C539B" w:rsidRPr="001058B5" w:rsidRDefault="00C12992">
      <w:pPr>
        <w:pStyle w:val="BodyText"/>
        <w:spacing w:before="56" w:line="232" w:lineRule="auto"/>
        <w:ind w:left="2260" w:right="182"/>
        <w:rPr>
          <w:rFonts w:ascii="Arial" w:hAnsi="Arial" w:cs="Arial"/>
        </w:rPr>
      </w:pPr>
      <w:r w:rsidRPr="001058B5">
        <w:rPr>
          <w:rFonts w:ascii="Arial" w:hAnsi="Arial" w:cs="Arial"/>
        </w:rPr>
        <w:t>The operating system audit trail files are in either text or XML file format. Be aware that the contents of the text and XML operating system files have some differences, and that the formats may change across different releases. With each release of Oracle Database, new enhancements, such as the audit type, have been made to the XML file, but not the text file. The text operating system file has a different presentation for the timestamp, for example:</w:t>
      </w:r>
    </w:p>
    <w:p w14:paraId="0BAA1DB1" w14:textId="77777777" w:rsidR="008C539B" w:rsidRPr="001058B5" w:rsidRDefault="00C12992">
      <w:pPr>
        <w:spacing w:before="137"/>
        <w:ind w:left="2260"/>
        <w:rPr>
          <w:rFonts w:ascii="Arial" w:hAnsi="Arial" w:cs="Arial"/>
          <w:sz w:val="18"/>
        </w:rPr>
      </w:pPr>
      <w:r w:rsidRPr="001058B5">
        <w:rPr>
          <w:rFonts w:ascii="Arial" w:hAnsi="Arial" w:cs="Arial"/>
          <w:w w:val="95"/>
          <w:sz w:val="18"/>
        </w:rPr>
        <w:t>Wed May 6 00:57:36 2009 -07:00</w:t>
      </w:r>
    </w:p>
    <w:p w14:paraId="1841CB65" w14:textId="77777777" w:rsidR="008C539B" w:rsidRPr="001058B5" w:rsidRDefault="008C539B">
      <w:pPr>
        <w:pStyle w:val="BodyText"/>
        <w:spacing w:before="8"/>
        <w:rPr>
          <w:rFonts w:ascii="Arial" w:hAnsi="Arial" w:cs="Arial"/>
          <w:sz w:val="18"/>
        </w:rPr>
      </w:pPr>
    </w:p>
    <w:p w14:paraId="2F24AF18" w14:textId="77777777" w:rsidR="008C539B" w:rsidRPr="001058B5" w:rsidRDefault="00C12992">
      <w:pPr>
        <w:pStyle w:val="BodyText"/>
        <w:spacing w:line="232" w:lineRule="auto"/>
        <w:ind w:left="2259"/>
        <w:rPr>
          <w:rFonts w:ascii="Arial" w:hAnsi="Arial" w:cs="Arial"/>
        </w:rPr>
      </w:pPr>
      <w:r w:rsidRPr="001058B5">
        <w:rPr>
          <w:rFonts w:ascii="Arial" w:hAnsi="Arial" w:cs="Arial"/>
        </w:rPr>
        <w:t>However, this timestamp does not appear in the event log or syslog, which have their own format for timestamps. The timestamp string only appears in the text operating system audit files.</w:t>
      </w:r>
    </w:p>
    <w:p w14:paraId="2D5DF78C" w14:textId="77777777" w:rsidR="008C539B" w:rsidRPr="001058B5" w:rsidRDefault="008D1AB8">
      <w:pPr>
        <w:pStyle w:val="BodyText"/>
        <w:spacing w:before="116" w:line="232" w:lineRule="auto"/>
        <w:ind w:left="2260" w:right="102"/>
        <w:rPr>
          <w:rFonts w:ascii="Arial" w:hAnsi="Arial" w:cs="Arial"/>
        </w:rPr>
      </w:pPr>
      <w:hyperlink w:anchor="_bookmark1703" w:history="1">
        <w:r w:rsidR="00C12992" w:rsidRPr="001058B5">
          <w:rPr>
            <w:rFonts w:ascii="Arial" w:hAnsi="Arial" w:cs="Arial"/>
            <w:color w:val="0000CC"/>
          </w:rPr>
          <w:t xml:space="preserve">Example 9–3 </w:t>
        </w:r>
      </w:hyperlink>
      <w:r w:rsidR="00C12992" w:rsidRPr="001058B5">
        <w:rPr>
          <w:rFonts w:ascii="Arial" w:hAnsi="Arial" w:cs="Arial"/>
        </w:rPr>
        <w:t xml:space="preserve">shows a </w:t>
      </w:r>
      <w:bookmarkStart w:id="1449" w:name="_bookmark1701"/>
      <w:bookmarkEnd w:id="1449"/>
      <w:r w:rsidR="00C12992" w:rsidRPr="001058B5">
        <w:rPr>
          <w:rFonts w:ascii="Arial" w:hAnsi="Arial" w:cs="Arial"/>
        </w:rPr>
        <w:t xml:space="preserve">typical text </w:t>
      </w:r>
      <w:bookmarkStart w:id="1450" w:name="_bookmark1702"/>
      <w:bookmarkEnd w:id="1450"/>
      <w:r w:rsidR="00C12992" w:rsidRPr="001058B5">
        <w:rPr>
          <w:rFonts w:ascii="Arial" w:hAnsi="Arial" w:cs="Arial"/>
        </w:rPr>
        <w:t>operating system audit trail for a logon operation on an Oracle database that is installed on Microsoft Windows. (The text in the actual record wraps around, but for this manual, each item is separated onto its own line for easier readability.)</w:t>
      </w:r>
    </w:p>
    <w:p w14:paraId="08EE88CF" w14:textId="77777777" w:rsidR="008C539B" w:rsidRPr="001058B5" w:rsidRDefault="008C539B">
      <w:pPr>
        <w:pStyle w:val="BodyText"/>
        <w:spacing w:before="10"/>
        <w:rPr>
          <w:rFonts w:ascii="Arial" w:hAnsi="Arial" w:cs="Arial"/>
          <w:sz w:val="25"/>
        </w:rPr>
      </w:pPr>
    </w:p>
    <w:p w14:paraId="42032399" w14:textId="77777777" w:rsidR="008C539B" w:rsidRPr="001058B5" w:rsidRDefault="00C12992">
      <w:pPr>
        <w:ind w:left="2260"/>
        <w:rPr>
          <w:rFonts w:ascii="Arial" w:hAnsi="Arial" w:cs="Arial"/>
          <w:b/>
          <w:i/>
          <w:sz w:val="18"/>
        </w:rPr>
      </w:pPr>
      <w:bookmarkStart w:id="1451" w:name="_bookmark1703"/>
      <w:bookmarkEnd w:id="1451"/>
      <w:r w:rsidRPr="001058B5">
        <w:rPr>
          <w:rFonts w:ascii="Arial" w:hAnsi="Arial" w:cs="Arial"/>
          <w:b/>
          <w:i/>
          <w:sz w:val="18"/>
        </w:rPr>
        <w:t>Example 9–3 Text File Operating System Audit Trail</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77777777" w:rsidR="008C539B" w:rsidRPr="001058B5" w:rsidRDefault="00C12992">
      <w:pPr>
        <w:pStyle w:val="BodyText"/>
        <w:ind w:left="2260"/>
        <w:rPr>
          <w:rFonts w:ascii="Arial" w:hAnsi="Arial" w:cs="Arial"/>
        </w:rPr>
      </w:pPr>
      <w:r w:rsidRPr="001058B5">
        <w:rPr>
          <w:rFonts w:ascii="Arial" w:hAnsi="Arial" w:cs="Arial"/>
        </w:rPr>
        <w:t>In this example:</w:t>
      </w:r>
    </w:p>
    <w:p w14:paraId="1FF8E929" w14:textId="77777777" w:rsidR="008C539B" w:rsidRPr="001058B5" w:rsidRDefault="00C12992" w:rsidP="006F7931">
      <w:pPr>
        <w:pStyle w:val="ListParagraph"/>
        <w:numPr>
          <w:ilvl w:val="2"/>
          <w:numId w:val="137"/>
        </w:numPr>
        <w:tabs>
          <w:tab w:val="left" w:pos="2620"/>
        </w:tabs>
        <w:spacing w:before="121" w:line="228" w:lineRule="auto"/>
        <w:ind w:left="2619" w:right="366" w:hanging="359"/>
        <w:rPr>
          <w:rFonts w:ascii="Arial" w:hAnsi="Arial" w:cs="Arial"/>
          <w:sz w:val="20"/>
        </w:rPr>
      </w:pPr>
      <w:r w:rsidRPr="001058B5">
        <w:rPr>
          <w:rFonts w:ascii="Arial" w:hAnsi="Arial" w:cs="Arial"/>
          <w:sz w:val="20"/>
        </w:rPr>
        <w:t>LENGTH</w:t>
      </w:r>
      <w:r w:rsidRPr="001058B5">
        <w:rPr>
          <w:rFonts w:ascii="Arial" w:hAnsi="Arial" w:cs="Arial"/>
          <w:spacing w:val="-86"/>
          <w:sz w:val="20"/>
        </w:rPr>
        <w:t xml:space="preserve"> </w:t>
      </w:r>
      <w:r w:rsidRPr="001058B5">
        <w:rPr>
          <w:rFonts w:ascii="Arial" w:hAnsi="Arial" w:cs="Arial"/>
          <w:sz w:val="20"/>
        </w:rPr>
        <w:t>refers</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total</w:t>
      </w:r>
      <w:r w:rsidRPr="001058B5">
        <w:rPr>
          <w:rFonts w:ascii="Arial" w:hAnsi="Arial" w:cs="Arial"/>
          <w:spacing w:val="-11"/>
          <w:sz w:val="20"/>
        </w:rPr>
        <w:t xml:space="preserve"> </w:t>
      </w:r>
      <w:r w:rsidRPr="001058B5">
        <w:rPr>
          <w:rFonts w:ascii="Arial" w:hAnsi="Arial" w:cs="Arial"/>
          <w:sz w:val="20"/>
        </w:rPr>
        <w:t>number</w:t>
      </w:r>
      <w:r w:rsidRPr="001058B5">
        <w:rPr>
          <w:rFonts w:ascii="Arial" w:hAnsi="Arial" w:cs="Arial"/>
          <w:spacing w:val="-11"/>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bytes</w:t>
      </w:r>
      <w:r w:rsidRPr="001058B5">
        <w:rPr>
          <w:rFonts w:ascii="Arial" w:hAnsi="Arial" w:cs="Arial"/>
          <w:spacing w:val="-10"/>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0"/>
          <w:sz w:val="20"/>
        </w:rPr>
        <w:t xml:space="preserve"> </w:t>
      </w:r>
      <w:r w:rsidRPr="001058B5">
        <w:rPr>
          <w:rFonts w:ascii="Arial" w:hAnsi="Arial" w:cs="Arial"/>
          <w:sz w:val="20"/>
        </w:rPr>
        <w:t>record.</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number includes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trailing</w:t>
      </w:r>
      <w:r w:rsidRPr="001058B5">
        <w:rPr>
          <w:rFonts w:ascii="Arial" w:hAnsi="Arial" w:cs="Arial"/>
          <w:spacing w:val="-3"/>
          <w:sz w:val="20"/>
        </w:rPr>
        <w:t xml:space="preserve"> </w:t>
      </w:r>
      <w:r w:rsidRPr="001058B5">
        <w:rPr>
          <w:rFonts w:ascii="Arial" w:hAnsi="Arial" w:cs="Arial"/>
          <w:sz w:val="20"/>
        </w:rPr>
        <w:t>newline</w:t>
      </w:r>
      <w:r w:rsidRPr="001058B5">
        <w:rPr>
          <w:rFonts w:ascii="Arial" w:hAnsi="Arial" w:cs="Arial"/>
          <w:spacing w:val="-3"/>
          <w:sz w:val="20"/>
        </w:rPr>
        <w:t xml:space="preserve"> </w:t>
      </w:r>
      <w:r w:rsidRPr="001058B5">
        <w:rPr>
          <w:rFonts w:ascii="Arial" w:hAnsi="Arial" w:cs="Arial"/>
          <w:sz w:val="20"/>
        </w:rPr>
        <w:t>bytes</w:t>
      </w:r>
      <w:r w:rsidRPr="001058B5">
        <w:rPr>
          <w:rFonts w:ascii="Arial" w:hAnsi="Arial" w:cs="Arial"/>
          <w:spacing w:val="-3"/>
          <w:sz w:val="20"/>
        </w:rPr>
        <w:t xml:space="preserve"> </w:t>
      </w:r>
      <w:r w:rsidRPr="001058B5">
        <w:rPr>
          <w:rFonts w:ascii="Arial" w:hAnsi="Arial" w:cs="Arial"/>
          <w:sz w:val="20"/>
        </w:rPr>
        <w:t>(\n),</w:t>
      </w:r>
      <w:r w:rsidRPr="001058B5">
        <w:rPr>
          <w:rFonts w:ascii="Arial" w:hAnsi="Arial" w:cs="Arial"/>
          <w:spacing w:val="-3"/>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pacing w:val="-6"/>
          <w:sz w:val="20"/>
        </w:rPr>
        <w:t>any,</w:t>
      </w:r>
      <w:r w:rsidRPr="001058B5">
        <w:rPr>
          <w:rFonts w:ascii="Arial" w:hAnsi="Arial" w:cs="Arial"/>
          <w:spacing w:val="-4"/>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end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record.</w:t>
      </w:r>
    </w:p>
    <w:p w14:paraId="2B157C8C" w14:textId="77777777" w:rsidR="008C539B" w:rsidRPr="001058B5" w:rsidRDefault="00C12992" w:rsidP="006F7931">
      <w:pPr>
        <w:pStyle w:val="ListParagraph"/>
        <w:numPr>
          <w:ilvl w:val="2"/>
          <w:numId w:val="137"/>
        </w:numPr>
        <w:tabs>
          <w:tab w:val="left" w:pos="2620"/>
        </w:tabs>
        <w:spacing w:line="246" w:lineRule="exact"/>
        <w:ind w:left="2619" w:hanging="359"/>
        <w:rPr>
          <w:rFonts w:ascii="Arial" w:hAnsi="Arial" w:cs="Arial"/>
          <w:sz w:val="20"/>
        </w:rPr>
      </w:pPr>
      <w:r w:rsidRPr="001058B5">
        <w:rPr>
          <w:rFonts w:ascii="Arial" w:hAnsi="Arial" w:cs="Arial"/>
          <w:sz w:val="20"/>
        </w:rPr>
        <w:t>[]</w:t>
      </w:r>
      <w:r w:rsidRPr="001058B5">
        <w:rPr>
          <w:rFonts w:ascii="Arial" w:hAnsi="Arial" w:cs="Arial"/>
          <w:spacing w:val="-81"/>
          <w:sz w:val="20"/>
        </w:rPr>
        <w:t xml:space="preserve"> </w:t>
      </w:r>
      <w:r w:rsidRPr="001058B5">
        <w:rPr>
          <w:rFonts w:ascii="Arial" w:hAnsi="Arial" w:cs="Arial"/>
          <w:sz w:val="20"/>
        </w:rPr>
        <w:t>brackets</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length</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entry.</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the</w:t>
      </w:r>
    </w:p>
    <w:p w14:paraId="7257D89A" w14:textId="77777777" w:rsidR="008C539B" w:rsidRPr="001058B5" w:rsidRDefault="00C12992">
      <w:pPr>
        <w:pStyle w:val="BodyText"/>
        <w:spacing w:line="246" w:lineRule="exact"/>
        <w:ind w:left="2620"/>
        <w:rPr>
          <w:rFonts w:ascii="Arial" w:hAnsi="Arial" w:cs="Arial"/>
        </w:rPr>
      </w:pPr>
      <w:r w:rsidRPr="001058B5">
        <w:rPr>
          <w:rFonts w:ascii="Arial" w:hAnsi="Arial" w:cs="Arial"/>
        </w:rPr>
        <w:t>USERID</w:t>
      </w:r>
      <w:r w:rsidRPr="001058B5">
        <w:rPr>
          <w:rFonts w:ascii="Arial" w:hAnsi="Arial" w:cs="Arial"/>
          <w:spacing w:val="-87"/>
        </w:rPr>
        <w:t xml:space="preserve"> </w:t>
      </w:r>
      <w:r w:rsidRPr="001058B5">
        <w:rPr>
          <w:rFonts w:ascii="Arial" w:hAnsi="Arial" w:cs="Arial"/>
          <w:spacing w:val="-4"/>
        </w:rPr>
        <w:t xml:space="preserve">entry, </w:t>
      </w:r>
      <w:r w:rsidRPr="001058B5">
        <w:rPr>
          <w:rFonts w:ascii="Arial" w:hAnsi="Arial" w:cs="Arial"/>
        </w:rPr>
        <w:t>DBSNMP, is 6 bytes long.</w:t>
      </w:r>
    </w:p>
    <w:p w14:paraId="2F1D92AB" w14:textId="77777777" w:rsidR="008C539B" w:rsidRPr="001058B5" w:rsidRDefault="00C12992" w:rsidP="006F7931">
      <w:pPr>
        <w:pStyle w:val="ListParagraph"/>
        <w:numPr>
          <w:ilvl w:val="2"/>
          <w:numId w:val="137"/>
        </w:numPr>
        <w:tabs>
          <w:tab w:val="left" w:pos="2620"/>
        </w:tabs>
        <w:spacing w:before="118" w:line="228" w:lineRule="auto"/>
        <w:ind w:right="259"/>
        <w:rPr>
          <w:rFonts w:ascii="Arial" w:hAnsi="Arial" w:cs="Arial"/>
          <w:sz w:val="20"/>
        </w:rPr>
      </w:pPr>
      <w:r w:rsidRPr="001058B5">
        <w:rPr>
          <w:rFonts w:ascii="Arial" w:hAnsi="Arial" w:cs="Arial"/>
          <w:sz w:val="20"/>
        </w:rPr>
        <w:t>SESSIONID</w:t>
      </w:r>
      <w:r w:rsidRPr="001058B5">
        <w:rPr>
          <w:rFonts w:ascii="Arial" w:hAnsi="Arial" w:cs="Arial"/>
          <w:spacing w:val="-88"/>
          <w:sz w:val="20"/>
        </w:rPr>
        <w:t xml:space="preserve"> </w:t>
      </w:r>
      <w:r w:rsidRPr="001058B5">
        <w:rPr>
          <w:rFonts w:ascii="Arial" w:hAnsi="Arial" w:cs="Arial"/>
          <w:sz w:val="20"/>
        </w:rPr>
        <w:t>indicates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13"/>
          <w:sz w:val="20"/>
        </w:rPr>
        <w:t xml:space="preserve"> </w:t>
      </w:r>
      <w:r w:rsidRPr="001058B5">
        <w:rPr>
          <w:rFonts w:ascii="Arial" w:hAnsi="Arial" w:cs="Arial"/>
          <w:sz w:val="20"/>
        </w:rPr>
        <w:t>session</w:t>
      </w:r>
      <w:r w:rsidRPr="001058B5">
        <w:rPr>
          <w:rFonts w:ascii="Arial" w:hAnsi="Arial" w:cs="Arial"/>
          <w:spacing w:val="-14"/>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pacing w:val="-3"/>
          <w:sz w:val="20"/>
        </w:rPr>
        <w:t>number.</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also</w:t>
      </w:r>
      <w:r w:rsidRPr="001058B5">
        <w:rPr>
          <w:rFonts w:ascii="Arial" w:hAnsi="Arial" w:cs="Arial"/>
          <w:spacing w:val="-13"/>
          <w:sz w:val="20"/>
        </w:rPr>
        <w:t xml:space="preserve"> </w:t>
      </w:r>
      <w:r w:rsidRPr="001058B5">
        <w:rPr>
          <w:rFonts w:ascii="Arial" w:hAnsi="Arial" w:cs="Arial"/>
          <w:sz w:val="20"/>
        </w:rPr>
        <w:t>find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session</w:t>
      </w:r>
      <w:r w:rsidRPr="001058B5">
        <w:rPr>
          <w:rFonts w:ascii="Arial" w:hAnsi="Arial" w:cs="Arial"/>
          <w:spacing w:val="-13"/>
          <w:sz w:val="20"/>
        </w:rPr>
        <w:t xml:space="preserve"> </w:t>
      </w:r>
      <w:r w:rsidRPr="001058B5">
        <w:rPr>
          <w:rFonts w:ascii="Arial" w:hAnsi="Arial" w:cs="Arial"/>
          <w:sz w:val="20"/>
        </w:rPr>
        <w:t>ID by</w:t>
      </w:r>
      <w:r w:rsidRPr="001058B5">
        <w:rPr>
          <w:rFonts w:ascii="Arial" w:hAnsi="Arial" w:cs="Arial"/>
          <w:spacing w:val="-11"/>
          <w:sz w:val="20"/>
        </w:rPr>
        <w:t xml:space="preserve"> </w:t>
      </w:r>
      <w:r w:rsidRPr="001058B5">
        <w:rPr>
          <w:rFonts w:ascii="Arial" w:hAnsi="Arial" w:cs="Arial"/>
          <w:sz w:val="20"/>
        </w:rPr>
        <w:t>querying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AUDSID</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V$SESSION</w:t>
      </w:r>
      <w:r w:rsidRPr="001058B5">
        <w:rPr>
          <w:rFonts w:ascii="Arial" w:hAnsi="Arial" w:cs="Arial"/>
          <w:spacing w:val="-85"/>
          <w:sz w:val="20"/>
        </w:rPr>
        <w:t xml:space="preserve"> </w:t>
      </w:r>
      <w:r w:rsidRPr="001058B5">
        <w:rPr>
          <w:rFonts w:ascii="Arial" w:hAnsi="Arial" w:cs="Arial"/>
          <w:sz w:val="20"/>
        </w:rPr>
        <w:t>data</w:t>
      </w:r>
      <w:r w:rsidRPr="001058B5">
        <w:rPr>
          <w:rFonts w:ascii="Arial" w:hAnsi="Arial" w:cs="Arial"/>
          <w:spacing w:val="-11"/>
          <w:sz w:val="20"/>
        </w:rPr>
        <w:t xml:space="preserve"> </w:t>
      </w:r>
      <w:r w:rsidRPr="001058B5">
        <w:rPr>
          <w:rFonts w:ascii="Arial" w:hAnsi="Arial" w:cs="Arial"/>
          <w:sz w:val="20"/>
        </w:rPr>
        <w:t>dictionary</w:t>
      </w:r>
      <w:r w:rsidRPr="001058B5">
        <w:rPr>
          <w:rFonts w:ascii="Arial" w:hAnsi="Arial" w:cs="Arial"/>
          <w:spacing w:val="-11"/>
          <w:sz w:val="20"/>
        </w:rPr>
        <w:t xml:space="preserve"> </w:t>
      </w:r>
      <w:r w:rsidRPr="001058B5">
        <w:rPr>
          <w:rFonts w:ascii="Arial" w:hAnsi="Arial" w:cs="Arial"/>
          <w:spacing w:val="-4"/>
          <w:sz w:val="20"/>
        </w:rPr>
        <w:t>view.</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77777777" w:rsidR="008C539B" w:rsidRPr="001058B5" w:rsidRDefault="00C12992" w:rsidP="006F7931">
      <w:pPr>
        <w:pStyle w:val="ListParagraph"/>
        <w:numPr>
          <w:ilvl w:val="1"/>
          <w:numId w:val="137"/>
        </w:numPr>
        <w:tabs>
          <w:tab w:val="left" w:pos="2020"/>
        </w:tabs>
        <w:spacing w:before="103" w:line="228" w:lineRule="auto"/>
        <w:ind w:right="875" w:hanging="359"/>
        <w:rPr>
          <w:rFonts w:ascii="Arial" w:hAnsi="Arial" w:cs="Arial"/>
          <w:sz w:val="20"/>
        </w:rPr>
      </w:pPr>
      <w:r w:rsidRPr="001058B5">
        <w:rPr>
          <w:rFonts w:ascii="Arial" w:hAnsi="Arial" w:cs="Arial"/>
          <w:sz w:val="20"/>
        </w:rPr>
        <w:t xml:space="preserve">ENTRYID indicates the current audit entry </w:t>
      </w:r>
      <w:r w:rsidRPr="001058B5">
        <w:rPr>
          <w:rFonts w:ascii="Arial" w:hAnsi="Arial" w:cs="Arial"/>
          <w:spacing w:val="-3"/>
          <w:sz w:val="20"/>
        </w:rPr>
        <w:t xml:space="preserve">number, </w:t>
      </w:r>
      <w:r w:rsidRPr="001058B5">
        <w:rPr>
          <w:rFonts w:ascii="Arial" w:hAnsi="Arial" w:cs="Arial"/>
          <w:sz w:val="20"/>
        </w:rPr>
        <w:t>assigned to each audit trail record.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ENTRYID</w:t>
      </w:r>
      <w:r w:rsidRPr="001058B5">
        <w:rPr>
          <w:rFonts w:ascii="Arial" w:hAnsi="Arial" w:cs="Arial"/>
          <w:spacing w:val="-90"/>
          <w:sz w:val="20"/>
        </w:rPr>
        <w:t xml:space="preserve"> </w:t>
      </w:r>
      <w:r w:rsidRPr="001058B5">
        <w:rPr>
          <w:rFonts w:ascii="Arial" w:hAnsi="Arial" w:cs="Arial"/>
          <w:sz w:val="20"/>
        </w:rPr>
        <w:t>sequence</w:t>
      </w:r>
      <w:r w:rsidRPr="001058B5">
        <w:rPr>
          <w:rFonts w:ascii="Arial" w:hAnsi="Arial" w:cs="Arial"/>
          <w:spacing w:val="-16"/>
          <w:sz w:val="20"/>
        </w:rPr>
        <w:t xml:space="preserve"> </w:t>
      </w:r>
      <w:r w:rsidRPr="001058B5">
        <w:rPr>
          <w:rFonts w:ascii="Arial" w:hAnsi="Arial" w:cs="Arial"/>
          <w:sz w:val="20"/>
        </w:rPr>
        <w:t>number</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shared</w:t>
      </w:r>
      <w:r w:rsidRPr="001058B5">
        <w:rPr>
          <w:rFonts w:ascii="Arial" w:hAnsi="Arial" w:cs="Arial"/>
          <w:spacing w:val="-16"/>
          <w:sz w:val="20"/>
        </w:rPr>
        <w:t xml:space="preserve"> </w:t>
      </w:r>
      <w:r w:rsidRPr="001058B5">
        <w:rPr>
          <w:rFonts w:ascii="Arial" w:hAnsi="Arial" w:cs="Arial"/>
          <w:sz w:val="20"/>
        </w:rPr>
        <w:t>between</w:t>
      </w:r>
      <w:r w:rsidRPr="001058B5">
        <w:rPr>
          <w:rFonts w:ascii="Arial" w:hAnsi="Arial" w:cs="Arial"/>
          <w:spacing w:val="-16"/>
          <w:sz w:val="20"/>
        </w:rPr>
        <w:t xml:space="preserve"> </w:t>
      </w:r>
      <w:r w:rsidRPr="001058B5">
        <w:rPr>
          <w:rFonts w:ascii="Arial" w:hAnsi="Arial" w:cs="Arial"/>
          <w:sz w:val="20"/>
        </w:rPr>
        <w:t>fine-grained</w:t>
      </w:r>
      <w:r w:rsidRPr="001058B5">
        <w:rPr>
          <w:rFonts w:ascii="Arial" w:hAnsi="Arial" w:cs="Arial"/>
          <w:spacing w:val="-16"/>
          <w:sz w:val="20"/>
        </w:rPr>
        <w:t xml:space="preserve"> </w:t>
      </w:r>
      <w:r w:rsidRPr="001058B5">
        <w:rPr>
          <w:rFonts w:ascii="Arial" w:hAnsi="Arial" w:cs="Arial"/>
          <w:sz w:val="20"/>
        </w:rPr>
        <w:t>audit records and regular audit</w:t>
      </w:r>
      <w:r w:rsidRPr="001058B5">
        <w:rPr>
          <w:rFonts w:ascii="Arial" w:hAnsi="Arial" w:cs="Arial"/>
          <w:spacing w:val="-2"/>
          <w:sz w:val="20"/>
        </w:rPr>
        <w:t xml:space="preserve"> </w:t>
      </w:r>
      <w:r w:rsidRPr="001058B5">
        <w:rPr>
          <w:rFonts w:ascii="Arial" w:hAnsi="Arial" w:cs="Arial"/>
          <w:sz w:val="20"/>
        </w:rPr>
        <w:t>records.</w:t>
      </w:r>
    </w:p>
    <w:p w14:paraId="69D8D54D" w14:textId="77777777" w:rsidR="008C539B" w:rsidRPr="001058B5" w:rsidRDefault="00C12992" w:rsidP="006F7931">
      <w:pPr>
        <w:pStyle w:val="ListParagraph"/>
        <w:numPr>
          <w:ilvl w:val="1"/>
          <w:numId w:val="137"/>
        </w:numPr>
        <w:tabs>
          <w:tab w:val="left" w:pos="2020"/>
        </w:tabs>
        <w:spacing w:before="122" w:line="230" w:lineRule="auto"/>
        <w:ind w:right="946" w:hanging="359"/>
        <w:rPr>
          <w:rFonts w:ascii="Arial" w:hAnsi="Arial" w:cs="Arial"/>
          <w:sz w:val="20"/>
        </w:rPr>
      </w:pPr>
      <w:r w:rsidRPr="001058B5">
        <w:rPr>
          <w:rFonts w:ascii="Arial" w:hAnsi="Arial" w:cs="Arial"/>
          <w:sz w:val="20"/>
        </w:rPr>
        <w:t>STATEMENT</w:t>
      </w:r>
      <w:r w:rsidRPr="001058B5">
        <w:rPr>
          <w:rFonts w:ascii="Arial" w:hAnsi="Arial" w:cs="Arial"/>
          <w:spacing w:val="-88"/>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numeric</w:t>
      </w:r>
      <w:r w:rsidRPr="001058B5">
        <w:rPr>
          <w:rFonts w:ascii="Arial" w:hAnsi="Arial" w:cs="Arial"/>
          <w:spacing w:val="-13"/>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assigned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statement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runs.</w:t>
      </w:r>
      <w:r w:rsidRPr="001058B5">
        <w:rPr>
          <w:rFonts w:ascii="Arial" w:hAnsi="Arial" w:cs="Arial"/>
          <w:spacing w:val="-13"/>
          <w:sz w:val="20"/>
        </w:rPr>
        <w:t xml:space="preserve"> </w:t>
      </w:r>
      <w:r w:rsidRPr="001058B5">
        <w:rPr>
          <w:rFonts w:ascii="Arial" w:hAnsi="Arial" w:cs="Arial"/>
          <w:sz w:val="20"/>
        </w:rPr>
        <w:t>It</w:t>
      </w:r>
      <w:r w:rsidRPr="001058B5">
        <w:rPr>
          <w:rFonts w:ascii="Arial" w:hAnsi="Arial" w:cs="Arial"/>
          <w:spacing w:val="-13"/>
          <w:sz w:val="20"/>
        </w:rPr>
        <w:t xml:space="preserve"> </w:t>
      </w:r>
      <w:r w:rsidRPr="001058B5">
        <w:rPr>
          <w:rFonts w:ascii="Arial" w:hAnsi="Arial" w:cs="Arial"/>
          <w:sz w:val="20"/>
        </w:rPr>
        <w:t>appears</w:t>
      </w:r>
      <w:r w:rsidRPr="001058B5">
        <w:rPr>
          <w:rFonts w:ascii="Arial" w:hAnsi="Arial" w:cs="Arial"/>
          <w:spacing w:val="-14"/>
          <w:sz w:val="20"/>
        </w:rPr>
        <w:t xml:space="preserve"> </w:t>
      </w:r>
      <w:r w:rsidRPr="001058B5">
        <w:rPr>
          <w:rFonts w:ascii="Arial" w:hAnsi="Arial" w:cs="Arial"/>
          <w:sz w:val="20"/>
        </w:rPr>
        <w:t>for each statement issued during the user session, because a statement can result in multiple audit</w:t>
      </w:r>
      <w:r w:rsidRPr="001058B5">
        <w:rPr>
          <w:rFonts w:ascii="Arial" w:hAnsi="Arial" w:cs="Arial"/>
          <w:spacing w:val="-1"/>
          <w:sz w:val="20"/>
        </w:rPr>
        <w:t xml:space="preserve"> </w:t>
      </w:r>
      <w:r w:rsidRPr="001058B5">
        <w:rPr>
          <w:rFonts w:ascii="Arial" w:hAnsi="Arial" w:cs="Arial"/>
          <w:sz w:val="20"/>
        </w:rPr>
        <w:t>records.</w:t>
      </w:r>
    </w:p>
    <w:p w14:paraId="3E7BE7A7" w14:textId="77777777" w:rsidR="008C539B" w:rsidRPr="001058B5" w:rsidRDefault="00C12992" w:rsidP="006F7931">
      <w:pPr>
        <w:pStyle w:val="ListParagraph"/>
        <w:numPr>
          <w:ilvl w:val="1"/>
          <w:numId w:val="137"/>
        </w:numPr>
        <w:tabs>
          <w:tab w:val="left" w:pos="2020"/>
        </w:tabs>
        <w:spacing w:before="123" w:line="228" w:lineRule="auto"/>
        <w:ind w:right="787" w:hanging="359"/>
        <w:rPr>
          <w:rFonts w:ascii="Arial" w:hAnsi="Arial" w:cs="Arial"/>
          <w:sz w:val="20"/>
        </w:rPr>
      </w:pPr>
      <w:r w:rsidRPr="001058B5">
        <w:rPr>
          <w:rFonts w:ascii="Arial" w:hAnsi="Arial" w:cs="Arial"/>
          <w:sz w:val="20"/>
        </w:rPr>
        <w:t>ACTION is a numeric value representing the action the user performed. The corresponding</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action</w:t>
      </w:r>
      <w:r w:rsidRPr="001058B5">
        <w:rPr>
          <w:rFonts w:ascii="Arial" w:hAnsi="Arial" w:cs="Arial"/>
          <w:spacing w:val="-21"/>
          <w:sz w:val="20"/>
        </w:rPr>
        <w:t xml:space="preserve"> </w:t>
      </w:r>
      <w:r w:rsidRPr="001058B5">
        <w:rPr>
          <w:rFonts w:ascii="Arial" w:hAnsi="Arial" w:cs="Arial"/>
          <w:sz w:val="20"/>
        </w:rPr>
        <w:t>type</w:t>
      </w:r>
      <w:r w:rsidRPr="001058B5">
        <w:rPr>
          <w:rFonts w:ascii="Arial" w:hAnsi="Arial" w:cs="Arial"/>
          <w:spacing w:val="-20"/>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AUDIT_ACTIONS</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example, action 100</w:t>
      </w:r>
      <w:r w:rsidRPr="001058B5">
        <w:rPr>
          <w:rFonts w:ascii="Arial" w:hAnsi="Arial" w:cs="Arial"/>
          <w:spacing w:val="-83"/>
          <w:sz w:val="20"/>
        </w:rPr>
        <w:t xml:space="preserve"> </w:t>
      </w:r>
      <w:r w:rsidRPr="001058B5">
        <w:rPr>
          <w:rFonts w:ascii="Arial" w:hAnsi="Arial" w:cs="Arial"/>
          <w:sz w:val="20"/>
        </w:rPr>
        <w:t>refers to LOGON.</w:t>
      </w:r>
    </w:p>
    <w:p w14:paraId="3272D519" w14:textId="77777777" w:rsidR="008C539B" w:rsidRPr="001058B5" w:rsidRDefault="00C12992" w:rsidP="006F7931">
      <w:pPr>
        <w:pStyle w:val="ListParagraph"/>
        <w:numPr>
          <w:ilvl w:val="1"/>
          <w:numId w:val="137"/>
        </w:numPr>
        <w:tabs>
          <w:tab w:val="left" w:pos="2020"/>
        </w:tabs>
        <w:spacing w:before="119" w:line="230" w:lineRule="auto"/>
        <w:ind w:right="1052" w:hanging="359"/>
        <w:rPr>
          <w:rFonts w:ascii="Arial" w:hAnsi="Arial" w:cs="Arial"/>
          <w:sz w:val="20"/>
        </w:rPr>
      </w:pPr>
      <w:r w:rsidRPr="001058B5">
        <w:rPr>
          <w:rFonts w:ascii="Arial" w:hAnsi="Arial" w:cs="Arial"/>
          <w:sz w:val="20"/>
        </w:rPr>
        <w:t>RETURNCODE</w:t>
      </w:r>
      <w:r w:rsidRPr="001058B5">
        <w:rPr>
          <w:rFonts w:ascii="Arial" w:hAnsi="Arial" w:cs="Arial"/>
          <w:spacing w:val="-93"/>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audited</w:t>
      </w:r>
      <w:r w:rsidRPr="001058B5">
        <w:rPr>
          <w:rFonts w:ascii="Arial" w:hAnsi="Arial" w:cs="Arial"/>
          <w:spacing w:val="-18"/>
          <w:sz w:val="20"/>
        </w:rPr>
        <w:t xml:space="preserve"> </w:t>
      </w:r>
      <w:r w:rsidRPr="001058B5">
        <w:rPr>
          <w:rFonts w:ascii="Arial" w:hAnsi="Arial" w:cs="Arial"/>
          <w:sz w:val="20"/>
        </w:rPr>
        <w:t>action</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successful.</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success.</w:t>
      </w:r>
      <w:r w:rsidRPr="001058B5">
        <w:rPr>
          <w:rFonts w:ascii="Arial" w:hAnsi="Arial" w:cs="Arial"/>
          <w:spacing w:val="-19"/>
          <w:sz w:val="20"/>
        </w:rPr>
        <w:t xml:space="preserve"> </w:t>
      </w:r>
      <w:r w:rsidRPr="001058B5">
        <w:rPr>
          <w:rFonts w:ascii="Arial" w:hAnsi="Arial" w:cs="Arial"/>
          <w:sz w:val="20"/>
        </w:rPr>
        <w:t xml:space="preserve">If the action fails, the return code lists the Oracle Database error </w:t>
      </w:r>
      <w:r w:rsidRPr="001058B5">
        <w:rPr>
          <w:rFonts w:ascii="Arial" w:hAnsi="Arial" w:cs="Arial"/>
          <w:spacing w:val="-3"/>
          <w:sz w:val="20"/>
        </w:rPr>
        <w:t xml:space="preserve">number. </w:t>
      </w:r>
      <w:r w:rsidRPr="001058B5">
        <w:rPr>
          <w:rFonts w:ascii="Arial" w:hAnsi="Arial" w:cs="Arial"/>
          <w:sz w:val="20"/>
        </w:rPr>
        <w:t>For example,</w:t>
      </w:r>
      <w:r w:rsidRPr="001058B5">
        <w:rPr>
          <w:rFonts w:ascii="Arial" w:hAnsi="Arial" w:cs="Arial"/>
          <w:spacing w:val="-13"/>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try</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drop</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non-existent</w:t>
      </w:r>
      <w:r w:rsidRPr="001058B5">
        <w:rPr>
          <w:rFonts w:ascii="Arial" w:hAnsi="Arial" w:cs="Arial"/>
          <w:spacing w:val="-13"/>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error</w:t>
      </w:r>
      <w:r w:rsidRPr="001058B5">
        <w:rPr>
          <w:rFonts w:ascii="Arial" w:hAnsi="Arial" w:cs="Arial"/>
          <w:spacing w:val="-14"/>
          <w:sz w:val="20"/>
        </w:rPr>
        <w:t xml:space="preserve"> </w:t>
      </w:r>
      <w:r w:rsidRPr="001058B5">
        <w:rPr>
          <w:rFonts w:ascii="Arial" w:hAnsi="Arial" w:cs="Arial"/>
          <w:sz w:val="20"/>
        </w:rPr>
        <w:t>number</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 xml:space="preserve">ORA-00903 </w:t>
      </w:r>
      <w:r w:rsidRPr="001058B5">
        <w:rPr>
          <w:rFonts w:ascii="Arial" w:hAnsi="Arial" w:cs="Arial"/>
          <w:w w:val="95"/>
          <w:sz w:val="20"/>
        </w:rPr>
        <w:t>invalid</w:t>
      </w:r>
      <w:r w:rsidRPr="001058B5">
        <w:rPr>
          <w:rFonts w:ascii="Arial" w:hAnsi="Arial" w:cs="Arial"/>
          <w:spacing w:val="-35"/>
          <w:w w:val="95"/>
          <w:sz w:val="20"/>
        </w:rPr>
        <w:t xml:space="preserve"> </w:t>
      </w:r>
      <w:r w:rsidRPr="001058B5">
        <w:rPr>
          <w:rFonts w:ascii="Arial" w:hAnsi="Arial" w:cs="Arial"/>
          <w:w w:val="95"/>
          <w:sz w:val="20"/>
        </w:rPr>
        <w:t>table</w:t>
      </w:r>
      <w:r w:rsidRPr="001058B5">
        <w:rPr>
          <w:rFonts w:ascii="Arial" w:hAnsi="Arial" w:cs="Arial"/>
          <w:spacing w:val="-35"/>
          <w:w w:val="95"/>
          <w:sz w:val="20"/>
        </w:rPr>
        <w:t xml:space="preserve"> </w:t>
      </w:r>
      <w:r w:rsidRPr="001058B5">
        <w:rPr>
          <w:rFonts w:ascii="Arial" w:hAnsi="Arial" w:cs="Arial"/>
          <w:w w:val="95"/>
          <w:sz w:val="20"/>
        </w:rPr>
        <w:t>name,</w:t>
      </w:r>
      <w:r w:rsidRPr="001058B5">
        <w:rPr>
          <w:rFonts w:ascii="Arial" w:hAnsi="Arial" w:cs="Arial"/>
          <w:spacing w:val="-9"/>
          <w:w w:val="95"/>
          <w:sz w:val="20"/>
        </w:rPr>
        <w:t xml:space="preserve"> </w:t>
      </w:r>
      <w:r w:rsidRPr="001058B5">
        <w:rPr>
          <w:rFonts w:ascii="Arial" w:hAnsi="Arial" w:cs="Arial"/>
          <w:w w:val="95"/>
          <w:sz w:val="20"/>
        </w:rPr>
        <w:t>which</w:t>
      </w:r>
      <w:r w:rsidRPr="001058B5">
        <w:rPr>
          <w:rFonts w:ascii="Arial" w:hAnsi="Arial" w:cs="Arial"/>
          <w:spacing w:val="-10"/>
          <w:w w:val="95"/>
          <w:sz w:val="20"/>
        </w:rPr>
        <w:t xml:space="preserve"> </w:t>
      </w:r>
      <w:r w:rsidRPr="001058B5">
        <w:rPr>
          <w:rFonts w:ascii="Arial" w:hAnsi="Arial" w:cs="Arial"/>
          <w:w w:val="95"/>
          <w:sz w:val="20"/>
        </w:rPr>
        <w:t>in</w:t>
      </w:r>
      <w:r w:rsidRPr="001058B5">
        <w:rPr>
          <w:rFonts w:ascii="Arial" w:hAnsi="Arial" w:cs="Arial"/>
          <w:spacing w:val="-9"/>
          <w:w w:val="95"/>
          <w:sz w:val="20"/>
        </w:rPr>
        <w:t xml:space="preserve"> </w:t>
      </w:r>
      <w:r w:rsidRPr="001058B5">
        <w:rPr>
          <w:rFonts w:ascii="Arial" w:hAnsi="Arial" w:cs="Arial"/>
          <w:w w:val="95"/>
          <w:sz w:val="20"/>
        </w:rPr>
        <w:t>turn</w:t>
      </w:r>
      <w:r w:rsidRPr="001058B5">
        <w:rPr>
          <w:rFonts w:ascii="Arial" w:hAnsi="Arial" w:cs="Arial"/>
          <w:spacing w:val="-9"/>
          <w:w w:val="95"/>
          <w:sz w:val="20"/>
        </w:rPr>
        <w:t xml:space="preserve"> </w:t>
      </w:r>
      <w:r w:rsidRPr="001058B5">
        <w:rPr>
          <w:rFonts w:ascii="Arial" w:hAnsi="Arial" w:cs="Arial"/>
          <w:w w:val="95"/>
          <w:sz w:val="20"/>
        </w:rPr>
        <w:t>translates</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903</w:t>
      </w:r>
      <w:r w:rsidRPr="001058B5">
        <w:rPr>
          <w:rFonts w:ascii="Arial" w:hAnsi="Arial" w:cs="Arial"/>
          <w:spacing w:val="-82"/>
          <w:w w:val="95"/>
          <w:sz w:val="20"/>
        </w:rPr>
        <w:t xml:space="preserve"> </w:t>
      </w:r>
      <w:r w:rsidRPr="001058B5">
        <w:rPr>
          <w:rFonts w:ascii="Arial" w:hAnsi="Arial" w:cs="Arial"/>
          <w:w w:val="95"/>
          <w:sz w:val="20"/>
        </w:rPr>
        <w:t>in</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RETURNCODE</w:t>
      </w:r>
      <w:r w:rsidRPr="001058B5">
        <w:rPr>
          <w:rFonts w:ascii="Arial" w:hAnsi="Arial" w:cs="Arial"/>
          <w:spacing w:val="-81"/>
          <w:w w:val="95"/>
          <w:sz w:val="20"/>
        </w:rPr>
        <w:t xml:space="preserve"> </w:t>
      </w:r>
      <w:r w:rsidRPr="001058B5">
        <w:rPr>
          <w:rFonts w:ascii="Arial" w:hAnsi="Arial" w:cs="Arial"/>
          <w:w w:val="95"/>
          <w:sz w:val="20"/>
        </w:rPr>
        <w:t>setting.</w:t>
      </w:r>
    </w:p>
    <w:p w14:paraId="7A65FB57" w14:textId="77777777" w:rsidR="008C539B" w:rsidRPr="001058B5" w:rsidRDefault="00C12992" w:rsidP="006F7931">
      <w:pPr>
        <w:pStyle w:val="ListParagraph"/>
        <w:numPr>
          <w:ilvl w:val="1"/>
          <w:numId w:val="137"/>
        </w:numPr>
        <w:tabs>
          <w:tab w:val="left" w:pos="2020"/>
        </w:tabs>
        <w:spacing w:before="116" w:line="228" w:lineRule="auto"/>
        <w:ind w:right="783" w:hanging="359"/>
        <w:jc w:val="both"/>
        <w:rPr>
          <w:rFonts w:ascii="Arial" w:hAnsi="Arial" w:cs="Arial"/>
          <w:sz w:val="20"/>
        </w:rPr>
      </w:pPr>
      <w:r w:rsidRPr="001058B5">
        <w:rPr>
          <w:rFonts w:ascii="Arial" w:hAnsi="Arial" w:cs="Arial"/>
          <w:sz w:val="20"/>
        </w:rPr>
        <w:t>COMMENT$TEXT</w:t>
      </w:r>
      <w:r w:rsidRPr="001058B5">
        <w:rPr>
          <w:rFonts w:ascii="Arial" w:hAnsi="Arial" w:cs="Arial"/>
          <w:spacing w:val="-99"/>
          <w:sz w:val="20"/>
        </w:rPr>
        <w:t xml:space="preserve"> </w:t>
      </w:r>
      <w:r w:rsidRPr="001058B5">
        <w:rPr>
          <w:rFonts w:ascii="Arial" w:hAnsi="Arial" w:cs="Arial"/>
          <w:sz w:val="20"/>
        </w:rPr>
        <w:t>indicates</w:t>
      </w:r>
      <w:r w:rsidRPr="001058B5">
        <w:rPr>
          <w:rFonts w:ascii="Arial" w:hAnsi="Arial" w:cs="Arial"/>
          <w:spacing w:val="-24"/>
          <w:sz w:val="20"/>
        </w:rPr>
        <w:t xml:space="preserve"> </w:t>
      </w:r>
      <w:r w:rsidRPr="001058B5">
        <w:rPr>
          <w:rFonts w:ascii="Arial" w:hAnsi="Arial" w:cs="Arial"/>
          <w:sz w:val="20"/>
        </w:rPr>
        <w:t>additional</w:t>
      </w:r>
      <w:r w:rsidRPr="001058B5">
        <w:rPr>
          <w:rFonts w:ascii="Arial" w:hAnsi="Arial" w:cs="Arial"/>
          <w:spacing w:val="-25"/>
          <w:sz w:val="20"/>
        </w:rPr>
        <w:t xml:space="preserve"> </w:t>
      </w:r>
      <w:r w:rsidRPr="001058B5">
        <w:rPr>
          <w:rFonts w:ascii="Arial" w:hAnsi="Arial" w:cs="Arial"/>
          <w:sz w:val="20"/>
        </w:rPr>
        <w:t>comments</w:t>
      </w:r>
      <w:r w:rsidRPr="001058B5">
        <w:rPr>
          <w:rFonts w:ascii="Arial" w:hAnsi="Arial" w:cs="Arial"/>
          <w:spacing w:val="-24"/>
          <w:sz w:val="20"/>
        </w:rPr>
        <w:t xml:space="preserve"> </w:t>
      </w:r>
      <w:r w:rsidRPr="001058B5">
        <w:rPr>
          <w:rFonts w:ascii="Arial" w:hAnsi="Arial" w:cs="Arial"/>
          <w:sz w:val="20"/>
        </w:rPr>
        <w:t>about</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audit</w:t>
      </w:r>
      <w:r w:rsidRPr="001058B5">
        <w:rPr>
          <w:rFonts w:ascii="Arial" w:hAnsi="Arial" w:cs="Arial"/>
          <w:spacing w:val="-24"/>
          <w:sz w:val="20"/>
        </w:rPr>
        <w:t xml:space="preserve"> </w:t>
      </w:r>
      <w:r w:rsidRPr="001058B5">
        <w:rPr>
          <w:rFonts w:ascii="Arial" w:hAnsi="Arial" w:cs="Arial"/>
          <w:sz w:val="20"/>
        </w:rPr>
        <w:t>record.</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 for</w:t>
      </w:r>
      <w:r w:rsidRPr="001058B5">
        <w:rPr>
          <w:rFonts w:ascii="Arial" w:hAnsi="Arial" w:cs="Arial"/>
          <w:spacing w:val="-14"/>
          <w:sz w:val="20"/>
        </w:rPr>
        <w:t xml:space="preserve"> </w:t>
      </w:r>
      <w:r w:rsidRPr="001058B5">
        <w:rPr>
          <w:rFonts w:ascii="Arial" w:hAnsi="Arial" w:cs="Arial"/>
          <w:sz w:val="20"/>
        </w:rPr>
        <w:t>LOGON</w:t>
      </w:r>
      <w:r w:rsidRPr="001058B5">
        <w:rPr>
          <w:rFonts w:ascii="Arial" w:hAnsi="Arial" w:cs="Arial"/>
          <w:spacing w:val="-89"/>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records,</w:t>
      </w:r>
      <w:r w:rsidRPr="001058B5">
        <w:rPr>
          <w:rFonts w:ascii="Arial" w:hAnsi="Arial" w:cs="Arial"/>
          <w:spacing w:val="-15"/>
          <w:sz w:val="20"/>
        </w:rPr>
        <w:t xml:space="preserve"> </w:t>
      </w:r>
      <w:r w:rsidRPr="001058B5">
        <w:rPr>
          <w:rFonts w:ascii="Arial" w:hAnsi="Arial" w:cs="Arial"/>
          <w:sz w:val="20"/>
        </w:rPr>
        <w:t>it</w:t>
      </w:r>
      <w:r w:rsidRPr="001058B5">
        <w:rPr>
          <w:rFonts w:ascii="Arial" w:hAnsi="Arial" w:cs="Arial"/>
          <w:spacing w:val="-15"/>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indicate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authentication</w:t>
      </w:r>
      <w:r w:rsidRPr="001058B5">
        <w:rPr>
          <w:rFonts w:ascii="Arial" w:hAnsi="Arial" w:cs="Arial"/>
          <w:spacing w:val="-14"/>
          <w:sz w:val="20"/>
        </w:rPr>
        <w:t xml:space="preserve"> </w:t>
      </w:r>
      <w:r w:rsidRPr="001058B5">
        <w:rPr>
          <w:rFonts w:ascii="Arial" w:hAnsi="Arial" w:cs="Arial"/>
          <w:sz w:val="20"/>
        </w:rPr>
        <w:t>method.It</w:t>
      </w:r>
      <w:r w:rsidRPr="001058B5">
        <w:rPr>
          <w:rFonts w:ascii="Arial" w:hAnsi="Arial" w:cs="Arial"/>
          <w:spacing w:val="-15"/>
          <w:sz w:val="20"/>
        </w:rPr>
        <w:t xml:space="preserve"> </w:t>
      </w:r>
      <w:r w:rsidRPr="001058B5">
        <w:rPr>
          <w:rFonts w:ascii="Arial" w:hAnsi="Arial" w:cs="Arial"/>
          <w:sz w:val="20"/>
        </w:rPr>
        <w:t>corresponds</w:t>
      </w:r>
      <w:r w:rsidRPr="001058B5">
        <w:rPr>
          <w:rFonts w:ascii="Arial" w:hAnsi="Arial" w:cs="Arial"/>
          <w:spacing w:val="-15"/>
          <w:sz w:val="20"/>
        </w:rPr>
        <w:t xml:space="preserve"> </w:t>
      </w:r>
      <w:r w:rsidRPr="001058B5">
        <w:rPr>
          <w:rFonts w:ascii="Arial" w:hAnsi="Arial" w:cs="Arial"/>
          <w:sz w:val="20"/>
        </w:rPr>
        <w:t xml:space="preserve">to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COMENT_TEXT</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DBA_COMMON_AUDIT_TRAIL</w:t>
      </w:r>
      <w:r w:rsidRPr="001058B5">
        <w:rPr>
          <w:rFonts w:ascii="Arial" w:hAnsi="Arial" w:cs="Arial"/>
          <w:spacing w:val="-85"/>
          <w:w w:val="95"/>
          <w:sz w:val="20"/>
        </w:rPr>
        <w:t xml:space="preserve"> </w:t>
      </w:r>
      <w:r w:rsidRPr="001058B5">
        <w:rPr>
          <w:rFonts w:ascii="Arial" w:hAnsi="Arial" w:cs="Arial"/>
          <w:w w:val="95"/>
          <w:sz w:val="20"/>
        </w:rPr>
        <w:t>data</w:t>
      </w:r>
      <w:r w:rsidRPr="001058B5">
        <w:rPr>
          <w:rFonts w:ascii="Arial" w:hAnsi="Arial" w:cs="Arial"/>
          <w:spacing w:val="-14"/>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spacing w:val="-4"/>
          <w:w w:val="95"/>
          <w:sz w:val="20"/>
        </w:rPr>
        <w:t>view.</w:t>
      </w:r>
    </w:p>
    <w:p w14:paraId="356841F3" w14:textId="77777777" w:rsidR="008C539B" w:rsidRPr="001058B5" w:rsidRDefault="00C12992" w:rsidP="006F7931">
      <w:pPr>
        <w:pStyle w:val="ListParagraph"/>
        <w:numPr>
          <w:ilvl w:val="1"/>
          <w:numId w:val="137"/>
        </w:numPr>
        <w:tabs>
          <w:tab w:val="left" w:pos="2020"/>
        </w:tabs>
        <w:spacing w:before="121" w:line="228" w:lineRule="auto"/>
        <w:ind w:right="1695" w:hanging="359"/>
        <w:rPr>
          <w:rFonts w:ascii="Arial" w:hAnsi="Arial" w:cs="Arial"/>
          <w:sz w:val="20"/>
        </w:rPr>
      </w:pPr>
      <w:r w:rsidRPr="001058B5">
        <w:rPr>
          <w:rFonts w:ascii="Arial" w:hAnsi="Arial" w:cs="Arial"/>
          <w:sz w:val="20"/>
        </w:rPr>
        <w:t>DBID is a database identifier calculated when the database is created. It corresponds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DBID</w:t>
      </w:r>
      <w:r w:rsidRPr="001058B5">
        <w:rPr>
          <w:rFonts w:ascii="Arial" w:hAnsi="Arial" w:cs="Arial"/>
          <w:spacing w:val="-99"/>
          <w:sz w:val="20"/>
        </w:rPr>
        <w:t xml:space="preserve"> </w:t>
      </w:r>
      <w:r w:rsidRPr="001058B5">
        <w:rPr>
          <w:rFonts w:ascii="Arial" w:hAnsi="Arial" w:cs="Arial"/>
          <w:sz w:val="20"/>
        </w:rPr>
        <w:t>column</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V$DATABASE</w:t>
      </w:r>
      <w:r w:rsidRPr="001058B5">
        <w:rPr>
          <w:rFonts w:ascii="Arial" w:hAnsi="Arial" w:cs="Arial"/>
          <w:spacing w:val="-99"/>
          <w:sz w:val="20"/>
        </w:rPr>
        <w:t xml:space="preserve"> </w:t>
      </w:r>
      <w:r w:rsidRPr="001058B5">
        <w:rPr>
          <w:rFonts w:ascii="Arial" w:hAnsi="Arial" w:cs="Arial"/>
          <w:sz w:val="20"/>
        </w:rPr>
        <w:t>data</w:t>
      </w:r>
      <w:r w:rsidRPr="001058B5">
        <w:rPr>
          <w:rFonts w:ascii="Arial" w:hAnsi="Arial" w:cs="Arial"/>
          <w:spacing w:val="-25"/>
          <w:sz w:val="20"/>
        </w:rPr>
        <w:t xml:space="preserve"> </w:t>
      </w:r>
      <w:r w:rsidRPr="001058B5">
        <w:rPr>
          <w:rFonts w:ascii="Arial" w:hAnsi="Arial" w:cs="Arial"/>
          <w:sz w:val="20"/>
        </w:rPr>
        <w:t>dictionary</w:t>
      </w:r>
      <w:r w:rsidRPr="001058B5">
        <w:rPr>
          <w:rFonts w:ascii="Arial" w:hAnsi="Arial" w:cs="Arial"/>
          <w:spacing w:val="-26"/>
          <w:sz w:val="20"/>
        </w:rPr>
        <w:t xml:space="preserve"> </w:t>
      </w:r>
      <w:r w:rsidRPr="001058B5">
        <w:rPr>
          <w:rFonts w:ascii="Arial" w:hAnsi="Arial" w:cs="Arial"/>
          <w:spacing w:val="-4"/>
          <w:sz w:val="20"/>
        </w:rPr>
        <w:t>view.</w:t>
      </w:r>
    </w:p>
    <w:p w14:paraId="7BB6DF2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ECONTEXT_ID</w:t>
      </w:r>
      <w:r w:rsidRPr="001058B5">
        <w:rPr>
          <w:rFonts w:ascii="Arial" w:hAnsi="Arial" w:cs="Arial"/>
          <w:spacing w:val="-103"/>
          <w:sz w:val="20"/>
        </w:rPr>
        <w:t xml:space="preserve"> </w:t>
      </w:r>
      <w:r w:rsidRPr="001058B5">
        <w:rPr>
          <w:rFonts w:ascii="Arial" w:hAnsi="Arial" w:cs="Arial"/>
          <w:sz w:val="20"/>
        </w:rPr>
        <w:t>indicates the application execution context identifier.</w:t>
      </w:r>
    </w:p>
    <w:p w14:paraId="319C50EF" w14:textId="77777777" w:rsidR="008C539B" w:rsidRPr="001058B5" w:rsidRDefault="00C12992" w:rsidP="006F7931">
      <w:pPr>
        <w:pStyle w:val="ListParagraph"/>
        <w:numPr>
          <w:ilvl w:val="1"/>
          <w:numId w:val="137"/>
        </w:numPr>
        <w:tabs>
          <w:tab w:val="left" w:pos="2020"/>
        </w:tabs>
        <w:spacing w:before="117" w:line="228" w:lineRule="auto"/>
        <w:ind w:right="909" w:hanging="359"/>
        <w:rPr>
          <w:rFonts w:ascii="Arial" w:hAnsi="Arial" w:cs="Arial"/>
          <w:sz w:val="20"/>
        </w:rPr>
      </w:pPr>
      <w:r w:rsidRPr="001058B5">
        <w:rPr>
          <w:rFonts w:ascii="Arial" w:hAnsi="Arial" w:cs="Arial"/>
          <w:sz w:val="20"/>
        </w:rPr>
        <w:t>PRIVS$USED</w:t>
      </w:r>
      <w:r w:rsidRPr="001058B5">
        <w:rPr>
          <w:rFonts w:ascii="Arial" w:hAnsi="Arial" w:cs="Arial"/>
          <w:spacing w:val="-89"/>
          <w:sz w:val="20"/>
        </w:rPr>
        <w:t xml:space="preserve"> </w:t>
      </w:r>
      <w:r w:rsidRPr="001058B5">
        <w:rPr>
          <w:rFonts w:ascii="Arial" w:hAnsi="Arial" w:cs="Arial"/>
          <w:sz w:val="20"/>
        </w:rPr>
        <w:t>refers</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that</w:t>
      </w:r>
      <w:r w:rsidRPr="001058B5">
        <w:rPr>
          <w:rFonts w:ascii="Arial" w:hAnsi="Arial" w:cs="Arial"/>
          <w:spacing w:val="-14"/>
          <w:sz w:val="20"/>
        </w:rPr>
        <w:t xml:space="preserve"> </w:t>
      </w:r>
      <w:r w:rsidRPr="001058B5">
        <w:rPr>
          <w:rFonts w:ascii="Arial" w:hAnsi="Arial" w:cs="Arial"/>
          <w:sz w:val="20"/>
        </w:rPr>
        <w:t>was</w:t>
      </w:r>
      <w:r w:rsidRPr="001058B5">
        <w:rPr>
          <w:rFonts w:ascii="Arial" w:hAnsi="Arial" w:cs="Arial"/>
          <w:spacing w:val="-15"/>
          <w:sz w:val="20"/>
        </w:rPr>
        <w:t xml:space="preserve"> </w:t>
      </w:r>
      <w:r w:rsidRPr="001058B5">
        <w:rPr>
          <w:rFonts w:ascii="Arial" w:hAnsi="Arial" w:cs="Arial"/>
          <w:sz w:val="20"/>
        </w:rPr>
        <w:t>used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perform</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5"/>
          <w:sz w:val="20"/>
        </w:rPr>
        <w:t xml:space="preserve"> </w:t>
      </w:r>
      <w:r w:rsidRPr="001058B5">
        <w:rPr>
          <w:rFonts w:ascii="Arial" w:hAnsi="Arial" w:cs="Arial"/>
          <w:sz w:val="20"/>
        </w:rPr>
        <w:t>action.</w:t>
      </w:r>
      <w:r w:rsidRPr="001058B5">
        <w:rPr>
          <w:rFonts w:ascii="Arial" w:hAnsi="Arial" w:cs="Arial"/>
          <w:spacing w:val="-15"/>
          <w:sz w:val="20"/>
        </w:rPr>
        <w:t xml:space="preserve"> </w:t>
      </w:r>
      <w:r w:rsidRPr="001058B5">
        <w:rPr>
          <w:rFonts w:ascii="Arial" w:hAnsi="Arial" w:cs="Arial"/>
          <w:spacing w:val="-9"/>
          <w:sz w:val="20"/>
        </w:rPr>
        <w:t>To</w:t>
      </w:r>
      <w:r w:rsidRPr="001058B5">
        <w:rPr>
          <w:rFonts w:ascii="Arial" w:hAnsi="Arial" w:cs="Arial"/>
          <w:spacing w:val="-14"/>
          <w:sz w:val="20"/>
        </w:rPr>
        <w:t xml:space="preserve"> </w:t>
      </w:r>
      <w:r w:rsidRPr="001058B5">
        <w:rPr>
          <w:rFonts w:ascii="Arial" w:hAnsi="Arial" w:cs="Arial"/>
          <w:sz w:val="20"/>
        </w:rPr>
        <w:t>find</w:t>
      </w:r>
      <w:r w:rsidRPr="001058B5">
        <w:rPr>
          <w:rFonts w:ascii="Arial" w:hAnsi="Arial" w:cs="Arial"/>
          <w:spacing w:val="-15"/>
          <w:sz w:val="20"/>
        </w:rPr>
        <w:t xml:space="preserve"> </w:t>
      </w:r>
      <w:r w:rsidRPr="001058B5">
        <w:rPr>
          <w:rFonts w:ascii="Arial" w:hAnsi="Arial" w:cs="Arial"/>
          <w:sz w:val="20"/>
        </w:rPr>
        <w:t xml:space="preserve">the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query</w:t>
      </w:r>
      <w:r w:rsidRPr="001058B5">
        <w:rPr>
          <w:rFonts w:ascii="Arial" w:hAnsi="Arial" w:cs="Arial"/>
          <w:spacing w:val="-2"/>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SYSTEM_PRIVILEGE_MAP</w:t>
      </w:r>
      <w:r w:rsidRPr="001058B5">
        <w:rPr>
          <w:rFonts w:ascii="Arial" w:hAnsi="Arial" w:cs="Arial"/>
          <w:spacing w:val="-74"/>
          <w:w w:val="95"/>
          <w:sz w:val="20"/>
        </w:rPr>
        <w:t xml:space="preserve"> </w:t>
      </w:r>
      <w:r w:rsidRPr="001058B5">
        <w:rPr>
          <w:rFonts w:ascii="Arial" w:hAnsi="Arial" w:cs="Arial"/>
          <w:w w:val="95"/>
          <w:sz w:val="20"/>
        </w:rPr>
        <w:t>table.</w:t>
      </w:r>
      <w:r w:rsidRPr="001058B5">
        <w:rPr>
          <w:rFonts w:ascii="Arial" w:hAnsi="Arial" w:cs="Arial"/>
          <w:spacing w:val="-2"/>
          <w:w w:val="95"/>
          <w:sz w:val="20"/>
        </w:rPr>
        <w:t xml:space="preserve"> </w:t>
      </w:r>
      <w:r w:rsidRPr="001058B5">
        <w:rPr>
          <w:rFonts w:ascii="Arial" w:hAnsi="Arial" w:cs="Arial"/>
          <w:w w:val="95"/>
          <w:sz w:val="20"/>
        </w:rPr>
        <w:t>For</w:t>
      </w:r>
      <w:r w:rsidRPr="001058B5">
        <w:rPr>
          <w:rFonts w:ascii="Arial" w:hAnsi="Arial" w:cs="Arial"/>
          <w:spacing w:val="-2"/>
          <w:w w:val="95"/>
          <w:sz w:val="20"/>
        </w:rPr>
        <w:t xml:space="preserve"> </w:t>
      </w:r>
      <w:r w:rsidRPr="001058B5">
        <w:rPr>
          <w:rFonts w:ascii="Arial" w:hAnsi="Arial" w:cs="Arial"/>
          <w:w w:val="95"/>
          <w:sz w:val="20"/>
        </w:rPr>
        <w:t>example,</w:t>
      </w:r>
      <w:r w:rsidRPr="001058B5">
        <w:rPr>
          <w:rFonts w:ascii="Arial" w:hAnsi="Arial" w:cs="Arial"/>
          <w:spacing w:val="-2"/>
          <w:w w:val="95"/>
          <w:sz w:val="20"/>
        </w:rPr>
        <w:t xml:space="preserv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5</w:t>
      </w:r>
      <w:r w:rsidRPr="001058B5">
        <w:rPr>
          <w:rFonts w:ascii="Arial" w:hAnsi="Arial" w:cs="Arial"/>
          <w:spacing w:val="-74"/>
          <w:w w:val="95"/>
          <w:sz w:val="20"/>
        </w:rPr>
        <w:t xml:space="preserve"> </w:t>
      </w:r>
      <w:r w:rsidRPr="001058B5">
        <w:rPr>
          <w:rFonts w:ascii="Arial" w:hAnsi="Arial" w:cs="Arial"/>
          <w:w w:val="95"/>
          <w:sz w:val="20"/>
        </w:rPr>
        <w:t xml:space="preserve">refers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-5</w:t>
      </w:r>
      <w:r w:rsidRPr="001058B5">
        <w:rPr>
          <w:rFonts w:ascii="Arial" w:hAnsi="Arial" w:cs="Arial"/>
          <w:spacing w:val="-104"/>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this</w:t>
      </w:r>
      <w:r w:rsidRPr="001058B5">
        <w:rPr>
          <w:rFonts w:ascii="Arial" w:hAnsi="Arial" w:cs="Arial"/>
          <w:spacing w:val="-31"/>
          <w:sz w:val="20"/>
        </w:rPr>
        <w:t xml:space="preserve"> </w:t>
      </w:r>
      <w:r w:rsidRPr="001058B5">
        <w:rPr>
          <w:rFonts w:ascii="Arial" w:hAnsi="Arial" w:cs="Arial"/>
          <w:sz w:val="20"/>
        </w:rPr>
        <w:t>table,</w:t>
      </w:r>
      <w:r w:rsidRPr="001058B5">
        <w:rPr>
          <w:rFonts w:ascii="Arial" w:hAnsi="Arial" w:cs="Arial"/>
          <w:spacing w:val="-31"/>
          <w:sz w:val="20"/>
        </w:rPr>
        <w:t xml:space="preserve"> </w:t>
      </w:r>
      <w:r w:rsidRPr="001058B5">
        <w:rPr>
          <w:rFonts w:ascii="Arial" w:hAnsi="Arial" w:cs="Arial"/>
          <w:sz w:val="20"/>
        </w:rPr>
        <w:t>which</w:t>
      </w:r>
      <w:r w:rsidRPr="001058B5">
        <w:rPr>
          <w:rFonts w:ascii="Arial" w:hAnsi="Arial" w:cs="Arial"/>
          <w:spacing w:val="-31"/>
          <w:sz w:val="20"/>
        </w:rPr>
        <w:t xml:space="preserve"> </w:t>
      </w:r>
      <w:r w:rsidRPr="001058B5">
        <w:rPr>
          <w:rFonts w:ascii="Arial" w:hAnsi="Arial" w:cs="Arial"/>
          <w:sz w:val="20"/>
        </w:rPr>
        <w:t>means</w:t>
      </w:r>
      <w:r w:rsidRPr="001058B5">
        <w:rPr>
          <w:rFonts w:ascii="Arial" w:hAnsi="Arial" w:cs="Arial"/>
          <w:spacing w:val="-31"/>
          <w:sz w:val="20"/>
        </w:rPr>
        <w:t xml:space="preserve"> </w:t>
      </w:r>
      <w:r w:rsidRPr="001058B5">
        <w:rPr>
          <w:rFonts w:ascii="Arial" w:hAnsi="Arial" w:cs="Arial"/>
          <w:sz w:val="20"/>
        </w:rPr>
        <w:t>CREATE</w:t>
      </w:r>
      <w:r w:rsidRPr="001058B5">
        <w:rPr>
          <w:rFonts w:ascii="Arial" w:hAnsi="Arial" w:cs="Arial"/>
          <w:spacing w:val="-80"/>
          <w:sz w:val="20"/>
        </w:rPr>
        <w:t xml:space="preserve"> </w:t>
      </w:r>
      <w:r w:rsidRPr="001058B5">
        <w:rPr>
          <w:rFonts w:ascii="Arial" w:hAnsi="Arial" w:cs="Arial"/>
          <w:sz w:val="20"/>
        </w:rPr>
        <w:t>SESSION.</w:t>
      </w:r>
      <w:r w:rsidRPr="001058B5">
        <w:rPr>
          <w:rFonts w:ascii="Arial" w:hAnsi="Arial" w:cs="Arial"/>
          <w:spacing w:val="-31"/>
          <w:sz w:val="20"/>
        </w:rPr>
        <w:t xml:space="preserve"> </w:t>
      </w:r>
      <w:r w:rsidRPr="001058B5">
        <w:rPr>
          <w:rFonts w:ascii="Arial" w:hAnsi="Arial" w:cs="Arial"/>
          <w:sz w:val="20"/>
        </w:rPr>
        <w:t>PRIVS$USED</w:t>
      </w:r>
      <w:r w:rsidRPr="001058B5">
        <w:rPr>
          <w:rFonts w:ascii="Arial" w:hAnsi="Arial" w:cs="Arial"/>
          <w:spacing w:val="-104"/>
          <w:sz w:val="20"/>
        </w:rPr>
        <w:t xml:space="preserve"> </w:t>
      </w:r>
      <w:r w:rsidRPr="001058B5">
        <w:rPr>
          <w:rFonts w:ascii="Arial" w:hAnsi="Arial" w:cs="Arial"/>
          <w:sz w:val="20"/>
        </w:rPr>
        <w:t>corresponds</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PRIV_USED</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4"/>
          <w:w w:val="95"/>
          <w:sz w:val="20"/>
        </w:rPr>
        <w:t xml:space="preserve"> </w:t>
      </w:r>
      <w:r w:rsidRPr="001058B5">
        <w:rPr>
          <w:rFonts w:ascii="Arial" w:hAnsi="Arial" w:cs="Arial"/>
          <w:w w:val="95"/>
          <w:sz w:val="20"/>
        </w:rPr>
        <w:t>in</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DBA_COMMON_AUDIT_TRAIL,</w:t>
      </w:r>
      <w:r w:rsidRPr="001058B5">
        <w:rPr>
          <w:rFonts w:ascii="Arial" w:hAnsi="Arial" w:cs="Arial"/>
          <w:spacing w:val="-14"/>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lists</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4"/>
          <w:w w:val="95"/>
          <w:sz w:val="20"/>
        </w:rPr>
        <w:t xml:space="preserve"> </w:t>
      </w:r>
      <w:r w:rsidRPr="001058B5">
        <w:rPr>
          <w:rFonts w:ascii="Arial" w:hAnsi="Arial" w:cs="Arial"/>
          <w:w w:val="95"/>
          <w:sz w:val="20"/>
        </w:rPr>
        <w:t xml:space="preserve">by </w:t>
      </w:r>
      <w:r w:rsidRPr="001058B5">
        <w:rPr>
          <w:rFonts w:ascii="Arial" w:hAnsi="Arial" w:cs="Arial"/>
          <w:sz w:val="20"/>
        </w:rPr>
        <w:t>name.</w:t>
      </w:r>
    </w:p>
    <w:p w14:paraId="54D9B245" w14:textId="77777777" w:rsidR="008C539B" w:rsidRPr="001058B5" w:rsidRDefault="00C12992">
      <w:pPr>
        <w:pStyle w:val="BodyText"/>
        <w:spacing w:before="116"/>
        <w:ind w:left="1660"/>
        <w:rPr>
          <w:rFonts w:ascii="Arial" w:hAnsi="Arial" w:cs="Arial"/>
        </w:rPr>
      </w:pPr>
      <w:r w:rsidRPr="001058B5">
        <w:rPr>
          <w:rFonts w:ascii="Arial" w:hAnsi="Arial" w:cs="Arial"/>
        </w:rPr>
        <w:t>Other possible values are as follows:</w:t>
      </w:r>
    </w:p>
    <w:p w14:paraId="3E98EBEA" w14:textId="77777777" w:rsidR="008C539B" w:rsidRPr="001058B5" w:rsidRDefault="00C12992" w:rsidP="006F7931">
      <w:pPr>
        <w:pStyle w:val="ListParagraph"/>
        <w:numPr>
          <w:ilvl w:val="1"/>
          <w:numId w:val="137"/>
        </w:numPr>
        <w:tabs>
          <w:tab w:val="left" w:pos="2020"/>
        </w:tabs>
        <w:spacing w:before="119" w:line="230" w:lineRule="auto"/>
        <w:ind w:right="786" w:hanging="359"/>
        <w:rPr>
          <w:rFonts w:ascii="Arial" w:hAnsi="Arial" w:cs="Arial"/>
          <w:sz w:val="20"/>
        </w:rPr>
      </w:pPr>
      <w:r w:rsidRPr="001058B5">
        <w:rPr>
          <w:rFonts w:ascii="Arial" w:hAnsi="Arial" w:cs="Arial"/>
          <w:sz w:val="20"/>
        </w:rPr>
        <w:t>SCN</w:t>
      </w:r>
      <w:r w:rsidRPr="001058B5">
        <w:rPr>
          <w:rFonts w:ascii="Arial" w:hAnsi="Arial" w:cs="Arial"/>
          <w:spacing w:val="-99"/>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SCN:8934328925)</w:t>
      </w:r>
      <w:r w:rsidRPr="001058B5">
        <w:rPr>
          <w:rFonts w:ascii="Arial" w:hAnsi="Arial" w:cs="Arial"/>
          <w:spacing w:val="-26"/>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System</w:t>
      </w:r>
      <w:r w:rsidRPr="001058B5">
        <w:rPr>
          <w:rFonts w:ascii="Arial" w:hAnsi="Arial" w:cs="Arial"/>
          <w:spacing w:val="-25"/>
          <w:sz w:val="20"/>
        </w:rPr>
        <w:t xml:space="preserve"> </w:t>
      </w:r>
      <w:r w:rsidRPr="001058B5">
        <w:rPr>
          <w:rFonts w:ascii="Arial" w:hAnsi="Arial" w:cs="Arial"/>
          <w:sz w:val="20"/>
        </w:rPr>
        <w:t>Change</w:t>
      </w:r>
      <w:r w:rsidRPr="001058B5">
        <w:rPr>
          <w:rFonts w:ascii="Arial" w:hAnsi="Arial" w:cs="Arial"/>
          <w:spacing w:val="-26"/>
          <w:sz w:val="20"/>
        </w:rPr>
        <w:t xml:space="preserve"> </w:t>
      </w:r>
      <w:r w:rsidRPr="001058B5">
        <w:rPr>
          <w:rFonts w:ascii="Arial" w:hAnsi="Arial" w:cs="Arial"/>
          <w:sz w:val="20"/>
        </w:rPr>
        <w:t>Number</w:t>
      </w:r>
      <w:r w:rsidRPr="001058B5">
        <w:rPr>
          <w:rFonts w:ascii="Arial" w:hAnsi="Arial" w:cs="Arial"/>
          <w:spacing w:val="-26"/>
          <w:sz w:val="20"/>
        </w:rPr>
        <w:t xml:space="preserve"> </w:t>
      </w:r>
      <w:r w:rsidRPr="001058B5">
        <w:rPr>
          <w:rFonts w:ascii="Arial" w:hAnsi="Arial" w:cs="Arial"/>
          <w:sz w:val="20"/>
        </w:rPr>
        <w:t>(SCN). Use this value if you want to perform a flashback query to find the value of a setting</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column)</w:t>
      </w:r>
      <w:r w:rsidRPr="001058B5">
        <w:rPr>
          <w:rFonts w:ascii="Arial" w:hAnsi="Arial" w:cs="Arial"/>
          <w:spacing w:val="-3"/>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find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value 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ORDER_TOTAL</w:t>
      </w:r>
      <w:r w:rsidRPr="001058B5">
        <w:rPr>
          <w:rFonts w:ascii="Arial" w:hAnsi="Arial" w:cs="Arial"/>
          <w:spacing w:val="-98"/>
          <w:sz w:val="20"/>
        </w:rPr>
        <w:t xml:space="preserve"> </w:t>
      </w:r>
      <w:r w:rsidRPr="001058B5">
        <w:rPr>
          <w:rFonts w:ascii="Arial" w:hAnsi="Arial" w:cs="Arial"/>
          <w:sz w:val="20"/>
        </w:rPr>
        <w:t>column</w:t>
      </w:r>
      <w:r w:rsidRPr="001058B5">
        <w:rPr>
          <w:rFonts w:ascii="Arial" w:hAnsi="Arial" w:cs="Arial"/>
          <w:spacing w:val="-24"/>
          <w:sz w:val="20"/>
        </w:rPr>
        <w:t xml:space="preserve"> </w:t>
      </w:r>
      <w:r w:rsidRPr="001058B5">
        <w:rPr>
          <w:rFonts w:ascii="Arial" w:hAnsi="Arial" w:cs="Arial"/>
          <w:sz w:val="20"/>
        </w:rPr>
        <w:t>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OE.ORDERS</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4"/>
          <w:sz w:val="20"/>
        </w:rPr>
        <w:t xml:space="preserve"> </w:t>
      </w:r>
      <w:r w:rsidRPr="001058B5">
        <w:rPr>
          <w:rFonts w:ascii="Arial" w:hAnsi="Arial" w:cs="Arial"/>
          <w:sz w:val="20"/>
        </w:rPr>
        <w:t>based</w:t>
      </w:r>
      <w:r w:rsidRPr="001058B5">
        <w:rPr>
          <w:rFonts w:ascii="Arial" w:hAnsi="Arial" w:cs="Arial"/>
          <w:spacing w:val="-24"/>
          <w:sz w:val="20"/>
        </w:rPr>
        <w:t xml:space="preserve"> </w:t>
      </w:r>
      <w:r w:rsidRPr="001058B5">
        <w:rPr>
          <w:rFonts w:ascii="Arial" w:hAnsi="Arial" w:cs="Arial"/>
          <w:sz w:val="20"/>
        </w:rPr>
        <w:t>on</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SCN</w:t>
      </w:r>
      <w:r w:rsidRPr="001058B5">
        <w:rPr>
          <w:rFonts w:ascii="Arial" w:hAnsi="Arial" w:cs="Arial"/>
          <w:spacing w:val="-24"/>
          <w:sz w:val="20"/>
        </w:rPr>
        <w:t xml:space="preserve"> </w:t>
      </w:r>
      <w:r w:rsidRPr="001058B5">
        <w:rPr>
          <w:rFonts w:ascii="Arial" w:hAnsi="Arial" w:cs="Arial"/>
          <w:spacing w:val="-3"/>
          <w:sz w:val="20"/>
        </w:rPr>
        <w:t>number,</w:t>
      </w:r>
      <w:r w:rsidRPr="001058B5">
        <w:rPr>
          <w:rFonts w:ascii="Arial" w:hAnsi="Arial" w:cs="Arial"/>
          <w:spacing w:val="-24"/>
          <w:sz w:val="20"/>
        </w:rPr>
        <w:t xml:space="preserve"> </w:t>
      </w:r>
      <w:r w:rsidRPr="001058B5">
        <w:rPr>
          <w:rFonts w:ascii="Arial" w:hAnsi="Arial" w:cs="Arial"/>
          <w:sz w:val="20"/>
        </w:rPr>
        <w:t>use the following SELECT</w:t>
      </w:r>
      <w:r w:rsidRPr="001058B5">
        <w:rPr>
          <w:rFonts w:ascii="Arial" w:hAnsi="Arial" w:cs="Arial"/>
          <w:spacing w:val="-80"/>
          <w:sz w:val="20"/>
        </w:rPr>
        <w:t xml:space="preserve"> </w:t>
      </w:r>
      <w:r w:rsidRPr="001058B5">
        <w:rPr>
          <w:rFonts w:ascii="Arial" w:hAnsi="Arial" w:cs="Arial"/>
          <w:sz w:val="20"/>
        </w:rPr>
        <w:t>statement:</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2CD156F1" w14:textId="77777777" w:rsidR="008C539B" w:rsidRPr="001058B5" w:rsidRDefault="00C12992" w:rsidP="006F7931">
      <w:pPr>
        <w:pStyle w:val="ListParagraph"/>
        <w:numPr>
          <w:ilvl w:val="1"/>
          <w:numId w:val="137"/>
        </w:numPr>
        <w:tabs>
          <w:tab w:val="left" w:pos="2020"/>
        </w:tabs>
        <w:spacing w:before="0" w:line="230" w:lineRule="auto"/>
        <w:ind w:right="937" w:hanging="359"/>
        <w:rPr>
          <w:rFonts w:ascii="Arial" w:hAnsi="Arial" w:cs="Arial"/>
          <w:sz w:val="20"/>
        </w:rPr>
      </w:pPr>
      <w:r w:rsidRPr="001058B5">
        <w:rPr>
          <w:rFonts w:ascii="Arial" w:hAnsi="Arial" w:cs="Arial"/>
          <w:sz w:val="20"/>
        </w:rPr>
        <w:t>SES_ACTIONS</w:t>
      </w:r>
      <w:r w:rsidRPr="001058B5">
        <w:rPr>
          <w:rFonts w:ascii="Arial" w:hAnsi="Arial" w:cs="Arial"/>
          <w:spacing w:val="-92"/>
          <w:sz w:val="20"/>
        </w:rPr>
        <w:t xml:space="preserve"> </w:t>
      </w:r>
      <w:r w:rsidRPr="001058B5">
        <w:rPr>
          <w:rFonts w:ascii="Arial" w:hAnsi="Arial" w:cs="Arial"/>
          <w:sz w:val="20"/>
        </w:rPr>
        <w:t>indicates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took</w:t>
      </w:r>
      <w:r w:rsidRPr="001058B5">
        <w:rPr>
          <w:rFonts w:ascii="Arial" w:hAnsi="Arial" w:cs="Arial"/>
          <w:spacing w:val="-18"/>
          <w:sz w:val="20"/>
        </w:rPr>
        <w:t xml:space="preserve"> </w:t>
      </w:r>
      <w:r w:rsidRPr="001058B5">
        <w:rPr>
          <w:rFonts w:ascii="Arial" w:hAnsi="Arial" w:cs="Arial"/>
          <w:sz w:val="20"/>
        </w:rPr>
        <w:t>place</w:t>
      </w:r>
      <w:r w:rsidRPr="001058B5">
        <w:rPr>
          <w:rFonts w:ascii="Arial" w:hAnsi="Arial" w:cs="Arial"/>
          <w:spacing w:val="-18"/>
          <w:sz w:val="20"/>
        </w:rPr>
        <w:t xml:space="preserve"> </w:t>
      </w:r>
      <w:r w:rsidRPr="001058B5">
        <w:rPr>
          <w:rFonts w:ascii="Arial" w:hAnsi="Arial" w:cs="Arial"/>
          <w:sz w:val="20"/>
        </w:rPr>
        <w:t>during</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field</w:t>
      </w:r>
      <w:r w:rsidRPr="001058B5">
        <w:rPr>
          <w:rFonts w:ascii="Arial" w:hAnsi="Arial" w:cs="Arial"/>
          <w:spacing w:val="-18"/>
          <w:sz w:val="20"/>
        </w:rPr>
        <w:t xml:space="preserve"> </w:t>
      </w:r>
      <w:r w:rsidRPr="001058B5">
        <w:rPr>
          <w:rFonts w:ascii="Arial" w:hAnsi="Arial" w:cs="Arial"/>
          <w:sz w:val="20"/>
        </w:rPr>
        <w:t>is present</w:t>
      </w:r>
      <w:r w:rsidRPr="001058B5">
        <w:rPr>
          <w:rFonts w:ascii="Arial" w:hAnsi="Arial" w:cs="Arial"/>
          <w:spacing w:val="-10"/>
          <w:sz w:val="20"/>
        </w:rPr>
        <w:t xml:space="preserve"> </w:t>
      </w:r>
      <w:r w:rsidRPr="001058B5">
        <w:rPr>
          <w:rFonts w:ascii="Arial" w:hAnsi="Arial" w:cs="Arial"/>
          <w:sz w:val="20"/>
        </w:rPr>
        <w:t>only</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event</w:t>
      </w:r>
      <w:r w:rsidRPr="001058B5">
        <w:rPr>
          <w:rFonts w:ascii="Arial" w:hAnsi="Arial" w:cs="Arial"/>
          <w:spacing w:val="-11"/>
          <w:sz w:val="20"/>
        </w:rPr>
        <w:t xml:space="preserve"> </w:t>
      </w:r>
      <w:r w:rsidRPr="001058B5">
        <w:rPr>
          <w:rFonts w:ascii="Arial" w:hAnsi="Arial" w:cs="Arial"/>
          <w:sz w:val="20"/>
        </w:rPr>
        <w:t>was</w:t>
      </w:r>
      <w:r w:rsidRPr="001058B5">
        <w:rPr>
          <w:rFonts w:ascii="Arial" w:hAnsi="Arial" w:cs="Arial"/>
          <w:spacing w:val="-11"/>
          <w:sz w:val="20"/>
        </w:rPr>
        <w:t xml:space="preserve"> </w:t>
      </w:r>
      <w:r w:rsidRPr="001058B5">
        <w:rPr>
          <w:rFonts w:ascii="Arial" w:hAnsi="Arial" w:cs="Arial"/>
          <w:sz w:val="20"/>
        </w:rPr>
        <w:t>audited</w:t>
      </w:r>
      <w:r w:rsidRPr="001058B5">
        <w:rPr>
          <w:rFonts w:ascii="Arial" w:hAnsi="Arial" w:cs="Arial"/>
          <w:spacing w:val="-11"/>
          <w:sz w:val="20"/>
        </w:rPr>
        <w:t xml:space="preserve"> </w:t>
      </w:r>
      <w:r w:rsidRPr="001058B5">
        <w:rPr>
          <w:rFonts w:ascii="Arial" w:hAnsi="Arial" w:cs="Arial"/>
          <w:sz w:val="20"/>
        </w:rPr>
        <w:t>with</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37"/>
          <w:sz w:val="20"/>
        </w:rPr>
        <w:t xml:space="preserve"> </w:t>
      </w:r>
      <w:r w:rsidRPr="001058B5">
        <w:rPr>
          <w:rFonts w:ascii="Arial" w:hAnsi="Arial" w:cs="Arial"/>
          <w:sz w:val="20"/>
        </w:rPr>
        <w:t>SESSION</w:t>
      </w:r>
      <w:r w:rsidRPr="001058B5">
        <w:rPr>
          <w:rFonts w:ascii="Arial" w:hAnsi="Arial" w:cs="Arial"/>
          <w:spacing w:val="-87"/>
          <w:sz w:val="20"/>
        </w:rPr>
        <w:t xml:space="preserve"> </w:t>
      </w:r>
      <w:r w:rsidRPr="001058B5">
        <w:rPr>
          <w:rFonts w:ascii="Arial" w:hAnsi="Arial" w:cs="Arial"/>
          <w:sz w:val="20"/>
        </w:rPr>
        <w:t>clause.</w:t>
      </w:r>
      <w:r w:rsidRPr="001058B5">
        <w:rPr>
          <w:rFonts w:ascii="Arial" w:hAnsi="Arial" w:cs="Arial"/>
          <w:spacing w:val="-10"/>
          <w:sz w:val="20"/>
        </w:rPr>
        <w:t xml:space="preserve"> </w:t>
      </w:r>
      <w:r w:rsidRPr="001058B5">
        <w:rPr>
          <w:rFonts w:ascii="Arial" w:hAnsi="Arial" w:cs="Arial"/>
          <w:sz w:val="20"/>
        </w:rPr>
        <w:t>Because</w:t>
      </w:r>
      <w:r w:rsidRPr="001058B5">
        <w:rPr>
          <w:rFonts w:ascii="Arial" w:hAnsi="Arial" w:cs="Arial"/>
          <w:spacing w:val="-11"/>
          <w:sz w:val="20"/>
        </w:rPr>
        <w:t xml:space="preserve"> </w:t>
      </w:r>
      <w:r w:rsidRPr="001058B5">
        <w:rPr>
          <w:rFonts w:ascii="Arial" w:hAnsi="Arial" w:cs="Arial"/>
          <w:sz w:val="20"/>
        </w:rPr>
        <w:t>this field does not explain in detail the actions that occurred during the session, you should</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event</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24"/>
          <w:sz w:val="20"/>
        </w:rPr>
        <w:t xml:space="preserve"> </w:t>
      </w:r>
      <w:r w:rsidRPr="001058B5">
        <w:rPr>
          <w:rFonts w:ascii="Arial" w:hAnsi="Arial" w:cs="Arial"/>
          <w:sz w:val="20"/>
        </w:rPr>
        <w:t>ACCESS</w:t>
      </w:r>
      <w:r w:rsidRPr="001058B5">
        <w:rPr>
          <w:rFonts w:ascii="Arial" w:hAnsi="Arial" w:cs="Arial"/>
          <w:spacing w:val="-80"/>
          <w:sz w:val="20"/>
        </w:rPr>
        <w:t xml:space="preserve"> </w:t>
      </w:r>
      <w:r w:rsidRPr="001058B5">
        <w:rPr>
          <w:rFonts w:ascii="Arial" w:hAnsi="Arial" w:cs="Arial"/>
          <w:sz w:val="20"/>
        </w:rPr>
        <w:t>clause.</w:t>
      </w:r>
    </w:p>
    <w:p w14:paraId="7601316A" w14:textId="77777777" w:rsidR="008C539B" w:rsidRPr="001058B5" w:rsidRDefault="00C12992">
      <w:pPr>
        <w:pStyle w:val="BodyText"/>
        <w:spacing w:before="115" w:line="230" w:lineRule="auto"/>
        <w:ind w:left="2019" w:right="700"/>
        <w:rPr>
          <w:rFonts w:ascii="Arial" w:hAnsi="Arial" w:cs="Arial"/>
        </w:rPr>
      </w:pPr>
      <w:r w:rsidRPr="001058B5">
        <w:rPr>
          <w:rFonts w:ascii="Arial" w:hAnsi="Arial" w:cs="Arial"/>
        </w:rPr>
        <w:t>The</w:t>
      </w:r>
      <w:r w:rsidRPr="001058B5">
        <w:rPr>
          <w:rFonts w:ascii="Arial" w:hAnsi="Arial" w:cs="Arial"/>
          <w:spacing w:val="-18"/>
        </w:rPr>
        <w:t xml:space="preserve"> </w:t>
      </w:r>
      <w:r w:rsidRPr="001058B5">
        <w:rPr>
          <w:rFonts w:ascii="Arial" w:hAnsi="Arial" w:cs="Arial"/>
        </w:rPr>
        <w:t>SES_ACTIONS</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contains</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characters.</w:t>
      </w:r>
      <w:r w:rsidRPr="001058B5">
        <w:rPr>
          <w:rFonts w:ascii="Arial" w:hAnsi="Arial" w:cs="Arial"/>
          <w:spacing w:val="-18"/>
        </w:rPr>
        <w:t xml:space="preserve"> </w:t>
      </w:r>
      <w:r w:rsidRPr="001058B5">
        <w:rPr>
          <w:rFonts w:ascii="Arial" w:hAnsi="Arial" w:cs="Arial"/>
        </w:rPr>
        <w:t>Positions</w:t>
      </w:r>
      <w:r w:rsidRPr="001058B5">
        <w:rPr>
          <w:rFonts w:ascii="Arial" w:hAnsi="Arial" w:cs="Arial"/>
          <w:spacing w:val="-18"/>
        </w:rPr>
        <w:t xml:space="preserve"> </w:t>
      </w:r>
      <w:r w:rsidRPr="001058B5">
        <w:rPr>
          <w:rFonts w:ascii="Arial" w:hAnsi="Arial" w:cs="Arial"/>
        </w:rPr>
        <w:t>14,</w:t>
      </w:r>
      <w:r w:rsidRPr="001058B5">
        <w:rPr>
          <w:rFonts w:ascii="Arial" w:hAnsi="Arial" w:cs="Arial"/>
          <w:spacing w:val="-18"/>
        </w:rPr>
        <w:t xml:space="preserve"> </w:t>
      </w:r>
      <w:r w:rsidRPr="001058B5">
        <w:rPr>
          <w:rFonts w:ascii="Arial" w:hAnsi="Arial" w:cs="Arial"/>
        </w:rPr>
        <w:t>15,</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 xml:space="preserve">reserved for future use. In the first 12 characters, each position indicates the result of an </w:t>
      </w:r>
      <w:r w:rsidRPr="001058B5">
        <w:rPr>
          <w:rFonts w:ascii="Arial" w:hAnsi="Arial" w:cs="Arial"/>
          <w:w w:val="95"/>
        </w:rPr>
        <w:t>action.</w:t>
      </w:r>
      <w:r w:rsidRPr="001058B5">
        <w:rPr>
          <w:rFonts w:ascii="Arial" w:hAnsi="Arial" w:cs="Arial"/>
          <w:spacing w:val="-17"/>
          <w:w w:val="95"/>
        </w:rPr>
        <w:t xml:space="preserve"> </w:t>
      </w:r>
      <w:r w:rsidRPr="001058B5">
        <w:rPr>
          <w:rFonts w:ascii="Arial" w:hAnsi="Arial" w:cs="Arial"/>
          <w:w w:val="95"/>
        </w:rPr>
        <w:t>They</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6"/>
          <w:w w:val="95"/>
        </w:rPr>
        <w:t xml:space="preserve"> </w:t>
      </w:r>
      <w:r w:rsidRPr="001058B5">
        <w:rPr>
          <w:rFonts w:ascii="Arial" w:hAnsi="Arial" w:cs="Arial"/>
          <w:w w:val="95"/>
        </w:rPr>
        <w:t>ALTER,</w:t>
      </w:r>
      <w:r w:rsidRPr="001058B5">
        <w:rPr>
          <w:rFonts w:ascii="Arial" w:hAnsi="Arial" w:cs="Arial"/>
          <w:spacing w:val="-17"/>
          <w:w w:val="95"/>
        </w:rPr>
        <w:t xml:space="preserve"> </w:t>
      </w:r>
      <w:r w:rsidRPr="001058B5">
        <w:rPr>
          <w:rFonts w:ascii="Arial" w:hAnsi="Arial" w:cs="Arial"/>
          <w:w w:val="95"/>
        </w:rPr>
        <w:t>AUDIT,</w:t>
      </w:r>
      <w:r w:rsidRPr="001058B5">
        <w:rPr>
          <w:rFonts w:ascii="Arial" w:hAnsi="Arial" w:cs="Arial"/>
          <w:spacing w:val="-17"/>
          <w:w w:val="95"/>
        </w:rPr>
        <w:t xml:space="preserve"> </w:t>
      </w:r>
      <w:r w:rsidRPr="001058B5">
        <w:rPr>
          <w:rFonts w:ascii="Arial" w:hAnsi="Arial" w:cs="Arial"/>
          <w:w w:val="95"/>
        </w:rPr>
        <w:t>COMMENT,</w:t>
      </w:r>
      <w:r w:rsidRPr="001058B5">
        <w:rPr>
          <w:rFonts w:ascii="Arial" w:hAnsi="Arial" w:cs="Arial"/>
          <w:spacing w:val="-16"/>
          <w:w w:val="95"/>
        </w:rPr>
        <w:t xml:space="preserve"> </w:t>
      </w:r>
      <w:r w:rsidRPr="001058B5">
        <w:rPr>
          <w:rFonts w:ascii="Arial" w:hAnsi="Arial" w:cs="Arial"/>
          <w:w w:val="95"/>
        </w:rPr>
        <w:t>DELETE,</w:t>
      </w:r>
      <w:r w:rsidRPr="001058B5">
        <w:rPr>
          <w:rFonts w:ascii="Arial" w:hAnsi="Arial" w:cs="Arial"/>
          <w:spacing w:val="-16"/>
          <w:w w:val="95"/>
        </w:rPr>
        <w:t xml:space="preserve"> </w:t>
      </w:r>
      <w:r w:rsidRPr="001058B5">
        <w:rPr>
          <w:rFonts w:ascii="Arial" w:hAnsi="Arial" w:cs="Arial"/>
          <w:w w:val="95"/>
        </w:rPr>
        <w:t>GRANT,</w:t>
      </w:r>
      <w:r w:rsidRPr="001058B5">
        <w:rPr>
          <w:rFonts w:ascii="Arial" w:hAnsi="Arial" w:cs="Arial"/>
          <w:spacing w:val="-17"/>
          <w:w w:val="95"/>
        </w:rPr>
        <w:t xml:space="preserve"> </w:t>
      </w:r>
      <w:r w:rsidRPr="001058B5">
        <w:rPr>
          <w:rFonts w:ascii="Arial" w:hAnsi="Arial" w:cs="Arial"/>
          <w:w w:val="95"/>
        </w:rPr>
        <w:t>INDEX,</w:t>
      </w:r>
      <w:r w:rsidRPr="001058B5">
        <w:rPr>
          <w:rFonts w:ascii="Arial" w:hAnsi="Arial" w:cs="Arial"/>
          <w:spacing w:val="-17"/>
          <w:w w:val="95"/>
        </w:rPr>
        <w:t xml:space="preserve"> </w:t>
      </w:r>
      <w:r w:rsidRPr="001058B5">
        <w:rPr>
          <w:rFonts w:ascii="Arial" w:hAnsi="Arial" w:cs="Arial"/>
          <w:w w:val="95"/>
        </w:rPr>
        <w:t>INSERT,</w:t>
      </w:r>
      <w:r w:rsidRPr="001058B5">
        <w:rPr>
          <w:rFonts w:ascii="Arial" w:hAnsi="Arial" w:cs="Arial"/>
          <w:spacing w:val="-17"/>
          <w:w w:val="95"/>
        </w:rPr>
        <w:t xml:space="preserve"> </w:t>
      </w:r>
      <w:r w:rsidRPr="001058B5">
        <w:rPr>
          <w:rFonts w:ascii="Arial" w:hAnsi="Arial" w:cs="Arial"/>
          <w:w w:val="95"/>
        </w:rPr>
        <w:t>LOCK,</w:t>
      </w:r>
    </w:p>
    <w:p w14:paraId="26D1B5DB" w14:textId="77777777" w:rsidR="008C539B" w:rsidRPr="001058B5" w:rsidRDefault="00C12992">
      <w:pPr>
        <w:pStyle w:val="BodyText"/>
        <w:spacing w:line="228" w:lineRule="auto"/>
        <w:ind w:left="2019" w:right="809"/>
        <w:rPr>
          <w:rFonts w:ascii="Arial" w:hAnsi="Arial" w:cs="Arial"/>
        </w:rPr>
      </w:pPr>
      <w:r w:rsidRPr="001058B5">
        <w:rPr>
          <w:rFonts w:ascii="Arial" w:hAnsi="Arial" w:cs="Arial"/>
          <w:w w:val="95"/>
        </w:rPr>
        <w:t xml:space="preserve">RENAME, SELECT, UPDATE, and FLASHBACK. For example, if the user had successfully </w:t>
      </w:r>
      <w:r w:rsidRPr="001058B5">
        <w:rPr>
          <w:rFonts w:ascii="Arial" w:hAnsi="Arial" w:cs="Arial"/>
        </w:rPr>
        <w:t>run the ALTER</w:t>
      </w:r>
      <w:r w:rsidRPr="001058B5">
        <w:rPr>
          <w:rFonts w:ascii="Arial" w:hAnsi="Arial" w:cs="Arial"/>
          <w:spacing w:val="-84"/>
        </w:rPr>
        <w:t xml:space="preserve"> </w:t>
      </w:r>
      <w:r w:rsidRPr="001058B5">
        <w:rPr>
          <w:rFonts w:ascii="Arial" w:hAnsi="Arial" w:cs="Arial"/>
        </w:rPr>
        <w:t>statement, the SES_ACTIONS</w:t>
      </w:r>
      <w:r w:rsidRPr="001058B5">
        <w:rPr>
          <w:rFonts w:ascii="Arial" w:hAnsi="Arial" w:cs="Arial"/>
          <w:spacing w:val="-84"/>
        </w:rPr>
        <w:t xml:space="preserve"> </w:t>
      </w:r>
      <w:r w:rsidRPr="001058B5">
        <w:rPr>
          <w:rFonts w:ascii="Arial" w:hAnsi="Arial" w:cs="Arial"/>
        </w:rPr>
        <w:t>setting is as follows:</w:t>
      </w:r>
    </w:p>
    <w:p w14:paraId="563A6042" w14:textId="77777777" w:rsidR="008C539B" w:rsidRPr="001058B5" w:rsidRDefault="00C12992">
      <w:pPr>
        <w:spacing w:before="139"/>
        <w:ind w:left="2020"/>
        <w:rPr>
          <w:rFonts w:ascii="Arial" w:hAnsi="Arial" w:cs="Arial"/>
          <w:sz w:val="18"/>
        </w:rPr>
      </w:pPr>
      <w:r w:rsidRPr="001058B5">
        <w:rPr>
          <w:rFonts w:ascii="Arial" w:hAnsi="Arial" w:cs="Arial"/>
          <w:w w:val="95"/>
          <w:sz w:val="18"/>
        </w:rPr>
        <w:t>S---------------</w:t>
      </w:r>
    </w:p>
    <w:p w14:paraId="188BABAE" w14:textId="77777777" w:rsidR="008C539B" w:rsidRPr="001058B5" w:rsidRDefault="008C539B">
      <w:pPr>
        <w:pStyle w:val="BodyText"/>
        <w:spacing w:before="1"/>
        <w:rPr>
          <w:rFonts w:ascii="Arial" w:hAnsi="Arial" w:cs="Arial"/>
          <w:sz w:val="19"/>
        </w:rPr>
      </w:pPr>
    </w:p>
    <w:p w14:paraId="4145F4AC" w14:textId="77777777" w:rsidR="008C539B" w:rsidRPr="001058B5" w:rsidRDefault="00C12992">
      <w:pPr>
        <w:pStyle w:val="BodyText"/>
        <w:spacing w:before="1" w:line="228" w:lineRule="auto"/>
        <w:ind w:left="2020" w:right="720"/>
        <w:rPr>
          <w:rFonts w:ascii="Arial" w:hAnsi="Arial" w:cs="Arial"/>
        </w:rPr>
      </w:pPr>
      <w:r w:rsidRPr="001058B5">
        <w:rPr>
          <w:rFonts w:ascii="Arial" w:hAnsi="Arial" w:cs="Arial"/>
        </w:rPr>
        <w:t>The S, in the first position (for ALTER), indicates success. Had the ALTER</w:t>
      </w:r>
      <w:r w:rsidRPr="001058B5">
        <w:rPr>
          <w:rFonts w:ascii="Arial" w:hAnsi="Arial" w:cs="Arial"/>
          <w:spacing w:val="-90"/>
        </w:rPr>
        <w:t xml:space="preserve"> </w:t>
      </w:r>
      <w:r w:rsidRPr="001058B5">
        <w:rPr>
          <w:rFonts w:ascii="Arial" w:hAnsi="Arial" w:cs="Arial"/>
        </w:rPr>
        <w:t>statement failed, the letter F</w:t>
      </w:r>
      <w:r w:rsidRPr="001058B5">
        <w:rPr>
          <w:rFonts w:ascii="Arial" w:hAnsi="Arial" w:cs="Arial"/>
          <w:spacing w:val="-80"/>
        </w:rPr>
        <w:t xml:space="preserve"> </w:t>
      </w:r>
      <w:r w:rsidRPr="001058B5">
        <w:rPr>
          <w:rFonts w:ascii="Arial" w:hAnsi="Arial" w:cs="Arial"/>
        </w:rPr>
        <w:t>would have appeared in its place. If the action resulted in both a success and failure, then the letter is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77777777" w:rsidR="008C539B" w:rsidRPr="001058B5" w:rsidRDefault="00C12992"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SES$TID</w:t>
      </w:r>
      <w:r w:rsidRPr="001058B5">
        <w:rPr>
          <w:rFonts w:ascii="Arial" w:hAnsi="Arial" w:cs="Arial"/>
          <w:spacing w:val="-80"/>
          <w:sz w:val="20"/>
        </w:rPr>
        <w:t xml:space="preserve"> </w:t>
      </w:r>
      <w:r w:rsidRPr="001058B5">
        <w:rPr>
          <w:rFonts w:ascii="Arial" w:hAnsi="Arial" w:cs="Arial"/>
          <w:sz w:val="20"/>
        </w:rPr>
        <w:t>indicates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affected</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audited</w:t>
      </w:r>
      <w:r w:rsidRPr="001058B5">
        <w:rPr>
          <w:rFonts w:ascii="Arial" w:hAnsi="Arial" w:cs="Arial"/>
          <w:spacing w:val="-5"/>
          <w:sz w:val="20"/>
        </w:rPr>
        <w:t xml:space="preserve"> </w:t>
      </w:r>
      <w:r w:rsidRPr="001058B5">
        <w:rPr>
          <w:rFonts w:ascii="Arial" w:hAnsi="Arial" w:cs="Arial"/>
          <w:sz w:val="20"/>
        </w:rPr>
        <w:t>action.</w:t>
      </w:r>
    </w:p>
    <w:p w14:paraId="4576E52F" w14:textId="77777777" w:rsidR="008C539B" w:rsidRPr="001058B5" w:rsidRDefault="00C12992" w:rsidP="006F7931">
      <w:pPr>
        <w:pStyle w:val="ListParagraph"/>
        <w:numPr>
          <w:ilvl w:val="2"/>
          <w:numId w:val="137"/>
        </w:numPr>
        <w:tabs>
          <w:tab w:val="left" w:pos="2620"/>
        </w:tabs>
        <w:spacing w:before="117" w:line="228" w:lineRule="auto"/>
        <w:ind w:right="660"/>
        <w:rPr>
          <w:rFonts w:ascii="Arial" w:hAnsi="Arial" w:cs="Arial"/>
          <w:sz w:val="20"/>
        </w:rPr>
      </w:pPr>
      <w:r w:rsidRPr="001058B5">
        <w:rPr>
          <w:rFonts w:ascii="Arial" w:hAnsi="Arial" w:cs="Arial"/>
          <w:sz w:val="20"/>
        </w:rPr>
        <w:t>SPARE2</w:t>
      </w:r>
      <w:r w:rsidRPr="001058B5">
        <w:rPr>
          <w:rFonts w:ascii="Arial" w:hAnsi="Arial" w:cs="Arial"/>
          <w:spacing w:val="-98"/>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whether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modified</w:t>
      </w:r>
      <w:r w:rsidRPr="001058B5">
        <w:rPr>
          <w:rFonts w:ascii="Arial" w:hAnsi="Arial" w:cs="Arial"/>
          <w:spacing w:val="-25"/>
          <w:sz w:val="20"/>
        </w:rPr>
        <w:t xml:space="preserve"> </w:t>
      </w:r>
      <w:r w:rsidRPr="001058B5">
        <w:rPr>
          <w:rFonts w:ascii="Arial" w:hAnsi="Arial" w:cs="Arial"/>
          <w:sz w:val="20"/>
        </w:rPr>
        <w:t>SYS.AUD$</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0</w:t>
      </w:r>
      <w:r w:rsidRPr="001058B5">
        <w:rPr>
          <w:rFonts w:ascii="Arial" w:hAnsi="Arial" w:cs="Arial"/>
          <w:spacing w:val="-98"/>
          <w:sz w:val="20"/>
        </w:rPr>
        <w:t xml:space="preserve"> </w:t>
      </w:r>
      <w:r w:rsidRPr="001058B5">
        <w:rPr>
          <w:rFonts w:ascii="Arial" w:hAnsi="Arial" w:cs="Arial"/>
          <w:sz w:val="20"/>
        </w:rPr>
        <w:t>means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 modified SYS.AUD$</w:t>
      </w:r>
      <w:bookmarkStart w:id="1452" w:name="_bookmark1704"/>
      <w:bookmarkEnd w:id="1452"/>
      <w:r w:rsidRPr="001058B5">
        <w:rPr>
          <w:rFonts w:ascii="Arial" w:hAnsi="Arial" w:cs="Arial"/>
          <w:sz w:val="20"/>
        </w:rPr>
        <w:t xml:space="preserve">; otherwise, </w:t>
      </w:r>
      <w:bookmarkStart w:id="1453" w:name="_bookmark1705"/>
      <w:bookmarkEnd w:id="1453"/>
      <w:r w:rsidRPr="001058B5">
        <w:rPr>
          <w:rFonts w:ascii="Arial" w:hAnsi="Arial" w:cs="Arial"/>
          <w:sz w:val="20"/>
        </w:rPr>
        <w:t>the value is</w:t>
      </w:r>
      <w:r w:rsidRPr="001058B5">
        <w:rPr>
          <w:rFonts w:ascii="Arial" w:hAnsi="Arial" w:cs="Arial"/>
          <w:spacing w:val="-29"/>
          <w:sz w:val="20"/>
        </w:rPr>
        <w:t xml:space="preserve"> </w:t>
      </w:r>
      <w:r w:rsidRPr="001058B5">
        <w:rPr>
          <w:rFonts w:ascii="Arial" w:hAnsi="Arial" w:cs="Arial"/>
          <w:sz w:val="20"/>
        </w:rPr>
        <w:t>NULL.</w:t>
      </w:r>
    </w:p>
    <w:p w14:paraId="7D431E3A"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Similarly, </w:t>
      </w:r>
      <w:hyperlink w:anchor="_bookmark1706" w:history="1">
        <w:r w:rsidRPr="001058B5">
          <w:rPr>
            <w:rFonts w:ascii="Arial" w:hAnsi="Arial" w:cs="Arial"/>
            <w:color w:val="0000CC"/>
          </w:rPr>
          <w:t xml:space="preserve">Example 9–4 </w:t>
        </w:r>
      </w:hyperlink>
      <w:r w:rsidRPr="001058B5">
        <w:rPr>
          <w:rFonts w:ascii="Arial" w:hAnsi="Arial" w:cs="Arial"/>
        </w:rPr>
        <w:t>shows how an XML audit trail record appears. The text wraps around in the actual record, but for this manual, each element appears on its own line for easier readability. To find all the tags that appear in the XML audit file, you can view its schema in a Web browser at</w:t>
      </w:r>
    </w:p>
    <w:p w14:paraId="12EB9554" w14:textId="77777777" w:rsidR="008C539B" w:rsidRPr="001058B5" w:rsidRDefault="008D1AB8">
      <w:pPr>
        <w:pStyle w:val="BodyText"/>
        <w:spacing w:before="136" w:line="254" w:lineRule="auto"/>
        <w:ind w:left="2260"/>
        <w:rPr>
          <w:rFonts w:ascii="Arial" w:hAnsi="Arial" w:cs="Arial"/>
        </w:rPr>
      </w:pPr>
      <w:hyperlink r:id="rId201">
        <w:r w:rsidR="00C12992" w:rsidRPr="001058B5">
          <w:rPr>
            <w:rFonts w:ascii="Arial" w:hAnsi="Arial" w:cs="Arial"/>
            <w:color w:val="0000CC"/>
            <w:w w:val="85"/>
          </w:rPr>
          <w:t>http://www.oracle.com/technology/oracleas/schema/dbserver_audittrail-11_</w:t>
        </w:r>
      </w:hyperlink>
      <w:r w:rsidR="00C12992" w:rsidRPr="001058B5">
        <w:rPr>
          <w:rFonts w:ascii="Arial" w:hAnsi="Arial" w:cs="Arial"/>
          <w:color w:val="0000CC"/>
          <w:w w:val="85"/>
        </w:rPr>
        <w:t xml:space="preserve"> </w:t>
      </w:r>
      <w:r w:rsidR="00C12992" w:rsidRPr="001058B5">
        <w:rPr>
          <w:rFonts w:ascii="Arial" w:hAnsi="Arial" w:cs="Arial"/>
          <w:color w:val="0000CC"/>
          <w:w w:val="95"/>
        </w:rPr>
        <w:t>2.xsd</w:t>
      </w:r>
    </w:p>
    <w:p w14:paraId="72CC6D89" w14:textId="77777777" w:rsidR="008C539B" w:rsidRPr="001058B5" w:rsidRDefault="008C539B">
      <w:pPr>
        <w:pStyle w:val="BodyText"/>
        <w:spacing w:before="10"/>
        <w:rPr>
          <w:rFonts w:ascii="Arial" w:hAnsi="Arial" w:cs="Arial"/>
          <w:sz w:val="26"/>
        </w:rPr>
      </w:pPr>
    </w:p>
    <w:p w14:paraId="27931F8D" w14:textId="77777777" w:rsidR="008C539B" w:rsidRPr="001058B5" w:rsidRDefault="00C12992">
      <w:pPr>
        <w:ind w:left="2260"/>
        <w:rPr>
          <w:rFonts w:ascii="Arial" w:hAnsi="Arial" w:cs="Arial"/>
          <w:b/>
          <w:i/>
          <w:sz w:val="18"/>
        </w:rPr>
      </w:pPr>
      <w:bookmarkStart w:id="1454" w:name="_bookmark1706"/>
      <w:bookmarkEnd w:id="1454"/>
      <w:r w:rsidRPr="001058B5">
        <w:rPr>
          <w:rFonts w:ascii="Arial" w:hAnsi="Arial" w:cs="Arial"/>
          <w:b/>
          <w:i/>
          <w:sz w:val="18"/>
        </w:rPr>
        <w:t>Example 9–4 XML File Operating System Audit Trail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02">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03">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04">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3E82B8B" w14:textId="77777777" w:rsidR="008C539B" w:rsidRPr="001058B5" w:rsidRDefault="00C12992" w:rsidP="006F7931">
      <w:pPr>
        <w:pStyle w:val="ListParagraph"/>
        <w:numPr>
          <w:ilvl w:val="2"/>
          <w:numId w:val="137"/>
        </w:numPr>
        <w:tabs>
          <w:tab w:val="left" w:pos="2620"/>
        </w:tabs>
        <w:spacing w:before="121" w:line="228" w:lineRule="auto"/>
        <w:ind w:right="316"/>
        <w:rPr>
          <w:rFonts w:ascii="Arial" w:hAnsi="Arial" w:cs="Arial"/>
          <w:sz w:val="20"/>
        </w:rPr>
      </w:pPr>
      <w:r w:rsidRPr="001058B5">
        <w:rPr>
          <w:rFonts w:ascii="Arial" w:hAnsi="Arial" w:cs="Arial"/>
          <w:sz w:val="20"/>
        </w:rPr>
        <w:t>AuditRecord</w:t>
      </w:r>
      <w:r w:rsidRPr="001058B5">
        <w:rPr>
          <w:rFonts w:ascii="Arial" w:hAnsi="Arial" w:cs="Arial"/>
          <w:spacing w:val="-95"/>
          <w:sz w:val="20"/>
        </w:rPr>
        <w:t xml:space="preserve"> </w:t>
      </w:r>
      <w:r w:rsidRPr="001058B5">
        <w:rPr>
          <w:rFonts w:ascii="Arial" w:hAnsi="Arial" w:cs="Arial"/>
          <w:sz w:val="20"/>
        </w:rPr>
        <w:t>element</w:t>
      </w:r>
      <w:r w:rsidRPr="001058B5">
        <w:rPr>
          <w:rFonts w:ascii="Arial" w:hAnsi="Arial" w:cs="Arial"/>
          <w:spacing w:val="-21"/>
          <w:sz w:val="20"/>
        </w:rPr>
        <w:t xml:space="preserve"> </w:t>
      </w:r>
      <w:r w:rsidRPr="001058B5">
        <w:rPr>
          <w:rFonts w:ascii="Arial" w:hAnsi="Arial" w:cs="Arial"/>
          <w:sz w:val="20"/>
        </w:rPr>
        <w:t>contains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entire</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0"/>
          <w:sz w:val="20"/>
        </w:rPr>
        <w:t xml:space="preserve"> </w:t>
      </w:r>
      <w:r w:rsidRPr="001058B5">
        <w:rPr>
          <w:rFonts w:ascii="Arial" w:hAnsi="Arial" w:cs="Arial"/>
          <w:sz w:val="20"/>
        </w:rPr>
        <w:t>record.</w:t>
      </w:r>
      <w:r w:rsidRPr="001058B5">
        <w:rPr>
          <w:rFonts w:ascii="Arial" w:hAnsi="Arial" w:cs="Arial"/>
          <w:spacing w:val="-21"/>
          <w:sz w:val="20"/>
        </w:rPr>
        <w:t xml:space="preserve"> </w:t>
      </w:r>
      <w:r w:rsidRPr="001058B5">
        <w:rPr>
          <w:rFonts w:ascii="Arial" w:hAnsi="Arial" w:cs="Arial"/>
          <w:sz w:val="20"/>
        </w:rPr>
        <w:t>(See</w:t>
      </w:r>
      <w:r w:rsidRPr="001058B5">
        <w:rPr>
          <w:rFonts w:ascii="Arial" w:hAnsi="Arial" w:cs="Arial"/>
          <w:spacing w:val="-20"/>
          <w:sz w:val="20"/>
        </w:rPr>
        <w:t xml:space="preserve"> </w:t>
      </w:r>
      <w:hyperlink w:anchor="_bookmark1703" w:history="1">
        <w:r w:rsidRPr="001058B5">
          <w:rPr>
            <w:rFonts w:ascii="Arial" w:hAnsi="Arial" w:cs="Arial"/>
            <w:color w:val="0000CC"/>
            <w:sz w:val="20"/>
          </w:rPr>
          <w:t>Example</w:t>
        </w:r>
        <w:r w:rsidRPr="001058B5">
          <w:rPr>
            <w:rFonts w:ascii="Arial" w:hAnsi="Arial" w:cs="Arial"/>
            <w:color w:val="0000CC"/>
            <w:spacing w:val="-20"/>
            <w:sz w:val="20"/>
          </w:rPr>
          <w:t xml:space="preserve"> </w:t>
        </w:r>
        <w:r w:rsidRPr="001058B5">
          <w:rPr>
            <w:rFonts w:ascii="Arial" w:hAnsi="Arial" w:cs="Arial"/>
            <w:color w:val="0000CC"/>
            <w:sz w:val="20"/>
          </w:rPr>
          <w:t>9–3</w:t>
        </w:r>
        <w:r w:rsidRPr="001058B5">
          <w:rPr>
            <w:rFonts w:ascii="Arial" w:hAnsi="Arial" w:cs="Arial"/>
            <w:color w:val="0000CC"/>
            <w:spacing w:val="-20"/>
            <w:sz w:val="20"/>
          </w:rPr>
          <w:t xml:space="preserve"> </w:t>
        </w:r>
      </w:hyperlink>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elements</w:t>
      </w:r>
      <w:r w:rsidRPr="001058B5">
        <w:rPr>
          <w:rFonts w:ascii="Arial" w:hAnsi="Arial" w:cs="Arial"/>
          <w:spacing w:val="-8"/>
          <w:sz w:val="20"/>
        </w:rPr>
        <w:t xml:space="preserve"> </w:t>
      </w:r>
      <w:r w:rsidRPr="001058B5">
        <w:rPr>
          <w:rFonts w:ascii="Arial" w:hAnsi="Arial" w:cs="Arial"/>
          <w:sz w:val="20"/>
        </w:rPr>
        <w:t>within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Audit_Record</w:t>
      </w:r>
      <w:r w:rsidRPr="001058B5">
        <w:rPr>
          <w:rFonts w:ascii="Arial" w:hAnsi="Arial" w:cs="Arial"/>
          <w:spacing w:val="-84"/>
          <w:sz w:val="20"/>
        </w:rPr>
        <w:t xml:space="preserve"> </w:t>
      </w:r>
      <w:r w:rsidRPr="001058B5">
        <w:rPr>
          <w:rFonts w:ascii="Arial" w:hAnsi="Arial" w:cs="Arial"/>
          <w:sz w:val="20"/>
        </w:rPr>
        <w:t>element.)</w:t>
      </w:r>
    </w:p>
    <w:p w14:paraId="3CDB3E8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Audit_Type</w:t>
      </w:r>
      <w:r w:rsidRPr="001058B5">
        <w:rPr>
          <w:rFonts w:ascii="Arial" w:hAnsi="Arial" w:cs="Arial"/>
          <w:spacing w:val="-83"/>
          <w:sz w:val="20"/>
        </w:rPr>
        <w:t xml:space="preserve"> </w:t>
      </w:r>
      <w:r w:rsidRPr="001058B5">
        <w:rPr>
          <w:rFonts w:ascii="Arial" w:hAnsi="Arial" w:cs="Arial"/>
          <w:sz w:val="20"/>
        </w:rPr>
        <w:t>indicates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type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8"/>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Possible</w:t>
      </w:r>
      <w:r w:rsidRPr="001058B5">
        <w:rPr>
          <w:rFonts w:ascii="Arial" w:hAnsi="Arial" w:cs="Arial"/>
          <w:spacing w:val="-7"/>
          <w:sz w:val="20"/>
        </w:rPr>
        <w:t xml:space="preserve"> </w:t>
      </w:r>
      <w:r w:rsidRPr="001058B5">
        <w:rPr>
          <w:rFonts w:ascii="Arial" w:hAnsi="Arial" w:cs="Arial"/>
          <w:sz w:val="20"/>
        </w:rPr>
        <w:t>values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follows:</w:t>
      </w:r>
    </w:p>
    <w:p w14:paraId="41F98785"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1: Standard audit</w:t>
      </w:r>
      <w:r w:rsidRPr="001058B5">
        <w:rPr>
          <w:rFonts w:ascii="Arial" w:hAnsi="Arial" w:cs="Arial"/>
          <w:spacing w:val="-1"/>
          <w:sz w:val="20"/>
        </w:rPr>
        <w:t xml:space="preserve"> </w:t>
      </w:r>
      <w:r w:rsidRPr="001058B5">
        <w:rPr>
          <w:rFonts w:ascii="Arial" w:hAnsi="Arial" w:cs="Arial"/>
          <w:sz w:val="20"/>
        </w:rPr>
        <w:t>record</w:t>
      </w:r>
    </w:p>
    <w:p w14:paraId="1CD0DD0C" w14:textId="77777777" w:rsidR="008C539B" w:rsidRPr="001058B5" w:rsidRDefault="00C12992" w:rsidP="006F7931">
      <w:pPr>
        <w:pStyle w:val="ListParagraph"/>
        <w:numPr>
          <w:ilvl w:val="3"/>
          <w:numId w:val="137"/>
        </w:numPr>
        <w:tabs>
          <w:tab w:val="left" w:pos="2979"/>
          <w:tab w:val="left" w:pos="2980"/>
        </w:tabs>
        <w:spacing w:before="112"/>
        <w:ind w:left="2979" w:hanging="359"/>
        <w:rPr>
          <w:rFonts w:ascii="Arial" w:hAnsi="Arial" w:cs="Arial"/>
          <w:sz w:val="20"/>
        </w:rPr>
      </w:pPr>
      <w:r w:rsidRPr="001058B5">
        <w:rPr>
          <w:rFonts w:ascii="Arial" w:hAnsi="Arial" w:cs="Arial"/>
          <w:sz w:val="20"/>
        </w:rPr>
        <w:t>2: Fine-grained audit</w:t>
      </w:r>
      <w:r w:rsidRPr="001058B5">
        <w:rPr>
          <w:rFonts w:ascii="Arial" w:hAnsi="Arial" w:cs="Arial"/>
          <w:spacing w:val="-2"/>
          <w:sz w:val="20"/>
        </w:rPr>
        <w:t xml:space="preserve"> </w:t>
      </w:r>
      <w:r w:rsidRPr="001058B5">
        <w:rPr>
          <w:rFonts w:ascii="Arial" w:hAnsi="Arial" w:cs="Arial"/>
          <w:sz w:val="20"/>
        </w:rPr>
        <w:t>record</w:t>
      </w:r>
    </w:p>
    <w:p w14:paraId="13BCE623"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4: SYS</w:t>
      </w:r>
      <w:r w:rsidRPr="001058B5">
        <w:rPr>
          <w:rFonts w:ascii="Arial" w:hAnsi="Arial" w:cs="Arial"/>
          <w:spacing w:val="-80"/>
          <w:sz w:val="20"/>
        </w:rPr>
        <w:t xml:space="preserve"> </w:t>
      </w:r>
      <w:r w:rsidRPr="001058B5">
        <w:rPr>
          <w:rFonts w:ascii="Arial" w:hAnsi="Arial" w:cs="Arial"/>
          <w:sz w:val="20"/>
        </w:rPr>
        <w:t xml:space="preserve">audit </w:t>
      </w:r>
      <w:r w:rsidRPr="001058B5">
        <w:rPr>
          <w:rFonts w:ascii="Arial" w:hAnsi="Arial" w:cs="Arial"/>
          <w:spacing w:val="-3"/>
          <w:sz w:val="20"/>
        </w:rPr>
        <w:t>record</w:t>
      </w:r>
    </w:p>
    <w:p w14:paraId="50D578D9"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8: Mandatory audit</w:t>
      </w:r>
      <w:r w:rsidRPr="001058B5">
        <w:rPr>
          <w:rFonts w:ascii="Arial" w:hAnsi="Arial" w:cs="Arial"/>
          <w:spacing w:val="-2"/>
          <w:sz w:val="20"/>
        </w:rPr>
        <w:t xml:space="preserve"> </w:t>
      </w:r>
      <w:r w:rsidRPr="001058B5">
        <w:rPr>
          <w:rFonts w:ascii="Arial" w:hAnsi="Arial" w:cs="Arial"/>
          <w:sz w:val="20"/>
        </w:rPr>
        <w:t>record</w:t>
      </w:r>
    </w:p>
    <w:p w14:paraId="2889F626" w14:textId="77777777" w:rsidR="008C539B" w:rsidRPr="001058B5" w:rsidRDefault="00C12992">
      <w:pPr>
        <w:pStyle w:val="BodyText"/>
        <w:spacing w:before="112"/>
        <w:ind w:left="2620"/>
        <w:rPr>
          <w:rFonts w:ascii="Arial" w:hAnsi="Arial" w:cs="Arial"/>
        </w:rPr>
      </w:pPr>
      <w:r w:rsidRPr="001058B5">
        <w:rPr>
          <w:rFonts w:ascii="Arial" w:hAnsi="Arial" w:cs="Arial"/>
        </w:rPr>
        <w:t>This field only appears in the XML audit files, not the OS text audit files.</w:t>
      </w:r>
    </w:p>
    <w:p w14:paraId="4FB4D710" w14:textId="77777777" w:rsidR="008C539B" w:rsidRPr="001058B5" w:rsidRDefault="00C12992" w:rsidP="006F7931">
      <w:pPr>
        <w:pStyle w:val="ListParagraph"/>
        <w:numPr>
          <w:ilvl w:val="2"/>
          <w:numId w:val="137"/>
        </w:numPr>
        <w:tabs>
          <w:tab w:val="left" w:pos="2620"/>
        </w:tabs>
        <w:spacing w:before="120" w:line="228" w:lineRule="auto"/>
        <w:ind w:right="361"/>
        <w:rPr>
          <w:rFonts w:ascii="Arial" w:hAnsi="Arial" w:cs="Arial"/>
          <w:sz w:val="20"/>
        </w:rPr>
      </w:pPr>
      <w:r w:rsidRPr="001058B5">
        <w:rPr>
          <w:rFonts w:ascii="Arial" w:hAnsi="Arial" w:cs="Arial"/>
          <w:sz w:val="20"/>
        </w:rPr>
        <w:t>Extended_Timestamp</w:t>
      </w:r>
      <w:r w:rsidRPr="001058B5">
        <w:rPr>
          <w:rFonts w:ascii="Arial" w:hAnsi="Arial" w:cs="Arial"/>
          <w:spacing w:val="-100"/>
          <w:sz w:val="20"/>
        </w:rPr>
        <w:t xml:space="preserve"> </w:t>
      </w:r>
      <w:r w:rsidRPr="001058B5">
        <w:rPr>
          <w:rFonts w:ascii="Arial" w:hAnsi="Arial" w:cs="Arial"/>
          <w:sz w:val="20"/>
        </w:rPr>
        <w:t>indicates</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time</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audited</w:t>
      </w:r>
      <w:r w:rsidRPr="001058B5">
        <w:rPr>
          <w:rFonts w:ascii="Arial" w:hAnsi="Arial" w:cs="Arial"/>
          <w:spacing w:val="-27"/>
          <w:sz w:val="20"/>
        </w:rPr>
        <w:t xml:space="preserve"> </w:t>
      </w:r>
      <w:r w:rsidRPr="001058B5">
        <w:rPr>
          <w:rFonts w:ascii="Arial" w:hAnsi="Arial" w:cs="Arial"/>
          <w:sz w:val="20"/>
        </w:rPr>
        <w:t>operation</w:t>
      </w:r>
      <w:r w:rsidRPr="001058B5">
        <w:rPr>
          <w:rFonts w:ascii="Arial" w:hAnsi="Arial" w:cs="Arial"/>
          <w:spacing w:val="-27"/>
          <w:sz w:val="20"/>
        </w:rPr>
        <w:t xml:space="preserve"> </w:t>
      </w:r>
      <w:r w:rsidRPr="001058B5">
        <w:rPr>
          <w:rFonts w:ascii="Arial" w:hAnsi="Arial" w:cs="Arial"/>
          <w:sz w:val="20"/>
        </w:rPr>
        <w:t>(timestamp</w:t>
      </w:r>
      <w:r w:rsidRPr="001058B5">
        <w:rPr>
          <w:rFonts w:ascii="Arial" w:hAnsi="Arial" w:cs="Arial"/>
          <w:spacing w:val="-27"/>
          <w:sz w:val="20"/>
        </w:rPr>
        <w:t xml:space="preserve"> </w:t>
      </w:r>
      <w:r w:rsidRPr="001058B5">
        <w:rPr>
          <w:rFonts w:ascii="Arial" w:hAnsi="Arial" w:cs="Arial"/>
          <w:sz w:val="20"/>
        </w:rPr>
        <w:t>of user</w:t>
      </w:r>
      <w:r w:rsidRPr="001058B5">
        <w:rPr>
          <w:rFonts w:ascii="Arial" w:hAnsi="Arial" w:cs="Arial"/>
          <w:spacing w:val="-20"/>
          <w:sz w:val="20"/>
        </w:rPr>
        <w:t xml:space="preserve"> </w:t>
      </w:r>
      <w:r w:rsidRPr="001058B5">
        <w:rPr>
          <w:rFonts w:ascii="Arial" w:hAnsi="Arial" w:cs="Arial"/>
          <w:sz w:val="20"/>
        </w:rPr>
        <w:t>login</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entries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by</w:t>
      </w:r>
      <w:r w:rsidRPr="001058B5">
        <w:rPr>
          <w:rFonts w:ascii="Arial" w:hAnsi="Arial" w:cs="Arial"/>
          <w:spacing w:val="-20"/>
          <w:sz w:val="20"/>
        </w:rPr>
        <w:t xml:space="preserve"> </w:t>
      </w:r>
      <w:r w:rsidRPr="001058B5">
        <w:rPr>
          <w:rFonts w:ascii="Arial" w:hAnsi="Arial" w:cs="Arial"/>
          <w:sz w:val="20"/>
        </w:rPr>
        <w:t>AUDIT</w:t>
      </w:r>
      <w:r w:rsidRPr="001058B5">
        <w:rPr>
          <w:rFonts w:ascii="Arial" w:hAnsi="Arial" w:cs="Arial"/>
          <w:spacing w:val="-56"/>
          <w:sz w:val="20"/>
        </w:rPr>
        <w:t xml:space="preserve"> </w:t>
      </w:r>
      <w:r w:rsidRPr="001058B5">
        <w:rPr>
          <w:rFonts w:ascii="Arial" w:hAnsi="Arial" w:cs="Arial"/>
          <w:sz w:val="20"/>
        </w:rPr>
        <w:t>SESSION),</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Coordinated</w:t>
      </w:r>
      <w:r w:rsidRPr="001058B5">
        <w:rPr>
          <w:rFonts w:ascii="Arial" w:hAnsi="Arial" w:cs="Arial"/>
          <w:spacing w:val="-19"/>
          <w:sz w:val="20"/>
        </w:rPr>
        <w:t xml:space="preserve"> </w:t>
      </w:r>
      <w:r w:rsidRPr="001058B5">
        <w:rPr>
          <w:rFonts w:ascii="Arial" w:hAnsi="Arial" w:cs="Arial"/>
          <w:sz w:val="20"/>
        </w:rPr>
        <w:t>Universal</w:t>
      </w:r>
      <w:r w:rsidRPr="001058B5">
        <w:rPr>
          <w:rFonts w:ascii="Arial" w:hAnsi="Arial" w:cs="Arial"/>
          <w:spacing w:val="-19"/>
          <w:sz w:val="20"/>
        </w:rPr>
        <w:t xml:space="preserve"> </w:t>
      </w:r>
      <w:r w:rsidRPr="001058B5">
        <w:rPr>
          <w:rFonts w:ascii="Arial" w:hAnsi="Arial" w:cs="Arial"/>
          <w:spacing w:val="-3"/>
          <w:sz w:val="20"/>
        </w:rPr>
        <w:t>Time</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77777777" w:rsidR="008C539B" w:rsidRPr="001058B5" w:rsidRDefault="00C12992">
      <w:pPr>
        <w:pStyle w:val="BodyText"/>
        <w:spacing w:before="99" w:line="232" w:lineRule="auto"/>
        <w:ind w:left="2020" w:right="700"/>
        <w:rPr>
          <w:rFonts w:ascii="Arial" w:hAnsi="Arial" w:cs="Arial"/>
        </w:rPr>
      </w:pPr>
      <w:r w:rsidRPr="001058B5">
        <w:rPr>
          <w:rFonts w:ascii="Arial" w:hAnsi="Arial" w:cs="Arial"/>
        </w:rPr>
        <w:t>(UTC) or Greenwich Mean Time (GMT). This field only appears in the XML audit files, not the OS text audit files.</w:t>
      </w:r>
    </w:p>
    <w:p w14:paraId="1057CDE6" w14:textId="77777777" w:rsidR="008C539B" w:rsidRPr="001058B5" w:rsidRDefault="00C12992" w:rsidP="006F7931">
      <w:pPr>
        <w:pStyle w:val="ListParagraph"/>
        <w:numPr>
          <w:ilvl w:val="1"/>
          <w:numId w:val="137"/>
        </w:numPr>
        <w:tabs>
          <w:tab w:val="left" w:pos="2020"/>
        </w:tabs>
        <w:spacing w:before="120" w:line="230" w:lineRule="auto"/>
        <w:ind w:right="784" w:hanging="359"/>
        <w:rPr>
          <w:rFonts w:ascii="Arial" w:hAnsi="Arial" w:cs="Arial"/>
          <w:sz w:val="20"/>
        </w:rPr>
      </w:pPr>
      <w:r w:rsidRPr="001058B5">
        <w:rPr>
          <w:rFonts w:ascii="Arial" w:hAnsi="Arial" w:cs="Arial"/>
          <w:sz w:val="20"/>
        </w:rPr>
        <w:t>Instance_Number</w:t>
      </w:r>
      <w:r w:rsidRPr="001058B5">
        <w:rPr>
          <w:rFonts w:ascii="Arial" w:hAnsi="Arial" w:cs="Arial"/>
          <w:spacing w:val="-102"/>
          <w:sz w:val="20"/>
        </w:rPr>
        <w:t xml:space="preserve"> </w:t>
      </w:r>
      <w:r w:rsidRPr="001058B5">
        <w:rPr>
          <w:rFonts w:ascii="Arial" w:hAnsi="Arial" w:cs="Arial"/>
          <w:sz w:val="20"/>
        </w:rPr>
        <w:t>indicates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instance</w:t>
      </w:r>
      <w:r w:rsidRPr="001058B5">
        <w:rPr>
          <w:rFonts w:ascii="Arial" w:hAnsi="Arial" w:cs="Arial"/>
          <w:spacing w:val="-28"/>
          <w:sz w:val="20"/>
        </w:rPr>
        <w:t xml:space="preserve"> </w:t>
      </w:r>
      <w:r w:rsidRPr="001058B5">
        <w:rPr>
          <w:rFonts w:ascii="Arial" w:hAnsi="Arial" w:cs="Arial"/>
          <w:sz w:val="20"/>
        </w:rPr>
        <w:t>number</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which</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w:t>
      </w:r>
      <w:r w:rsidRPr="001058B5">
        <w:rPr>
          <w:rFonts w:ascii="Arial" w:hAnsi="Arial" w:cs="Arial"/>
          <w:spacing w:val="-28"/>
          <w:sz w:val="20"/>
        </w:rPr>
        <w:t xml:space="preserve"> </w:t>
      </w:r>
      <w:r w:rsidRPr="001058B5">
        <w:rPr>
          <w:rFonts w:ascii="Arial" w:hAnsi="Arial" w:cs="Arial"/>
          <w:sz w:val="20"/>
        </w:rPr>
        <w:t>is</w:t>
      </w:r>
      <w:r w:rsidRPr="001058B5">
        <w:rPr>
          <w:rFonts w:ascii="Arial" w:hAnsi="Arial" w:cs="Arial"/>
          <w:spacing w:val="-28"/>
          <w:sz w:val="20"/>
        </w:rPr>
        <w:t xml:space="preserve"> </w:t>
      </w:r>
      <w:r w:rsidRPr="001058B5">
        <w:rPr>
          <w:rFonts w:ascii="Arial" w:hAnsi="Arial" w:cs="Arial"/>
          <w:sz w:val="20"/>
        </w:rPr>
        <w:t>connected,</w:t>
      </w:r>
      <w:r w:rsidRPr="001058B5">
        <w:rPr>
          <w:rFonts w:ascii="Arial" w:hAnsi="Arial" w:cs="Arial"/>
          <w:spacing w:val="-28"/>
          <w:sz w:val="20"/>
        </w:rPr>
        <w:t xml:space="preserve"> </w:t>
      </w:r>
      <w:r w:rsidRPr="001058B5">
        <w:rPr>
          <w:rFonts w:ascii="Arial" w:hAnsi="Arial" w:cs="Arial"/>
          <w:sz w:val="20"/>
        </w:rPr>
        <w:t>for an Oracle Real Application Clusters environment. In this example, the number is 0,</w:t>
      </w:r>
      <w:r w:rsidRPr="001058B5">
        <w:rPr>
          <w:rFonts w:ascii="Arial" w:hAnsi="Arial" w:cs="Arial"/>
          <w:spacing w:val="-22"/>
          <w:sz w:val="20"/>
        </w:rPr>
        <w:t xml:space="preserve"> </w:t>
      </w:r>
      <w:r w:rsidRPr="001058B5">
        <w:rPr>
          <w:rFonts w:ascii="Arial" w:hAnsi="Arial" w:cs="Arial"/>
          <w:sz w:val="20"/>
        </w:rPr>
        <w:t>which</w:t>
      </w:r>
      <w:r w:rsidRPr="001058B5">
        <w:rPr>
          <w:rFonts w:ascii="Arial" w:hAnsi="Arial" w:cs="Arial"/>
          <w:spacing w:val="-22"/>
          <w:sz w:val="20"/>
        </w:rPr>
        <w:t xml:space="preserve"> </w:t>
      </w:r>
      <w:r w:rsidRPr="001058B5">
        <w:rPr>
          <w:rFonts w:ascii="Arial" w:hAnsi="Arial" w:cs="Arial"/>
          <w:sz w:val="20"/>
        </w:rPr>
        <w:t>is</w:t>
      </w:r>
      <w:r w:rsidRPr="001058B5">
        <w:rPr>
          <w:rFonts w:ascii="Arial" w:hAnsi="Arial" w:cs="Arial"/>
          <w:spacing w:val="-22"/>
          <w:sz w:val="20"/>
        </w:rPr>
        <w:t xml:space="preserve"> </w:t>
      </w:r>
      <w:r w:rsidRPr="001058B5">
        <w:rPr>
          <w:rFonts w:ascii="Arial" w:hAnsi="Arial" w:cs="Arial"/>
          <w:sz w:val="20"/>
        </w:rPr>
        <w:t>used</w:t>
      </w:r>
      <w:r w:rsidRPr="001058B5">
        <w:rPr>
          <w:rFonts w:ascii="Arial" w:hAnsi="Arial" w:cs="Arial"/>
          <w:spacing w:val="-22"/>
          <w:sz w:val="20"/>
        </w:rPr>
        <w:t xml:space="preserv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single-instance</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installations.</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INSTANCE_NUMBER initialization parameter specifies this</w:t>
      </w:r>
      <w:r w:rsidRPr="001058B5">
        <w:rPr>
          <w:rFonts w:ascii="Arial" w:hAnsi="Arial" w:cs="Arial"/>
          <w:spacing w:val="-1"/>
          <w:sz w:val="20"/>
        </w:rPr>
        <w:t xml:space="preserve"> </w:t>
      </w:r>
      <w:r w:rsidRPr="001058B5">
        <w:rPr>
          <w:rFonts w:ascii="Arial" w:hAnsi="Arial" w:cs="Arial"/>
          <w:spacing w:val="-3"/>
          <w:sz w:val="20"/>
        </w:rPr>
        <w:t>number.</w:t>
      </w:r>
    </w:p>
    <w:p w14:paraId="13829DF7" w14:textId="77777777" w:rsidR="008C539B" w:rsidRPr="001058B5" w:rsidRDefault="00C12992">
      <w:pPr>
        <w:pStyle w:val="BodyText"/>
        <w:spacing w:before="120" w:line="228" w:lineRule="auto"/>
        <w:ind w:left="1660" w:right="848"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values</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appear</w:t>
      </w:r>
      <w:r w:rsidRPr="001058B5">
        <w:rPr>
          <w:rFonts w:ascii="Arial" w:hAnsi="Arial" w:cs="Arial"/>
          <w:spacing w:val="-20"/>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AUDIT_TRAIL</w:t>
      </w:r>
      <w:r w:rsidRPr="001058B5">
        <w:rPr>
          <w:rFonts w:ascii="Arial" w:hAnsi="Arial" w:cs="Arial"/>
          <w:spacing w:val="-94"/>
        </w:rPr>
        <w:t xml:space="preserve"> </w:t>
      </w:r>
      <w:r w:rsidRPr="001058B5">
        <w:rPr>
          <w:rFonts w:ascii="Arial" w:hAnsi="Arial" w:cs="Arial"/>
        </w:rPr>
        <w:t>parameter</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 xml:space="preserve">XML, </w:t>
      </w:r>
      <w:r w:rsidRPr="001058B5">
        <w:rPr>
          <w:rFonts w:ascii="Arial" w:hAnsi="Arial" w:cs="Arial"/>
          <w:w w:val="95"/>
        </w:rPr>
        <w:t>EXTENDED.</w:t>
      </w:r>
      <w:r w:rsidRPr="001058B5">
        <w:rPr>
          <w:rFonts w:ascii="Arial" w:hAnsi="Arial" w:cs="Arial"/>
          <w:spacing w:val="-17"/>
          <w:w w:val="95"/>
        </w:rPr>
        <w:t xml:space="preserve"> </w:t>
      </w:r>
      <w:r w:rsidRPr="001058B5">
        <w:rPr>
          <w:rFonts w:ascii="Arial" w:hAnsi="Arial" w:cs="Arial"/>
          <w:w w:val="95"/>
        </w:rPr>
        <w:t>Both</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7"/>
          <w:w w:val="95"/>
        </w:rPr>
        <w:t xml:space="preserve"> </w:t>
      </w:r>
      <w:r w:rsidRPr="001058B5">
        <w:rPr>
          <w:rFonts w:ascii="Arial" w:hAnsi="Arial" w:cs="Arial"/>
          <w:w w:val="95"/>
        </w:rPr>
        <w:t>listed</w:t>
      </w:r>
      <w:r w:rsidRPr="001058B5">
        <w:rPr>
          <w:rFonts w:ascii="Arial" w:hAnsi="Arial" w:cs="Arial"/>
          <w:spacing w:val="-17"/>
          <w:w w:val="95"/>
        </w:rPr>
        <w:t xml:space="preserve"> </w:t>
      </w:r>
      <w:r w:rsidRPr="001058B5">
        <w:rPr>
          <w:rFonts w:ascii="Arial" w:hAnsi="Arial" w:cs="Arial"/>
          <w:w w:val="95"/>
        </w:rPr>
        <w:t>in</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DBA_COMMON_AUDIT_TRAIL</w:t>
      </w:r>
      <w:r w:rsidRPr="001058B5">
        <w:rPr>
          <w:rFonts w:ascii="Arial" w:hAnsi="Arial" w:cs="Arial"/>
          <w:spacing w:val="-88"/>
          <w:w w:val="95"/>
        </w:rPr>
        <w:t xml:space="preserve"> </w:t>
      </w:r>
      <w:r w:rsidRPr="001058B5">
        <w:rPr>
          <w:rFonts w:ascii="Arial" w:hAnsi="Arial" w:cs="Arial"/>
          <w:w w:val="95"/>
        </w:rPr>
        <w:t>data</w:t>
      </w:r>
      <w:r w:rsidRPr="001058B5">
        <w:rPr>
          <w:rFonts w:ascii="Arial" w:hAnsi="Arial" w:cs="Arial"/>
          <w:spacing w:val="-17"/>
          <w:w w:val="95"/>
        </w:rPr>
        <w:t xml:space="preserve"> </w:t>
      </w:r>
      <w:r w:rsidRPr="001058B5">
        <w:rPr>
          <w:rFonts w:ascii="Arial" w:hAnsi="Arial" w:cs="Arial"/>
          <w:w w:val="95"/>
        </w:rPr>
        <w:t>dictionary</w:t>
      </w:r>
      <w:r w:rsidRPr="001058B5">
        <w:rPr>
          <w:rFonts w:ascii="Arial" w:hAnsi="Arial" w:cs="Arial"/>
          <w:spacing w:val="-16"/>
          <w:w w:val="95"/>
        </w:rPr>
        <w:t xml:space="preserve"> </w:t>
      </w:r>
      <w:r w:rsidRPr="001058B5">
        <w:rPr>
          <w:rFonts w:ascii="Arial" w:hAnsi="Arial" w:cs="Arial"/>
          <w:spacing w:val="-4"/>
          <w:w w:val="95"/>
        </w:rPr>
        <w:t>view.</w:t>
      </w:r>
    </w:p>
    <w:p w14:paraId="14F2C30E" w14:textId="77777777" w:rsidR="008C539B" w:rsidRPr="001058B5" w:rsidRDefault="00C12992" w:rsidP="006F7931">
      <w:pPr>
        <w:pStyle w:val="ListParagraph"/>
        <w:numPr>
          <w:ilvl w:val="1"/>
          <w:numId w:val="137"/>
        </w:numPr>
        <w:tabs>
          <w:tab w:val="left" w:pos="2020"/>
        </w:tabs>
        <w:spacing w:before="120" w:line="228" w:lineRule="auto"/>
        <w:ind w:right="876" w:hanging="359"/>
        <w:rPr>
          <w:rFonts w:ascii="Arial" w:hAnsi="Arial" w:cs="Arial"/>
          <w:sz w:val="20"/>
        </w:rPr>
      </w:pPr>
      <w:r w:rsidRPr="001058B5">
        <w:rPr>
          <w:rFonts w:ascii="Arial" w:hAnsi="Arial" w:cs="Arial"/>
          <w:w w:val="95"/>
          <w:sz w:val="20"/>
        </w:rPr>
        <w:t>Sql_Bind</w:t>
      </w:r>
      <w:r w:rsidRPr="001058B5">
        <w:rPr>
          <w:rFonts w:ascii="Arial" w:hAnsi="Arial" w:cs="Arial"/>
          <w:spacing w:val="-100"/>
          <w:w w:val="95"/>
          <w:sz w:val="20"/>
        </w:rPr>
        <w:t xml:space="preserve"> </w:t>
      </w:r>
      <w:r w:rsidRPr="001058B5">
        <w:rPr>
          <w:rFonts w:ascii="Arial" w:hAnsi="Arial" w:cs="Arial"/>
          <w:w w:val="95"/>
          <w:sz w:val="20"/>
        </w:rPr>
        <w:t>(for</w:t>
      </w:r>
      <w:r w:rsidRPr="001058B5">
        <w:rPr>
          <w:rFonts w:ascii="Arial" w:hAnsi="Arial" w:cs="Arial"/>
          <w:spacing w:val="-31"/>
          <w:w w:val="95"/>
          <w:sz w:val="20"/>
        </w:rPr>
        <w:t xml:space="preserve"> </w:t>
      </w:r>
      <w:r w:rsidRPr="001058B5">
        <w:rPr>
          <w:rFonts w:ascii="Arial" w:hAnsi="Arial" w:cs="Arial"/>
          <w:w w:val="95"/>
          <w:sz w:val="20"/>
        </w:rPr>
        <w:t>example,</w:t>
      </w:r>
      <w:r w:rsidRPr="001058B5">
        <w:rPr>
          <w:rFonts w:ascii="Arial" w:hAnsi="Arial" w:cs="Arial"/>
          <w:spacing w:val="-31"/>
          <w:w w:val="95"/>
          <w:sz w:val="20"/>
        </w:rPr>
        <w:t xml:space="preserve"> </w:t>
      </w:r>
      <w:r w:rsidRPr="001058B5">
        <w:rPr>
          <w:rFonts w:ascii="Arial" w:hAnsi="Arial" w:cs="Arial"/>
          <w:w w:val="95"/>
          <w:sz w:val="20"/>
        </w:rPr>
        <w:t>&lt;Sql_Bind&gt;#1(5):89&lt;/Sql_Bind&gt;)</w:t>
      </w:r>
      <w:r w:rsidRPr="001058B5">
        <w:rPr>
          <w:rFonts w:ascii="Arial" w:hAnsi="Arial" w:cs="Arial"/>
          <w:spacing w:val="-31"/>
          <w:w w:val="95"/>
          <w:sz w:val="20"/>
        </w:rPr>
        <w:t xml:space="preserve"> </w:t>
      </w:r>
      <w:r w:rsidRPr="001058B5">
        <w:rPr>
          <w:rFonts w:ascii="Arial" w:hAnsi="Arial" w:cs="Arial"/>
          <w:w w:val="95"/>
          <w:sz w:val="20"/>
        </w:rPr>
        <w:t>shows</w:t>
      </w:r>
      <w:r w:rsidRPr="001058B5">
        <w:rPr>
          <w:rFonts w:ascii="Arial" w:hAnsi="Arial" w:cs="Arial"/>
          <w:spacing w:val="-31"/>
          <w:w w:val="95"/>
          <w:sz w:val="20"/>
        </w:rPr>
        <w:t xml:space="preserve"> </w:t>
      </w:r>
      <w:r w:rsidRPr="001058B5">
        <w:rPr>
          <w:rFonts w:ascii="Arial" w:hAnsi="Arial" w:cs="Arial"/>
          <w:w w:val="95"/>
          <w:sz w:val="20"/>
        </w:rPr>
        <w:t>the</w:t>
      </w:r>
      <w:r w:rsidRPr="001058B5">
        <w:rPr>
          <w:rFonts w:ascii="Arial" w:hAnsi="Arial" w:cs="Arial"/>
          <w:spacing w:val="-31"/>
          <w:w w:val="95"/>
          <w:sz w:val="20"/>
        </w:rPr>
        <w:t xml:space="preserve"> </w:t>
      </w:r>
      <w:r w:rsidRPr="001058B5">
        <w:rPr>
          <w:rFonts w:ascii="Arial" w:hAnsi="Arial" w:cs="Arial"/>
          <w:w w:val="95"/>
          <w:sz w:val="20"/>
        </w:rPr>
        <w:t>value</w:t>
      </w:r>
      <w:r w:rsidRPr="001058B5">
        <w:rPr>
          <w:rFonts w:ascii="Arial" w:hAnsi="Arial" w:cs="Arial"/>
          <w:spacing w:val="-31"/>
          <w:w w:val="95"/>
          <w:sz w:val="20"/>
        </w:rPr>
        <w:t xml:space="preserve"> </w:t>
      </w:r>
      <w:r w:rsidRPr="001058B5">
        <w:rPr>
          <w:rFonts w:ascii="Arial" w:hAnsi="Arial" w:cs="Arial"/>
          <w:w w:val="95"/>
          <w:sz w:val="20"/>
        </w:rPr>
        <w:t>of</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bind variable. The syntax is as</w:t>
      </w:r>
      <w:r w:rsidRPr="001058B5">
        <w:rPr>
          <w:rFonts w:ascii="Arial" w:hAnsi="Arial" w:cs="Arial"/>
          <w:spacing w:val="-5"/>
          <w:sz w:val="20"/>
        </w:rPr>
        <w:t xml:space="preserve"> </w:t>
      </w:r>
      <w:r w:rsidRPr="001058B5">
        <w:rPr>
          <w:rFonts w:ascii="Arial" w:hAnsi="Arial" w:cs="Arial"/>
          <w:sz w:val="20"/>
        </w:rPr>
        <w:t>follows:</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#1(5):89</w:t>
      </w:r>
      <w:r w:rsidRPr="001058B5">
        <w:rPr>
          <w:rFonts w:ascii="Arial" w:hAnsi="Arial" w:cs="Arial"/>
          <w:spacing w:val="-89"/>
        </w:rPr>
        <w:t xml:space="preserve"> </w:t>
      </w:r>
      <w:r w:rsidRPr="001058B5">
        <w:rPr>
          <w:rFonts w:ascii="Arial" w:hAnsi="Arial" w:cs="Arial"/>
        </w:rPr>
        <w:t>indicates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there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1</w:t>
      </w:r>
      <w:r w:rsidRPr="001058B5">
        <w:rPr>
          <w:rFonts w:ascii="Arial" w:hAnsi="Arial" w:cs="Arial"/>
          <w:spacing w:val="-13"/>
        </w:rPr>
        <w:t xml:space="preserve"> </w:t>
      </w:r>
      <w:r w:rsidRPr="001058B5">
        <w:rPr>
          <w:rFonts w:ascii="Arial" w:hAnsi="Arial" w:cs="Arial"/>
        </w:rPr>
        <w:t>bind</w:t>
      </w:r>
      <w:r w:rsidRPr="001058B5">
        <w:rPr>
          <w:rFonts w:ascii="Arial" w:hAnsi="Arial" w:cs="Arial"/>
          <w:spacing w:val="-14"/>
        </w:rPr>
        <w:t xml:space="preserve"> </w:t>
      </w:r>
      <w:r w:rsidRPr="001058B5">
        <w:rPr>
          <w:rFonts w:ascii="Arial" w:hAnsi="Arial" w:cs="Arial"/>
        </w:rPr>
        <w:t>variable;</w:t>
      </w:r>
      <w:r w:rsidRPr="001058B5">
        <w:rPr>
          <w:rFonts w:ascii="Arial" w:hAnsi="Arial" w:cs="Arial"/>
          <w:spacing w:val="-13"/>
        </w:rPr>
        <w:t xml:space="preserve"> </w:t>
      </w:r>
      <w:r w:rsidRPr="001058B5">
        <w:rPr>
          <w:rFonts w:ascii="Arial" w:hAnsi="Arial" w:cs="Arial"/>
        </w:rPr>
        <w:t>its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5 characters long; and the value of the bind variable is</w:t>
      </w:r>
      <w:r w:rsidRPr="001058B5">
        <w:rPr>
          <w:rFonts w:ascii="Arial" w:hAnsi="Arial" w:cs="Arial"/>
          <w:spacing w:val="-16"/>
        </w:rPr>
        <w:t xml:space="preserve"> </w:t>
      </w:r>
      <w:r w:rsidRPr="001058B5">
        <w:rPr>
          <w:rFonts w:ascii="Arial" w:hAnsi="Arial" w:cs="Arial"/>
        </w:rPr>
        <w:t>89.</w:t>
      </w:r>
    </w:p>
    <w:p w14:paraId="7AD884FC" w14:textId="77777777" w:rsidR="008C539B" w:rsidRPr="001058B5" w:rsidRDefault="00C12992" w:rsidP="006F7931">
      <w:pPr>
        <w:pStyle w:val="ListParagraph"/>
        <w:numPr>
          <w:ilvl w:val="1"/>
          <w:numId w:val="137"/>
        </w:numPr>
        <w:tabs>
          <w:tab w:val="left" w:pos="2020"/>
        </w:tabs>
        <w:spacing w:before="120" w:line="228" w:lineRule="auto"/>
        <w:ind w:right="1014" w:hanging="359"/>
        <w:jc w:val="both"/>
        <w:rPr>
          <w:rFonts w:ascii="Arial" w:hAnsi="Arial" w:cs="Arial"/>
          <w:sz w:val="20"/>
        </w:rPr>
      </w:pPr>
      <w:r w:rsidRPr="001058B5">
        <w:rPr>
          <w:rFonts w:ascii="Arial" w:hAnsi="Arial" w:cs="Arial"/>
          <w:w w:val="90"/>
          <w:sz w:val="20"/>
        </w:rPr>
        <w:t>Sql_Text</w:t>
      </w:r>
      <w:r w:rsidRPr="001058B5">
        <w:rPr>
          <w:rFonts w:ascii="Arial" w:hAnsi="Arial" w:cs="Arial"/>
          <w:spacing w:val="-80"/>
          <w:w w:val="90"/>
          <w:sz w:val="20"/>
        </w:rPr>
        <w:t xml:space="preserve"> </w:t>
      </w:r>
      <w:r w:rsidRPr="001058B5">
        <w:rPr>
          <w:rFonts w:ascii="Arial" w:hAnsi="Arial" w:cs="Arial"/>
          <w:w w:val="90"/>
          <w:sz w:val="20"/>
        </w:rPr>
        <w:t>(for</w:t>
      </w:r>
      <w:r w:rsidRPr="001058B5">
        <w:rPr>
          <w:rFonts w:ascii="Arial" w:hAnsi="Arial" w:cs="Arial"/>
          <w:spacing w:val="-13"/>
          <w:w w:val="90"/>
          <w:sz w:val="20"/>
        </w:rPr>
        <w:t xml:space="preserve"> </w:t>
      </w:r>
      <w:r w:rsidRPr="001058B5">
        <w:rPr>
          <w:rFonts w:ascii="Arial" w:hAnsi="Arial" w:cs="Arial"/>
          <w:w w:val="90"/>
          <w:sz w:val="20"/>
        </w:rPr>
        <w:t>example,</w:t>
      </w:r>
      <w:r w:rsidRPr="001058B5">
        <w:rPr>
          <w:rFonts w:ascii="Arial" w:hAnsi="Arial" w:cs="Arial"/>
          <w:spacing w:val="-13"/>
          <w:w w:val="90"/>
          <w:sz w:val="20"/>
        </w:rPr>
        <w:t xml:space="preserve"> </w:t>
      </w:r>
      <w:r w:rsidRPr="001058B5">
        <w:rPr>
          <w:rFonts w:ascii="Arial" w:hAnsi="Arial" w:cs="Arial"/>
          <w:w w:val="90"/>
          <w:sz w:val="20"/>
        </w:rPr>
        <w:t>&lt;Sql_Text&gt;begin</w:t>
      </w:r>
      <w:r w:rsidRPr="001058B5">
        <w:rPr>
          <w:rFonts w:ascii="Arial" w:hAnsi="Arial" w:cs="Arial"/>
          <w:spacing w:val="-40"/>
          <w:w w:val="90"/>
          <w:sz w:val="20"/>
        </w:rPr>
        <w:t xml:space="preserve"> </w:t>
      </w:r>
      <w:r w:rsidRPr="001058B5">
        <w:rPr>
          <w:rFonts w:ascii="Arial" w:hAnsi="Arial" w:cs="Arial"/>
          <w:w w:val="90"/>
          <w:sz w:val="20"/>
        </w:rPr>
        <w:t>procedure_one(:num);</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 xml:space="preserve">&lt;/Sql_ </w:t>
      </w:r>
      <w:r w:rsidRPr="001058B5">
        <w:rPr>
          <w:rFonts w:ascii="Arial" w:hAnsi="Arial" w:cs="Arial"/>
          <w:w w:val="95"/>
          <w:sz w:val="20"/>
        </w:rPr>
        <w:t>Text&gt;)</w:t>
      </w:r>
      <w:r w:rsidRPr="001058B5">
        <w:rPr>
          <w:rFonts w:ascii="Arial" w:hAnsi="Arial" w:cs="Arial"/>
          <w:spacing w:val="-8"/>
          <w:w w:val="95"/>
          <w:sz w:val="20"/>
        </w:rPr>
        <w:t xml:space="preserve"> </w:t>
      </w:r>
      <w:r w:rsidRPr="001058B5">
        <w:rPr>
          <w:rFonts w:ascii="Arial" w:hAnsi="Arial" w:cs="Arial"/>
          <w:w w:val="95"/>
          <w:sz w:val="20"/>
        </w:rPr>
        <w:t>appears</w:t>
      </w:r>
      <w:r w:rsidRPr="001058B5">
        <w:rPr>
          <w:rFonts w:ascii="Arial" w:hAnsi="Arial" w:cs="Arial"/>
          <w:spacing w:val="-9"/>
          <w:w w:val="95"/>
          <w:sz w:val="20"/>
        </w:rPr>
        <w:t xml:space="preserve"> </w:t>
      </w:r>
      <w:r w:rsidRPr="001058B5">
        <w:rPr>
          <w:rFonts w:ascii="Arial" w:hAnsi="Arial" w:cs="Arial"/>
          <w:w w:val="95"/>
          <w:sz w:val="20"/>
        </w:rPr>
        <w:t>if</w:t>
      </w:r>
      <w:r w:rsidRPr="001058B5">
        <w:rPr>
          <w:rFonts w:ascii="Arial" w:hAnsi="Arial" w:cs="Arial"/>
          <w:spacing w:val="-8"/>
          <w:w w:val="95"/>
          <w:sz w:val="20"/>
        </w:rPr>
        <w:t xml:space="preserve"> </w:t>
      </w:r>
      <w:r w:rsidRPr="001058B5">
        <w:rPr>
          <w:rFonts w:ascii="Arial" w:hAnsi="Arial" w:cs="Arial"/>
          <w:w w:val="95"/>
          <w:sz w:val="20"/>
        </w:rPr>
        <w:t>you</w:t>
      </w:r>
      <w:r w:rsidRPr="001058B5">
        <w:rPr>
          <w:rFonts w:ascii="Arial" w:hAnsi="Arial" w:cs="Arial"/>
          <w:spacing w:val="-9"/>
          <w:w w:val="95"/>
          <w:sz w:val="20"/>
        </w:rPr>
        <w:t xml:space="preserve"> </w:t>
      </w:r>
      <w:r w:rsidRPr="001058B5">
        <w:rPr>
          <w:rFonts w:ascii="Arial" w:hAnsi="Arial" w:cs="Arial"/>
          <w:w w:val="95"/>
          <w:sz w:val="20"/>
        </w:rPr>
        <w:t>have</w:t>
      </w:r>
      <w:r w:rsidRPr="001058B5">
        <w:rPr>
          <w:rFonts w:ascii="Arial" w:hAnsi="Arial" w:cs="Arial"/>
          <w:spacing w:val="-9"/>
          <w:w w:val="95"/>
          <w:sz w:val="20"/>
        </w:rPr>
        <w:t xml:space="preserve"> </w:t>
      </w:r>
      <w:r w:rsidRPr="001058B5">
        <w:rPr>
          <w:rFonts w:ascii="Arial" w:hAnsi="Arial" w:cs="Arial"/>
          <w:w w:val="95"/>
          <w:sz w:val="20"/>
        </w:rPr>
        <w:t>set</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parameter</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35"/>
          <w:w w:val="95"/>
          <w:sz w:val="20"/>
        </w:rPr>
        <w:t xml:space="preserve"> </w:t>
      </w:r>
      <w:r w:rsidRPr="001058B5">
        <w:rPr>
          <w:rFonts w:ascii="Arial" w:hAnsi="Arial" w:cs="Arial"/>
          <w:w w:val="95"/>
          <w:sz w:val="20"/>
        </w:rPr>
        <w:t>EXTENDED.</w:t>
      </w:r>
      <w:r w:rsidRPr="001058B5">
        <w:rPr>
          <w:rFonts w:ascii="Arial" w:hAnsi="Arial" w:cs="Arial"/>
          <w:spacing w:val="-8"/>
          <w:w w:val="95"/>
          <w:sz w:val="20"/>
        </w:rPr>
        <w:t xml:space="preserve"> </w:t>
      </w:r>
      <w:r w:rsidRPr="001058B5">
        <w:rPr>
          <w:rFonts w:ascii="Arial" w:hAnsi="Arial" w:cs="Arial"/>
          <w:w w:val="95"/>
          <w:sz w:val="20"/>
        </w:rPr>
        <w:t xml:space="preserve">It </w:t>
      </w:r>
      <w:r w:rsidRPr="001058B5">
        <w:rPr>
          <w:rFonts w:ascii="Arial" w:hAnsi="Arial" w:cs="Arial"/>
          <w:sz w:val="20"/>
        </w:rPr>
        <w:t>shows the SQL text that the user</w:t>
      </w:r>
      <w:r w:rsidRPr="001058B5">
        <w:rPr>
          <w:rFonts w:ascii="Arial" w:hAnsi="Arial" w:cs="Arial"/>
          <w:spacing w:val="-4"/>
          <w:sz w:val="20"/>
        </w:rPr>
        <w:t xml:space="preserve"> </w:t>
      </w:r>
      <w:r w:rsidRPr="001058B5">
        <w:rPr>
          <w:rFonts w:ascii="Arial" w:hAnsi="Arial" w:cs="Arial"/>
          <w:sz w:val="20"/>
        </w:rPr>
        <w:t>entered.</w:t>
      </w:r>
    </w:p>
    <w:p w14:paraId="5F72C084" w14:textId="77777777" w:rsidR="008C539B" w:rsidRPr="001058B5" w:rsidRDefault="008C539B">
      <w:pPr>
        <w:pStyle w:val="BodyText"/>
        <w:spacing w:before="5"/>
        <w:rPr>
          <w:rFonts w:ascii="Arial" w:hAnsi="Arial" w:cs="Arial"/>
          <w:sz w:val="23"/>
        </w:rPr>
      </w:pPr>
    </w:p>
    <w:p w14:paraId="5050634A" w14:textId="77777777" w:rsidR="008C539B" w:rsidRPr="001058B5" w:rsidRDefault="00C12992">
      <w:pPr>
        <w:pStyle w:val="Heading6"/>
        <w:ind w:left="1660"/>
      </w:pPr>
      <w:bookmarkStart w:id="1455" w:name="Advantages_of_the_Operating_System_Audit"/>
      <w:bookmarkStart w:id="1456" w:name="_bookmark1707"/>
      <w:bookmarkEnd w:id="1455"/>
      <w:bookmarkEnd w:id="1456"/>
      <w:r w:rsidRPr="001058B5">
        <w:t>Adva</w:t>
      </w:r>
      <w:bookmarkStart w:id="1457" w:name="_bookmark1709"/>
      <w:bookmarkEnd w:id="1457"/>
      <w:r w:rsidRPr="001058B5">
        <w:t>ntag</w:t>
      </w:r>
      <w:bookmarkStart w:id="1458" w:name="_bookmark1708"/>
      <w:bookmarkEnd w:id="1458"/>
      <w:r w:rsidRPr="001058B5">
        <w:t>es of the Operating System Audit Trail</w:t>
      </w:r>
    </w:p>
    <w:p w14:paraId="36FDF7D5" w14:textId="77777777" w:rsidR="008C539B" w:rsidRPr="001058B5" w:rsidRDefault="00C12992">
      <w:pPr>
        <w:pStyle w:val="BodyText"/>
        <w:spacing w:before="50"/>
        <w:ind w:left="1660"/>
        <w:rPr>
          <w:rFonts w:ascii="Arial" w:hAnsi="Arial" w:cs="Arial"/>
        </w:rPr>
      </w:pPr>
      <w:r w:rsidRPr="001058B5">
        <w:rPr>
          <w:rFonts w:ascii="Arial" w:hAnsi="Arial" w:cs="Arial"/>
        </w:rPr>
        <w:t xml:space="preserve">Using the operating system audit trail offers </w:t>
      </w:r>
      <w:bookmarkStart w:id="1459" w:name="_bookmark1710"/>
      <w:bookmarkEnd w:id="1459"/>
      <w:r w:rsidRPr="001058B5">
        <w:rPr>
          <w:rFonts w:ascii="Arial" w:hAnsi="Arial" w:cs="Arial"/>
        </w:rPr>
        <w:t>these advantages:</w:t>
      </w:r>
    </w:p>
    <w:p w14:paraId="48197A13"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It reduces the likelihood of a denial-of-service (DoS)</w:t>
      </w:r>
      <w:r w:rsidRPr="001058B5">
        <w:rPr>
          <w:rFonts w:ascii="Arial" w:hAnsi="Arial" w:cs="Arial"/>
          <w:spacing w:val="-8"/>
          <w:sz w:val="20"/>
        </w:rPr>
        <w:t xml:space="preserve"> </w:t>
      </w:r>
      <w:r w:rsidRPr="001058B5">
        <w:rPr>
          <w:rFonts w:ascii="Arial" w:hAnsi="Arial" w:cs="Arial"/>
          <w:sz w:val="20"/>
        </w:rPr>
        <w:t>attack.</w:t>
      </w:r>
    </w:p>
    <w:p w14:paraId="146D00A0" w14:textId="77777777" w:rsidR="008C539B" w:rsidRPr="001058B5" w:rsidRDefault="00C12992" w:rsidP="006F7931">
      <w:pPr>
        <w:pStyle w:val="ListParagraph"/>
        <w:numPr>
          <w:ilvl w:val="1"/>
          <w:numId w:val="137"/>
        </w:numPr>
        <w:tabs>
          <w:tab w:val="left" w:pos="2020"/>
        </w:tabs>
        <w:spacing w:before="119" w:line="230" w:lineRule="auto"/>
        <w:ind w:right="968" w:hanging="359"/>
        <w:rPr>
          <w:rFonts w:ascii="Arial" w:hAnsi="Arial" w:cs="Arial"/>
          <w:sz w:val="20"/>
        </w:rPr>
      </w:pPr>
      <w:r w:rsidRPr="001058B5">
        <w:rPr>
          <w:rFonts w:ascii="Arial" w:hAnsi="Arial" w:cs="Arial"/>
          <w:sz w:val="20"/>
        </w:rPr>
        <w:t>It makes it easier to secure the audit trail. If the auditor is distinct from the database</w:t>
      </w:r>
      <w:r w:rsidRPr="001058B5">
        <w:rPr>
          <w:rFonts w:ascii="Arial" w:hAnsi="Arial" w:cs="Arial"/>
          <w:spacing w:val="-25"/>
          <w:sz w:val="20"/>
        </w:rPr>
        <w:t xml:space="preserve"> </w:t>
      </w:r>
      <w:r w:rsidRPr="001058B5">
        <w:rPr>
          <w:rFonts w:ascii="Arial" w:hAnsi="Arial" w:cs="Arial"/>
          <w:sz w:val="20"/>
        </w:rPr>
        <w:t>administrator,</w:t>
      </w:r>
      <w:r w:rsidRPr="001058B5">
        <w:rPr>
          <w:rFonts w:ascii="Arial" w:hAnsi="Arial" w:cs="Arial"/>
          <w:spacing w:val="-25"/>
          <w:sz w:val="20"/>
        </w:rPr>
        <w:t xml:space="preserve"> </w:t>
      </w:r>
      <w:r w:rsidRPr="001058B5">
        <w:rPr>
          <w:rFonts w:ascii="Arial" w:hAnsi="Arial" w:cs="Arial"/>
          <w:sz w:val="20"/>
        </w:rPr>
        <w:t>then</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5"/>
          <w:sz w:val="20"/>
        </w:rPr>
        <w:t xml:space="preserve"> </w:t>
      </w:r>
      <w:r w:rsidRPr="001058B5">
        <w:rPr>
          <w:rFonts w:ascii="Arial" w:hAnsi="Arial" w:cs="Arial"/>
          <w:i/>
          <w:sz w:val="20"/>
        </w:rPr>
        <w:t>must</w:t>
      </w:r>
      <w:r w:rsidRPr="001058B5">
        <w:rPr>
          <w:rFonts w:ascii="Arial" w:hAnsi="Arial" w:cs="Arial"/>
          <w:i/>
          <w:spacing w:val="-24"/>
          <w:sz w:val="20"/>
        </w:rPr>
        <w:t xml:space="preserve"> </w:t>
      </w:r>
      <w:r w:rsidRPr="001058B5">
        <w:rPr>
          <w:rFonts w:ascii="Arial" w:hAnsi="Arial" w:cs="Arial"/>
          <w:sz w:val="20"/>
        </w:rPr>
        <w:t>use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OS,</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67"/>
          <w:sz w:val="20"/>
        </w:rPr>
        <w:t xml:space="preserve"> </w:t>
      </w:r>
      <w:r w:rsidRPr="001058B5">
        <w:rPr>
          <w:rFonts w:ascii="Arial" w:hAnsi="Arial" w:cs="Arial"/>
          <w:sz w:val="20"/>
        </w:rPr>
        <w:t>EXTENDED</w:t>
      </w:r>
      <w:r w:rsidRPr="001058B5">
        <w:rPr>
          <w:rFonts w:ascii="Arial" w:hAnsi="Arial" w:cs="Arial"/>
          <w:spacing w:val="-98"/>
          <w:sz w:val="20"/>
        </w:rPr>
        <w:t xml:space="preserve"> </w:t>
      </w:r>
      <w:r w:rsidRPr="001058B5">
        <w:rPr>
          <w:rFonts w:ascii="Arial" w:hAnsi="Arial" w:cs="Arial"/>
          <w:sz w:val="20"/>
        </w:rPr>
        <w:t>setting. Otherwise, a database administrator can view and modify any auditing information that is stored in the</w:t>
      </w:r>
      <w:r w:rsidRPr="001058B5">
        <w:rPr>
          <w:rFonts w:ascii="Arial" w:hAnsi="Arial" w:cs="Arial"/>
          <w:spacing w:val="-7"/>
          <w:sz w:val="20"/>
        </w:rPr>
        <w:t xml:space="preserve"> </w:t>
      </w:r>
      <w:r w:rsidRPr="001058B5">
        <w:rPr>
          <w:rFonts w:ascii="Arial" w:hAnsi="Arial" w:cs="Arial"/>
          <w:sz w:val="20"/>
        </w:rPr>
        <w:t>database.</w:t>
      </w:r>
    </w:p>
    <w:p w14:paraId="34BDA5CF" w14:textId="77777777" w:rsidR="008C539B" w:rsidRPr="001058B5" w:rsidRDefault="00C12992" w:rsidP="006F7931">
      <w:pPr>
        <w:pStyle w:val="ListParagraph"/>
        <w:numPr>
          <w:ilvl w:val="1"/>
          <w:numId w:val="137"/>
        </w:numPr>
        <w:tabs>
          <w:tab w:val="left" w:pos="2020"/>
        </w:tabs>
        <w:spacing w:before="120" w:line="232" w:lineRule="auto"/>
        <w:ind w:right="811" w:hanging="359"/>
        <w:rPr>
          <w:rFonts w:ascii="Arial" w:hAnsi="Arial" w:cs="Arial"/>
          <w:sz w:val="20"/>
        </w:rPr>
      </w:pPr>
      <w:r w:rsidRPr="001058B5">
        <w:rPr>
          <w:rFonts w:ascii="Arial" w:hAnsi="Arial" w:cs="Arial"/>
          <w:sz w:val="20"/>
        </w:rPr>
        <w:t>Because</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specific</w:t>
      </w:r>
      <w:r w:rsidRPr="001058B5">
        <w:rPr>
          <w:rFonts w:ascii="Arial" w:hAnsi="Arial" w:cs="Arial"/>
          <w:spacing w:val="-3"/>
          <w:sz w:val="20"/>
        </w:rPr>
        <w:t xml:space="preserve"> </w:t>
      </w:r>
      <w:r w:rsidRPr="001058B5">
        <w:rPr>
          <w:rFonts w:ascii="Arial" w:hAnsi="Arial" w:cs="Arial"/>
          <w:sz w:val="20"/>
        </w:rPr>
        <w:t>location</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restrict</w:t>
      </w:r>
      <w:r w:rsidRPr="001058B5">
        <w:rPr>
          <w:rFonts w:ascii="Arial" w:hAnsi="Arial" w:cs="Arial"/>
          <w:spacing w:val="-3"/>
          <w:sz w:val="20"/>
        </w:rPr>
        <w:t xml:space="preserve"> </w:t>
      </w:r>
      <w:r w:rsidRPr="001058B5">
        <w:rPr>
          <w:rFonts w:ascii="Arial" w:hAnsi="Arial" w:cs="Arial"/>
          <w:sz w:val="20"/>
        </w:rPr>
        <w:t>to specific users, the operating system audit trail enforces separation of duty concepts.</w:t>
      </w:r>
    </w:p>
    <w:p w14:paraId="6A8ECC11" w14:textId="77777777" w:rsidR="008C539B" w:rsidRPr="001058B5" w:rsidRDefault="00C12992" w:rsidP="006F7931">
      <w:pPr>
        <w:pStyle w:val="ListParagraph"/>
        <w:numPr>
          <w:ilvl w:val="1"/>
          <w:numId w:val="137"/>
        </w:numPr>
        <w:tabs>
          <w:tab w:val="left" w:pos="2020"/>
        </w:tabs>
        <w:spacing w:before="117" w:line="232" w:lineRule="auto"/>
        <w:ind w:right="944" w:hanging="359"/>
        <w:rPr>
          <w:rFonts w:ascii="Arial" w:hAnsi="Arial" w:cs="Arial"/>
          <w:sz w:val="20"/>
        </w:rPr>
      </w:pPr>
      <w:r w:rsidRPr="001058B5">
        <w:rPr>
          <w:rFonts w:ascii="Arial" w:hAnsi="Arial" w:cs="Arial"/>
          <w:spacing w:val="-3"/>
          <w:sz w:val="20"/>
        </w:rPr>
        <w:t xml:space="preserve">Writing </w:t>
      </w:r>
      <w:r w:rsidRPr="001058B5">
        <w:rPr>
          <w:rFonts w:ascii="Arial" w:hAnsi="Arial" w:cs="Arial"/>
          <w:sz w:val="20"/>
        </w:rPr>
        <w:t>the audit trail to an operating system file results in the least amount of overhead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reason,</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excellent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very</w:t>
      </w:r>
      <w:r w:rsidRPr="001058B5">
        <w:rPr>
          <w:rFonts w:ascii="Arial" w:hAnsi="Arial" w:cs="Arial"/>
          <w:spacing w:val="-4"/>
          <w:sz w:val="20"/>
        </w:rPr>
        <w:t xml:space="preserve"> </w:t>
      </w:r>
      <w:r w:rsidRPr="001058B5">
        <w:rPr>
          <w:rFonts w:ascii="Arial" w:hAnsi="Arial" w:cs="Arial"/>
          <w:sz w:val="20"/>
        </w:rPr>
        <w:t>large</w:t>
      </w:r>
      <w:r w:rsidRPr="001058B5">
        <w:rPr>
          <w:rFonts w:ascii="Arial" w:hAnsi="Arial" w:cs="Arial"/>
          <w:spacing w:val="-4"/>
          <w:sz w:val="20"/>
        </w:rPr>
        <w:t xml:space="preserve"> </w:t>
      </w:r>
      <w:r w:rsidRPr="001058B5">
        <w:rPr>
          <w:rFonts w:ascii="Arial" w:hAnsi="Arial" w:cs="Arial"/>
          <w:sz w:val="20"/>
        </w:rPr>
        <w:t>databases.</w:t>
      </w:r>
    </w:p>
    <w:p w14:paraId="0337882A" w14:textId="77777777" w:rsidR="008C539B" w:rsidRPr="001058B5" w:rsidRDefault="00C12992" w:rsidP="006F7931">
      <w:pPr>
        <w:pStyle w:val="ListParagraph"/>
        <w:numPr>
          <w:ilvl w:val="1"/>
          <w:numId w:val="137"/>
        </w:numPr>
        <w:tabs>
          <w:tab w:val="left" w:pos="2020"/>
        </w:tabs>
        <w:spacing w:before="118" w:line="232" w:lineRule="auto"/>
        <w:ind w:right="1225" w:hanging="359"/>
        <w:rPr>
          <w:rFonts w:ascii="Arial" w:hAnsi="Arial" w:cs="Arial"/>
          <w:sz w:val="20"/>
        </w:rPr>
      </w:pPr>
      <w:r w:rsidRPr="001058B5">
        <w:rPr>
          <w:rFonts w:ascii="Arial" w:hAnsi="Arial" w:cs="Arial"/>
          <w:sz w:val="20"/>
        </w:rPr>
        <w:t>Audit records stored in operating system files can be more secure than database-stored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because</w:t>
      </w:r>
      <w:r w:rsidRPr="001058B5">
        <w:rPr>
          <w:rFonts w:ascii="Arial" w:hAnsi="Arial" w:cs="Arial"/>
          <w:spacing w:val="-6"/>
          <w:sz w:val="20"/>
        </w:rPr>
        <w:t xml:space="preserve"> </w:t>
      </w:r>
      <w:r w:rsidRPr="001058B5">
        <w:rPr>
          <w:rFonts w:ascii="Arial" w:hAnsi="Arial" w:cs="Arial"/>
          <w:sz w:val="20"/>
        </w:rPr>
        <w:t>access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permissions</w:t>
      </w:r>
      <w:r w:rsidRPr="001058B5">
        <w:rPr>
          <w:rFonts w:ascii="Arial" w:hAnsi="Arial" w:cs="Arial"/>
          <w:spacing w:val="-6"/>
          <w:sz w:val="20"/>
        </w:rPr>
        <w:t xml:space="preserve"> </w:t>
      </w:r>
      <w:r w:rsidRPr="001058B5">
        <w:rPr>
          <w:rFonts w:ascii="Arial" w:hAnsi="Arial" w:cs="Arial"/>
          <w:sz w:val="20"/>
        </w:rPr>
        <w:t>that</w:t>
      </w:r>
    </w:p>
    <w:p w14:paraId="046F5A86" w14:textId="77777777" w:rsidR="008C539B" w:rsidRPr="001058B5" w:rsidRDefault="00C12992">
      <w:pPr>
        <w:pStyle w:val="BodyText"/>
        <w:spacing w:line="232" w:lineRule="auto"/>
        <w:ind w:left="2020" w:right="910"/>
        <w:jc w:val="both"/>
        <w:rPr>
          <w:rFonts w:ascii="Arial" w:hAnsi="Arial" w:cs="Arial"/>
        </w:rPr>
      </w:pPr>
      <w:r w:rsidRPr="001058B5">
        <w:rPr>
          <w:rFonts w:ascii="Arial" w:hAnsi="Arial" w:cs="Arial"/>
        </w:rPr>
        <w:t>database administrators do not have. Greater availability is another advantage</w:t>
      </w:r>
      <w:r w:rsidRPr="001058B5">
        <w:rPr>
          <w:rFonts w:ascii="Arial" w:hAnsi="Arial" w:cs="Arial"/>
          <w:spacing w:val="-28"/>
        </w:rPr>
        <w:t xml:space="preserve"> </w:t>
      </w:r>
      <w:r w:rsidRPr="001058B5">
        <w:rPr>
          <w:rFonts w:ascii="Arial" w:hAnsi="Arial" w:cs="Arial"/>
        </w:rPr>
        <w:t>to operating</w:t>
      </w:r>
      <w:r w:rsidRPr="001058B5">
        <w:rPr>
          <w:rFonts w:ascii="Arial" w:hAnsi="Arial" w:cs="Arial"/>
          <w:spacing w:val="-4"/>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storage</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because</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remain</w:t>
      </w:r>
      <w:r w:rsidRPr="001058B5">
        <w:rPr>
          <w:rFonts w:ascii="Arial" w:hAnsi="Arial" w:cs="Arial"/>
          <w:spacing w:val="-5"/>
        </w:rPr>
        <w:t xml:space="preserve"> </w:t>
      </w:r>
      <w:r w:rsidRPr="001058B5">
        <w:rPr>
          <w:rFonts w:ascii="Arial" w:hAnsi="Arial" w:cs="Arial"/>
        </w:rPr>
        <w:t>available</w:t>
      </w:r>
      <w:r w:rsidRPr="001058B5">
        <w:rPr>
          <w:rFonts w:ascii="Arial" w:hAnsi="Arial" w:cs="Arial"/>
          <w:spacing w:val="-5"/>
        </w:rPr>
        <w:t xml:space="preserve"> </w:t>
      </w:r>
      <w:r w:rsidRPr="001058B5">
        <w:rPr>
          <w:rFonts w:ascii="Arial" w:hAnsi="Arial" w:cs="Arial"/>
        </w:rPr>
        <w:t>even</w:t>
      </w:r>
      <w:r w:rsidRPr="001058B5">
        <w:rPr>
          <w:rFonts w:ascii="Arial" w:hAnsi="Arial" w:cs="Arial"/>
          <w:spacing w:val="-4"/>
        </w:rPr>
        <w:t xml:space="preserve"> </w:t>
      </w:r>
      <w:r w:rsidRPr="001058B5">
        <w:rPr>
          <w:rFonts w:ascii="Arial" w:hAnsi="Arial" w:cs="Arial"/>
        </w:rPr>
        <w:t>if the database is temporarily</w:t>
      </w:r>
      <w:r w:rsidRPr="001058B5">
        <w:rPr>
          <w:rFonts w:ascii="Arial" w:hAnsi="Arial" w:cs="Arial"/>
          <w:spacing w:val="-2"/>
        </w:rPr>
        <w:t xml:space="preserve"> </w:t>
      </w:r>
      <w:r w:rsidRPr="001058B5">
        <w:rPr>
          <w:rFonts w:ascii="Arial" w:hAnsi="Arial" w:cs="Arial"/>
        </w:rPr>
        <w:t>inaccessible.</w:t>
      </w:r>
    </w:p>
    <w:p w14:paraId="3EF0810D" w14:textId="77777777" w:rsidR="008C539B" w:rsidRPr="001058B5" w:rsidRDefault="00C12992" w:rsidP="006F7931">
      <w:pPr>
        <w:pStyle w:val="ListParagraph"/>
        <w:numPr>
          <w:ilvl w:val="1"/>
          <w:numId w:val="137"/>
        </w:numPr>
        <w:tabs>
          <w:tab w:val="left" w:pos="2020"/>
        </w:tabs>
        <w:spacing w:before="116" w:line="230" w:lineRule="auto"/>
        <w:ind w:right="953" w:hanging="359"/>
        <w:rPr>
          <w:rFonts w:ascii="Arial" w:hAnsi="Arial" w:cs="Arial"/>
          <w:sz w:val="20"/>
        </w:rPr>
      </w:pPr>
      <w:r w:rsidRPr="001058B5">
        <w:rPr>
          <w:rFonts w:ascii="Arial" w:hAnsi="Arial" w:cs="Arial"/>
          <w:w w:val="95"/>
          <w:sz w:val="20"/>
        </w:rPr>
        <w:t>If</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7"/>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initialization</w:t>
      </w:r>
      <w:r w:rsidRPr="001058B5">
        <w:rPr>
          <w:rFonts w:ascii="Arial" w:hAnsi="Arial" w:cs="Arial"/>
          <w:spacing w:val="-7"/>
          <w:w w:val="95"/>
          <w:sz w:val="20"/>
        </w:rPr>
        <w:t xml:space="preserve"> </w:t>
      </w:r>
      <w:r w:rsidRPr="001058B5">
        <w:rPr>
          <w:rFonts w:ascii="Arial" w:hAnsi="Arial" w:cs="Arial"/>
          <w:w w:val="95"/>
          <w:sz w:val="20"/>
        </w:rPr>
        <w:t>parameter</w:t>
      </w:r>
      <w:r w:rsidRPr="001058B5">
        <w:rPr>
          <w:rFonts w:ascii="Arial" w:hAnsi="Arial" w:cs="Arial"/>
          <w:spacing w:val="-7"/>
          <w:w w:val="95"/>
          <w:sz w:val="20"/>
        </w:rPr>
        <w:t xml:space="preserve"> </w:t>
      </w:r>
      <w:r w:rsidRPr="001058B5">
        <w:rPr>
          <w:rFonts w:ascii="Arial" w:hAnsi="Arial" w:cs="Arial"/>
          <w:w w:val="95"/>
          <w:sz w:val="20"/>
        </w:rPr>
        <w:t>is</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7"/>
          <w:w w:val="95"/>
          <w:sz w:val="20"/>
        </w:rPr>
        <w:t xml:space="preserve"> </w:t>
      </w:r>
      <w:r w:rsidRPr="001058B5">
        <w:rPr>
          <w:rFonts w:ascii="Arial" w:hAnsi="Arial" w:cs="Arial"/>
          <w:w w:val="95"/>
          <w:sz w:val="20"/>
        </w:rPr>
        <w:t>XML,</w:t>
      </w:r>
      <w:r w:rsidRPr="001058B5">
        <w:rPr>
          <w:rFonts w:ascii="Arial" w:hAnsi="Arial" w:cs="Arial"/>
          <w:spacing w:val="-29"/>
          <w:w w:val="95"/>
          <w:sz w:val="20"/>
        </w:rPr>
        <w:t xml:space="preserve"> </w:t>
      </w:r>
      <w:r w:rsidRPr="001058B5">
        <w:rPr>
          <w:rFonts w:ascii="Arial" w:hAnsi="Arial" w:cs="Arial"/>
          <w:w w:val="95"/>
          <w:sz w:val="20"/>
        </w:rPr>
        <w:t>EXTENDED),</w:t>
      </w:r>
      <w:r w:rsidRPr="001058B5">
        <w:rPr>
          <w:rFonts w:ascii="Arial" w:hAnsi="Arial" w:cs="Arial"/>
          <w:spacing w:val="-7"/>
          <w:w w:val="95"/>
          <w:sz w:val="20"/>
        </w:rPr>
        <w:t xml:space="preserve"> </w:t>
      </w:r>
      <w:r w:rsidRPr="001058B5">
        <w:rPr>
          <w:rFonts w:ascii="Arial" w:hAnsi="Arial" w:cs="Arial"/>
          <w:w w:val="95"/>
          <w:sz w:val="20"/>
        </w:rPr>
        <w:t xml:space="preserve">then </w:t>
      </w:r>
      <w:r w:rsidRPr="001058B5">
        <w:rPr>
          <w:rFonts w:ascii="Arial" w:hAnsi="Arial" w:cs="Arial"/>
          <w:sz w:val="20"/>
        </w:rPr>
        <w:t xml:space="preserve">Oracle Database writes audit records to the operating system as XML files.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V$XML_AUDIT_TRAIL</w:t>
      </w:r>
      <w:r w:rsidRPr="001058B5">
        <w:rPr>
          <w:rFonts w:ascii="Arial" w:hAnsi="Arial" w:cs="Arial"/>
          <w:spacing w:val="-93"/>
          <w:sz w:val="20"/>
        </w:rPr>
        <w:t xml:space="preserve"> </w:t>
      </w:r>
      <w:r w:rsidRPr="001058B5">
        <w:rPr>
          <w:rFonts w:ascii="Arial" w:hAnsi="Arial" w:cs="Arial"/>
          <w:sz w:val="20"/>
        </w:rPr>
        <w:t>view</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make</w:t>
      </w:r>
      <w:r w:rsidRPr="001058B5">
        <w:rPr>
          <w:rFonts w:ascii="Arial" w:hAnsi="Arial" w:cs="Arial"/>
          <w:spacing w:val="-19"/>
          <w:sz w:val="20"/>
        </w:rPr>
        <w:t xml:space="preserve"> </w:t>
      </w:r>
      <w:r w:rsidRPr="001058B5">
        <w:rPr>
          <w:rFonts w:ascii="Arial" w:hAnsi="Arial" w:cs="Arial"/>
          <w:sz w:val="20"/>
        </w:rPr>
        <w:t>XML</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19"/>
          <w:sz w:val="20"/>
        </w:rPr>
        <w:t xml:space="preserve"> </w:t>
      </w:r>
      <w:r w:rsidRPr="001058B5">
        <w:rPr>
          <w:rFonts w:ascii="Arial" w:hAnsi="Arial" w:cs="Arial"/>
          <w:sz w:val="20"/>
        </w:rPr>
        <w:t>records</w:t>
      </w:r>
      <w:r w:rsidRPr="001058B5">
        <w:rPr>
          <w:rFonts w:ascii="Arial" w:hAnsi="Arial" w:cs="Arial"/>
          <w:spacing w:val="-19"/>
          <w:sz w:val="20"/>
        </w:rPr>
        <w:t xml:space="preserve"> </w:t>
      </w:r>
      <w:r w:rsidRPr="001058B5">
        <w:rPr>
          <w:rFonts w:ascii="Arial" w:hAnsi="Arial" w:cs="Arial"/>
          <w:sz w:val="20"/>
        </w:rPr>
        <w:t>available</w:t>
      </w:r>
      <w:r w:rsidRPr="001058B5">
        <w:rPr>
          <w:rFonts w:ascii="Arial" w:hAnsi="Arial" w:cs="Arial"/>
          <w:spacing w:val="-19"/>
          <w:sz w:val="20"/>
        </w:rPr>
        <w:t xml:space="preserve"> </w:t>
      </w:r>
      <w:r w:rsidRPr="001058B5">
        <w:rPr>
          <w:rFonts w:ascii="Arial" w:hAnsi="Arial" w:cs="Arial"/>
          <w:sz w:val="20"/>
        </w:rPr>
        <w:t xml:space="preserve">to database administrators through a SQL </w:t>
      </w:r>
      <w:r w:rsidRPr="001058B5">
        <w:rPr>
          <w:rFonts w:ascii="Arial" w:hAnsi="Arial" w:cs="Arial"/>
          <w:spacing w:val="-4"/>
          <w:sz w:val="20"/>
        </w:rPr>
        <w:t xml:space="preserve">query, </w:t>
      </w:r>
      <w:r w:rsidRPr="001058B5">
        <w:rPr>
          <w:rFonts w:ascii="Arial" w:hAnsi="Arial" w:cs="Arial"/>
          <w:sz w:val="20"/>
        </w:rPr>
        <w:t>providing enhanced</w:t>
      </w:r>
      <w:r w:rsidRPr="001058B5">
        <w:rPr>
          <w:rFonts w:ascii="Arial" w:hAnsi="Arial" w:cs="Arial"/>
          <w:spacing w:val="-16"/>
          <w:sz w:val="20"/>
        </w:rPr>
        <w:t xml:space="preserve"> </w:t>
      </w:r>
      <w:r w:rsidRPr="001058B5">
        <w:rPr>
          <w:rFonts w:ascii="Arial" w:hAnsi="Arial" w:cs="Arial"/>
          <w:spacing w:val="-3"/>
          <w:sz w:val="20"/>
        </w:rPr>
        <w:t>usability.</w:t>
      </w:r>
    </w:p>
    <w:p w14:paraId="2B93AD4D" w14:textId="77777777" w:rsidR="008C539B" w:rsidRPr="001058B5" w:rsidRDefault="00C12992" w:rsidP="006F7931">
      <w:pPr>
        <w:pStyle w:val="ListParagraph"/>
        <w:numPr>
          <w:ilvl w:val="1"/>
          <w:numId w:val="137"/>
        </w:numPr>
        <w:tabs>
          <w:tab w:val="left" w:pos="2020"/>
        </w:tabs>
        <w:spacing w:before="119" w:line="230" w:lineRule="auto"/>
        <w:ind w:right="908" w:hanging="359"/>
        <w:rPr>
          <w:rFonts w:ascii="Arial" w:hAnsi="Arial" w:cs="Arial"/>
          <w:sz w:val="20"/>
        </w:rPr>
      </w:pPr>
      <w:r w:rsidRPr="001058B5">
        <w:rPr>
          <w:rFonts w:ascii="Arial" w:hAnsi="Arial" w:cs="Arial"/>
          <w:w w:val="95"/>
          <w:sz w:val="20"/>
        </w:rPr>
        <w:t>The DBA_COMMON_AUDIT_TRAIL</w:t>
      </w:r>
      <w:r w:rsidRPr="001058B5">
        <w:rPr>
          <w:rFonts w:ascii="Arial" w:hAnsi="Arial" w:cs="Arial"/>
          <w:spacing w:val="-93"/>
          <w:w w:val="95"/>
          <w:sz w:val="20"/>
        </w:rPr>
        <w:t xml:space="preserve"> </w:t>
      </w:r>
      <w:r w:rsidRPr="001058B5">
        <w:rPr>
          <w:rFonts w:ascii="Arial" w:hAnsi="Arial" w:cs="Arial"/>
          <w:w w:val="95"/>
          <w:sz w:val="20"/>
        </w:rPr>
        <w:t xml:space="preserve">view includes the standard and fine grained audit </w:t>
      </w:r>
      <w:r w:rsidRPr="001058B5">
        <w:rPr>
          <w:rFonts w:ascii="Arial" w:hAnsi="Arial" w:cs="Arial"/>
          <w:sz w:val="20"/>
        </w:rPr>
        <w:t>trails written to database tables, XML-format audit trail records, and the</w:t>
      </w:r>
      <w:r w:rsidRPr="001058B5">
        <w:rPr>
          <w:rFonts w:ascii="Arial" w:hAnsi="Arial" w:cs="Arial"/>
          <w:spacing w:val="-32"/>
          <w:sz w:val="20"/>
        </w:rPr>
        <w:t xml:space="preserve"> </w:t>
      </w:r>
      <w:r w:rsidRPr="001058B5">
        <w:rPr>
          <w:rFonts w:ascii="Arial" w:hAnsi="Arial" w:cs="Arial"/>
          <w:sz w:val="20"/>
        </w:rPr>
        <w:t>contents of the V$XML_AUDIT_TRAIL dynamic view (standard, fine grained, SYS and mandatory).</w:t>
      </w:r>
    </w:p>
    <w:p w14:paraId="5B6C2881" w14:textId="77777777" w:rsidR="008C539B" w:rsidRPr="001058B5" w:rsidRDefault="00C12992" w:rsidP="006F7931">
      <w:pPr>
        <w:pStyle w:val="ListParagraph"/>
        <w:numPr>
          <w:ilvl w:val="1"/>
          <w:numId w:val="137"/>
        </w:numPr>
        <w:tabs>
          <w:tab w:val="left" w:pos="2020"/>
        </w:tabs>
        <w:spacing w:before="116" w:line="232" w:lineRule="auto"/>
        <w:ind w:right="786" w:hanging="359"/>
        <w:rPr>
          <w:rFonts w:ascii="Arial" w:hAnsi="Arial" w:cs="Arial"/>
          <w:sz w:val="20"/>
        </w:rPr>
      </w:pPr>
      <w:r w:rsidRPr="001058B5">
        <w:rPr>
          <w:rFonts w:ascii="Arial" w:hAnsi="Arial" w:cs="Arial"/>
          <w:sz w:val="20"/>
        </w:rPr>
        <w:t>Using your operating system audit trail can enable you to consolidate audit records from multiple sources, including Oracle Database and other applications. Examining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activity</w:t>
      </w:r>
      <w:r w:rsidRPr="001058B5">
        <w:rPr>
          <w:rFonts w:ascii="Arial" w:hAnsi="Arial" w:cs="Arial"/>
          <w:spacing w:val="-7"/>
          <w:sz w:val="20"/>
        </w:rPr>
        <w:t xml:space="preserve">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more</w:t>
      </w:r>
      <w:r w:rsidRPr="001058B5">
        <w:rPr>
          <w:rFonts w:ascii="Arial" w:hAnsi="Arial" w:cs="Arial"/>
          <w:spacing w:val="-6"/>
          <w:sz w:val="20"/>
        </w:rPr>
        <w:t xml:space="preserve"> </w:t>
      </w:r>
      <w:r w:rsidRPr="001058B5">
        <w:rPr>
          <w:rFonts w:ascii="Arial" w:hAnsi="Arial" w:cs="Arial"/>
          <w:sz w:val="20"/>
        </w:rPr>
        <w:t>efficient</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one</w:t>
      </w:r>
      <w:r w:rsidRPr="001058B5">
        <w:rPr>
          <w:rFonts w:ascii="Arial" w:hAnsi="Arial" w:cs="Arial"/>
          <w:spacing w:val="-7"/>
          <w:sz w:val="20"/>
        </w:rPr>
        <w:t xml:space="preserve"> </w:t>
      </w:r>
      <w:r w:rsidRPr="001058B5">
        <w:rPr>
          <w:rFonts w:ascii="Arial" w:hAnsi="Arial" w:cs="Arial"/>
          <w:sz w:val="20"/>
        </w:rPr>
        <w:t>place. If you use XML audit records, then you can use of any standard XML editing tool to review or extract information from those</w:t>
      </w:r>
      <w:r w:rsidRPr="001058B5">
        <w:rPr>
          <w:rFonts w:ascii="Arial" w:hAnsi="Arial" w:cs="Arial"/>
          <w:spacing w:val="-6"/>
          <w:sz w:val="20"/>
        </w:rPr>
        <w:t xml:space="preserve"> </w:t>
      </w:r>
      <w:r w:rsidRPr="001058B5">
        <w:rPr>
          <w:rFonts w:ascii="Arial" w:hAnsi="Arial" w:cs="Arial"/>
          <w:sz w:val="20"/>
        </w:rPr>
        <w:t>records.</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77777777" w:rsidR="008C539B" w:rsidRPr="001058B5" w:rsidRDefault="00C12992">
      <w:pPr>
        <w:pStyle w:val="Heading6"/>
        <w:spacing w:before="105"/>
      </w:pPr>
      <w:bookmarkStart w:id="1460" w:name="How_the_Operating_System_Audit_Trail_Wor"/>
      <w:bookmarkStart w:id="1461" w:name="_bookmark1711"/>
      <w:bookmarkEnd w:id="1460"/>
      <w:bookmarkEnd w:id="1461"/>
      <w:r w:rsidRPr="001058B5">
        <w:t>Ho</w:t>
      </w:r>
      <w:bookmarkStart w:id="1462" w:name="_bookmark1712"/>
      <w:bookmarkEnd w:id="1462"/>
      <w:r w:rsidRPr="001058B5">
        <w:t>w the Operating System Audit Trail Works</w:t>
      </w:r>
    </w:p>
    <w:p w14:paraId="4DE5A783" w14:textId="77777777" w:rsidR="008C539B" w:rsidRPr="001058B5" w:rsidRDefault="00C12992">
      <w:pPr>
        <w:pStyle w:val="BodyText"/>
        <w:spacing w:before="56" w:line="230" w:lineRule="auto"/>
        <w:ind w:left="2260" w:right="102"/>
        <w:rPr>
          <w:rFonts w:ascii="Arial" w:hAnsi="Arial" w:cs="Arial"/>
        </w:rPr>
      </w:pPr>
      <w:r w:rsidRPr="001058B5">
        <w:rPr>
          <w:rFonts w:ascii="Arial" w:hAnsi="Arial" w:cs="Arial"/>
        </w:rPr>
        <w:t xml:space="preserve">The operating system audit trail writes the audit data to an operating system file. </w:t>
      </w:r>
      <w:r w:rsidRPr="001058B5">
        <w:rPr>
          <w:rFonts w:ascii="Arial" w:hAnsi="Arial" w:cs="Arial"/>
          <w:spacing w:val="-6"/>
        </w:rPr>
        <w:t xml:space="preserve">You </w:t>
      </w:r>
      <w:r w:rsidRPr="001058B5">
        <w:rPr>
          <w:rFonts w:ascii="Arial" w:hAnsi="Arial" w:cs="Arial"/>
        </w:rPr>
        <w:t>can enable this feature by setting the AUDIT_TRAIL</w:t>
      </w:r>
      <w:r w:rsidRPr="001058B5">
        <w:rPr>
          <w:rFonts w:ascii="Arial" w:hAnsi="Arial" w:cs="Arial"/>
          <w:spacing w:val="-89"/>
        </w:rPr>
        <w:t xml:space="preserve"> </w:t>
      </w:r>
      <w:r w:rsidRPr="001058B5">
        <w:rPr>
          <w:rFonts w:ascii="Arial" w:hAnsi="Arial" w:cs="Arial"/>
        </w:rPr>
        <w:t>initialization parameter to one of the following values:</w:t>
      </w:r>
    </w:p>
    <w:p w14:paraId="7E582DEB" w14:textId="77777777" w:rsidR="008C539B" w:rsidRPr="001058B5" w:rsidRDefault="00C12992" w:rsidP="006F7931">
      <w:pPr>
        <w:pStyle w:val="ListParagraph"/>
        <w:numPr>
          <w:ilvl w:val="2"/>
          <w:numId w:val="137"/>
        </w:numPr>
        <w:tabs>
          <w:tab w:val="left" w:pos="2620"/>
        </w:tabs>
        <w:spacing w:before="123" w:line="228" w:lineRule="auto"/>
        <w:ind w:right="372"/>
        <w:rPr>
          <w:rFonts w:ascii="Arial" w:hAnsi="Arial" w:cs="Arial"/>
          <w:sz w:val="20"/>
        </w:rPr>
      </w:pPr>
      <w:r w:rsidRPr="001058B5">
        <w:rPr>
          <w:rFonts w:ascii="Arial" w:hAnsi="Arial" w:cs="Arial"/>
          <w:sz w:val="20"/>
        </w:rPr>
        <w:t>OS:</w:t>
      </w:r>
      <w:r w:rsidRPr="001058B5">
        <w:rPr>
          <w:rFonts w:ascii="Arial" w:hAnsi="Arial" w:cs="Arial"/>
          <w:spacing w:val="-5"/>
          <w:sz w:val="20"/>
        </w:rPr>
        <w:t xml:space="preserve"> </w:t>
      </w:r>
      <w:r w:rsidRPr="001058B5">
        <w:rPr>
          <w:rFonts w:ascii="Arial" w:hAnsi="Arial" w:cs="Arial"/>
          <w:spacing w:val="-3"/>
          <w:sz w:val="20"/>
        </w:rPr>
        <w:t>Writes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text</w:t>
      </w:r>
      <w:r w:rsidRPr="001058B5">
        <w:rPr>
          <w:rFonts w:ascii="Arial" w:hAnsi="Arial" w:cs="Arial"/>
          <w:spacing w:val="-5"/>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UNIX</w:t>
      </w:r>
      <w:r w:rsidRPr="001058B5">
        <w:rPr>
          <w:rFonts w:ascii="Arial" w:hAnsi="Arial" w:cs="Arial"/>
          <w:spacing w:val="-5"/>
          <w:sz w:val="20"/>
        </w:rPr>
        <w:t xml:space="preserve"> </w:t>
      </w:r>
      <w:r w:rsidRPr="001058B5">
        <w:rPr>
          <w:rFonts w:ascii="Arial" w:hAnsi="Arial" w:cs="Arial"/>
          <w:sz w:val="20"/>
        </w:rPr>
        <w:t>systems and to the applications Event Viewer on Microsoft</w:t>
      </w:r>
      <w:r w:rsidRPr="001058B5">
        <w:rPr>
          <w:rFonts w:ascii="Arial" w:hAnsi="Arial" w:cs="Arial"/>
          <w:spacing w:val="-14"/>
          <w:sz w:val="20"/>
        </w:rPr>
        <w:t xml:space="preserve"> </w:t>
      </w:r>
      <w:r w:rsidRPr="001058B5">
        <w:rPr>
          <w:rFonts w:ascii="Arial" w:hAnsi="Arial" w:cs="Arial"/>
          <w:sz w:val="20"/>
        </w:rPr>
        <w:t>Windows.</w:t>
      </w:r>
    </w:p>
    <w:p w14:paraId="17E68EB4" w14:textId="77777777" w:rsidR="008C539B" w:rsidRPr="001058B5" w:rsidRDefault="00C12992" w:rsidP="006F7931">
      <w:pPr>
        <w:pStyle w:val="ListParagraph"/>
        <w:numPr>
          <w:ilvl w:val="2"/>
          <w:numId w:val="137"/>
        </w:numPr>
        <w:tabs>
          <w:tab w:val="left" w:pos="2620"/>
        </w:tabs>
        <w:spacing w:before="114"/>
        <w:rPr>
          <w:rFonts w:ascii="Arial" w:hAnsi="Arial" w:cs="Arial"/>
          <w:sz w:val="20"/>
        </w:rPr>
      </w:pPr>
      <w:r w:rsidRPr="001058B5">
        <w:rPr>
          <w:rFonts w:ascii="Arial" w:hAnsi="Arial" w:cs="Arial"/>
          <w:sz w:val="20"/>
        </w:rPr>
        <w:t xml:space="preserve">XML: </w:t>
      </w:r>
      <w:r w:rsidRPr="001058B5">
        <w:rPr>
          <w:rFonts w:ascii="Arial" w:hAnsi="Arial" w:cs="Arial"/>
          <w:spacing w:val="-3"/>
          <w:sz w:val="20"/>
        </w:rPr>
        <w:t xml:space="preserve">Writes </w:t>
      </w:r>
      <w:r w:rsidRPr="001058B5">
        <w:rPr>
          <w:rFonts w:ascii="Arial" w:hAnsi="Arial" w:cs="Arial"/>
          <w:sz w:val="20"/>
        </w:rPr>
        <w:t>the audit trail records to an XML</w:t>
      </w:r>
      <w:r w:rsidRPr="001058B5">
        <w:rPr>
          <w:rFonts w:ascii="Arial" w:hAnsi="Arial" w:cs="Arial"/>
          <w:spacing w:val="-12"/>
          <w:sz w:val="20"/>
        </w:rPr>
        <w:t xml:space="preserve"> </w:t>
      </w:r>
      <w:r w:rsidRPr="001058B5">
        <w:rPr>
          <w:rFonts w:ascii="Arial" w:hAnsi="Arial" w:cs="Arial"/>
          <w:sz w:val="20"/>
        </w:rPr>
        <w:t>file.</w:t>
      </w:r>
    </w:p>
    <w:p w14:paraId="02FD4C76"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XML,</w:t>
      </w:r>
      <w:r w:rsidRPr="001058B5">
        <w:rPr>
          <w:rFonts w:ascii="Arial" w:hAnsi="Arial" w:cs="Arial"/>
          <w:spacing w:val="-50"/>
          <w:sz w:val="20"/>
        </w:rPr>
        <w:t xml:space="preserve"> </w:t>
      </w:r>
      <w:r w:rsidRPr="001058B5">
        <w:rPr>
          <w:rFonts w:ascii="Arial" w:hAnsi="Arial" w:cs="Arial"/>
          <w:sz w:val="20"/>
        </w:rPr>
        <w:t>EXTENDED:</w:t>
      </w:r>
      <w:r w:rsidRPr="001058B5">
        <w:rPr>
          <w:rFonts w:ascii="Arial" w:hAnsi="Arial" w:cs="Arial"/>
          <w:spacing w:val="-16"/>
          <w:sz w:val="20"/>
        </w:rPr>
        <w:t xml:space="preserve"> </w:t>
      </w:r>
      <w:r w:rsidRPr="001058B5">
        <w:rPr>
          <w:rFonts w:ascii="Arial" w:hAnsi="Arial" w:cs="Arial"/>
          <w:spacing w:val="-3"/>
          <w:sz w:val="20"/>
        </w:rPr>
        <w:t>Writes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records</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XML</w:t>
      </w:r>
      <w:r w:rsidRPr="001058B5">
        <w:rPr>
          <w:rFonts w:ascii="Arial" w:hAnsi="Arial" w:cs="Arial"/>
          <w:spacing w:val="-16"/>
          <w:sz w:val="20"/>
        </w:rPr>
        <w:t xml:space="preserve"> </w:t>
      </w:r>
      <w:r w:rsidRPr="001058B5">
        <w:rPr>
          <w:rFonts w:ascii="Arial" w:hAnsi="Arial" w:cs="Arial"/>
          <w:sz w:val="20"/>
        </w:rPr>
        <w:t>file</w:t>
      </w:r>
      <w:r w:rsidRPr="001058B5">
        <w:rPr>
          <w:rFonts w:ascii="Arial" w:hAnsi="Arial" w:cs="Arial"/>
          <w:spacing w:val="-16"/>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includes</w:t>
      </w:r>
      <w:r w:rsidRPr="001058B5">
        <w:rPr>
          <w:rFonts w:ascii="Arial" w:hAnsi="Arial" w:cs="Arial"/>
          <w:spacing w:val="-15"/>
          <w:sz w:val="20"/>
        </w:rPr>
        <w:t xml:space="preserve"> </w:t>
      </w:r>
      <w:r w:rsidRPr="001058B5">
        <w:rPr>
          <w:rFonts w:ascii="Arial" w:hAnsi="Arial" w:cs="Arial"/>
          <w:sz w:val="20"/>
        </w:rPr>
        <w:t>SQL</w:t>
      </w:r>
      <w:r w:rsidRPr="001058B5">
        <w:rPr>
          <w:rFonts w:ascii="Arial" w:hAnsi="Arial" w:cs="Arial"/>
          <w:spacing w:val="-16"/>
          <w:sz w:val="20"/>
        </w:rPr>
        <w:t xml:space="preserve"> </w:t>
      </w:r>
      <w:r w:rsidRPr="001058B5">
        <w:rPr>
          <w:rFonts w:ascii="Arial" w:hAnsi="Arial" w:cs="Arial"/>
          <w:sz w:val="20"/>
        </w:rPr>
        <w:t>text and SQL bind information in the operating system XML audit</w:t>
      </w:r>
      <w:r w:rsidRPr="001058B5">
        <w:rPr>
          <w:rFonts w:ascii="Arial" w:hAnsi="Arial" w:cs="Arial"/>
          <w:spacing w:val="-13"/>
          <w:sz w:val="20"/>
        </w:rPr>
        <w:t xml:space="preserve"> </w:t>
      </w:r>
      <w:r w:rsidRPr="001058B5">
        <w:rPr>
          <w:rFonts w:ascii="Arial" w:hAnsi="Arial" w:cs="Arial"/>
          <w:sz w:val="20"/>
        </w:rPr>
        <w:t>files.</w:t>
      </w:r>
    </w:p>
    <w:p w14:paraId="4A6AFFC4"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rPr>
        <w:t>The</w:t>
      </w:r>
      <w:r w:rsidRPr="001058B5">
        <w:rPr>
          <w:rFonts w:ascii="Arial" w:hAnsi="Arial" w:cs="Arial"/>
          <w:spacing w:val="-29"/>
        </w:rPr>
        <w:t xml:space="preserve"> </w:t>
      </w:r>
      <w:r w:rsidRPr="001058B5">
        <w:rPr>
          <w:rFonts w:ascii="Arial" w:hAnsi="Arial" w:cs="Arial"/>
        </w:rPr>
        <w:t>AUDIT_FILE_DEST</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29"/>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sets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location</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operating</w:t>
      </w:r>
      <w:r w:rsidRPr="001058B5">
        <w:rPr>
          <w:rFonts w:ascii="Arial" w:hAnsi="Arial" w:cs="Arial"/>
          <w:spacing w:val="-29"/>
        </w:rPr>
        <w:t xml:space="preserve"> </w:t>
      </w:r>
      <w:r w:rsidRPr="001058B5">
        <w:rPr>
          <w:rFonts w:ascii="Arial" w:hAnsi="Arial" w:cs="Arial"/>
        </w:rPr>
        <w:t xml:space="preserve">system audit file. If you want to audit top-level statements issued by users who log in to the </w:t>
      </w:r>
      <w:r w:rsidRPr="001058B5">
        <w:rPr>
          <w:rFonts w:ascii="Arial" w:hAnsi="Arial" w:cs="Arial"/>
          <w:w w:val="95"/>
        </w:rPr>
        <w:t xml:space="preserve">database with the SYSDBA or SYSOPER privilege, then set the AUDIT_SYS_OPERATIONS </w:t>
      </w:r>
      <w:r w:rsidRPr="001058B5">
        <w:rPr>
          <w:rFonts w:ascii="Arial" w:hAnsi="Arial" w:cs="Arial"/>
        </w:rPr>
        <w:t xml:space="preserve">parameter to TRUE. See </w:t>
      </w:r>
      <w:hyperlink w:anchor="_bookmark1670" w:history="1">
        <w:r w:rsidRPr="001058B5">
          <w:rPr>
            <w:rFonts w:ascii="Arial" w:hAnsi="Arial" w:cs="Arial"/>
            <w:color w:val="0000CC"/>
            <w:spacing w:val="-4"/>
          </w:rPr>
          <w:t xml:space="preserve">Table </w:t>
        </w:r>
        <w:r w:rsidRPr="001058B5">
          <w:rPr>
            <w:rFonts w:ascii="Arial" w:hAnsi="Arial" w:cs="Arial"/>
            <w:color w:val="0000CC"/>
          </w:rPr>
          <w:t>9–1, " AUDIT_TRAIL Initialization Parameter Settings"</w:t>
        </w:r>
      </w:hyperlink>
      <w:r w:rsidRPr="001058B5">
        <w:rPr>
          <w:rFonts w:ascii="Arial" w:hAnsi="Arial" w:cs="Arial"/>
          <w:color w:val="0000CC"/>
        </w:rPr>
        <w:t xml:space="preserve"> </w:t>
      </w:r>
      <w:hyperlink w:anchor="_bookmark1670" w:history="1">
        <w:r w:rsidRPr="001058B5">
          <w:rPr>
            <w:rFonts w:ascii="Arial" w:hAnsi="Arial" w:cs="Arial"/>
          </w:rPr>
          <w:t xml:space="preserve">on page 9-10 </w:t>
        </w:r>
      </w:hyperlink>
      <w:r w:rsidRPr="001058B5">
        <w:rPr>
          <w:rFonts w:ascii="Arial" w:hAnsi="Arial" w:cs="Arial"/>
        </w:rPr>
        <w:t>for more information about these</w:t>
      </w:r>
      <w:r w:rsidRPr="001058B5">
        <w:rPr>
          <w:rFonts w:ascii="Arial" w:hAnsi="Arial" w:cs="Arial"/>
          <w:spacing w:val="-6"/>
        </w:rPr>
        <w:t xml:space="preserve"> </w:t>
      </w:r>
      <w:r w:rsidRPr="001058B5">
        <w:rPr>
          <w:rFonts w:ascii="Arial" w:hAnsi="Arial" w:cs="Arial"/>
        </w:rPr>
        <w:t>settings.</w:t>
      </w:r>
    </w:p>
    <w:p w14:paraId="05E2E531"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 xml:space="preserve">The records that are written to an operating system file are not recorded to the SYS.AUD$ and SYS.FGA_LOG$ tables. </w:t>
      </w:r>
      <w:r w:rsidRPr="001058B5">
        <w:rPr>
          <w:rFonts w:ascii="Arial" w:hAnsi="Arial" w:cs="Arial"/>
          <w:spacing w:val="-6"/>
        </w:rPr>
        <w:t xml:space="preserve">You </w:t>
      </w:r>
      <w:r w:rsidRPr="001058B5">
        <w:rPr>
          <w:rFonts w:ascii="Arial" w:hAnsi="Arial" w:cs="Arial"/>
        </w:rPr>
        <w:t xml:space="preserve">can still view the contents of the XML </w:t>
      </w:r>
      <w:r w:rsidRPr="001058B5">
        <w:rPr>
          <w:rFonts w:ascii="Arial" w:hAnsi="Arial" w:cs="Arial"/>
          <w:w w:val="95"/>
        </w:rPr>
        <w:t>operating system audit files by querying the DBA_COMMON_AUDIT_TRAIL</w:t>
      </w:r>
      <w:r w:rsidRPr="001058B5">
        <w:rPr>
          <w:rFonts w:ascii="Arial" w:hAnsi="Arial" w:cs="Arial"/>
          <w:spacing w:val="-72"/>
          <w:w w:val="95"/>
        </w:rPr>
        <w:t xml:space="preserve"> </w:t>
      </w:r>
      <w:r w:rsidRPr="001058B5">
        <w:rPr>
          <w:rFonts w:ascii="Arial" w:hAnsi="Arial" w:cs="Arial"/>
          <w:w w:val="95"/>
        </w:rPr>
        <w:t xml:space="preserve">data dictionary </w:t>
      </w:r>
      <w:r w:rsidRPr="001058B5">
        <w:rPr>
          <w:rFonts w:ascii="Arial" w:hAnsi="Arial" w:cs="Arial"/>
        </w:rPr>
        <w:t>views.</w:t>
      </w:r>
      <w:r w:rsidRPr="001058B5">
        <w:rPr>
          <w:rFonts w:ascii="Arial" w:hAnsi="Arial" w:cs="Arial"/>
          <w:spacing w:val="-7"/>
        </w:rPr>
        <w:t xml:space="preserve"> </w:t>
      </w:r>
      <w:r w:rsidRPr="001058B5">
        <w:rPr>
          <w:rFonts w:ascii="Arial" w:hAnsi="Arial" w:cs="Arial"/>
        </w:rPr>
        <w:t>Querying</w:t>
      </w:r>
      <w:r w:rsidRPr="001058B5">
        <w:rPr>
          <w:rFonts w:ascii="Arial" w:hAnsi="Arial" w:cs="Arial"/>
          <w:spacing w:val="-7"/>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view</w:t>
      </w:r>
      <w:r w:rsidRPr="001058B5">
        <w:rPr>
          <w:rFonts w:ascii="Arial" w:hAnsi="Arial" w:cs="Arial"/>
          <w:spacing w:val="-7"/>
        </w:rPr>
        <w:t xml:space="preserve"> </w:t>
      </w:r>
      <w:r w:rsidRPr="001058B5">
        <w:rPr>
          <w:rFonts w:ascii="Arial" w:hAnsi="Arial" w:cs="Arial"/>
        </w:rPr>
        <w:t>parses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XML</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r w:rsidRPr="001058B5">
        <w:rPr>
          <w:rFonts w:ascii="Arial" w:hAnsi="Arial" w:cs="Arial"/>
        </w:rPr>
        <w:t>.xml</w:t>
      </w:r>
      <w:r w:rsidRPr="001058B5">
        <w:rPr>
          <w:rFonts w:ascii="Arial" w:hAnsi="Arial" w:cs="Arial"/>
          <w:spacing w:val="-84"/>
        </w:rPr>
        <w:t xml:space="preserve"> </w:t>
      </w:r>
      <w:r w:rsidRPr="001058B5">
        <w:rPr>
          <w:rFonts w:ascii="Arial" w:hAnsi="Arial" w:cs="Arial"/>
        </w:rPr>
        <w:t>extension)</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 AUDIT_FILE_DEST</w:t>
      </w:r>
      <w:r w:rsidRPr="001058B5">
        <w:rPr>
          <w:rFonts w:ascii="Arial" w:hAnsi="Arial" w:cs="Arial"/>
          <w:spacing w:val="-100"/>
        </w:rPr>
        <w:t xml:space="preserve"> </w:t>
      </w:r>
      <w:r w:rsidRPr="001058B5">
        <w:rPr>
          <w:rFonts w:ascii="Arial" w:hAnsi="Arial" w:cs="Arial"/>
          <w:spacing w:val="-3"/>
        </w:rPr>
        <w:t>directory,</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presents</w:t>
      </w:r>
      <w:r w:rsidRPr="001058B5">
        <w:rPr>
          <w:rFonts w:ascii="Arial" w:hAnsi="Arial" w:cs="Arial"/>
          <w:spacing w:val="-27"/>
        </w:rPr>
        <w:t xml:space="preserve"> </w:t>
      </w:r>
      <w:r w:rsidRPr="001058B5">
        <w:rPr>
          <w:rFonts w:ascii="Arial" w:hAnsi="Arial" w:cs="Arial"/>
        </w:rPr>
        <w:t>them</w:t>
      </w:r>
      <w:r w:rsidRPr="001058B5">
        <w:rPr>
          <w:rFonts w:ascii="Arial" w:hAnsi="Arial" w:cs="Arial"/>
          <w:spacing w:val="-26"/>
        </w:rPr>
        <w:t xml:space="preserve"> </w:t>
      </w:r>
      <w:r w:rsidRPr="001058B5">
        <w:rPr>
          <w:rFonts w:ascii="Arial" w:hAnsi="Arial" w:cs="Arial"/>
        </w:rPr>
        <w:t>in</w:t>
      </w:r>
      <w:r w:rsidRPr="001058B5">
        <w:rPr>
          <w:rFonts w:ascii="Arial" w:hAnsi="Arial" w:cs="Arial"/>
          <w:spacing w:val="-27"/>
        </w:rPr>
        <w:t xml:space="preserve"> </w:t>
      </w:r>
      <w:r w:rsidRPr="001058B5">
        <w:rPr>
          <w:rFonts w:ascii="Arial" w:hAnsi="Arial" w:cs="Arial"/>
        </w:rPr>
        <w:t>relational</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7"/>
        </w:rPr>
        <w:t xml:space="preserve"> </w:t>
      </w:r>
      <w:r w:rsidRPr="001058B5">
        <w:rPr>
          <w:rFonts w:ascii="Arial" w:hAnsi="Arial" w:cs="Arial"/>
        </w:rPr>
        <w:t>format.</w:t>
      </w:r>
      <w:r w:rsidRPr="001058B5">
        <w:rPr>
          <w:rFonts w:ascii="Arial" w:hAnsi="Arial" w:cs="Arial"/>
          <w:spacing w:val="-26"/>
        </w:rPr>
        <w:t xml:space="preserve"> </w:t>
      </w:r>
      <w:r w:rsidRPr="001058B5">
        <w:rPr>
          <w:rFonts w:ascii="Arial" w:hAnsi="Arial" w:cs="Arial"/>
        </w:rPr>
        <w:t>Because XML is a standard document format, many utilities are available to parse and analyze XML data. Consult the operating system-specific Oracle Database documentation to find if this feature has been implemented on your operating</w:t>
      </w:r>
      <w:r w:rsidRPr="001058B5">
        <w:rPr>
          <w:rFonts w:ascii="Arial" w:hAnsi="Arial" w:cs="Arial"/>
          <w:spacing w:val="-16"/>
        </w:rPr>
        <w:t xml:space="preserve"> </w:t>
      </w:r>
      <w:r w:rsidRPr="001058B5">
        <w:rPr>
          <w:rFonts w:ascii="Arial" w:hAnsi="Arial" w:cs="Arial"/>
        </w:rPr>
        <w:t>system.</w:t>
      </w:r>
    </w:p>
    <w:p w14:paraId="6C7F2AE4" w14:textId="77777777" w:rsidR="008C539B" w:rsidRPr="001058B5" w:rsidRDefault="008C539B">
      <w:pPr>
        <w:pStyle w:val="BodyText"/>
        <w:rPr>
          <w:rFonts w:ascii="Arial" w:hAnsi="Arial" w:cs="Arial"/>
          <w:sz w:val="23"/>
        </w:rPr>
      </w:pPr>
    </w:p>
    <w:p w14:paraId="659D5F77" w14:textId="77777777" w:rsidR="008C539B" w:rsidRPr="001058B5" w:rsidRDefault="00C12992">
      <w:pPr>
        <w:pStyle w:val="Heading6"/>
      </w:pPr>
      <w:bookmarkStart w:id="1463" w:name="Specifying_a_Directory_for_the_Operating"/>
      <w:bookmarkStart w:id="1464" w:name="_bookmark1713"/>
      <w:bookmarkEnd w:id="1463"/>
      <w:bookmarkEnd w:id="1464"/>
      <w:r w:rsidRPr="001058B5">
        <w:t>Specify</w:t>
      </w:r>
      <w:bookmarkStart w:id="1465" w:name="_bookmark1715"/>
      <w:bookmarkEnd w:id="1465"/>
      <w:r w:rsidRPr="001058B5">
        <w:t>ing a Directory for the Operati</w:t>
      </w:r>
      <w:bookmarkStart w:id="1466" w:name="_bookmark1714"/>
      <w:bookmarkEnd w:id="1466"/>
      <w:r w:rsidRPr="001058B5">
        <w:t>ng System Audit Trail</w:t>
      </w:r>
    </w:p>
    <w:p w14:paraId="61645522" w14:textId="77777777" w:rsidR="008C539B" w:rsidRPr="001058B5" w:rsidRDefault="00C12992">
      <w:pPr>
        <w:pStyle w:val="BodyText"/>
        <w:spacing w:before="58" w:line="230" w:lineRule="auto"/>
        <w:ind w:left="2259" w:right="185"/>
        <w:rPr>
          <w:rFonts w:ascii="Arial" w:hAnsi="Arial" w:cs="Arial"/>
        </w:rPr>
      </w:pPr>
      <w:r w:rsidRPr="001058B5">
        <w:rPr>
          <w:rFonts w:ascii="Arial" w:hAnsi="Arial" w:cs="Arial"/>
        </w:rPr>
        <w:t>Use the AUDIT_FILE_DEST initializ</w:t>
      </w:r>
      <w:bookmarkStart w:id="1467" w:name="_bookmark1717"/>
      <w:bookmarkEnd w:id="1467"/>
      <w:r w:rsidRPr="001058B5">
        <w:rPr>
          <w:rFonts w:ascii="Arial" w:hAnsi="Arial" w:cs="Arial"/>
        </w:rPr>
        <w:t xml:space="preserve">ation parameter to specify an operating system directory into which the audit trail is written, when the AUDIT_TRAIL initialization </w:t>
      </w:r>
      <w:r w:rsidRPr="001058B5">
        <w:rPr>
          <w:rFonts w:ascii="Arial" w:hAnsi="Arial" w:cs="Arial"/>
          <w:w w:val="95"/>
        </w:rPr>
        <w:t>parameter</w:t>
      </w:r>
      <w:r w:rsidRPr="001058B5">
        <w:rPr>
          <w:rFonts w:ascii="Arial" w:hAnsi="Arial" w:cs="Arial"/>
          <w:spacing w:val="-12"/>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OS,</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12"/>
          <w:w w:val="95"/>
        </w:rPr>
        <w:t xml:space="preserve"> </w:t>
      </w:r>
      <w:r w:rsidRPr="001058B5">
        <w:rPr>
          <w:rFonts w:ascii="Arial" w:hAnsi="Arial" w:cs="Arial"/>
          <w:w w:val="95"/>
        </w:rPr>
        <w:t>or</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41"/>
          <w:w w:val="95"/>
        </w:rPr>
        <w:t xml:space="preserve"> </w:t>
      </w:r>
      <w:r w:rsidRPr="001058B5">
        <w:rPr>
          <w:rFonts w:ascii="Arial" w:hAnsi="Arial" w:cs="Arial"/>
          <w:w w:val="95"/>
        </w:rPr>
        <w:t>EXTENDED.</w:t>
      </w:r>
      <w:r w:rsidRPr="001058B5">
        <w:rPr>
          <w:rFonts w:ascii="Arial" w:hAnsi="Arial" w:cs="Arial"/>
          <w:spacing w:val="-12"/>
          <w:w w:val="95"/>
        </w:rPr>
        <w:t xml:space="preserve"> </w:t>
      </w:r>
      <w:r w:rsidRPr="001058B5">
        <w:rPr>
          <w:rFonts w:ascii="Arial" w:hAnsi="Arial" w:cs="Arial"/>
          <w:spacing w:val="-7"/>
          <w:w w:val="95"/>
        </w:rPr>
        <w:t>You</w:t>
      </w:r>
      <w:r w:rsidRPr="001058B5">
        <w:rPr>
          <w:rFonts w:ascii="Arial" w:hAnsi="Arial" w:cs="Arial"/>
          <w:spacing w:val="-12"/>
          <w:w w:val="95"/>
        </w:rPr>
        <w:t xml:space="preserve"> </w:t>
      </w:r>
      <w:r w:rsidRPr="001058B5">
        <w:rPr>
          <w:rFonts w:ascii="Arial" w:hAnsi="Arial" w:cs="Arial"/>
          <w:w w:val="95"/>
        </w:rPr>
        <w:t>must</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3"/>
          <w:w w:val="95"/>
        </w:rPr>
        <w:t xml:space="preserve"> </w:t>
      </w:r>
      <w:r w:rsidRPr="001058B5">
        <w:rPr>
          <w:rFonts w:ascii="Arial" w:hAnsi="Arial" w:cs="Arial"/>
          <w:w w:val="95"/>
        </w:rPr>
        <w:t>AUDIT_FILE_DEST</w:t>
      </w:r>
      <w:r w:rsidRPr="001058B5">
        <w:rPr>
          <w:rFonts w:ascii="Arial" w:hAnsi="Arial" w:cs="Arial"/>
          <w:spacing w:val="-84"/>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a</w:t>
      </w:r>
      <w:r w:rsidRPr="001058B5">
        <w:rPr>
          <w:rFonts w:ascii="Arial" w:hAnsi="Arial" w:cs="Arial"/>
          <w:spacing w:val="-12"/>
          <w:w w:val="95"/>
        </w:rPr>
        <w:t xml:space="preserve"> </w:t>
      </w:r>
      <w:r w:rsidRPr="001058B5">
        <w:rPr>
          <w:rFonts w:ascii="Arial" w:hAnsi="Arial" w:cs="Arial"/>
          <w:w w:val="95"/>
        </w:rPr>
        <w:t xml:space="preserve">valid </w:t>
      </w:r>
      <w:r w:rsidRPr="001058B5">
        <w:rPr>
          <w:rFonts w:ascii="Arial" w:hAnsi="Arial" w:cs="Arial"/>
        </w:rPr>
        <w:t xml:space="preserve">directory with permissions restricted to the owner of the Oracle software and the DBA group. Mandatory auditing information also goes into that </w:t>
      </w:r>
      <w:r w:rsidRPr="001058B5">
        <w:rPr>
          <w:rFonts w:ascii="Arial" w:hAnsi="Arial" w:cs="Arial"/>
          <w:spacing w:val="-3"/>
        </w:rPr>
        <w:t xml:space="preserve">directory, </w:t>
      </w:r>
      <w:r w:rsidRPr="001058B5">
        <w:rPr>
          <w:rFonts w:ascii="Arial" w:hAnsi="Arial" w:cs="Arial"/>
        </w:rPr>
        <w:t xml:space="preserve">as do audit </w:t>
      </w:r>
      <w:r w:rsidRPr="001058B5">
        <w:rPr>
          <w:rFonts w:ascii="Arial" w:hAnsi="Arial" w:cs="Arial"/>
          <w:w w:val="95"/>
        </w:rPr>
        <w:t>records</w:t>
      </w:r>
      <w:r w:rsidRPr="001058B5">
        <w:rPr>
          <w:rFonts w:ascii="Arial" w:hAnsi="Arial" w:cs="Arial"/>
          <w:spacing w:val="-3"/>
          <w:w w:val="95"/>
        </w:rPr>
        <w:t xml:space="preserve"> </w:t>
      </w:r>
      <w:r w:rsidRPr="001058B5">
        <w:rPr>
          <w:rFonts w:ascii="Arial" w:hAnsi="Arial" w:cs="Arial"/>
          <w:w w:val="95"/>
        </w:rPr>
        <w:t>for</w:t>
      </w:r>
      <w:r w:rsidRPr="001058B5">
        <w:rPr>
          <w:rFonts w:ascii="Arial" w:hAnsi="Arial" w:cs="Arial"/>
          <w:spacing w:val="-3"/>
          <w:w w:val="95"/>
        </w:rPr>
        <w:t xml:space="preserve"> </w:t>
      </w:r>
      <w:r w:rsidRPr="001058B5">
        <w:rPr>
          <w:rFonts w:ascii="Arial" w:hAnsi="Arial" w:cs="Arial"/>
          <w:w w:val="95"/>
        </w:rPr>
        <w:t>user</w:t>
      </w:r>
      <w:bookmarkStart w:id="1468" w:name="_bookmark1716"/>
      <w:bookmarkEnd w:id="1468"/>
      <w:r w:rsidRPr="001058B5">
        <w:rPr>
          <w:rFonts w:ascii="Arial" w:hAnsi="Arial" w:cs="Arial"/>
          <w:spacing w:val="-3"/>
          <w:w w:val="95"/>
        </w:rPr>
        <w:t xml:space="preserve"> </w:t>
      </w:r>
      <w:r w:rsidRPr="001058B5">
        <w:rPr>
          <w:rFonts w:ascii="Arial" w:hAnsi="Arial" w:cs="Arial"/>
          <w:w w:val="95"/>
        </w:rPr>
        <w:t>SYS</w:t>
      </w:r>
      <w:r w:rsidRPr="001058B5">
        <w:rPr>
          <w:rFonts w:ascii="Arial" w:hAnsi="Arial" w:cs="Arial"/>
          <w:spacing w:val="-75"/>
          <w:w w:val="95"/>
        </w:rPr>
        <w:t xml:space="preserve"> </w:t>
      </w:r>
      <w:r w:rsidRPr="001058B5">
        <w:rPr>
          <w:rFonts w:ascii="Arial" w:hAnsi="Arial" w:cs="Arial"/>
          <w:w w:val="95"/>
        </w:rPr>
        <w:t>if</w:t>
      </w:r>
      <w:r w:rsidRPr="001058B5">
        <w:rPr>
          <w:rFonts w:ascii="Arial" w:hAnsi="Arial" w:cs="Arial"/>
          <w:spacing w:val="-2"/>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AUDIT_SYS_OPERATIONS</w:t>
      </w:r>
      <w:r w:rsidRPr="001058B5">
        <w:rPr>
          <w:rFonts w:ascii="Arial" w:hAnsi="Arial" w:cs="Arial"/>
          <w:spacing w:val="-75"/>
          <w:w w:val="95"/>
        </w:rPr>
        <w:t xml:space="preserve"> </w:t>
      </w:r>
      <w:r w:rsidRPr="001058B5">
        <w:rPr>
          <w:rFonts w:ascii="Arial" w:hAnsi="Arial" w:cs="Arial"/>
          <w:w w:val="95"/>
        </w:rPr>
        <w:t>initialization</w:t>
      </w:r>
      <w:r w:rsidRPr="001058B5">
        <w:rPr>
          <w:rFonts w:ascii="Arial" w:hAnsi="Arial" w:cs="Arial"/>
          <w:spacing w:val="-2"/>
          <w:w w:val="95"/>
        </w:rPr>
        <w:t xml:space="preserve"> </w:t>
      </w:r>
      <w:r w:rsidRPr="001058B5">
        <w:rPr>
          <w:rFonts w:ascii="Arial" w:hAnsi="Arial" w:cs="Arial"/>
          <w:w w:val="95"/>
        </w:rPr>
        <w:t>parameter</w:t>
      </w:r>
      <w:r w:rsidRPr="001058B5">
        <w:rPr>
          <w:rFonts w:ascii="Arial" w:hAnsi="Arial" w:cs="Arial"/>
          <w:spacing w:val="-2"/>
          <w:w w:val="95"/>
        </w:rPr>
        <w:t xml:space="preserve"> </w:t>
      </w:r>
      <w:r w:rsidRPr="001058B5">
        <w:rPr>
          <w:rFonts w:ascii="Arial" w:hAnsi="Arial" w:cs="Arial"/>
          <w:w w:val="95"/>
        </w:rPr>
        <w:t>is</w:t>
      </w:r>
      <w:r w:rsidRPr="001058B5">
        <w:rPr>
          <w:rFonts w:ascii="Arial" w:hAnsi="Arial" w:cs="Arial"/>
          <w:spacing w:val="-3"/>
          <w:w w:val="95"/>
        </w:rPr>
        <w:t xml:space="preserve"> </w:t>
      </w:r>
      <w:r w:rsidRPr="001058B5">
        <w:rPr>
          <w:rFonts w:ascii="Arial" w:hAnsi="Arial" w:cs="Arial"/>
          <w:w w:val="95"/>
        </w:rPr>
        <w:t xml:space="preserve">specified. </w:t>
      </w:r>
      <w:r w:rsidRPr="001058B5">
        <w:rPr>
          <w:rFonts w:ascii="Arial" w:hAnsi="Arial" w:cs="Arial"/>
          <w:spacing w:val="-6"/>
          <w:w w:val="95"/>
        </w:rPr>
        <w:t>You</w:t>
      </w:r>
      <w:r w:rsidRPr="001058B5">
        <w:rPr>
          <w:rFonts w:ascii="Arial" w:hAnsi="Arial" w:cs="Arial"/>
          <w:spacing w:val="-5"/>
          <w:w w:val="95"/>
        </w:rPr>
        <w:t xml:space="preserve"> </w:t>
      </w:r>
      <w:r w:rsidRPr="001058B5">
        <w:rPr>
          <w:rFonts w:ascii="Arial" w:hAnsi="Arial" w:cs="Arial"/>
          <w:w w:val="95"/>
        </w:rPr>
        <w:t>can</w:t>
      </w:r>
      <w:r w:rsidRPr="001058B5">
        <w:rPr>
          <w:rFonts w:ascii="Arial" w:hAnsi="Arial" w:cs="Arial"/>
          <w:spacing w:val="-5"/>
          <w:w w:val="95"/>
        </w:rPr>
        <w:t xml:space="preserve"> </w:t>
      </w:r>
      <w:r w:rsidRPr="001058B5">
        <w:rPr>
          <w:rFonts w:ascii="Arial" w:hAnsi="Arial" w:cs="Arial"/>
          <w:w w:val="95"/>
        </w:rPr>
        <w:t>change</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AUDIT_FILE_DEST</w:t>
      </w:r>
      <w:r w:rsidRPr="001058B5">
        <w:rPr>
          <w:rFonts w:ascii="Arial" w:hAnsi="Arial" w:cs="Arial"/>
          <w:spacing w:val="-77"/>
          <w:w w:val="95"/>
        </w:rPr>
        <w:t xml:space="preserve"> </w:t>
      </w:r>
      <w:r w:rsidRPr="001058B5">
        <w:rPr>
          <w:rFonts w:ascii="Arial" w:hAnsi="Arial" w:cs="Arial"/>
          <w:w w:val="95"/>
        </w:rPr>
        <w:t>parameter</w:t>
      </w:r>
      <w:r w:rsidRPr="001058B5">
        <w:rPr>
          <w:rFonts w:ascii="Arial" w:hAnsi="Arial" w:cs="Arial"/>
          <w:spacing w:val="-5"/>
          <w:w w:val="95"/>
        </w:rPr>
        <w:t xml:space="preserve"> </w:t>
      </w:r>
      <w:r w:rsidRPr="001058B5">
        <w:rPr>
          <w:rFonts w:ascii="Arial" w:hAnsi="Arial" w:cs="Arial"/>
          <w:w w:val="95"/>
        </w:rPr>
        <w:t>by</w:t>
      </w:r>
      <w:r w:rsidRPr="001058B5">
        <w:rPr>
          <w:rFonts w:ascii="Arial" w:hAnsi="Arial" w:cs="Arial"/>
          <w:spacing w:val="-5"/>
          <w:w w:val="95"/>
        </w:rPr>
        <w:t xml:space="preserve"> </w:t>
      </w:r>
      <w:r w:rsidRPr="001058B5">
        <w:rPr>
          <w:rFonts w:ascii="Arial" w:hAnsi="Arial" w:cs="Arial"/>
          <w:w w:val="95"/>
        </w:rPr>
        <w:t>using</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following</w:t>
      </w:r>
      <w:r w:rsidRPr="001058B5">
        <w:rPr>
          <w:rFonts w:ascii="Arial" w:hAnsi="Arial" w:cs="Arial"/>
          <w:spacing w:val="-5"/>
          <w:w w:val="95"/>
        </w:rPr>
        <w:t xml:space="preserve"> </w:t>
      </w:r>
      <w:r w:rsidRPr="001058B5">
        <w:rPr>
          <w:rFonts w:ascii="Arial" w:hAnsi="Arial" w:cs="Arial"/>
          <w:w w:val="95"/>
        </w:rPr>
        <w:t>ALTER</w:t>
      </w:r>
      <w:r w:rsidRPr="001058B5">
        <w:rPr>
          <w:rFonts w:ascii="Arial" w:hAnsi="Arial" w:cs="Arial"/>
          <w:spacing w:val="-25"/>
          <w:w w:val="95"/>
        </w:rPr>
        <w:t xml:space="preserve"> </w:t>
      </w:r>
      <w:r w:rsidRPr="001058B5">
        <w:rPr>
          <w:rFonts w:ascii="Arial" w:hAnsi="Arial" w:cs="Arial"/>
          <w:w w:val="95"/>
        </w:rPr>
        <w:t xml:space="preserve">SYSTEM </w:t>
      </w:r>
      <w:r w:rsidRPr="001058B5">
        <w:rPr>
          <w:rFonts w:ascii="Arial" w:hAnsi="Arial" w:cs="Arial"/>
        </w:rPr>
        <w:t>statement, which enables the new destination to be effective for all subsequent sessions.</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7777777" w:rsidR="008C539B" w:rsidRPr="001058B5" w:rsidRDefault="00C12992">
      <w:pPr>
        <w:pStyle w:val="BodyText"/>
        <w:spacing w:before="1" w:line="228" w:lineRule="auto"/>
        <w:ind w:left="2259"/>
        <w:rPr>
          <w:rFonts w:ascii="Arial" w:hAnsi="Arial" w:cs="Arial"/>
        </w:rPr>
      </w:pPr>
      <w:r w:rsidRPr="001058B5">
        <w:rPr>
          <w:rFonts w:ascii="Arial" w:hAnsi="Arial" w:cs="Arial"/>
          <w:spacing w:val="-9"/>
        </w:rPr>
        <w:t>To</w:t>
      </w:r>
      <w:r w:rsidRPr="001058B5">
        <w:rPr>
          <w:rFonts w:ascii="Arial" w:hAnsi="Arial" w:cs="Arial"/>
          <w:spacing w:val="-27"/>
        </w:rPr>
        <w:t xml:space="preserve"> </w:t>
      </w:r>
      <w:r w:rsidRPr="001058B5">
        <w:rPr>
          <w:rFonts w:ascii="Arial" w:hAnsi="Arial" w:cs="Arial"/>
        </w:rPr>
        <w:t>find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current</w:t>
      </w:r>
      <w:r w:rsidRPr="001058B5">
        <w:rPr>
          <w:rFonts w:ascii="Arial" w:hAnsi="Arial" w:cs="Arial"/>
          <w:spacing w:val="-26"/>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AUDIT_FILE_DEST</w:t>
      </w:r>
      <w:r w:rsidRPr="001058B5">
        <w:rPr>
          <w:rFonts w:ascii="Arial" w:hAnsi="Arial" w:cs="Arial"/>
          <w:spacing w:val="-100"/>
        </w:rPr>
        <w:t xml:space="preserve"> </w:t>
      </w:r>
      <w:r w:rsidRPr="001058B5">
        <w:rPr>
          <w:rFonts w:ascii="Arial" w:hAnsi="Arial" w:cs="Arial"/>
        </w:rPr>
        <w:t>parameter,</w:t>
      </w:r>
      <w:r w:rsidRPr="001058B5">
        <w:rPr>
          <w:rFonts w:ascii="Arial" w:hAnsi="Arial" w:cs="Arial"/>
          <w:spacing w:val="-27"/>
        </w:rPr>
        <w:t xml:space="preserve"> </w:t>
      </w:r>
      <w:r w:rsidRPr="001058B5">
        <w:rPr>
          <w:rFonts w:ascii="Arial" w:hAnsi="Arial" w:cs="Arial"/>
        </w:rPr>
        <w:t>issue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following command:</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77777777" w:rsidR="008C539B" w:rsidRPr="001058B5" w:rsidRDefault="00C12992">
      <w:pPr>
        <w:pStyle w:val="BodyText"/>
        <w:ind w:left="2260"/>
        <w:rPr>
          <w:rFonts w:ascii="Arial" w:hAnsi="Arial" w:cs="Arial"/>
        </w:rPr>
      </w:pPr>
      <w:r w:rsidRPr="001058B5">
        <w:rPr>
          <w:rFonts w:ascii="Arial" w:hAnsi="Arial" w:cs="Arial"/>
        </w:rPr>
        <w:t xml:space="preserve">The </w:t>
      </w:r>
      <w:bookmarkStart w:id="1469" w:name="_bookmark1718"/>
      <w:bookmarkEnd w:id="1469"/>
      <w:r w:rsidRPr="001058B5">
        <w:rPr>
          <w:rFonts w:ascii="Arial" w:hAnsi="Arial" w:cs="Arial"/>
        </w:rPr>
        <w:t>location of the operating system files depends on the following:</w:t>
      </w:r>
    </w:p>
    <w:p w14:paraId="6643F6E5"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sz w:val="20"/>
        </w:rPr>
        <w:t>If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running</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set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AUDIT_FILE_DEST</w:t>
      </w:r>
    </w:p>
    <w:p w14:paraId="58638B21" w14:textId="77777777" w:rsidR="008C539B" w:rsidRPr="001058B5" w:rsidRDefault="00C12992">
      <w:pPr>
        <w:pStyle w:val="BodyText"/>
        <w:spacing w:line="238" w:lineRule="exact"/>
        <w:ind w:left="2619"/>
        <w:rPr>
          <w:rFonts w:ascii="Arial" w:hAnsi="Arial" w:cs="Arial"/>
        </w:rPr>
      </w:pPr>
      <w:r w:rsidRPr="001058B5">
        <w:rPr>
          <w:rFonts w:ascii="Arial" w:hAnsi="Arial" w:cs="Arial"/>
        </w:rPr>
        <w:t>parameter, then the operating system files are placed in the first default location</w:t>
      </w:r>
    </w:p>
    <w:p w14:paraId="7DDD45F4" w14:textId="77777777" w:rsidR="008C539B" w:rsidRPr="001058B5" w:rsidRDefault="00C12992">
      <w:pPr>
        <w:pStyle w:val="BodyText"/>
        <w:spacing w:line="248" w:lineRule="exact"/>
        <w:ind w:left="1248" w:right="1492"/>
        <w:jc w:val="center"/>
        <w:rPr>
          <w:rFonts w:ascii="Arial" w:hAnsi="Arial" w:cs="Arial"/>
        </w:rPr>
      </w:pPr>
      <w:r w:rsidRPr="001058B5">
        <w:rPr>
          <w:rFonts w:ascii="Arial" w:hAnsi="Arial" w:cs="Arial"/>
        </w:rPr>
        <w:t>$ORACLE_BASE/admin/$ORACLE_SID/adump</w:t>
      </w:r>
      <w:r w:rsidRPr="001058B5">
        <w:rPr>
          <w:rFonts w:ascii="Arial" w:hAnsi="Arial" w:cs="Arial"/>
          <w:spacing w:val="-88"/>
        </w:rPr>
        <w:t xml:space="preserve"> </w:t>
      </w:r>
      <w:r w:rsidRPr="001058B5">
        <w:rPr>
          <w:rFonts w:ascii="Arial" w:hAnsi="Arial" w:cs="Arial"/>
          <w:spacing w:val="-3"/>
        </w:rPr>
        <w:t>directory.</w:t>
      </w:r>
    </w:p>
    <w:p w14:paraId="2CD1A118" w14:textId="77777777" w:rsidR="008C539B" w:rsidRPr="001058B5" w:rsidRDefault="00C12992" w:rsidP="006F7931">
      <w:pPr>
        <w:pStyle w:val="ListParagraph"/>
        <w:numPr>
          <w:ilvl w:val="2"/>
          <w:numId w:val="137"/>
        </w:numPr>
        <w:tabs>
          <w:tab w:val="left" w:pos="2620"/>
        </w:tabs>
        <w:spacing w:before="116" w:line="230" w:lineRule="auto"/>
        <w:ind w:right="297"/>
        <w:rPr>
          <w:rFonts w:ascii="Arial" w:hAnsi="Arial" w:cs="Arial"/>
          <w:sz w:val="20"/>
        </w:rPr>
      </w:pPr>
      <w:r w:rsidRPr="001058B5">
        <w:rPr>
          <w:rFonts w:ascii="Arial" w:hAnsi="Arial" w:cs="Arial"/>
          <w:sz w:val="20"/>
        </w:rPr>
        <w:t xml:space="preserve">If the database is not running and the first default location, the $ORACLE_ </w:t>
      </w:r>
      <w:r w:rsidRPr="001058B5">
        <w:rPr>
          <w:rFonts w:ascii="Arial" w:hAnsi="Arial" w:cs="Arial"/>
          <w:w w:val="95"/>
          <w:sz w:val="20"/>
        </w:rPr>
        <w:t>BASE/admin/$ORACLE_SID/adump</w:t>
      </w:r>
      <w:r w:rsidRPr="001058B5">
        <w:rPr>
          <w:rFonts w:ascii="Arial" w:hAnsi="Arial" w:cs="Arial"/>
          <w:spacing w:val="-84"/>
          <w:w w:val="95"/>
          <w:sz w:val="20"/>
        </w:rPr>
        <w:t xml:space="preserve"> </w:t>
      </w:r>
      <w:r w:rsidRPr="001058B5">
        <w:rPr>
          <w:rFonts w:ascii="Arial" w:hAnsi="Arial" w:cs="Arial"/>
          <w:spacing w:val="-3"/>
          <w:w w:val="95"/>
          <w:sz w:val="20"/>
        </w:rPr>
        <w:t>directory,</w:t>
      </w:r>
      <w:r w:rsidRPr="001058B5">
        <w:rPr>
          <w:rFonts w:ascii="Arial" w:hAnsi="Arial" w:cs="Arial"/>
          <w:spacing w:val="-14"/>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inaccessible</w:t>
      </w:r>
      <w:r w:rsidRPr="001058B5">
        <w:rPr>
          <w:rFonts w:ascii="Arial" w:hAnsi="Arial" w:cs="Arial"/>
          <w:spacing w:val="-14"/>
          <w:w w:val="95"/>
          <w:sz w:val="20"/>
        </w:rPr>
        <w:t xml:space="preserve"> </w:t>
      </w:r>
      <w:r w:rsidRPr="001058B5">
        <w:rPr>
          <w:rFonts w:ascii="Arial" w:hAnsi="Arial" w:cs="Arial"/>
          <w:w w:val="95"/>
          <w:sz w:val="20"/>
        </w:rPr>
        <w:t>or</w:t>
      </w:r>
      <w:r w:rsidRPr="001058B5">
        <w:rPr>
          <w:rFonts w:ascii="Arial" w:hAnsi="Arial" w:cs="Arial"/>
          <w:spacing w:val="-13"/>
          <w:w w:val="95"/>
          <w:sz w:val="20"/>
        </w:rPr>
        <w:t xml:space="preserve"> </w:t>
      </w:r>
      <w:r w:rsidRPr="001058B5">
        <w:rPr>
          <w:rFonts w:ascii="Arial" w:hAnsi="Arial" w:cs="Arial"/>
          <w:w w:val="95"/>
          <w:sz w:val="20"/>
        </w:rPr>
        <w:t>cannot</w:t>
      </w:r>
      <w:r w:rsidRPr="001058B5">
        <w:rPr>
          <w:rFonts w:ascii="Arial" w:hAnsi="Arial" w:cs="Arial"/>
          <w:spacing w:val="-13"/>
          <w:w w:val="95"/>
          <w:sz w:val="20"/>
        </w:rPr>
        <w:t xml:space="preserve"> </w:t>
      </w:r>
      <w:r w:rsidRPr="001058B5">
        <w:rPr>
          <w:rFonts w:ascii="Arial" w:hAnsi="Arial" w:cs="Arial"/>
          <w:w w:val="95"/>
          <w:sz w:val="20"/>
        </w:rPr>
        <w:t>be</w:t>
      </w:r>
      <w:r w:rsidRPr="001058B5">
        <w:rPr>
          <w:rFonts w:ascii="Arial" w:hAnsi="Arial" w:cs="Arial"/>
          <w:spacing w:val="-14"/>
          <w:w w:val="95"/>
          <w:sz w:val="20"/>
        </w:rPr>
        <w:t xml:space="preserve"> </w:t>
      </w:r>
      <w:r w:rsidRPr="001058B5">
        <w:rPr>
          <w:rFonts w:ascii="Arial" w:hAnsi="Arial" w:cs="Arial"/>
          <w:w w:val="95"/>
          <w:sz w:val="20"/>
        </w:rPr>
        <w:t>written</w:t>
      </w:r>
      <w:r w:rsidRPr="001058B5">
        <w:rPr>
          <w:rFonts w:ascii="Arial" w:hAnsi="Arial" w:cs="Arial"/>
          <w:spacing w:val="-14"/>
          <w:w w:val="95"/>
          <w:sz w:val="20"/>
        </w:rPr>
        <w:t xml:space="preserve"> </w:t>
      </w:r>
      <w:r w:rsidRPr="001058B5">
        <w:rPr>
          <w:rFonts w:ascii="Arial" w:hAnsi="Arial" w:cs="Arial"/>
          <w:w w:val="95"/>
          <w:sz w:val="20"/>
        </w:rPr>
        <w:t xml:space="preserve">to, </w:t>
      </w:r>
      <w:r w:rsidRPr="001058B5">
        <w:rPr>
          <w:rFonts w:ascii="Arial" w:hAnsi="Arial" w:cs="Arial"/>
          <w:sz w:val="20"/>
        </w:rPr>
        <w:t>or the Oracle process cannot identify the environment variables, then the second default location, $ORACLE_HOME/rdbms/audit</w:t>
      </w:r>
      <w:r w:rsidRPr="001058B5">
        <w:rPr>
          <w:rFonts w:ascii="Arial" w:hAnsi="Arial" w:cs="Arial"/>
          <w:spacing w:val="-109"/>
          <w:sz w:val="20"/>
        </w:rPr>
        <w:t xml:space="preserve"> </w:t>
      </w:r>
      <w:r w:rsidRPr="001058B5">
        <w:rPr>
          <w:rFonts w:ascii="Arial" w:hAnsi="Arial" w:cs="Arial"/>
          <w:sz w:val="20"/>
        </w:rPr>
        <w:t>is used.</w:t>
      </w:r>
    </w:p>
    <w:p w14:paraId="011DEE83" w14:textId="77777777" w:rsidR="008C539B" w:rsidRPr="001058B5" w:rsidRDefault="00C12992" w:rsidP="006F7931">
      <w:pPr>
        <w:pStyle w:val="ListParagraph"/>
        <w:numPr>
          <w:ilvl w:val="2"/>
          <w:numId w:val="137"/>
        </w:numPr>
        <w:tabs>
          <w:tab w:val="left" w:pos="2620"/>
        </w:tabs>
        <w:spacing w:before="115" w:line="230" w:lineRule="auto"/>
        <w:ind w:right="257"/>
        <w:rPr>
          <w:rFonts w:ascii="Arial" w:hAnsi="Arial" w:cs="Arial"/>
          <w:sz w:val="20"/>
        </w:rPr>
      </w:pPr>
      <w:r w:rsidRPr="001058B5">
        <w:rPr>
          <w:rFonts w:ascii="Arial" w:hAnsi="Arial" w:cs="Arial"/>
          <w:sz w:val="20"/>
        </w:rPr>
        <w:t xml:space="preserve">When the database is open and Oracle Database reads the initialization file </w:t>
      </w:r>
      <w:r w:rsidRPr="001058B5">
        <w:rPr>
          <w:rFonts w:ascii="Arial" w:hAnsi="Arial" w:cs="Arial"/>
          <w:w w:val="95"/>
          <w:sz w:val="20"/>
        </w:rPr>
        <w:t>(init</w:t>
      </w:r>
      <w:r w:rsidRPr="001058B5">
        <w:rPr>
          <w:rFonts w:ascii="Arial" w:hAnsi="Arial" w:cs="Arial"/>
          <w:i/>
          <w:w w:val="95"/>
          <w:sz w:val="20"/>
        </w:rPr>
        <w:t>SID</w:t>
      </w:r>
      <w:r w:rsidRPr="001058B5">
        <w:rPr>
          <w:rFonts w:ascii="Arial" w:hAnsi="Arial" w:cs="Arial"/>
          <w:w w:val="95"/>
          <w:sz w:val="20"/>
        </w:rPr>
        <w:t>.ora)</w:t>
      </w:r>
      <w:r w:rsidRPr="001058B5">
        <w:rPr>
          <w:rFonts w:ascii="Arial" w:hAnsi="Arial" w:cs="Arial"/>
          <w:spacing w:val="-9"/>
          <w:w w:val="95"/>
          <w:sz w:val="20"/>
        </w:rPr>
        <w:t xml:space="preserve"> </w:t>
      </w:r>
      <w:r w:rsidRPr="001058B5">
        <w:rPr>
          <w:rFonts w:ascii="Arial" w:hAnsi="Arial" w:cs="Arial"/>
          <w:w w:val="95"/>
          <w:sz w:val="20"/>
        </w:rPr>
        <w:t>for</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database</w:t>
      </w:r>
      <w:r w:rsidRPr="001058B5">
        <w:rPr>
          <w:rFonts w:ascii="Arial" w:hAnsi="Arial" w:cs="Arial"/>
          <w:spacing w:val="-9"/>
          <w:w w:val="95"/>
          <w:sz w:val="20"/>
        </w:rPr>
        <w:t xml:space="preserve"> </w:t>
      </w:r>
      <w:r w:rsidRPr="001058B5">
        <w:rPr>
          <w:rFonts w:ascii="Arial" w:hAnsi="Arial" w:cs="Arial"/>
          <w:w w:val="95"/>
          <w:sz w:val="20"/>
        </w:rPr>
        <w:t>instance,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value</w:t>
      </w:r>
      <w:r w:rsidRPr="001058B5">
        <w:rPr>
          <w:rFonts w:ascii="Arial" w:hAnsi="Arial" w:cs="Arial"/>
          <w:spacing w:val="-9"/>
          <w:w w:val="95"/>
          <w:sz w:val="20"/>
        </w:rPr>
        <w:t xml:space="preserve"> </w:t>
      </w:r>
      <w:r w:rsidRPr="001058B5">
        <w:rPr>
          <w:rFonts w:ascii="Arial" w:hAnsi="Arial" w:cs="Arial"/>
          <w:w w:val="95"/>
          <w:sz w:val="20"/>
        </w:rPr>
        <w:t>of</w:t>
      </w:r>
      <w:r w:rsidRPr="001058B5">
        <w:rPr>
          <w:rFonts w:ascii="Arial" w:hAnsi="Arial" w:cs="Arial"/>
          <w:spacing w:val="-9"/>
          <w:w w:val="95"/>
          <w:sz w:val="20"/>
        </w:rPr>
        <w:t xml:space="preserve"> </w:t>
      </w:r>
      <w:r w:rsidRPr="001058B5">
        <w:rPr>
          <w:rFonts w:ascii="Arial" w:hAnsi="Arial" w:cs="Arial"/>
          <w:w w:val="95"/>
          <w:sz w:val="20"/>
        </w:rPr>
        <w:t>AUDIT_FILE_DEST</w:t>
      </w:r>
      <w:r w:rsidRPr="001058B5">
        <w:rPr>
          <w:rFonts w:ascii="Arial" w:hAnsi="Arial" w:cs="Arial"/>
          <w:spacing w:val="-81"/>
          <w:w w:val="95"/>
          <w:sz w:val="20"/>
        </w:rPr>
        <w:t xml:space="preserve"> </w:t>
      </w:r>
      <w:r w:rsidRPr="001058B5">
        <w:rPr>
          <w:rFonts w:ascii="Arial" w:hAnsi="Arial" w:cs="Arial"/>
          <w:w w:val="95"/>
          <w:sz w:val="20"/>
        </w:rPr>
        <w:t xml:space="preserve">parameter </w:t>
      </w:r>
      <w:r w:rsidRPr="001058B5">
        <w:rPr>
          <w:rFonts w:ascii="Arial" w:hAnsi="Arial" w:cs="Arial"/>
          <w:sz w:val="20"/>
        </w:rPr>
        <w:t>is used as the operating system audit file</w:t>
      </w:r>
      <w:r w:rsidRPr="001058B5">
        <w:rPr>
          <w:rFonts w:ascii="Arial" w:hAnsi="Arial" w:cs="Arial"/>
          <w:spacing w:val="-5"/>
          <w:sz w:val="20"/>
        </w:rPr>
        <w:t xml:space="preserve"> </w:t>
      </w:r>
      <w:r w:rsidRPr="001058B5">
        <w:rPr>
          <w:rFonts w:ascii="Arial" w:hAnsi="Arial" w:cs="Arial"/>
          <w:spacing w:val="-3"/>
          <w:sz w:val="20"/>
        </w:rPr>
        <w:t>directory.</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7777777" w:rsidR="008C539B" w:rsidRPr="001058B5" w:rsidRDefault="00C12992" w:rsidP="006F7931">
      <w:pPr>
        <w:pStyle w:val="ListParagraph"/>
        <w:numPr>
          <w:ilvl w:val="1"/>
          <w:numId w:val="137"/>
        </w:numPr>
        <w:tabs>
          <w:tab w:val="left" w:pos="2020"/>
        </w:tabs>
        <w:spacing w:before="99" w:line="232" w:lineRule="auto"/>
        <w:ind w:right="851" w:hanging="359"/>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UNIX</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Solaris</w:t>
      </w:r>
      <w:r w:rsidRPr="001058B5">
        <w:rPr>
          <w:rFonts w:ascii="Arial" w:hAnsi="Arial" w:cs="Arial"/>
          <w:spacing w:val="-5"/>
          <w:sz w:val="20"/>
        </w:rPr>
        <w:t xml:space="preserve"> </w:t>
      </w:r>
      <w:r w:rsidRPr="001058B5">
        <w:rPr>
          <w:rFonts w:ascii="Arial" w:hAnsi="Arial" w:cs="Arial"/>
          <w:sz w:val="20"/>
        </w:rPr>
        <w:t>systems,</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operating</w:t>
      </w:r>
      <w:r w:rsidRPr="001058B5">
        <w:rPr>
          <w:rFonts w:ascii="Arial" w:hAnsi="Arial" w:cs="Arial"/>
          <w:spacing w:val="-4"/>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written</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 xml:space="preserve">directory in the operating system. For Windows, the operating system text records are available from the Windows Event </w:t>
      </w:r>
      <w:r w:rsidRPr="001058B5">
        <w:rPr>
          <w:rFonts w:ascii="Arial" w:hAnsi="Arial" w:cs="Arial"/>
          <w:spacing w:val="-4"/>
          <w:sz w:val="20"/>
        </w:rPr>
        <w:t xml:space="preserve">Viewer, </w:t>
      </w:r>
      <w:r w:rsidRPr="001058B5">
        <w:rPr>
          <w:rFonts w:ascii="Arial" w:hAnsi="Arial" w:cs="Arial"/>
          <w:sz w:val="20"/>
        </w:rPr>
        <w:t xml:space="preserve">but operating system XML files are available from an operating system </w:t>
      </w:r>
      <w:r w:rsidRPr="001058B5">
        <w:rPr>
          <w:rFonts w:ascii="Arial" w:hAnsi="Arial" w:cs="Arial"/>
          <w:spacing w:val="-3"/>
          <w:sz w:val="20"/>
        </w:rPr>
        <w:t xml:space="preserve">directory, </w:t>
      </w:r>
      <w:r w:rsidRPr="001058B5">
        <w:rPr>
          <w:rFonts w:ascii="Arial" w:hAnsi="Arial" w:cs="Arial"/>
          <w:sz w:val="20"/>
        </w:rPr>
        <w:t>as explained in the preceding bulleted</w:t>
      </w:r>
      <w:r w:rsidRPr="001058B5">
        <w:rPr>
          <w:rFonts w:ascii="Arial" w:hAnsi="Arial" w:cs="Arial"/>
          <w:spacing w:val="-1"/>
          <w:sz w:val="20"/>
        </w:rPr>
        <w:t xml:space="preserve"> </w:t>
      </w:r>
      <w:r w:rsidRPr="001058B5">
        <w:rPr>
          <w:rFonts w:ascii="Arial" w:hAnsi="Arial" w:cs="Arial"/>
          <w:sz w:val="20"/>
        </w:rPr>
        <w:t>items.</w:t>
      </w:r>
    </w:p>
    <w:p w14:paraId="5B79303B" w14:textId="77777777" w:rsidR="008C539B" w:rsidRPr="001058B5" w:rsidRDefault="008C539B">
      <w:pPr>
        <w:pStyle w:val="BodyText"/>
        <w:rPr>
          <w:rFonts w:ascii="Arial" w:hAnsi="Arial" w:cs="Arial"/>
        </w:rPr>
      </w:pPr>
    </w:p>
    <w:p w14:paraId="533C34C1" w14:textId="77777777" w:rsidR="008C539B" w:rsidRPr="001058B5" w:rsidRDefault="008D1AB8">
      <w:pPr>
        <w:pStyle w:val="BodyText"/>
        <w:spacing w:before="9"/>
        <w:rPr>
          <w:rFonts w:ascii="Arial" w:hAnsi="Arial" w:cs="Arial"/>
          <w:sz w:val="10"/>
        </w:rPr>
      </w:pPr>
      <w:r>
        <w:rPr>
          <w:rFonts w:ascii="Arial" w:hAnsi="Arial" w:cs="Arial"/>
        </w:rPr>
        <w:pict w14:anchorId="247FBE2D">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14:paraId="47C0AA7A" w14:textId="77777777" w:rsidR="008C539B" w:rsidRPr="001058B5" w:rsidRDefault="00C12992">
      <w:pPr>
        <w:pStyle w:val="BodyText"/>
        <w:spacing w:before="25" w:after="105" w:line="232" w:lineRule="auto"/>
        <w:ind w:left="2379" w:right="1745"/>
        <w:rPr>
          <w:rFonts w:ascii="Arial" w:hAnsi="Arial" w:cs="Arial"/>
        </w:rPr>
      </w:pPr>
      <w:r w:rsidRPr="001058B5">
        <w:rPr>
          <w:rFonts w:ascii="Arial" w:hAnsi="Arial" w:cs="Arial"/>
          <w:b/>
          <w:sz w:val="19"/>
        </w:rPr>
        <w:t xml:space="preserve">Notes: </w:t>
      </w:r>
      <w:r w:rsidRPr="001058B5">
        <w:rPr>
          <w:rFonts w:ascii="Arial" w:hAnsi="Arial" w:cs="Arial"/>
        </w:rPr>
        <w:t>For platforms other than UNIX, Solaris, and Windows, check the platform documentation to learn the correct target directory for operating system files.</w:t>
      </w:r>
    </w:p>
    <w:p w14:paraId="4558E668" w14:textId="1A417030"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1F2D905">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anchorlock/>
          </v:group>
        </w:pict>
      </w:r>
    </w:p>
    <w:p w14:paraId="7E8C06AF" w14:textId="77777777" w:rsidR="008C539B" w:rsidRPr="001058B5" w:rsidRDefault="008C539B">
      <w:pPr>
        <w:pStyle w:val="BodyText"/>
        <w:spacing w:before="4"/>
        <w:rPr>
          <w:rFonts w:ascii="Arial" w:hAnsi="Arial" w:cs="Arial"/>
          <w:sz w:val="9"/>
        </w:rPr>
      </w:pPr>
    </w:p>
    <w:p w14:paraId="5CE95EC9" w14:textId="77777777" w:rsidR="008C539B" w:rsidRPr="001058B5" w:rsidRDefault="00C12992">
      <w:pPr>
        <w:pStyle w:val="Heading4"/>
        <w:spacing w:before="107"/>
        <w:ind w:left="100"/>
      </w:pPr>
      <w:bookmarkStart w:id="1470" w:name="Using_the_Syslog_Audit_Trail_on_UNIX_Sys"/>
      <w:bookmarkStart w:id="1471" w:name="_bookmark1719"/>
      <w:bookmarkEnd w:id="1470"/>
      <w:bookmarkEnd w:id="1471"/>
      <w:r w:rsidRPr="001058B5">
        <w:t>Using the Sysl</w:t>
      </w:r>
      <w:bookmarkStart w:id="1472" w:name="_bookmark1720"/>
      <w:bookmarkEnd w:id="1472"/>
      <w:r w:rsidRPr="001058B5">
        <w:t>og Audit Trail on UNIX Systems</w:t>
      </w:r>
    </w:p>
    <w:p w14:paraId="7FE61E8E" w14:textId="77777777" w:rsidR="008C539B" w:rsidRPr="001058B5" w:rsidRDefault="00C12992">
      <w:pPr>
        <w:pStyle w:val="BodyText"/>
        <w:spacing w:before="80" w:line="232" w:lineRule="auto"/>
        <w:ind w:left="1660" w:right="717"/>
        <w:rPr>
          <w:rFonts w:ascii="Arial" w:hAnsi="Arial" w:cs="Arial"/>
        </w:rPr>
      </w:pPr>
      <w:r w:rsidRPr="001058B5">
        <w:rPr>
          <w:rFonts w:ascii="Arial" w:hAnsi="Arial" w:cs="Arial"/>
        </w:rPr>
        <w:t>On UNIX systems, you can audit the activities of users, including privileged users, and record these activities in a syslog file by creating a syslog audit trail.</w:t>
      </w:r>
    </w:p>
    <w:p w14:paraId="3A2F301D" w14:textId="77777777" w:rsidR="008C539B" w:rsidRPr="001058B5" w:rsidRDefault="00C12992">
      <w:pPr>
        <w:pStyle w:val="BodyText"/>
        <w:spacing w:before="113"/>
        <w:ind w:left="1660"/>
        <w:rPr>
          <w:rFonts w:ascii="Arial" w:hAnsi="Arial" w:cs="Arial"/>
        </w:rPr>
      </w:pPr>
      <w:r w:rsidRPr="001058B5">
        <w:rPr>
          <w:rFonts w:ascii="Arial" w:hAnsi="Arial" w:cs="Arial"/>
        </w:rPr>
        <w:t>This section contains:</w:t>
      </w:r>
    </w:p>
    <w:p w14:paraId="3F558C32"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21" w:history="1">
        <w:r w:rsidR="00C12992" w:rsidRPr="001058B5">
          <w:rPr>
            <w:rFonts w:ascii="Arial" w:hAnsi="Arial" w:cs="Arial"/>
            <w:color w:val="0000CC"/>
            <w:sz w:val="20"/>
          </w:rPr>
          <w:t>About the Syslog Audit</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4FF034D4"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24" w:history="1">
        <w:r w:rsidR="00C12992" w:rsidRPr="001058B5">
          <w:rPr>
            <w:rFonts w:ascii="Arial" w:hAnsi="Arial" w:cs="Arial"/>
            <w:color w:val="0000CC"/>
            <w:sz w:val="20"/>
          </w:rPr>
          <w:t>Format of the Information Stored in the Syslog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D277A9D"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26" w:history="1">
        <w:r w:rsidR="00C12992" w:rsidRPr="001058B5">
          <w:rPr>
            <w:rFonts w:ascii="Arial" w:hAnsi="Arial" w:cs="Arial"/>
            <w:color w:val="0000CC"/>
            <w:sz w:val="20"/>
          </w:rPr>
          <w:t xml:space="preserve">What Does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Look</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Like?</w:t>
        </w:r>
      </w:hyperlink>
    </w:p>
    <w:p w14:paraId="7E97AB74"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29" w:history="1">
        <w:r w:rsidR="00C12992" w:rsidRPr="001058B5">
          <w:rPr>
            <w:rFonts w:ascii="Arial" w:hAnsi="Arial" w:cs="Arial"/>
            <w:color w:val="0000CC"/>
            <w:sz w:val="20"/>
          </w:rPr>
          <w:t>Configuring Syslog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B9979DA" w14:textId="77777777" w:rsidR="008C539B" w:rsidRPr="001058B5" w:rsidRDefault="008C539B">
      <w:pPr>
        <w:pStyle w:val="BodyText"/>
        <w:spacing w:before="3"/>
        <w:rPr>
          <w:rFonts w:ascii="Arial" w:hAnsi="Arial" w:cs="Arial"/>
          <w:sz w:val="23"/>
        </w:rPr>
      </w:pPr>
    </w:p>
    <w:p w14:paraId="69E46BA5" w14:textId="77777777" w:rsidR="008C539B" w:rsidRPr="001058B5" w:rsidRDefault="00C12992">
      <w:pPr>
        <w:pStyle w:val="Heading6"/>
        <w:ind w:left="1660"/>
      </w:pPr>
      <w:bookmarkStart w:id="1473" w:name="About_the_Syslog_Audit_Trail"/>
      <w:bookmarkStart w:id="1474" w:name="_bookmark1721"/>
      <w:bookmarkEnd w:id="1473"/>
      <w:bookmarkEnd w:id="1474"/>
      <w:r w:rsidRPr="001058B5">
        <w:t>About the Syslog Audit Trail</w:t>
      </w:r>
    </w:p>
    <w:p w14:paraId="7B0295C5" w14:textId="77777777" w:rsidR="008C539B" w:rsidRPr="001058B5" w:rsidRDefault="00C12992">
      <w:pPr>
        <w:pStyle w:val="BodyText"/>
        <w:spacing w:before="56" w:line="230" w:lineRule="auto"/>
        <w:ind w:left="1659" w:right="745"/>
        <w:rPr>
          <w:rFonts w:ascii="Arial" w:hAnsi="Arial" w:cs="Arial"/>
        </w:rPr>
      </w:pPr>
      <w:r w:rsidRPr="001058B5">
        <w:rPr>
          <w:rFonts w:ascii="Arial" w:hAnsi="Arial" w:cs="Arial"/>
        </w:rPr>
        <w:t xml:space="preserve">You can use a </w:t>
      </w:r>
      <w:bookmarkStart w:id="1475" w:name="_bookmark1722"/>
      <w:bookmarkEnd w:id="1475"/>
      <w:r w:rsidRPr="001058B5">
        <w:rPr>
          <w:rFonts w:ascii="Arial" w:hAnsi="Arial" w:cs="Arial"/>
        </w:rPr>
        <w:t>syslog audit trail t</w:t>
      </w:r>
      <w:bookmarkStart w:id="1476" w:name="_bookmark1723"/>
      <w:bookmarkEnd w:id="1476"/>
      <w:r w:rsidRPr="001058B5">
        <w:rPr>
          <w:rFonts w:ascii="Arial" w:hAnsi="Arial" w:cs="Arial"/>
        </w:rPr>
        <w:t>o configure centralized audit facility provided by the operating system Syslog facility. Syslog is a standard protocol on UNIX-based systems for logging information from different components of a network. Applications call the syslog() function to log information to the syslog daemon, which then determines where to log the information. Be aware that when you configure the use of syslog files, the messages are sent to the syslog daemon process. The syslog daemon process does not return an acknowledgement to Oracle Database indicating a committed write to the syslog files.</w:t>
      </w:r>
    </w:p>
    <w:p w14:paraId="2D3897EF" w14:textId="77777777" w:rsidR="008C539B" w:rsidRPr="001058B5" w:rsidRDefault="00C12992">
      <w:pPr>
        <w:pStyle w:val="BodyText"/>
        <w:spacing w:before="127" w:line="230" w:lineRule="auto"/>
        <w:ind w:left="1660" w:right="794" w:hanging="1"/>
        <w:rPr>
          <w:rFonts w:ascii="Arial" w:hAnsi="Arial" w:cs="Arial"/>
        </w:rPr>
      </w:pPr>
      <w:r w:rsidRPr="001058B5">
        <w:rPr>
          <w:rFonts w:ascii="Arial" w:hAnsi="Arial" w:cs="Arial"/>
        </w:rPr>
        <w:t>Because applications, such as an Oracle process, use the syslog() function to log information to the syslog daemon, a privileged user would not have permissions to the</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where</w:t>
      </w:r>
      <w:r w:rsidRPr="001058B5">
        <w:rPr>
          <w:rFonts w:ascii="Arial" w:hAnsi="Arial" w:cs="Arial"/>
          <w:spacing w:val="-6"/>
        </w:rPr>
        <w:t xml:space="preserve"> </w:t>
      </w:r>
      <w:r w:rsidRPr="001058B5">
        <w:rPr>
          <w:rFonts w:ascii="Arial" w:hAnsi="Arial" w:cs="Arial"/>
        </w:rPr>
        <w:t>syslog</w:t>
      </w:r>
      <w:r w:rsidRPr="001058B5">
        <w:rPr>
          <w:rFonts w:ascii="Arial" w:hAnsi="Arial" w:cs="Arial"/>
          <w:spacing w:val="-5"/>
        </w:rPr>
        <w:t xml:space="preserve"> </w:t>
      </w:r>
      <w:r w:rsidRPr="001058B5">
        <w:rPr>
          <w:rFonts w:ascii="Arial" w:hAnsi="Arial" w:cs="Arial"/>
        </w:rPr>
        <w:t>messages</w:t>
      </w:r>
      <w:r w:rsidRPr="001058B5">
        <w:rPr>
          <w:rFonts w:ascii="Arial" w:hAnsi="Arial" w:cs="Arial"/>
          <w:spacing w:val="-5"/>
        </w:rPr>
        <w:t xml:space="preserve"> </w:t>
      </w:r>
      <w:r w:rsidRPr="001058B5">
        <w:rPr>
          <w:rFonts w:ascii="Arial" w:hAnsi="Arial" w:cs="Arial"/>
        </w:rPr>
        <w:t>are</w:t>
      </w:r>
      <w:r w:rsidRPr="001058B5">
        <w:rPr>
          <w:rFonts w:ascii="Arial" w:hAnsi="Arial" w:cs="Arial"/>
          <w:spacing w:val="-6"/>
        </w:rPr>
        <w:t xml:space="preserve"> </w:t>
      </w:r>
      <w:r w:rsidRPr="001058B5">
        <w:rPr>
          <w:rFonts w:ascii="Arial" w:hAnsi="Arial" w:cs="Arial"/>
        </w:rPr>
        <w:t>logged.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6"/>
        </w:rPr>
        <w:t xml:space="preserve"> </w:t>
      </w:r>
      <w:r w:rsidRPr="001058B5">
        <w:rPr>
          <w:rFonts w:ascii="Arial" w:hAnsi="Arial" w:cs="Arial"/>
        </w:rPr>
        <w:t>reason,</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stored using a syslog audit trail can be more secure than audit records stored using an 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restricting</w:t>
      </w:r>
      <w:r w:rsidRPr="001058B5">
        <w:rPr>
          <w:rFonts w:ascii="Arial" w:hAnsi="Arial" w:cs="Arial"/>
          <w:spacing w:val="-5"/>
        </w:rPr>
        <w:t xml:space="preserve"> </w:t>
      </w:r>
      <w:r w:rsidRPr="001058B5">
        <w:rPr>
          <w:rFonts w:ascii="Arial" w:hAnsi="Arial" w:cs="Arial"/>
        </w:rPr>
        <w:t>permissions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 xml:space="preserve">a privileged </w:t>
      </w:r>
      <w:r w:rsidRPr="001058B5">
        <w:rPr>
          <w:rFonts w:ascii="Arial" w:hAnsi="Arial" w:cs="Arial"/>
          <w:spacing w:val="-4"/>
        </w:rPr>
        <w:t xml:space="preserve">user, </w:t>
      </w:r>
      <w:r w:rsidRPr="001058B5">
        <w:rPr>
          <w:rFonts w:ascii="Arial" w:hAnsi="Arial" w:cs="Arial"/>
        </w:rPr>
        <w:t>for a syslog audit trail to be secure, neither privileged users nor the Oracle process should have root access to the system where the audit records are written.</w:t>
      </w:r>
    </w:p>
    <w:p w14:paraId="6F297EEB" w14:textId="77777777" w:rsidR="008C539B" w:rsidRPr="001058B5" w:rsidRDefault="008D1AB8">
      <w:pPr>
        <w:pStyle w:val="BodyText"/>
        <w:spacing w:before="7"/>
        <w:rPr>
          <w:rFonts w:ascii="Arial" w:hAnsi="Arial" w:cs="Arial"/>
          <w:sz w:val="18"/>
        </w:rPr>
      </w:pPr>
      <w:r>
        <w:rPr>
          <w:rFonts w:ascii="Arial" w:hAnsi="Arial" w:cs="Arial"/>
        </w:rPr>
        <w:pict w14:anchorId="2C7C5003">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14:paraId="25F6E812" w14:textId="77777777" w:rsidR="008C539B" w:rsidRPr="001058B5" w:rsidRDefault="00C12992">
      <w:pPr>
        <w:pStyle w:val="BodyText"/>
        <w:spacing w:before="27" w:line="230" w:lineRule="auto"/>
        <w:ind w:left="2380" w:right="1558" w:hanging="1"/>
        <w:rPr>
          <w:rFonts w:ascii="Arial" w:hAnsi="Arial" w:cs="Arial"/>
        </w:rPr>
      </w:pPr>
      <w:r w:rsidRPr="001058B5">
        <w:rPr>
          <w:rFonts w:ascii="Arial" w:hAnsi="Arial" w:cs="Arial"/>
          <w:b/>
          <w:sz w:val="19"/>
        </w:rPr>
        <w:t xml:space="preserve">Caution: </w:t>
      </w:r>
      <w:r w:rsidRPr="001058B5">
        <w:rPr>
          <w:rFonts w:ascii="Arial" w:hAnsi="Arial" w:cs="Arial"/>
        </w:rPr>
        <w:t>You should have a strong understanding of how to work with syslog before enabling syslog auditing. See the following references for more information about syslog:</w:t>
      </w:r>
    </w:p>
    <w:p w14:paraId="0C31C732" w14:textId="77777777" w:rsidR="008C539B" w:rsidRPr="001058B5" w:rsidRDefault="00C12992" w:rsidP="006F7931">
      <w:pPr>
        <w:pStyle w:val="ListParagraph"/>
        <w:numPr>
          <w:ilvl w:val="2"/>
          <w:numId w:val="137"/>
        </w:numPr>
        <w:tabs>
          <w:tab w:val="left" w:pos="2740"/>
        </w:tabs>
        <w:spacing w:before="122" w:line="228" w:lineRule="auto"/>
        <w:ind w:left="2740" w:right="1516"/>
        <w:rPr>
          <w:rFonts w:ascii="Arial" w:hAnsi="Arial" w:cs="Arial"/>
          <w:sz w:val="20"/>
        </w:rPr>
      </w:pPr>
      <w:r w:rsidRPr="001058B5">
        <w:rPr>
          <w:rFonts w:ascii="Arial" w:hAnsi="Arial" w:cs="Arial"/>
          <w:i/>
          <w:sz w:val="20"/>
        </w:rPr>
        <w:t>Oracle</w:t>
      </w:r>
      <w:r w:rsidRPr="001058B5">
        <w:rPr>
          <w:rFonts w:ascii="Arial" w:hAnsi="Arial" w:cs="Arial"/>
          <w:i/>
          <w:spacing w:val="-33"/>
          <w:sz w:val="20"/>
        </w:rPr>
        <w:t xml:space="preserve"> </w:t>
      </w:r>
      <w:r w:rsidRPr="001058B5">
        <w:rPr>
          <w:rFonts w:ascii="Arial" w:hAnsi="Arial" w:cs="Arial"/>
          <w:i/>
          <w:sz w:val="20"/>
        </w:rPr>
        <w:t>Database</w:t>
      </w:r>
      <w:r w:rsidRPr="001058B5">
        <w:rPr>
          <w:rFonts w:ascii="Arial" w:hAnsi="Arial" w:cs="Arial"/>
          <w:i/>
          <w:spacing w:val="-33"/>
          <w:sz w:val="20"/>
        </w:rPr>
        <w:t xml:space="preserve"> </w:t>
      </w:r>
      <w:r w:rsidRPr="001058B5">
        <w:rPr>
          <w:rFonts w:ascii="Arial" w:hAnsi="Arial" w:cs="Arial"/>
          <w:i/>
          <w:sz w:val="20"/>
        </w:rPr>
        <w:t>Reference</w:t>
      </w:r>
      <w:r w:rsidRPr="001058B5">
        <w:rPr>
          <w:rFonts w:ascii="Arial" w:hAnsi="Arial" w:cs="Arial"/>
          <w:i/>
          <w:spacing w:val="-33"/>
          <w:sz w:val="20"/>
        </w:rPr>
        <w:t xml:space="preserve"> </w:t>
      </w:r>
      <w:r w:rsidRPr="001058B5">
        <w:rPr>
          <w:rFonts w:ascii="Arial" w:hAnsi="Arial" w:cs="Arial"/>
          <w:sz w:val="20"/>
        </w:rPr>
        <w:t>for</w:t>
      </w:r>
      <w:r w:rsidRPr="001058B5">
        <w:rPr>
          <w:rFonts w:ascii="Arial" w:hAnsi="Arial" w:cs="Arial"/>
          <w:spacing w:val="-34"/>
          <w:sz w:val="20"/>
        </w:rPr>
        <w:t xml:space="preserve"> </w:t>
      </w:r>
      <w:r w:rsidRPr="001058B5">
        <w:rPr>
          <w:rFonts w:ascii="Arial" w:hAnsi="Arial" w:cs="Arial"/>
          <w:sz w:val="20"/>
        </w:rPr>
        <w:t>information</w:t>
      </w:r>
      <w:r w:rsidRPr="001058B5">
        <w:rPr>
          <w:rFonts w:ascii="Arial" w:hAnsi="Arial" w:cs="Arial"/>
          <w:spacing w:val="-33"/>
          <w:sz w:val="20"/>
        </w:rPr>
        <w:t xml:space="preserve"> </w:t>
      </w:r>
      <w:r w:rsidRPr="001058B5">
        <w:rPr>
          <w:rFonts w:ascii="Arial" w:hAnsi="Arial" w:cs="Arial"/>
          <w:sz w:val="20"/>
        </w:rPr>
        <w:t>about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AUDIT_SYSLOG_ LEVEL</w:t>
      </w:r>
      <w:r w:rsidRPr="001058B5">
        <w:rPr>
          <w:rFonts w:ascii="Arial" w:hAnsi="Arial" w:cs="Arial"/>
          <w:spacing w:val="-81"/>
          <w:sz w:val="20"/>
        </w:rPr>
        <w:t xml:space="preserve"> </w:t>
      </w:r>
      <w:r w:rsidRPr="001058B5">
        <w:rPr>
          <w:rFonts w:ascii="Arial" w:hAnsi="Arial" w:cs="Arial"/>
          <w:sz w:val="20"/>
        </w:rPr>
        <w:t>initialization parameter</w:t>
      </w:r>
    </w:p>
    <w:p w14:paraId="6CB375AB" w14:textId="77777777" w:rsidR="008C539B" w:rsidRPr="001058B5" w:rsidRDefault="008D1AB8" w:rsidP="006F7931">
      <w:pPr>
        <w:pStyle w:val="ListParagraph"/>
        <w:numPr>
          <w:ilvl w:val="2"/>
          <w:numId w:val="137"/>
        </w:numPr>
        <w:tabs>
          <w:tab w:val="left" w:pos="2740"/>
        </w:tabs>
        <w:spacing w:before="122" w:line="228" w:lineRule="auto"/>
        <w:ind w:left="2740" w:right="1606"/>
        <w:rPr>
          <w:rFonts w:ascii="Arial" w:hAnsi="Arial" w:cs="Arial"/>
          <w:sz w:val="20"/>
        </w:rPr>
      </w:pPr>
      <w:r>
        <w:rPr>
          <w:rFonts w:ascii="Arial" w:hAnsi="Arial" w:cs="Arial"/>
        </w:rPr>
        <w:pict w14:anchorId="38164999">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UNIX</w:t>
      </w:r>
      <w:r w:rsidR="00C12992" w:rsidRPr="001058B5">
        <w:rPr>
          <w:rFonts w:ascii="Arial" w:hAnsi="Arial" w:cs="Arial"/>
          <w:spacing w:val="-15"/>
          <w:sz w:val="20"/>
        </w:rPr>
        <w:t xml:space="preserve"> </w:t>
      </w:r>
      <w:r w:rsidR="00C12992" w:rsidRPr="001058B5">
        <w:rPr>
          <w:rFonts w:ascii="Arial" w:hAnsi="Arial" w:cs="Arial"/>
          <w:sz w:val="20"/>
        </w:rPr>
        <w:t>man</w:t>
      </w:r>
      <w:r w:rsidR="00C12992" w:rsidRPr="001058B5">
        <w:rPr>
          <w:rFonts w:ascii="Arial" w:hAnsi="Arial" w:cs="Arial"/>
          <w:spacing w:val="-15"/>
          <w:sz w:val="20"/>
        </w:rPr>
        <w:t xml:space="preserve"> </w:t>
      </w:r>
      <w:r w:rsidR="00C12992" w:rsidRPr="001058B5">
        <w:rPr>
          <w:rFonts w:ascii="Arial" w:hAnsi="Arial" w:cs="Arial"/>
          <w:sz w:val="20"/>
        </w:rPr>
        <w:t>page</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4"/>
          <w:sz w:val="20"/>
        </w:rPr>
        <w:t xml:space="preserve"> </w: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syslogd</w:t>
      </w:r>
      <w:r w:rsidR="00C12992" w:rsidRPr="001058B5">
        <w:rPr>
          <w:rFonts w:ascii="Arial" w:hAnsi="Arial" w:cs="Arial"/>
          <w:spacing w:val="-90"/>
          <w:sz w:val="20"/>
        </w:rPr>
        <w:t xml:space="preserve"> </w:t>
      </w:r>
      <w:r w:rsidR="00C12992" w:rsidRPr="001058B5">
        <w:rPr>
          <w:rFonts w:ascii="Arial" w:hAnsi="Arial" w:cs="Arial"/>
          <w:sz w:val="20"/>
        </w:rPr>
        <w:t>utility</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5"/>
          <w:sz w:val="20"/>
        </w:rPr>
        <w:t xml:space="preserve"> </w:t>
      </w:r>
      <w:r w:rsidR="00C12992" w:rsidRPr="001058B5">
        <w:rPr>
          <w:rFonts w:ascii="Arial" w:hAnsi="Arial" w:cs="Arial"/>
          <w:sz w:val="20"/>
        </w:rPr>
        <w:t>more</w:t>
      </w:r>
      <w:r w:rsidR="00C12992" w:rsidRPr="001058B5">
        <w:rPr>
          <w:rFonts w:ascii="Arial" w:hAnsi="Arial" w:cs="Arial"/>
          <w:spacing w:val="-15"/>
          <w:sz w:val="20"/>
        </w:rPr>
        <w:t xml:space="preserve"> </w:t>
      </w:r>
      <w:r w:rsidR="00C12992" w:rsidRPr="001058B5">
        <w:rPr>
          <w:rFonts w:ascii="Arial" w:hAnsi="Arial" w:cs="Arial"/>
          <w:sz w:val="20"/>
        </w:rPr>
        <w:t>information about</w:t>
      </w:r>
      <w:r w:rsidR="00C12992" w:rsidRPr="001058B5">
        <w:rPr>
          <w:rFonts w:ascii="Arial" w:hAnsi="Arial" w:cs="Arial"/>
          <w:spacing w:val="-32"/>
          <w:sz w:val="20"/>
        </w:rPr>
        <w:t xml:space="preserve"> </w:t>
      </w:r>
      <w:r w:rsidR="00C12992" w:rsidRPr="001058B5">
        <w:rPr>
          <w:rFonts w:ascii="Arial" w:hAnsi="Arial" w:cs="Arial"/>
          <w:sz w:val="20"/>
        </w:rPr>
        <w:t>the</w:t>
      </w:r>
      <w:r w:rsidR="00C12992" w:rsidRPr="001058B5">
        <w:rPr>
          <w:rFonts w:ascii="Arial" w:hAnsi="Arial" w:cs="Arial"/>
          <w:spacing w:val="-32"/>
          <w:sz w:val="20"/>
        </w:rPr>
        <w:t xml:space="preserve"> </w:t>
      </w:r>
      <w:r w:rsidR="00C12992" w:rsidRPr="001058B5">
        <w:rPr>
          <w:rFonts w:ascii="Arial" w:hAnsi="Arial" w:cs="Arial"/>
          <w:i/>
          <w:sz w:val="20"/>
        </w:rPr>
        <w:t>facility.priority</w:t>
      </w:r>
      <w:r w:rsidR="00C12992" w:rsidRPr="001058B5">
        <w:rPr>
          <w:rFonts w:ascii="Arial" w:hAnsi="Arial" w:cs="Arial"/>
          <w:i/>
          <w:spacing w:val="-105"/>
          <w:sz w:val="20"/>
        </w:rPr>
        <w:t xml:space="preserve"> </w:t>
      </w:r>
      <w:r w:rsidR="00C12992" w:rsidRPr="001058B5">
        <w:rPr>
          <w:rFonts w:ascii="Arial" w:hAnsi="Arial" w:cs="Arial"/>
          <w:sz w:val="20"/>
        </w:rPr>
        <w:t>settings</w:t>
      </w:r>
      <w:r w:rsidR="00C12992" w:rsidRPr="001058B5">
        <w:rPr>
          <w:rFonts w:ascii="Arial" w:hAnsi="Arial" w:cs="Arial"/>
          <w:spacing w:val="-32"/>
          <w:sz w:val="20"/>
        </w:rPr>
        <w:t xml:space="preserve"> </w:t>
      </w:r>
      <w:r w:rsidR="00C12992" w:rsidRPr="001058B5">
        <w:rPr>
          <w:rFonts w:ascii="Arial" w:hAnsi="Arial" w:cs="Arial"/>
          <w:sz w:val="20"/>
        </w:rPr>
        <w:t>and</w:t>
      </w:r>
      <w:r w:rsidR="00C12992" w:rsidRPr="001058B5">
        <w:rPr>
          <w:rFonts w:ascii="Arial" w:hAnsi="Arial" w:cs="Arial"/>
          <w:spacing w:val="-32"/>
          <w:sz w:val="20"/>
        </w:rPr>
        <w:t xml:space="preserve"> </w:t>
      </w:r>
      <w:r w:rsidR="00C12992" w:rsidRPr="001058B5">
        <w:rPr>
          <w:rFonts w:ascii="Arial" w:hAnsi="Arial" w:cs="Arial"/>
          <w:sz w:val="20"/>
        </w:rPr>
        <w:t>their</w:t>
      </w:r>
      <w:r w:rsidR="00C12992" w:rsidRPr="001058B5">
        <w:rPr>
          <w:rFonts w:ascii="Arial" w:hAnsi="Arial" w:cs="Arial"/>
          <w:spacing w:val="-32"/>
          <w:sz w:val="20"/>
        </w:rPr>
        <w:t xml:space="preserve"> </w:t>
      </w:r>
      <w:r w:rsidR="00C12992" w:rsidRPr="001058B5">
        <w:rPr>
          <w:rFonts w:ascii="Arial" w:hAnsi="Arial" w:cs="Arial"/>
          <w:sz w:val="20"/>
        </w:rPr>
        <w:t>directory</w:t>
      </w:r>
      <w:r w:rsidR="00C12992" w:rsidRPr="001058B5">
        <w:rPr>
          <w:rFonts w:ascii="Arial" w:hAnsi="Arial" w:cs="Arial"/>
          <w:spacing w:val="-32"/>
          <w:sz w:val="20"/>
        </w:rPr>
        <w:t xml:space="preserve"> </w:t>
      </w:r>
      <w:r w:rsidR="00C12992" w:rsidRPr="001058B5">
        <w:rPr>
          <w:rFonts w:ascii="Arial" w:hAnsi="Arial" w:cs="Arial"/>
          <w:sz w:val="20"/>
        </w:rPr>
        <w:t>paths</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77777777" w:rsidR="008C539B" w:rsidRPr="001058B5" w:rsidRDefault="00C12992">
      <w:pPr>
        <w:pStyle w:val="Heading6"/>
        <w:spacing w:before="105"/>
      </w:pPr>
      <w:bookmarkStart w:id="1477" w:name="Format_of_the_Information_Stored_in_the_"/>
      <w:bookmarkStart w:id="1478" w:name="_bookmark1724"/>
      <w:bookmarkEnd w:id="1477"/>
      <w:bookmarkEnd w:id="1478"/>
      <w:r w:rsidRPr="001058B5">
        <w:t>Forma</w:t>
      </w:r>
      <w:bookmarkStart w:id="1479" w:name="_bookmark1725"/>
      <w:bookmarkEnd w:id="1479"/>
      <w:r w:rsidRPr="001058B5">
        <w:t>t of the Information Stored in the Syslog Audit Trail</w:t>
      </w:r>
    </w:p>
    <w:p w14:paraId="625B3929" w14:textId="77777777" w:rsidR="008C539B" w:rsidRPr="001058B5" w:rsidRDefault="00C12992">
      <w:pPr>
        <w:pStyle w:val="BodyText"/>
        <w:spacing w:before="54" w:line="232" w:lineRule="auto"/>
        <w:ind w:left="2260" w:right="163"/>
        <w:rPr>
          <w:rFonts w:ascii="Arial" w:hAnsi="Arial" w:cs="Arial"/>
        </w:rPr>
      </w:pPr>
      <w:r w:rsidRPr="001058B5">
        <w:rPr>
          <w:rFonts w:ascii="Arial" w:hAnsi="Arial" w:cs="Arial"/>
        </w:rPr>
        <w:t>Similar to the operating system audit trail records, Oracle Database encodes the syslog records to ensure greater security. If you have Oracle Audit Vault installed, you can use its Syslog Collector to extract and transfer syslog audit records to centralized Oracle Audit Vault server.</w:t>
      </w:r>
    </w:p>
    <w:p w14:paraId="60ACCABC" w14:textId="77777777" w:rsidR="008C539B" w:rsidRPr="001058B5" w:rsidRDefault="008C539B">
      <w:pPr>
        <w:pStyle w:val="BodyText"/>
        <w:spacing w:before="1"/>
        <w:rPr>
          <w:rFonts w:ascii="Arial" w:hAnsi="Arial" w:cs="Arial"/>
          <w:sz w:val="23"/>
        </w:rPr>
      </w:pPr>
    </w:p>
    <w:p w14:paraId="5FEA7D44" w14:textId="77777777" w:rsidR="008C539B" w:rsidRPr="001058B5" w:rsidRDefault="00C12992">
      <w:pPr>
        <w:pStyle w:val="Heading6"/>
      </w:pPr>
      <w:bookmarkStart w:id="1480" w:name="What_Does_the_Syslog_Audit_Trail_Look_Li"/>
      <w:bookmarkStart w:id="1481" w:name="_bookmark1726"/>
      <w:bookmarkEnd w:id="1480"/>
      <w:bookmarkEnd w:id="1481"/>
      <w:r w:rsidRPr="001058B5">
        <w:t>What Does the Sys</w:t>
      </w:r>
      <w:bookmarkStart w:id="1482" w:name="_bookmark1727"/>
      <w:bookmarkEnd w:id="1482"/>
      <w:r w:rsidRPr="001058B5">
        <w:t>log Audit Trail Look Like?</w:t>
      </w:r>
    </w:p>
    <w:p w14:paraId="41D473EB" w14:textId="77777777" w:rsidR="008C539B" w:rsidRPr="001058B5" w:rsidRDefault="008D1AB8">
      <w:pPr>
        <w:pStyle w:val="BodyText"/>
        <w:spacing w:before="58" w:line="230" w:lineRule="auto"/>
        <w:ind w:left="2259" w:right="295"/>
        <w:rPr>
          <w:rFonts w:ascii="Arial" w:hAnsi="Arial" w:cs="Arial"/>
        </w:rPr>
      </w:pPr>
      <w:hyperlink w:anchor="_bookmark1728" w:history="1">
        <w:r w:rsidR="00C12992" w:rsidRPr="001058B5">
          <w:rPr>
            <w:rFonts w:ascii="Arial" w:hAnsi="Arial" w:cs="Arial"/>
            <w:color w:val="0000CC"/>
          </w:rPr>
          <w:t xml:space="preserve">Example 9–5 </w:t>
        </w:r>
      </w:hyperlink>
      <w:r w:rsidR="00C12992" w:rsidRPr="001058B5">
        <w:rPr>
          <w:rFonts w:ascii="Arial" w:hAnsi="Arial" w:cs="Arial"/>
        </w:rPr>
        <w:t xml:space="preserve">shows how the syslog audit trail can appear. (For this example, the text has been reformatted for easier </w:t>
      </w:r>
      <w:r w:rsidR="00C12992" w:rsidRPr="001058B5">
        <w:rPr>
          <w:rFonts w:ascii="Arial" w:hAnsi="Arial" w:cs="Arial"/>
          <w:spacing w:val="-3"/>
        </w:rPr>
        <w:t xml:space="preserve">readability. </w:t>
      </w:r>
      <w:r w:rsidR="00C12992" w:rsidRPr="001058B5">
        <w:rPr>
          <w:rFonts w:ascii="Arial" w:hAnsi="Arial" w:cs="Arial"/>
        </w:rPr>
        <w:t xml:space="preserve">In </w:t>
      </w:r>
      <w:r w:rsidR="00C12992" w:rsidRPr="001058B5">
        <w:rPr>
          <w:rFonts w:ascii="Arial" w:hAnsi="Arial" w:cs="Arial"/>
          <w:spacing w:val="-4"/>
        </w:rPr>
        <w:t xml:space="preserve">reality, </w:t>
      </w:r>
      <w:r w:rsidR="00C12992" w:rsidRPr="001058B5">
        <w:rPr>
          <w:rFonts w:ascii="Arial" w:hAnsi="Arial" w:cs="Arial"/>
        </w:rPr>
        <w:t>the text is all on one line.) As with other Oracle Database audit trails, the brackets indicate the length of the value that was audited. For syslog audit trails, the text from (and including) LENGTH: is Oracle Database audit record. The prepended text (the date and Oracle Audit [10085]</w:t>
      </w:r>
      <w:r w:rsidR="00C12992" w:rsidRPr="001058B5">
        <w:rPr>
          <w:rFonts w:ascii="Arial" w:hAnsi="Arial" w:cs="Arial"/>
          <w:spacing w:val="-89"/>
        </w:rPr>
        <w:t xml:space="preserve"> </w:t>
      </w:r>
      <w:r w:rsidR="00C12992" w:rsidRPr="001058B5">
        <w:rPr>
          <w:rFonts w:ascii="Arial" w:hAnsi="Arial" w:cs="Arial"/>
        </w:rPr>
        <w:t xml:space="preserve">line) is added by the syslog </w:t>
      </w:r>
      <w:r w:rsidR="00C12992" w:rsidRPr="001058B5">
        <w:rPr>
          <w:rFonts w:ascii="Arial" w:hAnsi="Arial" w:cs="Arial"/>
          <w:spacing w:val="-4"/>
        </w:rPr>
        <w:t>utility.</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483" w:name="_bookmark1728"/>
      <w:bookmarkEnd w:id="1483"/>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77777777" w:rsidR="008C539B" w:rsidRPr="001058B5" w:rsidRDefault="00C12992">
      <w:pPr>
        <w:pStyle w:val="Heading6"/>
      </w:pPr>
      <w:bookmarkStart w:id="1484" w:name="Configuring_Syslog_Auditing"/>
      <w:bookmarkStart w:id="1485" w:name="_bookmark1729"/>
      <w:bookmarkEnd w:id="1484"/>
      <w:bookmarkEnd w:id="1485"/>
      <w:r w:rsidRPr="001058B5">
        <w:t>C</w:t>
      </w:r>
      <w:bookmarkStart w:id="1486" w:name="_bookmark1730"/>
      <w:bookmarkEnd w:id="1486"/>
      <w:r w:rsidRPr="001058B5">
        <w:t>onfiguring Syslog Auditing</w:t>
      </w:r>
    </w:p>
    <w:p w14:paraId="3D111D09" w14:textId="77777777" w:rsidR="008C539B" w:rsidRPr="001058B5" w:rsidRDefault="00C12992">
      <w:pPr>
        <w:pStyle w:val="BodyText"/>
        <w:spacing w:before="50"/>
        <w:ind w:left="2260"/>
        <w:rPr>
          <w:rFonts w:ascii="Arial" w:hAnsi="Arial" w:cs="Arial"/>
        </w:rPr>
      </w:pPr>
      <w:r w:rsidRPr="001058B5">
        <w:rPr>
          <w:rFonts w:ascii="Arial" w:hAnsi="Arial" w:cs="Arial"/>
        </w:rPr>
        <w:t>To enable syslog auditing, follow these steps:</w:t>
      </w:r>
    </w:p>
    <w:p w14:paraId="5493AAF3" w14:textId="77777777" w:rsidR="008C539B" w:rsidRPr="001058B5" w:rsidRDefault="00C12992">
      <w:pPr>
        <w:pStyle w:val="ListParagraph"/>
        <w:numPr>
          <w:ilvl w:val="1"/>
          <w:numId w:val="56"/>
        </w:numPr>
        <w:tabs>
          <w:tab w:val="left" w:pos="2620"/>
        </w:tabs>
        <w:spacing w:before="121" w:line="228" w:lineRule="auto"/>
        <w:ind w:right="233"/>
        <w:jc w:val="left"/>
        <w:rPr>
          <w:rFonts w:ascii="Arial" w:hAnsi="Arial" w:cs="Arial"/>
          <w:sz w:val="20"/>
        </w:rPr>
      </w:pPr>
      <w:r w:rsidRPr="001058B5">
        <w:rPr>
          <w:rFonts w:ascii="Arial" w:hAnsi="Arial" w:cs="Arial"/>
          <w:sz w:val="20"/>
        </w:rPr>
        <w:t>Assign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value</w:t>
      </w:r>
      <w:r w:rsidRPr="001058B5">
        <w:rPr>
          <w:rFonts w:ascii="Arial" w:hAnsi="Arial" w:cs="Arial"/>
          <w:spacing w:val="-21"/>
          <w:sz w:val="20"/>
        </w:rPr>
        <w:t xml:space="preserve"> </w:t>
      </w:r>
      <w:r w:rsidRPr="001058B5">
        <w:rPr>
          <w:rFonts w:ascii="Arial" w:hAnsi="Arial" w:cs="Arial"/>
          <w:sz w:val="20"/>
        </w:rPr>
        <w:t>of</w:t>
      </w:r>
      <w:r w:rsidRPr="001058B5">
        <w:rPr>
          <w:rFonts w:ascii="Arial" w:hAnsi="Arial" w:cs="Arial"/>
          <w:spacing w:val="-21"/>
          <w:sz w:val="20"/>
        </w:rPr>
        <w:t xml:space="preserve"> </w:t>
      </w:r>
      <w:r w:rsidRPr="001058B5">
        <w:rPr>
          <w:rFonts w:ascii="Arial" w:hAnsi="Arial" w:cs="Arial"/>
          <w:sz w:val="20"/>
        </w:rPr>
        <w:t>OS</w:t>
      </w:r>
      <w:r w:rsidRPr="001058B5">
        <w:rPr>
          <w:rFonts w:ascii="Arial" w:hAnsi="Arial" w:cs="Arial"/>
          <w:spacing w:val="-96"/>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AUDIT_TRAIL</w:t>
      </w:r>
      <w:r w:rsidRPr="001058B5">
        <w:rPr>
          <w:rFonts w:ascii="Arial" w:hAnsi="Arial" w:cs="Arial"/>
          <w:spacing w:val="-95"/>
          <w:sz w:val="20"/>
        </w:rPr>
        <w:t xml:space="preserve"> </w:t>
      </w:r>
      <w:r w:rsidRPr="001058B5">
        <w:rPr>
          <w:rFonts w:ascii="Arial" w:hAnsi="Arial" w:cs="Arial"/>
          <w:sz w:val="20"/>
        </w:rPr>
        <w:t>initialization</w:t>
      </w:r>
      <w:r w:rsidRPr="001058B5">
        <w:rPr>
          <w:rFonts w:ascii="Arial" w:hAnsi="Arial" w:cs="Arial"/>
          <w:spacing w:val="-21"/>
          <w:sz w:val="20"/>
        </w:rPr>
        <w:t xml:space="preserve"> </w:t>
      </w:r>
      <w:r w:rsidRPr="001058B5">
        <w:rPr>
          <w:rFonts w:ascii="Arial" w:hAnsi="Arial" w:cs="Arial"/>
          <w:sz w:val="20"/>
        </w:rPr>
        <w:t>parameter,</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described</w:t>
      </w:r>
      <w:r w:rsidRPr="001058B5">
        <w:rPr>
          <w:rFonts w:ascii="Arial" w:hAnsi="Arial" w:cs="Arial"/>
          <w:spacing w:val="-21"/>
          <w:sz w:val="20"/>
        </w:rPr>
        <w:t xml:space="preserve"> </w:t>
      </w:r>
      <w:r w:rsidRPr="001058B5">
        <w:rPr>
          <w:rFonts w:ascii="Arial" w:hAnsi="Arial" w:cs="Arial"/>
          <w:sz w:val="20"/>
        </w:rPr>
        <w:t>in</w:t>
      </w:r>
      <w:r w:rsidRPr="001058B5">
        <w:rPr>
          <w:rFonts w:ascii="Arial" w:hAnsi="Arial" w:cs="Arial"/>
          <w:color w:val="0000CC"/>
          <w:sz w:val="20"/>
        </w:rPr>
        <w:t xml:space="preserve"> </w:t>
      </w:r>
      <w:hyperlink w:anchor="_bookmark1656" w:history="1">
        <w:r w:rsidRPr="001058B5">
          <w:rPr>
            <w:rFonts w:ascii="Arial" w:hAnsi="Arial" w:cs="Arial"/>
            <w:color w:val="0000CC"/>
            <w:sz w:val="20"/>
          </w:rPr>
          <w:t xml:space="preserve">"Enabling or Disabling the Standard Audit </w:t>
        </w:r>
        <w:r w:rsidRPr="001058B5">
          <w:rPr>
            <w:rFonts w:ascii="Arial" w:hAnsi="Arial" w:cs="Arial"/>
            <w:color w:val="0000CC"/>
            <w:spacing w:val="-3"/>
            <w:sz w:val="20"/>
          </w:rPr>
          <w:t xml:space="preserve">Trail" </w:t>
        </w:r>
      </w:hyperlink>
      <w:hyperlink w:anchor="_bookmark1656"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9-8</w:t>
        </w:r>
      </w:hyperlink>
      <w:r w:rsidRPr="001058B5">
        <w:rPr>
          <w:rFonts w:ascii="Arial" w:hAnsi="Arial" w:cs="Arial"/>
          <w:sz w:val="20"/>
        </w:rPr>
        <w:t>.</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77777777" w:rsidR="008C539B" w:rsidRPr="001058B5" w:rsidRDefault="00C12992">
      <w:pPr>
        <w:pStyle w:val="ListParagraph"/>
        <w:numPr>
          <w:ilvl w:val="1"/>
          <w:numId w:val="56"/>
        </w:numPr>
        <w:tabs>
          <w:tab w:val="left" w:pos="2620"/>
        </w:tabs>
        <w:spacing w:before="1" w:line="228" w:lineRule="auto"/>
        <w:ind w:right="431"/>
        <w:jc w:val="left"/>
        <w:rPr>
          <w:rFonts w:ascii="Arial" w:hAnsi="Arial" w:cs="Arial"/>
          <w:sz w:val="20"/>
        </w:rPr>
      </w:pPr>
      <w:r w:rsidRPr="001058B5">
        <w:rPr>
          <w:rFonts w:ascii="Arial" w:hAnsi="Arial" w:cs="Arial"/>
          <w:w w:val="95"/>
          <w:sz w:val="20"/>
        </w:rPr>
        <w:t>Manually set the</w:t>
      </w:r>
      <w:bookmarkStart w:id="1487" w:name="_bookmark1731"/>
      <w:bookmarkEnd w:id="1487"/>
      <w:r w:rsidRPr="001058B5">
        <w:rPr>
          <w:rFonts w:ascii="Arial" w:hAnsi="Arial" w:cs="Arial"/>
          <w:w w:val="95"/>
          <w:sz w:val="20"/>
        </w:rPr>
        <w:t xml:space="preserve"> AUDIT_SYSLOG_LEVEL parameter to the initialization</w:t>
      </w:r>
      <w:r w:rsidRPr="001058B5">
        <w:rPr>
          <w:rFonts w:ascii="Arial" w:hAnsi="Arial" w:cs="Arial"/>
          <w:spacing w:val="-32"/>
          <w:w w:val="95"/>
          <w:sz w:val="20"/>
        </w:rPr>
        <w:t xml:space="preserve"> </w:t>
      </w:r>
      <w:r w:rsidRPr="001058B5">
        <w:rPr>
          <w:rFonts w:ascii="Arial" w:hAnsi="Arial" w:cs="Arial"/>
          <w:w w:val="95"/>
          <w:sz w:val="20"/>
        </w:rPr>
        <w:t xml:space="preserve">parameter </w:t>
      </w:r>
      <w:r w:rsidRPr="001058B5">
        <w:rPr>
          <w:rFonts w:ascii="Arial" w:hAnsi="Arial" w:cs="Arial"/>
          <w:sz w:val="20"/>
        </w:rPr>
        <w:t>file,</w:t>
      </w:r>
      <w:r w:rsidRPr="001058B5">
        <w:rPr>
          <w:rFonts w:ascii="Arial" w:hAnsi="Arial" w:cs="Arial"/>
          <w:spacing w:val="-3"/>
          <w:sz w:val="20"/>
        </w:rPr>
        <w:t xml:space="preserve"> </w:t>
      </w:r>
      <w:r w:rsidRPr="001058B5">
        <w:rPr>
          <w:rFonts w:ascii="Arial" w:hAnsi="Arial" w:cs="Arial"/>
          <w:sz w:val="20"/>
        </w:rPr>
        <w:t>init</w:t>
      </w:r>
      <w:r w:rsidRPr="001058B5">
        <w:rPr>
          <w:rFonts w:ascii="Arial" w:hAnsi="Arial" w:cs="Arial"/>
          <w:i/>
          <w:sz w:val="20"/>
        </w:rPr>
        <w:t>sid</w:t>
      </w:r>
      <w:r w:rsidRPr="001058B5">
        <w:rPr>
          <w:rFonts w:ascii="Arial" w:hAnsi="Arial" w:cs="Arial"/>
          <w:sz w:val="20"/>
        </w:rPr>
        <w:t>.ora.</w:t>
      </w:r>
    </w:p>
    <w:p w14:paraId="5BD3D15A" w14:textId="77777777" w:rsidR="008C539B" w:rsidRPr="001058B5" w:rsidRDefault="00C12992">
      <w:pPr>
        <w:pStyle w:val="BodyText"/>
        <w:spacing w:before="120" w:line="228" w:lineRule="auto"/>
        <w:ind w:left="2619" w:right="102"/>
        <w:rPr>
          <w:rFonts w:ascii="Arial" w:hAnsi="Arial" w:cs="Arial"/>
        </w:rPr>
      </w:pPr>
      <w:r w:rsidRPr="001058B5">
        <w:rPr>
          <w:rFonts w:ascii="Arial" w:hAnsi="Arial" w:cs="Arial"/>
        </w:rPr>
        <w:t>Set</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AUDIT_SYSLOG_LEVEL</w:t>
      </w:r>
      <w:r w:rsidRPr="001058B5">
        <w:rPr>
          <w:rFonts w:ascii="Arial" w:hAnsi="Arial" w:cs="Arial"/>
          <w:spacing w:val="-102"/>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to</w:t>
      </w:r>
      <w:r w:rsidRPr="001058B5">
        <w:rPr>
          <w:rFonts w:ascii="Arial" w:hAnsi="Arial" w:cs="Arial"/>
          <w:spacing w:val="-29"/>
        </w:rPr>
        <w:t xml:space="preserve"> </w:t>
      </w:r>
      <w:r w:rsidRPr="001058B5">
        <w:rPr>
          <w:rFonts w:ascii="Arial" w:hAnsi="Arial" w:cs="Arial"/>
        </w:rPr>
        <w:t>specify</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facility</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priority</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 format</w:t>
      </w:r>
      <w:r w:rsidRPr="001058B5">
        <w:rPr>
          <w:rFonts w:ascii="Arial" w:hAnsi="Arial" w:cs="Arial"/>
          <w:spacing w:val="-13"/>
        </w:rPr>
        <w:t xml:space="preserve"> </w:t>
      </w:r>
      <w:r w:rsidRPr="001058B5">
        <w:rPr>
          <w:rFonts w:ascii="Arial" w:hAnsi="Arial" w:cs="Arial"/>
        </w:rPr>
        <w:t>AUDIT_SYSLOG_LEVEL=</w:t>
      </w:r>
      <w:r w:rsidRPr="001058B5">
        <w:rPr>
          <w:rFonts w:ascii="Arial" w:hAnsi="Arial" w:cs="Arial"/>
          <w:i/>
        </w:rPr>
        <w:t>facility.priority</w:t>
      </w:r>
      <w:r w:rsidRPr="001058B5">
        <w:rPr>
          <w:rFonts w:ascii="Arial" w:hAnsi="Arial" w:cs="Arial"/>
        </w:rPr>
        <w:t>.</w:t>
      </w:r>
    </w:p>
    <w:p w14:paraId="6813439B" w14:textId="77777777" w:rsidR="008C539B" w:rsidRPr="001058B5" w:rsidRDefault="00C12992">
      <w:pPr>
        <w:pStyle w:val="ListParagraph"/>
        <w:numPr>
          <w:ilvl w:val="2"/>
          <w:numId w:val="56"/>
        </w:numPr>
        <w:tabs>
          <w:tab w:val="left" w:pos="2980"/>
        </w:tabs>
        <w:spacing w:before="121" w:line="228" w:lineRule="auto"/>
        <w:ind w:right="575" w:hanging="359"/>
        <w:rPr>
          <w:rFonts w:ascii="Arial" w:hAnsi="Arial" w:cs="Arial"/>
          <w:sz w:val="20"/>
        </w:rPr>
      </w:pPr>
      <w:r w:rsidRPr="001058B5">
        <w:rPr>
          <w:rFonts w:ascii="Arial" w:hAnsi="Arial" w:cs="Arial"/>
          <w:i/>
          <w:sz w:val="20"/>
        </w:rPr>
        <w:t>facility</w:t>
      </w:r>
      <w:r w:rsidRPr="001058B5">
        <w:rPr>
          <w:rFonts w:ascii="Arial" w:hAnsi="Arial" w:cs="Arial"/>
          <w:sz w:val="20"/>
        </w:rPr>
        <w:t xml:space="preserve">: Describes the part of the operating system that is logging the </w:t>
      </w:r>
      <w:r w:rsidRPr="001058B5">
        <w:rPr>
          <w:rFonts w:ascii="Arial" w:hAnsi="Arial" w:cs="Arial"/>
          <w:w w:val="95"/>
          <w:sz w:val="20"/>
        </w:rPr>
        <w:t>message.</w:t>
      </w:r>
      <w:r w:rsidRPr="001058B5">
        <w:rPr>
          <w:rFonts w:ascii="Arial" w:hAnsi="Arial" w:cs="Arial"/>
          <w:spacing w:val="-26"/>
          <w:w w:val="95"/>
          <w:sz w:val="20"/>
        </w:rPr>
        <w:t xml:space="preserve"> </w:t>
      </w:r>
      <w:r w:rsidRPr="001058B5">
        <w:rPr>
          <w:rFonts w:ascii="Arial" w:hAnsi="Arial" w:cs="Arial"/>
          <w:w w:val="95"/>
          <w:sz w:val="20"/>
        </w:rPr>
        <w:t>Accepted</w:t>
      </w:r>
      <w:r w:rsidRPr="001058B5">
        <w:rPr>
          <w:rFonts w:ascii="Arial" w:hAnsi="Arial" w:cs="Arial"/>
          <w:spacing w:val="-26"/>
          <w:w w:val="95"/>
          <w:sz w:val="20"/>
        </w:rPr>
        <w:t xml:space="preserve"> </w:t>
      </w:r>
      <w:r w:rsidRPr="001058B5">
        <w:rPr>
          <w:rFonts w:ascii="Arial" w:hAnsi="Arial" w:cs="Arial"/>
          <w:w w:val="95"/>
          <w:sz w:val="20"/>
        </w:rPr>
        <w:t>values</w:t>
      </w:r>
      <w:r w:rsidRPr="001058B5">
        <w:rPr>
          <w:rFonts w:ascii="Arial" w:hAnsi="Arial" w:cs="Arial"/>
          <w:spacing w:val="-26"/>
          <w:w w:val="95"/>
          <w:sz w:val="20"/>
        </w:rPr>
        <w:t xml:space="preserve"> </w:t>
      </w:r>
      <w:r w:rsidRPr="001058B5">
        <w:rPr>
          <w:rFonts w:ascii="Arial" w:hAnsi="Arial" w:cs="Arial"/>
          <w:w w:val="95"/>
          <w:sz w:val="20"/>
        </w:rPr>
        <w:t>are</w:t>
      </w:r>
      <w:r w:rsidRPr="001058B5">
        <w:rPr>
          <w:rFonts w:ascii="Arial" w:hAnsi="Arial" w:cs="Arial"/>
          <w:spacing w:val="-25"/>
          <w:w w:val="95"/>
          <w:sz w:val="20"/>
        </w:rPr>
        <w:t xml:space="preserve"> </w:t>
      </w:r>
      <w:r w:rsidRPr="001058B5">
        <w:rPr>
          <w:rFonts w:ascii="Arial" w:hAnsi="Arial" w:cs="Arial"/>
          <w:w w:val="95"/>
          <w:sz w:val="20"/>
        </w:rPr>
        <w:t>user,</w:t>
      </w:r>
      <w:r w:rsidRPr="001058B5">
        <w:rPr>
          <w:rFonts w:ascii="Arial" w:hAnsi="Arial" w:cs="Arial"/>
          <w:spacing w:val="-26"/>
          <w:w w:val="95"/>
          <w:sz w:val="20"/>
        </w:rPr>
        <w:t xml:space="preserve"> </w:t>
      </w:r>
      <w:r w:rsidRPr="001058B5">
        <w:rPr>
          <w:rFonts w:ascii="Arial" w:hAnsi="Arial" w:cs="Arial"/>
          <w:w w:val="95"/>
          <w:sz w:val="20"/>
        </w:rPr>
        <w:t>local0–local7,</w:t>
      </w:r>
      <w:r w:rsidRPr="001058B5">
        <w:rPr>
          <w:rFonts w:ascii="Arial" w:hAnsi="Arial" w:cs="Arial"/>
          <w:spacing w:val="-26"/>
          <w:w w:val="95"/>
          <w:sz w:val="20"/>
        </w:rPr>
        <w:t xml:space="preserve"> </w:t>
      </w:r>
      <w:r w:rsidRPr="001058B5">
        <w:rPr>
          <w:rFonts w:ascii="Arial" w:hAnsi="Arial" w:cs="Arial"/>
          <w:w w:val="95"/>
          <w:sz w:val="20"/>
        </w:rPr>
        <w:t>syslog,</w:t>
      </w:r>
      <w:r w:rsidRPr="001058B5">
        <w:rPr>
          <w:rFonts w:ascii="Arial" w:hAnsi="Arial" w:cs="Arial"/>
          <w:spacing w:val="-26"/>
          <w:w w:val="95"/>
          <w:sz w:val="20"/>
        </w:rPr>
        <w:t xml:space="preserve"> </w:t>
      </w:r>
      <w:r w:rsidRPr="001058B5">
        <w:rPr>
          <w:rFonts w:ascii="Arial" w:hAnsi="Arial" w:cs="Arial"/>
          <w:w w:val="95"/>
          <w:sz w:val="20"/>
        </w:rPr>
        <w:t>daemon,</w:t>
      </w:r>
      <w:r w:rsidRPr="001058B5">
        <w:rPr>
          <w:rFonts w:ascii="Arial" w:hAnsi="Arial" w:cs="Arial"/>
          <w:spacing w:val="-26"/>
          <w:w w:val="95"/>
          <w:sz w:val="20"/>
        </w:rPr>
        <w:t xml:space="preserve"> </w:t>
      </w:r>
      <w:r w:rsidRPr="001058B5">
        <w:rPr>
          <w:rFonts w:ascii="Arial" w:hAnsi="Arial" w:cs="Arial"/>
          <w:w w:val="95"/>
          <w:sz w:val="20"/>
        </w:rPr>
        <w:t xml:space="preserve">kern, </w:t>
      </w:r>
      <w:r w:rsidRPr="001058B5">
        <w:rPr>
          <w:rFonts w:ascii="Arial" w:hAnsi="Arial" w:cs="Arial"/>
          <w:sz w:val="20"/>
        </w:rPr>
        <w:t>mail, auth, lpr, news, uucp, and</w:t>
      </w:r>
      <w:r w:rsidRPr="001058B5">
        <w:rPr>
          <w:rFonts w:ascii="Arial" w:hAnsi="Arial" w:cs="Arial"/>
          <w:spacing w:val="-37"/>
          <w:sz w:val="20"/>
        </w:rPr>
        <w:t xml:space="preserve"> </w:t>
      </w:r>
      <w:r w:rsidRPr="001058B5">
        <w:rPr>
          <w:rFonts w:ascii="Arial" w:hAnsi="Arial" w:cs="Arial"/>
          <w:sz w:val="20"/>
        </w:rPr>
        <w:t>cron.</w:t>
      </w:r>
    </w:p>
    <w:p w14:paraId="46159050" w14:textId="77777777" w:rsidR="008C539B" w:rsidRPr="001058B5" w:rsidRDefault="00C12992">
      <w:pPr>
        <w:pStyle w:val="BodyText"/>
        <w:spacing w:before="119" w:line="230" w:lineRule="auto"/>
        <w:ind w:left="2979" w:right="246"/>
        <w:rPr>
          <w:rFonts w:ascii="Arial" w:hAnsi="Arial" w:cs="Arial"/>
        </w:rPr>
      </w:pPr>
      <w:r w:rsidRPr="001058B5">
        <w:rPr>
          <w:rFonts w:ascii="Arial" w:hAnsi="Arial" w:cs="Arial"/>
        </w:rPr>
        <w:t xml:space="preserve">The local0–local7 values are predefined tags that enable you to sort the syslog message into categories. These categories can be log files or other destinations that the syslog utility can access. </w:t>
      </w:r>
      <w:r w:rsidRPr="001058B5">
        <w:rPr>
          <w:rFonts w:ascii="Arial" w:hAnsi="Arial" w:cs="Arial"/>
          <w:spacing w:val="-9"/>
        </w:rPr>
        <w:t xml:space="preserve">To </w:t>
      </w:r>
      <w:r w:rsidRPr="001058B5">
        <w:rPr>
          <w:rFonts w:ascii="Arial" w:hAnsi="Arial" w:cs="Arial"/>
        </w:rPr>
        <w:t>find more information about these types of tags, refer to the syslog</w:t>
      </w:r>
      <w:r w:rsidRPr="001058B5">
        <w:rPr>
          <w:rFonts w:ascii="Arial" w:hAnsi="Arial" w:cs="Arial"/>
          <w:spacing w:val="-81"/>
        </w:rPr>
        <w:t xml:space="preserve"> </w:t>
      </w:r>
      <w:r w:rsidRPr="001058B5">
        <w:rPr>
          <w:rFonts w:ascii="Arial" w:hAnsi="Arial" w:cs="Arial"/>
        </w:rPr>
        <w:t>utility MAN</w:t>
      </w:r>
      <w:r w:rsidRPr="001058B5">
        <w:rPr>
          <w:rFonts w:ascii="Arial" w:hAnsi="Arial" w:cs="Arial"/>
          <w:spacing w:val="-81"/>
        </w:rPr>
        <w:t xml:space="preserve"> </w:t>
      </w:r>
      <w:r w:rsidRPr="001058B5">
        <w:rPr>
          <w:rFonts w:ascii="Arial" w:hAnsi="Arial" w:cs="Arial"/>
        </w:rPr>
        <w:t>page.</w:t>
      </w:r>
    </w:p>
    <w:p w14:paraId="444E2255" w14:textId="77777777" w:rsidR="008C539B" w:rsidRPr="001058B5" w:rsidRDefault="00C12992">
      <w:pPr>
        <w:pStyle w:val="ListParagraph"/>
        <w:numPr>
          <w:ilvl w:val="2"/>
          <w:numId w:val="56"/>
        </w:numPr>
        <w:tabs>
          <w:tab w:val="left" w:pos="2980"/>
        </w:tabs>
        <w:spacing w:before="120" w:line="228" w:lineRule="auto"/>
        <w:ind w:right="477" w:hanging="359"/>
        <w:rPr>
          <w:rFonts w:ascii="Arial" w:hAnsi="Arial" w:cs="Arial"/>
          <w:sz w:val="20"/>
        </w:rPr>
      </w:pPr>
      <w:r w:rsidRPr="001058B5">
        <w:rPr>
          <w:rFonts w:ascii="Arial" w:hAnsi="Arial" w:cs="Arial"/>
          <w:i/>
          <w:sz w:val="20"/>
        </w:rPr>
        <w:t>priority</w:t>
      </w:r>
      <w:r w:rsidRPr="001058B5">
        <w:rPr>
          <w:rFonts w:ascii="Arial" w:hAnsi="Arial" w:cs="Arial"/>
          <w:sz w:val="20"/>
        </w:rPr>
        <w:t>:</w:t>
      </w:r>
      <w:r w:rsidRPr="001058B5">
        <w:rPr>
          <w:rFonts w:ascii="Arial" w:hAnsi="Arial" w:cs="Arial"/>
          <w:spacing w:val="-26"/>
          <w:sz w:val="20"/>
        </w:rPr>
        <w:t xml:space="preserve"> </w:t>
      </w:r>
      <w:r w:rsidRPr="001058B5">
        <w:rPr>
          <w:rFonts w:ascii="Arial" w:hAnsi="Arial" w:cs="Arial"/>
          <w:sz w:val="20"/>
        </w:rPr>
        <w:t>Defines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severity</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message.</w:t>
      </w:r>
      <w:r w:rsidRPr="001058B5">
        <w:rPr>
          <w:rFonts w:ascii="Arial" w:hAnsi="Arial" w:cs="Arial"/>
          <w:spacing w:val="-26"/>
          <w:sz w:val="20"/>
        </w:rPr>
        <w:t xml:space="preserve"> </w:t>
      </w:r>
      <w:r w:rsidRPr="001058B5">
        <w:rPr>
          <w:rFonts w:ascii="Arial" w:hAnsi="Arial" w:cs="Arial"/>
          <w:sz w:val="20"/>
        </w:rPr>
        <w:t>Accepted</w:t>
      </w:r>
      <w:r w:rsidRPr="001058B5">
        <w:rPr>
          <w:rFonts w:ascii="Arial" w:hAnsi="Arial" w:cs="Arial"/>
          <w:spacing w:val="-25"/>
          <w:sz w:val="20"/>
        </w:rPr>
        <w:t xml:space="preserve"> </w:t>
      </w:r>
      <w:r w:rsidRPr="001058B5">
        <w:rPr>
          <w:rFonts w:ascii="Arial" w:hAnsi="Arial" w:cs="Arial"/>
          <w:sz w:val="20"/>
        </w:rPr>
        <w:t>values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notice, info,</w:t>
      </w:r>
      <w:r w:rsidRPr="001058B5">
        <w:rPr>
          <w:rFonts w:ascii="Arial" w:hAnsi="Arial" w:cs="Arial"/>
          <w:spacing w:val="-12"/>
          <w:sz w:val="20"/>
        </w:rPr>
        <w:t xml:space="preserve"> </w:t>
      </w:r>
      <w:r w:rsidRPr="001058B5">
        <w:rPr>
          <w:rFonts w:ascii="Arial" w:hAnsi="Arial" w:cs="Arial"/>
          <w:sz w:val="20"/>
        </w:rPr>
        <w:t>debug,</w:t>
      </w:r>
      <w:r w:rsidRPr="001058B5">
        <w:rPr>
          <w:rFonts w:ascii="Arial" w:hAnsi="Arial" w:cs="Arial"/>
          <w:spacing w:val="-11"/>
          <w:sz w:val="20"/>
        </w:rPr>
        <w:t xml:space="preserve"> </w:t>
      </w:r>
      <w:r w:rsidRPr="001058B5">
        <w:rPr>
          <w:rFonts w:ascii="Arial" w:hAnsi="Arial" w:cs="Arial"/>
          <w:sz w:val="20"/>
        </w:rPr>
        <w:t>warning,</w:t>
      </w:r>
      <w:r w:rsidRPr="001058B5">
        <w:rPr>
          <w:rFonts w:ascii="Arial" w:hAnsi="Arial" w:cs="Arial"/>
          <w:spacing w:val="-12"/>
          <w:sz w:val="20"/>
        </w:rPr>
        <w:t xml:space="preserve"> </w:t>
      </w:r>
      <w:r w:rsidRPr="001058B5">
        <w:rPr>
          <w:rFonts w:ascii="Arial" w:hAnsi="Arial" w:cs="Arial"/>
          <w:sz w:val="20"/>
        </w:rPr>
        <w:t>err,</w:t>
      </w:r>
      <w:r w:rsidRPr="001058B5">
        <w:rPr>
          <w:rFonts w:ascii="Arial" w:hAnsi="Arial" w:cs="Arial"/>
          <w:spacing w:val="-12"/>
          <w:sz w:val="20"/>
        </w:rPr>
        <w:t xml:space="preserve"> </w:t>
      </w:r>
      <w:r w:rsidRPr="001058B5">
        <w:rPr>
          <w:rFonts w:ascii="Arial" w:hAnsi="Arial" w:cs="Arial"/>
          <w:sz w:val="20"/>
        </w:rPr>
        <w:t>crit,</w:t>
      </w:r>
      <w:r w:rsidRPr="001058B5">
        <w:rPr>
          <w:rFonts w:ascii="Arial" w:hAnsi="Arial" w:cs="Arial"/>
          <w:spacing w:val="-12"/>
          <w:sz w:val="20"/>
        </w:rPr>
        <w:t xml:space="preserve"> </w:t>
      </w:r>
      <w:r w:rsidRPr="001058B5">
        <w:rPr>
          <w:rFonts w:ascii="Arial" w:hAnsi="Arial" w:cs="Arial"/>
          <w:sz w:val="20"/>
        </w:rPr>
        <w:t>alert,</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emerg.</w:t>
      </w:r>
    </w:p>
    <w:p w14:paraId="0487E57C" w14:textId="77777777" w:rsidR="008C539B" w:rsidRPr="001058B5" w:rsidRDefault="00C12992">
      <w:pPr>
        <w:pStyle w:val="BodyText"/>
        <w:spacing w:before="119" w:line="230" w:lineRule="auto"/>
        <w:ind w:left="2619" w:right="247"/>
        <w:rPr>
          <w:rFonts w:ascii="Arial" w:hAnsi="Arial" w:cs="Arial"/>
        </w:rPr>
      </w:pPr>
      <w:r w:rsidRPr="001058B5">
        <w:rPr>
          <w:rFonts w:ascii="Arial" w:hAnsi="Arial" w:cs="Arial"/>
        </w:rPr>
        <w:t xml:space="preserve">The syslog daemon compares the value assigned to the facility argument of the </w:t>
      </w:r>
      <w:r w:rsidRPr="001058B5">
        <w:rPr>
          <w:rFonts w:ascii="Arial" w:hAnsi="Arial" w:cs="Arial"/>
          <w:w w:val="95"/>
        </w:rPr>
        <w:t>AUDIT_SYSLOG_LEVEL</w:t>
      </w:r>
      <w:r w:rsidRPr="001058B5">
        <w:rPr>
          <w:rFonts w:ascii="Arial" w:hAnsi="Arial" w:cs="Arial"/>
          <w:spacing w:val="-86"/>
          <w:w w:val="95"/>
        </w:rPr>
        <w:t xml:space="preserve"> </w:t>
      </w:r>
      <w:r w:rsidRPr="001058B5">
        <w:rPr>
          <w:rFonts w:ascii="Arial" w:hAnsi="Arial" w:cs="Arial"/>
          <w:w w:val="95"/>
        </w:rPr>
        <w:t>parameter with the syslog.conf</w:t>
      </w:r>
      <w:r w:rsidRPr="001058B5">
        <w:rPr>
          <w:rFonts w:ascii="Arial" w:hAnsi="Arial" w:cs="Arial"/>
          <w:spacing w:val="-86"/>
          <w:w w:val="95"/>
        </w:rPr>
        <w:t xml:space="preserve"> </w:t>
      </w:r>
      <w:r w:rsidRPr="001058B5">
        <w:rPr>
          <w:rFonts w:ascii="Arial" w:hAnsi="Arial" w:cs="Arial"/>
          <w:w w:val="95"/>
        </w:rPr>
        <w:t xml:space="preserve">file to determine where to </w:t>
      </w:r>
      <w:r w:rsidRPr="001058B5">
        <w:rPr>
          <w:rFonts w:ascii="Arial" w:hAnsi="Arial" w:cs="Arial"/>
        </w:rPr>
        <w:t>log information.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For</w:t>
      </w:r>
      <w:r w:rsidRPr="001058B5">
        <w:rPr>
          <w:rFonts w:ascii="Arial" w:hAnsi="Arial" w:cs="Arial"/>
          <w:spacing w:val="-12"/>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following</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identifies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facility</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local1</w:t>
      </w:r>
      <w:r w:rsidRPr="001058B5">
        <w:rPr>
          <w:rFonts w:ascii="Arial" w:hAnsi="Arial" w:cs="Arial"/>
          <w:spacing w:val="-88"/>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a priority level of</w:t>
      </w:r>
      <w:r w:rsidRPr="001058B5">
        <w:rPr>
          <w:rFonts w:ascii="Arial" w:hAnsi="Arial" w:cs="Arial"/>
          <w:spacing w:val="-7"/>
        </w:rPr>
        <w:t xml:space="preserve"> </w:t>
      </w:r>
      <w:r w:rsidRPr="001058B5">
        <w:rPr>
          <w:rFonts w:ascii="Arial" w:hAnsi="Arial" w:cs="Arial"/>
        </w:rPr>
        <w:t>warning:</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77777777" w:rsidR="008C539B" w:rsidRPr="001058B5" w:rsidRDefault="00C12992">
      <w:pPr>
        <w:ind w:left="20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more information about AUDIT_SYSLOG_LEVEL.</w:t>
      </w:r>
    </w:p>
    <w:p w14:paraId="0BD13968" w14:textId="77777777" w:rsidR="008C539B" w:rsidRPr="001058B5" w:rsidRDefault="00C12992">
      <w:pPr>
        <w:pStyle w:val="ListParagraph"/>
        <w:numPr>
          <w:ilvl w:val="1"/>
          <w:numId w:val="56"/>
        </w:numPr>
        <w:tabs>
          <w:tab w:val="left" w:pos="2020"/>
        </w:tabs>
        <w:spacing w:before="108" w:line="244" w:lineRule="exact"/>
        <w:ind w:left="2020"/>
        <w:jc w:val="left"/>
        <w:rPr>
          <w:rFonts w:ascii="Arial" w:hAnsi="Arial" w:cs="Arial"/>
          <w:sz w:val="20"/>
        </w:rPr>
      </w:pPr>
      <w:r w:rsidRPr="001058B5">
        <w:rPr>
          <w:rFonts w:ascii="Arial" w:hAnsi="Arial" w:cs="Arial"/>
          <w:sz w:val="20"/>
        </w:rPr>
        <w:t>Log in to the computer that contains the syslog configuration</w:t>
      </w:r>
      <w:r w:rsidRPr="001058B5">
        <w:rPr>
          <w:rFonts w:ascii="Arial" w:hAnsi="Arial" w:cs="Arial"/>
          <w:spacing w:val="-4"/>
          <w:sz w:val="20"/>
        </w:rPr>
        <w:t xml:space="preserve"> </w:t>
      </w:r>
      <w:r w:rsidRPr="001058B5">
        <w:rPr>
          <w:rFonts w:ascii="Arial" w:hAnsi="Arial" w:cs="Arial"/>
          <w:sz w:val="20"/>
        </w:rPr>
        <w:t>file,</w:t>
      </w:r>
    </w:p>
    <w:p w14:paraId="7494055F" w14:textId="77777777" w:rsidR="008C539B" w:rsidRPr="001058B5" w:rsidRDefault="00C12992">
      <w:pPr>
        <w:pStyle w:val="BodyText"/>
        <w:spacing w:line="248" w:lineRule="exact"/>
        <w:ind w:left="2020"/>
        <w:rPr>
          <w:rFonts w:ascii="Arial" w:hAnsi="Arial" w:cs="Arial"/>
        </w:rPr>
      </w:pPr>
      <w:r w:rsidRPr="001058B5">
        <w:rPr>
          <w:rFonts w:ascii="Arial" w:hAnsi="Arial" w:cs="Arial"/>
        </w:rPr>
        <w:t>/etc/syslog.conf, with the superuser (root) privilege.</w:t>
      </w:r>
    </w:p>
    <w:p w14:paraId="6D9F0F5C"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Add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9"/>
          <w:sz w:val="20"/>
        </w:rPr>
        <w:t xml:space="preserve"> </w:t>
      </w:r>
      <w:r w:rsidRPr="001058B5">
        <w:rPr>
          <w:rFonts w:ascii="Arial" w:hAnsi="Arial" w:cs="Arial"/>
          <w:sz w:val="20"/>
        </w:rPr>
        <w:t>destination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syslog</w:t>
      </w:r>
      <w:r w:rsidRPr="001058B5">
        <w:rPr>
          <w:rFonts w:ascii="Arial" w:hAnsi="Arial" w:cs="Arial"/>
          <w:spacing w:val="-85"/>
          <w:sz w:val="20"/>
        </w:rPr>
        <w:t xml:space="preserve"> </w:t>
      </w:r>
      <w:r w:rsidRPr="001058B5">
        <w:rPr>
          <w:rFonts w:ascii="Arial" w:hAnsi="Arial" w:cs="Arial"/>
          <w:sz w:val="20"/>
        </w:rPr>
        <w:t>configuration</w:t>
      </w:r>
      <w:r w:rsidRPr="001058B5">
        <w:rPr>
          <w:rFonts w:ascii="Arial" w:hAnsi="Arial" w:cs="Arial"/>
          <w:spacing w:val="-8"/>
          <w:sz w:val="20"/>
        </w:rPr>
        <w:t xml:space="preserve"> </w:t>
      </w:r>
      <w:r w:rsidRPr="001058B5">
        <w:rPr>
          <w:rFonts w:ascii="Arial" w:hAnsi="Arial" w:cs="Arial"/>
          <w:sz w:val="20"/>
        </w:rPr>
        <w:t>file</w:t>
      </w:r>
      <w:r w:rsidRPr="001058B5">
        <w:rPr>
          <w:rFonts w:ascii="Arial" w:hAnsi="Arial" w:cs="Arial"/>
          <w:spacing w:val="-8"/>
          <w:sz w:val="20"/>
        </w:rPr>
        <w:t xml:space="preserve"> </w:t>
      </w:r>
      <w:r w:rsidRPr="001058B5">
        <w:rPr>
          <w:rFonts w:ascii="Arial" w:hAnsi="Arial" w:cs="Arial"/>
          <w:sz w:val="20"/>
        </w:rPr>
        <w:t>syslog.conf.</w:t>
      </w:r>
    </w:p>
    <w:p w14:paraId="0A1D3463" w14:textId="77777777" w:rsidR="008C539B" w:rsidRPr="001058B5" w:rsidRDefault="00C12992">
      <w:pPr>
        <w:pStyle w:val="BodyText"/>
        <w:spacing w:before="117" w:line="228" w:lineRule="auto"/>
        <w:ind w:left="2019" w:right="930"/>
        <w:rPr>
          <w:rFonts w:ascii="Arial" w:hAnsi="Arial" w:cs="Arial"/>
        </w:rPr>
      </w:pP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r w:rsidRPr="001058B5">
        <w:rPr>
          <w:rFonts w:ascii="Arial" w:hAnsi="Arial" w:cs="Arial"/>
          <w:spacing w:val="-19"/>
          <w:w w:val="95"/>
        </w:rPr>
        <w:t xml:space="preserve"> </w:t>
      </w:r>
      <w:r w:rsidRPr="001058B5">
        <w:rPr>
          <w:rFonts w:ascii="Arial" w:hAnsi="Arial" w:cs="Arial"/>
          <w:w w:val="95"/>
        </w:rPr>
        <w:t>assuming</w:t>
      </w:r>
      <w:r w:rsidRPr="001058B5">
        <w:rPr>
          <w:rFonts w:ascii="Arial" w:hAnsi="Arial" w:cs="Arial"/>
          <w:spacing w:val="-20"/>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had</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AUDIT_SYSLOG_LEVEL</w:t>
      </w:r>
      <w:r w:rsidRPr="001058B5">
        <w:rPr>
          <w:rFonts w:ascii="Arial" w:hAnsi="Arial" w:cs="Arial"/>
          <w:spacing w:val="-90"/>
          <w:w w:val="95"/>
        </w:rPr>
        <w:t xml:space="preserve"> </w:t>
      </w:r>
      <w:r w:rsidRPr="001058B5">
        <w:rPr>
          <w:rFonts w:ascii="Arial" w:hAnsi="Arial" w:cs="Arial"/>
          <w:w w:val="95"/>
        </w:rPr>
        <w:t>to</w:t>
      </w:r>
      <w:r w:rsidRPr="001058B5">
        <w:rPr>
          <w:rFonts w:ascii="Arial" w:hAnsi="Arial" w:cs="Arial"/>
          <w:spacing w:val="-19"/>
          <w:w w:val="95"/>
        </w:rPr>
        <w:t xml:space="preserve"> </w:t>
      </w:r>
      <w:r w:rsidRPr="001058B5">
        <w:rPr>
          <w:rFonts w:ascii="Arial" w:hAnsi="Arial" w:cs="Arial"/>
          <w:w w:val="95"/>
        </w:rPr>
        <w:t xml:space="preserve">local1.warning, </w:t>
      </w:r>
      <w:r w:rsidRPr="001058B5">
        <w:rPr>
          <w:rFonts w:ascii="Arial" w:hAnsi="Arial" w:cs="Arial"/>
        </w:rPr>
        <w:t>enter the</w:t>
      </w:r>
      <w:r w:rsidRPr="001058B5">
        <w:rPr>
          <w:rFonts w:ascii="Arial" w:hAnsi="Arial" w:cs="Arial"/>
          <w:spacing w:val="-1"/>
        </w:rPr>
        <w:t xml:space="preserve"> </w:t>
      </w:r>
      <w:r w:rsidRPr="001058B5">
        <w:rPr>
          <w:rFonts w:ascii="Arial" w:hAnsi="Arial" w:cs="Arial"/>
        </w:rPr>
        <w:t>following:</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77777777" w:rsidR="008C539B" w:rsidRPr="001058B5" w:rsidRDefault="00C12992">
      <w:pPr>
        <w:pStyle w:val="BodyText"/>
        <w:ind w:left="2020"/>
        <w:rPr>
          <w:rFonts w:ascii="Arial" w:hAnsi="Arial" w:cs="Arial"/>
        </w:rPr>
      </w:pPr>
      <w:r w:rsidRPr="001058B5">
        <w:rPr>
          <w:rFonts w:ascii="Arial" w:hAnsi="Arial" w:cs="Arial"/>
        </w:rPr>
        <w:t>This setting logs all warning messages to the /var/log/audit.log</w:t>
      </w:r>
      <w:r w:rsidRPr="001058B5">
        <w:rPr>
          <w:rFonts w:ascii="Arial" w:hAnsi="Arial" w:cs="Arial"/>
          <w:spacing w:val="-83"/>
        </w:rPr>
        <w:t xml:space="preserve"> </w:t>
      </w:r>
      <w:r w:rsidRPr="001058B5">
        <w:rPr>
          <w:rFonts w:ascii="Arial" w:hAnsi="Arial" w:cs="Arial"/>
        </w:rPr>
        <w:t>file.</w:t>
      </w:r>
    </w:p>
    <w:p w14:paraId="33C6F2F0"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Restart the syslog</w:t>
      </w:r>
      <w:r w:rsidRPr="001058B5">
        <w:rPr>
          <w:rFonts w:ascii="Arial" w:hAnsi="Arial" w:cs="Arial"/>
          <w:spacing w:val="-2"/>
          <w:sz w:val="20"/>
        </w:rPr>
        <w:t xml:space="preserve"> </w:t>
      </w:r>
      <w:r w:rsidRPr="001058B5">
        <w:rPr>
          <w:rFonts w:ascii="Arial" w:hAnsi="Arial" w:cs="Arial"/>
          <w:sz w:val="20"/>
        </w:rPr>
        <w:t>logger:</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77777777" w:rsidR="008C539B" w:rsidRPr="001058B5" w:rsidRDefault="00C12992">
      <w:pPr>
        <w:pStyle w:val="BodyText"/>
        <w:spacing w:line="228" w:lineRule="auto"/>
        <w:ind w:left="2020" w:right="700" w:hanging="1"/>
        <w:rPr>
          <w:rFonts w:ascii="Arial" w:hAnsi="Arial" w:cs="Arial"/>
        </w:rPr>
      </w:pPr>
      <w:r w:rsidRPr="001058B5">
        <w:rPr>
          <w:rFonts w:ascii="Arial" w:hAnsi="Arial" w:cs="Arial"/>
          <w:spacing w:val="-5"/>
        </w:rPr>
        <w:t>Now,</w:t>
      </w:r>
      <w:r w:rsidRPr="001058B5">
        <w:rPr>
          <w:rFonts w:ascii="Arial" w:hAnsi="Arial" w:cs="Arial"/>
          <w:spacing w:val="-32"/>
        </w:rPr>
        <w:t xml:space="preserve"> </w:t>
      </w:r>
      <w:r w:rsidRPr="001058B5">
        <w:rPr>
          <w:rFonts w:ascii="Arial" w:hAnsi="Arial" w:cs="Arial"/>
        </w:rPr>
        <w:t>all</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records</w:t>
      </w:r>
      <w:r w:rsidRPr="001058B5">
        <w:rPr>
          <w:rFonts w:ascii="Arial" w:hAnsi="Arial" w:cs="Arial"/>
          <w:spacing w:val="-32"/>
        </w:rPr>
        <w:t xml:space="preserve"> </w:t>
      </w:r>
      <w:r w:rsidRPr="001058B5">
        <w:rPr>
          <w:rFonts w:ascii="Arial" w:hAnsi="Arial" w:cs="Arial"/>
        </w:rPr>
        <w:t>will</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captured</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file</w:t>
      </w:r>
      <w:r w:rsidRPr="001058B5">
        <w:rPr>
          <w:rFonts w:ascii="Arial" w:hAnsi="Arial" w:cs="Arial"/>
          <w:spacing w:val="-32"/>
        </w:rPr>
        <w:t xml:space="preserve"> </w:t>
      </w:r>
      <w:r w:rsidRPr="001058B5">
        <w:rPr>
          <w:rFonts w:ascii="Arial" w:hAnsi="Arial" w:cs="Arial"/>
        </w:rPr>
        <w:t>/var/log/audit.log</w:t>
      </w:r>
      <w:r w:rsidRPr="001058B5">
        <w:rPr>
          <w:rFonts w:ascii="Arial" w:hAnsi="Arial" w:cs="Arial"/>
          <w:spacing w:val="-105"/>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the syslog</w:t>
      </w:r>
      <w:r w:rsidRPr="001058B5">
        <w:rPr>
          <w:rFonts w:ascii="Arial" w:hAnsi="Arial" w:cs="Arial"/>
          <w:spacing w:val="-2"/>
        </w:rPr>
        <w:t xml:space="preserve"> </w:t>
      </w:r>
      <w:r w:rsidRPr="001058B5">
        <w:rPr>
          <w:rFonts w:ascii="Arial" w:hAnsi="Arial" w:cs="Arial"/>
        </w:rPr>
        <w:t>daemon.</w:t>
      </w:r>
    </w:p>
    <w:p w14:paraId="3C59D436" w14:textId="77777777" w:rsidR="008C539B" w:rsidRPr="001058B5" w:rsidRDefault="00C12992">
      <w:pPr>
        <w:pStyle w:val="ListParagraph"/>
        <w:numPr>
          <w:ilvl w:val="1"/>
          <w:numId w:val="56"/>
        </w:numPr>
        <w:tabs>
          <w:tab w:val="left" w:pos="2020"/>
        </w:tabs>
        <w:spacing w:before="115"/>
        <w:ind w:left="2020"/>
        <w:jc w:val="left"/>
        <w:rPr>
          <w:rFonts w:ascii="Arial" w:hAnsi="Arial" w:cs="Arial"/>
          <w:sz w:val="20"/>
        </w:rPr>
      </w:pPr>
      <w:r w:rsidRPr="001058B5">
        <w:rPr>
          <w:rFonts w:ascii="Arial" w:hAnsi="Arial" w:cs="Arial"/>
          <w:sz w:val="20"/>
        </w:rPr>
        <w:t>Restart the database</w:t>
      </w:r>
      <w:r w:rsidRPr="001058B5">
        <w:rPr>
          <w:rFonts w:ascii="Arial" w:hAnsi="Arial" w:cs="Arial"/>
          <w:spacing w:val="-1"/>
          <w:sz w:val="20"/>
        </w:rPr>
        <w:t xml:space="preserve"> </w:t>
      </w:r>
      <w:r w:rsidRPr="001058B5">
        <w:rPr>
          <w:rFonts w:ascii="Arial" w:hAnsi="Arial" w:cs="Arial"/>
          <w:sz w:val="20"/>
        </w:rPr>
        <w:t>instance:</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77777777" w:rsidR="008C539B" w:rsidRPr="001058B5" w:rsidRDefault="00C12992">
      <w:pPr>
        <w:pStyle w:val="Heading4"/>
        <w:spacing w:before="108"/>
        <w:ind w:left="100"/>
      </w:pPr>
      <w:bookmarkStart w:id="1488" w:name="How_the_AUDIT_and_NOAUDIT_SQL_Statements"/>
      <w:bookmarkStart w:id="1489" w:name="_bookmark1732"/>
      <w:bookmarkEnd w:id="1488"/>
      <w:bookmarkEnd w:id="1489"/>
      <w:r w:rsidRPr="001058B5">
        <w:t>Howthe AUDIT and NOAUDIT S</w:t>
      </w:r>
      <w:bookmarkStart w:id="1490" w:name="_bookmark1733"/>
      <w:bookmarkEnd w:id="1490"/>
      <w:r w:rsidRPr="001058B5">
        <w:t>QL Statements Work</w:t>
      </w:r>
    </w:p>
    <w:p w14:paraId="224FFD66"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71B8E56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34" w:history="1">
        <w:r w:rsidR="00C12992" w:rsidRPr="001058B5">
          <w:rPr>
            <w:rFonts w:ascii="Arial" w:hAnsi="Arial" w:cs="Arial"/>
            <w:color w:val="0000CC"/>
            <w:sz w:val="20"/>
          </w:rPr>
          <w:t>Enabling Standard Auditing with the AUDIT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hyperlink>
    </w:p>
    <w:p w14:paraId="5D44A456"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39" w:history="1">
        <w:r w:rsidR="00C12992" w:rsidRPr="001058B5">
          <w:rPr>
            <w:rFonts w:ascii="Arial" w:hAnsi="Arial" w:cs="Arial"/>
            <w:color w:val="0000CC"/>
            <w:sz w:val="20"/>
          </w:rPr>
          <w:t>Auditing Statement Executions: Successful, Unsuccessful, 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Both</w:t>
        </w:r>
      </w:hyperlink>
    </w:p>
    <w:p w14:paraId="2D6158E0"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42" w:history="1">
        <w:r w:rsidR="00C12992" w:rsidRPr="001058B5">
          <w:rPr>
            <w:rFonts w:ascii="Arial" w:hAnsi="Arial" w:cs="Arial"/>
            <w:color w:val="0000CC"/>
            <w:sz w:val="20"/>
          </w:rPr>
          <w:t>How Standard Audit Records Are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Generated</w:t>
        </w:r>
      </w:hyperlink>
    </w:p>
    <w:p w14:paraId="0A9B56DB"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45" w:history="1">
        <w:r w:rsidR="00C12992" w:rsidRPr="001058B5">
          <w:rPr>
            <w:rFonts w:ascii="Arial" w:hAnsi="Arial" w:cs="Arial"/>
            <w:color w:val="0000CC"/>
            <w:sz w:val="20"/>
          </w:rPr>
          <w:t>How Do Cursors Affect Standard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45FBBFF"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47" w:history="1">
        <w:r w:rsidR="00C12992" w:rsidRPr="001058B5">
          <w:rPr>
            <w:rFonts w:ascii="Arial" w:hAnsi="Arial" w:cs="Arial"/>
            <w:color w:val="0000CC"/>
            <w:sz w:val="20"/>
          </w:rPr>
          <w:t>Benefits of Using the BY ACCESS Clause in the AUDIT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Statement</w:t>
        </w:r>
      </w:hyperlink>
    </w:p>
    <w:p w14:paraId="67BBCE19"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50" w:history="1">
        <w:r w:rsidR="00C12992" w:rsidRPr="001058B5">
          <w:rPr>
            <w:rFonts w:ascii="Arial" w:hAnsi="Arial" w:cs="Arial"/>
            <w:color w:val="0000CC"/>
            <w:sz w:val="20"/>
          </w:rPr>
          <w:t>Auditing Actions Performed by Specific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2ADE7238"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53" w:history="1">
        <w:r w:rsidR="00C12992" w:rsidRPr="001058B5">
          <w:rPr>
            <w:rFonts w:ascii="Arial" w:hAnsi="Arial" w:cs="Arial"/>
            <w:color w:val="0000CC"/>
            <w:sz w:val="20"/>
          </w:rPr>
          <w:t>Removing the Audit Option with the NOAUDIT SQL</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Statement</w:t>
        </w:r>
      </w:hyperlink>
    </w:p>
    <w:p w14:paraId="32D09FB8" w14:textId="77777777" w:rsidR="008C539B" w:rsidRPr="001058B5" w:rsidRDefault="00C12992">
      <w:pPr>
        <w:spacing w:before="211"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AUDIT</w:t>
      </w:r>
      <w:r w:rsidRPr="001058B5">
        <w:rPr>
          <w:rFonts w:ascii="Arial" w:hAnsi="Arial" w:cs="Arial"/>
          <w:spacing w:val="-83"/>
          <w:sz w:val="20"/>
        </w:rPr>
        <w:t xml:space="preserve"> </w:t>
      </w:r>
      <w:r w:rsidRPr="001058B5">
        <w:rPr>
          <w:rFonts w:ascii="Arial" w:hAnsi="Arial" w:cs="Arial"/>
          <w:sz w:val="20"/>
        </w:rPr>
        <w:t>statement syntax</w:t>
      </w:r>
    </w:p>
    <w:p w14:paraId="088C135D" w14:textId="77777777" w:rsidR="008C539B" w:rsidRPr="001058B5" w:rsidRDefault="008C539B">
      <w:pPr>
        <w:pStyle w:val="BodyText"/>
        <w:spacing w:before="10"/>
        <w:rPr>
          <w:rFonts w:ascii="Arial" w:hAnsi="Arial" w:cs="Arial"/>
          <w:sz w:val="19"/>
        </w:rPr>
      </w:pPr>
    </w:p>
    <w:p w14:paraId="00CF8F23" w14:textId="77777777" w:rsidR="008C539B" w:rsidRPr="001058B5" w:rsidRDefault="00C12992">
      <w:pPr>
        <w:pStyle w:val="Heading6"/>
        <w:spacing w:before="1"/>
        <w:ind w:left="1660"/>
      </w:pPr>
      <w:bookmarkStart w:id="1491" w:name="Enabling_Standard_Auditing_with_the_AUDI"/>
      <w:bookmarkStart w:id="1492" w:name="_bookmark1734"/>
      <w:bookmarkStart w:id="1493" w:name="_bookmark1735"/>
      <w:bookmarkEnd w:id="1491"/>
      <w:bookmarkEnd w:id="1492"/>
      <w:bookmarkEnd w:id="1493"/>
      <w:r w:rsidRPr="001058B5">
        <w:t>Enabling Standard Auditing with the AUDIT SQL Statement</w:t>
      </w:r>
    </w:p>
    <w:p w14:paraId="35B2D59B" w14:textId="77777777" w:rsidR="008C539B" w:rsidRPr="001058B5" w:rsidRDefault="00C12992">
      <w:pPr>
        <w:pStyle w:val="BodyText"/>
        <w:spacing w:before="48" w:line="343" w:lineRule="auto"/>
        <w:ind w:left="1660" w:right="1940"/>
        <w:rPr>
          <w:rFonts w:ascii="Arial" w:hAnsi="Arial" w:cs="Arial"/>
        </w:rPr>
      </w:pPr>
      <w:r w:rsidRPr="001058B5">
        <w:rPr>
          <w:rFonts w:ascii="Arial" w:hAnsi="Arial" w:cs="Arial"/>
          <w:spacing w:val="-9"/>
        </w:rPr>
        <w:t xml:space="preserve">To </w:t>
      </w:r>
      <w:r w:rsidRPr="001058B5">
        <w:rPr>
          <w:rFonts w:ascii="Arial" w:hAnsi="Arial" w:cs="Arial"/>
        </w:rPr>
        <w:t>configure the standard auditing option, use the AUDIT</w:t>
      </w:r>
      <w:r w:rsidRPr="001058B5">
        <w:rPr>
          <w:rFonts w:ascii="Arial" w:hAnsi="Arial" w:cs="Arial"/>
          <w:spacing w:val="-87"/>
        </w:rPr>
        <w:t xml:space="preserve"> </w:t>
      </w:r>
      <w:r w:rsidRPr="001058B5">
        <w:rPr>
          <w:rFonts w:ascii="Arial" w:hAnsi="Arial" w:cs="Arial"/>
        </w:rPr>
        <w:t>SQL st</w:t>
      </w:r>
      <w:bookmarkStart w:id="1494" w:name="_bookmark1736"/>
      <w:bookmarkEnd w:id="1494"/>
      <w:r w:rsidRPr="001058B5">
        <w:rPr>
          <w:rFonts w:ascii="Arial" w:hAnsi="Arial" w:cs="Arial"/>
        </w:rPr>
        <w:t xml:space="preserve">atement. </w:t>
      </w:r>
      <w:hyperlink w:anchor="_bookmark1738" w:history="1">
        <w:r w:rsidRPr="001058B5">
          <w:rPr>
            <w:rFonts w:ascii="Arial" w:hAnsi="Arial" w:cs="Arial"/>
            <w:color w:val="0000CC"/>
            <w:spacing w:val="-4"/>
          </w:rPr>
          <w:t xml:space="preserve">Table </w:t>
        </w:r>
        <w:r w:rsidRPr="001058B5">
          <w:rPr>
            <w:rFonts w:ascii="Arial" w:hAnsi="Arial" w:cs="Arial"/>
            <w:color w:val="0000CC"/>
          </w:rPr>
          <w:t xml:space="preserve">9–3 </w:t>
        </w:r>
      </w:hyperlink>
      <w:r w:rsidRPr="001058B5">
        <w:rPr>
          <w:rFonts w:ascii="Arial" w:hAnsi="Arial" w:cs="Arial"/>
        </w:rPr>
        <w:t>lists the categories in which you can use the AUDIT</w:t>
      </w:r>
      <w:r w:rsidRPr="001058B5">
        <w:rPr>
          <w:rFonts w:ascii="Arial" w:hAnsi="Arial" w:cs="Arial"/>
          <w:spacing w:val="-83"/>
        </w:rPr>
        <w:t xml:space="preserve"> </w:t>
      </w:r>
      <w:r w:rsidRPr="001058B5">
        <w:rPr>
          <w:rFonts w:ascii="Arial" w:hAnsi="Arial" w:cs="Arial"/>
        </w:rPr>
        <w:t>statement.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495" w:name="_bookmark1737"/>
      <w:bookmarkStart w:id="1496" w:name="_bookmark1738"/>
      <w:bookmarkEnd w:id="1495"/>
      <w:bookmarkEnd w:id="149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77777777" w:rsidR="008C539B" w:rsidRPr="001058B5" w:rsidRDefault="00C12992">
            <w:pPr>
              <w:pStyle w:val="TableParagraph"/>
              <w:spacing w:before="60" w:line="213" w:lineRule="auto"/>
              <w:ind w:left="801" w:right="282"/>
              <w:rPr>
                <w:rFonts w:ascii="Arial" w:hAnsi="Arial" w:cs="Arial"/>
                <w:sz w:val="18"/>
              </w:rPr>
            </w:pPr>
            <w:r w:rsidRPr="001058B5">
              <w:rPr>
                <w:rFonts w:ascii="Arial" w:hAnsi="Arial" w:cs="Arial"/>
                <w:sz w:val="18"/>
              </w:rPr>
              <w:t xml:space="preserve">Audits specific SQL statements or groups of statements that affect a particular type of database object. For example, AUDIT </w:t>
            </w:r>
            <w:r w:rsidRPr="001058B5">
              <w:rPr>
                <w:rFonts w:ascii="Arial" w:hAnsi="Arial" w:cs="Arial"/>
                <w:w w:val="95"/>
                <w:sz w:val="18"/>
              </w:rPr>
              <w:t>TABLE</w:t>
            </w:r>
            <w:r w:rsidRPr="001058B5">
              <w:rPr>
                <w:rFonts w:ascii="Arial" w:hAnsi="Arial" w:cs="Arial"/>
                <w:spacing w:val="-89"/>
                <w:w w:val="95"/>
                <w:sz w:val="18"/>
              </w:rPr>
              <w:t xml:space="preserve"> </w:t>
            </w:r>
            <w:r w:rsidRPr="001058B5">
              <w:rPr>
                <w:rFonts w:ascii="Arial" w:hAnsi="Arial" w:cs="Arial"/>
                <w:w w:val="95"/>
                <w:sz w:val="18"/>
              </w:rPr>
              <w:t>audits the CREATE</w:t>
            </w:r>
            <w:r w:rsidRPr="001058B5">
              <w:rPr>
                <w:rFonts w:ascii="Arial" w:hAnsi="Arial" w:cs="Arial"/>
                <w:spacing w:val="-69"/>
                <w:w w:val="95"/>
                <w:sz w:val="18"/>
              </w:rPr>
              <w:t xml:space="preserve"> </w:t>
            </w:r>
            <w:r w:rsidRPr="001058B5">
              <w:rPr>
                <w:rFonts w:ascii="Arial" w:hAnsi="Arial" w:cs="Arial"/>
                <w:w w:val="95"/>
                <w:sz w:val="18"/>
              </w:rPr>
              <w:t>TABLE, TRUNCATE</w:t>
            </w:r>
            <w:r w:rsidRPr="001058B5">
              <w:rPr>
                <w:rFonts w:ascii="Arial" w:hAnsi="Arial" w:cs="Arial"/>
                <w:spacing w:val="-69"/>
                <w:w w:val="95"/>
                <w:sz w:val="18"/>
              </w:rPr>
              <w:t xml:space="preserve"> </w:t>
            </w:r>
            <w:r w:rsidRPr="001058B5">
              <w:rPr>
                <w:rFonts w:ascii="Arial" w:hAnsi="Arial" w:cs="Arial"/>
                <w:w w:val="95"/>
                <w:sz w:val="18"/>
              </w:rPr>
              <w:t>TABLE, COMMENT</w:t>
            </w:r>
            <w:r w:rsidRPr="001058B5">
              <w:rPr>
                <w:rFonts w:ascii="Arial" w:hAnsi="Arial" w:cs="Arial"/>
                <w:spacing w:val="-69"/>
                <w:w w:val="95"/>
                <w:sz w:val="18"/>
              </w:rPr>
              <w:t xml:space="preserve"> </w:t>
            </w:r>
            <w:r w:rsidRPr="001058B5">
              <w:rPr>
                <w:rFonts w:ascii="Arial" w:hAnsi="Arial" w:cs="Arial"/>
                <w:w w:val="95"/>
                <w:sz w:val="18"/>
              </w:rPr>
              <w:t>ON</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77777777" w:rsidR="008C539B" w:rsidRPr="001058B5" w:rsidRDefault="00C12992">
            <w:pPr>
              <w:pStyle w:val="TableParagraph"/>
              <w:spacing w:before="64" w:line="213" w:lineRule="auto"/>
              <w:ind w:left="801" w:right="234"/>
              <w:rPr>
                <w:rFonts w:ascii="Arial" w:hAnsi="Arial" w:cs="Arial"/>
                <w:sz w:val="18"/>
              </w:rPr>
            </w:pPr>
            <w:r w:rsidRPr="001058B5">
              <w:rPr>
                <w:rFonts w:ascii="Arial" w:hAnsi="Arial" w:cs="Arial"/>
                <w:sz w:val="18"/>
              </w:rPr>
              <w:t>Audits SQL statements that are authorized by the specified system</w:t>
            </w:r>
            <w:r w:rsidRPr="001058B5">
              <w:rPr>
                <w:rFonts w:ascii="Arial" w:hAnsi="Arial" w:cs="Arial"/>
                <w:spacing w:val="-20"/>
                <w:sz w:val="18"/>
              </w:rPr>
              <w:t xml:space="preserve"> </w:t>
            </w:r>
            <w:r w:rsidRPr="001058B5">
              <w:rPr>
                <w:rFonts w:ascii="Arial" w:hAnsi="Arial" w:cs="Arial"/>
                <w:sz w:val="18"/>
              </w:rPr>
              <w:t>privilege.</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20"/>
                <w:sz w:val="18"/>
              </w:rPr>
              <w:t xml:space="preserve"> </w:t>
            </w:r>
            <w:r w:rsidRPr="001058B5">
              <w:rPr>
                <w:rFonts w:ascii="Arial" w:hAnsi="Arial" w:cs="Arial"/>
                <w:sz w:val="18"/>
              </w:rPr>
              <w:t>example,</w:t>
            </w:r>
            <w:r w:rsidRPr="001058B5">
              <w:rPr>
                <w:rFonts w:ascii="Arial" w:hAnsi="Arial" w:cs="Arial"/>
                <w:spacing w:val="-21"/>
                <w:sz w:val="18"/>
              </w:rPr>
              <w:t xml:space="preserve"> </w:t>
            </w:r>
            <w:r w:rsidRPr="001058B5">
              <w:rPr>
                <w:rFonts w:ascii="Arial" w:hAnsi="Arial" w:cs="Arial"/>
                <w:sz w:val="18"/>
              </w:rPr>
              <w:t>AUDIT</w:t>
            </w:r>
            <w:r w:rsidRPr="001058B5">
              <w:rPr>
                <w:rFonts w:ascii="Arial" w:hAnsi="Arial" w:cs="Arial"/>
                <w:spacing w:val="-56"/>
                <w:sz w:val="18"/>
              </w:rPr>
              <w:t xml:space="preserve"> </w:t>
            </w:r>
            <w:r w:rsidRPr="001058B5">
              <w:rPr>
                <w:rFonts w:ascii="Arial" w:hAnsi="Arial" w:cs="Arial"/>
                <w:sz w:val="18"/>
              </w:rPr>
              <w:t>CREATE</w:t>
            </w:r>
            <w:r w:rsidRPr="001058B5">
              <w:rPr>
                <w:rFonts w:ascii="Arial" w:hAnsi="Arial" w:cs="Arial"/>
                <w:spacing w:val="-56"/>
                <w:sz w:val="18"/>
              </w:rPr>
              <w:t xml:space="preserve"> </w:t>
            </w:r>
            <w:r w:rsidRPr="001058B5">
              <w:rPr>
                <w:rFonts w:ascii="Arial" w:hAnsi="Arial" w:cs="Arial"/>
                <w:sz w:val="18"/>
              </w:rPr>
              <w:t>ANY</w:t>
            </w:r>
            <w:r w:rsidRPr="001058B5">
              <w:rPr>
                <w:rFonts w:ascii="Arial" w:hAnsi="Arial" w:cs="Arial"/>
                <w:spacing w:val="-56"/>
                <w:sz w:val="18"/>
              </w:rPr>
              <w:t xml:space="preserve"> </w:t>
            </w:r>
            <w:r w:rsidRPr="001058B5">
              <w:rPr>
                <w:rFonts w:ascii="Arial" w:hAnsi="Arial" w:cs="Arial"/>
                <w:sz w:val="18"/>
              </w:rPr>
              <w:t>TRIGGER audits</w:t>
            </w:r>
            <w:r w:rsidRPr="001058B5">
              <w:rPr>
                <w:rFonts w:ascii="Arial" w:hAnsi="Arial" w:cs="Arial"/>
                <w:spacing w:val="-26"/>
                <w:sz w:val="18"/>
              </w:rPr>
              <w:t xml:space="preserve"> </w:t>
            </w:r>
            <w:r w:rsidRPr="001058B5">
              <w:rPr>
                <w:rFonts w:ascii="Arial" w:hAnsi="Arial" w:cs="Arial"/>
                <w:sz w:val="18"/>
              </w:rPr>
              <w:t>statements</w:t>
            </w:r>
            <w:r w:rsidRPr="001058B5">
              <w:rPr>
                <w:rFonts w:ascii="Arial" w:hAnsi="Arial" w:cs="Arial"/>
                <w:spacing w:val="-26"/>
                <w:sz w:val="18"/>
              </w:rPr>
              <w:t xml:space="preserve"> </w:t>
            </w:r>
            <w:r w:rsidRPr="001058B5">
              <w:rPr>
                <w:rFonts w:ascii="Arial" w:hAnsi="Arial" w:cs="Arial"/>
                <w:sz w:val="18"/>
              </w:rPr>
              <w:t>issued</w:t>
            </w:r>
            <w:r w:rsidRPr="001058B5">
              <w:rPr>
                <w:rFonts w:ascii="Arial" w:hAnsi="Arial" w:cs="Arial"/>
                <w:spacing w:val="-26"/>
                <w:sz w:val="18"/>
              </w:rPr>
              <w:t xml:space="preserve"> </w:t>
            </w:r>
            <w:r w:rsidRPr="001058B5">
              <w:rPr>
                <w:rFonts w:ascii="Arial" w:hAnsi="Arial" w:cs="Arial"/>
                <w:sz w:val="18"/>
              </w:rPr>
              <w:t>using</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ANY</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92"/>
                <w:sz w:val="18"/>
              </w:rPr>
              <w:t xml:space="preserve"> </w:t>
            </w:r>
            <w:r w:rsidRPr="001058B5">
              <w:rPr>
                <w:rFonts w:ascii="Arial" w:hAnsi="Arial" w:cs="Arial"/>
                <w:sz w:val="18"/>
              </w:rPr>
              <w:t>system privilege.</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77777777" w:rsidR="008C539B" w:rsidRPr="001058B5" w:rsidRDefault="00C12992">
            <w:pPr>
              <w:pStyle w:val="TableParagraph"/>
              <w:spacing w:before="64" w:line="211" w:lineRule="auto"/>
              <w:ind w:left="802" w:right="443"/>
              <w:rPr>
                <w:rFonts w:ascii="Arial" w:hAnsi="Arial" w:cs="Arial"/>
                <w:sz w:val="18"/>
              </w:rPr>
            </w:pPr>
            <w:r w:rsidRPr="001058B5">
              <w:rPr>
                <w:rFonts w:ascii="Arial" w:hAnsi="Arial" w:cs="Arial"/>
                <w:sz w:val="18"/>
              </w:rPr>
              <w:t>Audits specific statements on specific objects, such as ALTER TABLE</w:t>
            </w:r>
            <w:r w:rsidRPr="001058B5">
              <w:rPr>
                <w:rFonts w:ascii="Arial" w:hAnsi="Arial" w:cs="Arial"/>
                <w:spacing w:val="-76"/>
                <w:sz w:val="18"/>
              </w:rPr>
              <w:t xml:space="preserve"> </w:t>
            </w:r>
            <w:r w:rsidRPr="001058B5">
              <w:rPr>
                <w:rFonts w:ascii="Arial" w:hAnsi="Arial" w:cs="Arial"/>
                <w:sz w:val="18"/>
              </w:rPr>
              <w:t>on the HR.EMPLOYEES</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77777777" w:rsidR="008C539B" w:rsidRPr="001058B5" w:rsidRDefault="00C12992">
            <w:pPr>
              <w:pStyle w:val="TableParagraph"/>
              <w:spacing w:before="61" w:line="216" w:lineRule="auto"/>
              <w:ind w:left="801" w:right="86"/>
              <w:rPr>
                <w:rFonts w:ascii="Arial" w:hAnsi="Arial" w:cs="Arial"/>
                <w:sz w:val="18"/>
              </w:rPr>
            </w:pPr>
            <w:r w:rsidRPr="001058B5">
              <w:rPr>
                <w:rFonts w:ascii="Arial" w:hAnsi="Arial" w:cs="Arial"/>
                <w:sz w:val="18"/>
              </w:rPr>
              <w:t>Audits unexpected errors in network protocol or internal errors in the network layer.</w:t>
            </w:r>
          </w:p>
        </w:tc>
      </w:tr>
    </w:tbl>
    <w:p w14:paraId="3597E18F" w14:textId="77777777" w:rsidR="008C539B" w:rsidRPr="001058B5" w:rsidRDefault="008C539B">
      <w:pPr>
        <w:pStyle w:val="BodyText"/>
        <w:spacing w:before="2"/>
        <w:rPr>
          <w:rFonts w:ascii="Arial" w:hAnsi="Arial" w:cs="Arial"/>
          <w:b/>
          <w:i/>
          <w:sz w:val="22"/>
        </w:rPr>
      </w:pPr>
    </w:p>
    <w:p w14:paraId="1EB4F5BB" w14:textId="77777777" w:rsidR="008C539B" w:rsidRPr="001058B5" w:rsidRDefault="00C12992">
      <w:pPr>
        <w:pStyle w:val="Heading6"/>
      </w:pPr>
      <w:bookmarkStart w:id="1497" w:name="Auditing_Statement_Executions:_Successfu"/>
      <w:bookmarkStart w:id="1498" w:name="_bookmark1739"/>
      <w:bookmarkStart w:id="1499" w:name="_bookmark1740"/>
      <w:bookmarkEnd w:id="1497"/>
      <w:bookmarkEnd w:id="1498"/>
      <w:bookmarkEnd w:id="1499"/>
      <w:r w:rsidRPr="001058B5">
        <w:t>Auditing Statement Executions: Successful, Unsuccessful, or Both</w:t>
      </w:r>
    </w:p>
    <w:p w14:paraId="1F43C50D"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For statement, privilege, and schema object auditing, Oracle Database permits the selective auditing of successful executions of statements, unsuccessful attempts to execute statements, or both. This enables you to monitor actions even if the audited statements do not complete successfully. Monitoring unsuccessful SQL statement can expose users who are snooping or acting maliciously, though most unsuccessful SQL statements are neither.</w:t>
      </w:r>
    </w:p>
    <w:p w14:paraId="05EB4D75"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This method of auditing is also useful in that it reduces the audit trail, helping you to focus on specific actions. This can aid in maintaining good database performance.</w:t>
      </w:r>
    </w:p>
    <w:p w14:paraId="2F072ACA" w14:textId="77777777" w:rsidR="008C539B" w:rsidRPr="001058B5" w:rsidRDefault="00C12992">
      <w:pPr>
        <w:pStyle w:val="BodyText"/>
        <w:spacing w:before="113"/>
        <w:ind w:left="2260"/>
        <w:rPr>
          <w:rFonts w:ascii="Arial" w:hAnsi="Arial" w:cs="Arial"/>
        </w:rPr>
      </w:pPr>
      <w:r w:rsidRPr="001058B5">
        <w:rPr>
          <w:rFonts w:ascii="Arial" w:hAnsi="Arial" w:cs="Arial"/>
        </w:rPr>
        <w:t>The options are as follows:</w:t>
      </w:r>
    </w:p>
    <w:p w14:paraId="41016472" w14:textId="77777777" w:rsidR="008C539B" w:rsidRPr="001058B5" w:rsidRDefault="00C12992" w:rsidP="006F7931">
      <w:pPr>
        <w:pStyle w:val="ListParagraph"/>
        <w:numPr>
          <w:ilvl w:val="2"/>
          <w:numId w:val="137"/>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500" w:name="_bookmark1741"/>
      <w:bookmarkEnd w:id="1500"/>
      <w:r w:rsidRPr="001058B5">
        <w:rPr>
          <w:rFonts w:ascii="Arial" w:hAnsi="Arial" w:cs="Arial"/>
          <w:b/>
          <w:sz w:val="20"/>
        </w:rPr>
        <w:t xml:space="preserve"> </w:t>
      </w:r>
      <w:r w:rsidRPr="001058B5">
        <w:rPr>
          <w:rFonts w:ascii="Arial" w:hAnsi="Arial" w:cs="Arial"/>
          <w:sz w:val="20"/>
        </w:rPr>
        <w:t>This clause audits only successful</w:t>
      </w:r>
      <w:r w:rsidRPr="001058B5">
        <w:rPr>
          <w:rFonts w:ascii="Arial" w:hAnsi="Arial" w:cs="Arial"/>
          <w:spacing w:val="-33"/>
          <w:sz w:val="20"/>
        </w:rPr>
        <w:t xml:space="preserve"> </w:t>
      </w:r>
      <w:r w:rsidRPr="001058B5">
        <w:rPr>
          <w:rFonts w:ascii="Arial" w:hAnsi="Arial" w:cs="Arial"/>
          <w:sz w:val="20"/>
        </w:rPr>
        <w:t>executions of the audited</w:t>
      </w:r>
      <w:r w:rsidRPr="001058B5">
        <w:rPr>
          <w:rFonts w:ascii="Arial" w:hAnsi="Arial" w:cs="Arial"/>
          <w:spacing w:val="-2"/>
          <w:sz w:val="20"/>
        </w:rPr>
        <w:t xml:space="preserve"> </w:t>
      </w:r>
      <w:r w:rsidRPr="001058B5">
        <w:rPr>
          <w:rFonts w:ascii="Arial" w:hAnsi="Arial" w:cs="Arial"/>
          <w:sz w:val="20"/>
        </w:rPr>
        <w:t>statement.</w:t>
      </w:r>
    </w:p>
    <w:p w14:paraId="6D7733D1" w14:textId="77777777" w:rsidR="008C539B" w:rsidRPr="001058B5" w:rsidRDefault="00C12992" w:rsidP="006F7931">
      <w:pPr>
        <w:pStyle w:val="ListParagraph"/>
        <w:numPr>
          <w:ilvl w:val="2"/>
          <w:numId w:val="137"/>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Pr="001058B5">
        <w:rPr>
          <w:rFonts w:ascii="Arial" w:hAnsi="Arial" w:cs="Arial"/>
          <w:sz w:val="20"/>
        </w:rPr>
        <w:t>This clause audits only</w:t>
      </w:r>
      <w:r w:rsidRPr="001058B5">
        <w:rPr>
          <w:rFonts w:ascii="Arial" w:hAnsi="Arial" w:cs="Arial"/>
          <w:spacing w:val="-34"/>
          <w:sz w:val="20"/>
        </w:rPr>
        <w:t xml:space="preserve"> </w:t>
      </w:r>
      <w:r w:rsidRPr="001058B5">
        <w:rPr>
          <w:rFonts w:ascii="Arial" w:hAnsi="Arial" w:cs="Arial"/>
          <w:sz w:val="20"/>
        </w:rPr>
        <w:t>unsuccessful executions of the audited</w:t>
      </w:r>
      <w:r w:rsidRPr="001058B5">
        <w:rPr>
          <w:rFonts w:ascii="Arial" w:hAnsi="Arial" w:cs="Arial"/>
          <w:spacing w:val="-3"/>
          <w:sz w:val="20"/>
        </w:rPr>
        <w:t xml:space="preserve"> </w:t>
      </w:r>
      <w:r w:rsidRPr="001058B5">
        <w:rPr>
          <w:rFonts w:ascii="Arial" w:hAnsi="Arial" w:cs="Arial"/>
          <w:sz w:val="20"/>
        </w:rPr>
        <w:t>statement.</w:t>
      </w:r>
    </w:p>
    <w:p w14:paraId="110BC0EE" w14:textId="77777777" w:rsidR="008C539B" w:rsidRPr="001058B5" w:rsidRDefault="00C12992">
      <w:pPr>
        <w:pStyle w:val="BodyText"/>
        <w:spacing w:before="117" w:line="232" w:lineRule="auto"/>
        <w:ind w:left="2620" w:right="112"/>
        <w:rPr>
          <w:rFonts w:ascii="Arial" w:hAnsi="Arial" w:cs="Arial"/>
        </w:rPr>
      </w:pPr>
      <w:r w:rsidRPr="001058B5">
        <w:rPr>
          <w:rFonts w:ascii="Arial" w:hAnsi="Arial" w:cs="Arial"/>
        </w:rPr>
        <w:t>Auditing an unsuccessful statement execution generates an audit report only if a valid SQL statement is issued but fails, because it lacks proper authorization or references a nonexistent schema object. Statements that fail to execute because they were not valid cannot be audited.</w:t>
      </w:r>
    </w:p>
    <w:p w14:paraId="0AF52270" w14:textId="77777777" w:rsidR="008C539B" w:rsidRPr="001058B5" w:rsidRDefault="00C12992">
      <w:pPr>
        <w:pStyle w:val="BodyText"/>
        <w:spacing w:before="119" w:line="230" w:lineRule="auto"/>
        <w:ind w:left="2620" w:right="219"/>
        <w:rPr>
          <w:rFonts w:ascii="Arial" w:hAnsi="Arial" w:cs="Arial"/>
        </w:rPr>
      </w:pPr>
      <w:r w:rsidRPr="001058B5">
        <w:rPr>
          <w:rFonts w:ascii="Arial" w:hAnsi="Arial" w:cs="Arial"/>
        </w:rPr>
        <w:t>For example, an enabled privilege auditing option set to audit unsuccessful statement executions audits statements that use the target system privilege but failed</w:t>
      </w:r>
      <w:r w:rsidRPr="001058B5">
        <w:rPr>
          <w:rFonts w:ascii="Arial" w:hAnsi="Arial" w:cs="Arial"/>
          <w:spacing w:val="-16"/>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7"/>
        </w:rPr>
        <w:t xml:space="preserve"> </w:t>
      </w:r>
      <w:r w:rsidRPr="001058B5">
        <w:rPr>
          <w:rFonts w:ascii="Arial" w:hAnsi="Arial" w:cs="Arial"/>
        </w:rPr>
        <w:t>reasons.</w:t>
      </w:r>
      <w:r w:rsidRPr="001058B5">
        <w:rPr>
          <w:rFonts w:ascii="Arial" w:hAnsi="Arial" w:cs="Arial"/>
          <w:spacing w:val="-17"/>
        </w:rPr>
        <w:t xml:space="preserve"> </w:t>
      </w:r>
      <w:r w:rsidRPr="001058B5">
        <w:rPr>
          <w:rFonts w:ascii="Arial" w:hAnsi="Arial" w:cs="Arial"/>
        </w:rPr>
        <w:t>One</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TABLE</w:t>
      </w:r>
      <w:r w:rsidRPr="001058B5">
        <w:rPr>
          <w:rFonts w:ascii="Arial" w:hAnsi="Arial" w:cs="Arial"/>
          <w:spacing w:val="-92"/>
        </w:rPr>
        <w:t xml:space="preserve"> </w:t>
      </w:r>
      <w:r w:rsidRPr="001058B5">
        <w:rPr>
          <w:rFonts w:ascii="Arial" w:hAnsi="Arial" w:cs="Arial"/>
        </w:rPr>
        <w:t>auditing</w:t>
      </w:r>
      <w:r w:rsidRPr="001058B5">
        <w:rPr>
          <w:rFonts w:ascii="Arial" w:hAnsi="Arial" w:cs="Arial"/>
          <w:spacing w:val="-17"/>
        </w:rPr>
        <w:t xml:space="preserve"> </w:t>
      </w:r>
      <w:r w:rsidRPr="001058B5">
        <w:rPr>
          <w:rFonts w:ascii="Arial" w:hAnsi="Arial" w:cs="Arial"/>
        </w:rPr>
        <w:t>condition is set, but some CREATE TABLE statements fail due to insufficient quota for the specified</w:t>
      </w:r>
      <w:r w:rsidRPr="001058B5">
        <w:rPr>
          <w:rFonts w:ascii="Arial" w:hAnsi="Arial" w:cs="Arial"/>
          <w:spacing w:val="-2"/>
        </w:rPr>
        <w:t xml:space="preserve"> </w:t>
      </w:r>
      <w:r w:rsidRPr="001058B5">
        <w:rPr>
          <w:rFonts w:ascii="Arial" w:hAnsi="Arial" w:cs="Arial"/>
        </w:rPr>
        <w:t>tablespace.</w:t>
      </w:r>
    </w:p>
    <w:p w14:paraId="7936CA19" w14:textId="77777777" w:rsidR="008C539B" w:rsidRPr="001058B5" w:rsidRDefault="00C12992" w:rsidP="006F7931">
      <w:pPr>
        <w:pStyle w:val="ListParagraph"/>
        <w:numPr>
          <w:ilvl w:val="2"/>
          <w:numId w:val="137"/>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Pr="001058B5">
        <w:rPr>
          <w:rFonts w:ascii="Arial" w:hAnsi="Arial" w:cs="Arial"/>
          <w:b/>
          <w:spacing w:val="-29"/>
          <w:sz w:val="20"/>
        </w:rPr>
        <w:t xml:space="preserve"> </w:t>
      </w:r>
      <w:r w:rsidRPr="001058B5">
        <w:rPr>
          <w:rFonts w:ascii="Arial" w:hAnsi="Arial" w:cs="Arial"/>
          <w:sz w:val="20"/>
        </w:rPr>
        <w:t>If you omit these clauses, then Oracle Database audits both successful and unsuccessful executions of the audited</w:t>
      </w:r>
      <w:r w:rsidRPr="001058B5">
        <w:rPr>
          <w:rFonts w:ascii="Arial" w:hAnsi="Arial" w:cs="Arial"/>
          <w:spacing w:val="-6"/>
          <w:sz w:val="20"/>
        </w:rPr>
        <w:t xml:space="preserve"> </w:t>
      </w:r>
      <w:r w:rsidRPr="001058B5">
        <w:rPr>
          <w:rFonts w:ascii="Arial" w:hAnsi="Arial" w:cs="Arial"/>
          <w:sz w:val="20"/>
        </w:rPr>
        <w:t>statement.</w:t>
      </w:r>
    </w:p>
    <w:p w14:paraId="45F40FC0"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77777777" w:rsidR="008C539B" w:rsidRPr="001058B5" w:rsidRDefault="00C12992">
      <w:pPr>
        <w:pStyle w:val="Heading6"/>
      </w:pPr>
      <w:bookmarkStart w:id="1501" w:name="How_Standard_Audit_Records_Are_Generated"/>
      <w:bookmarkStart w:id="1502" w:name="_bookmark1742"/>
      <w:bookmarkStart w:id="1503" w:name="_bookmark1743"/>
      <w:bookmarkEnd w:id="1501"/>
      <w:bookmarkEnd w:id="1502"/>
      <w:bookmarkEnd w:id="1503"/>
      <w:r w:rsidRPr="001058B5">
        <w:t>How Standard Audit Reco</w:t>
      </w:r>
      <w:bookmarkStart w:id="1504" w:name="_bookmark1744"/>
      <w:bookmarkEnd w:id="1504"/>
      <w:r w:rsidRPr="001058B5">
        <w:t>rds Are Generated</w:t>
      </w:r>
    </w:p>
    <w:p w14:paraId="0FEF4E3B"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Oracle Database generates an audit record for each execution of an audited statement or operation, as follows:</w:t>
      </w:r>
    </w:p>
    <w:p w14:paraId="6A98F0B8" w14:textId="77777777" w:rsidR="008C539B" w:rsidRPr="001058B5" w:rsidRDefault="008C539B">
      <w:pPr>
        <w:spacing w:line="232" w:lineRule="auto"/>
        <w:rPr>
          <w:rFonts w:ascii="Arial" w:hAnsi="Arial" w:cs="Arial"/>
        </w:rPr>
        <w:sectPr w:rsidR="008C539B" w:rsidRPr="001058B5">
          <w:footerReference w:type="even" r:id="rId205"/>
          <w:footerReference w:type="default" r:id="rId206"/>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77777777" w:rsidR="008C539B" w:rsidRPr="001058B5" w:rsidRDefault="00C12992" w:rsidP="006F7931">
      <w:pPr>
        <w:pStyle w:val="ListParagraph"/>
        <w:numPr>
          <w:ilvl w:val="1"/>
          <w:numId w:val="137"/>
        </w:numPr>
        <w:tabs>
          <w:tab w:val="left" w:pos="2020"/>
        </w:tabs>
        <w:spacing w:before="99" w:line="232" w:lineRule="auto"/>
        <w:ind w:right="878" w:hanging="359"/>
        <w:rPr>
          <w:rFonts w:ascii="Arial" w:hAnsi="Arial" w:cs="Arial"/>
          <w:sz w:val="20"/>
        </w:rPr>
      </w:pP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was</w:t>
      </w:r>
      <w:r w:rsidRPr="001058B5">
        <w:rPr>
          <w:rFonts w:ascii="Arial" w:hAnsi="Arial" w:cs="Arial"/>
          <w:spacing w:val="-3"/>
          <w:sz w:val="20"/>
        </w:rPr>
        <w:t xml:space="preserve"> </w:t>
      </w:r>
      <w:r w:rsidRPr="001058B5">
        <w:rPr>
          <w:rFonts w:ascii="Arial" w:hAnsi="Arial" w:cs="Arial"/>
          <w:sz w:val="20"/>
        </w:rPr>
        <w:t>configured</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executed.</w:t>
      </w:r>
      <w:r w:rsidRPr="001058B5">
        <w:rPr>
          <w:rFonts w:ascii="Arial" w:hAnsi="Arial" w:cs="Arial"/>
          <w:spacing w:val="-4"/>
          <w:sz w:val="20"/>
        </w:rPr>
        <w:t xml:space="preserve"> </w:t>
      </w:r>
      <w:r w:rsidRPr="001058B5">
        <w:rPr>
          <w:rFonts w:ascii="Arial" w:hAnsi="Arial" w:cs="Arial"/>
          <w:sz w:val="20"/>
        </w:rPr>
        <w:t>This also includes the execution of the statements within PL/SQL</w:t>
      </w:r>
      <w:r w:rsidRPr="001058B5">
        <w:rPr>
          <w:rFonts w:ascii="Arial" w:hAnsi="Arial" w:cs="Arial"/>
          <w:spacing w:val="-17"/>
          <w:sz w:val="20"/>
        </w:rPr>
        <w:t xml:space="preserve"> </w:t>
      </w:r>
      <w:r w:rsidRPr="001058B5">
        <w:rPr>
          <w:rFonts w:ascii="Arial" w:hAnsi="Arial" w:cs="Arial"/>
          <w:sz w:val="20"/>
        </w:rPr>
        <w:t>procedures.</w:t>
      </w:r>
    </w:p>
    <w:p w14:paraId="5ED0C2EF"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Each time the privilege for which auditing was configured is</w:t>
      </w:r>
      <w:r w:rsidRPr="001058B5">
        <w:rPr>
          <w:rFonts w:ascii="Arial" w:hAnsi="Arial" w:cs="Arial"/>
          <w:spacing w:val="-7"/>
          <w:sz w:val="20"/>
        </w:rPr>
        <w:t xml:space="preserve"> </w:t>
      </w:r>
      <w:r w:rsidRPr="001058B5">
        <w:rPr>
          <w:rFonts w:ascii="Arial" w:hAnsi="Arial" w:cs="Arial"/>
          <w:sz w:val="20"/>
        </w:rPr>
        <w:t>used</w:t>
      </w:r>
    </w:p>
    <w:p w14:paraId="09D32EC8"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Each time the object for which auditing was configured is operated</w:t>
      </w:r>
      <w:r w:rsidRPr="001058B5">
        <w:rPr>
          <w:rFonts w:ascii="Arial" w:hAnsi="Arial" w:cs="Arial"/>
          <w:spacing w:val="-13"/>
          <w:sz w:val="20"/>
        </w:rPr>
        <w:t xml:space="preserve"> </w:t>
      </w:r>
      <w:r w:rsidRPr="001058B5">
        <w:rPr>
          <w:rFonts w:ascii="Arial" w:hAnsi="Arial" w:cs="Arial"/>
          <w:sz w:val="20"/>
        </w:rPr>
        <w:t>upon</w:t>
      </w:r>
    </w:p>
    <w:p w14:paraId="05B66DF9" w14:textId="77777777" w:rsidR="008C539B" w:rsidRPr="001058B5" w:rsidRDefault="008C539B">
      <w:pPr>
        <w:pStyle w:val="BodyText"/>
        <w:spacing w:before="3"/>
        <w:rPr>
          <w:rFonts w:ascii="Arial" w:hAnsi="Arial" w:cs="Arial"/>
          <w:sz w:val="23"/>
        </w:rPr>
      </w:pPr>
    </w:p>
    <w:p w14:paraId="42A5AF97" w14:textId="77777777" w:rsidR="008C539B" w:rsidRPr="001058B5" w:rsidRDefault="00C12992">
      <w:pPr>
        <w:pStyle w:val="Heading6"/>
        <w:ind w:left="1660"/>
      </w:pPr>
      <w:bookmarkStart w:id="1505" w:name="How_Do_Cursors_Affect_Standard_Auditing?"/>
      <w:bookmarkStart w:id="1506" w:name="_bookmark1745"/>
      <w:bookmarkEnd w:id="1505"/>
      <w:bookmarkEnd w:id="1506"/>
      <w:r w:rsidRPr="001058B5">
        <w:t>Ho</w:t>
      </w:r>
      <w:bookmarkStart w:id="1507" w:name="_bookmark1746"/>
      <w:bookmarkEnd w:id="1507"/>
      <w:r w:rsidRPr="001058B5">
        <w:t>w Do Cursors Affect Standard Auditing?</w:t>
      </w:r>
    </w:p>
    <w:p w14:paraId="694E0E4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For each execution of an auditable operation within a cursor, Oracle Database inserts one audit record into the audit trail. Events that cause cursors to be reused include the following:</w:t>
      </w:r>
    </w:p>
    <w:p w14:paraId="7287364C"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An application, such as Oracle Forms, holding a cursor open for</w:t>
      </w:r>
      <w:r w:rsidRPr="001058B5">
        <w:rPr>
          <w:rFonts w:ascii="Arial" w:hAnsi="Arial" w:cs="Arial"/>
          <w:spacing w:val="-12"/>
          <w:sz w:val="20"/>
        </w:rPr>
        <w:t xml:space="preserve"> </w:t>
      </w:r>
      <w:r w:rsidRPr="001058B5">
        <w:rPr>
          <w:rFonts w:ascii="Arial" w:hAnsi="Arial" w:cs="Arial"/>
          <w:sz w:val="20"/>
        </w:rPr>
        <w:t>reuse</w:t>
      </w:r>
    </w:p>
    <w:p w14:paraId="483B06C2"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Subsequent execution of a cursor using new bind</w:t>
      </w:r>
      <w:r w:rsidRPr="001058B5">
        <w:rPr>
          <w:rFonts w:ascii="Arial" w:hAnsi="Arial" w:cs="Arial"/>
          <w:spacing w:val="-6"/>
          <w:sz w:val="20"/>
        </w:rPr>
        <w:t xml:space="preserve"> </w:t>
      </w:r>
      <w:r w:rsidRPr="001058B5">
        <w:rPr>
          <w:rFonts w:ascii="Arial" w:hAnsi="Arial" w:cs="Arial"/>
          <w:sz w:val="20"/>
        </w:rPr>
        <w:t>variables</w:t>
      </w:r>
    </w:p>
    <w:p w14:paraId="1B7F11C7" w14:textId="77777777" w:rsidR="008C539B" w:rsidRPr="001058B5" w:rsidRDefault="00C12992" w:rsidP="006F7931">
      <w:pPr>
        <w:pStyle w:val="ListParagraph"/>
        <w:numPr>
          <w:ilvl w:val="1"/>
          <w:numId w:val="137"/>
        </w:numPr>
        <w:tabs>
          <w:tab w:val="left" w:pos="2020"/>
        </w:tabs>
        <w:spacing w:before="118" w:line="232" w:lineRule="auto"/>
        <w:ind w:right="1003" w:hanging="359"/>
        <w:rPr>
          <w:rFonts w:ascii="Arial" w:hAnsi="Arial" w:cs="Arial"/>
          <w:sz w:val="20"/>
        </w:rPr>
      </w:pPr>
      <w:r w:rsidRPr="001058B5">
        <w:rPr>
          <w:rFonts w:ascii="Arial" w:hAnsi="Arial" w:cs="Arial"/>
          <w:sz w:val="20"/>
        </w:rPr>
        <w:t>Statements executed within PL/SQL loops where the PL/SQL engine</w:t>
      </w:r>
      <w:r w:rsidRPr="001058B5">
        <w:rPr>
          <w:rFonts w:ascii="Arial" w:hAnsi="Arial" w:cs="Arial"/>
          <w:spacing w:val="-35"/>
          <w:sz w:val="20"/>
        </w:rPr>
        <w:t xml:space="preserve"> </w:t>
      </w:r>
      <w:r w:rsidRPr="001058B5">
        <w:rPr>
          <w:rFonts w:ascii="Arial" w:hAnsi="Arial" w:cs="Arial"/>
          <w:sz w:val="20"/>
        </w:rPr>
        <w:t>optimizes the statements to reuse a single</w:t>
      </w:r>
      <w:r w:rsidRPr="001058B5">
        <w:rPr>
          <w:rFonts w:ascii="Arial" w:hAnsi="Arial" w:cs="Arial"/>
          <w:spacing w:val="-6"/>
          <w:sz w:val="20"/>
        </w:rPr>
        <w:t xml:space="preserve"> </w:t>
      </w:r>
      <w:r w:rsidRPr="001058B5">
        <w:rPr>
          <w:rFonts w:ascii="Arial" w:hAnsi="Arial" w:cs="Arial"/>
          <w:sz w:val="20"/>
        </w:rPr>
        <w:t>cursor</w:t>
      </w:r>
    </w:p>
    <w:p w14:paraId="74D9B5D6" w14:textId="77777777" w:rsidR="008C539B" w:rsidRPr="001058B5" w:rsidRDefault="00C12992">
      <w:pPr>
        <w:pStyle w:val="BodyText"/>
        <w:spacing w:before="118" w:line="232" w:lineRule="auto"/>
        <w:ind w:left="1660" w:right="848" w:hanging="1"/>
        <w:rPr>
          <w:rFonts w:ascii="Arial" w:hAnsi="Arial" w:cs="Arial"/>
        </w:rPr>
      </w:pPr>
      <w:r w:rsidRPr="001058B5">
        <w:rPr>
          <w:rFonts w:ascii="Arial" w:hAnsi="Arial" w:cs="Arial"/>
        </w:rPr>
        <w:t xml:space="preserve">Auditing is </w:t>
      </w:r>
      <w:r w:rsidRPr="001058B5">
        <w:rPr>
          <w:rFonts w:ascii="Arial" w:hAnsi="Arial" w:cs="Arial"/>
          <w:i/>
        </w:rPr>
        <w:t xml:space="preserve">not </w:t>
      </w:r>
      <w:r w:rsidRPr="001058B5">
        <w:rPr>
          <w:rFonts w:ascii="Arial" w:hAnsi="Arial" w:cs="Arial"/>
        </w:rPr>
        <w:t>affected by whether or not a cursor is shared. Each user creates her or his own audit trail records on first execution of the cursor.</w:t>
      </w:r>
    </w:p>
    <w:p w14:paraId="5F21DBEF" w14:textId="77777777" w:rsidR="008C539B" w:rsidRPr="001058B5" w:rsidRDefault="008C539B">
      <w:pPr>
        <w:pStyle w:val="BodyText"/>
        <w:spacing w:before="2"/>
        <w:rPr>
          <w:rFonts w:ascii="Arial" w:hAnsi="Arial" w:cs="Arial"/>
          <w:sz w:val="23"/>
        </w:rPr>
      </w:pPr>
    </w:p>
    <w:p w14:paraId="30FF5025" w14:textId="77777777" w:rsidR="008C539B" w:rsidRPr="001058B5" w:rsidRDefault="00C12992">
      <w:pPr>
        <w:pStyle w:val="Heading6"/>
        <w:spacing w:before="1"/>
        <w:ind w:left="1660"/>
      </w:pPr>
      <w:bookmarkStart w:id="1508" w:name="Benefits_of_Using_the_BY_ACCESS_Clause_i"/>
      <w:bookmarkStart w:id="1509" w:name="_bookmark1747"/>
      <w:bookmarkStart w:id="1510" w:name="_bookmark1748"/>
      <w:bookmarkEnd w:id="1508"/>
      <w:bookmarkEnd w:id="1509"/>
      <w:bookmarkEnd w:id="1510"/>
      <w:r w:rsidRPr="001058B5">
        <w:t>Be</w:t>
      </w:r>
      <w:bookmarkStart w:id="1511" w:name="_bookmark1749"/>
      <w:bookmarkEnd w:id="1511"/>
      <w:r w:rsidRPr="001058B5">
        <w:t>nefits of Using the BY ACCESS Clause in the AUDIT Statement</w:t>
      </w:r>
    </w:p>
    <w:p w14:paraId="4DB259A2" w14:textId="77777777" w:rsidR="008C539B" w:rsidRPr="001058B5" w:rsidRDefault="00C12992">
      <w:pPr>
        <w:pStyle w:val="BodyText"/>
        <w:spacing w:before="57" w:line="230" w:lineRule="auto"/>
        <w:ind w:left="1659" w:right="906"/>
        <w:jc w:val="both"/>
        <w:rPr>
          <w:rFonts w:ascii="Arial" w:hAnsi="Arial" w:cs="Arial"/>
        </w:rPr>
      </w:pPr>
      <w:r w:rsidRPr="001058B5">
        <w:rPr>
          <w:rFonts w:ascii="Arial" w:hAnsi="Arial" w:cs="Arial"/>
        </w:rPr>
        <w:t>By default, Oracle Database writes a new audit record for every audited event, using 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w:t>
      </w:r>
      <w:r w:rsidRPr="001058B5">
        <w:rPr>
          <w:rFonts w:ascii="Arial" w:hAnsi="Arial" w:cs="Arial"/>
          <w:spacing w:val="-96"/>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spacing w:val="-3"/>
        </w:rPr>
        <w:t>functionality.</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functionality,</w:t>
      </w:r>
      <w:r w:rsidRPr="001058B5">
        <w:rPr>
          <w:rFonts w:ascii="Arial" w:hAnsi="Arial" w:cs="Arial"/>
          <w:spacing w:val="-21"/>
        </w:rPr>
        <w:t xml:space="preserve"> </w:t>
      </w:r>
      <w:r w:rsidRPr="001058B5">
        <w:rPr>
          <w:rFonts w:ascii="Arial" w:hAnsi="Arial" w:cs="Arial"/>
        </w:rPr>
        <w:t>either</w:t>
      </w:r>
      <w:r w:rsidRPr="001058B5">
        <w:rPr>
          <w:rFonts w:ascii="Arial" w:hAnsi="Arial" w:cs="Arial"/>
          <w:spacing w:val="-22"/>
        </w:rPr>
        <w:t xml:space="preserve"> </w:t>
      </w:r>
      <w:r w:rsidRPr="001058B5">
        <w:rPr>
          <w:rFonts w:ascii="Arial" w:hAnsi="Arial" w:cs="Arial"/>
        </w:rPr>
        <w:t>include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 in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or</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want,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can</w:t>
      </w:r>
      <w:r w:rsidRPr="001058B5">
        <w:rPr>
          <w:rFonts w:ascii="Arial" w:hAnsi="Arial" w:cs="Arial"/>
          <w:spacing w:val="-7"/>
        </w:rPr>
        <w:t xml:space="preserve"> </w:t>
      </w:r>
      <w:r w:rsidRPr="001058B5">
        <w:rPr>
          <w:rFonts w:ascii="Arial" w:hAnsi="Arial" w:cs="Arial"/>
        </w:rPr>
        <w:t>omit</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because</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8"/>
        </w:rPr>
        <w:t xml:space="preserve"> </w:t>
      </w:r>
      <w:r w:rsidRPr="001058B5">
        <w:rPr>
          <w:rFonts w:ascii="Arial" w:hAnsi="Arial" w:cs="Arial"/>
        </w:rPr>
        <w:t>(As</w:t>
      </w:r>
      <w:r w:rsidRPr="001058B5">
        <w:rPr>
          <w:rFonts w:ascii="Arial" w:hAnsi="Arial" w:cs="Arial"/>
          <w:spacing w:val="-8"/>
        </w:rPr>
        <w:t xml:space="preserve"> </w:t>
      </w:r>
      <w:r w:rsidRPr="001058B5">
        <w:rPr>
          <w:rFonts w:ascii="Arial" w:hAnsi="Arial" w:cs="Arial"/>
        </w:rPr>
        <w:t>of 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1"/>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2</w:t>
      </w:r>
      <w:r w:rsidRPr="001058B5">
        <w:rPr>
          <w:rFonts w:ascii="Arial" w:hAnsi="Arial" w:cs="Arial"/>
          <w:spacing w:val="-10"/>
        </w:rPr>
        <w:t xml:space="preserve"> </w:t>
      </w:r>
      <w:r w:rsidRPr="001058B5">
        <w:rPr>
          <w:rFonts w:ascii="Arial" w:hAnsi="Arial" w:cs="Arial"/>
        </w:rPr>
        <w:t>(11.2.0.2),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38"/>
        </w:rPr>
        <w:t xml:space="preserve"> </w:t>
      </w:r>
      <w:r w:rsidRPr="001058B5">
        <w:rPr>
          <w:rFonts w:ascii="Arial" w:hAnsi="Arial" w:cs="Arial"/>
        </w:rPr>
        <w:t>ACCESS</w:t>
      </w:r>
      <w:r w:rsidRPr="001058B5">
        <w:rPr>
          <w:rFonts w:ascii="Arial" w:hAnsi="Arial" w:cs="Arial"/>
          <w:spacing w:val="-86"/>
        </w:rPr>
        <w:t xml:space="preserve"> </w:t>
      </w:r>
      <w:r w:rsidRPr="001058B5">
        <w:rPr>
          <w:rFonts w:ascii="Arial" w:hAnsi="Arial" w:cs="Arial"/>
        </w:rPr>
        <w:t>clause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default</w:t>
      </w:r>
      <w:r w:rsidRPr="001058B5">
        <w:rPr>
          <w:rFonts w:ascii="Arial" w:hAnsi="Arial" w:cs="Arial"/>
          <w:spacing w:val="-10"/>
        </w:rPr>
        <w:t xml:space="preserve"> </w:t>
      </w:r>
      <w:r w:rsidRPr="001058B5">
        <w:rPr>
          <w:rFonts w:ascii="Arial" w:hAnsi="Arial" w:cs="Arial"/>
        </w:rPr>
        <w:t>setting.)</w:t>
      </w:r>
    </w:p>
    <w:p w14:paraId="4E256C8C" w14:textId="77777777" w:rsidR="008C539B" w:rsidRPr="001058B5" w:rsidRDefault="00C12992">
      <w:pPr>
        <w:pStyle w:val="BodyText"/>
        <w:spacing w:before="116" w:line="228" w:lineRule="auto"/>
        <w:ind w:left="1659" w:right="848"/>
        <w:rPr>
          <w:rFonts w:ascii="Arial" w:hAnsi="Arial" w:cs="Arial"/>
        </w:rPr>
      </w:pPr>
      <w:r w:rsidRPr="001058B5">
        <w:rPr>
          <w:rFonts w:ascii="Arial" w:hAnsi="Arial" w:cs="Arial"/>
        </w:rPr>
        <w:t>Oracle</w:t>
      </w:r>
      <w:r w:rsidRPr="001058B5">
        <w:rPr>
          <w:rFonts w:ascii="Arial" w:hAnsi="Arial" w:cs="Arial"/>
          <w:spacing w:val="-19"/>
        </w:rPr>
        <w:t xml:space="preserve"> </w:t>
      </w:r>
      <w:r w:rsidRPr="001058B5">
        <w:rPr>
          <w:rFonts w:ascii="Arial" w:hAnsi="Arial" w:cs="Arial"/>
        </w:rPr>
        <w:t>recommends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not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20"/>
        </w:rPr>
        <w:t xml:space="preserve"> </w:t>
      </w:r>
      <w:r w:rsidRPr="001058B5">
        <w:rPr>
          <w:rFonts w:ascii="Arial" w:hAnsi="Arial" w:cs="Arial"/>
        </w:rPr>
        <w:t>AUDIT statements.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benefits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BY</w:t>
      </w:r>
      <w:r w:rsidRPr="001058B5">
        <w:rPr>
          <w:rFonts w:ascii="Arial" w:hAnsi="Arial" w:cs="Arial"/>
          <w:spacing w:val="-50"/>
        </w:rPr>
        <w:t xml:space="preserve"> </w:t>
      </w:r>
      <w:r w:rsidRPr="001058B5">
        <w:rPr>
          <w:rFonts w:ascii="Arial" w:hAnsi="Arial" w:cs="Arial"/>
        </w:rPr>
        <w:t>ACCESS</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7"/>
        </w:rPr>
        <w:t xml:space="preserve"> </w:t>
      </w:r>
      <w:r w:rsidRPr="001058B5">
        <w:rPr>
          <w:rFonts w:ascii="Arial" w:hAnsi="Arial" w:cs="Arial"/>
        </w:rPr>
        <w:t>as follows:</w:t>
      </w:r>
    </w:p>
    <w:p w14:paraId="0CC228C1" w14:textId="77777777" w:rsidR="008C539B" w:rsidRPr="001058B5" w:rsidRDefault="00C12992" w:rsidP="006F7931">
      <w:pPr>
        <w:pStyle w:val="ListParagraph"/>
        <w:numPr>
          <w:ilvl w:val="1"/>
          <w:numId w:val="137"/>
        </w:numPr>
        <w:tabs>
          <w:tab w:val="left" w:pos="2020"/>
        </w:tabs>
        <w:spacing w:before="123" w:line="230" w:lineRule="auto"/>
        <w:ind w:right="786" w:hanging="359"/>
        <w:rPr>
          <w:rFonts w:ascii="Arial" w:hAnsi="Arial" w:cs="Arial"/>
          <w:sz w:val="20"/>
        </w:rPr>
      </w:pPr>
      <w:r w:rsidRPr="001058B5">
        <w:rPr>
          <w:rFonts w:ascii="Arial" w:hAnsi="Arial" w:cs="Arial"/>
          <w:sz w:val="20"/>
        </w:rPr>
        <w:t>The audit records generated through the BY ACCESS audit option have more information,</w:t>
      </w:r>
      <w:r w:rsidRPr="001058B5">
        <w:rPr>
          <w:rFonts w:ascii="Arial" w:hAnsi="Arial" w:cs="Arial"/>
          <w:spacing w:val="-7"/>
          <w:sz w:val="20"/>
        </w:rPr>
        <w:t xml:space="preserve"> </w:t>
      </w:r>
      <w:r w:rsidRPr="001058B5">
        <w:rPr>
          <w:rFonts w:ascii="Arial" w:hAnsi="Arial" w:cs="Arial"/>
          <w:sz w:val="20"/>
        </w:rPr>
        <w:t>such</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status</w:t>
      </w:r>
      <w:r w:rsidRPr="001058B5">
        <w:rPr>
          <w:rFonts w:ascii="Arial" w:hAnsi="Arial" w:cs="Arial"/>
          <w:spacing w:val="-7"/>
          <w:sz w:val="20"/>
        </w:rPr>
        <w:t xml:space="preserve"> </w:t>
      </w:r>
      <w:r w:rsidRPr="001058B5">
        <w:rPr>
          <w:rFonts w:ascii="Arial" w:hAnsi="Arial" w:cs="Arial"/>
          <w:sz w:val="20"/>
        </w:rPr>
        <w:t>(return</w:t>
      </w:r>
      <w:r w:rsidRPr="001058B5">
        <w:rPr>
          <w:rFonts w:ascii="Arial" w:hAnsi="Arial" w:cs="Arial"/>
          <w:spacing w:val="-6"/>
          <w:sz w:val="20"/>
        </w:rPr>
        <w:t xml:space="preserve"> </w:t>
      </w:r>
      <w:r w:rsidRPr="001058B5">
        <w:rPr>
          <w:rFonts w:ascii="Arial" w:hAnsi="Arial" w:cs="Arial"/>
          <w:sz w:val="20"/>
        </w:rPr>
        <w:t>code),</w:t>
      </w:r>
      <w:r w:rsidRPr="001058B5">
        <w:rPr>
          <w:rFonts w:ascii="Arial" w:hAnsi="Arial" w:cs="Arial"/>
          <w:spacing w:val="-6"/>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the privileges used, the objects accessed, the SQL text itself and its bind values. In addition,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40"/>
          <w:sz w:val="20"/>
        </w:rPr>
        <w:t xml:space="preserve"> </w:t>
      </w:r>
      <w:r w:rsidRPr="001058B5">
        <w:rPr>
          <w:rFonts w:ascii="Arial" w:hAnsi="Arial" w:cs="Arial"/>
          <w:sz w:val="20"/>
        </w:rPr>
        <w:t>ACCESS</w:t>
      </w:r>
      <w:r w:rsidRPr="001058B5">
        <w:rPr>
          <w:rFonts w:ascii="Arial" w:hAnsi="Arial" w:cs="Arial"/>
          <w:spacing w:val="-87"/>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option</w:t>
      </w:r>
      <w:r w:rsidRPr="001058B5">
        <w:rPr>
          <w:rFonts w:ascii="Arial" w:hAnsi="Arial" w:cs="Arial"/>
          <w:spacing w:val="-12"/>
          <w:sz w:val="20"/>
        </w:rPr>
        <w:t xml:space="preserve"> </w:t>
      </w:r>
      <w:r w:rsidRPr="001058B5">
        <w:rPr>
          <w:rFonts w:ascii="Arial" w:hAnsi="Arial" w:cs="Arial"/>
          <w:sz w:val="20"/>
        </w:rPr>
        <w:t>captures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SCN</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each</w:t>
      </w:r>
      <w:r w:rsidRPr="001058B5">
        <w:rPr>
          <w:rFonts w:ascii="Arial" w:hAnsi="Arial" w:cs="Arial"/>
          <w:spacing w:val="-12"/>
          <w:sz w:val="20"/>
        </w:rPr>
        <w:t xml:space="preserve"> </w:t>
      </w:r>
      <w:r w:rsidRPr="001058B5">
        <w:rPr>
          <w:rFonts w:ascii="Arial" w:hAnsi="Arial" w:cs="Arial"/>
          <w:sz w:val="20"/>
        </w:rPr>
        <w:t>execution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this can help flashback</w:t>
      </w:r>
      <w:r w:rsidRPr="001058B5">
        <w:rPr>
          <w:rFonts w:ascii="Arial" w:hAnsi="Arial" w:cs="Arial"/>
          <w:spacing w:val="-1"/>
          <w:sz w:val="20"/>
        </w:rPr>
        <w:t xml:space="preserve"> </w:t>
      </w:r>
      <w:r w:rsidRPr="001058B5">
        <w:rPr>
          <w:rFonts w:ascii="Arial" w:hAnsi="Arial" w:cs="Arial"/>
          <w:sz w:val="20"/>
        </w:rPr>
        <w:t>queries.</w:t>
      </w:r>
    </w:p>
    <w:p w14:paraId="0FA22B30" w14:textId="77777777" w:rsidR="008C539B" w:rsidRPr="001058B5" w:rsidRDefault="00C12992" w:rsidP="006F7931">
      <w:pPr>
        <w:pStyle w:val="ListParagraph"/>
        <w:numPr>
          <w:ilvl w:val="1"/>
          <w:numId w:val="137"/>
        </w:numPr>
        <w:tabs>
          <w:tab w:val="left" w:pos="2020"/>
        </w:tabs>
        <w:spacing w:before="118" w:line="232" w:lineRule="auto"/>
        <w:ind w:right="786" w:hanging="359"/>
        <w:rPr>
          <w:rFonts w:ascii="Arial" w:hAnsi="Arial" w:cs="Arial"/>
          <w:sz w:val="20"/>
        </w:rPr>
      </w:pP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separately</w:t>
      </w:r>
      <w:r w:rsidRPr="001058B5">
        <w:rPr>
          <w:rFonts w:ascii="Arial" w:hAnsi="Arial" w:cs="Arial"/>
          <w:spacing w:val="-5"/>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execution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 privilege, and access to the audited object. Given that the values for the return code, timestamp, SQL text recorded are accurate for each execution, this can help you find how many times the action was</w:t>
      </w:r>
      <w:r w:rsidRPr="001058B5">
        <w:rPr>
          <w:rFonts w:ascii="Arial" w:hAnsi="Arial" w:cs="Arial"/>
          <w:spacing w:val="-5"/>
          <w:sz w:val="20"/>
        </w:rPr>
        <w:t xml:space="preserve"> </w:t>
      </w:r>
      <w:r w:rsidRPr="001058B5">
        <w:rPr>
          <w:rFonts w:ascii="Arial" w:hAnsi="Arial" w:cs="Arial"/>
          <w:sz w:val="20"/>
        </w:rPr>
        <w:t>performed.</w:t>
      </w:r>
    </w:p>
    <w:p w14:paraId="5B5F9751" w14:textId="77777777" w:rsidR="008C539B" w:rsidRPr="001058B5" w:rsidRDefault="00C12992" w:rsidP="006F7931">
      <w:pPr>
        <w:pStyle w:val="ListParagraph"/>
        <w:numPr>
          <w:ilvl w:val="1"/>
          <w:numId w:val="137"/>
        </w:numPr>
        <w:tabs>
          <w:tab w:val="left" w:pos="2020"/>
        </w:tabs>
        <w:spacing w:before="119" w:line="228" w:lineRule="auto"/>
        <w:ind w:right="1038" w:hanging="359"/>
        <w:rPr>
          <w:rFonts w:ascii="Arial" w:hAnsi="Arial" w:cs="Arial"/>
          <w:sz w:val="20"/>
        </w:rPr>
      </w:pP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1"/>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6"/>
          <w:sz w:val="20"/>
        </w:rPr>
        <w:t xml:space="preserve"> </w:t>
      </w:r>
      <w:r w:rsidRPr="001058B5">
        <w:rPr>
          <w:rFonts w:ascii="Arial" w:hAnsi="Arial" w:cs="Arial"/>
          <w:sz w:val="20"/>
        </w:rPr>
        <w:t>have</w:t>
      </w:r>
      <w:r w:rsidRPr="001058B5">
        <w:rPr>
          <w:rFonts w:ascii="Arial" w:hAnsi="Arial" w:cs="Arial"/>
          <w:spacing w:val="-27"/>
          <w:sz w:val="20"/>
        </w:rPr>
        <w:t xml:space="preserve"> </w:t>
      </w:r>
      <w:r w:rsidRPr="001058B5">
        <w:rPr>
          <w:rFonts w:ascii="Arial" w:hAnsi="Arial" w:cs="Arial"/>
          <w:sz w:val="20"/>
        </w:rPr>
        <w:t>separate</w:t>
      </w:r>
      <w:r w:rsidRPr="001058B5">
        <w:rPr>
          <w:rFonts w:ascii="Arial" w:hAnsi="Arial" w:cs="Arial"/>
          <w:spacing w:val="-27"/>
          <w:sz w:val="20"/>
        </w:rPr>
        <w:t xml:space="preserve"> </w:t>
      </w:r>
      <w:r w:rsidRPr="001058B5">
        <w:rPr>
          <w:rFonts w:ascii="Arial" w:hAnsi="Arial" w:cs="Arial"/>
          <w:sz w:val="20"/>
        </w:rPr>
        <w:t>LOGON</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LOGOFF</w:t>
      </w:r>
      <w:r w:rsidRPr="001058B5">
        <w:rPr>
          <w:rFonts w:ascii="Arial" w:hAnsi="Arial" w:cs="Arial"/>
          <w:spacing w:val="-100"/>
          <w:sz w:val="20"/>
        </w:rPr>
        <w:t xml:space="preserve"> </w:t>
      </w:r>
      <w:r w:rsidRPr="001058B5">
        <w:rPr>
          <w:rFonts w:ascii="Arial" w:hAnsi="Arial" w:cs="Arial"/>
          <w:sz w:val="20"/>
        </w:rPr>
        <w:t>entries,</w:t>
      </w:r>
      <w:r w:rsidRPr="001058B5">
        <w:rPr>
          <w:rFonts w:ascii="Arial" w:hAnsi="Arial" w:cs="Arial"/>
          <w:spacing w:val="-27"/>
          <w:sz w:val="20"/>
        </w:rPr>
        <w:t xml:space="preserve"> </w:t>
      </w:r>
      <w:r w:rsidRPr="001058B5">
        <w:rPr>
          <w:rFonts w:ascii="Arial" w:hAnsi="Arial" w:cs="Arial"/>
          <w:sz w:val="20"/>
        </w:rPr>
        <w:t>each</w:t>
      </w:r>
      <w:r w:rsidRPr="001058B5">
        <w:rPr>
          <w:rFonts w:ascii="Arial" w:hAnsi="Arial" w:cs="Arial"/>
          <w:spacing w:val="-26"/>
          <w:sz w:val="20"/>
        </w:rPr>
        <w:t xml:space="preserve"> </w:t>
      </w:r>
      <w:r w:rsidRPr="001058B5">
        <w:rPr>
          <w:rFonts w:ascii="Arial" w:hAnsi="Arial" w:cs="Arial"/>
          <w:sz w:val="20"/>
        </w:rPr>
        <w:t>with fine-grained</w:t>
      </w:r>
      <w:r w:rsidRPr="001058B5">
        <w:rPr>
          <w:rFonts w:ascii="Arial" w:hAnsi="Arial" w:cs="Arial"/>
          <w:spacing w:val="-2"/>
          <w:sz w:val="20"/>
        </w:rPr>
        <w:t xml:space="preserve"> </w:t>
      </w:r>
      <w:r w:rsidRPr="001058B5">
        <w:rPr>
          <w:rFonts w:ascii="Arial" w:hAnsi="Arial" w:cs="Arial"/>
          <w:sz w:val="20"/>
        </w:rPr>
        <w:t>timestamps.</w:t>
      </w:r>
    </w:p>
    <w:p w14:paraId="7D3CF82E" w14:textId="77777777" w:rsidR="008C539B" w:rsidRPr="001058B5" w:rsidRDefault="00C12992">
      <w:pPr>
        <w:pStyle w:val="BodyText"/>
        <w:spacing w:before="115"/>
        <w:ind w:left="1660"/>
        <w:rPr>
          <w:rFonts w:ascii="Arial" w:hAnsi="Arial" w:cs="Arial"/>
        </w:rPr>
      </w:pPr>
      <w:r w:rsidRPr="001058B5">
        <w:rPr>
          <w:rFonts w:ascii="Arial" w:hAnsi="Arial" w:cs="Arial"/>
        </w:rPr>
        <w:t>For example:</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77777777" w:rsidR="008C539B" w:rsidRPr="001058B5" w:rsidRDefault="00C12992">
      <w:pPr>
        <w:pStyle w:val="BodyText"/>
        <w:ind w:left="1660"/>
        <w:rPr>
          <w:rFonts w:ascii="Arial" w:hAnsi="Arial" w:cs="Arial"/>
        </w:rPr>
      </w:pPr>
      <w:r w:rsidRPr="001058B5">
        <w:rPr>
          <w:rFonts w:ascii="Arial" w:hAnsi="Arial" w:cs="Arial"/>
        </w:rPr>
        <w:t>In this scenario:</w:t>
      </w:r>
    </w:p>
    <w:p w14:paraId="6C2A9D67" w14:textId="77777777" w:rsidR="008C539B" w:rsidRPr="001058B5" w:rsidRDefault="00C12992" w:rsidP="006F7931">
      <w:pPr>
        <w:pStyle w:val="ListParagraph"/>
        <w:numPr>
          <w:ilvl w:val="1"/>
          <w:numId w:val="137"/>
        </w:numPr>
        <w:tabs>
          <w:tab w:val="left" w:pos="2020"/>
        </w:tabs>
        <w:spacing w:before="121" w:line="228" w:lineRule="auto"/>
        <w:ind w:right="829" w:hanging="359"/>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jward</w:t>
      </w:r>
      <w:r w:rsidRPr="001058B5">
        <w:rPr>
          <w:rFonts w:ascii="Arial" w:hAnsi="Arial" w:cs="Arial"/>
          <w:spacing w:val="-92"/>
          <w:sz w:val="20"/>
        </w:rPr>
        <w:t xml:space="preserve"> </w:t>
      </w:r>
      <w:r w:rsidRPr="001058B5">
        <w:rPr>
          <w:rFonts w:ascii="Arial" w:hAnsi="Arial" w:cs="Arial"/>
          <w:sz w:val="20"/>
        </w:rPr>
        <w:t>connects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issues</w:t>
      </w:r>
      <w:r w:rsidRPr="001058B5">
        <w:rPr>
          <w:rFonts w:ascii="Arial" w:hAnsi="Arial" w:cs="Arial"/>
          <w:spacing w:val="-17"/>
          <w:sz w:val="20"/>
        </w:rPr>
        <w:t xml:space="preserve"> </w:t>
      </w:r>
      <w:r w:rsidRPr="001058B5">
        <w:rPr>
          <w:rFonts w:ascii="Arial" w:hAnsi="Arial" w:cs="Arial"/>
          <w:sz w:val="20"/>
        </w:rPr>
        <w:t>five</w:t>
      </w:r>
      <w:r w:rsidRPr="001058B5">
        <w:rPr>
          <w:rFonts w:ascii="Arial" w:hAnsi="Arial" w:cs="Arial"/>
          <w:spacing w:val="-18"/>
          <w:sz w:val="20"/>
        </w:rPr>
        <w:t xml:space="preserve"> </w:t>
      </w:r>
      <w:r w:rsidRPr="001058B5">
        <w:rPr>
          <w:rFonts w:ascii="Arial" w:hAnsi="Arial" w:cs="Arial"/>
          <w:sz w:val="20"/>
        </w:rPr>
        <w:t>SELECT</w:t>
      </w:r>
      <w:r w:rsidRPr="001058B5">
        <w:rPr>
          <w:rFonts w:ascii="Arial" w:hAnsi="Arial" w:cs="Arial"/>
          <w:spacing w:val="-93"/>
          <w:sz w:val="20"/>
        </w:rPr>
        <w:t xml:space="preserve"> </w:t>
      </w:r>
      <w:r w:rsidRPr="001058B5">
        <w:rPr>
          <w:rFonts w:ascii="Arial" w:hAnsi="Arial" w:cs="Arial"/>
          <w:sz w:val="20"/>
        </w:rPr>
        <w:t>statements</w:t>
      </w:r>
      <w:r w:rsidRPr="001058B5">
        <w:rPr>
          <w:rFonts w:ascii="Arial" w:hAnsi="Arial" w:cs="Arial"/>
          <w:spacing w:val="-18"/>
          <w:sz w:val="20"/>
        </w:rPr>
        <w:t xml:space="preserve"> </w:t>
      </w:r>
      <w:r w:rsidRPr="001058B5">
        <w:rPr>
          <w:rFonts w:ascii="Arial" w:hAnsi="Arial" w:cs="Arial"/>
          <w:sz w:val="20"/>
        </w:rPr>
        <w:t>against the</w:t>
      </w:r>
      <w:r w:rsidRPr="001058B5">
        <w:rPr>
          <w:rFonts w:ascii="Arial" w:hAnsi="Arial" w:cs="Arial"/>
          <w:spacing w:val="-8"/>
          <w:sz w:val="20"/>
        </w:rPr>
        <w:t xml:space="preserve"> </w:t>
      </w:r>
      <w:r w:rsidRPr="001058B5">
        <w:rPr>
          <w:rFonts w:ascii="Arial" w:hAnsi="Arial" w:cs="Arial"/>
          <w:sz w:val="20"/>
        </w:rPr>
        <w:t>table</w:t>
      </w:r>
      <w:r w:rsidRPr="001058B5">
        <w:rPr>
          <w:rFonts w:ascii="Arial" w:hAnsi="Arial" w:cs="Arial"/>
          <w:spacing w:val="-8"/>
          <w:sz w:val="20"/>
        </w:rPr>
        <w:t xml:space="preserve"> </w:t>
      </w:r>
      <w:r w:rsidRPr="001058B5">
        <w:rPr>
          <w:rFonts w:ascii="Arial" w:hAnsi="Arial" w:cs="Arial"/>
          <w:sz w:val="20"/>
        </w:rPr>
        <w:t>named</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4"/>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8"/>
          <w:sz w:val="20"/>
        </w:rPr>
        <w:t xml:space="preserve"> </w:t>
      </w:r>
      <w:r w:rsidRPr="001058B5">
        <w:rPr>
          <w:rFonts w:ascii="Arial" w:hAnsi="Arial" w:cs="Arial"/>
          <w:sz w:val="20"/>
        </w:rPr>
        <w:t>disconnects</w:t>
      </w:r>
      <w:r w:rsidRPr="001058B5">
        <w:rPr>
          <w:rFonts w:ascii="Arial" w:hAnsi="Arial" w:cs="Arial"/>
          <w:spacing w:val="-8"/>
          <w:sz w:val="20"/>
        </w:rPr>
        <w:t xml:space="preserve"> </w:t>
      </w:r>
      <w:r w:rsidRPr="001058B5">
        <w:rPr>
          <w:rFonts w:ascii="Arial" w:hAnsi="Arial" w:cs="Arial"/>
          <w:sz w:val="20"/>
        </w:rPr>
        <w:t>from</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39E5721A" w14:textId="77777777" w:rsidR="008C539B" w:rsidRPr="001058B5" w:rsidRDefault="00C12992" w:rsidP="006F7931">
      <w:pPr>
        <w:pStyle w:val="ListParagraph"/>
        <w:numPr>
          <w:ilvl w:val="1"/>
          <w:numId w:val="137"/>
        </w:numPr>
        <w:tabs>
          <w:tab w:val="left" w:pos="2020"/>
        </w:tabs>
        <w:spacing w:before="120" w:line="228" w:lineRule="auto"/>
        <w:ind w:right="987" w:hanging="359"/>
        <w:rPr>
          <w:rFonts w:ascii="Arial" w:hAnsi="Arial" w:cs="Arial"/>
          <w:sz w:val="20"/>
        </w:rPr>
      </w:pP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swilliams</w:t>
      </w:r>
      <w:r w:rsidRPr="001058B5">
        <w:rPr>
          <w:rFonts w:ascii="Arial" w:hAnsi="Arial" w:cs="Arial"/>
          <w:spacing w:val="-99"/>
          <w:sz w:val="20"/>
        </w:rPr>
        <w:t xml:space="preserve"> </w:t>
      </w:r>
      <w:r w:rsidRPr="001058B5">
        <w:rPr>
          <w:rFonts w:ascii="Arial" w:hAnsi="Arial" w:cs="Arial"/>
          <w:sz w:val="20"/>
        </w:rPr>
        <w:t>connects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issues</w:t>
      </w:r>
      <w:r w:rsidRPr="001058B5">
        <w:rPr>
          <w:rFonts w:ascii="Arial" w:hAnsi="Arial" w:cs="Arial"/>
          <w:spacing w:val="-26"/>
          <w:sz w:val="20"/>
        </w:rPr>
        <w:t xml:space="preserve"> </w:t>
      </w:r>
      <w:r w:rsidRPr="001058B5">
        <w:rPr>
          <w:rFonts w:ascii="Arial" w:hAnsi="Arial" w:cs="Arial"/>
          <w:sz w:val="20"/>
        </w:rPr>
        <w:t>three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9"/>
          <w:sz w:val="20"/>
        </w:rPr>
        <w:t xml:space="preserve"> </w:t>
      </w:r>
      <w:r w:rsidRPr="001058B5">
        <w:rPr>
          <w:rFonts w:ascii="Arial" w:hAnsi="Arial" w:cs="Arial"/>
          <w:sz w:val="20"/>
        </w:rPr>
        <w:t>statements against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5"/>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9"/>
          <w:sz w:val="20"/>
        </w:rPr>
        <w:t xml:space="preserve"> </w:t>
      </w:r>
      <w:r w:rsidRPr="001058B5">
        <w:rPr>
          <w:rFonts w:ascii="Arial" w:hAnsi="Arial" w:cs="Arial"/>
          <w:sz w:val="20"/>
        </w:rPr>
        <w:t>disconnects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p>
    <w:p w14:paraId="325728B0" w14:textId="77777777" w:rsidR="008C539B" w:rsidRPr="001058B5" w:rsidRDefault="00C12992">
      <w:pPr>
        <w:pStyle w:val="BodyText"/>
        <w:spacing w:before="112"/>
        <w:ind w:left="1660"/>
        <w:rPr>
          <w:rFonts w:ascii="Arial" w:hAnsi="Arial" w:cs="Arial"/>
        </w:rPr>
      </w:pPr>
      <w:r w:rsidRPr="001058B5">
        <w:rPr>
          <w:rFonts w:ascii="Arial" w:hAnsi="Arial" w:cs="Arial"/>
        </w:rPr>
        <w:t>The audit trail contains eight records, one recorded for each SELECT</w:t>
      </w:r>
      <w:r w:rsidRPr="001058B5">
        <w:rPr>
          <w:rFonts w:ascii="Arial" w:hAnsi="Arial" w:cs="Arial"/>
          <w:spacing w:val="-81"/>
        </w:rPr>
        <w:t xml:space="preserve"> </w:t>
      </w:r>
      <w:r w:rsidRPr="001058B5">
        <w:rPr>
          <w:rFonts w:ascii="Arial" w:hAnsi="Arial" w:cs="Arial"/>
        </w:rPr>
        <w:t>statement.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77777777" w:rsidR="008C539B" w:rsidRPr="001058B5" w:rsidRDefault="00C12992">
      <w:pPr>
        <w:pStyle w:val="Heading6"/>
        <w:spacing w:before="105"/>
      </w:pPr>
      <w:bookmarkStart w:id="1512" w:name="Auditing_Actions_Performed_by_Specific_U"/>
      <w:bookmarkStart w:id="1513" w:name="_bookmark1750"/>
      <w:bookmarkEnd w:id="1512"/>
      <w:bookmarkEnd w:id="1513"/>
      <w:r w:rsidRPr="001058B5">
        <w:t xml:space="preserve">Auditing </w:t>
      </w:r>
      <w:bookmarkStart w:id="1514" w:name="_bookmark1751"/>
      <w:bookmarkEnd w:id="1514"/>
      <w:r w:rsidRPr="001058B5">
        <w:t>Actions Performed by Specific Users</w:t>
      </w:r>
    </w:p>
    <w:p w14:paraId="3BB2A758" w14:textId="77777777" w:rsidR="008C539B" w:rsidRPr="001058B5" w:rsidRDefault="00C12992">
      <w:pPr>
        <w:pStyle w:val="BodyText"/>
        <w:spacing w:before="54" w:line="232" w:lineRule="auto"/>
        <w:ind w:left="2260" w:right="627"/>
        <w:jc w:val="both"/>
        <w:rPr>
          <w:rFonts w:ascii="Arial" w:hAnsi="Arial" w:cs="Arial"/>
        </w:rPr>
      </w:pPr>
      <w:r w:rsidRPr="001058B5">
        <w:rPr>
          <w:rFonts w:ascii="Arial" w:hAnsi="Arial" w:cs="Arial"/>
        </w:rPr>
        <w:t>Statement and privilege audit options can audit statements issued by any user or statements</w:t>
      </w:r>
      <w:r w:rsidRPr="001058B5">
        <w:rPr>
          <w:rFonts w:ascii="Arial" w:hAnsi="Arial" w:cs="Arial"/>
          <w:spacing w:val="-3"/>
        </w:rPr>
        <w:t xml:space="preserve"> </w:t>
      </w:r>
      <w:r w:rsidRPr="001058B5">
        <w:rPr>
          <w:rFonts w:ascii="Arial" w:hAnsi="Arial" w:cs="Arial"/>
        </w:rPr>
        <w:t>issued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specific</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By</w:t>
      </w:r>
      <w:r w:rsidRPr="001058B5">
        <w:rPr>
          <w:rFonts w:ascii="Arial" w:hAnsi="Arial" w:cs="Arial"/>
          <w:spacing w:val="-3"/>
        </w:rPr>
        <w:t xml:space="preserve"> </w:t>
      </w:r>
      <w:r w:rsidRPr="001058B5">
        <w:rPr>
          <w:rFonts w:ascii="Arial" w:hAnsi="Arial" w:cs="Arial"/>
        </w:rPr>
        <w:t>focusing</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specific</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can minimize the number of audit records</w:t>
      </w:r>
      <w:r w:rsidRPr="001058B5">
        <w:rPr>
          <w:rFonts w:ascii="Arial" w:hAnsi="Arial" w:cs="Arial"/>
          <w:spacing w:val="-4"/>
        </w:rPr>
        <w:t xml:space="preserve"> </w:t>
      </w:r>
      <w:r w:rsidRPr="001058B5">
        <w:rPr>
          <w:rFonts w:ascii="Arial" w:hAnsi="Arial" w:cs="Arial"/>
        </w:rPr>
        <w:t>generated.</w:t>
      </w:r>
    </w:p>
    <w:p w14:paraId="4FCAB256" w14:textId="77777777" w:rsidR="008C539B" w:rsidRPr="001058B5" w:rsidRDefault="008D1AB8">
      <w:pPr>
        <w:pStyle w:val="BodyText"/>
        <w:spacing w:before="121" w:line="228" w:lineRule="auto"/>
        <w:ind w:left="2260" w:right="185"/>
        <w:rPr>
          <w:rFonts w:ascii="Arial" w:hAnsi="Arial" w:cs="Arial"/>
        </w:rPr>
      </w:pPr>
      <w:hyperlink w:anchor="_bookmark1752"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9–6</w:t>
        </w:r>
        <w:r w:rsidR="00C12992" w:rsidRPr="001058B5">
          <w:rPr>
            <w:rFonts w:ascii="Arial" w:hAnsi="Arial" w:cs="Arial"/>
            <w:color w:val="0000CC"/>
            <w:spacing w:val="-15"/>
          </w:rPr>
          <w:t xml:space="preserve"> </w:t>
        </w:r>
      </w:hyperlink>
      <w:r w:rsidR="00C12992" w:rsidRPr="001058B5">
        <w:rPr>
          <w:rFonts w:ascii="Arial" w:hAnsi="Arial" w:cs="Arial"/>
        </w:rPr>
        <w:t>shows</w:t>
      </w:r>
      <w:r w:rsidR="00C12992" w:rsidRPr="001058B5">
        <w:rPr>
          <w:rFonts w:ascii="Arial" w:hAnsi="Arial" w:cs="Arial"/>
          <w:spacing w:val="-16"/>
        </w:rPr>
        <w:t xml:space="preserve"> </w:t>
      </w:r>
      <w:r w:rsidR="00C12992" w:rsidRPr="001058B5">
        <w:rPr>
          <w:rFonts w:ascii="Arial" w:hAnsi="Arial" w:cs="Arial"/>
        </w:rPr>
        <w:t>how</w:t>
      </w:r>
      <w:r w:rsidR="00C12992" w:rsidRPr="001058B5">
        <w:rPr>
          <w:rFonts w:ascii="Arial" w:hAnsi="Arial" w:cs="Arial"/>
          <w:spacing w:val="-15"/>
        </w:rPr>
        <w:t xml:space="preserve"> </w:t>
      </w:r>
      <w:r w:rsidR="00C12992" w:rsidRPr="001058B5">
        <w:rPr>
          <w:rFonts w:ascii="Arial" w:hAnsi="Arial" w:cs="Arial"/>
        </w:rPr>
        <w:t>to</w:t>
      </w:r>
      <w:r w:rsidR="00C12992" w:rsidRPr="001058B5">
        <w:rPr>
          <w:rFonts w:ascii="Arial" w:hAnsi="Arial" w:cs="Arial"/>
          <w:spacing w:val="-15"/>
        </w:rPr>
        <w:t xml:space="preserve"> </w:t>
      </w:r>
      <w:r w:rsidR="00C12992" w:rsidRPr="001058B5">
        <w:rPr>
          <w:rFonts w:ascii="Arial" w:hAnsi="Arial" w:cs="Arial"/>
        </w:rPr>
        <w:t>audit</w:t>
      </w:r>
      <w:r w:rsidR="00C12992" w:rsidRPr="001058B5">
        <w:rPr>
          <w:rFonts w:ascii="Arial" w:hAnsi="Arial" w:cs="Arial"/>
          <w:spacing w:val="-15"/>
        </w:rPr>
        <w:t xml:space="preserve"> </w:t>
      </w:r>
      <w:r w:rsidR="00C12992" w:rsidRPr="001058B5">
        <w:rPr>
          <w:rFonts w:ascii="Arial" w:hAnsi="Arial" w:cs="Arial"/>
        </w:rPr>
        <w:t>statements</w:t>
      </w:r>
      <w:r w:rsidR="00C12992" w:rsidRPr="001058B5">
        <w:rPr>
          <w:rFonts w:ascii="Arial" w:hAnsi="Arial" w:cs="Arial"/>
          <w:spacing w:val="-16"/>
        </w:rPr>
        <w:t xml:space="preserve"> </w:t>
      </w:r>
      <w:r w:rsidR="00C12992" w:rsidRPr="001058B5">
        <w:rPr>
          <w:rFonts w:ascii="Arial" w:hAnsi="Arial" w:cs="Arial"/>
        </w:rPr>
        <w:t>by</w:t>
      </w:r>
      <w:r w:rsidR="00C12992" w:rsidRPr="001058B5">
        <w:rPr>
          <w:rFonts w:ascii="Arial" w:hAnsi="Arial" w:cs="Arial"/>
          <w:spacing w:val="-15"/>
        </w:rPr>
        <w:t xml:space="preserve"> </w:t>
      </w:r>
      <w:r w:rsidR="00C12992" w:rsidRPr="001058B5">
        <w:rPr>
          <w:rFonts w:ascii="Arial" w:hAnsi="Arial" w:cs="Arial"/>
        </w:rPr>
        <w:t>users</w:t>
      </w:r>
      <w:r w:rsidR="00C12992" w:rsidRPr="001058B5">
        <w:rPr>
          <w:rFonts w:ascii="Arial" w:hAnsi="Arial" w:cs="Arial"/>
          <w:spacing w:val="-15"/>
        </w:rPr>
        <w:t xml:space="preserve"> </w:t>
      </w:r>
      <w:r w:rsidR="00C12992" w:rsidRPr="001058B5">
        <w:rPr>
          <w:rFonts w:ascii="Arial" w:hAnsi="Arial" w:cs="Arial"/>
        </w:rPr>
        <w:t>scott</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5"/>
        </w:rPr>
        <w:t xml:space="preserve"> </w:t>
      </w:r>
      <w:r w:rsidR="00C12992" w:rsidRPr="001058B5">
        <w:rPr>
          <w:rFonts w:ascii="Arial" w:hAnsi="Arial" w:cs="Arial"/>
        </w:rPr>
        <w:t>blake</w:t>
      </w:r>
      <w:r w:rsidR="00C12992" w:rsidRPr="001058B5">
        <w:rPr>
          <w:rFonts w:ascii="Arial" w:hAnsi="Arial" w:cs="Arial"/>
          <w:spacing w:val="-90"/>
        </w:rPr>
        <w:t xml:space="preserve"> </w:t>
      </w:r>
      <w:r w:rsidR="00C12992" w:rsidRPr="001058B5">
        <w:rPr>
          <w:rFonts w:ascii="Arial" w:hAnsi="Arial" w:cs="Arial"/>
        </w:rPr>
        <w:t>when</w:t>
      </w:r>
      <w:r w:rsidR="00C12992" w:rsidRPr="001058B5">
        <w:rPr>
          <w:rFonts w:ascii="Arial" w:hAnsi="Arial" w:cs="Arial"/>
          <w:spacing w:val="-15"/>
        </w:rPr>
        <w:t xml:space="preserve"> </w:t>
      </w:r>
      <w:r w:rsidR="00C12992" w:rsidRPr="001058B5">
        <w:rPr>
          <w:rFonts w:ascii="Arial" w:hAnsi="Arial" w:cs="Arial"/>
        </w:rPr>
        <w:t>they query or update a table or</w:t>
      </w:r>
      <w:r w:rsidR="00C12992" w:rsidRPr="001058B5">
        <w:rPr>
          <w:rFonts w:ascii="Arial" w:hAnsi="Arial" w:cs="Arial"/>
          <w:spacing w:val="-5"/>
        </w:rPr>
        <w:t xml:space="preserve"> </w:t>
      </w:r>
      <w:r w:rsidR="00C12992" w:rsidRPr="001058B5">
        <w:rPr>
          <w:rFonts w:ascii="Arial" w:hAnsi="Arial" w:cs="Arial"/>
          <w:spacing w:val="-4"/>
        </w:rPr>
        <w:t>view.</w:t>
      </w:r>
    </w:p>
    <w:p w14:paraId="2E285F24" w14:textId="77777777" w:rsidR="008C539B" w:rsidRPr="001058B5" w:rsidRDefault="008C539B">
      <w:pPr>
        <w:pStyle w:val="BodyText"/>
        <w:spacing w:before="2"/>
        <w:rPr>
          <w:rFonts w:ascii="Arial" w:hAnsi="Arial" w:cs="Arial"/>
          <w:sz w:val="26"/>
        </w:rPr>
      </w:pPr>
    </w:p>
    <w:p w14:paraId="5DD6B002" w14:textId="77777777" w:rsidR="008C539B" w:rsidRPr="001058B5" w:rsidRDefault="00C12992">
      <w:pPr>
        <w:ind w:left="2260"/>
        <w:rPr>
          <w:rFonts w:ascii="Arial" w:hAnsi="Arial" w:cs="Arial"/>
          <w:b/>
          <w:i/>
          <w:sz w:val="18"/>
        </w:rPr>
      </w:pPr>
      <w:bookmarkStart w:id="1515" w:name="_bookmark1752"/>
      <w:bookmarkEnd w:id="1515"/>
      <w:r w:rsidRPr="001058B5">
        <w:rPr>
          <w:rFonts w:ascii="Arial" w:hAnsi="Arial" w:cs="Arial"/>
          <w:b/>
          <w:i/>
          <w:sz w:val="18"/>
        </w:rPr>
        <w:t>Example 9–6 Using AUDIT to Audit User Actions</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77777777" w:rsidR="008C539B" w:rsidRPr="001058B5" w:rsidRDefault="00C12992">
      <w:pPr>
        <w:spacing w:line="232" w:lineRule="auto"/>
        <w:ind w:left="2260" w:right="185"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additional information about auditing by user.</w:t>
      </w:r>
    </w:p>
    <w:p w14:paraId="2F651B5D" w14:textId="77777777" w:rsidR="008C539B" w:rsidRPr="001058B5" w:rsidRDefault="008C539B">
      <w:pPr>
        <w:pStyle w:val="BodyText"/>
        <w:spacing w:before="2"/>
        <w:rPr>
          <w:rFonts w:ascii="Arial" w:hAnsi="Arial" w:cs="Arial"/>
          <w:sz w:val="23"/>
        </w:rPr>
      </w:pPr>
    </w:p>
    <w:p w14:paraId="54D798EC" w14:textId="77777777" w:rsidR="008C539B" w:rsidRPr="001058B5" w:rsidRDefault="00C12992">
      <w:pPr>
        <w:pStyle w:val="Heading6"/>
      </w:pPr>
      <w:bookmarkStart w:id="1516" w:name="Removing_the_Audit_Option_with_the_NOAUD"/>
      <w:bookmarkStart w:id="1517" w:name="_bookmark1753"/>
      <w:bookmarkEnd w:id="1516"/>
      <w:bookmarkEnd w:id="1517"/>
      <w:r w:rsidRPr="001058B5">
        <w:t>Re</w:t>
      </w:r>
      <w:bookmarkStart w:id="1518" w:name="_bookmark1755"/>
      <w:bookmarkEnd w:id="1518"/>
      <w:r w:rsidRPr="001058B5">
        <w:t>moving the Audit O</w:t>
      </w:r>
      <w:bookmarkStart w:id="1519" w:name="_bookmark1754"/>
      <w:bookmarkEnd w:id="1519"/>
      <w:r w:rsidRPr="001058B5">
        <w:t>ption with the NOAUDIT SQL Statement</w:t>
      </w:r>
    </w:p>
    <w:p w14:paraId="6E128347" w14:textId="77777777" w:rsidR="008C539B" w:rsidRPr="001058B5" w:rsidRDefault="00C12992">
      <w:pPr>
        <w:pStyle w:val="BodyText"/>
        <w:spacing w:before="59" w:line="228" w:lineRule="auto"/>
        <w:ind w:left="2259" w:right="99"/>
        <w:rPr>
          <w:rFonts w:ascii="Arial" w:hAnsi="Arial" w:cs="Arial"/>
        </w:rPr>
      </w:pPr>
      <w:r w:rsidRPr="001058B5">
        <w:rPr>
          <w:rFonts w:ascii="Arial" w:hAnsi="Arial" w:cs="Arial"/>
        </w:rPr>
        <w:t>The NOAUDIT statement removes the audit option. Use it to reset statement and privilege audit options, and object audit options. A NOAUDIT statement that sets statement and privilege audit options can include the BY</w:t>
      </w:r>
      <w:r w:rsidRPr="001058B5">
        <w:rPr>
          <w:rFonts w:ascii="Arial" w:hAnsi="Arial" w:cs="Arial"/>
          <w:spacing w:val="-79"/>
        </w:rPr>
        <w:t xml:space="preserve"> </w:t>
      </w:r>
      <w:r w:rsidRPr="001058B5">
        <w:rPr>
          <w:rFonts w:ascii="Arial" w:hAnsi="Arial" w:cs="Arial"/>
          <w:i/>
        </w:rPr>
        <w:t>user</w:t>
      </w:r>
      <w:r w:rsidRPr="001058B5">
        <w:rPr>
          <w:rFonts w:ascii="Arial" w:hAnsi="Arial" w:cs="Arial"/>
          <w:i/>
          <w:spacing w:val="-85"/>
        </w:rPr>
        <w:t xml:space="preserve"> </w:t>
      </w:r>
      <w:r w:rsidRPr="001058B5">
        <w:rPr>
          <w:rFonts w:ascii="Arial" w:hAnsi="Arial" w:cs="Arial"/>
        </w:rPr>
        <w:t>clause to specify a list of users to limit the scope of the statement and privilege audit options.</w:t>
      </w:r>
    </w:p>
    <w:p w14:paraId="57432A0F" w14:textId="77777777" w:rsidR="008C539B" w:rsidRPr="001058B5" w:rsidRDefault="00C12992">
      <w:pPr>
        <w:pStyle w:val="BodyText"/>
        <w:spacing w:before="125" w:line="228" w:lineRule="auto"/>
        <w:ind w:left="2260" w:right="597"/>
        <w:jc w:val="both"/>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disable</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selectively</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 WHENEVER</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3"/>
        </w:rPr>
        <w:t xml:space="preserve"> </w:t>
      </w:r>
      <w:r w:rsidRPr="001058B5">
        <w:rPr>
          <w:rFonts w:ascii="Arial" w:hAnsi="Arial" w:cs="Arial"/>
        </w:rPr>
        <w:t>specified,</w:t>
      </w:r>
      <w:r w:rsidRPr="001058B5">
        <w:rPr>
          <w:rFonts w:ascii="Arial" w:hAnsi="Arial" w:cs="Arial"/>
          <w:spacing w:val="-14"/>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auditing</w:t>
      </w:r>
      <w:r w:rsidRPr="001058B5">
        <w:rPr>
          <w:rFonts w:ascii="Arial" w:hAnsi="Arial" w:cs="Arial"/>
          <w:spacing w:val="-12"/>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disabled</w:t>
      </w:r>
      <w:bookmarkStart w:id="1520" w:name="_bookmark1757"/>
      <w:bookmarkEnd w:id="1520"/>
      <w:r w:rsidRPr="001058B5">
        <w:rPr>
          <w:rFonts w:ascii="Arial" w:hAnsi="Arial" w:cs="Arial"/>
        </w:rPr>
        <w:t xml:space="preserve"> </w:t>
      </w:r>
      <w:r w:rsidRPr="001058B5">
        <w:rPr>
          <w:rFonts w:ascii="Arial" w:hAnsi="Arial" w:cs="Arial"/>
          <w:spacing w:val="-3"/>
        </w:rPr>
        <w:t xml:space="preserve">entirely, </w:t>
      </w:r>
      <w:r w:rsidRPr="001058B5">
        <w:rPr>
          <w:rFonts w:ascii="Arial" w:hAnsi="Arial" w:cs="Arial"/>
        </w:rPr>
        <w:t xml:space="preserve">for both successful and </w:t>
      </w:r>
      <w:bookmarkStart w:id="1521" w:name="_bookmark1756"/>
      <w:bookmarkEnd w:id="1521"/>
      <w:r w:rsidRPr="001058B5">
        <w:rPr>
          <w:rFonts w:ascii="Arial" w:hAnsi="Arial" w:cs="Arial"/>
        </w:rPr>
        <w:t>unsuccessful cases.</w:t>
      </w:r>
    </w:p>
    <w:p w14:paraId="46B1779C" w14:textId="77777777" w:rsidR="008C539B" w:rsidRPr="001058B5" w:rsidRDefault="00C12992">
      <w:pPr>
        <w:pStyle w:val="BodyText"/>
        <w:spacing w:before="124" w:line="228" w:lineRule="auto"/>
        <w:ind w:left="2259"/>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NOAUDIT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does</w:t>
      </w:r>
      <w:r w:rsidRPr="001058B5">
        <w:rPr>
          <w:rFonts w:ascii="Arial" w:hAnsi="Arial" w:cs="Arial"/>
          <w:spacing w:val="-20"/>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support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7"/>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20"/>
        </w:rPr>
        <w:t xml:space="preserve"> </w:t>
      </w:r>
      <w:r w:rsidRPr="001058B5">
        <w:rPr>
          <w:rFonts w:ascii="Arial" w:hAnsi="Arial" w:cs="Arial"/>
          <w:spacing w:val="-7"/>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remove</w:t>
      </w:r>
      <w:r w:rsidRPr="001058B5">
        <w:rPr>
          <w:rFonts w:ascii="Arial" w:hAnsi="Arial" w:cs="Arial"/>
          <w:spacing w:val="-20"/>
        </w:rPr>
        <w:t xml:space="preserve"> </w:t>
      </w:r>
      <w:r w:rsidRPr="001058B5">
        <w:rPr>
          <w:rFonts w:ascii="Arial" w:hAnsi="Arial" w:cs="Arial"/>
        </w:rPr>
        <w:t>audit options, no matter how they were turned on, by using an appropriate NOAUDIT statement.</w:t>
      </w:r>
    </w:p>
    <w:p w14:paraId="214686AC" w14:textId="77777777" w:rsidR="008C539B" w:rsidRPr="001058B5" w:rsidRDefault="00C12992">
      <w:pPr>
        <w:spacing w:before="215" w:line="232" w:lineRule="auto"/>
        <w:ind w:left="2980" w:right="1193"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NOAUDIT</w:t>
      </w:r>
      <w:r w:rsidRPr="001058B5">
        <w:rPr>
          <w:rFonts w:ascii="Arial" w:hAnsi="Arial" w:cs="Arial"/>
          <w:spacing w:val="-85"/>
          <w:sz w:val="20"/>
        </w:rPr>
        <w:t xml:space="preserve"> </w:t>
      </w:r>
      <w:r w:rsidRPr="001058B5">
        <w:rPr>
          <w:rFonts w:ascii="Arial" w:hAnsi="Arial" w:cs="Arial"/>
          <w:sz w:val="20"/>
        </w:rPr>
        <w:t>statement syntax</w:t>
      </w:r>
    </w:p>
    <w:p w14:paraId="29A936A6" w14:textId="77777777" w:rsidR="008C539B" w:rsidRPr="001058B5" w:rsidRDefault="008C539B">
      <w:pPr>
        <w:pStyle w:val="BodyText"/>
        <w:spacing w:before="7"/>
        <w:rPr>
          <w:rFonts w:ascii="Arial" w:hAnsi="Arial" w:cs="Arial"/>
        </w:rPr>
      </w:pPr>
    </w:p>
    <w:p w14:paraId="5BA240B1" w14:textId="77777777" w:rsidR="008C539B" w:rsidRPr="001058B5" w:rsidRDefault="00C12992">
      <w:pPr>
        <w:pStyle w:val="Heading4"/>
      </w:pPr>
      <w:bookmarkStart w:id="1522" w:name="Auditing_SQL_Statements"/>
      <w:bookmarkStart w:id="1523" w:name="_bookmark1758"/>
      <w:bookmarkStart w:id="1524" w:name="_bookmark1759"/>
      <w:bookmarkEnd w:id="1522"/>
      <w:bookmarkEnd w:id="1523"/>
      <w:bookmarkEnd w:id="1524"/>
      <w:r w:rsidRPr="001058B5">
        <w:t>Auditing SQL Statements</w:t>
      </w:r>
    </w:p>
    <w:p w14:paraId="7A989D9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BE29B26"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760" w:history="1">
        <w:r w:rsidR="00C12992" w:rsidRPr="001058B5">
          <w:rPr>
            <w:rFonts w:ascii="Arial" w:hAnsi="Arial" w:cs="Arial"/>
            <w:color w:val="0000CC"/>
            <w:sz w:val="20"/>
          </w:rPr>
          <w:t>About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F66CCDB"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76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SQL Statements That Are Audited</w:t>
        </w:r>
      </w:hyperlink>
    </w:p>
    <w:p w14:paraId="35CDD569"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767" w:history="1">
        <w:r w:rsidR="00C12992" w:rsidRPr="001058B5">
          <w:rPr>
            <w:rFonts w:ascii="Arial" w:hAnsi="Arial" w:cs="Arial"/>
            <w:color w:val="0000CC"/>
            <w:sz w:val="20"/>
          </w:rPr>
          <w:t>Configuring SQL Statement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3480ED8B"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778" w:history="1">
        <w:r w:rsidR="00C12992" w:rsidRPr="001058B5">
          <w:rPr>
            <w:rFonts w:ascii="Arial" w:hAnsi="Arial" w:cs="Arial"/>
            <w:color w:val="0000CC"/>
            <w:sz w:val="20"/>
          </w:rPr>
          <w:t>Removing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125C383" w14:textId="77777777" w:rsidR="008C539B" w:rsidRPr="001058B5" w:rsidRDefault="008C539B">
      <w:pPr>
        <w:pStyle w:val="BodyText"/>
        <w:spacing w:before="2"/>
        <w:rPr>
          <w:rFonts w:ascii="Arial" w:hAnsi="Arial" w:cs="Arial"/>
          <w:sz w:val="23"/>
        </w:rPr>
      </w:pPr>
    </w:p>
    <w:p w14:paraId="30CA6683" w14:textId="77777777" w:rsidR="008C539B" w:rsidRPr="001058B5" w:rsidRDefault="00C12992">
      <w:pPr>
        <w:pStyle w:val="Heading6"/>
      </w:pPr>
      <w:bookmarkStart w:id="1525" w:name="About_SQL_Statement_Auditing"/>
      <w:bookmarkStart w:id="1526" w:name="_bookmark1760"/>
      <w:bookmarkEnd w:id="1525"/>
      <w:bookmarkEnd w:id="1526"/>
      <w:r w:rsidRPr="001058B5">
        <w:t>A</w:t>
      </w:r>
      <w:bookmarkStart w:id="1527" w:name="_bookmark1762"/>
      <w:bookmarkEnd w:id="1527"/>
      <w:r w:rsidRPr="001058B5">
        <w:t>bout SQL St</w:t>
      </w:r>
      <w:bookmarkStart w:id="1528" w:name="_bookmark1761"/>
      <w:bookmarkEnd w:id="1528"/>
      <w:r w:rsidRPr="001058B5">
        <w:t xml:space="preserve">atement </w:t>
      </w:r>
      <w:bookmarkStart w:id="1529" w:name="_bookmark1763"/>
      <w:bookmarkEnd w:id="1529"/>
      <w:r w:rsidRPr="001058B5">
        <w:t>Auditing</w:t>
      </w:r>
    </w:p>
    <w:p w14:paraId="5FCB74F9"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SQL statement auditing is the selective auditing of related groups of SQL statements regarding a particular type of database structure or schema object, but not a specifically named structure or schema object.</w:t>
      </w:r>
    </w:p>
    <w:p w14:paraId="1B5355F1" w14:textId="77777777" w:rsidR="008C539B" w:rsidRPr="001058B5" w:rsidRDefault="008C539B">
      <w:pPr>
        <w:pStyle w:val="BodyText"/>
        <w:spacing w:before="1"/>
        <w:rPr>
          <w:rFonts w:ascii="Arial" w:hAnsi="Arial" w:cs="Arial"/>
          <w:sz w:val="23"/>
        </w:rPr>
      </w:pPr>
    </w:p>
    <w:p w14:paraId="6714BE17" w14:textId="77777777" w:rsidR="008C539B" w:rsidRPr="001058B5" w:rsidRDefault="00C12992">
      <w:pPr>
        <w:pStyle w:val="Heading6"/>
      </w:pPr>
      <w:bookmarkStart w:id="1530" w:name="Types_of_SQL_Statements_That_Are_Audited"/>
      <w:bookmarkStart w:id="1531" w:name="_bookmark1764"/>
      <w:bookmarkEnd w:id="1530"/>
      <w:bookmarkEnd w:id="1531"/>
      <w:r w:rsidRPr="001058B5">
        <w:t>Types of SQL Statements That Are Audited</w:t>
      </w:r>
    </w:p>
    <w:p w14:paraId="21CD5365" w14:textId="77777777" w:rsidR="008C539B" w:rsidRPr="001058B5" w:rsidRDefault="00C12992">
      <w:pPr>
        <w:pStyle w:val="BodyText"/>
        <w:spacing w:before="50"/>
        <w:ind w:left="2260"/>
        <w:rPr>
          <w:rFonts w:ascii="Arial" w:hAnsi="Arial" w:cs="Arial"/>
        </w:rPr>
      </w:pPr>
      <w:r w:rsidRPr="001058B5">
        <w:rPr>
          <w:rFonts w:ascii="Arial" w:hAnsi="Arial" w:cs="Arial"/>
        </w:rPr>
        <w:t xml:space="preserve">The </w:t>
      </w:r>
      <w:bookmarkStart w:id="1532" w:name="_bookmark1765"/>
      <w:bookmarkEnd w:id="1532"/>
      <w:r w:rsidRPr="001058B5">
        <w:rPr>
          <w:rFonts w:ascii="Arial" w:hAnsi="Arial" w:cs="Arial"/>
        </w:rPr>
        <w:t>statements that you can audit are in the following categories:</w:t>
      </w:r>
    </w:p>
    <w:p w14:paraId="5D0517C4"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1533" w:name="_bookmark1766"/>
      <w:bookmarkEnd w:id="1533"/>
      <w:r w:rsidRPr="001058B5">
        <w:rPr>
          <w:rFonts w:ascii="Arial" w:hAnsi="Arial" w:cs="Arial"/>
        </w:rPr>
        <w:t>statements</w:t>
      </w:r>
    </w:p>
    <w:p w14:paraId="3361E9D2" w14:textId="77777777" w:rsidR="008C539B" w:rsidRPr="001058B5" w:rsidRDefault="00C12992" w:rsidP="006F7931">
      <w:pPr>
        <w:pStyle w:val="ListParagraph"/>
        <w:numPr>
          <w:ilvl w:val="2"/>
          <w:numId w:val="137"/>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Pr="001058B5">
        <w:rPr>
          <w:rFonts w:ascii="Arial" w:hAnsi="Arial" w:cs="Arial"/>
          <w:w w:val="95"/>
          <w:sz w:val="20"/>
        </w:rPr>
        <w:t>For</w:t>
      </w:r>
      <w:r w:rsidRPr="001058B5">
        <w:rPr>
          <w:rFonts w:ascii="Arial" w:hAnsi="Arial" w:cs="Arial"/>
          <w:spacing w:val="-10"/>
          <w:w w:val="95"/>
          <w:sz w:val="20"/>
        </w:rPr>
        <w:t xml:space="preserve"> </w:t>
      </w:r>
      <w:r w:rsidRPr="001058B5">
        <w:rPr>
          <w:rFonts w:ascii="Arial" w:hAnsi="Arial" w:cs="Arial"/>
          <w:w w:val="95"/>
          <w:sz w:val="20"/>
        </w:rPr>
        <w:t>example,</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Statement auditing can be broad or focused, for example, by auditing the activities of all database users or of only a select list of activities.</w:t>
      </w:r>
    </w:p>
    <w:p w14:paraId="48202847" w14:textId="77777777" w:rsidR="008C539B" w:rsidRPr="001058B5" w:rsidRDefault="008C539B">
      <w:pPr>
        <w:pStyle w:val="BodyText"/>
        <w:spacing w:before="3"/>
        <w:rPr>
          <w:rFonts w:ascii="Arial" w:hAnsi="Arial" w:cs="Arial"/>
          <w:sz w:val="23"/>
        </w:rPr>
      </w:pPr>
    </w:p>
    <w:p w14:paraId="14B602A3" w14:textId="77777777" w:rsidR="008C539B" w:rsidRPr="001058B5" w:rsidRDefault="00C12992">
      <w:pPr>
        <w:pStyle w:val="Heading6"/>
        <w:ind w:left="1660"/>
      </w:pPr>
      <w:bookmarkStart w:id="1534" w:name="Configuring_SQL_Statement_Auditing"/>
      <w:bookmarkStart w:id="1535" w:name="_bookmark1767"/>
      <w:bookmarkEnd w:id="1534"/>
      <w:bookmarkEnd w:id="1535"/>
      <w:r w:rsidRPr="001058B5">
        <w:t>Con</w:t>
      </w:r>
      <w:bookmarkStart w:id="1536" w:name="_bookmark1769"/>
      <w:bookmarkEnd w:id="1536"/>
      <w:r w:rsidRPr="001058B5">
        <w:t>figuring S</w:t>
      </w:r>
      <w:bookmarkStart w:id="1537" w:name="_bookmark1768"/>
      <w:bookmarkEnd w:id="1537"/>
      <w:r w:rsidRPr="001058B5">
        <w:t>QL Statement Auditing</w:t>
      </w:r>
    </w:p>
    <w:p w14:paraId="258FEEB3" w14:textId="77777777" w:rsidR="008C539B" w:rsidRPr="001058B5" w:rsidRDefault="00C12992">
      <w:pPr>
        <w:pStyle w:val="BodyText"/>
        <w:spacing w:before="58" w:line="228" w:lineRule="auto"/>
        <w:ind w:left="1660" w:right="848"/>
        <w:rPr>
          <w:rFonts w:ascii="Arial" w:hAnsi="Arial" w:cs="Arial"/>
        </w:rPr>
      </w:pP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SQL</w:t>
      </w:r>
      <w:r w:rsidRPr="001058B5">
        <w:rPr>
          <w:rFonts w:ascii="Arial" w:hAnsi="Arial" w:cs="Arial"/>
          <w:spacing w:val="-9"/>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must</w:t>
      </w:r>
      <w:r w:rsidRPr="001058B5">
        <w:rPr>
          <w:rFonts w:ascii="Arial" w:hAnsi="Arial" w:cs="Arial"/>
          <w:spacing w:val="-9"/>
        </w:rPr>
        <w:t xml:space="preserve"> </w:t>
      </w:r>
      <w:r w:rsidRPr="001058B5">
        <w:rPr>
          <w:rFonts w:ascii="Arial" w:hAnsi="Arial" w:cs="Arial"/>
        </w:rPr>
        <w:t>have</w:t>
      </w:r>
      <w:r w:rsidRPr="001058B5">
        <w:rPr>
          <w:rFonts w:ascii="Arial" w:hAnsi="Arial" w:cs="Arial"/>
          <w:spacing w:val="-9"/>
        </w:rPr>
        <w:t xml:space="preserve"> </w:t>
      </w:r>
      <w:r w:rsidRPr="001058B5">
        <w:rPr>
          <w:rFonts w:ascii="Arial" w:hAnsi="Arial" w:cs="Arial"/>
        </w:rPr>
        <w:t>the AUDIT</w:t>
      </w:r>
      <w:r w:rsidRPr="001058B5">
        <w:rPr>
          <w:rFonts w:ascii="Arial" w:hAnsi="Arial" w:cs="Arial"/>
          <w:spacing w:val="-53"/>
        </w:rPr>
        <w:t xml:space="preserve"> </w:t>
      </w:r>
      <w:r w:rsidRPr="001058B5">
        <w:rPr>
          <w:rFonts w:ascii="Arial" w:hAnsi="Arial" w:cs="Arial"/>
        </w:rPr>
        <w:t>SYSTEM</w:t>
      </w:r>
      <w:r w:rsidRPr="001058B5">
        <w:rPr>
          <w:rFonts w:ascii="Arial" w:hAnsi="Arial" w:cs="Arial"/>
          <w:spacing w:val="-93"/>
        </w:rPr>
        <w:t xml:space="preserve"> </w:t>
      </w:r>
      <w:r w:rsidRPr="001058B5">
        <w:rPr>
          <w:rFonts w:ascii="Arial" w:hAnsi="Arial" w:cs="Arial"/>
        </w:rPr>
        <w:t>system</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before</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enable</w:t>
      </w:r>
      <w:r w:rsidRPr="001058B5">
        <w:rPr>
          <w:rFonts w:ascii="Arial" w:hAnsi="Arial" w:cs="Arial"/>
          <w:spacing w:val="-18"/>
        </w:rPr>
        <w:t xml:space="preserve"> </w:t>
      </w:r>
      <w:r w:rsidRPr="001058B5">
        <w:rPr>
          <w:rFonts w:ascii="Arial" w:hAnsi="Arial" w:cs="Arial"/>
        </w:rPr>
        <w:t>auditing.</w:t>
      </w:r>
      <w:r w:rsidRPr="001058B5">
        <w:rPr>
          <w:rFonts w:ascii="Arial" w:hAnsi="Arial" w:cs="Arial"/>
          <w:spacing w:val="-18"/>
        </w:rPr>
        <w:t xml:space="preserve"> </w:t>
      </w:r>
      <w:r w:rsidRPr="001058B5">
        <w:rPr>
          <w:rFonts w:ascii="Arial" w:hAnsi="Arial" w:cs="Arial"/>
          <w:spacing w:val="-5"/>
        </w:rPr>
        <w:t>Typically,</w:t>
      </w:r>
      <w:r w:rsidRPr="001058B5">
        <w:rPr>
          <w:rFonts w:ascii="Arial" w:hAnsi="Arial" w:cs="Arial"/>
          <w:spacing w:val="-18"/>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 security administrator is granted this system</w:t>
      </w:r>
      <w:r w:rsidRPr="001058B5">
        <w:rPr>
          <w:rFonts w:ascii="Arial" w:hAnsi="Arial" w:cs="Arial"/>
          <w:spacing w:val="-7"/>
        </w:rPr>
        <w:t xml:space="preserve"> </w:t>
      </w:r>
      <w:r w:rsidRPr="001058B5">
        <w:rPr>
          <w:rFonts w:ascii="Arial" w:hAnsi="Arial" w:cs="Arial"/>
        </w:rPr>
        <w:t>privilege.</w:t>
      </w:r>
    </w:p>
    <w:p w14:paraId="1DC50772" w14:textId="77777777" w:rsidR="008C539B" w:rsidRPr="001058B5" w:rsidRDefault="008D1AB8">
      <w:pPr>
        <w:pStyle w:val="BodyText"/>
        <w:spacing w:before="115"/>
        <w:ind w:left="1660"/>
        <w:rPr>
          <w:rFonts w:ascii="Arial" w:hAnsi="Arial" w:cs="Arial"/>
        </w:rPr>
      </w:pPr>
      <w:hyperlink w:anchor="_bookmark1770" w:history="1">
        <w:r w:rsidR="00C12992" w:rsidRPr="001058B5">
          <w:rPr>
            <w:rFonts w:ascii="Arial" w:hAnsi="Arial" w:cs="Arial"/>
            <w:color w:val="0000CC"/>
          </w:rPr>
          <w:t xml:space="preserve">Example 9–7 </w:t>
        </w:r>
      </w:hyperlink>
      <w:r w:rsidR="00C12992" w:rsidRPr="001058B5">
        <w:rPr>
          <w:rFonts w:ascii="Arial" w:hAnsi="Arial" w:cs="Arial"/>
        </w:rPr>
        <w:t>shows how to audit the SELECT TABLE</w:t>
      </w:r>
      <w:r w:rsidR="00C12992" w:rsidRPr="001058B5">
        <w:rPr>
          <w:rFonts w:ascii="Arial" w:hAnsi="Arial" w:cs="Arial"/>
          <w:spacing w:val="-80"/>
        </w:rPr>
        <w:t xml:space="preserve"> </w:t>
      </w:r>
      <w:r w:rsidR="00C12992" w:rsidRPr="001058B5">
        <w:rPr>
          <w:rFonts w:ascii="Arial" w:hAnsi="Arial" w:cs="Arial"/>
        </w:rPr>
        <w:t>SQL statement.</w:t>
      </w:r>
    </w:p>
    <w:p w14:paraId="2ABB5FA8" w14:textId="77777777" w:rsidR="008C539B" w:rsidRPr="001058B5" w:rsidRDefault="008C539B">
      <w:pPr>
        <w:pStyle w:val="BodyText"/>
        <w:spacing w:before="7"/>
        <w:rPr>
          <w:rFonts w:ascii="Arial" w:hAnsi="Arial" w:cs="Arial"/>
          <w:sz w:val="25"/>
        </w:rPr>
      </w:pPr>
    </w:p>
    <w:p w14:paraId="71516F31" w14:textId="77777777" w:rsidR="008C539B" w:rsidRPr="001058B5" w:rsidRDefault="00C12992">
      <w:pPr>
        <w:ind w:left="1660"/>
        <w:rPr>
          <w:rFonts w:ascii="Arial" w:hAnsi="Arial" w:cs="Arial"/>
          <w:b/>
          <w:i/>
          <w:sz w:val="18"/>
        </w:rPr>
      </w:pPr>
      <w:bookmarkStart w:id="1538" w:name="_bookmark1770"/>
      <w:bookmarkEnd w:id="1538"/>
      <w:r w:rsidRPr="001058B5">
        <w:rPr>
          <w:rFonts w:ascii="Arial" w:hAnsi="Arial" w:cs="Arial"/>
          <w:b/>
          <w:i/>
          <w:sz w:val="18"/>
        </w:rPr>
        <w:t>Example 9–7 Using AUDIT to Enable SQL Statement Auditing</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412E5C83" w14:textId="77777777" w:rsidR="008C539B" w:rsidRPr="001058B5" w:rsidRDefault="008D1AB8">
      <w:pPr>
        <w:pStyle w:val="BodyText"/>
        <w:spacing w:line="246" w:lineRule="exact"/>
        <w:ind w:left="1660"/>
        <w:rPr>
          <w:rFonts w:ascii="Arial" w:hAnsi="Arial" w:cs="Arial"/>
        </w:rPr>
      </w:pPr>
      <w:hyperlink w:anchor="_bookmark1771" w:history="1">
        <w:r w:rsidR="00C12992" w:rsidRPr="001058B5">
          <w:rPr>
            <w:rFonts w:ascii="Arial" w:hAnsi="Arial" w:cs="Arial"/>
            <w:color w:val="0000CC"/>
          </w:rPr>
          <w:t xml:space="preserve">Example 9–8 </w:t>
        </w:r>
      </w:hyperlink>
      <w:r w:rsidR="00C12992" w:rsidRPr="001058B5">
        <w:rPr>
          <w:rFonts w:ascii="Arial" w:hAnsi="Arial" w:cs="Arial"/>
        </w:rPr>
        <w:t>shows how to audit all unsuccessful SELECT, INSERT, and DELETE</w:t>
      </w:r>
    </w:p>
    <w:p w14:paraId="2A9FEB2D"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statements on all tables by all database users, and by individual audited statement.</w:t>
      </w:r>
    </w:p>
    <w:p w14:paraId="540DF22A" w14:textId="77777777" w:rsidR="008C539B" w:rsidRPr="001058B5" w:rsidRDefault="008C539B">
      <w:pPr>
        <w:pStyle w:val="BodyText"/>
        <w:spacing w:before="10"/>
        <w:rPr>
          <w:rFonts w:ascii="Arial" w:hAnsi="Arial" w:cs="Arial"/>
          <w:sz w:val="25"/>
        </w:rPr>
      </w:pPr>
    </w:p>
    <w:p w14:paraId="361026C6" w14:textId="77777777" w:rsidR="008C539B" w:rsidRPr="001058B5" w:rsidRDefault="00C12992">
      <w:pPr>
        <w:ind w:left="1660"/>
        <w:rPr>
          <w:rFonts w:ascii="Arial" w:hAnsi="Arial" w:cs="Arial"/>
          <w:b/>
          <w:i/>
          <w:sz w:val="18"/>
        </w:rPr>
      </w:pPr>
      <w:bookmarkStart w:id="1539" w:name="_bookmark1771"/>
      <w:bookmarkEnd w:id="1539"/>
      <w:r w:rsidRPr="001058B5">
        <w:rPr>
          <w:rFonts w:ascii="Arial" w:hAnsi="Arial" w:cs="Arial"/>
          <w:b/>
          <w:i/>
          <w:sz w:val="18"/>
        </w:rPr>
        <w:t>Example 9–8 Auditing Unsuccessful Statements</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77777777" w:rsidR="008C539B" w:rsidRPr="001058B5" w:rsidRDefault="00C12992">
      <w:pPr>
        <w:pStyle w:val="BodyText"/>
        <w:spacing w:line="232" w:lineRule="auto"/>
        <w:ind w:left="1660" w:right="956"/>
        <w:rPr>
          <w:rFonts w:ascii="Arial" w:hAnsi="Arial" w:cs="Arial"/>
        </w:rPr>
      </w:pPr>
      <w:r w:rsidRPr="001058B5">
        <w:rPr>
          <w:rFonts w:ascii="Arial" w:hAnsi="Arial" w:cs="Arial"/>
        </w:rPr>
        <w:t>If you plan to audit all SQL statements, individual user connections, or references to non-existent objects, follow these guidelines:</w:t>
      </w:r>
    </w:p>
    <w:p w14:paraId="2F88F897" w14:textId="77777777" w:rsidR="008C539B" w:rsidRPr="001058B5" w:rsidRDefault="00C12992" w:rsidP="006F7931">
      <w:pPr>
        <w:pStyle w:val="ListParagraph"/>
        <w:numPr>
          <w:ilvl w:val="1"/>
          <w:numId w:val="137"/>
        </w:numPr>
        <w:tabs>
          <w:tab w:val="left" w:pos="2020"/>
        </w:tabs>
        <w:spacing w:before="122" w:line="228" w:lineRule="auto"/>
        <w:ind w:right="823" w:hanging="359"/>
        <w:rPr>
          <w:rFonts w:ascii="Arial" w:hAnsi="Arial" w:cs="Arial"/>
          <w:sz w:val="20"/>
        </w:rPr>
      </w:pPr>
      <w:r w:rsidRPr="001058B5">
        <w:rPr>
          <w:rFonts w:ascii="Arial" w:hAnsi="Arial" w:cs="Arial"/>
          <w:b/>
          <w:sz w:val="20"/>
        </w:rPr>
        <w:t xml:space="preserve">Auditing all SQL statements for individual users. </w:t>
      </w:r>
      <w:r w:rsidRPr="001058B5">
        <w:rPr>
          <w:rFonts w:ascii="Arial" w:hAnsi="Arial" w:cs="Arial"/>
          <w:spacing w:val="-7"/>
          <w:sz w:val="20"/>
        </w:rPr>
        <w:t xml:space="preserve">You </w:t>
      </w:r>
      <w:bookmarkStart w:id="1540" w:name="_bookmark1772"/>
      <w:bookmarkEnd w:id="1540"/>
      <w:r w:rsidRPr="001058B5">
        <w:rPr>
          <w:rFonts w:ascii="Arial" w:hAnsi="Arial" w:cs="Arial"/>
          <w:sz w:val="20"/>
        </w:rPr>
        <w:t>can use the ALL STATEMENTS</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i/>
          <w:sz w:val="20"/>
        </w:rPr>
        <w:t>only</w:t>
      </w:r>
      <w:r w:rsidRPr="001058B5">
        <w:rPr>
          <w:rFonts w:ascii="Arial" w:hAnsi="Arial" w:cs="Arial"/>
          <w:i/>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top-level</w:t>
      </w:r>
      <w:r w:rsidRPr="001058B5">
        <w:rPr>
          <w:rFonts w:ascii="Arial" w:hAnsi="Arial" w:cs="Arial"/>
          <w:spacing w:val="-17"/>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behavior</w:t>
      </w:r>
      <w:r w:rsidRPr="001058B5">
        <w:rPr>
          <w:rFonts w:ascii="Arial" w:hAnsi="Arial" w:cs="Arial"/>
          <w:spacing w:val="-17"/>
          <w:sz w:val="20"/>
        </w:rPr>
        <w:t xml:space="preserve"> </w:t>
      </w:r>
      <w:r w:rsidRPr="001058B5">
        <w:rPr>
          <w:rFonts w:ascii="Arial" w:hAnsi="Arial" w:cs="Arial"/>
          <w:sz w:val="20"/>
        </w:rPr>
        <w:t>of</w:t>
      </w:r>
      <w:r w:rsidRPr="001058B5">
        <w:rPr>
          <w:rFonts w:ascii="Arial" w:hAnsi="Arial" w:cs="Arial"/>
          <w:spacing w:val="-17"/>
          <w:sz w:val="20"/>
        </w:rPr>
        <w:t xml:space="preserve"> </w:t>
      </w:r>
      <w:r w:rsidRPr="001058B5">
        <w:rPr>
          <w:rFonts w:ascii="Arial" w:hAnsi="Arial" w:cs="Arial"/>
          <w:sz w:val="20"/>
        </w:rPr>
        <w:t>this audit option is different from other statement audit options. If the SQL statement is</w:t>
      </w:r>
      <w:r w:rsidRPr="001058B5">
        <w:rPr>
          <w:rFonts w:ascii="Arial" w:hAnsi="Arial" w:cs="Arial"/>
          <w:spacing w:val="-18"/>
          <w:sz w:val="20"/>
        </w:rPr>
        <w:t xml:space="preserve"> </w:t>
      </w:r>
      <w:r w:rsidRPr="001058B5">
        <w:rPr>
          <w:rFonts w:ascii="Arial" w:hAnsi="Arial" w:cs="Arial"/>
          <w:sz w:val="20"/>
        </w:rPr>
        <w:t>issued</w:t>
      </w:r>
      <w:r w:rsidRPr="001058B5">
        <w:rPr>
          <w:rFonts w:ascii="Arial" w:hAnsi="Arial" w:cs="Arial"/>
          <w:spacing w:val="-19"/>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inside</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PL/SQL</w:t>
      </w:r>
      <w:r w:rsidRPr="001058B5">
        <w:rPr>
          <w:rFonts w:ascii="Arial" w:hAnsi="Arial" w:cs="Arial"/>
          <w:spacing w:val="-18"/>
          <w:sz w:val="20"/>
        </w:rPr>
        <w:t xml:space="preserve"> </w:t>
      </w:r>
      <w:r w:rsidRPr="001058B5">
        <w:rPr>
          <w:rFonts w:ascii="Arial" w:hAnsi="Arial" w:cs="Arial"/>
          <w:sz w:val="20"/>
        </w:rPr>
        <w:t>procedure,</w:t>
      </w:r>
      <w:r w:rsidRPr="001058B5">
        <w:rPr>
          <w:rFonts w:ascii="Arial" w:hAnsi="Arial" w:cs="Arial"/>
          <w:spacing w:val="-18"/>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54"/>
          <w:sz w:val="20"/>
        </w:rPr>
        <w:t xml:space="preserve"> </w:t>
      </w:r>
      <w:r w:rsidRPr="001058B5">
        <w:rPr>
          <w:rFonts w:ascii="Arial" w:hAnsi="Arial" w:cs="Arial"/>
          <w:sz w:val="20"/>
        </w:rPr>
        <w:t>STATEMENTS</w:t>
      </w:r>
      <w:r w:rsidRPr="001058B5">
        <w:rPr>
          <w:rFonts w:ascii="Arial" w:hAnsi="Arial" w:cs="Arial"/>
          <w:spacing w:val="-93"/>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option does not audit it. This audit option does not affect any other AUDIT options that you may have already</w:t>
      </w:r>
      <w:r w:rsidRPr="001058B5">
        <w:rPr>
          <w:rFonts w:ascii="Arial" w:hAnsi="Arial" w:cs="Arial"/>
          <w:spacing w:val="-1"/>
          <w:sz w:val="20"/>
        </w:rPr>
        <w:t xml:space="preserve"> </w:t>
      </w:r>
      <w:r w:rsidRPr="001058B5">
        <w:rPr>
          <w:rFonts w:ascii="Arial" w:hAnsi="Arial" w:cs="Arial"/>
          <w:sz w:val="20"/>
        </w:rPr>
        <w:t>set.</w:t>
      </w:r>
    </w:p>
    <w:p w14:paraId="34B57ACB" w14:textId="77777777" w:rsidR="008C539B" w:rsidRPr="001058B5" w:rsidRDefault="00C12992">
      <w:pPr>
        <w:pStyle w:val="BodyText"/>
        <w:spacing w:before="129" w:line="228" w:lineRule="auto"/>
        <w:ind w:left="202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8"/>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issued</w:t>
      </w:r>
      <w:r w:rsidRPr="001058B5">
        <w:rPr>
          <w:rFonts w:ascii="Arial" w:hAnsi="Arial" w:cs="Arial"/>
          <w:spacing w:val="-18"/>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20"/>
        </w:rPr>
        <w:t xml:space="preserve"> </w:t>
      </w:r>
      <w:r w:rsidRPr="001058B5">
        <w:rPr>
          <w:rFonts w:ascii="Arial" w:hAnsi="Arial" w:cs="Arial"/>
        </w:rPr>
        <w:t>jward</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jsmith, enter the</w:t>
      </w:r>
      <w:r w:rsidRPr="001058B5">
        <w:rPr>
          <w:rFonts w:ascii="Arial" w:hAnsi="Arial" w:cs="Arial"/>
          <w:spacing w:val="-1"/>
        </w:rPr>
        <w:t xml:space="preserve"> </w:t>
      </w:r>
      <w:r w:rsidRPr="001058B5">
        <w:rPr>
          <w:rFonts w:ascii="Arial" w:hAnsi="Arial" w:cs="Arial"/>
        </w:rPr>
        <w:t>following:</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77777777" w:rsidR="008C539B" w:rsidRPr="001058B5" w:rsidRDefault="00C12992" w:rsidP="006F7931">
      <w:pPr>
        <w:pStyle w:val="ListParagraph"/>
        <w:numPr>
          <w:ilvl w:val="1"/>
          <w:numId w:val="137"/>
        </w:numPr>
        <w:tabs>
          <w:tab w:val="left" w:pos="2020"/>
        </w:tabs>
        <w:spacing w:before="0" w:line="232" w:lineRule="auto"/>
        <w:ind w:right="840" w:hanging="359"/>
        <w:rPr>
          <w:rFonts w:ascii="Arial" w:hAnsi="Arial" w:cs="Arial"/>
          <w:sz w:val="20"/>
        </w:rPr>
      </w:pPr>
      <w:r w:rsidRPr="001058B5">
        <w:rPr>
          <w:rFonts w:ascii="Arial" w:hAnsi="Arial" w:cs="Arial"/>
          <w:b/>
          <w:sz w:val="20"/>
        </w:rPr>
        <w:t>Audi</w:t>
      </w:r>
      <w:bookmarkStart w:id="1541" w:name="_bookmark1773"/>
      <w:bookmarkEnd w:id="1541"/>
      <w:r w:rsidRPr="001058B5">
        <w:rPr>
          <w:rFonts w:ascii="Arial" w:hAnsi="Arial" w:cs="Arial"/>
          <w:b/>
          <w:sz w:val="20"/>
        </w:rPr>
        <w:t>ting all the SQL statement shortcut activities performed by individual users.</w:t>
      </w:r>
      <w:r w:rsidRPr="001058B5">
        <w:rPr>
          <w:rFonts w:ascii="Arial" w:hAnsi="Arial" w:cs="Arial"/>
          <w:b/>
          <w:spacing w:val="-7"/>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83"/>
          <w:sz w:val="20"/>
        </w:rPr>
        <w:t xml:space="preserve"> </w:t>
      </w:r>
      <w:r w:rsidRPr="001058B5">
        <w:rPr>
          <w:rFonts w:ascii="Arial" w:hAnsi="Arial" w:cs="Arial"/>
          <w:sz w:val="20"/>
        </w:rPr>
        <w:t>clause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SQL</w:t>
      </w:r>
      <w:r w:rsidRPr="001058B5">
        <w:rPr>
          <w:rFonts w:ascii="Arial" w:hAnsi="Arial" w:cs="Arial"/>
          <w:spacing w:val="-6"/>
          <w:sz w:val="20"/>
        </w:rPr>
        <w:t xml:space="preserve"> </w:t>
      </w:r>
      <w:r w:rsidRPr="001058B5">
        <w:rPr>
          <w:rFonts w:ascii="Arial" w:hAnsi="Arial" w:cs="Arial"/>
          <w:sz w:val="20"/>
        </w:rPr>
        <w:t>statement</w:t>
      </w:r>
      <w:r w:rsidRPr="001058B5">
        <w:rPr>
          <w:rFonts w:ascii="Arial" w:hAnsi="Arial" w:cs="Arial"/>
          <w:spacing w:val="-6"/>
          <w:sz w:val="20"/>
        </w:rPr>
        <w:t xml:space="preserve"> </w:t>
      </w:r>
      <w:r w:rsidRPr="001058B5">
        <w:rPr>
          <w:rFonts w:ascii="Arial" w:hAnsi="Arial" w:cs="Arial"/>
          <w:sz w:val="20"/>
        </w:rPr>
        <w:t>shortcuts</w:t>
      </w:r>
      <w:r w:rsidRPr="001058B5">
        <w:rPr>
          <w:rFonts w:ascii="Arial" w:hAnsi="Arial" w:cs="Arial"/>
          <w:spacing w:val="-7"/>
          <w:sz w:val="20"/>
        </w:rPr>
        <w:t xml:space="preserve"> </w:t>
      </w:r>
      <w:r w:rsidRPr="001058B5">
        <w:rPr>
          <w:rFonts w:ascii="Arial" w:hAnsi="Arial" w:cs="Arial"/>
          <w:sz w:val="20"/>
        </w:rPr>
        <w:t>listed</w:t>
      </w:r>
      <w:r w:rsidRPr="001058B5">
        <w:rPr>
          <w:rFonts w:ascii="Arial" w:hAnsi="Arial" w:cs="Arial"/>
          <w:spacing w:val="-6"/>
          <w:sz w:val="20"/>
        </w:rPr>
        <w:t xml:space="preserve"> </w:t>
      </w:r>
      <w:r w:rsidRPr="001058B5">
        <w:rPr>
          <w:rFonts w:ascii="Arial" w:hAnsi="Arial" w:cs="Arial"/>
          <w:sz w:val="20"/>
        </w:rPr>
        <w:t xml:space="preserve">in </w:t>
      </w:r>
      <w:r w:rsidRPr="001058B5">
        <w:rPr>
          <w:rFonts w:ascii="Arial" w:hAnsi="Arial" w:cs="Arial"/>
          <w:spacing w:val="-4"/>
          <w:sz w:val="20"/>
        </w:rPr>
        <w:t xml:space="preserve">Table </w:t>
      </w:r>
      <w:r w:rsidRPr="001058B5">
        <w:rPr>
          <w:rFonts w:ascii="Arial" w:hAnsi="Arial" w:cs="Arial"/>
          <w:sz w:val="20"/>
        </w:rPr>
        <w:t xml:space="preserve">13-1 and </w:t>
      </w:r>
      <w:r w:rsidRPr="001058B5">
        <w:rPr>
          <w:rFonts w:ascii="Arial" w:hAnsi="Arial" w:cs="Arial"/>
          <w:spacing w:val="-4"/>
          <w:sz w:val="20"/>
        </w:rPr>
        <w:t xml:space="preserve">Table </w:t>
      </w:r>
      <w:r w:rsidRPr="001058B5">
        <w:rPr>
          <w:rFonts w:ascii="Arial" w:hAnsi="Arial" w:cs="Arial"/>
          <w:sz w:val="20"/>
        </w:rPr>
        <w:t xml:space="preserve">13-2 in </w:t>
      </w:r>
      <w:r w:rsidRPr="001058B5">
        <w:rPr>
          <w:rFonts w:ascii="Arial" w:hAnsi="Arial" w:cs="Arial"/>
          <w:i/>
          <w:sz w:val="20"/>
        </w:rPr>
        <w:t>Oracle Database SQL Language</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36A514F" w14:textId="77777777" w:rsidR="008C539B" w:rsidRPr="001058B5" w:rsidRDefault="00C12992">
      <w:pPr>
        <w:pStyle w:val="BodyText"/>
        <w:spacing w:before="111"/>
        <w:ind w:left="2020"/>
        <w:rPr>
          <w:rFonts w:ascii="Arial" w:hAnsi="Arial" w:cs="Arial"/>
        </w:rPr>
      </w:pPr>
      <w:r w:rsidRPr="001058B5">
        <w:rPr>
          <w:rFonts w:ascii="Arial" w:hAnsi="Arial" w:cs="Arial"/>
        </w:rPr>
        <w:t>For example:</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0791A98B" w14:textId="77777777" w:rsidR="008C539B" w:rsidRPr="001058B5" w:rsidRDefault="00C12992" w:rsidP="006F7931">
      <w:pPr>
        <w:pStyle w:val="ListParagraph"/>
        <w:numPr>
          <w:ilvl w:val="1"/>
          <w:numId w:val="137"/>
        </w:numPr>
        <w:tabs>
          <w:tab w:val="left" w:pos="2020"/>
        </w:tabs>
        <w:spacing w:before="1" w:line="232" w:lineRule="auto"/>
        <w:ind w:right="880" w:hanging="359"/>
        <w:rPr>
          <w:rFonts w:ascii="Arial" w:hAnsi="Arial" w:cs="Arial"/>
          <w:sz w:val="20"/>
        </w:rPr>
      </w:pPr>
      <w:r w:rsidRPr="001058B5">
        <w:rPr>
          <w:rFonts w:ascii="Arial" w:hAnsi="Arial" w:cs="Arial"/>
          <w:b/>
          <w:sz w:val="20"/>
        </w:rPr>
        <w:t xml:space="preserve">Auditing all SQL statements for the current session, regardless of </w:t>
      </w:r>
      <w:r w:rsidRPr="001058B5">
        <w:rPr>
          <w:rFonts w:ascii="Arial" w:hAnsi="Arial" w:cs="Arial"/>
          <w:b/>
          <w:spacing w:val="-3"/>
          <w:sz w:val="20"/>
        </w:rPr>
        <w:t>user.</w:t>
      </w:r>
      <w:bookmarkStart w:id="1542" w:name="_bookmark1774"/>
      <w:bookmarkEnd w:id="1542"/>
      <w:r w:rsidRPr="001058B5">
        <w:rPr>
          <w:rFonts w:ascii="Arial" w:hAnsi="Arial" w:cs="Arial"/>
          <w:b/>
          <w:spacing w:val="-3"/>
          <w:sz w:val="20"/>
        </w:rPr>
        <w:t xml:space="preserve"> </w:t>
      </w:r>
      <w:r w:rsidRPr="001058B5">
        <w:rPr>
          <w:rFonts w:ascii="Arial" w:hAnsi="Arial" w:cs="Arial"/>
          <w:spacing w:val="-6"/>
          <w:sz w:val="20"/>
        </w:rPr>
        <w:t xml:space="preserve">You </w:t>
      </w:r>
      <w:r w:rsidRPr="001058B5">
        <w:rPr>
          <w:rFonts w:ascii="Arial" w:hAnsi="Arial" w:cs="Arial"/>
          <w:sz w:val="20"/>
        </w:rPr>
        <w:t>can 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63"/>
          <w:sz w:val="20"/>
        </w:rPr>
        <w:t xml:space="preserve"> </w:t>
      </w:r>
      <w:r w:rsidRPr="001058B5">
        <w:rPr>
          <w:rFonts w:ascii="Arial" w:hAnsi="Arial" w:cs="Arial"/>
          <w:sz w:val="20"/>
        </w:rPr>
        <w:t>SESSION</w:t>
      </w:r>
      <w:r w:rsidRPr="001058B5">
        <w:rPr>
          <w:rFonts w:ascii="Arial" w:hAnsi="Arial" w:cs="Arial"/>
          <w:spacing w:val="-63"/>
          <w:sz w:val="20"/>
        </w:rPr>
        <w:t xml:space="preserve"> </w:t>
      </w:r>
      <w:r w:rsidRPr="001058B5">
        <w:rPr>
          <w:rFonts w:ascii="Arial" w:hAnsi="Arial" w:cs="Arial"/>
          <w:sz w:val="20"/>
        </w:rPr>
        <w:t>CURRENT</w:t>
      </w:r>
      <w:r w:rsidRPr="001058B5">
        <w:rPr>
          <w:rFonts w:ascii="Arial" w:hAnsi="Arial" w:cs="Arial"/>
          <w:spacing w:val="-97"/>
          <w:sz w:val="20"/>
        </w:rPr>
        <w:t xml:space="preserve"> </w:t>
      </w:r>
      <w:r w:rsidRPr="001058B5">
        <w:rPr>
          <w:rFonts w:ascii="Arial" w:hAnsi="Arial" w:cs="Arial"/>
          <w:sz w:val="20"/>
        </w:rPr>
        <w:t>clause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ALL</w:t>
      </w:r>
      <w:r w:rsidRPr="001058B5">
        <w:rPr>
          <w:rFonts w:ascii="Arial" w:hAnsi="Arial" w:cs="Arial"/>
          <w:spacing w:val="-63"/>
          <w:sz w:val="20"/>
        </w:rPr>
        <w:t xml:space="preserve"> </w:t>
      </w:r>
      <w:r w:rsidRPr="001058B5">
        <w:rPr>
          <w:rFonts w:ascii="Arial" w:hAnsi="Arial" w:cs="Arial"/>
          <w:sz w:val="20"/>
        </w:rPr>
        <w:t>STATEMENTS</w:t>
      </w:r>
      <w:r w:rsidRPr="001058B5">
        <w:rPr>
          <w:rFonts w:ascii="Arial" w:hAnsi="Arial" w:cs="Arial"/>
          <w:spacing w:val="-97"/>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option</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audit</w:t>
      </w:r>
    </w:p>
    <w:p w14:paraId="7A21DCDC"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top-level</w:t>
      </w:r>
      <w:r w:rsidRPr="001058B5">
        <w:rPr>
          <w:rFonts w:ascii="Arial" w:hAnsi="Arial" w:cs="Arial"/>
          <w:spacing w:val="-5"/>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lifetime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session.</w:t>
      </w:r>
      <w:r w:rsidRPr="001058B5">
        <w:rPr>
          <w:rFonts w:ascii="Arial" w:hAnsi="Arial" w:cs="Arial"/>
          <w:spacing w:val="-6"/>
        </w:rPr>
        <w:t xml:space="preserve"> You</w:t>
      </w:r>
      <w:r w:rsidRPr="001058B5">
        <w:rPr>
          <w:rFonts w:ascii="Arial" w:hAnsi="Arial" w:cs="Arial"/>
          <w:spacing w:val="-5"/>
        </w:rPr>
        <w:t xml:space="preserve"> </w:t>
      </w:r>
      <w:r w:rsidRPr="001058B5">
        <w:rPr>
          <w:rFonts w:ascii="Arial" w:hAnsi="Arial" w:cs="Arial"/>
        </w:rPr>
        <w:t>cannot</w:t>
      </w:r>
      <w:r w:rsidRPr="001058B5">
        <w:rPr>
          <w:rFonts w:ascii="Arial" w:hAnsi="Arial" w:cs="Arial"/>
          <w:spacing w:val="-6"/>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IN SESSION</w:t>
      </w:r>
      <w:r w:rsidRPr="001058B5">
        <w:rPr>
          <w:rFonts w:ascii="Arial" w:hAnsi="Arial" w:cs="Arial"/>
          <w:spacing w:val="-74"/>
        </w:rPr>
        <w:t xml:space="preserve"> </w:t>
      </w:r>
      <w:r w:rsidRPr="001058B5">
        <w:rPr>
          <w:rFonts w:ascii="Arial" w:hAnsi="Arial" w:cs="Arial"/>
        </w:rPr>
        <w:t>CURRENT</w:t>
      </w:r>
      <w:r w:rsidRPr="001058B5">
        <w:rPr>
          <w:rFonts w:ascii="Arial" w:hAnsi="Arial" w:cs="Arial"/>
          <w:spacing w:val="-102"/>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specific</w:t>
      </w:r>
      <w:r w:rsidRPr="001058B5">
        <w:rPr>
          <w:rFonts w:ascii="Arial" w:hAnsi="Arial" w:cs="Arial"/>
          <w:spacing w:val="-28"/>
        </w:rPr>
        <w:t xml:space="preserve"> </w:t>
      </w:r>
      <w:r w:rsidRPr="001058B5">
        <w:rPr>
          <w:rFonts w:ascii="Arial" w:hAnsi="Arial" w:cs="Arial"/>
          <w:spacing w:val="-4"/>
        </w:rPr>
        <w:t>user.</w:t>
      </w:r>
      <w:r w:rsidRPr="001058B5">
        <w:rPr>
          <w:rFonts w:ascii="Arial" w:hAnsi="Arial" w:cs="Arial"/>
          <w:spacing w:val="-28"/>
        </w:rPr>
        <w:t xml:space="preserve"> </w:t>
      </w:r>
      <w:r w:rsidRPr="001058B5">
        <w:rPr>
          <w:rFonts w:ascii="Arial" w:hAnsi="Arial" w:cs="Arial"/>
          <w:spacing w:val="-6"/>
        </w:rPr>
        <w:t>You</w:t>
      </w:r>
      <w:r w:rsidRPr="001058B5">
        <w:rPr>
          <w:rFonts w:ascii="Arial" w:hAnsi="Arial" w:cs="Arial"/>
          <w:spacing w:val="-28"/>
        </w:rPr>
        <w:t xml:space="preserve"> </w:t>
      </w:r>
      <w:r w:rsidRPr="001058B5">
        <w:rPr>
          <w:rFonts w:ascii="Arial" w:hAnsi="Arial" w:cs="Arial"/>
        </w:rPr>
        <w:t>cannot</w:t>
      </w:r>
      <w:r w:rsidRPr="001058B5">
        <w:rPr>
          <w:rFonts w:ascii="Arial" w:hAnsi="Arial" w:cs="Arial"/>
          <w:spacing w:val="-28"/>
        </w:rPr>
        <w:t xml:space="preserve"> </w:t>
      </w:r>
      <w:r w:rsidRPr="001058B5">
        <w:rPr>
          <w:rFonts w:ascii="Arial" w:hAnsi="Arial" w:cs="Arial"/>
        </w:rPr>
        <w:t>use</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NOAUDIT</w:t>
      </w:r>
      <w:r w:rsidRPr="001058B5">
        <w:rPr>
          <w:rFonts w:ascii="Arial" w:hAnsi="Arial" w:cs="Arial"/>
          <w:spacing w:val="-102"/>
        </w:rPr>
        <w:t xml:space="preserve"> </w:t>
      </w:r>
      <w:r w:rsidRPr="001058B5">
        <w:rPr>
          <w:rFonts w:ascii="Arial" w:hAnsi="Arial" w:cs="Arial"/>
        </w:rPr>
        <w:t>statement to cancel it, but the auditing lasts only as long as the user session lasts. When the user ends the session, the auditing</w:t>
      </w:r>
      <w:r w:rsidRPr="001058B5">
        <w:rPr>
          <w:rFonts w:ascii="Arial" w:hAnsi="Arial" w:cs="Arial"/>
          <w:spacing w:val="-5"/>
        </w:rPr>
        <w:t xml:space="preserve"> </w:t>
      </w:r>
      <w:r w:rsidRPr="001058B5">
        <w:rPr>
          <w:rFonts w:ascii="Arial" w:hAnsi="Arial" w:cs="Arial"/>
        </w:rPr>
        <w:t>ends.</w:t>
      </w:r>
    </w:p>
    <w:p w14:paraId="0022D9F0" w14:textId="77777777" w:rsidR="008C539B" w:rsidRPr="001058B5" w:rsidRDefault="00C12992">
      <w:pPr>
        <w:pStyle w:val="BodyText"/>
        <w:spacing w:before="106"/>
        <w:ind w:left="2020"/>
        <w:rPr>
          <w:rFonts w:ascii="Arial" w:hAnsi="Arial" w:cs="Arial"/>
        </w:rPr>
      </w:pPr>
      <w:r w:rsidRPr="001058B5">
        <w:rPr>
          <w:rFonts w:ascii="Arial" w:hAnsi="Arial" w:cs="Arial"/>
        </w:rPr>
        <w:t>For example, to audit all unsuccessful statements in any current user session:</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4D308CED" w14:textId="77777777" w:rsidR="008C539B" w:rsidRPr="001058B5" w:rsidRDefault="00C12992">
      <w:pPr>
        <w:pStyle w:val="BodyText"/>
        <w:spacing w:before="1" w:line="228" w:lineRule="auto"/>
        <w:ind w:left="2020"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58"/>
        </w:rPr>
        <w:t xml:space="preserve"> </w:t>
      </w:r>
      <w:r w:rsidRPr="001058B5">
        <w:rPr>
          <w:rFonts w:ascii="Arial" w:hAnsi="Arial" w:cs="Arial"/>
        </w:rPr>
        <w:t>ALL</w:t>
      </w:r>
      <w:r w:rsidRPr="001058B5">
        <w:rPr>
          <w:rFonts w:ascii="Arial" w:hAnsi="Arial" w:cs="Arial"/>
          <w:spacing w:val="-58"/>
        </w:rPr>
        <w:t xml:space="preserve"> </w:t>
      </w:r>
      <w:r w:rsidRPr="001058B5">
        <w:rPr>
          <w:rFonts w:ascii="Arial" w:hAnsi="Arial" w:cs="Arial"/>
        </w:rPr>
        <w:t>STATEMENTS</w:t>
      </w:r>
      <w:r w:rsidRPr="001058B5">
        <w:rPr>
          <w:rFonts w:ascii="Arial" w:hAnsi="Arial" w:cs="Arial"/>
          <w:spacing w:val="-94"/>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option</w:t>
      </w:r>
      <w:r w:rsidRPr="001058B5">
        <w:rPr>
          <w:rFonts w:ascii="Arial" w:hAnsi="Arial" w:cs="Arial"/>
          <w:spacing w:val="-20"/>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58"/>
        </w:rPr>
        <w:t xml:space="preserve"> </w:t>
      </w:r>
      <w:r w:rsidRPr="001058B5">
        <w:rPr>
          <w:rFonts w:ascii="Arial" w:hAnsi="Arial" w:cs="Arial"/>
        </w:rPr>
        <w:t>SESSION CURRENT</w:t>
      </w:r>
      <w:r w:rsidRPr="001058B5">
        <w:rPr>
          <w:rFonts w:ascii="Arial" w:hAnsi="Arial" w:cs="Arial"/>
          <w:spacing w:val="-88"/>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 SYS_CONTEXT</w:t>
      </w:r>
      <w:r w:rsidRPr="001058B5">
        <w:rPr>
          <w:rFonts w:ascii="Arial" w:hAnsi="Arial" w:cs="Arial"/>
          <w:spacing w:val="-97"/>
        </w:rPr>
        <w:t xml:space="preserve"> </w:t>
      </w:r>
      <w:r w:rsidRPr="001058B5">
        <w:rPr>
          <w:rFonts w:ascii="Arial" w:hAnsi="Arial" w:cs="Arial"/>
        </w:rPr>
        <w:t>function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only</w:t>
      </w:r>
      <w:r w:rsidRPr="001058B5">
        <w:rPr>
          <w:rFonts w:ascii="Arial" w:hAnsi="Arial" w:cs="Arial"/>
          <w:spacing w:val="-24"/>
        </w:rPr>
        <w:t xml:space="preserve"> </w:t>
      </w:r>
      <w:r w:rsidRPr="001058B5">
        <w:rPr>
          <w:rFonts w:ascii="Arial" w:hAnsi="Arial" w:cs="Arial"/>
        </w:rPr>
        <w:t>under</w:t>
      </w:r>
      <w:r w:rsidRPr="001058B5">
        <w:rPr>
          <w:rFonts w:ascii="Arial" w:hAnsi="Arial" w:cs="Arial"/>
          <w:spacing w:val="-23"/>
        </w:rPr>
        <w:t xml:space="preserve"> </w:t>
      </w:r>
      <w:r w:rsidRPr="001058B5">
        <w:rPr>
          <w:rFonts w:ascii="Arial" w:hAnsi="Arial" w:cs="Arial"/>
        </w:rPr>
        <w:t>certain</w:t>
      </w:r>
      <w:r w:rsidRPr="001058B5">
        <w:rPr>
          <w:rFonts w:ascii="Arial" w:hAnsi="Arial" w:cs="Arial"/>
          <w:spacing w:val="-23"/>
        </w:rPr>
        <w:t xml:space="preserve"> </w:t>
      </w:r>
      <w:r w:rsidRPr="001058B5">
        <w:rPr>
          <w:rFonts w:ascii="Arial" w:hAnsi="Arial" w:cs="Arial"/>
        </w:rPr>
        <w:t>conditions,</w:t>
      </w:r>
    </w:p>
    <w:p w14:paraId="5A9B3A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10103D9B" w14:textId="77777777" w:rsidR="008C539B" w:rsidRPr="001058B5" w:rsidRDefault="008C539B">
      <w:pPr>
        <w:pStyle w:val="BodyText"/>
        <w:spacing w:before="5"/>
        <w:rPr>
          <w:rFonts w:ascii="Arial" w:hAnsi="Arial" w:cs="Arial"/>
          <w:sz w:val="25"/>
        </w:rPr>
      </w:pPr>
    </w:p>
    <w:p w14:paraId="5A180E17" w14:textId="77777777" w:rsidR="008C539B" w:rsidRPr="001058B5" w:rsidRDefault="00C12992">
      <w:pPr>
        <w:pStyle w:val="BodyText"/>
        <w:spacing w:before="99" w:line="232" w:lineRule="auto"/>
        <w:ind w:left="2620" w:right="185"/>
        <w:rPr>
          <w:rFonts w:ascii="Arial" w:hAnsi="Arial" w:cs="Arial"/>
        </w:rPr>
      </w:pPr>
      <w:r w:rsidRPr="001058B5">
        <w:rPr>
          <w:rFonts w:ascii="Arial" w:hAnsi="Arial" w:cs="Arial"/>
        </w:rPr>
        <w:t>such as the time a user logs in between 6:30 p.m. to 9:00 a.m. This would enable you to capture SQL statements performed by users who log in to the database</w:t>
      </w:r>
      <w:bookmarkStart w:id="1543" w:name="_bookmark1775"/>
      <w:bookmarkEnd w:id="1543"/>
      <w:r w:rsidRPr="001058B5">
        <w:rPr>
          <w:rFonts w:ascii="Arial" w:hAnsi="Arial" w:cs="Arial"/>
        </w:rPr>
        <w:t xml:space="preserve"> during non-work hours.</w:t>
      </w:r>
    </w:p>
    <w:p w14:paraId="67E17DB1" w14:textId="77777777" w:rsidR="008C539B" w:rsidRPr="001058B5" w:rsidRDefault="00C12992">
      <w:pPr>
        <w:pStyle w:val="BodyText"/>
        <w:spacing w:before="117" w:line="232" w:lineRule="auto"/>
        <w:ind w:left="2620" w:right="102"/>
        <w:rPr>
          <w:rFonts w:ascii="Arial" w:hAnsi="Arial" w:cs="Arial"/>
        </w:rPr>
      </w:pPr>
      <w:r w:rsidRPr="001058B5">
        <w:rPr>
          <w:rFonts w:ascii="Arial" w:hAnsi="Arial" w:cs="Arial"/>
        </w:rPr>
        <w:t>This type of auditing is useful to increase the collection of audit activity when you suspect this connection may not be secure or could pose an internal threat. For example, by using a databa</w:t>
      </w:r>
      <w:bookmarkStart w:id="1544" w:name="_bookmark1776"/>
      <w:bookmarkEnd w:id="1544"/>
      <w:r w:rsidRPr="001058B5">
        <w:rPr>
          <w:rFonts w:ascii="Arial" w:hAnsi="Arial" w:cs="Arial"/>
        </w:rPr>
        <w:t>se logon trigger, you can query contents of the connection context using the SYS_CONTEXT</w:t>
      </w:r>
      <w:r w:rsidRPr="001058B5">
        <w:rPr>
          <w:rFonts w:ascii="Arial" w:hAnsi="Arial" w:cs="Arial"/>
          <w:spacing w:val="-96"/>
        </w:rPr>
        <w:t xml:space="preserve"> </w:t>
      </w:r>
      <w:r w:rsidRPr="001058B5">
        <w:rPr>
          <w:rFonts w:ascii="Arial" w:hAnsi="Arial" w:cs="Arial"/>
        </w:rPr>
        <w:t>function.</w:t>
      </w:r>
    </w:p>
    <w:p w14:paraId="509FDA5F" w14:textId="77777777" w:rsidR="008C539B" w:rsidRPr="001058B5" w:rsidRDefault="00C12992">
      <w:pPr>
        <w:pStyle w:val="BodyText"/>
        <w:spacing w:before="112" w:line="232" w:lineRule="auto"/>
        <w:ind w:left="2620" w:right="834"/>
        <w:rPr>
          <w:rFonts w:ascii="Arial" w:hAnsi="Arial" w:cs="Arial"/>
        </w:rPr>
      </w:pPr>
      <w:r w:rsidRPr="001058B5">
        <w:rPr>
          <w:rFonts w:ascii="Arial" w:hAnsi="Arial" w:cs="Arial"/>
        </w:rPr>
        <w:t>The logon trigger functionality can establish that this connection should be audited more fully. Issue the following SQL command:</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77777777" w:rsidR="008C539B" w:rsidRPr="001058B5" w:rsidRDefault="00C12992">
      <w:pPr>
        <w:pStyle w:val="BodyText"/>
        <w:ind w:left="2620"/>
        <w:rPr>
          <w:rFonts w:ascii="Arial" w:hAnsi="Arial" w:cs="Arial"/>
        </w:rPr>
      </w:pPr>
      <w:r w:rsidRPr="001058B5">
        <w:rPr>
          <w:rFonts w:ascii="Arial" w:hAnsi="Arial" w:cs="Arial"/>
        </w:rPr>
        <w:t>This type of auditing remains in effect until this session is terminated.</w:t>
      </w:r>
    </w:p>
    <w:p w14:paraId="47B6801B" w14:textId="77777777" w:rsidR="008C539B" w:rsidRPr="001058B5" w:rsidRDefault="00C12992" w:rsidP="006F7931">
      <w:pPr>
        <w:pStyle w:val="ListParagraph"/>
        <w:numPr>
          <w:ilvl w:val="2"/>
          <w:numId w:val="137"/>
        </w:numPr>
        <w:tabs>
          <w:tab w:val="left" w:pos="2620"/>
        </w:tabs>
        <w:spacing w:before="119" w:line="230" w:lineRule="auto"/>
        <w:ind w:left="2619" w:right="231" w:hanging="359"/>
        <w:rPr>
          <w:rFonts w:ascii="Arial" w:hAnsi="Arial" w:cs="Arial"/>
          <w:sz w:val="20"/>
        </w:rPr>
      </w:pPr>
      <w:r w:rsidRPr="001058B5">
        <w:rPr>
          <w:rFonts w:ascii="Arial" w:hAnsi="Arial" w:cs="Arial"/>
          <w:b/>
          <w:sz w:val="20"/>
        </w:rPr>
        <w:t>Auditing</w:t>
      </w:r>
      <w:r w:rsidRPr="001058B5">
        <w:rPr>
          <w:rFonts w:ascii="Arial" w:hAnsi="Arial" w:cs="Arial"/>
          <w:b/>
          <w:spacing w:val="-20"/>
          <w:sz w:val="20"/>
        </w:rPr>
        <w:t xml:space="preserve"> </w:t>
      </w:r>
      <w:r w:rsidRPr="001058B5">
        <w:rPr>
          <w:rFonts w:ascii="Arial" w:hAnsi="Arial" w:cs="Arial"/>
          <w:b/>
          <w:sz w:val="20"/>
        </w:rPr>
        <w:t>login</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logoff</w:t>
      </w:r>
      <w:r w:rsidRPr="001058B5">
        <w:rPr>
          <w:rFonts w:ascii="Arial" w:hAnsi="Arial" w:cs="Arial"/>
          <w:b/>
          <w:spacing w:val="-20"/>
          <w:sz w:val="20"/>
        </w:rPr>
        <w:t xml:space="preserve"> </w:t>
      </w:r>
      <w:r w:rsidRPr="001058B5">
        <w:rPr>
          <w:rFonts w:ascii="Arial" w:hAnsi="Arial" w:cs="Arial"/>
          <w:b/>
          <w:sz w:val="20"/>
        </w:rPr>
        <w:t>connections</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disconnections.</w:t>
      </w:r>
      <w:r w:rsidRPr="001058B5">
        <w:rPr>
          <w:rFonts w:ascii="Arial" w:hAnsi="Arial" w:cs="Arial"/>
          <w:b/>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57"/>
          <w:sz w:val="20"/>
        </w:rPr>
        <w:t xml:space="preserve"> </w:t>
      </w:r>
      <w:r w:rsidRPr="001058B5">
        <w:rPr>
          <w:rFonts w:ascii="Arial" w:hAnsi="Arial" w:cs="Arial"/>
          <w:sz w:val="20"/>
        </w:rPr>
        <w:t>SESSION statement</w:t>
      </w:r>
      <w:r w:rsidRPr="001058B5">
        <w:rPr>
          <w:rFonts w:ascii="Arial" w:hAnsi="Arial" w:cs="Arial"/>
          <w:spacing w:val="-4"/>
          <w:sz w:val="20"/>
        </w:rPr>
        <w:t xml:space="preserve"> </w:t>
      </w:r>
      <w:r w:rsidRPr="001058B5">
        <w:rPr>
          <w:rFonts w:ascii="Arial" w:hAnsi="Arial" w:cs="Arial"/>
          <w:sz w:val="20"/>
        </w:rPr>
        <w:t>generates</w:t>
      </w:r>
      <w:r w:rsidRPr="001058B5">
        <w:rPr>
          <w:rFonts w:ascii="Arial" w:hAnsi="Arial" w:cs="Arial"/>
          <w:spacing w:val="-4"/>
          <w:sz w:val="20"/>
        </w:rPr>
        <w:t xml:space="preserve"> </w:t>
      </w:r>
      <w:bookmarkStart w:id="1545" w:name="_bookmark1777"/>
      <w:bookmarkEnd w:id="1545"/>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independent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every</w:t>
      </w:r>
      <w:r w:rsidRPr="001058B5">
        <w:rPr>
          <w:rFonts w:ascii="Arial" w:hAnsi="Arial" w:cs="Arial"/>
          <w:spacing w:val="-5"/>
          <w:sz w:val="20"/>
        </w:rPr>
        <w:t xml:space="preserve"> </w:t>
      </w:r>
      <w:r w:rsidRPr="001058B5">
        <w:rPr>
          <w:rFonts w:ascii="Arial" w:hAnsi="Arial" w:cs="Arial"/>
          <w:sz w:val="20"/>
        </w:rPr>
        <w:t>login</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logoff</w:t>
      </w:r>
      <w:r w:rsidRPr="001058B5">
        <w:rPr>
          <w:rFonts w:ascii="Arial" w:hAnsi="Arial" w:cs="Arial"/>
          <w:spacing w:val="-3"/>
          <w:sz w:val="20"/>
        </w:rPr>
        <w:t xml:space="preserve"> </w:t>
      </w:r>
      <w:r w:rsidRPr="001058B5">
        <w:rPr>
          <w:rFonts w:ascii="Arial" w:hAnsi="Arial" w:cs="Arial"/>
          <w:sz w:val="20"/>
        </w:rPr>
        <w:t>event. This enables you to audit all successful and unsuccessful connections to and disconnections from the database, regardless of</w:t>
      </w:r>
      <w:r w:rsidRPr="001058B5">
        <w:rPr>
          <w:rFonts w:ascii="Arial" w:hAnsi="Arial" w:cs="Arial"/>
          <w:spacing w:val="-8"/>
          <w:sz w:val="20"/>
        </w:rPr>
        <w:t xml:space="preserve"> </w:t>
      </w:r>
      <w:r w:rsidRPr="001058B5">
        <w:rPr>
          <w:rFonts w:ascii="Arial" w:hAnsi="Arial" w:cs="Arial"/>
          <w:spacing w:val="-4"/>
          <w:sz w:val="20"/>
        </w:rPr>
        <w:t>user.</w:t>
      </w:r>
    </w:p>
    <w:p w14:paraId="3F5D778E"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77777777" w:rsidR="008C539B" w:rsidRPr="001058B5" w:rsidRDefault="00C12992">
      <w:pPr>
        <w:pStyle w:val="BodyText"/>
        <w:spacing w:line="232" w:lineRule="auto"/>
        <w:ind w:left="2620"/>
        <w:rPr>
          <w:rFonts w:ascii="Arial" w:hAnsi="Arial" w:cs="Arial"/>
        </w:rPr>
      </w:pPr>
      <w:r w:rsidRPr="001058B5">
        <w:rPr>
          <w:rFonts w:ascii="Arial" w:hAnsi="Arial" w:cs="Arial"/>
        </w:rPr>
        <w:t>You can set this option selectively for individual users also, as in the following example:</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7777777" w:rsidR="008C539B" w:rsidRPr="001058B5" w:rsidRDefault="00C12992" w:rsidP="006F7931">
      <w:pPr>
        <w:pStyle w:val="ListParagraph"/>
        <w:numPr>
          <w:ilvl w:val="2"/>
          <w:numId w:val="137"/>
        </w:numPr>
        <w:tabs>
          <w:tab w:val="left" w:pos="2620"/>
        </w:tabs>
        <w:spacing w:before="0" w:line="228" w:lineRule="auto"/>
        <w:ind w:left="2619" w:right="374" w:hanging="359"/>
        <w:rPr>
          <w:rFonts w:ascii="Arial" w:hAnsi="Arial" w:cs="Arial"/>
          <w:sz w:val="20"/>
        </w:rPr>
      </w:pPr>
      <w:r w:rsidRPr="001058B5">
        <w:rPr>
          <w:rFonts w:ascii="Arial" w:hAnsi="Arial" w:cs="Arial"/>
          <w:b/>
          <w:sz w:val="20"/>
        </w:rPr>
        <w:t>Auditing</w:t>
      </w:r>
      <w:r w:rsidRPr="001058B5">
        <w:rPr>
          <w:rFonts w:ascii="Arial" w:hAnsi="Arial" w:cs="Arial"/>
          <w:b/>
          <w:spacing w:val="-13"/>
          <w:sz w:val="20"/>
        </w:rPr>
        <w:t xml:space="preserve"> </w:t>
      </w:r>
      <w:r w:rsidRPr="001058B5">
        <w:rPr>
          <w:rFonts w:ascii="Arial" w:hAnsi="Arial" w:cs="Arial"/>
          <w:b/>
          <w:sz w:val="20"/>
        </w:rPr>
        <w:t>statements</w:t>
      </w:r>
      <w:r w:rsidRPr="001058B5">
        <w:rPr>
          <w:rFonts w:ascii="Arial" w:hAnsi="Arial" w:cs="Arial"/>
          <w:b/>
          <w:spacing w:val="-14"/>
          <w:sz w:val="20"/>
        </w:rPr>
        <w:t xml:space="preserve"> </w:t>
      </w:r>
      <w:r w:rsidRPr="001058B5">
        <w:rPr>
          <w:rFonts w:ascii="Arial" w:hAnsi="Arial" w:cs="Arial"/>
          <w:b/>
          <w:sz w:val="20"/>
        </w:rPr>
        <w:t>that</w:t>
      </w:r>
      <w:r w:rsidRPr="001058B5">
        <w:rPr>
          <w:rFonts w:ascii="Arial" w:hAnsi="Arial" w:cs="Arial"/>
          <w:b/>
          <w:spacing w:val="-13"/>
          <w:sz w:val="20"/>
        </w:rPr>
        <w:t xml:space="preserve"> </w:t>
      </w:r>
      <w:r w:rsidRPr="001058B5">
        <w:rPr>
          <w:rFonts w:ascii="Arial" w:hAnsi="Arial" w:cs="Arial"/>
          <w:b/>
          <w:sz w:val="20"/>
        </w:rPr>
        <w:t>fail</w:t>
      </w:r>
      <w:r w:rsidRPr="001058B5">
        <w:rPr>
          <w:rFonts w:ascii="Arial" w:hAnsi="Arial" w:cs="Arial"/>
          <w:b/>
          <w:spacing w:val="-13"/>
          <w:sz w:val="20"/>
        </w:rPr>
        <w:t xml:space="preserve"> </w:t>
      </w:r>
      <w:r w:rsidRPr="001058B5">
        <w:rPr>
          <w:rFonts w:ascii="Arial" w:hAnsi="Arial" w:cs="Arial"/>
          <w:b/>
          <w:sz w:val="20"/>
        </w:rPr>
        <w:t>because</w:t>
      </w:r>
      <w:r w:rsidRPr="001058B5">
        <w:rPr>
          <w:rFonts w:ascii="Arial" w:hAnsi="Arial" w:cs="Arial"/>
          <w:b/>
          <w:spacing w:val="-13"/>
          <w:sz w:val="20"/>
        </w:rPr>
        <w:t xml:space="preserve"> </w:t>
      </w:r>
      <w:r w:rsidRPr="001058B5">
        <w:rPr>
          <w:rFonts w:ascii="Arial" w:hAnsi="Arial" w:cs="Arial"/>
          <w:b/>
          <w:sz w:val="20"/>
        </w:rPr>
        <w:t>an</w:t>
      </w:r>
      <w:r w:rsidRPr="001058B5">
        <w:rPr>
          <w:rFonts w:ascii="Arial" w:hAnsi="Arial" w:cs="Arial"/>
          <w:b/>
          <w:spacing w:val="-14"/>
          <w:sz w:val="20"/>
        </w:rPr>
        <w:t xml:space="preserve"> </w:t>
      </w:r>
      <w:r w:rsidRPr="001058B5">
        <w:rPr>
          <w:rFonts w:ascii="Arial" w:hAnsi="Arial" w:cs="Arial"/>
          <w:b/>
          <w:sz w:val="20"/>
        </w:rPr>
        <w:t>object</w:t>
      </w:r>
      <w:r w:rsidRPr="001058B5">
        <w:rPr>
          <w:rFonts w:ascii="Arial" w:hAnsi="Arial" w:cs="Arial"/>
          <w:b/>
          <w:spacing w:val="-13"/>
          <w:sz w:val="20"/>
        </w:rPr>
        <w:t xml:space="preserve"> </w:t>
      </w:r>
      <w:r w:rsidRPr="001058B5">
        <w:rPr>
          <w:rFonts w:ascii="Arial" w:hAnsi="Arial" w:cs="Arial"/>
          <w:b/>
          <w:sz w:val="20"/>
        </w:rPr>
        <w:t>does</w:t>
      </w:r>
      <w:r w:rsidRPr="001058B5">
        <w:rPr>
          <w:rFonts w:ascii="Arial" w:hAnsi="Arial" w:cs="Arial"/>
          <w:b/>
          <w:spacing w:val="-13"/>
          <w:sz w:val="20"/>
        </w:rPr>
        <w:t xml:space="preserve"> </w:t>
      </w:r>
      <w:r w:rsidRPr="001058B5">
        <w:rPr>
          <w:rFonts w:ascii="Arial" w:hAnsi="Arial" w:cs="Arial"/>
          <w:b/>
          <w:sz w:val="20"/>
        </w:rPr>
        <w:t>not</w:t>
      </w:r>
      <w:r w:rsidRPr="001058B5">
        <w:rPr>
          <w:rFonts w:ascii="Arial" w:hAnsi="Arial" w:cs="Arial"/>
          <w:b/>
          <w:spacing w:val="-14"/>
          <w:sz w:val="20"/>
        </w:rPr>
        <w:t xml:space="preserve"> </w:t>
      </w:r>
      <w:r w:rsidRPr="001058B5">
        <w:rPr>
          <w:rFonts w:ascii="Arial" w:hAnsi="Arial" w:cs="Arial"/>
          <w:b/>
          <w:sz w:val="20"/>
        </w:rPr>
        <w:t>exist.</w:t>
      </w:r>
      <w:r w:rsidRPr="001058B5">
        <w:rPr>
          <w:rFonts w:ascii="Arial" w:hAnsi="Arial" w:cs="Arial"/>
          <w:b/>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NOT</w:t>
      </w:r>
      <w:r w:rsidRPr="001058B5">
        <w:rPr>
          <w:rFonts w:ascii="Arial" w:hAnsi="Arial" w:cs="Arial"/>
          <w:spacing w:val="-44"/>
          <w:sz w:val="20"/>
        </w:rPr>
        <w:t xml:space="preserve"> </w:t>
      </w:r>
      <w:r w:rsidRPr="001058B5">
        <w:rPr>
          <w:rFonts w:ascii="Arial" w:hAnsi="Arial" w:cs="Arial"/>
          <w:sz w:val="20"/>
        </w:rPr>
        <w:t>EXISTS option of the AUDIT statement specifies auditing of all SQL statements that fail because the target object does not</w:t>
      </w:r>
      <w:r w:rsidRPr="001058B5">
        <w:rPr>
          <w:rFonts w:ascii="Arial" w:hAnsi="Arial" w:cs="Arial"/>
          <w:spacing w:val="-3"/>
          <w:sz w:val="20"/>
        </w:rPr>
        <w:t xml:space="preserve"> </w:t>
      </w:r>
      <w:r w:rsidRPr="001058B5">
        <w:rPr>
          <w:rFonts w:ascii="Arial" w:hAnsi="Arial" w:cs="Arial"/>
          <w:sz w:val="20"/>
        </w:rPr>
        <w:t>exist.</w:t>
      </w:r>
    </w:p>
    <w:p w14:paraId="5B9A2EA5"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77777777" w:rsidR="008C539B" w:rsidRPr="001058B5" w:rsidRDefault="00C12992">
      <w:pPr>
        <w:spacing w:line="246"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77777777" w:rsidR="008C539B" w:rsidRPr="001058B5" w:rsidRDefault="00C12992">
      <w:pPr>
        <w:pStyle w:val="Heading6"/>
      </w:pPr>
      <w:bookmarkStart w:id="1546" w:name="Removing_SQL_Statement_Auditing"/>
      <w:bookmarkStart w:id="1547" w:name="_bookmark1778"/>
      <w:bookmarkEnd w:id="1546"/>
      <w:bookmarkEnd w:id="1547"/>
      <w:r w:rsidRPr="001058B5">
        <w:t>Re</w:t>
      </w:r>
      <w:bookmarkStart w:id="1548" w:name="_bookmark1779"/>
      <w:bookmarkEnd w:id="1548"/>
      <w:r w:rsidRPr="001058B5">
        <w:t xml:space="preserve">moving </w:t>
      </w:r>
      <w:bookmarkStart w:id="1549" w:name="_bookmark1780"/>
      <w:bookmarkEnd w:id="1549"/>
      <w:r w:rsidRPr="001058B5">
        <w:t>SQL Stateme</w:t>
      </w:r>
      <w:bookmarkStart w:id="1550" w:name="_bookmark1781"/>
      <w:bookmarkEnd w:id="1550"/>
      <w:r w:rsidRPr="001058B5">
        <w:t>nt Auditing</w:t>
      </w:r>
    </w:p>
    <w:p w14:paraId="282E0055" w14:textId="77777777" w:rsidR="008C539B" w:rsidRPr="001058B5" w:rsidRDefault="00C12992">
      <w:pPr>
        <w:pStyle w:val="BodyText"/>
        <w:spacing w:before="58" w:line="228" w:lineRule="auto"/>
        <w:ind w:left="2259"/>
        <w:rPr>
          <w:rFonts w:ascii="Arial" w:hAnsi="Arial" w:cs="Arial"/>
        </w:rPr>
      </w:pPr>
      <w:r w:rsidRPr="001058B5">
        <w:rPr>
          <w:rFonts w:ascii="Arial" w:hAnsi="Arial" w:cs="Arial"/>
          <w:spacing w:val="-9"/>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 xml:space="preserve">(Privilege auditing will still be enabled.) </w:t>
      </w:r>
      <w:r w:rsidRPr="001058B5">
        <w:rPr>
          <w:rFonts w:ascii="Arial" w:hAnsi="Arial" w:cs="Arial"/>
          <w:spacing w:val="-6"/>
        </w:rPr>
        <w:t xml:space="preserve">You </w:t>
      </w:r>
      <w:r w:rsidRPr="001058B5">
        <w:rPr>
          <w:rFonts w:ascii="Arial" w:hAnsi="Arial" w:cs="Arial"/>
        </w:rPr>
        <w:t>must have the AUDIT SYSTEM system privilege before</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configured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44"/>
        </w:rPr>
        <w:t xml:space="preserve"> </w:t>
      </w:r>
      <w:r w:rsidRPr="001058B5">
        <w:rPr>
          <w:rFonts w:ascii="Arial" w:hAnsi="Arial" w:cs="Arial"/>
        </w:rPr>
        <w:t xml:space="preserve">ALL </w:t>
      </w:r>
      <w:r w:rsidRPr="001058B5">
        <w:rPr>
          <w:rFonts w:ascii="Arial" w:hAnsi="Arial" w:cs="Arial"/>
          <w:w w:val="95"/>
        </w:rPr>
        <w:t>STATEMENTS</w:t>
      </w:r>
      <w:r w:rsidRPr="001058B5">
        <w:rPr>
          <w:rFonts w:ascii="Arial" w:hAnsi="Arial" w:cs="Arial"/>
          <w:spacing w:val="-82"/>
          <w:w w:val="95"/>
        </w:rPr>
        <w:t xml:space="preserve"> </w:t>
      </w:r>
      <w:r w:rsidRPr="001058B5">
        <w:rPr>
          <w:rFonts w:ascii="Arial" w:hAnsi="Arial" w:cs="Arial"/>
          <w:w w:val="95"/>
        </w:rPr>
        <w:t>option,</w:t>
      </w:r>
      <w:r w:rsidRPr="001058B5">
        <w:rPr>
          <w:rFonts w:ascii="Arial" w:hAnsi="Arial" w:cs="Arial"/>
          <w:spacing w:val="-10"/>
          <w:w w:val="95"/>
        </w:rPr>
        <w:t xml:space="preserve"> </w:t>
      </w:r>
      <w:r w:rsidRPr="001058B5">
        <w:rPr>
          <w:rFonts w:ascii="Arial" w:hAnsi="Arial" w:cs="Arial"/>
          <w:w w:val="95"/>
        </w:rPr>
        <w:t>then</w:t>
      </w:r>
      <w:r w:rsidRPr="001058B5">
        <w:rPr>
          <w:rFonts w:ascii="Arial" w:hAnsi="Arial" w:cs="Arial"/>
          <w:spacing w:val="-11"/>
          <w:w w:val="95"/>
        </w:rPr>
        <w:t xml:space="preserve"> </w:t>
      </w:r>
      <w:r w:rsidRPr="001058B5">
        <w:rPr>
          <w:rFonts w:ascii="Arial" w:hAnsi="Arial" w:cs="Arial"/>
          <w:w w:val="95"/>
        </w:rPr>
        <w:t>issuing</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NOAUDIT</w:t>
      </w:r>
      <w:r w:rsidRPr="001058B5">
        <w:rPr>
          <w:rFonts w:ascii="Arial" w:hAnsi="Arial" w:cs="Arial"/>
          <w:spacing w:val="-36"/>
          <w:w w:val="95"/>
        </w:rPr>
        <w:t xml:space="preserve"> </w:t>
      </w:r>
      <w:r w:rsidRPr="001058B5">
        <w:rPr>
          <w:rFonts w:ascii="Arial" w:hAnsi="Arial" w:cs="Arial"/>
          <w:w w:val="95"/>
        </w:rPr>
        <w:t>AUDIT</w:t>
      </w:r>
      <w:r w:rsidRPr="001058B5">
        <w:rPr>
          <w:rFonts w:ascii="Arial" w:hAnsi="Arial" w:cs="Arial"/>
          <w:spacing w:val="-36"/>
          <w:w w:val="95"/>
        </w:rPr>
        <w:t xml:space="preserve"> </w:t>
      </w:r>
      <w:r w:rsidRPr="001058B5">
        <w:rPr>
          <w:rFonts w:ascii="Arial" w:hAnsi="Arial" w:cs="Arial"/>
          <w:w w:val="95"/>
        </w:rPr>
        <w:t>STATEMENTS</w:t>
      </w:r>
      <w:r w:rsidRPr="001058B5">
        <w:rPr>
          <w:rFonts w:ascii="Arial" w:hAnsi="Arial" w:cs="Arial"/>
          <w:spacing w:val="-83"/>
          <w:w w:val="95"/>
        </w:rPr>
        <w:t xml:space="preserve"> </w:t>
      </w:r>
      <w:r w:rsidRPr="001058B5">
        <w:rPr>
          <w:rFonts w:ascii="Arial" w:hAnsi="Arial" w:cs="Arial"/>
          <w:w w:val="95"/>
        </w:rPr>
        <w:t>statement</w:t>
      </w:r>
      <w:r w:rsidRPr="001058B5">
        <w:rPr>
          <w:rFonts w:ascii="Arial" w:hAnsi="Arial" w:cs="Arial"/>
          <w:spacing w:val="-11"/>
          <w:w w:val="95"/>
        </w:rPr>
        <w:t xml:space="preserve"> </w:t>
      </w:r>
      <w:r w:rsidRPr="001058B5">
        <w:rPr>
          <w:rFonts w:ascii="Arial" w:hAnsi="Arial" w:cs="Arial"/>
          <w:w w:val="95"/>
        </w:rPr>
        <w:t>does</w:t>
      </w:r>
      <w:r w:rsidRPr="001058B5">
        <w:rPr>
          <w:rFonts w:ascii="Arial" w:hAnsi="Arial" w:cs="Arial"/>
          <w:spacing w:val="-11"/>
          <w:w w:val="95"/>
        </w:rPr>
        <w:t xml:space="preserve"> </w:t>
      </w:r>
      <w:r w:rsidRPr="001058B5">
        <w:rPr>
          <w:rFonts w:ascii="Arial" w:hAnsi="Arial" w:cs="Arial"/>
          <w:w w:val="95"/>
        </w:rPr>
        <w:t xml:space="preserve">not </w:t>
      </w:r>
      <w:r w:rsidRPr="001058B5">
        <w:rPr>
          <w:rFonts w:ascii="Arial" w:hAnsi="Arial" w:cs="Arial"/>
        </w:rPr>
        <w:t>affect</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options</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may</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included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52"/>
        </w:rPr>
        <w:t xml:space="preserve"> </w:t>
      </w:r>
      <w:r w:rsidRPr="001058B5">
        <w:rPr>
          <w:rFonts w:ascii="Arial" w:hAnsi="Arial" w:cs="Arial"/>
        </w:rPr>
        <w:t>SESSION</w:t>
      </w:r>
      <w:r w:rsidRPr="001058B5">
        <w:rPr>
          <w:rFonts w:ascii="Arial" w:hAnsi="Arial" w:cs="Arial"/>
          <w:spacing w:val="-52"/>
        </w:rPr>
        <w:t xml:space="preserve"> </w:t>
      </w:r>
      <w:r w:rsidRPr="001058B5">
        <w:rPr>
          <w:rFonts w:ascii="Arial" w:hAnsi="Arial" w:cs="Arial"/>
        </w:rPr>
        <w:t>CURRENT clause in the AUDIT statement, you cannot remove this AUDIT statement using the NOAUDIT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setting</w:t>
      </w:r>
      <w:r w:rsidRPr="001058B5">
        <w:rPr>
          <w:rFonts w:ascii="Arial" w:hAnsi="Arial" w:cs="Arial"/>
          <w:spacing w:val="-15"/>
        </w:rPr>
        <w:t xml:space="preserve"> </w:t>
      </w:r>
      <w:r w:rsidRPr="001058B5">
        <w:rPr>
          <w:rFonts w:ascii="Arial" w:hAnsi="Arial" w:cs="Arial"/>
        </w:rPr>
        <w:t>discontinues</w:t>
      </w:r>
      <w:r w:rsidRPr="001058B5">
        <w:rPr>
          <w:rFonts w:ascii="Arial" w:hAnsi="Arial" w:cs="Arial"/>
          <w:spacing w:val="-15"/>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ends.)</w:t>
      </w:r>
    </w:p>
    <w:p w14:paraId="07CF7C0C" w14:textId="77777777" w:rsidR="008C539B" w:rsidRPr="001058B5" w:rsidRDefault="008D1AB8">
      <w:pPr>
        <w:pStyle w:val="BodyText"/>
        <w:spacing w:before="112"/>
        <w:ind w:left="2260"/>
        <w:rPr>
          <w:rFonts w:ascii="Arial" w:hAnsi="Arial" w:cs="Arial"/>
        </w:rPr>
      </w:pPr>
      <w:hyperlink w:anchor="_bookmark1782" w:history="1">
        <w:r w:rsidR="00C12992" w:rsidRPr="001058B5">
          <w:rPr>
            <w:rFonts w:ascii="Arial" w:hAnsi="Arial" w:cs="Arial"/>
            <w:color w:val="0000CC"/>
          </w:rPr>
          <w:t xml:space="preserve">Example 9–9 </w:t>
        </w:r>
      </w:hyperlink>
      <w:r w:rsidR="00C12992" w:rsidRPr="001058B5">
        <w:rPr>
          <w:rFonts w:ascii="Arial" w:hAnsi="Arial" w:cs="Arial"/>
        </w:rPr>
        <w:t>shows examples of using the NOAUDIT</w:t>
      </w:r>
      <w:r w:rsidR="00C12992" w:rsidRPr="001058B5">
        <w:rPr>
          <w:rFonts w:ascii="Arial" w:hAnsi="Arial" w:cs="Arial"/>
          <w:spacing w:val="-89"/>
        </w:rPr>
        <w:t xml:space="preserve"> </w:t>
      </w:r>
      <w:r w:rsidR="00C12992" w:rsidRPr="001058B5">
        <w:rPr>
          <w:rFonts w:ascii="Arial" w:hAnsi="Arial" w:cs="Arial"/>
        </w:rPr>
        <w:t>statement to remove auditing.</w:t>
      </w:r>
    </w:p>
    <w:p w14:paraId="3DD6908E" w14:textId="77777777" w:rsidR="008C539B" w:rsidRPr="001058B5" w:rsidRDefault="008C539B">
      <w:pPr>
        <w:pStyle w:val="BodyText"/>
        <w:spacing w:before="7"/>
        <w:rPr>
          <w:rFonts w:ascii="Arial" w:hAnsi="Arial" w:cs="Arial"/>
          <w:sz w:val="25"/>
        </w:rPr>
      </w:pPr>
    </w:p>
    <w:p w14:paraId="6B747A44" w14:textId="77777777" w:rsidR="008C539B" w:rsidRPr="001058B5" w:rsidRDefault="00C12992">
      <w:pPr>
        <w:spacing w:before="1"/>
        <w:ind w:left="2260"/>
        <w:rPr>
          <w:rFonts w:ascii="Arial" w:hAnsi="Arial" w:cs="Arial"/>
          <w:b/>
          <w:i/>
          <w:sz w:val="18"/>
        </w:rPr>
      </w:pPr>
      <w:bookmarkStart w:id="1551" w:name="_bookmark1782"/>
      <w:bookmarkEnd w:id="1551"/>
      <w:r w:rsidRPr="001058B5">
        <w:rPr>
          <w:rFonts w:ascii="Arial" w:hAnsi="Arial" w:cs="Arial"/>
          <w:b/>
          <w:i/>
          <w:sz w:val="18"/>
        </w:rPr>
        <w:t>Example 9–9 Using NOAUDIT to Remove Session and SQL Statement Auditing</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6DF443C3" w14:textId="77777777" w:rsidR="008C539B" w:rsidRPr="001058B5" w:rsidRDefault="008D1AB8">
      <w:pPr>
        <w:pStyle w:val="BodyText"/>
        <w:spacing w:before="1" w:line="246" w:lineRule="exact"/>
        <w:ind w:left="2260"/>
        <w:rPr>
          <w:rFonts w:ascii="Arial" w:hAnsi="Arial" w:cs="Arial"/>
        </w:rPr>
      </w:pPr>
      <w:hyperlink w:anchor="_bookmark1783" w:history="1">
        <w:r w:rsidR="00C12992" w:rsidRPr="001058B5">
          <w:rPr>
            <w:rFonts w:ascii="Arial" w:hAnsi="Arial" w:cs="Arial"/>
            <w:color w:val="0000CC"/>
          </w:rPr>
          <w:t xml:space="preserve">Example 9–10 </w:t>
        </w:r>
      </w:hyperlink>
      <w:r w:rsidR="00C12992" w:rsidRPr="001058B5">
        <w:rPr>
          <w:rFonts w:ascii="Arial" w:hAnsi="Arial" w:cs="Arial"/>
        </w:rPr>
        <w:t>shows how to remove all statement auditing by using the NOAUDIT</w:t>
      </w:r>
    </w:p>
    <w:p w14:paraId="4ED88E51" w14:textId="77777777" w:rsidR="008C539B" w:rsidRPr="001058B5" w:rsidRDefault="00C12992">
      <w:pPr>
        <w:pStyle w:val="BodyText"/>
        <w:spacing w:line="242" w:lineRule="exact"/>
        <w:ind w:left="2260"/>
        <w:rPr>
          <w:rFonts w:ascii="Arial" w:hAnsi="Arial" w:cs="Arial"/>
        </w:rPr>
      </w:pPr>
      <w:r w:rsidRPr="001058B5">
        <w:rPr>
          <w:rFonts w:ascii="Arial" w:hAnsi="Arial" w:cs="Arial"/>
        </w:rPr>
        <w:t>statement.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77777777" w:rsidR="008C539B" w:rsidRPr="001058B5" w:rsidRDefault="00C12992">
      <w:pPr>
        <w:spacing w:before="104"/>
        <w:ind w:left="1660"/>
        <w:rPr>
          <w:rFonts w:ascii="Arial" w:hAnsi="Arial" w:cs="Arial"/>
          <w:b/>
          <w:i/>
          <w:sz w:val="18"/>
        </w:rPr>
      </w:pPr>
      <w:bookmarkStart w:id="1552" w:name="_bookmark1783"/>
      <w:bookmarkEnd w:id="1552"/>
      <w:r w:rsidRPr="001058B5">
        <w:rPr>
          <w:rFonts w:ascii="Arial" w:hAnsi="Arial" w:cs="Arial"/>
          <w:b/>
          <w:i/>
          <w:sz w:val="18"/>
        </w:rPr>
        <w:t>Example 9–10 Using NOAUDIT to Remove ALL STATEMENTS Auditing</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5EDBDCC5" w14:textId="77777777" w:rsidR="008C539B" w:rsidRPr="001058B5" w:rsidRDefault="00C12992">
      <w:pPr>
        <w:spacing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NOAUDIT</w:t>
      </w:r>
    </w:p>
    <w:p w14:paraId="33B15260" w14:textId="77777777" w:rsidR="008C539B" w:rsidRPr="001058B5" w:rsidRDefault="00C12992">
      <w:pPr>
        <w:pStyle w:val="BodyText"/>
        <w:spacing w:line="242" w:lineRule="exact"/>
        <w:ind w:left="1659"/>
        <w:rPr>
          <w:rFonts w:ascii="Arial" w:hAnsi="Arial" w:cs="Arial"/>
        </w:rPr>
      </w:pPr>
      <w:r w:rsidRPr="001058B5">
        <w:rPr>
          <w:rFonts w:ascii="Arial" w:hAnsi="Arial" w:cs="Arial"/>
        </w:rPr>
        <w:t>statement.</w:t>
      </w:r>
    </w:p>
    <w:p w14:paraId="34B1FA6D" w14:textId="77777777" w:rsidR="008C539B" w:rsidRPr="001058B5" w:rsidRDefault="008C539B">
      <w:pPr>
        <w:pStyle w:val="BodyText"/>
        <w:spacing w:before="6"/>
        <w:rPr>
          <w:rFonts w:ascii="Arial" w:hAnsi="Arial" w:cs="Arial"/>
          <w:sz w:val="25"/>
        </w:rPr>
      </w:pPr>
    </w:p>
    <w:p w14:paraId="2AE1015D" w14:textId="77777777" w:rsidR="008C539B" w:rsidRPr="001058B5" w:rsidRDefault="00C12992">
      <w:pPr>
        <w:pStyle w:val="Heading4"/>
        <w:ind w:left="100"/>
      </w:pPr>
      <w:bookmarkStart w:id="1553" w:name="Auditing_Privileges"/>
      <w:bookmarkStart w:id="1554" w:name="_bookmark1784"/>
      <w:bookmarkStart w:id="1555" w:name="_bookmark1785"/>
      <w:bookmarkEnd w:id="1553"/>
      <w:bookmarkEnd w:id="1554"/>
      <w:bookmarkEnd w:id="1555"/>
      <w:r w:rsidRPr="001058B5">
        <w:t>Auditing Privileges</w:t>
      </w:r>
    </w:p>
    <w:p w14:paraId="14FE177E"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72D7F3EB"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86" w:history="1">
        <w:r w:rsidR="00C12992" w:rsidRPr="001058B5">
          <w:rPr>
            <w:rFonts w:ascii="Arial" w:hAnsi="Arial" w:cs="Arial"/>
            <w:color w:val="0000CC"/>
            <w:sz w:val="20"/>
          </w:rPr>
          <w:t>About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1B57295"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89"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Privileges That Can Be Audited</w:t>
        </w:r>
      </w:hyperlink>
    </w:p>
    <w:p w14:paraId="08F9B3D8"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91" w:history="1">
        <w:r w:rsidR="00C12992" w:rsidRPr="001058B5">
          <w:rPr>
            <w:rFonts w:ascii="Arial" w:hAnsi="Arial" w:cs="Arial"/>
            <w:color w:val="0000CC"/>
            <w:sz w:val="20"/>
          </w:rPr>
          <w:t>Configuring Privilege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6E7526A7"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95" w:history="1">
        <w:r w:rsidR="00C12992" w:rsidRPr="001058B5">
          <w:rPr>
            <w:rFonts w:ascii="Arial" w:hAnsi="Arial" w:cs="Arial"/>
            <w:color w:val="0000CC"/>
            <w:sz w:val="20"/>
          </w:rPr>
          <w:t>Removing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1F58D5EC" w14:textId="77777777" w:rsidR="008C539B" w:rsidRPr="001058B5" w:rsidRDefault="008C539B">
      <w:pPr>
        <w:pStyle w:val="BodyText"/>
        <w:spacing w:before="2"/>
        <w:rPr>
          <w:rFonts w:ascii="Arial" w:hAnsi="Arial" w:cs="Arial"/>
          <w:sz w:val="23"/>
        </w:rPr>
      </w:pPr>
    </w:p>
    <w:p w14:paraId="2E137EF3" w14:textId="77777777" w:rsidR="008C539B" w:rsidRPr="001058B5" w:rsidRDefault="00C12992">
      <w:pPr>
        <w:pStyle w:val="Heading6"/>
        <w:spacing w:before="1"/>
        <w:ind w:left="1660"/>
      </w:pPr>
      <w:bookmarkStart w:id="1556" w:name="About_Privilege_Auditing"/>
      <w:bookmarkStart w:id="1557" w:name="_bookmark1786"/>
      <w:bookmarkStart w:id="1558" w:name="_bookmark1788"/>
      <w:bookmarkEnd w:id="1556"/>
      <w:bookmarkEnd w:id="1557"/>
      <w:bookmarkEnd w:id="1558"/>
      <w:r w:rsidRPr="001058B5">
        <w:t>About Pr</w:t>
      </w:r>
      <w:bookmarkStart w:id="1559" w:name="_bookmark1787"/>
      <w:bookmarkEnd w:id="1559"/>
      <w:r w:rsidRPr="001058B5">
        <w:t>ivilege Auditing</w:t>
      </w:r>
    </w:p>
    <w:p w14:paraId="3CF9FD4E" w14:textId="77777777" w:rsidR="008C539B" w:rsidRPr="001058B5" w:rsidRDefault="00C12992">
      <w:pPr>
        <w:pStyle w:val="BodyText"/>
        <w:spacing w:before="59" w:line="228" w:lineRule="auto"/>
        <w:ind w:left="1660" w:right="1018"/>
        <w:jc w:val="both"/>
        <w:rPr>
          <w:rFonts w:ascii="Arial" w:hAnsi="Arial" w:cs="Arial"/>
        </w:rPr>
      </w:pPr>
      <w:r w:rsidRPr="001058B5">
        <w:rPr>
          <w:rFonts w:ascii="Arial" w:hAnsi="Arial" w:cs="Arial"/>
        </w:rPr>
        <w:t>Privilege</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audits</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system</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4"/>
        </w:rPr>
        <w:t xml:space="preserve"> </w:t>
      </w:r>
      <w:r w:rsidRPr="001058B5">
        <w:rPr>
          <w:rFonts w:ascii="Arial" w:hAnsi="Arial" w:cs="Arial"/>
        </w:rPr>
        <w:t>ANY TABLE.</w:t>
      </w:r>
      <w:r w:rsidRPr="001058B5">
        <w:rPr>
          <w:rFonts w:ascii="Arial" w:hAnsi="Arial" w:cs="Arial"/>
          <w:spacing w:val="-86"/>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kind</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require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to succeed are</w:t>
      </w:r>
      <w:r w:rsidRPr="001058B5">
        <w:rPr>
          <w:rFonts w:ascii="Arial" w:hAnsi="Arial" w:cs="Arial"/>
          <w:spacing w:val="-2"/>
        </w:rPr>
        <w:t xml:space="preserve"> </w:t>
      </w:r>
      <w:r w:rsidRPr="001058B5">
        <w:rPr>
          <w:rFonts w:ascii="Arial" w:hAnsi="Arial" w:cs="Arial"/>
        </w:rPr>
        <w:t>recorded.</w:t>
      </w:r>
    </w:p>
    <w:p w14:paraId="5D7768AF" w14:textId="77777777" w:rsidR="008C539B" w:rsidRPr="001058B5" w:rsidRDefault="008C539B">
      <w:pPr>
        <w:pStyle w:val="BodyText"/>
        <w:spacing w:before="4"/>
        <w:rPr>
          <w:rFonts w:ascii="Arial" w:hAnsi="Arial" w:cs="Arial"/>
          <w:sz w:val="23"/>
        </w:rPr>
      </w:pPr>
    </w:p>
    <w:p w14:paraId="48F7E920" w14:textId="77777777" w:rsidR="008C539B" w:rsidRPr="001058B5" w:rsidRDefault="00C12992">
      <w:pPr>
        <w:pStyle w:val="Heading6"/>
        <w:ind w:left="1660"/>
      </w:pPr>
      <w:bookmarkStart w:id="1560" w:name="Types_of_Privileges_That_Can_Be_Audited"/>
      <w:bookmarkStart w:id="1561" w:name="_bookmark1789"/>
      <w:bookmarkEnd w:id="1560"/>
      <w:bookmarkEnd w:id="1561"/>
      <w:r w:rsidRPr="001058B5">
        <w:t>Typ</w:t>
      </w:r>
      <w:bookmarkStart w:id="1562" w:name="_bookmark1790"/>
      <w:bookmarkEnd w:id="1562"/>
      <w:r w:rsidRPr="001058B5">
        <w:t>es of Privileges That Can Be Audited</w:t>
      </w:r>
    </w:p>
    <w:p w14:paraId="69B74B83" w14:textId="77777777" w:rsidR="008C539B" w:rsidRPr="001058B5" w:rsidRDefault="00C12992">
      <w:pPr>
        <w:pStyle w:val="BodyText"/>
        <w:spacing w:before="56" w:line="232" w:lineRule="auto"/>
        <w:ind w:left="1660" w:right="700"/>
        <w:rPr>
          <w:rFonts w:ascii="Arial" w:hAnsi="Arial" w:cs="Arial"/>
        </w:rPr>
      </w:pPr>
      <w:r w:rsidRPr="001058B5">
        <w:rPr>
          <w:rFonts w:ascii="Arial" w:hAnsi="Arial" w:cs="Arial"/>
        </w:rPr>
        <w:t>You can audit the use of any system privilege. Similar to statement auditing, privilege auditing audits the activities of all database users or only a specified list.</w:t>
      </w:r>
    </w:p>
    <w:p w14:paraId="37D8C718"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rPr>
        <w:t>If you set similar audit options for both statement and privilege auditing, then only a single audit record is generated. For example, if the statement clause TABLE and the system privilege CREATE</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88"/>
        </w:rPr>
        <w:t xml:space="preserve"> </w:t>
      </w:r>
      <w:r w:rsidRPr="001058B5">
        <w:rPr>
          <w:rFonts w:ascii="Arial" w:hAnsi="Arial" w:cs="Arial"/>
        </w:rPr>
        <w:t>are both audited, then only a single audit record is generated each time a table is created.</w:t>
      </w:r>
    </w:p>
    <w:p w14:paraId="125AA9C8"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Privilege auditing does not occur if the action is already permitted by the existing owner and object privileges. Privilege auditing is triggered only if the privileges are insufficient, that is, only if what makes the action possible is a system privilege. For example,</w:t>
      </w:r>
      <w:r w:rsidRPr="001058B5">
        <w:rPr>
          <w:rFonts w:ascii="Arial" w:hAnsi="Arial" w:cs="Arial"/>
          <w:spacing w:val="-20"/>
        </w:rPr>
        <w:t xml:space="preserve"> </w:t>
      </w:r>
      <w:r w:rsidRPr="001058B5">
        <w:rPr>
          <w:rFonts w:ascii="Arial" w:hAnsi="Arial" w:cs="Arial"/>
        </w:rPr>
        <w:t>suppose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granted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7"/>
        </w:rPr>
        <w:t xml:space="preserve"> </w:t>
      </w:r>
      <w:r w:rsidRPr="001058B5">
        <w:rPr>
          <w:rFonts w:ascii="Arial" w:hAnsi="Arial" w:cs="Arial"/>
        </w:rPr>
        <w:t>ANY</w:t>
      </w:r>
      <w:r w:rsidRPr="001058B5">
        <w:rPr>
          <w:rFonts w:ascii="Arial" w:hAnsi="Arial" w:cs="Arial"/>
          <w:spacing w:val="-57"/>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privilege and the SELECT ANY TABLE is being audited. If SCOTT selects his own table (for example,</w:t>
      </w:r>
      <w:r w:rsidRPr="001058B5">
        <w:rPr>
          <w:rFonts w:ascii="Arial" w:hAnsi="Arial" w:cs="Arial"/>
          <w:spacing w:val="-20"/>
        </w:rPr>
        <w:t xml:space="preserve"> </w:t>
      </w:r>
      <w:r w:rsidRPr="001058B5">
        <w:rPr>
          <w:rFonts w:ascii="Arial" w:hAnsi="Arial" w:cs="Arial"/>
        </w:rPr>
        <w:t>SCOTT.EMP),</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8"/>
        </w:rPr>
        <w:t xml:space="preserve"> </w:t>
      </w:r>
      <w:r w:rsidRPr="001058B5">
        <w:rPr>
          <w:rFonts w:ascii="Arial" w:hAnsi="Arial" w:cs="Arial"/>
        </w:rPr>
        <w:t>ANY</w:t>
      </w:r>
      <w:r w:rsidRPr="001058B5">
        <w:rPr>
          <w:rFonts w:ascii="Arial" w:hAnsi="Arial" w:cs="Arial"/>
          <w:spacing w:val="-58"/>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Because</w:t>
      </w:r>
      <w:r w:rsidRPr="001058B5">
        <w:rPr>
          <w:rFonts w:ascii="Arial" w:hAnsi="Arial" w:cs="Arial"/>
          <w:spacing w:val="-21"/>
        </w:rPr>
        <w:t xml:space="preserve"> </w:t>
      </w:r>
      <w:r w:rsidRPr="001058B5">
        <w:rPr>
          <w:rFonts w:ascii="Arial" w:hAnsi="Arial" w:cs="Arial"/>
        </w:rPr>
        <w:t>he performed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within</w:t>
      </w:r>
      <w:r w:rsidRPr="001058B5">
        <w:rPr>
          <w:rFonts w:ascii="Arial" w:hAnsi="Arial" w:cs="Arial"/>
          <w:spacing w:val="-12"/>
        </w:rPr>
        <w:t xml:space="preserve"> </w:t>
      </w:r>
      <w:r w:rsidRPr="001058B5">
        <w:rPr>
          <w:rFonts w:ascii="Arial" w:hAnsi="Arial" w:cs="Arial"/>
        </w:rPr>
        <w:t>his</w:t>
      </w:r>
      <w:r w:rsidRPr="001058B5">
        <w:rPr>
          <w:rFonts w:ascii="Arial" w:hAnsi="Arial" w:cs="Arial"/>
          <w:spacing w:val="-13"/>
        </w:rPr>
        <w:t xml:space="preserve"> </w:t>
      </w:r>
      <w:r w:rsidRPr="001058B5">
        <w:rPr>
          <w:rFonts w:ascii="Arial" w:hAnsi="Arial" w:cs="Arial"/>
        </w:rPr>
        <w:t>own</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no</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generated. On the other hand, if SCOTT selects from another schema (for example, the HR.EMPLOYEES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an</w:t>
      </w:r>
      <w:r w:rsidRPr="001058B5">
        <w:rPr>
          <w:rFonts w:ascii="Arial" w:hAnsi="Arial" w:cs="Arial"/>
          <w:spacing w:val="-25"/>
        </w:rPr>
        <w:t xml:space="preserve"> </w:t>
      </w:r>
      <w:r w:rsidRPr="001058B5">
        <w:rPr>
          <w:rFonts w:ascii="Arial" w:hAnsi="Arial" w:cs="Arial"/>
        </w:rPr>
        <w:t>audit</w:t>
      </w:r>
      <w:r w:rsidRPr="001058B5">
        <w:rPr>
          <w:rFonts w:ascii="Arial" w:hAnsi="Arial" w:cs="Arial"/>
          <w:spacing w:val="-25"/>
        </w:rPr>
        <w:t xml:space="preserve"> </w:t>
      </w:r>
      <w:r w:rsidRPr="001058B5">
        <w:rPr>
          <w:rFonts w:ascii="Arial" w:hAnsi="Arial" w:cs="Arial"/>
        </w:rPr>
        <w:t>record</w:t>
      </w:r>
      <w:r w:rsidRPr="001058B5">
        <w:rPr>
          <w:rFonts w:ascii="Arial" w:hAnsi="Arial" w:cs="Arial"/>
          <w:spacing w:val="-25"/>
        </w:rPr>
        <w:t xml:space="preserve"> </w:t>
      </w:r>
      <w:r w:rsidRPr="001058B5">
        <w:rPr>
          <w:rFonts w:ascii="Arial" w:hAnsi="Arial" w:cs="Arial"/>
          <w:i/>
        </w:rPr>
        <w:t>is</w:t>
      </w:r>
      <w:r w:rsidRPr="001058B5">
        <w:rPr>
          <w:rFonts w:ascii="Arial" w:hAnsi="Arial" w:cs="Arial"/>
          <w:i/>
          <w:spacing w:val="-25"/>
        </w:rPr>
        <w:t xml:space="preserve"> </w:t>
      </w:r>
      <w:r w:rsidRPr="001058B5">
        <w:rPr>
          <w:rFonts w:ascii="Arial" w:hAnsi="Arial" w:cs="Arial"/>
        </w:rPr>
        <w:t>generated.</w:t>
      </w:r>
      <w:r w:rsidRPr="001058B5">
        <w:rPr>
          <w:rFonts w:ascii="Arial" w:hAnsi="Arial" w:cs="Arial"/>
          <w:spacing w:val="-24"/>
        </w:rPr>
        <w:t xml:space="preserve"> </w:t>
      </w:r>
      <w:r w:rsidRPr="001058B5">
        <w:rPr>
          <w:rFonts w:ascii="Arial" w:hAnsi="Arial" w:cs="Arial"/>
        </w:rPr>
        <w:t>Because</w:t>
      </w:r>
      <w:r w:rsidRPr="001058B5">
        <w:rPr>
          <w:rFonts w:ascii="Arial" w:hAnsi="Arial" w:cs="Arial"/>
          <w:spacing w:val="-25"/>
        </w:rPr>
        <w:t xml:space="preserve"> </w:t>
      </w:r>
      <w:r w:rsidRPr="001058B5">
        <w:rPr>
          <w:rFonts w:ascii="Arial" w:hAnsi="Arial" w:cs="Arial"/>
        </w:rPr>
        <w:t>SCOTT</w:t>
      </w:r>
      <w:r w:rsidRPr="001058B5">
        <w:rPr>
          <w:rFonts w:ascii="Arial" w:hAnsi="Arial" w:cs="Arial"/>
          <w:spacing w:val="-99"/>
        </w:rPr>
        <w:t xml:space="preserve"> </w:t>
      </w:r>
      <w:r w:rsidRPr="001058B5">
        <w:rPr>
          <w:rFonts w:ascii="Arial" w:hAnsi="Arial" w:cs="Arial"/>
        </w:rPr>
        <w:t>selected</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table outside</w:t>
      </w:r>
      <w:r w:rsidRPr="001058B5">
        <w:rPr>
          <w:rFonts w:ascii="Arial" w:hAnsi="Arial" w:cs="Arial"/>
          <w:spacing w:val="-8"/>
        </w:rPr>
        <w:t xml:space="preserve"> </w:t>
      </w:r>
      <w:r w:rsidRPr="001058B5">
        <w:rPr>
          <w:rFonts w:ascii="Arial" w:hAnsi="Arial" w:cs="Arial"/>
        </w:rPr>
        <w:t>his</w:t>
      </w:r>
      <w:r w:rsidRPr="001058B5">
        <w:rPr>
          <w:rFonts w:ascii="Arial" w:hAnsi="Arial" w:cs="Arial"/>
          <w:spacing w:val="-8"/>
        </w:rPr>
        <w:t xml:space="preserve"> </w:t>
      </w:r>
      <w:r w:rsidRPr="001058B5">
        <w:rPr>
          <w:rFonts w:ascii="Arial" w:hAnsi="Arial" w:cs="Arial"/>
        </w:rPr>
        <w:t>own</w:t>
      </w:r>
      <w:r w:rsidRPr="001058B5">
        <w:rPr>
          <w:rFonts w:ascii="Arial" w:hAnsi="Arial" w:cs="Arial"/>
          <w:spacing w:val="-8"/>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he</w:t>
      </w:r>
      <w:r w:rsidRPr="001058B5">
        <w:rPr>
          <w:rFonts w:ascii="Arial" w:hAnsi="Arial" w:cs="Arial"/>
          <w:spacing w:val="-9"/>
        </w:rPr>
        <w:t xml:space="preserve"> </w:t>
      </w:r>
      <w:r w:rsidRPr="001058B5">
        <w:rPr>
          <w:rFonts w:ascii="Arial" w:hAnsi="Arial" w:cs="Arial"/>
        </w:rPr>
        <w:t>needed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35"/>
        </w:rPr>
        <w:t xml:space="preserve"> </w:t>
      </w:r>
      <w:r w:rsidRPr="001058B5">
        <w:rPr>
          <w:rFonts w:ascii="Arial" w:hAnsi="Arial" w:cs="Arial"/>
        </w:rPr>
        <w:t>ANY</w:t>
      </w:r>
      <w:r w:rsidRPr="001058B5">
        <w:rPr>
          <w:rFonts w:ascii="Arial" w:hAnsi="Arial" w:cs="Arial"/>
          <w:spacing w:val="-33"/>
        </w:rPr>
        <w:t xml:space="preserve"> </w:t>
      </w:r>
      <w:r w:rsidRPr="001058B5">
        <w:rPr>
          <w:rFonts w:ascii="Arial" w:hAnsi="Arial" w:cs="Arial"/>
        </w:rPr>
        <w:t>TABLE</w:t>
      </w:r>
      <w:r w:rsidRPr="001058B5">
        <w:rPr>
          <w:rFonts w:ascii="Arial" w:hAnsi="Arial" w:cs="Arial"/>
          <w:spacing w:val="-85"/>
        </w:rPr>
        <w:t xml:space="preserve"> </w:t>
      </w:r>
      <w:r w:rsidRPr="001058B5">
        <w:rPr>
          <w:rFonts w:ascii="Arial" w:hAnsi="Arial" w:cs="Arial"/>
        </w:rPr>
        <w:t>privilege.</w:t>
      </w:r>
    </w:p>
    <w:p w14:paraId="3B300AC4" w14:textId="77777777" w:rsidR="008C539B" w:rsidRPr="001058B5" w:rsidRDefault="00C12992">
      <w:pPr>
        <w:pStyle w:val="BodyText"/>
        <w:spacing w:before="109" w:line="230" w:lineRule="auto"/>
        <w:ind w:left="1659" w:right="848"/>
        <w:rPr>
          <w:rFonts w:ascii="Arial" w:hAnsi="Arial" w:cs="Arial"/>
        </w:rPr>
      </w:pPr>
      <w:r w:rsidRPr="001058B5">
        <w:rPr>
          <w:rFonts w:ascii="Arial" w:hAnsi="Arial" w:cs="Arial"/>
        </w:rPr>
        <w:t>Privilege auditing is more focused than statement auditing, because each privilege auditing option audits only specific types of statements, not a related list of statements.</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statement</w:t>
      </w:r>
      <w:r w:rsidRPr="001058B5">
        <w:rPr>
          <w:rFonts w:ascii="Arial" w:hAnsi="Arial" w:cs="Arial"/>
          <w:spacing w:val="-25"/>
        </w:rPr>
        <w:t xml:space="preserve"> </w:t>
      </w:r>
      <w:r w:rsidRPr="001058B5">
        <w:rPr>
          <w:rFonts w:ascii="Arial" w:hAnsi="Arial" w:cs="Arial"/>
        </w:rPr>
        <w:t>auditing</w:t>
      </w:r>
      <w:r w:rsidRPr="001058B5">
        <w:rPr>
          <w:rFonts w:ascii="Arial" w:hAnsi="Arial" w:cs="Arial"/>
          <w:spacing w:val="-25"/>
        </w:rPr>
        <w:t xml:space="preserve"> </w:t>
      </w:r>
      <w:r w:rsidRPr="001058B5">
        <w:rPr>
          <w:rFonts w:ascii="Arial" w:hAnsi="Arial" w:cs="Arial"/>
        </w:rPr>
        <w:t>clause,</w:t>
      </w:r>
      <w:r w:rsidRPr="001058B5">
        <w:rPr>
          <w:rFonts w:ascii="Arial" w:hAnsi="Arial" w:cs="Arial"/>
          <w:spacing w:val="-25"/>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audits</w:t>
      </w:r>
      <w:r w:rsidRPr="001058B5">
        <w:rPr>
          <w:rFonts w:ascii="Arial" w:hAnsi="Arial" w:cs="Arial"/>
          <w:spacing w:val="-25"/>
        </w:rPr>
        <w:t xml:space="preserve"> </w:t>
      </w:r>
      <w:r w:rsidRPr="001058B5">
        <w:rPr>
          <w:rFonts w:ascii="Arial" w:hAnsi="Arial" w:cs="Arial"/>
        </w:rPr>
        <w:t>CREATE</w:t>
      </w:r>
      <w:r w:rsidRPr="001058B5">
        <w:rPr>
          <w:rFonts w:ascii="Arial" w:hAnsi="Arial" w:cs="Arial"/>
          <w:spacing w:val="-95"/>
        </w:rPr>
        <w:t xml:space="preserve"> </w:t>
      </w:r>
      <w:r w:rsidRPr="001058B5">
        <w:rPr>
          <w:rFonts w:ascii="Arial" w:hAnsi="Arial" w:cs="Arial"/>
        </w:rPr>
        <w:t>TABLE, ALTER</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DROP</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96"/>
        </w:rPr>
        <w:t xml:space="preserve"> </w:t>
      </w:r>
      <w:r w:rsidRPr="001058B5">
        <w:rPr>
          <w:rFonts w:ascii="Arial" w:hAnsi="Arial" w:cs="Arial"/>
        </w:rPr>
        <w:t>statements.</w:t>
      </w:r>
      <w:r w:rsidRPr="001058B5">
        <w:rPr>
          <w:rFonts w:ascii="Arial" w:hAnsi="Arial" w:cs="Arial"/>
          <w:spacing w:val="-23"/>
        </w:rPr>
        <w:t xml:space="preserve"> </w:t>
      </w:r>
      <w:r w:rsidRPr="001058B5">
        <w:rPr>
          <w:rFonts w:ascii="Arial" w:hAnsi="Arial" w:cs="Arial"/>
        </w:rPr>
        <w:t>However,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 xml:space="preserve">option,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12"/>
          <w:w w:val="95"/>
        </w:rPr>
        <w:t xml:space="preserve"> </w:t>
      </w:r>
      <w:r w:rsidRPr="001058B5">
        <w:rPr>
          <w:rFonts w:ascii="Arial" w:hAnsi="Arial" w:cs="Arial"/>
          <w:w w:val="95"/>
        </w:rPr>
        <w:t>audits</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3"/>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84"/>
          <w:w w:val="95"/>
        </w:rPr>
        <w:t xml:space="preserve"> </w:t>
      </w:r>
      <w:r w:rsidRPr="001058B5">
        <w:rPr>
          <w:rFonts w:ascii="Arial" w:hAnsi="Arial" w:cs="Arial"/>
          <w:w w:val="95"/>
        </w:rPr>
        <w:t>statements,</w:t>
      </w:r>
      <w:r w:rsidRPr="001058B5">
        <w:rPr>
          <w:rFonts w:ascii="Arial" w:hAnsi="Arial" w:cs="Arial"/>
          <w:spacing w:val="-13"/>
          <w:w w:val="95"/>
        </w:rPr>
        <w:t xml:space="preserve"> </w:t>
      </w:r>
      <w:r w:rsidRPr="001058B5">
        <w:rPr>
          <w:rFonts w:ascii="Arial" w:hAnsi="Arial" w:cs="Arial"/>
          <w:w w:val="95"/>
        </w:rPr>
        <w:t>because</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 xml:space="preserve">TABLE </w:t>
      </w:r>
      <w:r w:rsidRPr="001058B5">
        <w:rPr>
          <w:rFonts w:ascii="Arial" w:hAnsi="Arial" w:cs="Arial"/>
        </w:rPr>
        <w:t>statement</w:t>
      </w:r>
      <w:r w:rsidRPr="001058B5">
        <w:rPr>
          <w:rFonts w:ascii="Arial" w:hAnsi="Arial" w:cs="Arial"/>
          <w:spacing w:val="-3"/>
        </w:rPr>
        <w:t xml:space="preserve"> </w:t>
      </w:r>
      <w:r w:rsidRPr="001058B5">
        <w:rPr>
          <w:rFonts w:ascii="Arial" w:hAnsi="Arial" w:cs="Arial"/>
        </w:rPr>
        <w:t>requires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74"/>
        </w:rPr>
        <w:t xml:space="preserve"> </w:t>
      </w:r>
      <w:r w:rsidRPr="001058B5">
        <w:rPr>
          <w:rFonts w:ascii="Arial" w:hAnsi="Arial" w:cs="Arial"/>
        </w:rPr>
        <w:t>TABLE</w:t>
      </w:r>
      <w:r w:rsidRPr="001058B5">
        <w:rPr>
          <w:rFonts w:ascii="Arial" w:hAnsi="Arial" w:cs="Arial"/>
          <w:spacing w:val="-80"/>
        </w:rPr>
        <w:t xml:space="preserve"> </w:t>
      </w:r>
      <w:r w:rsidRPr="001058B5">
        <w:rPr>
          <w:rFonts w:ascii="Arial" w:hAnsi="Arial" w:cs="Arial"/>
        </w:rPr>
        <w:t>privilege.</w:t>
      </w:r>
    </w:p>
    <w:p w14:paraId="3D19C204" w14:textId="77777777" w:rsidR="008C539B" w:rsidRPr="001058B5" w:rsidRDefault="00C12992">
      <w:pPr>
        <w:spacing w:before="115" w:line="228" w:lineRule="auto"/>
        <w:ind w:left="1659" w:right="1338"/>
        <w:rPr>
          <w:rFonts w:ascii="Arial" w:hAnsi="Arial" w:cs="Arial"/>
          <w:sz w:val="20"/>
        </w:rPr>
      </w:pPr>
      <w:r w:rsidRPr="001058B5">
        <w:rPr>
          <w:rFonts w:ascii="Arial" w:hAnsi="Arial" w:cs="Arial"/>
          <w:sz w:val="20"/>
        </w:rPr>
        <w:t>See the listing of system privileges in the GRANT</w:t>
      </w:r>
      <w:r w:rsidRPr="001058B5">
        <w:rPr>
          <w:rFonts w:ascii="Arial" w:hAnsi="Arial" w:cs="Arial"/>
          <w:spacing w:val="-85"/>
          <w:sz w:val="20"/>
        </w:rPr>
        <w:t xml:space="preserve"> </w:t>
      </w:r>
      <w:r w:rsidRPr="001058B5">
        <w:rPr>
          <w:rFonts w:ascii="Arial" w:hAnsi="Arial" w:cs="Arial"/>
          <w:sz w:val="20"/>
        </w:rPr>
        <w:t xml:space="preserve">SQL statement section of </w:t>
      </w:r>
      <w:r w:rsidRPr="001058B5">
        <w:rPr>
          <w:rFonts w:ascii="Arial" w:hAnsi="Arial" w:cs="Arial"/>
          <w:i/>
          <w:sz w:val="20"/>
        </w:rPr>
        <w:t>Oracle Database SQL Language Reference</w:t>
      </w:r>
      <w:r w:rsidRPr="001058B5">
        <w:rPr>
          <w:rFonts w:ascii="Arial" w:hAnsi="Arial" w:cs="Arial"/>
          <w:sz w:val="20"/>
        </w:rPr>
        <w:t>.</w:t>
      </w:r>
    </w:p>
    <w:p w14:paraId="2034F1DD" w14:textId="77777777" w:rsidR="008C539B" w:rsidRPr="001058B5" w:rsidRDefault="008C539B">
      <w:pPr>
        <w:pStyle w:val="BodyText"/>
        <w:spacing w:before="6"/>
        <w:rPr>
          <w:rFonts w:ascii="Arial" w:hAnsi="Arial" w:cs="Arial"/>
          <w:sz w:val="23"/>
        </w:rPr>
      </w:pPr>
    </w:p>
    <w:p w14:paraId="2A2F8008" w14:textId="77777777" w:rsidR="008C539B" w:rsidRPr="001058B5" w:rsidRDefault="00C12992">
      <w:pPr>
        <w:pStyle w:val="Heading6"/>
        <w:ind w:left="1660"/>
      </w:pPr>
      <w:bookmarkStart w:id="1563" w:name="Configuring_Privilege_Auditing"/>
      <w:bookmarkStart w:id="1564" w:name="_bookmark1791"/>
      <w:bookmarkEnd w:id="1563"/>
      <w:bookmarkEnd w:id="1564"/>
      <w:r w:rsidRPr="001058B5">
        <w:t>Configur</w:t>
      </w:r>
      <w:bookmarkStart w:id="1565" w:name="_bookmark1793"/>
      <w:bookmarkEnd w:id="1565"/>
      <w:r w:rsidRPr="001058B5">
        <w:t>ing P</w:t>
      </w:r>
      <w:bookmarkStart w:id="1566" w:name="_bookmark1792"/>
      <w:bookmarkEnd w:id="1566"/>
      <w:r w:rsidRPr="001058B5">
        <w:t>rivilege Auditing</w:t>
      </w:r>
    </w:p>
    <w:p w14:paraId="7B4F7716" w14:textId="77777777" w:rsidR="008C539B" w:rsidRPr="001058B5" w:rsidRDefault="00C12992">
      <w:pPr>
        <w:pStyle w:val="BodyText"/>
        <w:spacing w:before="57" w:line="230" w:lineRule="auto"/>
        <w:ind w:left="1660" w:right="1207"/>
        <w:jc w:val="both"/>
        <w:rPr>
          <w:rFonts w:ascii="Arial" w:hAnsi="Arial" w:cs="Arial"/>
        </w:rPr>
      </w:pPr>
      <w:r w:rsidRPr="001058B5">
        <w:rPr>
          <w:rFonts w:ascii="Arial" w:hAnsi="Arial" w:cs="Arial"/>
        </w:rPr>
        <w:t>Privilege audit options are the same as their corresponding system privileges. For example,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option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TABLE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 TABLE.</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77777777" w:rsidR="008C539B" w:rsidRPr="001058B5" w:rsidRDefault="008D1AB8">
      <w:pPr>
        <w:pStyle w:val="BodyText"/>
        <w:spacing w:before="93"/>
        <w:ind w:left="2260"/>
        <w:rPr>
          <w:rFonts w:ascii="Arial" w:hAnsi="Arial" w:cs="Arial"/>
        </w:rPr>
      </w:pPr>
      <w:hyperlink w:anchor="_bookmark1794" w:history="1">
        <w:r w:rsidR="00C12992" w:rsidRPr="001058B5">
          <w:rPr>
            <w:rFonts w:ascii="Arial" w:hAnsi="Arial" w:cs="Arial"/>
            <w:color w:val="0000CC"/>
          </w:rPr>
          <w:t xml:space="preserve">Example </w:t>
        </w:r>
        <w:r w:rsidR="00C12992" w:rsidRPr="001058B5">
          <w:rPr>
            <w:rFonts w:ascii="Arial" w:hAnsi="Arial" w:cs="Arial"/>
            <w:color w:val="0000CC"/>
            <w:spacing w:val="-3"/>
          </w:rPr>
          <w:t xml:space="preserve">9–11 </w:t>
        </w:r>
      </w:hyperlink>
      <w:r w:rsidR="00C12992" w:rsidRPr="001058B5">
        <w:rPr>
          <w:rFonts w:ascii="Arial" w:hAnsi="Arial" w:cs="Arial"/>
        </w:rPr>
        <w:t>shows how to audit the DELETE ANY TABLE</w:t>
      </w:r>
      <w:r w:rsidR="00C12992" w:rsidRPr="001058B5">
        <w:rPr>
          <w:rFonts w:ascii="Arial" w:hAnsi="Arial" w:cs="Arial"/>
          <w:spacing w:val="-82"/>
        </w:rPr>
        <w:t xml:space="preserve"> </w:t>
      </w:r>
      <w:r w:rsidR="00C12992" w:rsidRPr="001058B5">
        <w:rPr>
          <w:rFonts w:ascii="Arial" w:hAnsi="Arial" w:cs="Arial"/>
        </w:rPr>
        <w:t>privilege.</w:t>
      </w:r>
    </w:p>
    <w:p w14:paraId="1FFA57E2" w14:textId="77777777" w:rsidR="008C539B" w:rsidRPr="001058B5" w:rsidRDefault="008C539B">
      <w:pPr>
        <w:pStyle w:val="BodyText"/>
        <w:spacing w:before="6"/>
        <w:rPr>
          <w:rFonts w:ascii="Arial" w:hAnsi="Arial" w:cs="Arial"/>
          <w:sz w:val="25"/>
        </w:rPr>
      </w:pPr>
    </w:p>
    <w:p w14:paraId="620A4E12" w14:textId="77777777" w:rsidR="008C539B" w:rsidRPr="001058B5" w:rsidRDefault="00C12992">
      <w:pPr>
        <w:spacing w:before="1"/>
        <w:ind w:left="2260"/>
        <w:rPr>
          <w:rFonts w:ascii="Arial" w:hAnsi="Arial" w:cs="Arial"/>
          <w:b/>
          <w:i/>
          <w:sz w:val="18"/>
        </w:rPr>
      </w:pPr>
      <w:bookmarkStart w:id="1567" w:name="_bookmark1794"/>
      <w:bookmarkEnd w:id="1567"/>
      <w:r w:rsidRPr="001058B5">
        <w:rPr>
          <w:rFonts w:ascii="Arial" w:hAnsi="Arial" w:cs="Arial"/>
          <w:b/>
          <w:i/>
          <w:sz w:val="18"/>
        </w:rPr>
        <w:t>Example 9–11 Using AUDIT to Configure Privilege Auditing</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7777777" w:rsidR="008C539B" w:rsidRPr="001058B5" w:rsidRDefault="00C12992">
      <w:pPr>
        <w:pStyle w:val="BodyText"/>
        <w:spacing w:line="228" w:lineRule="auto"/>
        <w:ind w:left="2260" w:right="848"/>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19"/>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9"/>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unsuccessful</w:t>
      </w:r>
      <w:r w:rsidRPr="001058B5">
        <w:rPr>
          <w:rFonts w:ascii="Arial" w:hAnsi="Arial" w:cs="Arial"/>
          <w:spacing w:val="-19"/>
        </w:rPr>
        <w:t xml:space="preserve"> </w:t>
      </w:r>
      <w:r w:rsidRPr="001058B5">
        <w:rPr>
          <w:rFonts w:ascii="Arial" w:hAnsi="Arial" w:cs="Arial"/>
        </w:rPr>
        <w:t>uses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DELETE</w:t>
      </w:r>
      <w:r w:rsidRPr="001058B5">
        <w:rPr>
          <w:rFonts w:ascii="Arial" w:hAnsi="Arial" w:cs="Arial"/>
          <w:spacing w:val="-54"/>
        </w:rPr>
        <w:t xml:space="preserve"> </w:t>
      </w:r>
      <w:r w:rsidRPr="001058B5">
        <w:rPr>
          <w:rFonts w:ascii="Arial" w:hAnsi="Arial" w:cs="Arial"/>
        </w:rPr>
        <w:t>ANY</w:t>
      </w:r>
      <w:r w:rsidRPr="001058B5">
        <w:rPr>
          <w:rFonts w:ascii="Arial" w:hAnsi="Arial" w:cs="Arial"/>
          <w:spacing w:val="-54"/>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system privilege, enter the following</w:t>
      </w:r>
      <w:r w:rsidRPr="001058B5">
        <w:rPr>
          <w:rFonts w:ascii="Arial" w:hAnsi="Arial" w:cs="Arial"/>
          <w:spacing w:val="-3"/>
        </w:rPr>
        <w:t xml:space="preserve"> </w:t>
      </w:r>
      <w:r w:rsidRPr="001058B5">
        <w:rPr>
          <w:rFonts w:ascii="Arial" w:hAnsi="Arial" w:cs="Arial"/>
        </w:rPr>
        <w:t>statement:</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77777777" w:rsidR="008C539B" w:rsidRPr="001058B5" w:rsidRDefault="00C12992">
      <w:pPr>
        <w:pStyle w:val="Heading6"/>
      </w:pPr>
      <w:bookmarkStart w:id="1568" w:name="Removing_Privilege_Auditing"/>
      <w:bookmarkStart w:id="1569" w:name="_bookmark1795"/>
      <w:bookmarkEnd w:id="1568"/>
      <w:bookmarkEnd w:id="1569"/>
      <w:r w:rsidRPr="001058B5">
        <w:t>Re</w:t>
      </w:r>
      <w:bookmarkStart w:id="1570" w:name="_bookmark1797"/>
      <w:bookmarkEnd w:id="1570"/>
      <w:r w:rsidRPr="001058B5">
        <w:t>moving Pr</w:t>
      </w:r>
      <w:bookmarkStart w:id="1571" w:name="_bookmark1796"/>
      <w:bookmarkEnd w:id="1571"/>
      <w:r w:rsidRPr="001058B5">
        <w:t>ivilege Auditing</w:t>
      </w:r>
    </w:p>
    <w:p w14:paraId="16E6722D" w14:textId="77777777" w:rsidR="008C539B" w:rsidRPr="001058B5" w:rsidRDefault="00C12992">
      <w:pPr>
        <w:pStyle w:val="BodyText"/>
        <w:spacing w:before="50"/>
        <w:ind w:left="2260"/>
        <w:rPr>
          <w:rFonts w:ascii="Arial" w:hAnsi="Arial" w:cs="Arial"/>
        </w:rPr>
      </w:pPr>
      <w:r w:rsidRPr="001058B5">
        <w:rPr>
          <w:rFonts w:ascii="Arial" w:hAnsi="Arial" w:cs="Arial"/>
        </w:rPr>
        <w:t>The following statement removes all privilege audit options:</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77777777" w:rsidR="008C539B" w:rsidRPr="001058B5" w:rsidRDefault="00C12992">
      <w:pPr>
        <w:pStyle w:val="BodyText"/>
        <w:ind w:left="2260"/>
        <w:rPr>
          <w:rFonts w:ascii="Arial" w:hAnsi="Arial" w:cs="Arial"/>
        </w:rPr>
      </w:pPr>
      <w:r w:rsidRPr="001058B5">
        <w:rPr>
          <w:rFonts w:ascii="Arial" w:hAnsi="Arial" w:cs="Arial"/>
        </w:rPr>
        <w:t xml:space="preserve">This example disables the audit settings from </w:t>
      </w:r>
      <w:hyperlink w:anchor="_bookmark1794" w:history="1">
        <w:r w:rsidRPr="001058B5">
          <w:rPr>
            <w:rFonts w:ascii="Arial" w:hAnsi="Arial" w:cs="Arial"/>
            <w:color w:val="0000CC"/>
          </w:rPr>
          <w:t>Example 9–11</w:t>
        </w:r>
      </w:hyperlink>
      <w:r w:rsidRPr="001058B5">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77777777" w:rsidR="008C539B" w:rsidRPr="001058B5" w:rsidRDefault="00C12992">
      <w:pPr>
        <w:pStyle w:val="BodyText"/>
        <w:spacing w:line="228" w:lineRule="auto"/>
        <w:ind w:left="2259"/>
        <w:rPr>
          <w:rFonts w:ascii="Arial" w:hAnsi="Arial" w:cs="Arial"/>
        </w:rPr>
      </w:pPr>
      <w:r w:rsidRPr="001058B5">
        <w:rPr>
          <w:rFonts w:ascii="Arial" w:hAnsi="Arial" w:cs="Arial"/>
        </w:rPr>
        <w:t>To disable privilege auditing options, you must have the AUDIT SYSTEM system privilege. Usually, only the security administrator is granted this system privilege.</w:t>
      </w:r>
    </w:p>
    <w:p w14:paraId="30134FF7" w14:textId="77777777" w:rsidR="008C539B" w:rsidRPr="001058B5" w:rsidRDefault="008C539B">
      <w:pPr>
        <w:pStyle w:val="BodyText"/>
        <w:spacing w:before="10"/>
        <w:rPr>
          <w:rFonts w:ascii="Arial" w:hAnsi="Arial" w:cs="Arial"/>
          <w:sz w:val="25"/>
        </w:rPr>
      </w:pPr>
    </w:p>
    <w:p w14:paraId="6FEF8A33" w14:textId="77777777" w:rsidR="008C539B" w:rsidRPr="001058B5" w:rsidRDefault="00C12992">
      <w:pPr>
        <w:pStyle w:val="Heading4"/>
      </w:pPr>
      <w:bookmarkStart w:id="1572" w:name="Auditing_SQL_Statements_and_Privileges_i"/>
      <w:bookmarkStart w:id="1573" w:name="_bookmark1798"/>
      <w:bookmarkStart w:id="1574" w:name="_bookmark1799"/>
      <w:bookmarkEnd w:id="1572"/>
      <w:bookmarkEnd w:id="1573"/>
      <w:bookmarkEnd w:id="1574"/>
      <w:r w:rsidRPr="001058B5">
        <w:t>Auditing SQL Sta</w:t>
      </w:r>
      <w:bookmarkStart w:id="1575" w:name="_bookmark1801"/>
      <w:bookmarkEnd w:id="1575"/>
      <w:r w:rsidRPr="001058B5">
        <w:t>tem</w:t>
      </w:r>
      <w:bookmarkStart w:id="1576" w:name="_bookmark1800"/>
      <w:bookmarkEnd w:id="1576"/>
      <w:r w:rsidRPr="001058B5">
        <w:t>ents and Privileges ina Multitier Environment</w:t>
      </w:r>
    </w:p>
    <w:p w14:paraId="5395ADB4"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use the AUDIT statement to audit the activities of a client in a multitier environment. In a multitier environment, Oracle Database preserves the identity of a client through all tiers. Thus, you can audit actions taken on behalf of the client by a middle-tier</w:t>
      </w:r>
      <w:r w:rsidRPr="001058B5">
        <w:rPr>
          <w:rFonts w:ascii="Arial" w:hAnsi="Arial" w:cs="Arial"/>
          <w:spacing w:val="-19"/>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90"/>
        </w:rPr>
        <w:t xml:space="preserve"> </w:t>
      </w:r>
      <w:r w:rsidRPr="001058B5">
        <w:rPr>
          <w:rFonts w:ascii="Arial" w:hAnsi="Arial" w:cs="Arial"/>
          <w:i/>
        </w:rPr>
        <w:t>user</w:t>
      </w:r>
      <w:r w:rsidRPr="001058B5">
        <w:rPr>
          <w:rFonts w:ascii="Arial" w:hAnsi="Arial" w:cs="Arial"/>
          <w:i/>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audit applies to all user sessions, including proxy</w:t>
      </w:r>
      <w:r w:rsidRPr="001058B5">
        <w:rPr>
          <w:rFonts w:ascii="Arial" w:hAnsi="Arial" w:cs="Arial"/>
          <w:spacing w:val="-7"/>
        </w:rPr>
        <w:t xml:space="preserve"> </w:t>
      </w:r>
      <w:r w:rsidRPr="001058B5">
        <w:rPr>
          <w:rFonts w:ascii="Arial" w:hAnsi="Arial" w:cs="Arial"/>
        </w:rPr>
        <w:t>sessions.</w:t>
      </w:r>
    </w:p>
    <w:p w14:paraId="3035B0E0"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The middle tier can also set the user client identity in a database session, enabling the auditing of end-user actions through the middle-tier application. The end-user client identity then shows up in the audit trail.</w:t>
      </w:r>
    </w:p>
    <w:p w14:paraId="16CF5D17" w14:textId="77777777" w:rsidR="008C539B" w:rsidRPr="001058B5" w:rsidRDefault="008D1AB8">
      <w:pPr>
        <w:pStyle w:val="BodyText"/>
        <w:spacing w:before="111" w:line="246" w:lineRule="exact"/>
        <w:ind w:left="2260"/>
        <w:rPr>
          <w:rFonts w:ascii="Arial" w:hAnsi="Arial" w:cs="Arial"/>
        </w:rPr>
      </w:pPr>
      <w:hyperlink w:anchor="_bookmark1802" w:history="1">
        <w:r w:rsidR="00C12992" w:rsidRPr="001058B5">
          <w:rPr>
            <w:rFonts w:ascii="Arial" w:hAnsi="Arial" w:cs="Arial"/>
            <w:color w:val="0000CC"/>
          </w:rPr>
          <w:t xml:space="preserve">Example 9–12 </w:t>
        </w:r>
      </w:hyperlink>
      <w:r w:rsidR="00C12992" w:rsidRPr="001058B5">
        <w:rPr>
          <w:rFonts w:ascii="Arial" w:hAnsi="Arial" w:cs="Arial"/>
        </w:rPr>
        <w:t>shows how to audit SELECT TABLE</w:t>
      </w:r>
      <w:r w:rsidR="00C12992" w:rsidRPr="001058B5">
        <w:rPr>
          <w:rFonts w:ascii="Arial" w:hAnsi="Arial" w:cs="Arial"/>
          <w:spacing w:val="-84"/>
        </w:rPr>
        <w:t xml:space="preserve"> </w:t>
      </w:r>
      <w:r w:rsidR="00C12992" w:rsidRPr="001058B5">
        <w:rPr>
          <w:rFonts w:ascii="Arial" w:hAnsi="Arial" w:cs="Arial"/>
        </w:rPr>
        <w:t>statements issued by the user</w:t>
      </w:r>
    </w:p>
    <w:p w14:paraId="2C32FB6C" w14:textId="77777777" w:rsidR="008C539B" w:rsidRPr="001058B5" w:rsidRDefault="00C12992">
      <w:pPr>
        <w:pStyle w:val="BodyText"/>
        <w:spacing w:line="246" w:lineRule="exact"/>
        <w:ind w:left="2260"/>
        <w:rPr>
          <w:rFonts w:ascii="Arial" w:hAnsi="Arial" w:cs="Arial"/>
        </w:rPr>
      </w:pPr>
      <w:r w:rsidRPr="001058B5">
        <w:rPr>
          <w:rFonts w:ascii="Arial" w:hAnsi="Arial" w:cs="Arial"/>
        </w:rPr>
        <w:t>jackson.</w:t>
      </w:r>
    </w:p>
    <w:p w14:paraId="3AE41D53" w14:textId="77777777" w:rsidR="008C539B" w:rsidRPr="001058B5" w:rsidRDefault="008C539B">
      <w:pPr>
        <w:pStyle w:val="BodyText"/>
        <w:spacing w:before="8"/>
        <w:rPr>
          <w:rFonts w:ascii="Arial" w:hAnsi="Arial" w:cs="Arial"/>
          <w:sz w:val="25"/>
        </w:rPr>
      </w:pPr>
    </w:p>
    <w:p w14:paraId="5C45D0BE" w14:textId="77777777" w:rsidR="008C539B" w:rsidRPr="001058B5" w:rsidRDefault="00C12992">
      <w:pPr>
        <w:ind w:left="2260"/>
        <w:rPr>
          <w:rFonts w:ascii="Arial" w:hAnsi="Arial" w:cs="Arial"/>
          <w:b/>
          <w:i/>
          <w:sz w:val="18"/>
        </w:rPr>
      </w:pPr>
      <w:bookmarkStart w:id="1577" w:name="_bookmark1802"/>
      <w:bookmarkEnd w:id="1577"/>
      <w:r w:rsidRPr="001058B5">
        <w:rPr>
          <w:rFonts w:ascii="Arial" w:hAnsi="Arial" w:cs="Arial"/>
          <w:b/>
          <w:i/>
          <w:sz w:val="18"/>
        </w:rPr>
        <w:t>Example 9–12 Using AUDIT to Audit a SQL Statement for a User</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77777777" w:rsidR="008C539B" w:rsidRPr="001058B5" w:rsidRDefault="00C12992">
      <w:pPr>
        <w:pStyle w:val="BodyText"/>
        <w:spacing w:line="232" w:lineRule="auto"/>
        <w:ind w:left="2259" w:right="394"/>
        <w:rPr>
          <w:rFonts w:ascii="Arial" w:hAnsi="Arial" w:cs="Arial"/>
        </w:rPr>
      </w:pPr>
      <w:r w:rsidRPr="001058B5">
        <w:rPr>
          <w:rFonts w:ascii="Arial" w:hAnsi="Arial" w:cs="Arial"/>
          <w:spacing w:val="-6"/>
        </w:rPr>
        <w:t xml:space="preserve">You </w:t>
      </w:r>
      <w:r w:rsidRPr="001058B5">
        <w:rPr>
          <w:rFonts w:ascii="Arial" w:hAnsi="Arial" w:cs="Arial"/>
        </w:rPr>
        <w:t xml:space="preserve">can audit user activity in a multitier environment. Once audited, you can verify these activities by </w:t>
      </w:r>
      <w:bookmarkStart w:id="1578" w:name="_bookmark1803"/>
      <w:bookmarkEnd w:id="1578"/>
      <w:r w:rsidRPr="001058B5">
        <w:rPr>
          <w:rFonts w:ascii="Arial" w:hAnsi="Arial" w:cs="Arial"/>
        </w:rPr>
        <w:t>querying the DBA_AUDIT_TRAIL</w:t>
      </w:r>
      <w:r w:rsidRPr="001058B5">
        <w:rPr>
          <w:rFonts w:ascii="Arial" w:hAnsi="Arial" w:cs="Arial"/>
          <w:spacing w:val="-86"/>
        </w:rPr>
        <w:t xml:space="preserve"> </w:t>
      </w:r>
      <w:r w:rsidRPr="001058B5">
        <w:rPr>
          <w:rFonts w:ascii="Arial" w:hAnsi="Arial" w:cs="Arial"/>
        </w:rPr>
        <w:t xml:space="preserve">data dictionary </w:t>
      </w:r>
      <w:r w:rsidRPr="001058B5">
        <w:rPr>
          <w:rFonts w:ascii="Arial" w:hAnsi="Arial" w:cs="Arial"/>
          <w:spacing w:val="-4"/>
        </w:rPr>
        <w:t>view.</w:t>
      </w:r>
    </w:p>
    <w:p w14:paraId="752364DD" w14:textId="77777777" w:rsidR="008C539B" w:rsidRPr="001058B5" w:rsidRDefault="008D1AB8">
      <w:pPr>
        <w:pStyle w:val="BodyText"/>
        <w:spacing w:before="118" w:line="228" w:lineRule="auto"/>
        <w:ind w:left="2260" w:right="395"/>
        <w:rPr>
          <w:rFonts w:ascii="Arial" w:hAnsi="Arial" w:cs="Arial"/>
        </w:rPr>
      </w:pPr>
      <w:hyperlink w:anchor="_bookmark1804" w:history="1">
        <w:r w:rsidR="00C12992" w:rsidRPr="001058B5">
          <w:rPr>
            <w:rFonts w:ascii="Arial" w:hAnsi="Arial" w:cs="Arial"/>
            <w:color w:val="0000CC"/>
          </w:rPr>
          <w:t>Figure</w:t>
        </w:r>
        <w:r w:rsidR="00C12992" w:rsidRPr="001058B5">
          <w:rPr>
            <w:rFonts w:ascii="Arial" w:hAnsi="Arial" w:cs="Arial"/>
            <w:color w:val="0000CC"/>
            <w:spacing w:val="-20"/>
          </w:rPr>
          <w:t xml:space="preserve"> </w:t>
        </w:r>
        <w:r w:rsidR="00C12992" w:rsidRPr="001058B5">
          <w:rPr>
            <w:rFonts w:ascii="Arial" w:hAnsi="Arial" w:cs="Arial"/>
            <w:color w:val="0000CC"/>
          </w:rPr>
          <w:t>9–1</w:t>
        </w:r>
        <w:r w:rsidR="00C12992" w:rsidRPr="001058B5">
          <w:rPr>
            <w:rFonts w:ascii="Arial" w:hAnsi="Arial" w:cs="Arial"/>
            <w:color w:val="0000CC"/>
            <w:spacing w:val="-19"/>
          </w:rPr>
          <w:t xml:space="preserve"> </w:t>
        </w:r>
      </w:hyperlink>
      <w:r w:rsidR="00C12992" w:rsidRPr="001058B5">
        <w:rPr>
          <w:rFonts w:ascii="Arial" w:hAnsi="Arial" w:cs="Arial"/>
        </w:rPr>
        <w:t>illustrates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you</w:t>
      </w:r>
      <w:r w:rsidR="00C12992" w:rsidRPr="001058B5">
        <w:rPr>
          <w:rFonts w:ascii="Arial" w:hAnsi="Arial" w:cs="Arial"/>
          <w:spacing w:val="-19"/>
        </w:rPr>
        <w:t xml:space="preserve"> </w:t>
      </w:r>
      <w:r w:rsidR="00C12992" w:rsidRPr="001058B5">
        <w:rPr>
          <w:rFonts w:ascii="Arial" w:hAnsi="Arial" w:cs="Arial"/>
        </w:rPr>
        <w:t>can</w:t>
      </w:r>
      <w:r w:rsidR="00C12992" w:rsidRPr="001058B5">
        <w:rPr>
          <w:rFonts w:ascii="Arial" w:hAnsi="Arial" w:cs="Arial"/>
          <w:spacing w:val="-19"/>
        </w:rPr>
        <w:t xml:space="preserve"> </w:t>
      </w:r>
      <w:r w:rsidR="00C12992" w:rsidRPr="001058B5">
        <w:rPr>
          <w:rFonts w:ascii="Arial" w:hAnsi="Arial" w:cs="Arial"/>
        </w:rPr>
        <w:t>audit</w:t>
      </w:r>
      <w:r w:rsidR="00C12992" w:rsidRPr="001058B5">
        <w:rPr>
          <w:rFonts w:ascii="Arial" w:hAnsi="Arial" w:cs="Arial"/>
          <w:spacing w:val="-19"/>
        </w:rPr>
        <w:t xml:space="preserve"> </w:t>
      </w:r>
      <w:r w:rsidR="00C12992" w:rsidRPr="001058B5">
        <w:rPr>
          <w:rFonts w:ascii="Arial" w:hAnsi="Arial" w:cs="Arial"/>
        </w:rPr>
        <w:t>proxy</w:t>
      </w:r>
      <w:r w:rsidR="00C12992" w:rsidRPr="001058B5">
        <w:rPr>
          <w:rFonts w:ascii="Arial" w:hAnsi="Arial" w:cs="Arial"/>
          <w:spacing w:val="-19"/>
        </w:rPr>
        <w:t xml:space="preserve"> </w:t>
      </w:r>
      <w:r w:rsidR="00C12992" w:rsidRPr="001058B5">
        <w:rPr>
          <w:rFonts w:ascii="Arial" w:hAnsi="Arial" w:cs="Arial"/>
        </w:rPr>
        <w:t>users</w:t>
      </w:r>
      <w:r w:rsidR="00C12992" w:rsidRPr="001058B5">
        <w:rPr>
          <w:rFonts w:ascii="Arial" w:hAnsi="Arial" w:cs="Arial"/>
          <w:spacing w:val="-19"/>
        </w:rPr>
        <w:t xml:space="preserve"> </w:t>
      </w:r>
      <w:r w:rsidR="00C12992" w:rsidRPr="001058B5">
        <w:rPr>
          <w:rFonts w:ascii="Arial" w:hAnsi="Arial" w:cs="Arial"/>
        </w:rPr>
        <w:t>by</w:t>
      </w:r>
      <w:r w:rsidR="00C12992" w:rsidRPr="001058B5">
        <w:rPr>
          <w:rFonts w:ascii="Arial" w:hAnsi="Arial" w:cs="Arial"/>
          <w:spacing w:val="-19"/>
        </w:rPr>
        <w:t xml:space="preserve"> </w:t>
      </w:r>
      <w:r w:rsidR="00C12992" w:rsidRPr="001058B5">
        <w:rPr>
          <w:rFonts w:ascii="Arial" w:hAnsi="Arial" w:cs="Arial"/>
        </w:rPr>
        <w:t>querying</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 xml:space="preserve">COMMENT_TEXT, </w:t>
      </w:r>
      <w:r w:rsidR="00C12992" w:rsidRPr="001058B5">
        <w:rPr>
          <w:rFonts w:ascii="Arial" w:hAnsi="Arial" w:cs="Arial"/>
          <w:w w:val="90"/>
        </w:rPr>
        <w:t>PROXY_SESSIONID,</w:t>
      </w:r>
      <w:r w:rsidR="00C12992" w:rsidRPr="001058B5">
        <w:rPr>
          <w:rFonts w:ascii="Arial" w:hAnsi="Arial" w:cs="Arial"/>
          <w:spacing w:val="-6"/>
          <w:w w:val="90"/>
        </w:rPr>
        <w:t xml:space="preserve"> </w:t>
      </w:r>
      <w:r w:rsidR="00C12992" w:rsidRPr="001058B5">
        <w:rPr>
          <w:rFonts w:ascii="Arial" w:hAnsi="Arial" w:cs="Arial"/>
          <w:w w:val="90"/>
        </w:rPr>
        <w:t>ACTION_NAME,</w:t>
      </w:r>
      <w:r w:rsidR="00C12992" w:rsidRPr="001058B5">
        <w:rPr>
          <w:rFonts w:ascii="Arial" w:hAnsi="Arial" w:cs="Arial"/>
          <w:spacing w:val="-5"/>
          <w:w w:val="90"/>
        </w:rPr>
        <w:t xml:space="preserve"> </w:t>
      </w:r>
      <w:r w:rsidR="00C12992" w:rsidRPr="001058B5">
        <w:rPr>
          <w:rFonts w:ascii="Arial" w:hAnsi="Arial" w:cs="Arial"/>
          <w:w w:val="90"/>
        </w:rPr>
        <w:t>and</w:t>
      </w:r>
      <w:r w:rsidR="00C12992" w:rsidRPr="001058B5">
        <w:rPr>
          <w:rFonts w:ascii="Arial" w:hAnsi="Arial" w:cs="Arial"/>
          <w:spacing w:val="-4"/>
          <w:w w:val="90"/>
        </w:rPr>
        <w:t xml:space="preserve"> </w:t>
      </w:r>
      <w:r w:rsidR="00C12992" w:rsidRPr="001058B5">
        <w:rPr>
          <w:rFonts w:ascii="Arial" w:hAnsi="Arial" w:cs="Arial"/>
          <w:w w:val="90"/>
        </w:rPr>
        <w:t>SESSION_ID</w:t>
      </w:r>
      <w:r w:rsidR="00C12992" w:rsidRPr="001058B5">
        <w:rPr>
          <w:rFonts w:ascii="Arial" w:hAnsi="Arial" w:cs="Arial"/>
          <w:spacing w:val="-74"/>
          <w:w w:val="90"/>
        </w:rPr>
        <w:t xml:space="preserve"> </w:t>
      </w:r>
      <w:r w:rsidR="00C12992" w:rsidRPr="001058B5">
        <w:rPr>
          <w:rFonts w:ascii="Arial" w:hAnsi="Arial" w:cs="Arial"/>
          <w:w w:val="90"/>
        </w:rPr>
        <w:t>columns</w:t>
      </w:r>
      <w:r w:rsidR="00C12992" w:rsidRPr="001058B5">
        <w:rPr>
          <w:rFonts w:ascii="Arial" w:hAnsi="Arial" w:cs="Arial"/>
          <w:spacing w:val="-4"/>
          <w:w w:val="90"/>
        </w:rPr>
        <w:t xml:space="preserve"> </w:t>
      </w:r>
      <w:r w:rsidR="00C12992" w:rsidRPr="001058B5">
        <w:rPr>
          <w:rFonts w:ascii="Arial" w:hAnsi="Arial" w:cs="Arial"/>
          <w:w w:val="90"/>
        </w:rPr>
        <w:t>of</w:t>
      </w:r>
      <w:r w:rsidR="00C12992" w:rsidRPr="001058B5">
        <w:rPr>
          <w:rFonts w:ascii="Arial" w:hAnsi="Arial" w:cs="Arial"/>
          <w:spacing w:val="-5"/>
          <w:w w:val="90"/>
        </w:rPr>
        <w:t xml:space="preserve"> </w:t>
      </w:r>
      <w:r w:rsidR="00C12992" w:rsidRPr="001058B5">
        <w:rPr>
          <w:rFonts w:ascii="Arial" w:hAnsi="Arial" w:cs="Arial"/>
          <w:w w:val="90"/>
        </w:rPr>
        <w:t>the</w:t>
      </w:r>
      <w:r w:rsidR="00C12992" w:rsidRPr="001058B5">
        <w:rPr>
          <w:rFonts w:ascii="Arial" w:hAnsi="Arial" w:cs="Arial"/>
          <w:spacing w:val="-4"/>
          <w:w w:val="90"/>
        </w:rPr>
        <w:t xml:space="preserve"> </w:t>
      </w:r>
      <w:r w:rsidR="00C12992" w:rsidRPr="001058B5">
        <w:rPr>
          <w:rFonts w:ascii="Arial" w:hAnsi="Arial" w:cs="Arial"/>
          <w:w w:val="90"/>
        </w:rPr>
        <w:t>DBA_AUDIT_TRAIL</w:t>
      </w:r>
    </w:p>
    <w:p w14:paraId="69E164D9"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view. In this scenario, both the database user and proxy user accounts are known to the database. Session pooling can be used.</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77777777" w:rsidR="008C539B" w:rsidRPr="001058B5" w:rsidRDefault="00C12992">
      <w:pPr>
        <w:spacing w:before="104"/>
        <w:ind w:left="1660"/>
        <w:rPr>
          <w:rFonts w:ascii="Arial" w:hAnsi="Arial" w:cs="Arial"/>
          <w:b/>
          <w:i/>
          <w:sz w:val="18"/>
        </w:rPr>
      </w:pPr>
      <w:bookmarkStart w:id="1579" w:name="_bookmark1804"/>
      <w:bookmarkEnd w:id="1579"/>
      <w:r w:rsidRPr="001058B5">
        <w:rPr>
          <w:rFonts w:ascii="Arial" w:hAnsi="Arial" w:cs="Arial"/>
          <w:b/>
          <w:i/>
          <w:sz w:val="18"/>
        </w:rPr>
        <w:t>Figure 9–1 Auditing Proxy Users</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7"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77777777" w:rsidR="008C539B" w:rsidRPr="001058B5" w:rsidRDefault="008D1AB8">
      <w:pPr>
        <w:pStyle w:val="BodyText"/>
        <w:spacing w:line="230" w:lineRule="auto"/>
        <w:ind w:left="1659" w:right="700"/>
        <w:rPr>
          <w:rFonts w:ascii="Arial" w:hAnsi="Arial" w:cs="Arial"/>
        </w:rPr>
      </w:pPr>
      <w:hyperlink w:anchor="_bookmark1806" w:history="1">
        <w:r w:rsidR="00C12992" w:rsidRPr="001058B5">
          <w:rPr>
            <w:rFonts w:ascii="Arial" w:hAnsi="Arial" w:cs="Arial"/>
            <w:color w:val="0000CC"/>
          </w:rPr>
          <w:t xml:space="preserve">Figure 9–2 </w:t>
        </w:r>
      </w:hyperlink>
      <w:r w:rsidR="00C12992" w:rsidRPr="001058B5">
        <w:rPr>
          <w:rFonts w:ascii="Arial" w:hAnsi="Arial" w:cs="Arial"/>
        </w:rPr>
        <w:t xml:space="preserve">illustrates how you can audit </w:t>
      </w:r>
      <w:bookmarkStart w:id="1580" w:name="_bookmark1805"/>
      <w:bookmarkEnd w:id="1580"/>
      <w:r w:rsidR="00C12992" w:rsidRPr="001058B5">
        <w:rPr>
          <w:rFonts w:ascii="Arial" w:hAnsi="Arial" w:cs="Arial"/>
        </w:rPr>
        <w:t>client identifier information across multiple database</w:t>
      </w:r>
      <w:r w:rsidR="00C12992" w:rsidRPr="001058B5">
        <w:rPr>
          <w:rFonts w:ascii="Arial" w:hAnsi="Arial" w:cs="Arial"/>
          <w:spacing w:val="-27"/>
        </w:rPr>
        <w:t xml:space="preserve"> </w:t>
      </w:r>
      <w:r w:rsidR="00C12992" w:rsidRPr="001058B5">
        <w:rPr>
          <w:rFonts w:ascii="Arial" w:hAnsi="Arial" w:cs="Arial"/>
        </w:rPr>
        <w:t>sessions</w:t>
      </w:r>
      <w:r w:rsidR="00C12992" w:rsidRPr="001058B5">
        <w:rPr>
          <w:rFonts w:ascii="Arial" w:hAnsi="Arial" w:cs="Arial"/>
          <w:spacing w:val="-27"/>
        </w:rPr>
        <w:t xml:space="preserve"> </w:t>
      </w:r>
      <w:r w:rsidR="00C12992" w:rsidRPr="001058B5">
        <w:rPr>
          <w:rFonts w:ascii="Arial" w:hAnsi="Arial" w:cs="Arial"/>
        </w:rPr>
        <w:t>by</w:t>
      </w:r>
      <w:r w:rsidR="00C12992" w:rsidRPr="001058B5">
        <w:rPr>
          <w:rFonts w:ascii="Arial" w:hAnsi="Arial" w:cs="Arial"/>
          <w:spacing w:val="-26"/>
        </w:rPr>
        <w:t xml:space="preserve"> </w:t>
      </w:r>
      <w:r w:rsidR="00C12992" w:rsidRPr="001058B5">
        <w:rPr>
          <w:rFonts w:ascii="Arial" w:hAnsi="Arial" w:cs="Arial"/>
        </w:rPr>
        <w:t>querying</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CLIENT_ID</w:t>
      </w:r>
      <w:r w:rsidR="00C12992" w:rsidRPr="001058B5">
        <w:rPr>
          <w:rFonts w:ascii="Arial" w:hAnsi="Arial" w:cs="Arial"/>
          <w:spacing w:val="-99"/>
        </w:rPr>
        <w:t xml:space="preserve"> </w:t>
      </w:r>
      <w:r w:rsidR="00C12992" w:rsidRPr="001058B5">
        <w:rPr>
          <w:rFonts w:ascii="Arial" w:hAnsi="Arial" w:cs="Arial"/>
        </w:rPr>
        <w:t>column</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6"/>
        </w:rPr>
        <w:t xml:space="preserve"> </w:t>
      </w:r>
      <w:r w:rsidR="00C12992" w:rsidRPr="001058B5">
        <w:rPr>
          <w:rFonts w:ascii="Arial" w:hAnsi="Arial" w:cs="Arial"/>
        </w:rPr>
        <w:t>DBA_AUDIT_TRAIL</w:t>
      </w:r>
      <w:r w:rsidR="00C12992" w:rsidRPr="001058B5">
        <w:rPr>
          <w:rFonts w:ascii="Arial" w:hAnsi="Arial" w:cs="Arial"/>
          <w:spacing w:val="-100"/>
        </w:rPr>
        <w:t xml:space="preserve"> </w:t>
      </w:r>
      <w:r w:rsidR="00C12992" w:rsidRPr="001058B5">
        <w:rPr>
          <w:rFonts w:ascii="Arial" w:hAnsi="Arial" w:cs="Arial"/>
        </w:rPr>
        <w:t>data dictionary</w:t>
      </w:r>
      <w:r w:rsidR="00C12992" w:rsidRPr="001058B5">
        <w:rPr>
          <w:rFonts w:ascii="Arial" w:hAnsi="Arial" w:cs="Arial"/>
          <w:spacing w:val="-12"/>
        </w:rPr>
        <w:t xml:space="preserve"> </w:t>
      </w:r>
      <w:r w:rsidR="00C12992" w:rsidRPr="001058B5">
        <w:rPr>
          <w:rFonts w:ascii="Arial" w:hAnsi="Arial" w:cs="Arial"/>
          <w:spacing w:val="-4"/>
        </w:rPr>
        <w:t>view.</w:t>
      </w:r>
      <w:r w:rsidR="00C12992" w:rsidRPr="001058B5">
        <w:rPr>
          <w:rFonts w:ascii="Arial" w:hAnsi="Arial" w:cs="Arial"/>
          <w:spacing w:val="-12"/>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this</w:t>
      </w:r>
      <w:r w:rsidR="00C12992" w:rsidRPr="001058B5">
        <w:rPr>
          <w:rFonts w:ascii="Arial" w:hAnsi="Arial" w:cs="Arial"/>
          <w:spacing w:val="-12"/>
        </w:rPr>
        <w:t xml:space="preserve"> </w:t>
      </w:r>
      <w:r w:rsidR="00C12992" w:rsidRPr="001058B5">
        <w:rPr>
          <w:rFonts w:ascii="Arial" w:hAnsi="Arial" w:cs="Arial"/>
        </w:rPr>
        <w:t>scenario,</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client</w:t>
      </w:r>
      <w:r w:rsidR="00C12992" w:rsidRPr="001058B5">
        <w:rPr>
          <w:rFonts w:ascii="Arial" w:hAnsi="Arial" w:cs="Arial"/>
          <w:spacing w:val="-12"/>
        </w:rPr>
        <w:t xml:space="preserve"> </w:t>
      </w:r>
      <w:r w:rsidR="00C12992" w:rsidRPr="001058B5">
        <w:rPr>
          <w:rFonts w:ascii="Arial" w:hAnsi="Arial" w:cs="Arial"/>
        </w:rPr>
        <w:t>identifier</w:t>
      </w:r>
      <w:r w:rsidR="00C12992" w:rsidRPr="001058B5">
        <w:rPr>
          <w:rFonts w:ascii="Arial" w:hAnsi="Arial" w:cs="Arial"/>
          <w:spacing w:val="-12"/>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been</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CLIENT_A.</w:t>
      </w:r>
      <w:r w:rsidR="00C12992" w:rsidRPr="001058B5">
        <w:rPr>
          <w:rFonts w:ascii="Arial" w:hAnsi="Arial" w:cs="Arial"/>
          <w:spacing w:val="-12"/>
        </w:rPr>
        <w:t xml:space="preserve"> </w:t>
      </w:r>
      <w:r w:rsidR="00C12992" w:rsidRPr="001058B5">
        <w:rPr>
          <w:rFonts w:ascii="Arial" w:hAnsi="Arial" w:cs="Arial"/>
        </w:rPr>
        <w:t>As</w:t>
      </w:r>
      <w:r w:rsidR="00C12992" w:rsidRPr="001058B5">
        <w:rPr>
          <w:rFonts w:ascii="Arial" w:hAnsi="Arial" w:cs="Arial"/>
          <w:spacing w:val="-12"/>
        </w:rPr>
        <w:t xml:space="preserve"> </w:t>
      </w:r>
      <w:r w:rsidR="00C12992" w:rsidRPr="001058B5">
        <w:rPr>
          <w:rFonts w:ascii="Arial" w:hAnsi="Arial" w:cs="Arial"/>
        </w:rPr>
        <w:t xml:space="preserve">with the proxy user-database user scenario described in </w:t>
      </w:r>
      <w:hyperlink w:anchor="_bookmark1804" w:history="1">
        <w:r w:rsidR="00C12992" w:rsidRPr="001058B5">
          <w:rPr>
            <w:rFonts w:ascii="Arial" w:hAnsi="Arial" w:cs="Arial"/>
            <w:color w:val="0000CC"/>
          </w:rPr>
          <w:t>Figure 9–1</w:t>
        </w:r>
      </w:hyperlink>
      <w:r w:rsidR="00C12992" w:rsidRPr="001058B5">
        <w:rPr>
          <w:rFonts w:ascii="Arial" w:hAnsi="Arial" w:cs="Arial"/>
        </w:rPr>
        <w:t>, session pooling can be used.</w:t>
      </w:r>
    </w:p>
    <w:p w14:paraId="7D32F4CE" w14:textId="77777777" w:rsidR="008C539B" w:rsidRPr="001058B5" w:rsidRDefault="008C539B">
      <w:pPr>
        <w:pStyle w:val="BodyText"/>
        <w:spacing w:before="12"/>
        <w:rPr>
          <w:rFonts w:ascii="Arial" w:hAnsi="Arial" w:cs="Arial"/>
          <w:sz w:val="25"/>
        </w:rPr>
      </w:pPr>
    </w:p>
    <w:p w14:paraId="26E68AC2" w14:textId="77777777" w:rsidR="008C539B" w:rsidRPr="001058B5" w:rsidRDefault="00C12992">
      <w:pPr>
        <w:ind w:left="1660"/>
        <w:rPr>
          <w:rFonts w:ascii="Arial" w:hAnsi="Arial" w:cs="Arial"/>
          <w:b/>
          <w:i/>
          <w:sz w:val="18"/>
        </w:rPr>
      </w:pPr>
      <w:bookmarkStart w:id="1581" w:name="_bookmark1806"/>
      <w:bookmarkEnd w:id="1581"/>
      <w:r w:rsidRPr="001058B5">
        <w:rPr>
          <w:rFonts w:ascii="Arial" w:hAnsi="Arial" w:cs="Arial"/>
          <w:b/>
          <w:i/>
          <w:sz w:val="18"/>
        </w:rPr>
        <w:t>Figure 9–2 Auditing Client Identifier Information Across Sessions</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8"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77777777" w:rsidR="008C539B" w:rsidRPr="001058B5" w:rsidRDefault="00C12992">
      <w:pPr>
        <w:pStyle w:val="BodyText"/>
        <w:spacing w:line="232" w:lineRule="auto"/>
        <w:ind w:left="2380" w:right="1456"/>
        <w:rPr>
          <w:rFonts w:ascii="Arial" w:hAnsi="Arial" w:cs="Arial"/>
        </w:rPr>
      </w:pPr>
      <w:r w:rsidRPr="001058B5">
        <w:rPr>
          <w:rFonts w:ascii="Arial" w:hAnsi="Arial" w:cs="Arial"/>
          <w:b/>
          <w:sz w:val="19"/>
        </w:rPr>
        <w:t xml:space="preserve">See Also: </w:t>
      </w:r>
      <w:hyperlink w:anchor="_bookmark414" w:history="1">
        <w:r w:rsidRPr="001058B5">
          <w:rPr>
            <w:rFonts w:ascii="Arial" w:hAnsi="Arial" w:cs="Arial"/>
            <w:color w:val="0000CC"/>
          </w:rPr>
          <w:t xml:space="preserve">"Preserving User Identity in Multitiered Environments" </w:t>
        </w:r>
        <w:r w:rsidRPr="001058B5">
          <w:rPr>
            <w:rFonts w:ascii="Arial" w:hAnsi="Arial" w:cs="Arial"/>
          </w:rPr>
          <w:t>on</w:t>
        </w:r>
      </w:hyperlink>
      <w:r w:rsidRPr="001058B5">
        <w:rPr>
          <w:rFonts w:ascii="Arial" w:hAnsi="Arial" w:cs="Arial"/>
        </w:rPr>
        <w:t xml:space="preserve"> </w:t>
      </w:r>
      <w:hyperlink w:anchor="_bookmark414" w:history="1">
        <w:r w:rsidRPr="001058B5">
          <w:rPr>
            <w:rFonts w:ascii="Arial" w:hAnsi="Arial" w:cs="Arial"/>
          </w:rPr>
          <w:t xml:space="preserve">page 3-36 </w:t>
        </w:r>
      </w:hyperlink>
      <w:r w:rsidRPr="001058B5">
        <w:rPr>
          <w:rFonts w:ascii="Arial" w:hAnsi="Arial" w:cs="Arial"/>
        </w:rPr>
        <w:t>for more information about user authentication in a multitiered environment</w:t>
      </w:r>
    </w:p>
    <w:p w14:paraId="28D35704" w14:textId="77777777" w:rsidR="008C539B" w:rsidRPr="001058B5" w:rsidRDefault="008C539B">
      <w:pPr>
        <w:pStyle w:val="BodyText"/>
        <w:spacing w:before="10"/>
        <w:rPr>
          <w:rFonts w:ascii="Arial" w:hAnsi="Arial" w:cs="Arial"/>
        </w:rPr>
      </w:pPr>
    </w:p>
    <w:p w14:paraId="4EBE0B25" w14:textId="77777777" w:rsidR="008C539B" w:rsidRPr="001058B5" w:rsidRDefault="00C12992">
      <w:pPr>
        <w:pStyle w:val="Heading4"/>
        <w:ind w:left="100"/>
      </w:pPr>
      <w:bookmarkStart w:id="1582" w:name="Auditing_Schema_Objects"/>
      <w:bookmarkStart w:id="1583" w:name="_bookmark1807"/>
      <w:bookmarkStart w:id="1584" w:name="_bookmark1808"/>
      <w:bookmarkEnd w:id="1582"/>
      <w:bookmarkEnd w:id="1583"/>
      <w:bookmarkEnd w:id="1584"/>
      <w:r w:rsidRPr="001058B5">
        <w:t>Auditing Schema Objects</w:t>
      </w:r>
    </w:p>
    <w:p w14:paraId="6BBE6A59"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77777777" w:rsidR="008C539B" w:rsidRPr="001058B5" w:rsidRDefault="008D1AB8" w:rsidP="006F7931">
      <w:pPr>
        <w:pStyle w:val="ListParagraph"/>
        <w:numPr>
          <w:ilvl w:val="2"/>
          <w:numId w:val="137"/>
        </w:numPr>
        <w:tabs>
          <w:tab w:val="left" w:pos="2620"/>
        </w:tabs>
        <w:spacing w:before="93"/>
        <w:rPr>
          <w:rFonts w:ascii="Arial" w:hAnsi="Arial" w:cs="Arial"/>
          <w:sz w:val="20"/>
        </w:rPr>
      </w:pPr>
      <w:hyperlink w:anchor="_bookmark1809" w:history="1">
        <w:r w:rsidR="00C12992" w:rsidRPr="001058B5">
          <w:rPr>
            <w:rFonts w:ascii="Arial" w:hAnsi="Arial" w:cs="Arial"/>
            <w:color w:val="0000CC"/>
            <w:sz w:val="20"/>
          </w:rPr>
          <w:t>About Schema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2547CB43"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1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Schema Objects That Can Be Audited</w:t>
        </w:r>
      </w:hyperlink>
    </w:p>
    <w:p w14:paraId="4E4D9F95"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19" w:history="1">
        <w:r w:rsidR="00C12992" w:rsidRPr="001058B5">
          <w:rPr>
            <w:rFonts w:ascii="Arial" w:hAnsi="Arial" w:cs="Arial"/>
            <w:color w:val="0000CC"/>
            <w:sz w:val="20"/>
          </w:rPr>
          <w:t>Using Standard Auditing with Editioned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Objects</w:t>
        </w:r>
      </w:hyperlink>
    </w:p>
    <w:p w14:paraId="12EFF398"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21" w:history="1">
        <w:r w:rsidR="00C12992" w:rsidRPr="001058B5">
          <w:rPr>
            <w:rFonts w:ascii="Arial" w:hAnsi="Arial" w:cs="Arial"/>
            <w:color w:val="0000CC"/>
            <w:sz w:val="20"/>
          </w:rPr>
          <w:t xml:space="preserve">Schema Object Audit Options for </w:t>
        </w:r>
        <w:r w:rsidR="00C12992" w:rsidRPr="001058B5">
          <w:rPr>
            <w:rFonts w:ascii="Arial" w:hAnsi="Arial" w:cs="Arial"/>
            <w:color w:val="0000CC"/>
            <w:spacing w:val="-2"/>
            <w:sz w:val="20"/>
          </w:rPr>
          <w:t xml:space="preserve">Views, </w:t>
        </w:r>
        <w:r w:rsidR="00C12992" w:rsidRPr="001058B5">
          <w:rPr>
            <w:rFonts w:ascii="Arial" w:hAnsi="Arial" w:cs="Arial"/>
            <w:color w:val="0000CC"/>
            <w:sz w:val="20"/>
          </w:rPr>
          <w:t>Procedures, and Other</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Elements</w:t>
        </w:r>
      </w:hyperlink>
    </w:p>
    <w:p w14:paraId="1A60C73E"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23" w:history="1">
        <w:r w:rsidR="00C12992" w:rsidRPr="001058B5">
          <w:rPr>
            <w:rFonts w:ascii="Arial" w:hAnsi="Arial" w:cs="Arial"/>
            <w:color w:val="0000CC"/>
            <w:sz w:val="20"/>
          </w:rPr>
          <w:t>Configuring Schema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DC851C5"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33" w:history="1">
        <w:r w:rsidR="00C12992" w:rsidRPr="001058B5">
          <w:rPr>
            <w:rFonts w:ascii="Arial" w:hAnsi="Arial" w:cs="Arial"/>
            <w:color w:val="0000CC"/>
            <w:sz w:val="20"/>
          </w:rPr>
          <w:t>Removing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8F5A78A"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37" w:history="1">
        <w:r w:rsidR="00C12992" w:rsidRPr="001058B5">
          <w:rPr>
            <w:rFonts w:ascii="Arial" w:hAnsi="Arial" w:cs="Arial"/>
            <w:color w:val="0000CC"/>
            <w:sz w:val="20"/>
          </w:rPr>
          <w:t>Setting Audit Options for Objects That May Be Created in the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Future</w:t>
        </w:r>
      </w:hyperlink>
    </w:p>
    <w:p w14:paraId="63294314" w14:textId="77777777" w:rsidR="008C539B" w:rsidRPr="001058B5" w:rsidRDefault="008C539B">
      <w:pPr>
        <w:pStyle w:val="BodyText"/>
        <w:spacing w:before="2"/>
        <w:rPr>
          <w:rFonts w:ascii="Arial" w:hAnsi="Arial" w:cs="Arial"/>
          <w:sz w:val="23"/>
        </w:rPr>
      </w:pPr>
    </w:p>
    <w:p w14:paraId="40FF5053" w14:textId="77777777" w:rsidR="008C539B" w:rsidRPr="001058B5" w:rsidRDefault="00C12992">
      <w:pPr>
        <w:pStyle w:val="Heading6"/>
      </w:pPr>
      <w:bookmarkStart w:id="1585" w:name="About_Schema_Object_Auditing"/>
      <w:bookmarkStart w:id="1586" w:name="_bookmark1809"/>
      <w:bookmarkStart w:id="1587" w:name="_bookmark1812"/>
      <w:bookmarkEnd w:id="1585"/>
      <w:bookmarkEnd w:id="1586"/>
      <w:bookmarkEnd w:id="1587"/>
      <w:r w:rsidRPr="001058B5">
        <w:t xml:space="preserve">About </w:t>
      </w:r>
      <w:bookmarkStart w:id="1588" w:name="_bookmark1811"/>
      <w:bookmarkEnd w:id="1588"/>
      <w:r w:rsidRPr="001058B5">
        <w:t>Schem</w:t>
      </w:r>
      <w:bookmarkStart w:id="1589" w:name="_bookmark1810"/>
      <w:bookmarkEnd w:id="1589"/>
      <w:r w:rsidRPr="001058B5">
        <w:t xml:space="preserve">a Object </w:t>
      </w:r>
      <w:bookmarkStart w:id="1590" w:name="_bookmark1813"/>
      <w:bookmarkEnd w:id="1590"/>
      <w:r w:rsidRPr="001058B5">
        <w:t>Auditing</w:t>
      </w:r>
    </w:p>
    <w:p w14:paraId="1DB955DF"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Schema object auditing monitors actions performed on the audited schema objects, such as tables or views. Object auditing applies to all users but is limited to the audited</w:t>
      </w:r>
      <w:r w:rsidRPr="001058B5">
        <w:rPr>
          <w:rFonts w:ascii="Arial" w:hAnsi="Arial" w:cs="Arial"/>
          <w:spacing w:val="-17"/>
        </w:rPr>
        <w:t xml:space="preserve"> </w:t>
      </w:r>
      <w:r w:rsidRPr="001058B5">
        <w:rPr>
          <w:rFonts w:ascii="Arial" w:hAnsi="Arial" w:cs="Arial"/>
        </w:rPr>
        <w:t>object</w:t>
      </w:r>
      <w:r w:rsidRPr="001058B5">
        <w:rPr>
          <w:rFonts w:ascii="Arial" w:hAnsi="Arial" w:cs="Arial"/>
          <w:spacing w:val="-18"/>
        </w:rPr>
        <w:t xml:space="preserve"> </w:t>
      </w:r>
      <w:r w:rsidRPr="001058B5">
        <w:rPr>
          <w:rFonts w:ascii="Arial" w:hAnsi="Arial" w:cs="Arial"/>
          <w:spacing w:val="-5"/>
        </w:rPr>
        <w:t>only.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2"/>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NOAUDIT</w:t>
      </w:r>
      <w:r w:rsidRPr="001058B5">
        <w:rPr>
          <w:rFonts w:ascii="Arial" w:hAnsi="Arial" w:cs="Arial"/>
          <w:spacing w:val="-92"/>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objects</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their own</w:t>
      </w:r>
      <w:r w:rsidRPr="001058B5">
        <w:rPr>
          <w:rFonts w:ascii="Arial" w:hAnsi="Arial" w:cs="Arial"/>
          <w:spacing w:val="-2"/>
        </w:rPr>
        <w:t xml:space="preserve"> </w:t>
      </w:r>
      <w:r w:rsidRPr="001058B5">
        <w:rPr>
          <w:rFonts w:ascii="Arial" w:hAnsi="Arial" w:cs="Arial"/>
        </w:rPr>
        <w:t>schemas.</w:t>
      </w:r>
    </w:p>
    <w:p w14:paraId="6A201E0E" w14:textId="77777777" w:rsidR="008C539B" w:rsidRPr="001058B5" w:rsidRDefault="008C539B">
      <w:pPr>
        <w:pStyle w:val="BodyText"/>
        <w:spacing w:before="5"/>
        <w:rPr>
          <w:rFonts w:ascii="Arial" w:hAnsi="Arial" w:cs="Arial"/>
          <w:sz w:val="23"/>
        </w:rPr>
      </w:pPr>
    </w:p>
    <w:p w14:paraId="6D2DFB51" w14:textId="77777777" w:rsidR="008C539B" w:rsidRPr="001058B5" w:rsidRDefault="00C12992">
      <w:pPr>
        <w:pStyle w:val="Heading6"/>
        <w:spacing w:before="1"/>
      </w:pPr>
      <w:bookmarkStart w:id="1591" w:name="Types_of_Schema_Objects_That_Can_Be_Audi"/>
      <w:bookmarkStart w:id="1592" w:name="_bookmark1814"/>
      <w:bookmarkEnd w:id="1591"/>
      <w:bookmarkEnd w:id="1592"/>
      <w:r w:rsidRPr="001058B5">
        <w:t>Typ</w:t>
      </w:r>
      <w:bookmarkStart w:id="1593" w:name="_bookmark1817"/>
      <w:bookmarkEnd w:id="1593"/>
      <w:r w:rsidRPr="001058B5">
        <w:t>es o</w:t>
      </w:r>
      <w:bookmarkStart w:id="1594" w:name="_bookmark1816"/>
      <w:bookmarkEnd w:id="1594"/>
      <w:r w:rsidRPr="001058B5">
        <w:t>f Sch</w:t>
      </w:r>
      <w:bookmarkStart w:id="1595" w:name="_bookmark1815"/>
      <w:bookmarkEnd w:id="1595"/>
      <w:r w:rsidRPr="001058B5">
        <w:t>ema Objects That Can Be Audited</w:t>
      </w:r>
    </w:p>
    <w:p w14:paraId="180F3269" w14:textId="77777777" w:rsidR="008C539B" w:rsidRPr="001058B5" w:rsidRDefault="00C12992">
      <w:pPr>
        <w:pStyle w:val="BodyText"/>
        <w:spacing w:before="55" w:line="232" w:lineRule="auto"/>
        <w:ind w:left="2260" w:right="182"/>
        <w:rPr>
          <w:rFonts w:ascii="Arial" w:hAnsi="Arial" w:cs="Arial"/>
        </w:rPr>
      </w:pPr>
      <w:r w:rsidRPr="001058B5">
        <w:rPr>
          <w:rFonts w:ascii="Arial" w:hAnsi="Arial" w:cs="Arial"/>
        </w:rPr>
        <w:t xml:space="preserve">You can audit statements that refer to tables, views, sequences, standalone stored procedures or functions, and packages, but not individual procedures within packages. (See </w:t>
      </w:r>
      <w:hyperlink w:anchor="_bookmark1848" w:history="1">
        <w:r w:rsidRPr="001058B5">
          <w:rPr>
            <w:rFonts w:ascii="Arial" w:hAnsi="Arial" w:cs="Arial"/>
            <w:color w:val="0000CC"/>
          </w:rPr>
          <w:t xml:space="preserve">"Auditing Functions, Procedures, Packages, and Triggers" </w:t>
        </w:r>
        <w:r w:rsidRPr="001058B5">
          <w:rPr>
            <w:rFonts w:ascii="Arial" w:hAnsi="Arial" w:cs="Arial"/>
          </w:rPr>
          <w:t>on page 9-32</w:t>
        </w:r>
      </w:hyperlink>
      <w:r w:rsidRPr="001058B5">
        <w:rPr>
          <w:rFonts w:ascii="Arial" w:hAnsi="Arial" w:cs="Arial"/>
        </w:rPr>
        <w:t xml:space="preserve"> for more information about auditing these types of objects.)</w:t>
      </w:r>
    </w:p>
    <w:p w14:paraId="1A0DB3D9" w14:textId="77777777" w:rsidR="008C539B" w:rsidRPr="001058B5" w:rsidRDefault="00C12992">
      <w:pPr>
        <w:pStyle w:val="BodyText"/>
        <w:spacing w:before="116" w:line="232" w:lineRule="auto"/>
        <w:ind w:left="2260" w:right="102"/>
        <w:rPr>
          <w:rFonts w:ascii="Arial" w:hAnsi="Arial" w:cs="Arial"/>
        </w:rPr>
      </w:pPr>
      <w:r w:rsidRPr="001058B5">
        <w:rPr>
          <w:rFonts w:ascii="Arial" w:hAnsi="Arial" w:cs="Arial"/>
        </w:rPr>
        <w:t xml:space="preserve">You cannot directly audit statements that reference clusters, </w:t>
      </w:r>
      <w:bookmarkStart w:id="1596" w:name="_bookmark1818"/>
      <w:bookmarkEnd w:id="1596"/>
      <w:r w:rsidRPr="001058B5">
        <w:rPr>
          <w:rFonts w:ascii="Arial" w:hAnsi="Arial" w:cs="Arial"/>
        </w:rPr>
        <w:t>database links, indexes, or synonyms. However, you can indirectly audit access to these schema objects, by auditing the operations that affect the base table.</w:t>
      </w:r>
    </w:p>
    <w:p w14:paraId="1AB94D2C"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When you audit a schema object, the auditing applies to all users of the database. You cannot set these options for a specific list of users. You can set default schema object audit options for all auditable schema objects.</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1597" w:name="Using_Standard_Auditing_with_Editioned_O"/>
      <w:bookmarkStart w:id="1598" w:name="_bookmark1819"/>
      <w:bookmarkEnd w:id="1597"/>
      <w:bookmarkEnd w:id="1598"/>
      <w:r w:rsidRPr="001058B5">
        <w:t xml:space="preserve">Using </w:t>
      </w:r>
      <w:bookmarkStart w:id="1599" w:name="_bookmark1820"/>
      <w:bookmarkEnd w:id="1599"/>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77777777" w:rsidR="008C539B" w:rsidRPr="001058B5" w:rsidRDefault="00C12992">
      <w:pPr>
        <w:spacing w:before="211"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27FB6A9" w14:textId="77777777" w:rsidR="008C539B" w:rsidRPr="001058B5" w:rsidRDefault="008C539B">
      <w:pPr>
        <w:pStyle w:val="BodyText"/>
        <w:spacing w:before="2"/>
        <w:rPr>
          <w:rFonts w:ascii="Arial" w:hAnsi="Arial" w:cs="Arial"/>
        </w:rPr>
      </w:pPr>
    </w:p>
    <w:p w14:paraId="388F4DB5" w14:textId="77777777" w:rsidR="008C539B" w:rsidRPr="001058B5" w:rsidRDefault="00C12992">
      <w:pPr>
        <w:pStyle w:val="Heading6"/>
      </w:pPr>
      <w:bookmarkStart w:id="1600" w:name="Schema_Object_Audit_Options_for_Views,_P"/>
      <w:bookmarkStart w:id="1601" w:name="_bookmark1821"/>
      <w:bookmarkEnd w:id="1600"/>
      <w:bookmarkEnd w:id="1601"/>
      <w:r w:rsidRPr="001058B5">
        <w:rPr>
          <w:spacing w:val="-22"/>
        </w:rPr>
        <w:t xml:space="preserve">Schema </w:t>
      </w:r>
      <w:r w:rsidRPr="001058B5">
        <w:rPr>
          <w:spacing w:val="-18"/>
        </w:rPr>
        <w:t>Object A</w:t>
      </w:r>
      <w:bookmarkStart w:id="1602" w:name="_bookmark1822"/>
      <w:bookmarkEnd w:id="1602"/>
      <w:r w:rsidRPr="001058B5">
        <w:rPr>
          <w:spacing w:val="-18"/>
        </w:rPr>
        <w:t xml:space="preserve">udit Options </w:t>
      </w:r>
      <w:r w:rsidRPr="001058B5">
        <w:rPr>
          <w:spacing w:val="-13"/>
        </w:rPr>
        <w:t xml:space="preserve">for </w:t>
      </w:r>
      <w:r w:rsidRPr="001058B5">
        <w:rPr>
          <w:spacing w:val="-19"/>
        </w:rPr>
        <w:t xml:space="preserve">Views, </w:t>
      </w:r>
      <w:r w:rsidRPr="001058B5">
        <w:rPr>
          <w:spacing w:val="-20"/>
        </w:rPr>
        <w:t xml:space="preserve">Procedures, </w:t>
      </w:r>
      <w:r w:rsidRPr="001058B5">
        <w:rPr>
          <w:spacing w:val="-15"/>
        </w:rPr>
        <w:t xml:space="preserve">and </w:t>
      </w:r>
      <w:r w:rsidRPr="001058B5">
        <w:rPr>
          <w:spacing w:val="-18"/>
        </w:rPr>
        <w:t xml:space="preserve">Other </w:t>
      </w:r>
      <w:r w:rsidRPr="001058B5">
        <w:rPr>
          <w:spacing w:val="-19"/>
        </w:rPr>
        <w:t>Elements</w:t>
      </w:r>
    </w:p>
    <w:p w14:paraId="6CA4EA33"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The definitions for views and procedures (including stored functions, packages, and triggers) reference underlying schema objects. Because of this dependency, some unique characteristics apply to auditing views and procedures, such as the likelihood of generating multiple audit records.</w:t>
      </w:r>
    </w:p>
    <w:p w14:paraId="0DB9916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Views and procedures are subject to the enabled audit options on the base schema objects, including the default audit options. These options also apply to the resulting SQL statements.</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7777777" w:rsidR="008C539B" w:rsidRPr="001058B5" w:rsidRDefault="00C12992">
      <w:pPr>
        <w:pStyle w:val="BodyText"/>
        <w:spacing w:before="93"/>
        <w:ind w:left="1660"/>
        <w:rPr>
          <w:rFonts w:ascii="Arial" w:hAnsi="Arial" w:cs="Arial"/>
        </w:rPr>
      </w:pPr>
      <w:r w:rsidRPr="001058B5">
        <w:rPr>
          <w:rFonts w:ascii="Arial" w:hAnsi="Arial" w:cs="Arial"/>
        </w:rPr>
        <w:t>Consider the following series of SQL statements:</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43F4BF30" w14:textId="77777777" w:rsidR="008C539B" w:rsidRPr="001058B5" w:rsidRDefault="00C12992">
      <w:pPr>
        <w:pStyle w:val="BodyText"/>
        <w:spacing w:before="1" w:line="228" w:lineRule="auto"/>
        <w:ind w:left="1659" w:right="848"/>
        <w:rPr>
          <w:rFonts w:ascii="Arial" w:hAnsi="Arial" w:cs="Arial"/>
        </w:rPr>
      </w:pPr>
      <w:r w:rsidRPr="001058B5">
        <w:rPr>
          <w:rFonts w:ascii="Arial" w:hAnsi="Arial" w:cs="Arial"/>
        </w:rPr>
        <w:t>As</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result</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query</w:t>
      </w:r>
      <w:r w:rsidRPr="001058B5">
        <w:rPr>
          <w:rFonts w:ascii="Arial" w:hAnsi="Arial" w:cs="Arial"/>
          <w:spacing w:val="-22"/>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employees_departments</w:t>
      </w:r>
      <w:r w:rsidRPr="001058B5">
        <w:rPr>
          <w:rFonts w:ascii="Arial" w:hAnsi="Arial" w:cs="Arial"/>
          <w:spacing w:val="-96"/>
        </w:rPr>
        <w:t xml:space="preserve"> </w:t>
      </w:r>
      <w:r w:rsidRPr="001058B5">
        <w:rPr>
          <w:rFonts w:ascii="Arial" w:hAnsi="Arial" w:cs="Arial"/>
          <w:spacing w:val="-4"/>
        </w:rPr>
        <w:t>view,</w:t>
      </w:r>
      <w:r w:rsidRPr="001058B5">
        <w:rPr>
          <w:rFonts w:ascii="Arial" w:hAnsi="Arial" w:cs="Arial"/>
          <w:spacing w:val="-23"/>
        </w:rPr>
        <w:t xml:space="preserve"> </w:t>
      </w:r>
      <w:r w:rsidRPr="001058B5">
        <w:rPr>
          <w:rFonts w:ascii="Arial" w:hAnsi="Arial" w:cs="Arial"/>
        </w:rPr>
        <w:t>two</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2"/>
        </w:rPr>
        <w:t xml:space="preserve"> </w:t>
      </w:r>
      <w:r w:rsidRPr="001058B5">
        <w:rPr>
          <w:rFonts w:ascii="Arial" w:hAnsi="Arial" w:cs="Arial"/>
        </w:rPr>
        <w:t>are generated: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query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employees_departments</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 xml:space="preserve">the </w:t>
      </w:r>
      <w:r w:rsidRPr="001058B5">
        <w:rPr>
          <w:rFonts w:ascii="Arial" w:hAnsi="Arial" w:cs="Arial"/>
          <w:w w:val="95"/>
        </w:rPr>
        <w:t xml:space="preserve">query on the base table employees (indirectly through the employees_departments </w:t>
      </w:r>
      <w:r w:rsidRPr="001058B5">
        <w:rPr>
          <w:rFonts w:ascii="Arial" w:hAnsi="Arial" w:cs="Arial"/>
        </w:rPr>
        <w:t>view). The query on the base table departments does not generate an audit record because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enabled.</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0"/>
        </w:rPr>
        <w:t xml:space="preserve"> </w:t>
      </w:r>
      <w:r w:rsidRPr="001058B5">
        <w:rPr>
          <w:rFonts w:ascii="Arial" w:hAnsi="Arial" w:cs="Arial"/>
        </w:rPr>
        <w:t>pertain to</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queried</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employees_departments</w:t>
      </w:r>
      <w:r w:rsidRPr="001058B5">
        <w:rPr>
          <w:rFonts w:ascii="Arial" w:hAnsi="Arial" w:cs="Arial"/>
          <w:spacing w:val="-83"/>
        </w:rPr>
        <w:t xml:space="preserve"> </w:t>
      </w:r>
      <w:r w:rsidRPr="001058B5">
        <w:rPr>
          <w:rFonts w:ascii="Arial" w:hAnsi="Arial" w:cs="Arial"/>
          <w:spacing w:val="-4"/>
        </w:rPr>
        <w:t>view.</w:t>
      </w:r>
    </w:p>
    <w:p w14:paraId="1F577459"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given</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64"/>
        </w:rPr>
        <w:t xml:space="preserve"> </w:t>
      </w:r>
      <w:r w:rsidRPr="001058B5">
        <w:rPr>
          <w:rFonts w:ascii="Arial" w:hAnsi="Arial" w:cs="Arial"/>
        </w:rPr>
        <w:t>SELECT</w:t>
      </w:r>
      <w:r w:rsidRPr="001058B5">
        <w:rPr>
          <w:rFonts w:ascii="Arial" w:hAnsi="Arial" w:cs="Arial"/>
          <w:spacing w:val="-63"/>
        </w:rPr>
        <w:t xml:space="preserve"> </w:t>
      </w:r>
      <w:r w:rsidRPr="001058B5">
        <w:rPr>
          <w:rFonts w:ascii="Arial" w:hAnsi="Arial" w:cs="Arial"/>
        </w:rPr>
        <w:t>ON</w:t>
      </w:r>
      <w:r w:rsidRPr="001058B5">
        <w:rPr>
          <w:rFonts w:ascii="Arial" w:hAnsi="Arial" w:cs="Arial"/>
          <w:spacing w:val="-63"/>
        </w:rPr>
        <w:t xml:space="preserve"> </w:t>
      </w:r>
      <w:r w:rsidRPr="001058B5">
        <w:rPr>
          <w:rFonts w:ascii="Arial" w:hAnsi="Arial" w:cs="Arial"/>
        </w:rPr>
        <w:t>HR.EMPLOYEES;</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omitted, then</w:t>
      </w:r>
      <w:r w:rsidRPr="001058B5">
        <w:rPr>
          <w:rFonts w:ascii="Arial" w:hAnsi="Arial" w:cs="Arial"/>
          <w:spacing w:val="-32"/>
        </w:rPr>
        <w:t xml:space="preserve"> </w:t>
      </w:r>
      <w:r w:rsidRPr="001058B5">
        <w:rPr>
          <w:rFonts w:ascii="Arial" w:hAnsi="Arial" w:cs="Arial"/>
        </w:rPr>
        <w:t>using</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employees_departments</w:t>
      </w:r>
      <w:r w:rsidRPr="001058B5">
        <w:rPr>
          <w:rFonts w:ascii="Arial" w:hAnsi="Arial" w:cs="Arial"/>
          <w:spacing w:val="-104"/>
        </w:rPr>
        <w:t xml:space="preserve"> </w:t>
      </w:r>
      <w:r w:rsidRPr="001058B5">
        <w:rPr>
          <w:rFonts w:ascii="Arial" w:hAnsi="Arial" w:cs="Arial"/>
        </w:rPr>
        <w:t>view</w:t>
      </w:r>
      <w:r w:rsidRPr="001058B5">
        <w:rPr>
          <w:rFonts w:ascii="Arial" w:hAnsi="Arial" w:cs="Arial"/>
          <w:spacing w:val="-31"/>
        </w:rPr>
        <w:t xml:space="preserve"> </w:t>
      </w:r>
      <w:r w:rsidRPr="001058B5">
        <w:rPr>
          <w:rFonts w:ascii="Arial" w:hAnsi="Arial" w:cs="Arial"/>
        </w:rPr>
        <w:t>does</w:t>
      </w:r>
      <w:r w:rsidRPr="001058B5">
        <w:rPr>
          <w:rFonts w:ascii="Arial" w:hAnsi="Arial" w:cs="Arial"/>
          <w:spacing w:val="-32"/>
        </w:rPr>
        <w:t xml:space="preserve"> </w:t>
      </w:r>
      <w:r w:rsidRPr="001058B5">
        <w:rPr>
          <w:rFonts w:ascii="Arial" w:hAnsi="Arial" w:cs="Arial"/>
        </w:rPr>
        <w:t>not</w:t>
      </w:r>
      <w:r w:rsidRPr="001058B5">
        <w:rPr>
          <w:rFonts w:ascii="Arial" w:hAnsi="Arial" w:cs="Arial"/>
          <w:spacing w:val="-32"/>
        </w:rPr>
        <w:t xml:space="preserve"> </w:t>
      </w:r>
      <w:r w:rsidRPr="001058B5">
        <w:rPr>
          <w:rFonts w:ascii="Arial" w:hAnsi="Arial" w:cs="Arial"/>
        </w:rPr>
        <w:t>generate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the EMPLOYEES</w:t>
      </w:r>
      <w:r w:rsidRPr="001058B5">
        <w:rPr>
          <w:rFonts w:ascii="Arial" w:hAnsi="Arial" w:cs="Arial"/>
          <w:spacing w:val="-79"/>
        </w:rPr>
        <w:t xml:space="preserve"> </w:t>
      </w:r>
      <w:r w:rsidRPr="001058B5">
        <w:rPr>
          <w:rFonts w:ascii="Arial" w:hAnsi="Arial" w:cs="Arial"/>
        </w:rPr>
        <w:t>table.</w:t>
      </w:r>
    </w:p>
    <w:p w14:paraId="791740FC" w14:textId="77777777" w:rsidR="008C539B" w:rsidRPr="001058B5" w:rsidRDefault="008C539B">
      <w:pPr>
        <w:pStyle w:val="BodyText"/>
        <w:spacing w:before="1"/>
        <w:rPr>
          <w:rFonts w:ascii="Arial" w:hAnsi="Arial" w:cs="Arial"/>
          <w:sz w:val="23"/>
        </w:rPr>
      </w:pPr>
    </w:p>
    <w:p w14:paraId="0C250EC4" w14:textId="77777777" w:rsidR="008C539B" w:rsidRPr="001058B5" w:rsidRDefault="00C12992">
      <w:pPr>
        <w:pStyle w:val="Heading6"/>
        <w:ind w:left="1660"/>
      </w:pPr>
      <w:bookmarkStart w:id="1603" w:name="Configuring_Schema_Object_Auditing"/>
      <w:bookmarkStart w:id="1604" w:name="_bookmark1823"/>
      <w:bookmarkStart w:id="1605" w:name="_bookmark1824"/>
      <w:bookmarkEnd w:id="1603"/>
      <w:bookmarkEnd w:id="1604"/>
      <w:bookmarkEnd w:id="1605"/>
      <w:r w:rsidRPr="001058B5">
        <w:t>Configuring Schema Object Auditing</w:t>
      </w:r>
    </w:p>
    <w:p w14:paraId="04B43B91" w14:textId="77777777" w:rsidR="008C539B" w:rsidRPr="001058B5" w:rsidRDefault="00C12992">
      <w:pPr>
        <w:pStyle w:val="BodyText"/>
        <w:spacing w:before="59" w:line="228" w:lineRule="auto"/>
        <w:ind w:left="1660" w:right="1055" w:hanging="1"/>
        <w:jc w:val="both"/>
        <w:rPr>
          <w:rFonts w:ascii="Arial" w:hAnsi="Arial" w:cs="Arial"/>
        </w:rPr>
      </w:pP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4"/>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object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current</w:t>
      </w:r>
      <w:r w:rsidRPr="001058B5">
        <w:rPr>
          <w:rFonts w:ascii="Arial" w:hAnsi="Arial" w:cs="Arial"/>
          <w:spacing w:val="-9"/>
        </w:rPr>
        <w:t xml:space="preserve"> </w:t>
      </w:r>
      <w:r w:rsidRPr="001058B5">
        <w:rPr>
          <w:rFonts w:ascii="Arial" w:hAnsi="Arial" w:cs="Arial"/>
        </w:rPr>
        <w:t xml:space="preserve">edition.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2"/>
        </w:rPr>
        <w:t xml:space="preserve"> </w:t>
      </w:r>
      <w:r w:rsidRPr="001058B5">
        <w:rPr>
          <w:rFonts w:ascii="Arial" w:hAnsi="Arial" w:cs="Arial"/>
          <w:i/>
        </w:rPr>
        <w:t>SQL</w:t>
      </w:r>
      <w:r w:rsidRPr="001058B5">
        <w:rPr>
          <w:rFonts w:ascii="Arial" w:hAnsi="Arial" w:cs="Arial"/>
          <w:i/>
          <w:spacing w:val="-10"/>
        </w:rPr>
        <w:t xml:space="preserve"> </w:t>
      </w:r>
      <w:r w:rsidRPr="001058B5">
        <w:rPr>
          <w:rFonts w:ascii="Arial" w:hAnsi="Arial" w:cs="Arial"/>
          <w:i/>
        </w:rPr>
        <w:t>Language</w:t>
      </w:r>
      <w:r w:rsidRPr="001058B5">
        <w:rPr>
          <w:rFonts w:ascii="Arial" w:hAnsi="Arial" w:cs="Arial"/>
          <w:i/>
          <w:spacing w:val="-12"/>
        </w:rPr>
        <w:t xml:space="preserve"> </w:t>
      </w:r>
      <w:r w:rsidRPr="001058B5">
        <w:rPr>
          <w:rFonts w:ascii="Arial" w:hAnsi="Arial" w:cs="Arial"/>
          <w:i/>
        </w:rPr>
        <w:t>Reference</w:t>
      </w:r>
      <w:r w:rsidRPr="001058B5">
        <w:rPr>
          <w:rFonts w:ascii="Arial" w:hAnsi="Arial" w:cs="Arial"/>
          <w:i/>
          <w:spacing w:val="-12"/>
        </w:rPr>
        <w:t xml:space="preserve"> </w:t>
      </w:r>
      <w:r w:rsidRPr="001058B5">
        <w:rPr>
          <w:rFonts w:ascii="Arial" w:hAnsi="Arial" w:cs="Arial"/>
        </w:rPr>
        <w:t>lists</w:t>
      </w:r>
      <w:r w:rsidRPr="001058B5">
        <w:rPr>
          <w:rFonts w:ascii="Arial" w:hAnsi="Arial" w:cs="Arial"/>
          <w:spacing w:val="-11"/>
        </w:rPr>
        <w:t xml:space="preserve"> </w:t>
      </w:r>
      <w:r w:rsidRPr="001058B5">
        <w:rPr>
          <w:rFonts w:ascii="Arial" w:hAnsi="Arial" w:cs="Arial"/>
        </w:rPr>
        <w:t>valid</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87"/>
        </w:rPr>
        <w:t xml:space="preserve"> </w:t>
      </w:r>
      <w:r w:rsidRPr="001058B5">
        <w:rPr>
          <w:rFonts w:ascii="Arial" w:hAnsi="Arial" w:cs="Arial"/>
        </w:rPr>
        <w:t>and the schema object types for which each option is</w:t>
      </w:r>
      <w:r w:rsidRPr="001058B5">
        <w:rPr>
          <w:rFonts w:ascii="Arial" w:hAnsi="Arial" w:cs="Arial"/>
          <w:spacing w:val="-6"/>
        </w:rPr>
        <w:t xml:space="preserve"> </w:t>
      </w:r>
      <w:r w:rsidRPr="001058B5">
        <w:rPr>
          <w:rFonts w:ascii="Arial" w:hAnsi="Arial" w:cs="Arial"/>
        </w:rPr>
        <w:t>available.</w:t>
      </w:r>
    </w:p>
    <w:p w14:paraId="115DCC4C" w14:textId="77777777" w:rsidR="008C539B" w:rsidRPr="001058B5" w:rsidRDefault="00C12992">
      <w:pPr>
        <w:pStyle w:val="BodyText"/>
        <w:spacing w:before="123" w:line="230" w:lineRule="auto"/>
        <w:ind w:left="1659" w:right="803"/>
        <w:rPr>
          <w:rFonts w:ascii="Arial" w:hAnsi="Arial" w:cs="Arial"/>
        </w:rPr>
      </w:pPr>
      <w:r w:rsidRPr="001058B5">
        <w:rPr>
          <w:rFonts w:ascii="Arial" w:hAnsi="Arial" w:cs="Arial"/>
        </w:rPr>
        <w:t>A user can set any object audit option for the objects contained in his or her schema. The AUDIT ANY</w:t>
      </w:r>
      <w:r w:rsidRPr="001058B5">
        <w:rPr>
          <w:rFonts w:ascii="Arial" w:hAnsi="Arial" w:cs="Arial"/>
          <w:spacing w:val="-86"/>
        </w:rPr>
        <w:t xml:space="preserve"> </w:t>
      </w:r>
      <w:r w:rsidRPr="001058B5">
        <w:rPr>
          <w:rFonts w:ascii="Arial" w:hAnsi="Arial" w:cs="Arial"/>
        </w:rPr>
        <w:t xml:space="preserve">system privilege is required to set an object audit option for an object contained in another user schema or to set the default object auditing option. </w:t>
      </w:r>
      <w:r w:rsidRPr="001058B5">
        <w:rPr>
          <w:rFonts w:ascii="Arial" w:hAnsi="Arial" w:cs="Arial"/>
          <w:spacing w:val="-3"/>
        </w:rPr>
        <w:t xml:space="preserve">Usually, </w:t>
      </w:r>
      <w:r w:rsidRPr="001058B5">
        <w:rPr>
          <w:rFonts w:ascii="Arial" w:hAnsi="Arial" w:cs="Arial"/>
        </w:rPr>
        <w:t xml:space="preserve">only the security administrator is </w:t>
      </w:r>
      <w:bookmarkStart w:id="1606" w:name="_bookmark1825"/>
      <w:bookmarkEnd w:id="1606"/>
      <w:r w:rsidRPr="001058B5">
        <w:rPr>
          <w:rFonts w:ascii="Arial" w:hAnsi="Arial" w:cs="Arial"/>
        </w:rPr>
        <w:t>granted the AUDIT ANY</w:t>
      </w:r>
      <w:r w:rsidRPr="001058B5">
        <w:rPr>
          <w:rFonts w:ascii="Arial" w:hAnsi="Arial" w:cs="Arial"/>
          <w:spacing w:val="-80"/>
        </w:rPr>
        <w:t xml:space="preserve"> </w:t>
      </w:r>
      <w:r w:rsidRPr="001058B5">
        <w:rPr>
          <w:rFonts w:ascii="Arial" w:hAnsi="Arial" w:cs="Arial"/>
        </w:rPr>
        <w:t>privilege.</w:t>
      </w:r>
    </w:p>
    <w:p w14:paraId="56732FF0" w14:textId="77777777" w:rsidR="008C539B" w:rsidRPr="001058B5" w:rsidRDefault="008D1AB8">
      <w:pPr>
        <w:pStyle w:val="BodyText"/>
        <w:spacing w:before="120" w:line="228" w:lineRule="auto"/>
        <w:ind w:left="1660" w:right="848"/>
        <w:rPr>
          <w:rFonts w:ascii="Arial" w:hAnsi="Arial" w:cs="Arial"/>
        </w:rPr>
      </w:pPr>
      <w:hyperlink w:anchor="_bookmark1826" w:history="1">
        <w:r w:rsidR="00C12992" w:rsidRPr="001058B5">
          <w:rPr>
            <w:rFonts w:ascii="Arial" w:hAnsi="Arial" w:cs="Arial"/>
            <w:color w:val="0000CC"/>
          </w:rPr>
          <w:t>Figure</w:t>
        </w:r>
        <w:r w:rsidR="00C12992" w:rsidRPr="001058B5">
          <w:rPr>
            <w:rFonts w:ascii="Arial" w:hAnsi="Arial" w:cs="Arial"/>
            <w:color w:val="0000CC"/>
            <w:spacing w:val="-12"/>
          </w:rPr>
          <w:t xml:space="preserve"> </w:t>
        </w:r>
        <w:r w:rsidR="00C12992" w:rsidRPr="001058B5">
          <w:rPr>
            <w:rFonts w:ascii="Arial" w:hAnsi="Arial" w:cs="Arial"/>
            <w:color w:val="0000CC"/>
          </w:rPr>
          <w:t>9–13</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1"/>
        </w:rPr>
        <w:t xml:space="preserve"> </w:t>
      </w:r>
      <w:r w:rsidR="00C12992" w:rsidRPr="001058B5">
        <w:rPr>
          <w:rFonts w:ascii="Arial" w:hAnsi="Arial" w:cs="Arial"/>
        </w:rPr>
        <w:t>all</w:t>
      </w:r>
      <w:r w:rsidR="00C12992" w:rsidRPr="001058B5">
        <w:rPr>
          <w:rFonts w:ascii="Arial" w:hAnsi="Arial" w:cs="Arial"/>
          <w:spacing w:val="-11"/>
        </w:rPr>
        <w:t xml:space="preserve"> </w:t>
      </w:r>
      <w:r w:rsidR="00C12992" w:rsidRPr="001058B5">
        <w:rPr>
          <w:rFonts w:ascii="Arial" w:hAnsi="Arial" w:cs="Arial"/>
        </w:rPr>
        <w:t>successful</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1"/>
        </w:rPr>
        <w:t xml:space="preserve"> </w:t>
      </w:r>
      <w:r w:rsidR="00C12992" w:rsidRPr="001058B5">
        <w:rPr>
          <w:rFonts w:ascii="Arial" w:hAnsi="Arial" w:cs="Arial"/>
        </w:rPr>
        <w:t>unsuccessful</w:t>
      </w:r>
      <w:r w:rsidR="00C12992" w:rsidRPr="001058B5">
        <w:rPr>
          <w:rFonts w:ascii="Arial" w:hAnsi="Arial" w:cs="Arial"/>
          <w:spacing w:val="-13"/>
        </w:rPr>
        <w:t xml:space="preserve"> </w:t>
      </w:r>
      <w:r w:rsidR="00C12992" w:rsidRPr="001058B5">
        <w:rPr>
          <w:rFonts w:ascii="Arial" w:hAnsi="Arial" w:cs="Arial"/>
        </w:rPr>
        <w:t>DELETE</w:t>
      </w:r>
      <w:r w:rsidR="00C12992" w:rsidRPr="001058B5">
        <w:rPr>
          <w:rFonts w:ascii="Arial" w:hAnsi="Arial" w:cs="Arial"/>
          <w:spacing w:val="-87"/>
        </w:rPr>
        <w:t xml:space="preserve"> </w:t>
      </w:r>
      <w:r w:rsidR="00C12992" w:rsidRPr="001058B5">
        <w:rPr>
          <w:rFonts w:ascii="Arial" w:hAnsi="Arial" w:cs="Arial"/>
        </w:rPr>
        <w:t>statements</w:t>
      </w:r>
      <w:r w:rsidR="00C12992" w:rsidRPr="001058B5">
        <w:rPr>
          <w:rFonts w:ascii="Arial" w:hAnsi="Arial" w:cs="Arial"/>
          <w:spacing w:val="-12"/>
        </w:rPr>
        <w:t xml:space="preserve"> </w:t>
      </w:r>
      <w:r w:rsidR="00C12992" w:rsidRPr="001058B5">
        <w:rPr>
          <w:rFonts w:ascii="Arial" w:hAnsi="Arial" w:cs="Arial"/>
        </w:rPr>
        <w:t>on the laurel.emp</w:t>
      </w:r>
      <w:r w:rsidR="00C12992" w:rsidRPr="001058B5">
        <w:rPr>
          <w:rFonts w:ascii="Arial" w:hAnsi="Arial" w:cs="Arial"/>
          <w:spacing w:val="-81"/>
        </w:rPr>
        <w:t xml:space="preserve"> </w:t>
      </w:r>
      <w:r w:rsidR="00C12992" w:rsidRPr="001058B5">
        <w:rPr>
          <w:rFonts w:ascii="Arial" w:hAnsi="Arial" w:cs="Arial"/>
        </w:rPr>
        <w:t>table.</w:t>
      </w:r>
    </w:p>
    <w:p w14:paraId="1C02EA19" w14:textId="77777777" w:rsidR="008C539B" w:rsidRPr="001058B5" w:rsidRDefault="008C539B">
      <w:pPr>
        <w:pStyle w:val="BodyText"/>
        <w:spacing w:before="11"/>
        <w:rPr>
          <w:rFonts w:ascii="Arial" w:hAnsi="Arial" w:cs="Arial"/>
          <w:sz w:val="25"/>
        </w:rPr>
      </w:pPr>
    </w:p>
    <w:p w14:paraId="36DB87BE" w14:textId="77777777" w:rsidR="008C539B" w:rsidRPr="001058B5" w:rsidRDefault="00C12992">
      <w:pPr>
        <w:ind w:left="1660"/>
        <w:rPr>
          <w:rFonts w:ascii="Arial" w:hAnsi="Arial" w:cs="Arial"/>
          <w:b/>
          <w:i/>
          <w:sz w:val="18"/>
        </w:rPr>
      </w:pPr>
      <w:bookmarkStart w:id="1607" w:name="_bookmark1826"/>
      <w:bookmarkEnd w:id="1607"/>
      <w:r w:rsidRPr="001058B5">
        <w:rPr>
          <w:rFonts w:ascii="Arial" w:hAnsi="Arial" w:cs="Arial"/>
          <w:b/>
          <w:i/>
          <w:sz w:val="18"/>
        </w:rPr>
        <w:t>Example 9–13 Configuring Auditing for a Schema Table</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6DB36E4D" w14:textId="77777777" w:rsidR="008C539B" w:rsidRPr="001058B5" w:rsidRDefault="008D1AB8">
      <w:pPr>
        <w:pStyle w:val="BodyText"/>
        <w:spacing w:line="246" w:lineRule="exact"/>
        <w:ind w:left="1660"/>
        <w:rPr>
          <w:rFonts w:ascii="Arial" w:hAnsi="Arial" w:cs="Arial"/>
        </w:rPr>
      </w:pPr>
      <w:hyperlink w:anchor="_bookmark1827" w:history="1">
        <w:r w:rsidR="00C12992" w:rsidRPr="001058B5">
          <w:rPr>
            <w:rFonts w:ascii="Arial" w:hAnsi="Arial" w:cs="Arial"/>
            <w:color w:val="0000CC"/>
          </w:rPr>
          <w:t xml:space="preserve">Example 9–14 </w:t>
        </w:r>
      </w:hyperlink>
      <w:r w:rsidR="00C12992" w:rsidRPr="001058B5">
        <w:rPr>
          <w:rFonts w:ascii="Arial" w:hAnsi="Arial" w:cs="Arial"/>
        </w:rPr>
        <w:t>shows how to audit all successful SELECT, INSERT, and DELETE</w:t>
      </w:r>
    </w:p>
    <w:p w14:paraId="179B5EE9" w14:textId="77777777" w:rsidR="008C539B" w:rsidRPr="001058B5" w:rsidRDefault="00C12992">
      <w:pPr>
        <w:pStyle w:val="BodyText"/>
        <w:spacing w:line="246" w:lineRule="exact"/>
        <w:ind w:left="1660"/>
        <w:rPr>
          <w:rFonts w:ascii="Arial" w:hAnsi="Arial" w:cs="Arial"/>
        </w:rPr>
      </w:pPr>
      <w:r w:rsidRPr="001058B5">
        <w:rPr>
          <w:rFonts w:ascii="Arial" w:hAnsi="Arial" w:cs="Arial"/>
        </w:rPr>
        <w:t>statements on the dept</w:t>
      </w:r>
      <w:r w:rsidRPr="001058B5">
        <w:rPr>
          <w:rFonts w:ascii="Arial" w:hAnsi="Arial" w:cs="Arial"/>
          <w:spacing w:val="-95"/>
        </w:rPr>
        <w:t xml:space="preserve"> </w:t>
      </w:r>
      <w:r w:rsidRPr="001058B5">
        <w:rPr>
          <w:rFonts w:ascii="Arial" w:hAnsi="Arial" w:cs="Arial"/>
        </w:rPr>
        <w:t>table owned by user jward.</w:t>
      </w:r>
    </w:p>
    <w:p w14:paraId="3E94C984" w14:textId="77777777" w:rsidR="008C539B" w:rsidRPr="001058B5" w:rsidRDefault="008C539B">
      <w:pPr>
        <w:pStyle w:val="BodyText"/>
        <w:spacing w:before="6"/>
        <w:rPr>
          <w:rFonts w:ascii="Arial" w:hAnsi="Arial" w:cs="Arial"/>
          <w:sz w:val="25"/>
        </w:rPr>
      </w:pPr>
    </w:p>
    <w:p w14:paraId="6D03A19F" w14:textId="77777777" w:rsidR="008C539B" w:rsidRPr="001058B5" w:rsidRDefault="00C12992">
      <w:pPr>
        <w:ind w:left="1660"/>
        <w:rPr>
          <w:rFonts w:ascii="Arial" w:hAnsi="Arial" w:cs="Arial"/>
          <w:b/>
          <w:i/>
          <w:sz w:val="18"/>
        </w:rPr>
      </w:pPr>
      <w:bookmarkStart w:id="1608" w:name="_bookmark1827"/>
      <w:bookmarkEnd w:id="1608"/>
      <w:r w:rsidRPr="001058B5">
        <w:rPr>
          <w:rFonts w:ascii="Arial" w:hAnsi="Arial" w:cs="Arial"/>
          <w:b/>
          <w:i/>
          <w:sz w:val="18"/>
        </w:rPr>
        <w:t>Example 9–14 Auditing Successful Statements on a Schema Table</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77777777" w:rsidR="008C539B" w:rsidRPr="001058B5" w:rsidRDefault="008D1AB8">
      <w:pPr>
        <w:pStyle w:val="BodyText"/>
        <w:spacing w:line="230" w:lineRule="auto"/>
        <w:ind w:left="1660" w:right="848"/>
        <w:rPr>
          <w:rFonts w:ascii="Arial" w:hAnsi="Arial" w:cs="Arial"/>
        </w:rPr>
      </w:pPr>
      <w:hyperlink w:anchor="_bookmark1830" w:history="1">
        <w:r w:rsidR="00C12992" w:rsidRPr="001058B5">
          <w:rPr>
            <w:rFonts w:ascii="Arial" w:hAnsi="Arial" w:cs="Arial"/>
            <w:color w:val="0000CC"/>
          </w:rPr>
          <w:t xml:space="preserve">Example 9–15 </w:t>
        </w:r>
      </w:hyperlink>
      <w:r w:rsidR="00C12992" w:rsidRPr="001058B5">
        <w:rPr>
          <w:rFonts w:ascii="Arial" w:hAnsi="Arial" w:cs="Arial"/>
        </w:rPr>
        <w:t xml:space="preserve">shows how you </w:t>
      </w:r>
      <w:bookmarkStart w:id="1609" w:name="_bookmark1828"/>
      <w:bookmarkEnd w:id="1609"/>
      <w:r w:rsidR="00C12992" w:rsidRPr="001058B5">
        <w:rPr>
          <w:rFonts w:ascii="Arial" w:hAnsi="Arial" w:cs="Arial"/>
        </w:rPr>
        <w:t xml:space="preserve">can use </w:t>
      </w:r>
      <w:bookmarkStart w:id="1610" w:name="_bookmark1829"/>
      <w:bookmarkEnd w:id="1610"/>
      <w:r w:rsidR="00C12992" w:rsidRPr="001058B5">
        <w:rPr>
          <w:rFonts w:ascii="Arial" w:hAnsi="Arial" w:cs="Arial"/>
        </w:rPr>
        <w:t>the ON DEFAULT</w:t>
      </w:r>
      <w:r w:rsidR="00C12992" w:rsidRPr="001058B5">
        <w:rPr>
          <w:rFonts w:ascii="Arial" w:hAnsi="Arial" w:cs="Arial"/>
          <w:spacing w:val="-85"/>
        </w:rPr>
        <w:t xml:space="preserve"> </w:t>
      </w:r>
      <w:r w:rsidR="00C12992" w:rsidRPr="001058B5">
        <w:rPr>
          <w:rFonts w:ascii="Arial" w:hAnsi="Arial" w:cs="Arial"/>
        </w:rPr>
        <w:t>clause to apply to any new objects (tables, views, and sequences) that are created after you set the AUDIT statement. In this example, new objects that are created in the future will be audited for all unsuccessful SELECT</w:t>
      </w:r>
      <w:r w:rsidR="00C12992" w:rsidRPr="001058B5">
        <w:rPr>
          <w:rFonts w:ascii="Arial" w:hAnsi="Arial" w:cs="Arial"/>
          <w:spacing w:val="-84"/>
        </w:rPr>
        <w:t xml:space="preserve"> </w:t>
      </w:r>
      <w:r w:rsidR="00C12992" w:rsidRPr="001058B5">
        <w:rPr>
          <w:rFonts w:ascii="Arial" w:hAnsi="Arial" w:cs="Arial"/>
        </w:rPr>
        <w:t>statements:</w:t>
      </w:r>
    </w:p>
    <w:p w14:paraId="0E362EA8" w14:textId="77777777" w:rsidR="008C539B" w:rsidRPr="001058B5" w:rsidRDefault="008C539B">
      <w:pPr>
        <w:pStyle w:val="BodyText"/>
        <w:spacing w:before="7"/>
        <w:rPr>
          <w:rFonts w:ascii="Arial" w:hAnsi="Arial" w:cs="Arial"/>
          <w:sz w:val="25"/>
        </w:rPr>
      </w:pPr>
    </w:p>
    <w:p w14:paraId="4FA89229" w14:textId="77777777" w:rsidR="008C539B" w:rsidRPr="001058B5" w:rsidRDefault="00C12992">
      <w:pPr>
        <w:ind w:left="1660"/>
        <w:rPr>
          <w:rFonts w:ascii="Arial" w:hAnsi="Arial" w:cs="Arial"/>
          <w:b/>
          <w:i/>
          <w:sz w:val="18"/>
        </w:rPr>
      </w:pPr>
      <w:bookmarkStart w:id="1611" w:name="_bookmark1830"/>
      <w:bookmarkEnd w:id="1611"/>
      <w:r w:rsidRPr="001058B5">
        <w:rPr>
          <w:rFonts w:ascii="Arial" w:hAnsi="Arial" w:cs="Arial"/>
          <w:b/>
          <w:i/>
          <w:sz w:val="18"/>
        </w:rPr>
        <w:t>Example 9–15 Configuring Auditing for Any New Objects Using the DEFAULT Clause</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77777777" w:rsidR="008C539B" w:rsidRPr="001058B5" w:rsidRDefault="008D1AB8">
      <w:pPr>
        <w:pStyle w:val="BodyText"/>
        <w:spacing w:before="1"/>
        <w:ind w:left="2260"/>
        <w:rPr>
          <w:rFonts w:ascii="Arial" w:hAnsi="Arial" w:cs="Arial"/>
        </w:rPr>
      </w:pPr>
      <w:hyperlink w:anchor="_bookmark1832" w:history="1">
        <w:r w:rsidR="00C12992" w:rsidRPr="001058B5">
          <w:rPr>
            <w:rFonts w:ascii="Arial" w:hAnsi="Arial" w:cs="Arial"/>
            <w:color w:val="0000CC"/>
          </w:rPr>
          <w:t xml:space="preserve">Example 9–16 </w:t>
        </w:r>
      </w:hyperlink>
      <w:r w:rsidR="00C12992" w:rsidRPr="001058B5">
        <w:rPr>
          <w:rFonts w:ascii="Arial" w:hAnsi="Arial" w:cs="Arial"/>
        </w:rPr>
        <w:t xml:space="preserve">shows how </w:t>
      </w:r>
      <w:bookmarkStart w:id="1612" w:name="_bookmark1831"/>
      <w:bookmarkEnd w:id="1612"/>
      <w:r w:rsidR="00C12992" w:rsidRPr="001058B5">
        <w:rPr>
          <w:rFonts w:ascii="Arial" w:hAnsi="Arial" w:cs="Arial"/>
        </w:rPr>
        <w:t>to audit the execution of PL/SQL procedure or function.</w:t>
      </w:r>
    </w:p>
    <w:p w14:paraId="419A84B5" w14:textId="77777777" w:rsidR="008C539B" w:rsidRPr="001058B5" w:rsidRDefault="008C539B">
      <w:pPr>
        <w:pStyle w:val="BodyText"/>
        <w:spacing w:before="9"/>
        <w:rPr>
          <w:rFonts w:ascii="Arial" w:hAnsi="Arial" w:cs="Arial"/>
          <w:sz w:val="25"/>
        </w:rPr>
      </w:pPr>
    </w:p>
    <w:p w14:paraId="5FE1EDE4" w14:textId="77777777" w:rsidR="008C539B" w:rsidRPr="001058B5" w:rsidRDefault="00C12992">
      <w:pPr>
        <w:spacing w:before="1"/>
        <w:ind w:left="2260"/>
        <w:rPr>
          <w:rFonts w:ascii="Arial" w:hAnsi="Arial" w:cs="Arial"/>
          <w:b/>
          <w:i/>
          <w:sz w:val="18"/>
        </w:rPr>
      </w:pPr>
      <w:bookmarkStart w:id="1613" w:name="_bookmark1832"/>
      <w:bookmarkEnd w:id="1613"/>
      <w:r w:rsidRPr="001058B5">
        <w:rPr>
          <w:rFonts w:ascii="Arial" w:hAnsi="Arial" w:cs="Arial"/>
          <w:b/>
          <w:i/>
          <w:sz w:val="18"/>
        </w:rPr>
        <w:t>Example 9–16 Auditing the Execution of a Procedure or Function</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77777777" w:rsidR="008C539B" w:rsidRPr="001058B5" w:rsidRDefault="00C12992">
      <w:pPr>
        <w:pStyle w:val="Heading6"/>
      </w:pPr>
      <w:bookmarkStart w:id="1614" w:name="Removing_Object_Auditing"/>
      <w:bookmarkStart w:id="1615" w:name="_bookmark1833"/>
      <w:bookmarkEnd w:id="1614"/>
      <w:bookmarkEnd w:id="1615"/>
      <w:r w:rsidRPr="001058B5">
        <w:t>Re</w:t>
      </w:r>
      <w:bookmarkStart w:id="1616" w:name="_bookmark1834"/>
      <w:bookmarkEnd w:id="1616"/>
      <w:r w:rsidRPr="001058B5">
        <w:t>moving Object Auditing</w:t>
      </w:r>
    </w:p>
    <w:p w14:paraId="27E5AD24" w14:textId="77777777" w:rsidR="008C539B" w:rsidRPr="001058B5" w:rsidRDefault="00C12992">
      <w:pPr>
        <w:pStyle w:val="BodyText"/>
        <w:spacing w:before="58" w:line="228" w:lineRule="auto"/>
        <w:ind w:left="2260" w:right="295"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bookmarkStart w:id="1617" w:name="_bookmark1835"/>
      <w:bookmarkEnd w:id="1617"/>
      <w:r w:rsidRPr="001058B5">
        <w:rPr>
          <w:rFonts w:ascii="Arial" w:hAnsi="Arial" w:cs="Arial"/>
        </w:rPr>
        <w:t>remove</w:t>
      </w:r>
      <w:r w:rsidRPr="001058B5">
        <w:rPr>
          <w:rFonts w:ascii="Arial" w:hAnsi="Arial" w:cs="Arial"/>
          <w:spacing w:val="-14"/>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following</w:t>
      </w:r>
      <w:r w:rsidRPr="001058B5">
        <w:rPr>
          <w:rFonts w:ascii="Arial" w:hAnsi="Arial" w:cs="Arial"/>
          <w:spacing w:val="-14"/>
        </w:rPr>
        <w:t xml:space="preserve"> </w:t>
      </w:r>
      <w:r w:rsidRPr="001058B5">
        <w:rPr>
          <w:rFonts w:ascii="Arial" w:hAnsi="Arial" w:cs="Arial"/>
        </w:rPr>
        <w:t>statements</w:t>
      </w:r>
      <w:r w:rsidRPr="001058B5">
        <w:rPr>
          <w:rFonts w:ascii="Arial" w:hAnsi="Arial" w:cs="Arial"/>
          <w:spacing w:val="-14"/>
        </w:rPr>
        <w:t xml:space="preserve"> </w:t>
      </w:r>
      <w:r w:rsidRPr="001058B5">
        <w:rPr>
          <w:rFonts w:ascii="Arial" w:hAnsi="Arial" w:cs="Arial"/>
        </w:rPr>
        <w:t>turn off the corresponding auditing options:</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77777777" w:rsidR="008C539B" w:rsidRPr="001058B5" w:rsidRDefault="00C12992">
      <w:pPr>
        <w:pStyle w:val="BodyText"/>
        <w:ind w:left="2260"/>
        <w:rPr>
          <w:rFonts w:ascii="Arial" w:hAnsi="Arial" w:cs="Arial"/>
        </w:rPr>
      </w:pPr>
      <w:r w:rsidRPr="001058B5">
        <w:rPr>
          <w:rFonts w:ascii="Arial" w:hAnsi="Arial" w:cs="Arial"/>
          <w:spacing w:val="-9"/>
        </w:rPr>
        <w:t xml:space="preserve">To </w:t>
      </w:r>
      <w:r w:rsidRPr="001058B5">
        <w:rPr>
          <w:rFonts w:ascii="Arial" w:hAnsi="Arial" w:cs="Arial"/>
        </w:rPr>
        <w:t>remove all object audit options on the emp</w:t>
      </w:r>
      <w:r w:rsidRPr="001058B5">
        <w:rPr>
          <w:rFonts w:ascii="Arial" w:hAnsi="Arial" w:cs="Arial"/>
          <w:spacing w:val="-80"/>
        </w:rPr>
        <w:t xml:space="preserve"> </w:t>
      </w:r>
      <w:r w:rsidRPr="001058B5">
        <w:rPr>
          <w:rFonts w:ascii="Arial" w:hAnsi="Arial" w:cs="Arial"/>
        </w:rPr>
        <w:t>table, enter the following statement:</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77777777" w:rsidR="008C539B" w:rsidRPr="001058B5" w:rsidRDefault="00C12992">
      <w:pPr>
        <w:pStyle w:val="BodyText"/>
        <w:ind w:left="2260"/>
        <w:rPr>
          <w:rFonts w:ascii="Arial" w:hAnsi="Arial" w:cs="Arial"/>
        </w:rPr>
      </w:pPr>
      <w:r w:rsidRPr="001058B5">
        <w:rPr>
          <w:rFonts w:ascii="Arial" w:hAnsi="Arial" w:cs="Arial"/>
        </w:rPr>
        <w:t xml:space="preserve">To </w:t>
      </w:r>
      <w:bookmarkStart w:id="1618" w:name="_bookmark1836"/>
      <w:bookmarkEnd w:id="1618"/>
      <w:r w:rsidRPr="001058B5">
        <w:rPr>
          <w:rFonts w:ascii="Arial" w:hAnsi="Arial" w:cs="Arial"/>
        </w:rPr>
        <w:t>remove all default object audit options, enter the following statement:</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5E693A56" w14:textId="77777777" w:rsidR="008C539B" w:rsidRPr="001058B5" w:rsidRDefault="00C12992">
      <w:pPr>
        <w:pStyle w:val="BodyText"/>
        <w:spacing w:line="230" w:lineRule="auto"/>
        <w:ind w:left="2259" w:right="102"/>
        <w:rPr>
          <w:rFonts w:ascii="Arial" w:hAnsi="Arial" w:cs="Arial"/>
        </w:rPr>
      </w:pPr>
      <w:r w:rsidRPr="001058B5">
        <w:rPr>
          <w:rFonts w:ascii="Arial" w:hAnsi="Arial" w:cs="Arial"/>
        </w:rPr>
        <w:t>All</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2"/>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2"/>
        </w:rPr>
        <w:t xml:space="preserve"> </w:t>
      </w:r>
      <w:r w:rsidRPr="001058B5">
        <w:rPr>
          <w:rFonts w:ascii="Arial" w:hAnsi="Arial" w:cs="Arial"/>
        </w:rPr>
        <w:t>created</w:t>
      </w:r>
      <w:r w:rsidRPr="001058B5">
        <w:rPr>
          <w:rFonts w:ascii="Arial" w:hAnsi="Arial" w:cs="Arial"/>
          <w:spacing w:val="-13"/>
        </w:rPr>
        <w:t xml:space="preserve"> </w:t>
      </w:r>
      <w:r w:rsidRPr="001058B5">
        <w:rPr>
          <w:rFonts w:ascii="Arial" w:hAnsi="Arial" w:cs="Arial"/>
        </w:rPr>
        <w:t>before</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issued</w:t>
      </w:r>
      <w:r w:rsidRPr="001058B5">
        <w:rPr>
          <w:rFonts w:ascii="Arial" w:hAnsi="Arial" w:cs="Arial"/>
          <w:spacing w:val="-13"/>
        </w:rPr>
        <w:t xml:space="preserve"> </w:t>
      </w:r>
      <w:r w:rsidRPr="001058B5">
        <w:rPr>
          <w:rFonts w:ascii="Arial" w:hAnsi="Arial" w:cs="Arial"/>
        </w:rPr>
        <w:t>continue</w:t>
      </w:r>
      <w:r w:rsidRPr="001058B5">
        <w:rPr>
          <w:rFonts w:ascii="Arial" w:hAnsi="Arial" w:cs="Arial"/>
          <w:spacing w:val="-12"/>
        </w:rPr>
        <w:t xml:space="preserve"> </w:t>
      </w:r>
      <w:r w:rsidRPr="001058B5">
        <w:rPr>
          <w:rFonts w:ascii="Arial" w:hAnsi="Arial" w:cs="Arial"/>
        </w:rPr>
        <w:t>to use the default object audit options in effect at the time of their creation, unless overridden by an explicit NOAUDIT</w:t>
      </w:r>
      <w:r w:rsidRPr="001058B5">
        <w:rPr>
          <w:rFonts w:ascii="Arial" w:hAnsi="Arial" w:cs="Arial"/>
          <w:spacing w:val="-105"/>
        </w:rPr>
        <w:t xml:space="preserve"> </w:t>
      </w:r>
      <w:r w:rsidRPr="001058B5">
        <w:rPr>
          <w:rFonts w:ascii="Arial" w:hAnsi="Arial" w:cs="Arial"/>
        </w:rPr>
        <w:t>statement after their creation.</w:t>
      </w:r>
    </w:p>
    <w:p w14:paraId="05EFCC03"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spacing w:val="-9"/>
        </w:rPr>
        <w:t xml:space="preserve">To </w:t>
      </w:r>
      <w:r w:rsidRPr="001058B5">
        <w:rPr>
          <w:rFonts w:ascii="Arial" w:hAnsi="Arial" w:cs="Arial"/>
        </w:rPr>
        <w:t xml:space="preserve">remove object audit options for a specific object, you must be the owner of the schema object. </w:t>
      </w:r>
      <w:r w:rsidRPr="001058B5">
        <w:rPr>
          <w:rFonts w:ascii="Arial" w:hAnsi="Arial" w:cs="Arial"/>
          <w:spacing w:val="-9"/>
        </w:rPr>
        <w:t xml:space="preserve">To </w:t>
      </w:r>
      <w:r w:rsidRPr="001058B5">
        <w:rPr>
          <w:rFonts w:ascii="Arial" w:hAnsi="Arial" w:cs="Arial"/>
        </w:rPr>
        <w:t>remove the object audit options of an object in the schema of another user or to remove default object audit options, you must have the AUDIT ANY</w:t>
      </w:r>
      <w:r w:rsidRPr="001058B5">
        <w:rPr>
          <w:rFonts w:ascii="Arial" w:hAnsi="Arial" w:cs="Arial"/>
          <w:spacing w:val="-85"/>
        </w:rPr>
        <w:t xml:space="preserve"> </w:t>
      </w:r>
      <w:r w:rsidRPr="001058B5">
        <w:rPr>
          <w:rFonts w:ascii="Arial" w:hAnsi="Arial" w:cs="Arial"/>
        </w:rPr>
        <w:t xml:space="preserve">system privilege. A user with privileges to remove object audit options of an object can override the options set by any </w:t>
      </w:r>
      <w:r w:rsidRPr="001058B5">
        <w:rPr>
          <w:rFonts w:ascii="Arial" w:hAnsi="Arial" w:cs="Arial"/>
          <w:spacing w:val="-4"/>
        </w:rPr>
        <w:t>user.</w:t>
      </w:r>
    </w:p>
    <w:p w14:paraId="5B724F9A" w14:textId="77777777" w:rsidR="008C539B" w:rsidRPr="001058B5" w:rsidRDefault="008C539B">
      <w:pPr>
        <w:pStyle w:val="BodyText"/>
        <w:spacing w:before="7"/>
        <w:rPr>
          <w:rFonts w:ascii="Arial" w:hAnsi="Arial" w:cs="Arial"/>
          <w:sz w:val="23"/>
        </w:rPr>
      </w:pPr>
    </w:p>
    <w:p w14:paraId="4B64AFD8" w14:textId="77777777" w:rsidR="008C539B" w:rsidRPr="001058B5" w:rsidRDefault="00C12992">
      <w:pPr>
        <w:pStyle w:val="Heading6"/>
      </w:pPr>
      <w:bookmarkStart w:id="1619" w:name="Setting_Audit_Options_for_Objects_That_M"/>
      <w:bookmarkStart w:id="1620" w:name="_bookmark1837"/>
      <w:bookmarkEnd w:id="1619"/>
      <w:bookmarkEnd w:id="1620"/>
      <w:r w:rsidRPr="001058B5">
        <w:t xml:space="preserve">Setting </w:t>
      </w:r>
      <w:bookmarkStart w:id="1621" w:name="_bookmark1838"/>
      <w:bookmarkEnd w:id="1621"/>
      <w:r w:rsidRPr="001058B5">
        <w:t>Audit Options for Objects That May Be Created in the Future</w:t>
      </w:r>
    </w:p>
    <w:p w14:paraId="70BAD6B2" w14:textId="77777777" w:rsidR="008C539B" w:rsidRPr="001058B5" w:rsidRDefault="00C12992">
      <w:pPr>
        <w:pStyle w:val="BodyText"/>
        <w:spacing w:before="57" w:line="230" w:lineRule="auto"/>
        <w:ind w:left="2259" w:right="149"/>
        <w:rPr>
          <w:rFonts w:ascii="Arial" w:hAnsi="Arial" w:cs="Arial"/>
        </w:rPr>
      </w:pPr>
      <w:r w:rsidRPr="001058B5">
        <w:rPr>
          <w:rFonts w:ascii="Arial" w:hAnsi="Arial" w:cs="Arial"/>
          <w:spacing w:val="-6"/>
        </w:rPr>
        <w:t xml:space="preserve">You </w:t>
      </w:r>
      <w:r w:rsidRPr="001058B5">
        <w:rPr>
          <w:rFonts w:ascii="Arial" w:hAnsi="Arial" w:cs="Arial"/>
        </w:rPr>
        <w:t>can create audit settings for objects that do not exist yet, such as the insertion and deletion of tables to be created. There are two approaches that you can take. One approach is to use the statement audit options in the AUDIT</w:t>
      </w:r>
      <w:r w:rsidRPr="001058B5">
        <w:rPr>
          <w:rFonts w:ascii="Arial" w:hAnsi="Arial" w:cs="Arial"/>
          <w:spacing w:val="-84"/>
        </w:rPr>
        <w:t xml:space="preserve"> </w:t>
      </w:r>
      <w:r w:rsidRPr="001058B5">
        <w:rPr>
          <w:rFonts w:ascii="Arial" w:hAnsi="Arial" w:cs="Arial"/>
        </w:rPr>
        <w:t>statement. For example, to audit all inserts on future tables, enter the following SQL statement:</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The</w:t>
      </w:r>
      <w:r w:rsidRPr="001058B5">
        <w:rPr>
          <w:rFonts w:ascii="Arial" w:hAnsi="Arial" w:cs="Arial"/>
          <w:spacing w:val="-19"/>
        </w:rPr>
        <w:t xml:space="preserve"> </w:t>
      </w:r>
      <w:r w:rsidRPr="001058B5">
        <w:rPr>
          <w:rFonts w:ascii="Arial" w:hAnsi="Arial" w:cs="Arial"/>
        </w:rPr>
        <w:t>second</w:t>
      </w:r>
      <w:r w:rsidRPr="001058B5">
        <w:rPr>
          <w:rFonts w:ascii="Arial" w:hAnsi="Arial" w:cs="Arial"/>
          <w:spacing w:val="-19"/>
        </w:rPr>
        <w:t xml:space="preserve"> </w:t>
      </w:r>
      <w:r w:rsidRPr="001058B5">
        <w:rPr>
          <w:rFonts w:ascii="Arial" w:hAnsi="Arial" w:cs="Arial"/>
        </w:rPr>
        <w:t>approach</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invoke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ON</w:t>
      </w:r>
      <w:r w:rsidRPr="001058B5">
        <w:rPr>
          <w:rFonts w:ascii="Arial" w:hAnsi="Arial" w:cs="Arial"/>
          <w:spacing w:val="-55"/>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 For</w:t>
      </w:r>
      <w:r w:rsidRPr="001058B5">
        <w:rPr>
          <w:rFonts w:ascii="Arial" w:hAnsi="Arial" w:cs="Arial"/>
          <w:spacing w:val="-1"/>
        </w:rPr>
        <w:t xml:space="preserve"> </w:t>
      </w:r>
      <w:r w:rsidRPr="001058B5">
        <w:rPr>
          <w:rFonts w:ascii="Arial" w:hAnsi="Arial" w:cs="Arial"/>
        </w:rPr>
        <w:t>example:</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77777777" w:rsidR="008C539B" w:rsidRPr="001058B5" w:rsidRDefault="00C12992">
      <w:pPr>
        <w:pStyle w:val="BodyText"/>
        <w:spacing w:before="1" w:line="228" w:lineRule="auto"/>
        <w:ind w:left="2259" w:right="633"/>
        <w:jc w:val="both"/>
        <w:rPr>
          <w:rFonts w:ascii="Arial" w:hAnsi="Arial" w:cs="Arial"/>
        </w:rPr>
      </w:pPr>
      <w:r w:rsidRPr="001058B5">
        <w:rPr>
          <w:rFonts w:ascii="Arial" w:hAnsi="Arial" w:cs="Arial"/>
        </w:rPr>
        <w:t>This</w:t>
      </w:r>
      <w:r w:rsidRPr="001058B5">
        <w:rPr>
          <w:rFonts w:ascii="Arial" w:hAnsi="Arial" w:cs="Arial"/>
          <w:spacing w:val="-6"/>
        </w:rPr>
        <w:t xml:space="preserve"> </w:t>
      </w:r>
      <w:r w:rsidRPr="001058B5">
        <w:rPr>
          <w:rFonts w:ascii="Arial" w:hAnsi="Arial" w:cs="Arial"/>
        </w:rPr>
        <w:t>statement</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7"/>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default</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subsequent</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6"/>
        </w:rPr>
        <w:t xml:space="preserve"> </w:t>
      </w:r>
      <w:r w:rsidRPr="001058B5">
        <w:rPr>
          <w:rFonts w:ascii="Arial" w:hAnsi="Arial" w:cs="Arial"/>
        </w:rPr>
        <w:t>creation</w:t>
      </w:r>
      <w:r w:rsidRPr="001058B5">
        <w:rPr>
          <w:rFonts w:ascii="Arial" w:hAnsi="Arial" w:cs="Arial"/>
          <w:spacing w:val="-6"/>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ON keyword</w:t>
      </w:r>
      <w:r w:rsidRPr="001058B5">
        <w:rPr>
          <w:rFonts w:ascii="Arial" w:hAnsi="Arial" w:cs="Arial"/>
          <w:spacing w:val="-16"/>
        </w:rPr>
        <w:t xml:space="preserve"> </w:t>
      </w:r>
      <w:r w:rsidRPr="001058B5">
        <w:rPr>
          <w:rFonts w:ascii="Arial" w:hAnsi="Arial" w:cs="Arial"/>
        </w:rPr>
        <w:t>specifies</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w:t>
      </w:r>
      <w:r w:rsidRPr="001058B5">
        <w:rPr>
          <w:rFonts w:ascii="Arial" w:hAnsi="Arial" w:cs="Arial"/>
          <w:spacing w:val="-49"/>
        </w:rPr>
        <w:t xml:space="preserve"> </w:t>
      </w:r>
      <w:r w:rsidRPr="001058B5">
        <w:rPr>
          <w:rFonts w:ascii="Arial" w:hAnsi="Arial" w:cs="Arial"/>
        </w:rPr>
        <w:t>DEFAULT</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configures</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for subsequently created objects that are affected by the following</w:t>
      </w:r>
      <w:r w:rsidRPr="001058B5">
        <w:rPr>
          <w:rFonts w:ascii="Arial" w:hAnsi="Arial" w:cs="Arial"/>
          <w:spacing w:val="-20"/>
        </w:rPr>
        <w:t xml:space="preserve"> </w:t>
      </w:r>
      <w:r w:rsidRPr="001058B5">
        <w:rPr>
          <w:rFonts w:ascii="Arial" w:hAnsi="Arial" w:cs="Arial"/>
        </w:rPr>
        <w:t>statements:</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09"/>
          <w:footerReference w:type="default" r:id="rId210"/>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77777777" w:rsidR="008C539B" w:rsidRPr="001058B5" w:rsidRDefault="00C12992">
      <w:pPr>
        <w:pStyle w:val="BodyText"/>
        <w:spacing w:before="92"/>
        <w:ind w:left="1660"/>
        <w:rPr>
          <w:rFonts w:ascii="Arial" w:hAnsi="Arial" w:cs="Arial"/>
        </w:rPr>
      </w:pPr>
      <w:r w:rsidRPr="001058B5">
        <w:rPr>
          <w:rFonts w:ascii="Arial" w:hAnsi="Arial" w:cs="Arial"/>
          <w:spacing w:val="-9"/>
        </w:rPr>
        <w:t xml:space="preserve">To </w:t>
      </w:r>
      <w:r w:rsidRPr="001058B5">
        <w:rPr>
          <w:rFonts w:ascii="Arial" w:hAnsi="Arial" w:cs="Arial"/>
        </w:rPr>
        <w:t>restrict ON DEFAULT</w:t>
      </w:r>
      <w:r w:rsidRPr="001058B5">
        <w:rPr>
          <w:rFonts w:ascii="Arial" w:hAnsi="Arial" w:cs="Arial"/>
          <w:spacing w:val="-82"/>
        </w:rPr>
        <w:t xml:space="preserve"> </w:t>
      </w:r>
      <w:r w:rsidRPr="001058B5">
        <w:rPr>
          <w:rFonts w:ascii="Arial" w:hAnsi="Arial" w:cs="Arial"/>
        </w:rPr>
        <w:t>to a specific action, enter a statement similar to the following:</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77777777" w:rsidR="008C539B" w:rsidRPr="001058B5" w:rsidRDefault="00C12992">
      <w:pPr>
        <w:pStyle w:val="BodyText"/>
        <w:spacing w:line="230" w:lineRule="auto"/>
        <w:ind w:left="1659" w:right="883"/>
        <w:jc w:val="both"/>
        <w:rPr>
          <w:rFonts w:ascii="Arial" w:hAnsi="Arial" w:cs="Arial"/>
        </w:rPr>
      </w:pPr>
      <w:r w:rsidRPr="001058B5">
        <w:rPr>
          <w:rFonts w:ascii="Arial" w:hAnsi="Arial" w:cs="Arial"/>
        </w:rPr>
        <w:t>For</w:t>
      </w:r>
      <w:r w:rsidRPr="001058B5">
        <w:rPr>
          <w:rFonts w:ascii="Arial" w:hAnsi="Arial" w:cs="Arial"/>
          <w:spacing w:val="-17"/>
        </w:rPr>
        <w:t xml:space="preserve"> </w:t>
      </w:r>
      <w:r w:rsidRPr="001058B5">
        <w:rPr>
          <w:rFonts w:ascii="Arial" w:hAnsi="Arial" w:cs="Arial"/>
        </w:rPr>
        <w:t>more</w:t>
      </w:r>
      <w:r w:rsidRPr="001058B5">
        <w:rPr>
          <w:rFonts w:ascii="Arial" w:hAnsi="Arial" w:cs="Arial"/>
          <w:spacing w:val="-18"/>
        </w:rPr>
        <w:t xml:space="preserve"> </w:t>
      </w:r>
      <w:r w:rsidRPr="001058B5">
        <w:rPr>
          <w:rFonts w:ascii="Arial" w:hAnsi="Arial" w:cs="Arial"/>
        </w:rPr>
        <w:t>information</w:t>
      </w:r>
      <w:r w:rsidRPr="001058B5">
        <w:rPr>
          <w:rFonts w:ascii="Arial" w:hAnsi="Arial" w:cs="Arial"/>
          <w:spacing w:val="-17"/>
        </w:rPr>
        <w:t xml:space="preserve"> </w:t>
      </w:r>
      <w:r w:rsidRPr="001058B5">
        <w:rPr>
          <w:rFonts w:ascii="Arial" w:hAnsi="Arial" w:cs="Arial"/>
        </w:rPr>
        <w:t>about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options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52"/>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AUDIT SQL statement, see </w:t>
      </w:r>
      <w:r w:rsidRPr="001058B5">
        <w:rPr>
          <w:rFonts w:ascii="Arial" w:hAnsi="Arial" w:cs="Arial"/>
          <w:i/>
        </w:rPr>
        <w:t>Oracle Database SQL Language Reference</w:t>
      </w:r>
      <w:r w:rsidRPr="001058B5">
        <w:rPr>
          <w:rFonts w:ascii="Arial" w:hAnsi="Arial" w:cs="Arial"/>
        </w:rPr>
        <w:t xml:space="preserve">. </w:t>
      </w:r>
      <w:r w:rsidRPr="001058B5">
        <w:rPr>
          <w:rFonts w:ascii="Arial" w:hAnsi="Arial" w:cs="Arial"/>
          <w:spacing w:val="-9"/>
        </w:rPr>
        <w:t xml:space="preserve">To </w:t>
      </w:r>
      <w:r w:rsidRPr="001058B5">
        <w:rPr>
          <w:rFonts w:ascii="Arial" w:hAnsi="Arial" w:cs="Arial"/>
        </w:rPr>
        <w:t>find objects audited by default,</w:t>
      </w:r>
      <w:r w:rsidRPr="001058B5">
        <w:rPr>
          <w:rFonts w:ascii="Arial" w:hAnsi="Arial" w:cs="Arial"/>
          <w:spacing w:val="-7"/>
        </w:rPr>
        <w:t xml:space="preserve"> </w:t>
      </w:r>
      <w:r w:rsidRPr="001058B5">
        <w:rPr>
          <w:rFonts w:ascii="Arial" w:hAnsi="Arial" w:cs="Arial"/>
        </w:rPr>
        <w:t>query</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ALL_DEF_AUDIT_OPTS</w:t>
      </w:r>
      <w:r w:rsidRPr="001058B5">
        <w:rPr>
          <w:rFonts w:ascii="Arial" w:hAnsi="Arial" w:cs="Arial"/>
          <w:spacing w:val="-83"/>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dictionary</w:t>
      </w:r>
      <w:r w:rsidRPr="001058B5">
        <w:rPr>
          <w:rFonts w:ascii="Arial" w:hAnsi="Arial" w:cs="Arial"/>
          <w:spacing w:val="-6"/>
        </w:rPr>
        <w:t xml:space="preserve"> </w:t>
      </w:r>
      <w:r w:rsidRPr="001058B5">
        <w:rPr>
          <w:rFonts w:ascii="Arial" w:hAnsi="Arial" w:cs="Arial"/>
          <w:spacing w:val="-4"/>
        </w:rPr>
        <w:t>view.</w:t>
      </w:r>
    </w:p>
    <w:p w14:paraId="0C7AC8D4" w14:textId="77777777" w:rsidR="008C539B" w:rsidRPr="001058B5" w:rsidRDefault="008C539B">
      <w:pPr>
        <w:pStyle w:val="BodyText"/>
        <w:spacing w:before="5"/>
        <w:rPr>
          <w:rFonts w:ascii="Arial" w:hAnsi="Arial" w:cs="Arial"/>
          <w:sz w:val="25"/>
        </w:rPr>
      </w:pPr>
    </w:p>
    <w:p w14:paraId="5D771301" w14:textId="77777777" w:rsidR="008C539B" w:rsidRPr="001058B5" w:rsidRDefault="00C12992">
      <w:pPr>
        <w:pStyle w:val="Heading4"/>
        <w:ind w:left="100"/>
      </w:pPr>
      <w:bookmarkStart w:id="1622" w:name="Auditing_Directory_Objects"/>
      <w:bookmarkStart w:id="1623" w:name="_bookmark1839"/>
      <w:bookmarkStart w:id="1624" w:name="_bookmark1840"/>
      <w:bookmarkEnd w:id="1622"/>
      <w:bookmarkEnd w:id="1623"/>
      <w:bookmarkEnd w:id="1624"/>
      <w:r w:rsidRPr="001058B5">
        <w:t>Auditing Directory Objects</w:t>
      </w:r>
    </w:p>
    <w:p w14:paraId="3C20EAB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55D9A17C"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841" w:history="1">
        <w:r w:rsidR="00C12992" w:rsidRPr="001058B5">
          <w:rPr>
            <w:rFonts w:ascii="Arial" w:hAnsi="Arial" w:cs="Arial"/>
            <w:color w:val="0000CC"/>
            <w:sz w:val="20"/>
          </w:rPr>
          <w:t>About Directory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914E99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843" w:history="1">
        <w:r w:rsidR="00C12992" w:rsidRPr="001058B5">
          <w:rPr>
            <w:rFonts w:ascii="Arial" w:hAnsi="Arial" w:cs="Arial"/>
            <w:color w:val="0000CC"/>
            <w:sz w:val="20"/>
          </w:rPr>
          <w:t>Configuring Directory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52511925"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846" w:history="1">
        <w:r w:rsidR="00C12992" w:rsidRPr="001058B5">
          <w:rPr>
            <w:rFonts w:ascii="Arial" w:hAnsi="Arial" w:cs="Arial"/>
            <w:color w:val="0000CC"/>
            <w:sz w:val="20"/>
          </w:rPr>
          <w:t>Removing Directory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0C3E867F" w14:textId="77777777" w:rsidR="008C539B" w:rsidRPr="001058B5" w:rsidRDefault="008C539B">
      <w:pPr>
        <w:pStyle w:val="BodyText"/>
        <w:spacing w:before="2"/>
        <w:rPr>
          <w:rFonts w:ascii="Arial" w:hAnsi="Arial" w:cs="Arial"/>
          <w:sz w:val="23"/>
        </w:rPr>
      </w:pPr>
    </w:p>
    <w:p w14:paraId="55BA78BF" w14:textId="77777777" w:rsidR="008C539B" w:rsidRPr="001058B5" w:rsidRDefault="00C12992">
      <w:pPr>
        <w:pStyle w:val="Heading6"/>
        <w:ind w:left="1660"/>
      </w:pPr>
      <w:bookmarkStart w:id="1625" w:name="About_Directory_Object_Auditing"/>
      <w:bookmarkStart w:id="1626" w:name="_bookmark1841"/>
      <w:bookmarkStart w:id="1627" w:name="_bookmark1842"/>
      <w:bookmarkEnd w:id="1625"/>
      <w:bookmarkEnd w:id="1626"/>
      <w:bookmarkEnd w:id="1627"/>
      <w:r w:rsidRPr="001058B5">
        <w:t>About Directory Object Auditing</w:t>
      </w:r>
    </w:p>
    <w:p w14:paraId="6DB72395" w14:textId="77777777" w:rsidR="008C539B" w:rsidRPr="001058B5" w:rsidRDefault="00C12992">
      <w:pPr>
        <w:pStyle w:val="BodyText"/>
        <w:spacing w:before="56" w:line="230"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audit directory objects. For example, suppose you create a directory object that</w:t>
      </w:r>
      <w:r w:rsidRPr="001058B5">
        <w:rPr>
          <w:rFonts w:ascii="Arial" w:hAnsi="Arial" w:cs="Arial"/>
          <w:spacing w:val="-23"/>
        </w:rPr>
        <w:t xml:space="preserve"> </w:t>
      </w:r>
      <w:r w:rsidRPr="001058B5">
        <w:rPr>
          <w:rFonts w:ascii="Arial" w:hAnsi="Arial" w:cs="Arial"/>
        </w:rPr>
        <w:t>contains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preprocessor</w:t>
      </w:r>
      <w:r w:rsidRPr="001058B5">
        <w:rPr>
          <w:rFonts w:ascii="Arial" w:hAnsi="Arial" w:cs="Arial"/>
          <w:spacing w:val="-23"/>
        </w:rPr>
        <w:t xml:space="preserve"> </w:t>
      </w:r>
      <w:r w:rsidRPr="001058B5">
        <w:rPr>
          <w:rFonts w:ascii="Arial" w:hAnsi="Arial" w:cs="Arial"/>
        </w:rPr>
        <w:t>program</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w:t>
      </w:r>
      <w:r w:rsidRPr="001058B5">
        <w:rPr>
          <w:rFonts w:ascii="Arial" w:hAnsi="Arial" w:cs="Arial"/>
          <w:spacing w:val="-97"/>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driver</w:t>
      </w:r>
      <w:r w:rsidRPr="001058B5">
        <w:rPr>
          <w:rFonts w:ascii="Arial" w:hAnsi="Arial" w:cs="Arial"/>
          <w:spacing w:val="-23"/>
        </w:rPr>
        <w:t xml:space="preserve"> </w:t>
      </w:r>
      <w:r w:rsidRPr="001058B5">
        <w:rPr>
          <w:rFonts w:ascii="Arial" w:hAnsi="Arial" w:cs="Arial"/>
        </w:rPr>
        <w:t>will</w:t>
      </w:r>
      <w:r w:rsidRPr="001058B5">
        <w:rPr>
          <w:rFonts w:ascii="Arial" w:hAnsi="Arial" w:cs="Arial"/>
          <w:spacing w:val="-23"/>
        </w:rPr>
        <w:t xml:space="preserve"> </w:t>
      </w:r>
      <w:r w:rsidRPr="001058B5">
        <w:rPr>
          <w:rFonts w:ascii="Arial" w:hAnsi="Arial" w:cs="Arial"/>
        </w:rPr>
        <w:t xml:space="preserve">use. </w:t>
      </w:r>
      <w:r w:rsidRPr="001058B5">
        <w:rPr>
          <w:rFonts w:ascii="Arial" w:hAnsi="Arial" w:cs="Arial"/>
          <w:spacing w:val="-6"/>
        </w:rPr>
        <w:t xml:space="preserve">You </w:t>
      </w:r>
      <w:r w:rsidRPr="001058B5">
        <w:rPr>
          <w:rFonts w:ascii="Arial" w:hAnsi="Arial" w:cs="Arial"/>
        </w:rPr>
        <w:t>can audit anyone who runs this program within this directory</w:t>
      </w:r>
      <w:r w:rsidRPr="001058B5">
        <w:rPr>
          <w:rFonts w:ascii="Arial" w:hAnsi="Arial" w:cs="Arial"/>
          <w:spacing w:val="-14"/>
        </w:rPr>
        <w:t xml:space="preserve"> </w:t>
      </w:r>
      <w:r w:rsidRPr="001058B5">
        <w:rPr>
          <w:rFonts w:ascii="Arial" w:hAnsi="Arial" w:cs="Arial"/>
        </w:rPr>
        <w:t>object.</w:t>
      </w:r>
    </w:p>
    <w:p w14:paraId="25DCF00F" w14:textId="77777777" w:rsidR="008C539B" w:rsidRPr="001058B5" w:rsidRDefault="008C539B">
      <w:pPr>
        <w:pStyle w:val="BodyText"/>
        <w:spacing w:before="4"/>
        <w:rPr>
          <w:rFonts w:ascii="Arial" w:hAnsi="Arial" w:cs="Arial"/>
          <w:sz w:val="23"/>
        </w:rPr>
      </w:pPr>
    </w:p>
    <w:p w14:paraId="27F23CB4" w14:textId="77777777" w:rsidR="008C539B" w:rsidRPr="001058B5" w:rsidRDefault="00C12992">
      <w:pPr>
        <w:pStyle w:val="Heading6"/>
        <w:ind w:left="1660"/>
      </w:pPr>
      <w:bookmarkStart w:id="1628" w:name="Configuring_Directory_Object_Auditing"/>
      <w:bookmarkStart w:id="1629" w:name="_bookmark1843"/>
      <w:bookmarkEnd w:id="1628"/>
      <w:bookmarkEnd w:id="1629"/>
      <w:r w:rsidRPr="001058B5">
        <w:t>Con</w:t>
      </w:r>
      <w:bookmarkStart w:id="1630" w:name="_bookmark1844"/>
      <w:bookmarkEnd w:id="1630"/>
      <w:r w:rsidRPr="001058B5">
        <w:t>figuring Directory Object Auditing</w:t>
      </w:r>
    </w:p>
    <w:p w14:paraId="130F8349" w14:textId="77777777" w:rsidR="008C539B" w:rsidRPr="001058B5" w:rsidRDefault="00C12992">
      <w:pPr>
        <w:pStyle w:val="BodyText"/>
        <w:spacing w:before="59" w:line="228" w:lineRule="auto"/>
        <w:ind w:left="1660" w:right="845"/>
        <w:rPr>
          <w:rFonts w:ascii="Arial" w:hAnsi="Arial" w:cs="Arial"/>
        </w:rPr>
      </w:pPr>
      <w:r w:rsidRPr="001058B5">
        <w:rPr>
          <w:rFonts w:ascii="Arial" w:hAnsi="Arial" w:cs="Arial"/>
        </w:rPr>
        <w:t>Use the AUDIT</w:t>
      </w:r>
      <w:r w:rsidRPr="001058B5">
        <w:rPr>
          <w:rFonts w:ascii="Arial" w:hAnsi="Arial" w:cs="Arial"/>
          <w:spacing w:val="-85"/>
        </w:rPr>
        <w:t xml:space="preserve"> </w:t>
      </w:r>
      <w:r w:rsidRPr="001058B5">
        <w:rPr>
          <w:rFonts w:ascii="Arial" w:hAnsi="Arial" w:cs="Arial"/>
        </w:rPr>
        <w:t xml:space="preserve">statement to enable object auditing. </w:t>
      </w:r>
      <w:hyperlink w:anchor="_bookmark1845" w:history="1">
        <w:r w:rsidRPr="001058B5">
          <w:rPr>
            <w:rFonts w:ascii="Arial" w:hAnsi="Arial" w:cs="Arial"/>
            <w:color w:val="0000CC"/>
          </w:rPr>
          <w:t xml:space="preserve">Example 9–17 </w:t>
        </w:r>
      </w:hyperlink>
      <w:r w:rsidRPr="001058B5">
        <w:rPr>
          <w:rFonts w:ascii="Arial" w:hAnsi="Arial" w:cs="Arial"/>
        </w:rPr>
        <w:t>shows how to audit the EXECUTE</w:t>
      </w:r>
      <w:r w:rsidRPr="001058B5">
        <w:rPr>
          <w:rFonts w:ascii="Arial" w:hAnsi="Arial" w:cs="Arial"/>
          <w:spacing w:val="-81"/>
        </w:rPr>
        <w:t xml:space="preserve"> </w:t>
      </w:r>
      <w:r w:rsidRPr="001058B5">
        <w:rPr>
          <w:rFonts w:ascii="Arial" w:hAnsi="Arial" w:cs="Arial"/>
        </w:rPr>
        <w:t>privilege on the directory object my_exec.</w:t>
      </w:r>
    </w:p>
    <w:p w14:paraId="552C3C58" w14:textId="77777777" w:rsidR="008C539B" w:rsidRPr="001058B5" w:rsidRDefault="008C539B">
      <w:pPr>
        <w:pStyle w:val="BodyText"/>
        <w:spacing w:before="10"/>
        <w:rPr>
          <w:rFonts w:ascii="Arial" w:hAnsi="Arial" w:cs="Arial"/>
          <w:sz w:val="25"/>
        </w:rPr>
      </w:pPr>
    </w:p>
    <w:p w14:paraId="1D13D7FC" w14:textId="77777777" w:rsidR="008C539B" w:rsidRPr="001058B5" w:rsidRDefault="00C12992">
      <w:pPr>
        <w:ind w:left="1660"/>
        <w:rPr>
          <w:rFonts w:ascii="Arial" w:hAnsi="Arial" w:cs="Arial"/>
          <w:b/>
          <w:i/>
          <w:sz w:val="18"/>
        </w:rPr>
      </w:pPr>
      <w:bookmarkStart w:id="1631" w:name="_bookmark1845"/>
      <w:bookmarkEnd w:id="1631"/>
      <w:r w:rsidRPr="001058B5">
        <w:rPr>
          <w:rFonts w:ascii="Arial" w:hAnsi="Arial" w:cs="Arial"/>
          <w:b/>
          <w:i/>
          <w:sz w:val="18"/>
        </w:rPr>
        <w:t>Example 9–17 Auditing a Directory Object</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77777777" w:rsidR="008C539B" w:rsidRPr="001058B5" w:rsidRDefault="00C12992">
      <w:pPr>
        <w:pStyle w:val="Heading6"/>
        <w:ind w:left="1660"/>
      </w:pPr>
      <w:bookmarkStart w:id="1632" w:name="Removing_Directory_Object_Auditing"/>
      <w:bookmarkStart w:id="1633" w:name="_bookmark1846"/>
      <w:bookmarkEnd w:id="1632"/>
      <w:bookmarkEnd w:id="1633"/>
      <w:r w:rsidRPr="001058B5">
        <w:t>Removing Direc</w:t>
      </w:r>
      <w:bookmarkStart w:id="1634" w:name="_bookmark1847"/>
      <w:bookmarkEnd w:id="1634"/>
      <w:r w:rsidRPr="001058B5">
        <w:t>tory Object Auditing</w:t>
      </w:r>
    </w:p>
    <w:p w14:paraId="22248B66" w14:textId="77777777" w:rsidR="008C539B" w:rsidRPr="001058B5" w:rsidRDefault="00C12992">
      <w:pPr>
        <w:pStyle w:val="BodyText"/>
        <w:spacing w:before="50"/>
        <w:ind w:left="1660"/>
        <w:rPr>
          <w:rFonts w:ascii="Arial" w:hAnsi="Arial" w:cs="Arial"/>
        </w:rPr>
      </w:pPr>
      <w:r w:rsidRPr="001058B5">
        <w:rPr>
          <w:rFonts w:ascii="Arial" w:hAnsi="Arial" w:cs="Arial"/>
        </w:rPr>
        <w:t>Use the NOAUDIT</w:t>
      </w:r>
      <w:r w:rsidRPr="001058B5">
        <w:rPr>
          <w:rFonts w:ascii="Arial" w:hAnsi="Arial" w:cs="Arial"/>
          <w:spacing w:val="-81"/>
        </w:rPr>
        <w:t xml:space="preserve"> </w:t>
      </w:r>
      <w:r w:rsidRPr="001058B5">
        <w:rPr>
          <w:rFonts w:ascii="Arial" w:hAnsi="Arial" w:cs="Arial"/>
        </w:rPr>
        <w:t>statement to disable directory object auditing. For example:</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7777777" w:rsidR="008C539B" w:rsidRPr="001058B5" w:rsidRDefault="00C12992">
      <w:pPr>
        <w:pStyle w:val="Heading4"/>
        <w:spacing w:before="109"/>
        <w:ind w:left="100"/>
      </w:pPr>
      <w:bookmarkStart w:id="1635" w:name="Auditing_Functions,_Procedures,_Packages"/>
      <w:bookmarkStart w:id="1636" w:name="_bookmark1848"/>
      <w:bookmarkEnd w:id="1635"/>
      <w:bookmarkEnd w:id="1636"/>
      <w:r w:rsidRPr="001058B5">
        <w:t>Auditing Functions, Procedures, Packages, and Triggers</w:t>
      </w:r>
    </w:p>
    <w:p w14:paraId="1C6DAB7D"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3658A078"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849" w:history="1">
        <w:r w:rsidR="00C12992" w:rsidRPr="001058B5">
          <w:rPr>
            <w:rFonts w:ascii="Arial" w:hAnsi="Arial" w:cs="Arial"/>
            <w:color w:val="0000CC"/>
            <w:sz w:val="20"/>
          </w:rPr>
          <w:t>About Auditing Functions, Procedures,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3"/>
            <w:sz w:val="20"/>
          </w:rPr>
          <w:t>Triggers</w:t>
        </w:r>
      </w:hyperlink>
    </w:p>
    <w:p w14:paraId="0110EF1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860"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Auditing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Functions,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Packages,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1B01FFE"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866" w:history="1">
        <w:r w:rsidR="00C12992" w:rsidRPr="001058B5">
          <w:rPr>
            <w:rFonts w:ascii="Arial" w:hAnsi="Arial" w:cs="Arial"/>
            <w:color w:val="0000CC"/>
            <w:sz w:val="20"/>
          </w:rPr>
          <w:t>Removing the Auditing of Functions, Procedures, Packages, and</w:t>
        </w:r>
        <w:r w:rsidR="00C12992" w:rsidRPr="001058B5">
          <w:rPr>
            <w:rFonts w:ascii="Arial" w:hAnsi="Arial" w:cs="Arial"/>
            <w:color w:val="0000CC"/>
            <w:spacing w:val="-36"/>
            <w:sz w:val="20"/>
          </w:rPr>
          <w:t xml:space="preserve"> </w:t>
        </w:r>
        <w:r w:rsidR="00C12992" w:rsidRPr="001058B5">
          <w:rPr>
            <w:rFonts w:ascii="Arial" w:hAnsi="Arial" w:cs="Arial"/>
            <w:color w:val="0000CC"/>
            <w:spacing w:val="-3"/>
            <w:sz w:val="20"/>
          </w:rPr>
          <w:t>Triggers</w:t>
        </w:r>
      </w:hyperlink>
    </w:p>
    <w:p w14:paraId="5CC80B52" w14:textId="77777777" w:rsidR="008C539B" w:rsidRPr="001058B5" w:rsidRDefault="008C539B">
      <w:pPr>
        <w:pStyle w:val="BodyText"/>
        <w:spacing w:before="2"/>
        <w:rPr>
          <w:rFonts w:ascii="Arial" w:hAnsi="Arial" w:cs="Arial"/>
          <w:sz w:val="23"/>
        </w:rPr>
      </w:pPr>
    </w:p>
    <w:p w14:paraId="01672909" w14:textId="77777777" w:rsidR="008C539B" w:rsidRPr="001058B5" w:rsidRDefault="00C12992">
      <w:pPr>
        <w:pStyle w:val="Heading6"/>
        <w:ind w:left="1660"/>
      </w:pPr>
      <w:bookmarkStart w:id="1637" w:name="About_Auditing_Functions,_Procedures,_Pa"/>
      <w:bookmarkStart w:id="1638" w:name="_bookmark1849"/>
      <w:bookmarkStart w:id="1639" w:name="_bookmark1850"/>
      <w:bookmarkEnd w:id="1637"/>
      <w:bookmarkEnd w:id="1638"/>
      <w:bookmarkEnd w:id="1639"/>
      <w:r w:rsidRPr="001058B5">
        <w:t>About Auditing Functions, Procedures, Packages, and Triggers</w:t>
      </w:r>
    </w:p>
    <w:p w14:paraId="6D9DFA23"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You can audit functions, procedures, PL/SQL packages, and triggers. The areas that you can audit are as follows:</w:t>
      </w:r>
    </w:p>
    <w:p w14:paraId="6091EF93" w14:textId="77777777" w:rsidR="008C539B" w:rsidRPr="001058B5" w:rsidRDefault="00C12992" w:rsidP="006F7931">
      <w:pPr>
        <w:pStyle w:val="ListParagraph"/>
        <w:numPr>
          <w:ilvl w:val="1"/>
          <w:numId w:val="137"/>
        </w:numPr>
        <w:tabs>
          <w:tab w:val="left" w:pos="2020"/>
        </w:tabs>
        <w:spacing w:before="118" w:line="232" w:lineRule="auto"/>
        <w:ind w:right="1258" w:hanging="359"/>
        <w:rPr>
          <w:rFonts w:ascii="Arial" w:hAnsi="Arial" w:cs="Arial"/>
          <w:sz w:val="20"/>
        </w:rPr>
      </w:pPr>
      <w:bookmarkStart w:id="1640" w:name="_bookmark1853"/>
      <w:bookmarkEnd w:id="1640"/>
      <w:r w:rsidRPr="001058B5">
        <w:rPr>
          <w:rFonts w:ascii="Arial" w:hAnsi="Arial" w:cs="Arial"/>
          <w:spacing w:val="-6"/>
          <w:sz w:val="20"/>
        </w:rPr>
        <w:t xml:space="preserve">You </w:t>
      </w:r>
      <w:r w:rsidRPr="001058B5">
        <w:rPr>
          <w:rFonts w:ascii="Arial" w:hAnsi="Arial" w:cs="Arial"/>
          <w:sz w:val="20"/>
        </w:rPr>
        <w:t xml:space="preserve">can </w:t>
      </w:r>
      <w:bookmarkStart w:id="1641" w:name="_bookmark1852"/>
      <w:bookmarkEnd w:id="1641"/>
      <w:r w:rsidRPr="001058B5">
        <w:rPr>
          <w:rFonts w:ascii="Arial" w:hAnsi="Arial" w:cs="Arial"/>
          <w:sz w:val="20"/>
        </w:rPr>
        <w:t xml:space="preserve">individually audit standalone </w:t>
      </w:r>
      <w:bookmarkStart w:id="1642" w:name="_bookmark1851"/>
      <w:bookmarkEnd w:id="1642"/>
      <w:r w:rsidRPr="001058B5">
        <w:rPr>
          <w:rFonts w:ascii="Arial" w:hAnsi="Arial" w:cs="Arial"/>
          <w:sz w:val="20"/>
        </w:rPr>
        <w:t xml:space="preserve">functions, standalone </w:t>
      </w:r>
      <w:bookmarkStart w:id="1643" w:name="_bookmark1854"/>
      <w:bookmarkEnd w:id="1643"/>
      <w:r w:rsidRPr="001058B5">
        <w:rPr>
          <w:rFonts w:ascii="Arial" w:hAnsi="Arial" w:cs="Arial"/>
          <w:sz w:val="20"/>
        </w:rPr>
        <w:t>procedures,</w:t>
      </w:r>
      <w:r w:rsidRPr="001058B5">
        <w:rPr>
          <w:rFonts w:ascii="Arial" w:hAnsi="Arial" w:cs="Arial"/>
          <w:spacing w:val="-36"/>
          <w:sz w:val="20"/>
        </w:rPr>
        <w:t xml:space="preserve"> </w:t>
      </w:r>
      <w:r w:rsidRPr="001058B5">
        <w:rPr>
          <w:rFonts w:ascii="Arial" w:hAnsi="Arial" w:cs="Arial"/>
          <w:sz w:val="20"/>
        </w:rPr>
        <w:t>and</w:t>
      </w:r>
      <w:bookmarkStart w:id="1644" w:name="_bookmark1855"/>
      <w:bookmarkEnd w:id="1644"/>
      <w:r w:rsidRPr="001058B5">
        <w:rPr>
          <w:rFonts w:ascii="Arial" w:hAnsi="Arial" w:cs="Arial"/>
          <w:sz w:val="20"/>
        </w:rPr>
        <w:t xml:space="preserve"> PL/SQL</w:t>
      </w:r>
      <w:r w:rsidRPr="001058B5">
        <w:rPr>
          <w:rFonts w:ascii="Arial" w:hAnsi="Arial" w:cs="Arial"/>
          <w:spacing w:val="-2"/>
          <w:sz w:val="20"/>
        </w:rPr>
        <w:t xml:space="preserve"> </w:t>
      </w:r>
      <w:r w:rsidRPr="001058B5">
        <w:rPr>
          <w:rFonts w:ascii="Arial" w:hAnsi="Arial" w:cs="Arial"/>
          <w:sz w:val="20"/>
        </w:rPr>
        <w:t>packages.</w:t>
      </w:r>
    </w:p>
    <w:p w14:paraId="59A0BE21" w14:textId="77777777" w:rsidR="008C539B" w:rsidRPr="001058B5" w:rsidRDefault="00C12992" w:rsidP="006F7931">
      <w:pPr>
        <w:pStyle w:val="ListParagraph"/>
        <w:numPr>
          <w:ilvl w:val="1"/>
          <w:numId w:val="137"/>
        </w:numPr>
        <w:tabs>
          <w:tab w:val="left" w:pos="2020"/>
        </w:tabs>
        <w:spacing w:before="118" w:line="232" w:lineRule="auto"/>
        <w:ind w:right="1622" w:hanging="359"/>
        <w:rPr>
          <w:rFonts w:ascii="Arial" w:hAnsi="Arial" w:cs="Arial"/>
          <w:sz w:val="20"/>
        </w:rPr>
      </w:pPr>
      <w:r w:rsidRPr="001058B5">
        <w:rPr>
          <w:rFonts w:ascii="Arial" w:hAnsi="Arial" w:cs="Arial"/>
          <w:sz w:val="20"/>
        </w:rPr>
        <w:t>If you audit a PL/SQL package, Oracle Database audits all functions</w:t>
      </w:r>
      <w:r w:rsidRPr="001058B5">
        <w:rPr>
          <w:rFonts w:ascii="Arial" w:hAnsi="Arial" w:cs="Arial"/>
          <w:spacing w:val="-20"/>
          <w:sz w:val="20"/>
        </w:rPr>
        <w:t xml:space="preserve"> </w:t>
      </w:r>
      <w:r w:rsidRPr="001058B5">
        <w:rPr>
          <w:rFonts w:ascii="Arial" w:hAnsi="Arial" w:cs="Arial"/>
          <w:sz w:val="20"/>
        </w:rPr>
        <w:t>and procedures within the</w:t>
      </w:r>
      <w:r w:rsidRPr="001058B5">
        <w:rPr>
          <w:rFonts w:ascii="Arial" w:hAnsi="Arial" w:cs="Arial"/>
          <w:spacing w:val="-1"/>
          <w:sz w:val="20"/>
        </w:rPr>
        <w:t xml:space="preserve"> </w:t>
      </w:r>
      <w:r w:rsidRPr="001058B5">
        <w:rPr>
          <w:rFonts w:ascii="Arial" w:hAnsi="Arial" w:cs="Arial"/>
          <w:sz w:val="20"/>
        </w:rPr>
        <w:t>package.</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77777777" w:rsidR="008C539B" w:rsidRPr="001058B5" w:rsidRDefault="00C12992" w:rsidP="006F7931">
      <w:pPr>
        <w:pStyle w:val="ListParagraph"/>
        <w:numPr>
          <w:ilvl w:val="2"/>
          <w:numId w:val="137"/>
        </w:numPr>
        <w:tabs>
          <w:tab w:val="left" w:pos="2620"/>
        </w:tabs>
        <w:spacing w:before="99" w:line="232" w:lineRule="auto"/>
        <w:ind w:right="252"/>
        <w:rPr>
          <w:rFonts w:ascii="Arial" w:hAnsi="Arial" w:cs="Arial"/>
          <w:sz w:val="20"/>
        </w:rPr>
      </w:pPr>
      <w:r w:rsidRPr="001058B5">
        <w:rPr>
          <w:rFonts w:ascii="Arial" w:hAnsi="Arial" w:cs="Arial"/>
          <w:sz w:val="20"/>
        </w:rPr>
        <w:t>If you enable auditing for all executions, Oracle Database audits all triggers in</w:t>
      </w:r>
      <w:r w:rsidRPr="001058B5">
        <w:rPr>
          <w:rFonts w:ascii="Arial" w:hAnsi="Arial" w:cs="Arial"/>
          <w:spacing w:val="-34"/>
          <w:sz w:val="20"/>
        </w:rPr>
        <w:t xml:space="preserve"> </w:t>
      </w:r>
      <w:r w:rsidRPr="001058B5">
        <w:rPr>
          <w:rFonts w:ascii="Arial" w:hAnsi="Arial" w:cs="Arial"/>
          <w:sz w:val="20"/>
        </w:rPr>
        <w:t>the database, as well as all the functions and procedures within PL/SQL</w:t>
      </w:r>
      <w:r w:rsidRPr="001058B5">
        <w:rPr>
          <w:rFonts w:ascii="Arial" w:hAnsi="Arial" w:cs="Arial"/>
          <w:spacing w:val="-26"/>
          <w:sz w:val="20"/>
        </w:rPr>
        <w:t xml:space="preserve"> </w:t>
      </w:r>
      <w:r w:rsidRPr="001058B5">
        <w:rPr>
          <w:rFonts w:ascii="Arial" w:hAnsi="Arial" w:cs="Arial"/>
          <w:sz w:val="20"/>
        </w:rPr>
        <w:t>packages.</w:t>
      </w:r>
    </w:p>
    <w:p w14:paraId="56BB740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cannot audit individual functions or procedures within a PL/SQL</w:t>
      </w:r>
      <w:r w:rsidRPr="001058B5">
        <w:rPr>
          <w:rFonts w:ascii="Arial" w:hAnsi="Arial" w:cs="Arial"/>
          <w:spacing w:val="-19"/>
          <w:sz w:val="20"/>
        </w:rPr>
        <w:t xml:space="preserve"> </w:t>
      </w:r>
      <w:r w:rsidRPr="001058B5">
        <w:rPr>
          <w:rFonts w:ascii="Arial" w:hAnsi="Arial" w:cs="Arial"/>
          <w:sz w:val="20"/>
        </w:rPr>
        <w:t>package.</w:t>
      </w:r>
    </w:p>
    <w:p w14:paraId="705EDA0D"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If you want to audit functions that are associated with Oracle Virtual Private database policies, note the foll</w:t>
      </w:r>
      <w:bookmarkStart w:id="1645" w:name="_bookmark1856"/>
      <w:bookmarkEnd w:id="1645"/>
      <w:r w:rsidRPr="001058B5">
        <w:rPr>
          <w:rFonts w:ascii="Arial" w:hAnsi="Arial" w:cs="Arial"/>
        </w:rPr>
        <w:t>owing:</w:t>
      </w:r>
    </w:p>
    <w:p w14:paraId="01E016B1" w14:textId="77777777" w:rsidR="008C539B" w:rsidRPr="001058B5" w:rsidRDefault="00C12992" w:rsidP="006F7931">
      <w:pPr>
        <w:pStyle w:val="ListParagraph"/>
        <w:numPr>
          <w:ilvl w:val="2"/>
          <w:numId w:val="137"/>
        </w:numPr>
        <w:tabs>
          <w:tab w:val="left" w:pos="2620"/>
        </w:tabs>
        <w:spacing w:before="118" w:line="232" w:lineRule="auto"/>
        <w:ind w:right="301"/>
        <w:rPr>
          <w:rFonts w:ascii="Arial" w:hAnsi="Arial" w:cs="Arial"/>
          <w:sz w:val="20"/>
        </w:rPr>
      </w:pPr>
      <w:r w:rsidRPr="001058B5">
        <w:rPr>
          <w:rFonts w:ascii="Arial" w:hAnsi="Arial" w:cs="Arial"/>
          <w:b/>
          <w:sz w:val="20"/>
        </w:rPr>
        <w:t xml:space="preserve">Dynamic policies: </w:t>
      </w:r>
      <w:r w:rsidRPr="001058B5">
        <w:rPr>
          <w:rFonts w:ascii="Arial" w:hAnsi="Arial" w:cs="Arial"/>
          <w:sz w:val="20"/>
        </w:rPr>
        <w:t xml:space="preserve">Oracle </w:t>
      </w:r>
      <w:bookmarkStart w:id="1646" w:name="_bookmark1857"/>
      <w:bookmarkEnd w:id="1646"/>
      <w:r w:rsidRPr="001058B5">
        <w:rPr>
          <w:rFonts w:ascii="Arial" w:hAnsi="Arial" w:cs="Arial"/>
          <w:sz w:val="20"/>
        </w:rPr>
        <w:t>Database evaluates the policy function twice, once during</w:t>
      </w:r>
      <w:r w:rsidRPr="001058B5">
        <w:rPr>
          <w:rFonts w:ascii="Arial" w:hAnsi="Arial" w:cs="Arial"/>
          <w:spacing w:val="-3"/>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3"/>
          <w:sz w:val="20"/>
        </w:rPr>
        <w:t xml:space="preserve"> </w:t>
      </w:r>
      <w:r w:rsidRPr="001058B5">
        <w:rPr>
          <w:rFonts w:ascii="Arial" w:hAnsi="Arial" w:cs="Arial"/>
          <w:sz w:val="20"/>
        </w:rPr>
        <w:t>parsing</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again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execution.</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two</w:t>
      </w:r>
      <w:r w:rsidRPr="001058B5">
        <w:rPr>
          <w:rFonts w:ascii="Arial" w:hAnsi="Arial" w:cs="Arial"/>
          <w:spacing w:val="-3"/>
          <w:sz w:val="20"/>
        </w:rPr>
        <w:t xml:space="preserve"> </w:t>
      </w:r>
      <w:r w:rsidRPr="001058B5">
        <w:rPr>
          <w:rFonts w:ascii="Arial" w:hAnsi="Arial" w:cs="Arial"/>
          <w:sz w:val="20"/>
        </w:rPr>
        <w:t xml:space="preserve">audit records are </w:t>
      </w:r>
      <w:bookmarkStart w:id="1647" w:name="_bookmark1858"/>
      <w:bookmarkEnd w:id="1647"/>
      <w:r w:rsidRPr="001058B5">
        <w:rPr>
          <w:rFonts w:ascii="Arial" w:hAnsi="Arial" w:cs="Arial"/>
          <w:sz w:val="20"/>
        </w:rPr>
        <w:t>generated for each</w:t>
      </w:r>
      <w:r w:rsidRPr="001058B5">
        <w:rPr>
          <w:rFonts w:ascii="Arial" w:hAnsi="Arial" w:cs="Arial"/>
          <w:spacing w:val="-4"/>
          <w:sz w:val="20"/>
        </w:rPr>
        <w:t xml:space="preserve"> </w:t>
      </w:r>
      <w:r w:rsidRPr="001058B5">
        <w:rPr>
          <w:rFonts w:ascii="Arial" w:hAnsi="Arial" w:cs="Arial"/>
          <w:sz w:val="20"/>
        </w:rPr>
        <w:t>evaluation.</w:t>
      </w:r>
    </w:p>
    <w:p w14:paraId="0CD3426B" w14:textId="77777777" w:rsidR="008C539B" w:rsidRPr="001058B5" w:rsidRDefault="00C12992" w:rsidP="006F7931">
      <w:pPr>
        <w:pStyle w:val="ListParagraph"/>
        <w:numPr>
          <w:ilvl w:val="2"/>
          <w:numId w:val="137"/>
        </w:numPr>
        <w:tabs>
          <w:tab w:val="left" w:pos="2620"/>
        </w:tabs>
        <w:spacing w:before="117" w:line="232" w:lineRule="auto"/>
        <w:ind w:right="758"/>
        <w:rPr>
          <w:rFonts w:ascii="Arial" w:hAnsi="Arial" w:cs="Arial"/>
          <w:sz w:val="20"/>
        </w:rPr>
      </w:pPr>
      <w:r w:rsidRPr="001058B5">
        <w:rPr>
          <w:rFonts w:ascii="Arial" w:hAnsi="Arial" w:cs="Arial"/>
          <w:b/>
          <w:sz w:val="20"/>
        </w:rPr>
        <w:t xml:space="preserve">Static policies: </w:t>
      </w:r>
      <w:r w:rsidRPr="001058B5">
        <w:rPr>
          <w:rFonts w:ascii="Arial" w:hAnsi="Arial" w:cs="Arial"/>
          <w:sz w:val="20"/>
        </w:rPr>
        <w:t>Oracle Database evaluates the policy function once and</w:t>
      </w:r>
      <w:r w:rsidRPr="001058B5">
        <w:rPr>
          <w:rFonts w:ascii="Arial" w:hAnsi="Arial" w:cs="Arial"/>
          <w:spacing w:val="-36"/>
          <w:sz w:val="20"/>
        </w:rPr>
        <w:t xml:space="preserve"> </w:t>
      </w:r>
      <w:r w:rsidRPr="001058B5">
        <w:rPr>
          <w:rFonts w:ascii="Arial" w:hAnsi="Arial" w:cs="Arial"/>
          <w:sz w:val="20"/>
        </w:rPr>
        <w:t>then caches it in the SGA. As a r</w:t>
      </w:r>
      <w:bookmarkStart w:id="1648" w:name="_bookmark1859"/>
      <w:bookmarkEnd w:id="1648"/>
      <w:r w:rsidRPr="001058B5">
        <w:rPr>
          <w:rFonts w:ascii="Arial" w:hAnsi="Arial" w:cs="Arial"/>
          <w:sz w:val="20"/>
        </w:rPr>
        <w:t>esult, only one audit record is</w:t>
      </w:r>
      <w:r w:rsidRPr="001058B5">
        <w:rPr>
          <w:rFonts w:ascii="Arial" w:hAnsi="Arial" w:cs="Arial"/>
          <w:spacing w:val="-23"/>
          <w:sz w:val="20"/>
        </w:rPr>
        <w:t xml:space="preserve"> </w:t>
      </w:r>
      <w:r w:rsidRPr="001058B5">
        <w:rPr>
          <w:rFonts w:ascii="Arial" w:hAnsi="Arial" w:cs="Arial"/>
          <w:sz w:val="20"/>
        </w:rPr>
        <w:t>generated.</w:t>
      </w:r>
    </w:p>
    <w:p w14:paraId="1FA7CC9B" w14:textId="77777777" w:rsidR="008C539B" w:rsidRPr="001058B5" w:rsidRDefault="00C12992" w:rsidP="006F7931">
      <w:pPr>
        <w:pStyle w:val="ListParagraph"/>
        <w:numPr>
          <w:ilvl w:val="2"/>
          <w:numId w:val="137"/>
        </w:numPr>
        <w:tabs>
          <w:tab w:val="left" w:pos="2620"/>
        </w:tabs>
        <w:spacing w:before="118" w:line="232" w:lineRule="auto"/>
        <w:ind w:right="546"/>
        <w:rPr>
          <w:rFonts w:ascii="Arial" w:hAnsi="Arial" w:cs="Arial"/>
          <w:sz w:val="20"/>
        </w:rPr>
      </w:pPr>
      <w:r w:rsidRPr="001058B5">
        <w:rPr>
          <w:rFonts w:ascii="Arial" w:hAnsi="Arial" w:cs="Arial"/>
          <w:b/>
          <w:sz w:val="20"/>
        </w:rPr>
        <w:t>Context-sensitive</w:t>
      </w:r>
      <w:r w:rsidRPr="001058B5">
        <w:rPr>
          <w:rFonts w:ascii="Arial" w:hAnsi="Arial" w:cs="Arial"/>
          <w:b/>
          <w:spacing w:val="-5"/>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policy</w:t>
      </w:r>
      <w:r w:rsidRPr="001058B5">
        <w:rPr>
          <w:rFonts w:ascii="Arial" w:hAnsi="Arial" w:cs="Arial"/>
          <w:spacing w:val="-6"/>
          <w:sz w:val="20"/>
        </w:rPr>
        <w:t xml:space="preserve"> </w:t>
      </w:r>
      <w:r w:rsidRPr="001058B5">
        <w:rPr>
          <w:rFonts w:ascii="Arial" w:hAnsi="Arial" w:cs="Arial"/>
          <w:sz w:val="20"/>
        </w:rPr>
        <w:t>function</w:t>
      </w:r>
      <w:r w:rsidRPr="001058B5">
        <w:rPr>
          <w:rFonts w:ascii="Arial" w:hAnsi="Arial" w:cs="Arial"/>
          <w:spacing w:val="-6"/>
          <w:sz w:val="20"/>
        </w:rPr>
        <w:t xml:space="preserve"> </w:t>
      </w:r>
      <w:r w:rsidRPr="001058B5">
        <w:rPr>
          <w:rFonts w:ascii="Arial" w:hAnsi="Arial" w:cs="Arial"/>
          <w:sz w:val="20"/>
        </w:rPr>
        <w:t>once, during statement parsing. As a result, only one audit record is</w:t>
      </w:r>
      <w:r w:rsidRPr="001058B5">
        <w:rPr>
          <w:rFonts w:ascii="Arial" w:hAnsi="Arial" w:cs="Arial"/>
          <w:spacing w:val="-26"/>
          <w:sz w:val="20"/>
        </w:rPr>
        <w:t xml:space="preserve"> </w:t>
      </w:r>
      <w:r w:rsidRPr="001058B5">
        <w:rPr>
          <w:rFonts w:ascii="Arial" w:hAnsi="Arial" w:cs="Arial"/>
          <w:sz w:val="20"/>
        </w:rPr>
        <w:t>generated.</w:t>
      </w:r>
    </w:p>
    <w:p w14:paraId="03611697" w14:textId="77777777" w:rsidR="008C539B" w:rsidRPr="001058B5" w:rsidRDefault="008C539B">
      <w:pPr>
        <w:pStyle w:val="BodyText"/>
        <w:spacing w:before="2"/>
        <w:rPr>
          <w:rFonts w:ascii="Arial" w:hAnsi="Arial" w:cs="Arial"/>
          <w:sz w:val="23"/>
        </w:rPr>
      </w:pPr>
    </w:p>
    <w:p w14:paraId="3EAC639A" w14:textId="77777777" w:rsidR="008C539B" w:rsidRPr="001058B5" w:rsidRDefault="00C12992">
      <w:pPr>
        <w:pStyle w:val="Heading6"/>
        <w:spacing w:before="1"/>
      </w:pPr>
      <w:bookmarkStart w:id="1649" w:name="Configuring_the_Auditing_of_Functions,_P"/>
      <w:bookmarkStart w:id="1650" w:name="_bookmark1860"/>
      <w:bookmarkEnd w:id="1649"/>
      <w:bookmarkEnd w:id="1650"/>
      <w:r w:rsidRPr="001058B5">
        <w:rPr>
          <w:spacing w:val="-18"/>
        </w:rPr>
        <w:t xml:space="preserve">Configuring </w:t>
      </w:r>
      <w:r w:rsidRPr="001058B5">
        <w:rPr>
          <w:spacing w:val="-12"/>
        </w:rPr>
        <w:t xml:space="preserve">the </w:t>
      </w:r>
      <w:r w:rsidRPr="001058B5">
        <w:rPr>
          <w:spacing w:val="-17"/>
        </w:rPr>
        <w:t xml:space="preserve">Auditing </w:t>
      </w:r>
      <w:r w:rsidRPr="001058B5">
        <w:rPr>
          <w:spacing w:val="-12"/>
        </w:rPr>
        <w:t xml:space="preserve">of </w:t>
      </w:r>
      <w:bookmarkStart w:id="1651" w:name="_bookmark1862"/>
      <w:bookmarkEnd w:id="1651"/>
      <w:r w:rsidRPr="001058B5">
        <w:rPr>
          <w:spacing w:val="-18"/>
        </w:rPr>
        <w:t xml:space="preserve">Functions, </w:t>
      </w:r>
      <w:r w:rsidRPr="001058B5">
        <w:rPr>
          <w:spacing w:val="-20"/>
        </w:rPr>
        <w:t>Proce</w:t>
      </w:r>
      <w:bookmarkStart w:id="1652" w:name="_bookmark1861"/>
      <w:bookmarkEnd w:id="1652"/>
      <w:r w:rsidRPr="001058B5">
        <w:rPr>
          <w:spacing w:val="-20"/>
        </w:rPr>
        <w:t xml:space="preserve">dures, </w:t>
      </w:r>
      <w:r w:rsidRPr="001058B5">
        <w:rPr>
          <w:spacing w:val="-21"/>
        </w:rPr>
        <w:t xml:space="preserve">Packages, </w:t>
      </w:r>
      <w:r w:rsidRPr="001058B5">
        <w:rPr>
          <w:spacing w:val="-15"/>
        </w:rPr>
        <w:t xml:space="preserve">and </w:t>
      </w:r>
      <w:r w:rsidRPr="001058B5">
        <w:rPr>
          <w:spacing w:val="-18"/>
        </w:rPr>
        <w:t>Triggers</w:t>
      </w:r>
    </w:p>
    <w:p w14:paraId="7675EABD" w14:textId="77777777" w:rsidR="008C539B" w:rsidRPr="001058B5" w:rsidRDefault="008D1AB8">
      <w:pPr>
        <w:pStyle w:val="BodyText"/>
        <w:spacing w:before="54" w:line="232" w:lineRule="auto"/>
        <w:ind w:left="2260" w:right="185"/>
        <w:rPr>
          <w:rFonts w:ascii="Arial" w:hAnsi="Arial" w:cs="Arial"/>
        </w:rPr>
      </w:pPr>
      <w:hyperlink w:anchor="_bookmark1863" w:history="1">
        <w:r w:rsidR="00C12992" w:rsidRPr="001058B5">
          <w:rPr>
            <w:rFonts w:ascii="Arial" w:hAnsi="Arial" w:cs="Arial"/>
            <w:color w:val="0000CC"/>
          </w:rPr>
          <w:t xml:space="preserve">Example 9–18 </w:t>
        </w:r>
      </w:hyperlink>
      <w:r w:rsidR="00C12992" w:rsidRPr="001058B5">
        <w:rPr>
          <w:rFonts w:ascii="Arial" w:hAnsi="Arial" w:cs="Arial"/>
        </w:rPr>
        <w:t>shows how to audit the execution of any function, procedure, package, or trigger, by any user in the database.</w:t>
      </w:r>
    </w:p>
    <w:p w14:paraId="24BB4A73" w14:textId="77777777" w:rsidR="008C539B" w:rsidRPr="001058B5" w:rsidRDefault="008C539B">
      <w:pPr>
        <w:pStyle w:val="BodyText"/>
        <w:spacing w:before="11"/>
        <w:rPr>
          <w:rFonts w:ascii="Arial" w:hAnsi="Arial" w:cs="Arial"/>
          <w:sz w:val="25"/>
        </w:rPr>
      </w:pPr>
    </w:p>
    <w:p w14:paraId="4023E5EF" w14:textId="77777777" w:rsidR="008C539B" w:rsidRPr="001058B5" w:rsidRDefault="00C12992">
      <w:pPr>
        <w:spacing w:before="1"/>
        <w:ind w:left="2260"/>
        <w:rPr>
          <w:rFonts w:ascii="Arial" w:hAnsi="Arial" w:cs="Arial"/>
          <w:b/>
          <w:i/>
          <w:sz w:val="18"/>
        </w:rPr>
      </w:pPr>
      <w:bookmarkStart w:id="1653" w:name="_bookmark1863"/>
      <w:bookmarkEnd w:id="1653"/>
      <w:r w:rsidRPr="001058B5">
        <w:rPr>
          <w:rFonts w:ascii="Arial" w:hAnsi="Arial" w:cs="Arial"/>
          <w:b/>
          <w:i/>
          <w:sz w:val="18"/>
        </w:rPr>
        <w:t>Example 9–18 Auditing All Functions, Procedures, Packages, and Triggers</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77777777" w:rsidR="008C539B" w:rsidRPr="001058B5" w:rsidRDefault="008D1AB8">
      <w:pPr>
        <w:pStyle w:val="BodyText"/>
        <w:spacing w:line="228" w:lineRule="auto"/>
        <w:ind w:left="2260" w:right="848"/>
        <w:rPr>
          <w:rFonts w:ascii="Arial" w:hAnsi="Arial" w:cs="Arial"/>
        </w:rPr>
      </w:pPr>
      <w:hyperlink w:anchor="_bookmark1864"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9–19</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4"/>
        </w:rPr>
        <w:t xml:space="preserve"> </w:t>
      </w:r>
      <w:r w:rsidR="00C12992" w:rsidRPr="001058B5">
        <w:rPr>
          <w:rFonts w:ascii="Arial" w:hAnsi="Arial" w:cs="Arial"/>
        </w:rPr>
        <w:t>psmith’s</w:t>
      </w:r>
      <w:r w:rsidR="00C12992" w:rsidRPr="001058B5">
        <w:rPr>
          <w:rFonts w:ascii="Arial" w:hAnsi="Arial" w:cs="Arial"/>
          <w:spacing w:val="-13"/>
        </w:rPr>
        <w:t xml:space="preserve"> </w:t>
      </w:r>
      <w:r w:rsidR="00C12992" w:rsidRPr="001058B5">
        <w:rPr>
          <w:rFonts w:ascii="Arial" w:hAnsi="Arial" w:cs="Arial"/>
        </w:rPr>
        <w:t>successful</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13"/>
        </w:rPr>
        <w:t xml:space="preserve"> </w:t>
      </w:r>
      <w:r w:rsidR="00C12992" w:rsidRPr="001058B5">
        <w:rPr>
          <w:rFonts w:ascii="Arial" w:hAnsi="Arial" w:cs="Arial"/>
        </w:rPr>
        <w:t>unsuccessful executions of functions, procedures, packages, and</w:t>
      </w:r>
      <w:r w:rsidR="00C12992" w:rsidRPr="001058B5">
        <w:rPr>
          <w:rFonts w:ascii="Arial" w:hAnsi="Arial" w:cs="Arial"/>
          <w:spacing w:val="-9"/>
        </w:rPr>
        <w:t xml:space="preserve"> </w:t>
      </w:r>
      <w:r w:rsidR="00C12992" w:rsidRPr="001058B5">
        <w:rPr>
          <w:rFonts w:ascii="Arial" w:hAnsi="Arial" w:cs="Arial"/>
        </w:rPr>
        <w:t>triggers.</w:t>
      </w:r>
    </w:p>
    <w:p w14:paraId="6CCB7D9B" w14:textId="77777777" w:rsidR="008C539B" w:rsidRPr="001058B5" w:rsidRDefault="008C539B">
      <w:pPr>
        <w:pStyle w:val="BodyText"/>
        <w:spacing w:before="1"/>
        <w:rPr>
          <w:rFonts w:ascii="Arial" w:hAnsi="Arial" w:cs="Arial"/>
          <w:sz w:val="26"/>
        </w:rPr>
      </w:pPr>
    </w:p>
    <w:p w14:paraId="559E8C5B" w14:textId="77777777" w:rsidR="008C539B" w:rsidRPr="001058B5" w:rsidRDefault="00C12992">
      <w:pPr>
        <w:spacing w:line="256" w:lineRule="auto"/>
        <w:ind w:left="2259"/>
        <w:rPr>
          <w:rFonts w:ascii="Arial" w:hAnsi="Arial" w:cs="Arial"/>
          <w:b/>
          <w:i/>
          <w:sz w:val="18"/>
        </w:rPr>
      </w:pPr>
      <w:bookmarkStart w:id="1654" w:name="_bookmark1864"/>
      <w:bookmarkEnd w:id="1654"/>
      <w:r w:rsidRPr="001058B5">
        <w:rPr>
          <w:rFonts w:ascii="Arial" w:hAnsi="Arial" w:cs="Arial"/>
          <w:b/>
          <w:i/>
          <w:sz w:val="18"/>
        </w:rPr>
        <w:t>Example 9–19 Auditing a User’s Execution of Functions, Procedures, Packages, and Triggers</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77777777" w:rsidR="008C539B" w:rsidRPr="001058B5" w:rsidRDefault="008D1AB8">
      <w:pPr>
        <w:pStyle w:val="BodyText"/>
        <w:spacing w:before="1" w:line="228" w:lineRule="auto"/>
        <w:ind w:left="2260" w:right="185"/>
        <w:rPr>
          <w:rFonts w:ascii="Arial" w:hAnsi="Arial" w:cs="Arial"/>
        </w:rPr>
      </w:pPr>
      <w:hyperlink w:anchor="_bookmark1865" w:history="1">
        <w:r w:rsidR="00C12992" w:rsidRPr="001058B5">
          <w:rPr>
            <w:rFonts w:ascii="Arial" w:hAnsi="Arial" w:cs="Arial"/>
            <w:color w:val="0000CC"/>
          </w:rPr>
          <w:t>Example</w:t>
        </w:r>
        <w:r w:rsidR="00C12992" w:rsidRPr="001058B5">
          <w:rPr>
            <w:rFonts w:ascii="Arial" w:hAnsi="Arial" w:cs="Arial"/>
            <w:color w:val="0000CC"/>
            <w:spacing w:val="-17"/>
          </w:rPr>
          <w:t xml:space="preserve"> </w:t>
        </w:r>
        <w:r w:rsidR="00C12992" w:rsidRPr="001058B5">
          <w:rPr>
            <w:rFonts w:ascii="Arial" w:hAnsi="Arial" w:cs="Arial"/>
            <w:color w:val="0000CC"/>
          </w:rPr>
          <w:t>9–20</w:t>
        </w:r>
        <w:r w:rsidR="00C12992" w:rsidRPr="001058B5">
          <w:rPr>
            <w:rFonts w:ascii="Arial" w:hAnsi="Arial" w:cs="Arial"/>
            <w:color w:val="0000CC"/>
            <w:spacing w:val="-17"/>
          </w:rPr>
          <w:t xml:space="preserve"> </w:t>
        </w:r>
      </w:hyperlink>
      <w:r w:rsidR="00C12992" w:rsidRPr="001058B5">
        <w:rPr>
          <w:rFonts w:ascii="Arial" w:hAnsi="Arial" w:cs="Arial"/>
        </w:rPr>
        <w:t>shows</w:t>
      </w:r>
      <w:r w:rsidR="00C12992" w:rsidRPr="001058B5">
        <w:rPr>
          <w:rFonts w:ascii="Arial" w:hAnsi="Arial" w:cs="Arial"/>
          <w:spacing w:val="-17"/>
        </w:rPr>
        <w:t xml:space="preserve"> </w:t>
      </w:r>
      <w:r w:rsidR="00C12992" w:rsidRPr="001058B5">
        <w:rPr>
          <w:rFonts w:ascii="Arial" w:hAnsi="Arial" w:cs="Arial"/>
        </w:rPr>
        <w:t>how</w:t>
      </w:r>
      <w:r w:rsidR="00C12992" w:rsidRPr="001058B5">
        <w:rPr>
          <w:rFonts w:ascii="Arial" w:hAnsi="Arial" w:cs="Arial"/>
          <w:spacing w:val="-17"/>
        </w:rPr>
        <w:t xml:space="preserve"> </w:t>
      </w:r>
      <w:r w:rsidR="00C12992" w:rsidRPr="001058B5">
        <w:rPr>
          <w:rFonts w:ascii="Arial" w:hAnsi="Arial" w:cs="Arial"/>
        </w:rPr>
        <w:t>to</w:t>
      </w:r>
      <w:r w:rsidR="00C12992" w:rsidRPr="001058B5">
        <w:rPr>
          <w:rFonts w:ascii="Arial" w:hAnsi="Arial" w:cs="Arial"/>
          <w:spacing w:val="-17"/>
        </w:rPr>
        <w:t xml:space="preserve"> </w:t>
      </w:r>
      <w:r w:rsidR="00C12992" w:rsidRPr="001058B5">
        <w:rPr>
          <w:rFonts w:ascii="Arial" w:hAnsi="Arial" w:cs="Arial"/>
        </w:rPr>
        <w:t>audit</w:t>
      </w:r>
      <w:r w:rsidR="00C12992" w:rsidRPr="001058B5">
        <w:rPr>
          <w:rFonts w:ascii="Arial" w:hAnsi="Arial" w:cs="Arial"/>
          <w:spacing w:val="-17"/>
        </w:rPr>
        <w:t xml:space="preserve"> </w:t>
      </w:r>
      <w:r w:rsidR="00C12992" w:rsidRPr="001058B5">
        <w:rPr>
          <w:rFonts w:ascii="Arial" w:hAnsi="Arial" w:cs="Arial"/>
        </w:rPr>
        <w:t>a</w:t>
      </w:r>
      <w:r w:rsidR="00C12992" w:rsidRPr="001058B5">
        <w:rPr>
          <w:rFonts w:ascii="Arial" w:hAnsi="Arial" w:cs="Arial"/>
          <w:spacing w:val="-17"/>
        </w:rPr>
        <w:t xml:space="preserve"> </w:t>
      </w:r>
      <w:r w:rsidR="00C12992" w:rsidRPr="001058B5">
        <w:rPr>
          <w:rFonts w:ascii="Arial" w:hAnsi="Arial" w:cs="Arial"/>
        </w:rPr>
        <w:t>standalone</w:t>
      </w:r>
      <w:r w:rsidR="00C12992" w:rsidRPr="001058B5">
        <w:rPr>
          <w:rFonts w:ascii="Arial" w:hAnsi="Arial" w:cs="Arial"/>
          <w:spacing w:val="-17"/>
        </w:rPr>
        <w:t xml:space="preserve"> </w:t>
      </w:r>
      <w:r w:rsidR="00C12992" w:rsidRPr="001058B5">
        <w:rPr>
          <w:rFonts w:ascii="Arial" w:hAnsi="Arial" w:cs="Arial"/>
        </w:rPr>
        <w:t>procedure</w:t>
      </w:r>
      <w:r w:rsidR="00C12992" w:rsidRPr="001058B5">
        <w:rPr>
          <w:rFonts w:ascii="Arial" w:hAnsi="Arial" w:cs="Arial"/>
          <w:spacing w:val="-17"/>
        </w:rPr>
        <w:t xml:space="preserve"> </w:t>
      </w:r>
      <w:r w:rsidR="00C12992" w:rsidRPr="001058B5">
        <w:rPr>
          <w:rFonts w:ascii="Arial" w:hAnsi="Arial" w:cs="Arial"/>
        </w:rPr>
        <w:t>entitled</w:t>
      </w:r>
      <w:r w:rsidR="00C12992" w:rsidRPr="001058B5">
        <w:rPr>
          <w:rFonts w:ascii="Arial" w:hAnsi="Arial" w:cs="Arial"/>
          <w:spacing w:val="-17"/>
        </w:rPr>
        <w:t xml:space="preserve"> </w:t>
      </w:r>
      <w:r w:rsidR="00C12992" w:rsidRPr="001058B5">
        <w:rPr>
          <w:rFonts w:ascii="Arial" w:hAnsi="Arial" w:cs="Arial"/>
        </w:rPr>
        <w:t>check_work</w:t>
      </w:r>
      <w:r w:rsidR="00C12992" w:rsidRPr="001058B5">
        <w:rPr>
          <w:rFonts w:ascii="Arial" w:hAnsi="Arial" w:cs="Arial"/>
          <w:spacing w:val="-92"/>
        </w:rPr>
        <w:t xml:space="preserve"> </w:t>
      </w:r>
      <w:r w:rsidR="00C12992" w:rsidRPr="001058B5">
        <w:rPr>
          <w:rFonts w:ascii="Arial" w:hAnsi="Arial" w:cs="Arial"/>
        </w:rPr>
        <w:t>that</w:t>
      </w:r>
      <w:r w:rsidR="00C12992" w:rsidRPr="001058B5">
        <w:rPr>
          <w:rFonts w:ascii="Arial" w:hAnsi="Arial" w:cs="Arial"/>
          <w:spacing w:val="-17"/>
        </w:rPr>
        <w:t xml:space="preserve"> </w:t>
      </w:r>
      <w:r w:rsidR="00C12992" w:rsidRPr="001058B5">
        <w:rPr>
          <w:rFonts w:ascii="Arial" w:hAnsi="Arial" w:cs="Arial"/>
        </w:rPr>
        <w:t>is in</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7"/>
        </w:rPr>
        <w:t xml:space="preserve"> </w:t>
      </w:r>
      <w:r w:rsidR="00C12992" w:rsidRPr="001058B5">
        <w:rPr>
          <w:rFonts w:ascii="Arial" w:hAnsi="Arial" w:cs="Arial"/>
        </w:rPr>
        <w:t>sales_data</w:t>
      </w:r>
      <w:r w:rsidR="00C12992" w:rsidRPr="001058B5">
        <w:rPr>
          <w:rFonts w:ascii="Arial" w:hAnsi="Arial" w:cs="Arial"/>
          <w:spacing w:val="-84"/>
        </w:rPr>
        <w:t xml:space="preserve"> </w:t>
      </w:r>
      <w:r w:rsidR="00C12992" w:rsidRPr="001058B5">
        <w:rPr>
          <w:rFonts w:ascii="Arial" w:hAnsi="Arial" w:cs="Arial"/>
        </w:rPr>
        <w:t>schema.</w:t>
      </w:r>
      <w:r w:rsidR="00C12992" w:rsidRPr="001058B5">
        <w:rPr>
          <w:rFonts w:ascii="Arial" w:hAnsi="Arial" w:cs="Arial"/>
          <w:spacing w:val="-8"/>
        </w:rPr>
        <w:t xml:space="preserve"> </w:t>
      </w:r>
      <w:r w:rsidR="00C12992" w:rsidRPr="001058B5">
        <w:rPr>
          <w:rFonts w:ascii="Arial" w:hAnsi="Arial" w:cs="Arial"/>
        </w:rPr>
        <w:t>This</w:t>
      </w:r>
      <w:r w:rsidR="00C12992" w:rsidRPr="001058B5">
        <w:rPr>
          <w:rFonts w:ascii="Arial" w:hAnsi="Arial" w:cs="Arial"/>
          <w:spacing w:val="-8"/>
        </w:rPr>
        <w:t xml:space="preserve"> </w:t>
      </w:r>
      <w:r w:rsidR="00C12992" w:rsidRPr="001058B5">
        <w:rPr>
          <w:rFonts w:ascii="Arial" w:hAnsi="Arial" w:cs="Arial"/>
        </w:rPr>
        <w:t>idea</w:t>
      </w:r>
      <w:r w:rsidR="00C12992" w:rsidRPr="001058B5">
        <w:rPr>
          <w:rFonts w:ascii="Arial" w:hAnsi="Arial" w:cs="Arial"/>
          <w:spacing w:val="-7"/>
        </w:rPr>
        <w:t xml:space="preserve"> </w:t>
      </w:r>
      <w:r w:rsidR="00C12992" w:rsidRPr="001058B5">
        <w:rPr>
          <w:rFonts w:ascii="Arial" w:hAnsi="Arial" w:cs="Arial"/>
        </w:rPr>
        <w:t>applies</w:t>
      </w:r>
      <w:r w:rsidR="00C12992" w:rsidRPr="001058B5">
        <w:rPr>
          <w:rFonts w:ascii="Arial" w:hAnsi="Arial" w:cs="Arial"/>
          <w:spacing w:val="-7"/>
        </w:rPr>
        <w:t xml:space="preserve"> </w:t>
      </w:r>
      <w:r w:rsidR="00C12992" w:rsidRPr="001058B5">
        <w:rPr>
          <w:rFonts w:ascii="Arial" w:hAnsi="Arial" w:cs="Arial"/>
        </w:rPr>
        <w:t>to</w:t>
      </w:r>
      <w:r w:rsidR="00C12992" w:rsidRPr="001058B5">
        <w:rPr>
          <w:rFonts w:ascii="Arial" w:hAnsi="Arial" w:cs="Arial"/>
          <w:spacing w:val="-7"/>
        </w:rPr>
        <w:t xml:space="preserve"> </w:t>
      </w:r>
      <w:r w:rsidR="00C12992" w:rsidRPr="001058B5">
        <w:rPr>
          <w:rFonts w:ascii="Arial" w:hAnsi="Arial" w:cs="Arial"/>
        </w:rPr>
        <w:t>standalone</w:t>
      </w:r>
      <w:r w:rsidR="00C12992" w:rsidRPr="001058B5">
        <w:rPr>
          <w:rFonts w:ascii="Arial" w:hAnsi="Arial" w:cs="Arial"/>
          <w:spacing w:val="-7"/>
        </w:rPr>
        <w:t xml:space="preserve"> </w:t>
      </w:r>
      <w:r w:rsidR="00C12992" w:rsidRPr="001058B5">
        <w:rPr>
          <w:rFonts w:ascii="Arial" w:hAnsi="Arial" w:cs="Arial"/>
        </w:rPr>
        <w:t>functions</w:t>
      </w:r>
      <w:r w:rsidR="00C12992" w:rsidRPr="001058B5">
        <w:rPr>
          <w:rFonts w:ascii="Arial" w:hAnsi="Arial" w:cs="Arial"/>
          <w:spacing w:val="-7"/>
        </w:rPr>
        <w:t xml:space="preserve"> </w:t>
      </w:r>
      <w:r w:rsidR="00C12992" w:rsidRPr="001058B5">
        <w:rPr>
          <w:rFonts w:ascii="Arial" w:hAnsi="Arial" w:cs="Arial"/>
        </w:rPr>
        <w:t>as</w:t>
      </w:r>
      <w:r w:rsidR="00C12992" w:rsidRPr="001058B5">
        <w:rPr>
          <w:rFonts w:ascii="Arial" w:hAnsi="Arial" w:cs="Arial"/>
          <w:spacing w:val="-7"/>
        </w:rPr>
        <w:t xml:space="preserve"> </w:t>
      </w:r>
      <w:r w:rsidR="00C12992" w:rsidRPr="001058B5">
        <w:rPr>
          <w:rFonts w:ascii="Arial" w:hAnsi="Arial" w:cs="Arial"/>
        </w:rPr>
        <w:t>well.</w:t>
      </w:r>
    </w:p>
    <w:p w14:paraId="5AF62D08" w14:textId="77777777" w:rsidR="008C539B" w:rsidRPr="001058B5" w:rsidRDefault="008C539B">
      <w:pPr>
        <w:pStyle w:val="BodyText"/>
        <w:spacing w:before="10"/>
        <w:rPr>
          <w:rFonts w:ascii="Arial" w:hAnsi="Arial" w:cs="Arial"/>
          <w:sz w:val="25"/>
        </w:rPr>
      </w:pPr>
    </w:p>
    <w:p w14:paraId="312A75EE" w14:textId="77777777" w:rsidR="008C539B" w:rsidRPr="001058B5" w:rsidRDefault="00C12992">
      <w:pPr>
        <w:ind w:left="2260"/>
        <w:rPr>
          <w:rFonts w:ascii="Arial" w:hAnsi="Arial" w:cs="Arial"/>
          <w:b/>
          <w:i/>
          <w:sz w:val="18"/>
        </w:rPr>
      </w:pPr>
      <w:bookmarkStart w:id="1655" w:name="_bookmark1865"/>
      <w:bookmarkEnd w:id="1655"/>
      <w:r w:rsidRPr="001058B5">
        <w:rPr>
          <w:rFonts w:ascii="Arial" w:hAnsi="Arial" w:cs="Arial"/>
          <w:b/>
          <w:i/>
          <w:sz w:val="18"/>
        </w:rPr>
        <w:t>Example 9–20 Auditing the Execution of a Procedure or Function within a Schema</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77777777" w:rsidR="008C539B" w:rsidRPr="001058B5" w:rsidRDefault="00C12992">
      <w:pPr>
        <w:pStyle w:val="Heading6"/>
        <w:spacing w:before="1"/>
      </w:pPr>
      <w:bookmarkStart w:id="1656" w:name="Removing_the_Auditing_of_Functions,_Proc"/>
      <w:bookmarkStart w:id="1657" w:name="_bookmark1866"/>
      <w:bookmarkEnd w:id="1656"/>
      <w:bookmarkEnd w:id="1657"/>
      <w:r w:rsidRPr="001058B5">
        <w:rPr>
          <w:spacing w:val="-21"/>
        </w:rPr>
        <w:t xml:space="preserve">Removing </w:t>
      </w:r>
      <w:r w:rsidRPr="001058B5">
        <w:rPr>
          <w:spacing w:val="-12"/>
        </w:rPr>
        <w:t xml:space="preserve">the </w:t>
      </w:r>
      <w:r w:rsidRPr="001058B5">
        <w:rPr>
          <w:spacing w:val="-17"/>
        </w:rPr>
        <w:t xml:space="preserve">Auditing </w:t>
      </w:r>
      <w:r w:rsidRPr="001058B5">
        <w:rPr>
          <w:spacing w:val="-12"/>
        </w:rPr>
        <w:t xml:space="preserve">of </w:t>
      </w:r>
      <w:r w:rsidRPr="001058B5">
        <w:rPr>
          <w:spacing w:val="-18"/>
        </w:rPr>
        <w:t xml:space="preserve">Functions, </w:t>
      </w:r>
      <w:r w:rsidRPr="001058B5">
        <w:rPr>
          <w:spacing w:val="-20"/>
        </w:rPr>
        <w:t xml:space="preserve">Procedures, </w:t>
      </w:r>
      <w:r w:rsidRPr="001058B5">
        <w:rPr>
          <w:spacing w:val="-21"/>
        </w:rPr>
        <w:t xml:space="preserve">Packages, </w:t>
      </w:r>
      <w:r w:rsidRPr="001058B5">
        <w:rPr>
          <w:spacing w:val="-15"/>
        </w:rPr>
        <w:t xml:space="preserve">and </w:t>
      </w:r>
      <w:r w:rsidRPr="001058B5">
        <w:rPr>
          <w:spacing w:val="-18"/>
        </w:rPr>
        <w:t>Triggers</w:t>
      </w:r>
    </w:p>
    <w:p w14:paraId="69F6F055" w14:textId="77777777" w:rsidR="008C539B" w:rsidRPr="001058B5" w:rsidRDefault="00C12992">
      <w:pPr>
        <w:pStyle w:val="BodyText"/>
        <w:spacing w:before="59" w:line="228" w:lineRule="auto"/>
        <w:ind w:left="2260" w:right="700"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remove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functions,</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5"/>
        </w:rPr>
        <w:t xml:space="preserve"> </w:t>
      </w:r>
      <w:r w:rsidRPr="001058B5">
        <w:rPr>
          <w:rFonts w:ascii="Arial" w:hAnsi="Arial" w:cs="Arial"/>
        </w:rPr>
        <w:t>and triggers. For</w:t>
      </w:r>
      <w:r w:rsidRPr="001058B5">
        <w:rPr>
          <w:rFonts w:ascii="Arial" w:hAnsi="Arial" w:cs="Arial"/>
          <w:spacing w:val="-3"/>
        </w:rPr>
        <w:t xml:space="preserve"> </w:t>
      </w:r>
      <w:r w:rsidRPr="001058B5">
        <w:rPr>
          <w:rFonts w:ascii="Arial" w:hAnsi="Arial" w:cs="Arial"/>
        </w:rPr>
        <w:t>example:</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77777777" w:rsidR="008C539B" w:rsidRPr="001058B5" w:rsidRDefault="00C12992">
      <w:pPr>
        <w:pStyle w:val="Heading4"/>
        <w:spacing w:before="109"/>
      </w:pPr>
      <w:bookmarkStart w:id="1658" w:name="Auditing_Network_Activity"/>
      <w:bookmarkStart w:id="1659" w:name="_bookmark1867"/>
      <w:bookmarkEnd w:id="1658"/>
      <w:bookmarkEnd w:id="1659"/>
      <w:r w:rsidRPr="001058B5">
        <w:t>Auditing Network Activity</w:t>
      </w:r>
    </w:p>
    <w:p w14:paraId="43E1BCF8"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61B57A6"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68" w:history="1">
        <w:r w:rsidR="00C12992" w:rsidRPr="001058B5">
          <w:rPr>
            <w:rFonts w:ascii="Arial" w:hAnsi="Arial" w:cs="Arial"/>
            <w:color w:val="0000CC"/>
            <w:sz w:val="20"/>
          </w:rPr>
          <w:t>About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21FE682D"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74" w:history="1">
        <w:r w:rsidR="00C12992" w:rsidRPr="001058B5">
          <w:rPr>
            <w:rFonts w:ascii="Arial" w:hAnsi="Arial" w:cs="Arial"/>
            <w:color w:val="0000CC"/>
            <w:sz w:val="20"/>
          </w:rPr>
          <w:t>Configuring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7EF5D44"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76" w:history="1">
        <w:r w:rsidR="00C12992" w:rsidRPr="001058B5">
          <w:rPr>
            <w:rFonts w:ascii="Arial" w:hAnsi="Arial" w:cs="Arial"/>
            <w:color w:val="0000CC"/>
            <w:sz w:val="20"/>
          </w:rPr>
          <w:t>Removing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74D9C826"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77777777" w:rsidR="008C539B" w:rsidRPr="001058B5" w:rsidRDefault="00C12992">
      <w:pPr>
        <w:pStyle w:val="Heading6"/>
        <w:spacing w:before="105"/>
        <w:ind w:left="1660"/>
      </w:pPr>
      <w:bookmarkStart w:id="1660" w:name="About_Network_Auditing"/>
      <w:bookmarkStart w:id="1661" w:name="_bookmark1868"/>
      <w:bookmarkEnd w:id="1660"/>
      <w:bookmarkEnd w:id="1661"/>
      <w:r w:rsidRPr="001058B5">
        <w:t>A</w:t>
      </w:r>
      <w:bookmarkStart w:id="1662" w:name="_bookmark1869"/>
      <w:bookmarkEnd w:id="1662"/>
      <w:r w:rsidRPr="001058B5">
        <w:t>bout Netw</w:t>
      </w:r>
      <w:bookmarkStart w:id="1663" w:name="_bookmark1870"/>
      <w:bookmarkEnd w:id="1663"/>
      <w:r w:rsidRPr="001058B5">
        <w:t>ork Auditing</w:t>
      </w:r>
    </w:p>
    <w:p w14:paraId="35FA163D" w14:textId="77777777" w:rsidR="008C539B" w:rsidRPr="001058B5" w:rsidRDefault="00C12992">
      <w:pPr>
        <w:pStyle w:val="BodyText"/>
        <w:spacing w:before="56" w:line="230"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 xml:space="preserve">can use the AUDIT statement to audit unexpected errors in network protocol or internal errors in the network </w:t>
      </w:r>
      <w:r w:rsidRPr="001058B5">
        <w:rPr>
          <w:rFonts w:ascii="Arial" w:hAnsi="Arial" w:cs="Arial"/>
          <w:spacing w:val="-3"/>
        </w:rPr>
        <w:t xml:space="preserve">layer. </w:t>
      </w:r>
      <w:r w:rsidRPr="001058B5">
        <w:rPr>
          <w:rFonts w:ascii="Arial" w:hAnsi="Arial" w:cs="Arial"/>
        </w:rPr>
        <w:t>Network auditing captures errors that occur during</w:t>
      </w:r>
      <w:r w:rsidRPr="001058B5">
        <w:rPr>
          <w:rFonts w:ascii="Arial" w:hAnsi="Arial" w:cs="Arial"/>
          <w:spacing w:val="-4"/>
        </w:rPr>
        <w:t xml:space="preserve"> </w:t>
      </w:r>
      <w:r w:rsidRPr="001058B5">
        <w:rPr>
          <w:rFonts w:ascii="Arial" w:hAnsi="Arial" w:cs="Arial"/>
        </w:rPr>
        <w:t>communication</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network.</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errors</w:t>
      </w:r>
      <w:r w:rsidRPr="001058B5">
        <w:rPr>
          <w:rFonts w:ascii="Arial" w:hAnsi="Arial" w:cs="Arial"/>
          <w:spacing w:val="-4"/>
        </w:rPr>
        <w:t xml:space="preserve"> </w:t>
      </w:r>
      <w:r w:rsidRPr="001058B5">
        <w:rPr>
          <w:rFonts w:ascii="Arial" w:hAnsi="Arial" w:cs="Arial"/>
        </w:rPr>
        <w:t>thrown</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 xml:space="preserve">the SQL*Net </w:t>
      </w:r>
      <w:r w:rsidRPr="001058B5">
        <w:rPr>
          <w:rFonts w:ascii="Arial" w:hAnsi="Arial" w:cs="Arial"/>
          <w:spacing w:val="-3"/>
        </w:rPr>
        <w:t xml:space="preserve">driver. </w:t>
      </w:r>
      <w:r w:rsidRPr="001058B5">
        <w:rPr>
          <w:rFonts w:ascii="Arial" w:hAnsi="Arial" w:cs="Arial"/>
        </w:rPr>
        <w:t xml:space="preserve">There can be several causes of network errors. For example, an internal event set by a database engineer for testing purposes can cause a network </w:t>
      </w:r>
      <w:r w:rsidRPr="001058B5">
        <w:rPr>
          <w:rFonts w:ascii="Arial" w:hAnsi="Arial" w:cs="Arial"/>
          <w:spacing w:val="-3"/>
        </w:rPr>
        <w:t xml:space="preserve">error. </w:t>
      </w:r>
      <w:r w:rsidRPr="001058B5">
        <w:rPr>
          <w:rFonts w:ascii="Arial" w:hAnsi="Arial" w:cs="Arial"/>
        </w:rPr>
        <w:t>Other causes include conflicting configuration settings for encryption, such as the networ</w:t>
      </w:r>
      <w:bookmarkStart w:id="1664" w:name="_bookmark1871"/>
      <w:bookmarkEnd w:id="1664"/>
      <w:r w:rsidRPr="001058B5">
        <w:rPr>
          <w:rFonts w:ascii="Arial" w:hAnsi="Arial" w:cs="Arial"/>
        </w:rPr>
        <w:t>k not finding the information required to create or process expected encryption.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errors</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network</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uncovers</w:t>
      </w:r>
      <w:r w:rsidRPr="001058B5">
        <w:rPr>
          <w:rFonts w:ascii="Arial" w:hAnsi="Arial" w:cs="Arial"/>
          <w:spacing w:val="-20"/>
        </w:rPr>
        <w:t xml:space="preserve"> </w:t>
      </w:r>
      <w:r w:rsidRPr="001058B5">
        <w:rPr>
          <w:rFonts w:ascii="Arial" w:hAnsi="Arial" w:cs="Arial"/>
        </w:rPr>
        <w:t>(such</w:t>
      </w:r>
      <w:r w:rsidRPr="001058B5">
        <w:rPr>
          <w:rFonts w:ascii="Arial" w:hAnsi="Arial" w:cs="Arial"/>
          <w:spacing w:val="-20"/>
        </w:rPr>
        <w:t xml:space="preserve"> </w:t>
      </w:r>
      <w:r w:rsidRPr="001058B5">
        <w:rPr>
          <w:rFonts w:ascii="Arial" w:hAnsi="Arial" w:cs="Arial"/>
        </w:rPr>
        <w:t>as</w:t>
      </w:r>
      <w:r w:rsidRPr="001058B5">
        <w:rPr>
          <w:rFonts w:ascii="Arial" w:hAnsi="Arial" w:cs="Arial"/>
          <w:spacing w:val="-21"/>
        </w:rPr>
        <w:t xml:space="preserve"> </w:t>
      </w:r>
      <w:r w:rsidRPr="001058B5">
        <w:rPr>
          <w:rFonts w:ascii="Arial" w:hAnsi="Arial" w:cs="Arial"/>
        </w:rPr>
        <w:t>ACTION</w:t>
      </w:r>
      <w:r w:rsidRPr="001058B5">
        <w:rPr>
          <w:rFonts w:ascii="Arial" w:hAnsi="Arial" w:cs="Arial"/>
          <w:spacing w:val="-58"/>
        </w:rPr>
        <w:t xml:space="preserve"> </w:t>
      </w:r>
      <w:r w:rsidRPr="001058B5">
        <w:rPr>
          <w:rFonts w:ascii="Arial" w:hAnsi="Arial" w:cs="Arial"/>
        </w:rPr>
        <w:t>122</w:t>
      </w:r>
      <w:r w:rsidRPr="001058B5">
        <w:rPr>
          <w:rFonts w:ascii="Arial" w:hAnsi="Arial" w:cs="Arial"/>
          <w:spacing w:val="-59"/>
        </w:rPr>
        <w:t xml:space="preserve"> </w:t>
      </w:r>
      <w:r w:rsidRPr="001058B5">
        <w:rPr>
          <w:rFonts w:ascii="Arial" w:hAnsi="Arial" w:cs="Arial"/>
        </w:rPr>
        <w:t>Network Error)</w:t>
      </w:r>
      <w:r w:rsidRPr="001058B5">
        <w:rPr>
          <w:rFonts w:ascii="Arial" w:hAnsi="Arial" w:cs="Arial"/>
          <w:spacing w:val="-9"/>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connection</w:t>
      </w:r>
      <w:r w:rsidRPr="001058B5">
        <w:rPr>
          <w:rFonts w:ascii="Arial" w:hAnsi="Arial" w:cs="Arial"/>
          <w:spacing w:val="-9"/>
        </w:rPr>
        <w:t xml:space="preserve"> </w:t>
      </w:r>
      <w:r w:rsidRPr="001058B5">
        <w:rPr>
          <w:rFonts w:ascii="Arial" w:hAnsi="Arial" w:cs="Arial"/>
        </w:rPr>
        <w:t>failures:</w:t>
      </w:r>
      <w:r w:rsidRPr="001058B5">
        <w:rPr>
          <w:rFonts w:ascii="Arial" w:hAnsi="Arial" w:cs="Arial"/>
          <w:spacing w:val="-10"/>
        </w:rPr>
        <w:t xml:space="preserve"> </w:t>
      </w:r>
      <w:r w:rsidRPr="001058B5">
        <w:rPr>
          <w:rFonts w:ascii="Arial" w:hAnsi="Arial" w:cs="Arial"/>
        </w:rPr>
        <w:t>network</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9"/>
        </w:rPr>
        <w:t xml:space="preserve"> </w:t>
      </w:r>
      <w:r w:rsidRPr="001058B5">
        <w:rPr>
          <w:rFonts w:ascii="Arial" w:hAnsi="Arial" w:cs="Arial"/>
        </w:rPr>
        <w:t>concerned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it travels across the</w:t>
      </w:r>
      <w:r w:rsidRPr="001058B5">
        <w:rPr>
          <w:rFonts w:ascii="Arial" w:hAnsi="Arial" w:cs="Arial"/>
          <w:spacing w:val="-1"/>
        </w:rPr>
        <w:t xml:space="preserve"> </w:t>
      </w:r>
      <w:r w:rsidRPr="001058B5">
        <w:rPr>
          <w:rFonts w:ascii="Arial" w:hAnsi="Arial" w:cs="Arial"/>
        </w:rPr>
        <w:t>network.</w:t>
      </w:r>
    </w:p>
    <w:p w14:paraId="5633E405"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 audit record for network auditing lists the authentication type and SQL*Net address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available)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COMMENT_TEXT</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record,</w:t>
      </w:r>
      <w:r w:rsidRPr="001058B5">
        <w:rPr>
          <w:rFonts w:ascii="Arial" w:hAnsi="Arial" w:cs="Arial"/>
          <w:spacing w:val="-18"/>
        </w:rPr>
        <w:t xml:space="preserve"> </w:t>
      </w:r>
      <w:r w:rsidRPr="001058B5">
        <w:rPr>
          <w:rFonts w:ascii="Arial" w:hAnsi="Arial" w:cs="Arial"/>
        </w:rPr>
        <w:t>using the following</w:t>
      </w:r>
      <w:r w:rsidRPr="001058B5">
        <w:rPr>
          <w:rFonts w:ascii="Arial" w:hAnsi="Arial" w:cs="Arial"/>
          <w:spacing w:val="-1"/>
        </w:rPr>
        <w:t xml:space="preserve"> </w:t>
      </w:r>
      <w:r w:rsidRPr="001058B5">
        <w:rPr>
          <w:rFonts w:ascii="Arial" w:hAnsi="Arial" w:cs="Arial"/>
        </w:rPr>
        <w:t>format:</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77777777" w:rsidR="008C539B" w:rsidRPr="001058B5" w:rsidRDefault="00C12992">
      <w:pPr>
        <w:spacing w:line="228" w:lineRule="auto"/>
        <w:ind w:left="1659" w:right="1555"/>
        <w:rPr>
          <w:rFonts w:ascii="Arial" w:hAnsi="Arial" w:cs="Arial"/>
          <w:sz w:val="20"/>
        </w:rPr>
      </w:pP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Client</w:t>
      </w:r>
      <w:r w:rsidRPr="001058B5">
        <w:rPr>
          <w:rFonts w:ascii="Arial" w:hAnsi="Arial" w:cs="Arial"/>
          <w:spacing w:val="-69"/>
          <w:w w:val="95"/>
          <w:sz w:val="20"/>
        </w:rPr>
        <w:t xml:space="preserve"> </w:t>
      </w:r>
      <w:r w:rsidRPr="001058B5">
        <w:rPr>
          <w:rFonts w:ascii="Arial" w:hAnsi="Arial" w:cs="Arial"/>
          <w:w w:val="95"/>
          <w:sz w:val="20"/>
        </w:rPr>
        <w:t>Address:</w:t>
      </w:r>
      <w:r w:rsidRPr="001058B5">
        <w:rPr>
          <w:rFonts w:ascii="Arial" w:hAnsi="Arial" w:cs="Arial"/>
          <w:spacing w:val="-69"/>
          <w:w w:val="95"/>
          <w:sz w:val="20"/>
        </w:rPr>
        <w:t xml:space="preserve"> </w:t>
      </w:r>
      <w:r w:rsidRPr="001058B5">
        <w:rPr>
          <w:rFonts w:ascii="Arial" w:hAnsi="Arial" w:cs="Arial"/>
          <w:i/>
          <w:w w:val="95"/>
          <w:sz w:val="20"/>
        </w:rPr>
        <w:t>SQLNetAddress_of_client</w:t>
      </w:r>
      <w:r w:rsidRPr="001058B5">
        <w:rPr>
          <w:rFonts w:ascii="Arial" w:hAnsi="Arial" w:cs="Arial"/>
          <w:i/>
          <w:spacing w:val="-95"/>
          <w:w w:val="95"/>
          <w:sz w:val="20"/>
        </w:rPr>
        <w:t xml:space="preserve"> </w:t>
      </w:r>
      <w:r w:rsidRPr="001058B5">
        <w:rPr>
          <w:rFonts w:ascii="Arial" w:hAnsi="Arial" w:cs="Arial"/>
          <w:w w:val="95"/>
          <w:sz w:val="20"/>
        </w:rPr>
        <w:t>portion</w:t>
      </w:r>
      <w:r w:rsidRPr="001058B5">
        <w:rPr>
          <w:rFonts w:ascii="Arial" w:hAnsi="Arial" w:cs="Arial"/>
          <w:spacing w:val="-26"/>
          <w:w w:val="95"/>
          <w:sz w:val="20"/>
        </w:rPr>
        <w:t xml:space="preserve"> </w:t>
      </w:r>
      <w:r w:rsidRPr="001058B5">
        <w:rPr>
          <w:rFonts w:ascii="Arial" w:hAnsi="Arial" w:cs="Arial"/>
          <w:w w:val="95"/>
          <w:sz w:val="20"/>
        </w:rPr>
        <w:t>only</w:t>
      </w:r>
      <w:r w:rsidRPr="001058B5">
        <w:rPr>
          <w:rFonts w:ascii="Arial" w:hAnsi="Arial" w:cs="Arial"/>
          <w:spacing w:val="-26"/>
          <w:w w:val="95"/>
          <w:sz w:val="20"/>
        </w:rPr>
        <w:t xml:space="preserve"> </w:t>
      </w:r>
      <w:r w:rsidRPr="001058B5">
        <w:rPr>
          <w:rFonts w:ascii="Arial" w:hAnsi="Arial" w:cs="Arial"/>
          <w:w w:val="95"/>
          <w:sz w:val="20"/>
        </w:rPr>
        <w:t>appears</w:t>
      </w:r>
      <w:r w:rsidRPr="001058B5">
        <w:rPr>
          <w:rFonts w:ascii="Arial" w:hAnsi="Arial" w:cs="Arial"/>
          <w:spacing w:val="-26"/>
          <w:w w:val="95"/>
          <w:sz w:val="20"/>
        </w:rPr>
        <w:t xml:space="preserve"> </w:t>
      </w:r>
      <w:r w:rsidRPr="001058B5">
        <w:rPr>
          <w:rFonts w:ascii="Arial" w:hAnsi="Arial" w:cs="Arial"/>
          <w:w w:val="95"/>
          <w:sz w:val="20"/>
        </w:rPr>
        <w:t>if</w:t>
      </w:r>
      <w:r w:rsidRPr="001058B5">
        <w:rPr>
          <w:rFonts w:ascii="Arial" w:hAnsi="Arial" w:cs="Arial"/>
          <w:spacing w:val="-26"/>
          <w:w w:val="95"/>
          <w:sz w:val="20"/>
        </w:rPr>
        <w:t xml:space="preserve"> </w:t>
      </w:r>
      <w:r w:rsidRPr="001058B5">
        <w:rPr>
          <w:rFonts w:ascii="Arial" w:hAnsi="Arial" w:cs="Arial"/>
          <w:w w:val="95"/>
          <w:sz w:val="20"/>
        </w:rPr>
        <w:t xml:space="preserve">this </w:t>
      </w:r>
      <w:r w:rsidRPr="001058B5">
        <w:rPr>
          <w:rFonts w:ascii="Arial" w:hAnsi="Arial" w:cs="Arial"/>
          <w:sz w:val="20"/>
        </w:rPr>
        <w:t>information is</w:t>
      </w:r>
      <w:r w:rsidRPr="001058B5">
        <w:rPr>
          <w:rFonts w:ascii="Arial" w:hAnsi="Arial" w:cs="Arial"/>
          <w:spacing w:val="-3"/>
          <w:sz w:val="20"/>
        </w:rPr>
        <w:t xml:space="preserve"> </w:t>
      </w:r>
      <w:r w:rsidRPr="001058B5">
        <w:rPr>
          <w:rFonts w:ascii="Arial" w:hAnsi="Arial" w:cs="Arial"/>
          <w:sz w:val="20"/>
        </w:rPr>
        <w:t>available.</w:t>
      </w:r>
    </w:p>
    <w:p w14:paraId="221BD49F" w14:textId="77777777" w:rsidR="008C539B" w:rsidRPr="001058B5" w:rsidRDefault="008D1AB8">
      <w:pPr>
        <w:pStyle w:val="BodyText"/>
        <w:spacing w:before="115"/>
        <w:ind w:left="1660"/>
        <w:rPr>
          <w:rFonts w:ascii="Arial" w:hAnsi="Arial" w:cs="Arial"/>
        </w:rPr>
      </w:pPr>
      <w:hyperlink w:anchor="_bookmark1873" w:history="1">
        <w:r w:rsidR="00C12992" w:rsidRPr="001058B5">
          <w:rPr>
            <w:rFonts w:ascii="Arial" w:hAnsi="Arial" w:cs="Arial"/>
            <w:color w:val="0000CC"/>
          </w:rPr>
          <w:t xml:space="preserve">Table 9–4 </w:t>
        </w:r>
      </w:hyperlink>
      <w:r w:rsidR="00C12992" w:rsidRPr="001058B5">
        <w:rPr>
          <w:rFonts w:ascii="Arial" w:hAnsi="Arial" w:cs="Arial"/>
        </w:rPr>
        <w:t>shows how to remedy four common error conditions.</w:t>
      </w:r>
    </w:p>
    <w:p w14:paraId="20B89EF2" w14:textId="77777777" w:rsidR="008C539B" w:rsidRPr="001058B5" w:rsidRDefault="008C539B">
      <w:pPr>
        <w:pStyle w:val="BodyText"/>
        <w:rPr>
          <w:rFonts w:ascii="Arial" w:hAnsi="Arial" w:cs="Arial"/>
          <w:sz w:val="11"/>
        </w:rPr>
      </w:pPr>
    </w:p>
    <w:p w14:paraId="65B672D1" w14:textId="77777777" w:rsidR="008C539B" w:rsidRPr="001058B5" w:rsidRDefault="00C12992">
      <w:pPr>
        <w:tabs>
          <w:tab w:val="left" w:pos="2693"/>
        </w:tabs>
        <w:spacing w:before="105"/>
        <w:ind w:left="1660"/>
        <w:rPr>
          <w:rFonts w:ascii="Arial" w:hAnsi="Arial" w:cs="Arial"/>
          <w:b/>
          <w:i/>
          <w:sz w:val="18"/>
        </w:rPr>
      </w:pPr>
      <w:bookmarkStart w:id="1665" w:name="_bookmark1872"/>
      <w:bookmarkStart w:id="1666" w:name="_bookmark1873"/>
      <w:bookmarkEnd w:id="1665"/>
      <w:bookmarkEnd w:id="166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9–4</w:t>
      </w:r>
      <w:r w:rsidRPr="001058B5">
        <w:rPr>
          <w:rFonts w:ascii="Arial" w:hAnsi="Arial" w:cs="Arial"/>
          <w:b/>
          <w:i/>
          <w:sz w:val="18"/>
        </w:rPr>
        <w:tab/>
        <w:t>Auditable Network Error</w:t>
      </w:r>
      <w:r w:rsidRPr="001058B5">
        <w:rPr>
          <w:rFonts w:ascii="Arial" w:hAnsi="Arial" w:cs="Arial"/>
          <w:b/>
          <w:i/>
          <w:spacing w:val="-5"/>
          <w:sz w:val="18"/>
        </w:rPr>
        <w:t xml:space="preserve"> </w:t>
      </w:r>
      <w:r w:rsidRPr="001058B5">
        <w:rPr>
          <w:rFonts w:ascii="Arial" w:hAnsi="Arial" w:cs="Arial"/>
          <w:b/>
          <w:i/>
          <w:sz w:val="18"/>
        </w:rPr>
        <w:t>Conditions</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Error</w:t>
            </w:r>
          </w:p>
        </w:tc>
        <w:tc>
          <w:tcPr>
            <w:tcW w:w="3265" w:type="dxa"/>
            <w:tcBorders>
              <w:top w:val="single" w:sz="18" w:space="0" w:color="000000"/>
              <w:bottom w:val="single" w:sz="4" w:space="0" w:color="000000"/>
            </w:tcBorders>
          </w:tcPr>
          <w:p w14:paraId="2460C88C" w14:textId="77777777" w:rsidR="008C539B" w:rsidRPr="001058B5" w:rsidRDefault="00C12992">
            <w:pPr>
              <w:pStyle w:val="TableParagraph"/>
              <w:spacing w:before="27"/>
              <w:ind w:left="93"/>
              <w:rPr>
                <w:rFonts w:ascii="Arial" w:hAnsi="Arial" w:cs="Arial"/>
                <w:b/>
                <w:sz w:val="18"/>
              </w:rPr>
            </w:pPr>
            <w:r w:rsidRPr="001058B5">
              <w:rPr>
                <w:rFonts w:ascii="Arial" w:hAnsi="Arial" w:cs="Arial"/>
                <w:b/>
                <w:sz w:val="18"/>
              </w:rPr>
              <w:t>Cause</w:t>
            </w:r>
          </w:p>
        </w:tc>
        <w:tc>
          <w:tcPr>
            <w:tcW w:w="2497" w:type="dxa"/>
            <w:tcBorders>
              <w:top w:val="single" w:sz="18" w:space="0" w:color="000000"/>
              <w:bottom w:val="single" w:sz="4" w:space="0" w:color="000000"/>
            </w:tcBorders>
          </w:tcPr>
          <w:p w14:paraId="2FFA64DF" w14:textId="77777777" w:rsidR="008C539B" w:rsidRPr="001058B5" w:rsidRDefault="00C12992">
            <w:pPr>
              <w:pStyle w:val="TableParagraph"/>
              <w:spacing w:before="27"/>
              <w:ind w:left="103"/>
              <w:rPr>
                <w:rFonts w:ascii="Arial" w:hAnsi="Arial" w:cs="Arial"/>
                <w:b/>
                <w:sz w:val="18"/>
              </w:rPr>
            </w:pPr>
            <w:r w:rsidRPr="001058B5">
              <w:rPr>
                <w:rFonts w:ascii="Arial" w:hAnsi="Arial" w:cs="Arial"/>
                <w:b/>
                <w:sz w:val="18"/>
              </w:rPr>
              <w:t>Action</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77777777" w:rsidR="008C539B" w:rsidRPr="001058B5" w:rsidRDefault="00C12992">
            <w:pPr>
              <w:pStyle w:val="TableParagraph"/>
              <w:spacing w:before="62" w:line="213" w:lineRule="auto"/>
              <w:ind w:left="93" w:right="79"/>
              <w:rPr>
                <w:rFonts w:ascii="Arial" w:hAnsi="Arial" w:cs="Arial"/>
                <w:sz w:val="18"/>
              </w:rPr>
            </w:pPr>
            <w:r w:rsidRPr="001058B5">
              <w:rPr>
                <w:rFonts w:ascii="Arial" w:hAnsi="Arial" w:cs="Arial"/>
                <w:sz w:val="18"/>
              </w:rPr>
              <w:t>After picking an algorithm, the server was unable to find an index for it in its table of algorithms. This should be impossible because the algorithm was chosen (indirectly) from that list.</w:t>
            </w:r>
          </w:p>
        </w:tc>
        <w:tc>
          <w:tcPr>
            <w:tcW w:w="2497" w:type="dxa"/>
            <w:tcBorders>
              <w:top w:val="single" w:sz="4" w:space="0" w:color="000000"/>
              <w:bottom w:val="single" w:sz="2" w:space="0" w:color="000000"/>
            </w:tcBorders>
          </w:tcPr>
          <w:p w14:paraId="017D7E38" w14:textId="77777777" w:rsidR="008C539B" w:rsidRPr="001058B5" w:rsidRDefault="00C12992">
            <w:pPr>
              <w:pStyle w:val="TableParagraph"/>
              <w:spacing w:before="62" w:line="213" w:lineRule="auto"/>
              <w:ind w:left="103" w:right="82"/>
              <w:rPr>
                <w:rFonts w:ascii="Arial" w:hAnsi="Arial" w:cs="Arial"/>
                <w:sz w:val="18"/>
              </w:rPr>
            </w:pPr>
            <w:r w:rsidRPr="001058B5">
              <w:rPr>
                <w:rFonts w:ascii="Arial" w:hAnsi="Arial" w:cs="Arial"/>
                <w:sz w:val="18"/>
              </w:rPr>
              <w:t>Turn on tracing for further details, and then rerun the operation. (Note that this error is not normally visible to the user.) If the error persists, then contact Oracle Support Services.</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77777777" w:rsidR="008C539B" w:rsidRPr="001058B5" w:rsidRDefault="00C12992">
            <w:pPr>
              <w:pStyle w:val="TableParagraph"/>
              <w:spacing w:before="63" w:line="213" w:lineRule="auto"/>
              <w:ind w:left="93" w:right="525"/>
              <w:rPr>
                <w:rFonts w:ascii="Arial" w:hAnsi="Arial" w:cs="Arial"/>
                <w:sz w:val="18"/>
              </w:rPr>
            </w:pPr>
            <w:r w:rsidRPr="001058B5">
              <w:rPr>
                <w:rFonts w:ascii="Arial" w:hAnsi="Arial" w:cs="Arial"/>
                <w:sz w:val="18"/>
              </w:rPr>
              <w:t>An Oracle Advanced Security list-of-algorithms parameter was empty.</w:t>
            </w:r>
          </w:p>
        </w:tc>
        <w:tc>
          <w:tcPr>
            <w:tcW w:w="2497" w:type="dxa"/>
            <w:tcBorders>
              <w:top w:val="single" w:sz="2" w:space="0" w:color="000000"/>
              <w:bottom w:val="single" w:sz="2" w:space="0" w:color="000000"/>
            </w:tcBorders>
          </w:tcPr>
          <w:p w14:paraId="7A7C92E1" w14:textId="77777777" w:rsidR="008C539B" w:rsidRPr="001058B5" w:rsidRDefault="00C12992">
            <w:pPr>
              <w:pStyle w:val="TableParagraph"/>
              <w:spacing w:before="63" w:line="213" w:lineRule="auto"/>
              <w:ind w:left="103" w:right="195"/>
              <w:rPr>
                <w:rFonts w:ascii="Arial" w:hAnsi="Arial" w:cs="Arial"/>
                <w:sz w:val="18"/>
              </w:rPr>
            </w:pPr>
            <w:r w:rsidRPr="001058B5">
              <w:rPr>
                <w:rFonts w:ascii="Arial" w:hAnsi="Arial" w:cs="Arial"/>
                <w:sz w:val="18"/>
              </w:rPr>
              <w:t>Change the list to contain the name of at least one installed algorithm, or remove the list entirely if every installed algorithm is not acceptable.</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564FCD6" w14:textId="77777777" w:rsidR="008C539B" w:rsidRPr="001058B5" w:rsidRDefault="00C12992">
            <w:pPr>
              <w:pStyle w:val="TableParagraph"/>
              <w:spacing w:before="45" w:line="211" w:lineRule="exact"/>
              <w:ind w:left="93"/>
              <w:rPr>
                <w:rFonts w:ascii="Arial" w:hAnsi="Arial" w:cs="Arial"/>
                <w:sz w:val="18"/>
              </w:rPr>
            </w:pPr>
            <w:r w:rsidRPr="001058B5">
              <w:rPr>
                <w:rFonts w:ascii="Arial" w:hAnsi="Arial" w:cs="Arial"/>
                <w:sz w:val="18"/>
              </w:rPr>
              <w:t>An Oracle Advanced Security</w:t>
            </w:r>
          </w:p>
          <w:p w14:paraId="6E448DAF" w14:textId="77777777" w:rsidR="008C539B" w:rsidRPr="001058B5" w:rsidRDefault="00C12992">
            <w:pPr>
              <w:pStyle w:val="TableParagraph"/>
              <w:spacing w:before="5" w:line="216" w:lineRule="auto"/>
              <w:ind w:left="93" w:right="79"/>
              <w:rPr>
                <w:rFonts w:ascii="Arial" w:hAnsi="Arial" w:cs="Arial"/>
                <w:sz w:val="18"/>
              </w:rPr>
            </w:pPr>
            <w:r w:rsidRPr="001058B5">
              <w:rPr>
                <w:rFonts w:ascii="Arial" w:hAnsi="Arial" w:cs="Arial"/>
                <w:sz w:val="18"/>
              </w:rPr>
              <w:t>list-of-algorithms parameter included an algorithm name that was not recognized.</w:t>
            </w:r>
          </w:p>
        </w:tc>
        <w:tc>
          <w:tcPr>
            <w:tcW w:w="2497" w:type="dxa"/>
            <w:tcBorders>
              <w:top w:val="single" w:sz="2" w:space="0" w:color="000000"/>
              <w:bottom w:val="single" w:sz="2" w:space="0" w:color="000000"/>
            </w:tcBorders>
          </w:tcPr>
          <w:p w14:paraId="56FC5AA6" w14:textId="77777777" w:rsidR="008C539B" w:rsidRPr="001058B5" w:rsidRDefault="00C12992">
            <w:pPr>
              <w:pStyle w:val="TableParagraph"/>
              <w:spacing w:before="64" w:line="213" w:lineRule="auto"/>
              <w:ind w:left="103" w:right="428"/>
              <w:rPr>
                <w:rFonts w:ascii="Arial" w:hAnsi="Arial" w:cs="Arial"/>
                <w:sz w:val="18"/>
              </w:rPr>
            </w:pPr>
            <w:r w:rsidRPr="001058B5">
              <w:rPr>
                <w:rFonts w:ascii="Arial" w:hAnsi="Arial" w:cs="Arial"/>
                <w:sz w:val="18"/>
              </w:rPr>
              <w:t>Remove that algorithm name, correct it if it was misspelled, or install the driver for the missing algorithm.</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77777777" w:rsidR="008C539B" w:rsidRPr="001058B5" w:rsidRDefault="00C12992">
            <w:pPr>
              <w:pStyle w:val="TableParagraph"/>
              <w:spacing w:before="64" w:line="213" w:lineRule="auto"/>
              <w:ind w:left="93" w:right="79"/>
              <w:rPr>
                <w:rFonts w:ascii="Arial" w:hAnsi="Arial" w:cs="Arial"/>
                <w:sz w:val="18"/>
              </w:rPr>
            </w:pPr>
            <w:r w:rsidRPr="001058B5">
              <w:rPr>
                <w:rFonts w:ascii="Arial" w:hAnsi="Arial" w:cs="Arial"/>
                <w:sz w:val="18"/>
              </w:rPr>
              <w:t>The client and server have no algorithm in common for either encryption or data integrity or both.</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77777777" w:rsidR="008C539B" w:rsidRPr="001058B5" w:rsidRDefault="00C12992">
      <w:pPr>
        <w:pStyle w:val="Heading6"/>
        <w:spacing w:before="1"/>
        <w:ind w:left="1660"/>
      </w:pPr>
      <w:bookmarkStart w:id="1667" w:name="Configuring_Network_Auditing"/>
      <w:bookmarkStart w:id="1668" w:name="_bookmark1874"/>
      <w:bookmarkEnd w:id="1667"/>
      <w:bookmarkEnd w:id="1668"/>
      <w:r w:rsidRPr="001058B5">
        <w:t>C</w:t>
      </w:r>
      <w:bookmarkStart w:id="1669" w:name="_bookmark1875"/>
      <w:bookmarkEnd w:id="1669"/>
      <w:r w:rsidRPr="001058B5">
        <w:t>onfiguring Network Auditing</w:t>
      </w:r>
    </w:p>
    <w:p w14:paraId="697FCB2A" w14:textId="77777777" w:rsidR="008C539B" w:rsidRPr="001058B5" w:rsidRDefault="00C12992">
      <w:pPr>
        <w:pStyle w:val="BodyText"/>
        <w:spacing w:before="49"/>
        <w:ind w:left="1660"/>
        <w:rPr>
          <w:rFonts w:ascii="Arial" w:hAnsi="Arial" w:cs="Arial"/>
        </w:rPr>
      </w:pPr>
      <w:r w:rsidRPr="001058B5">
        <w:rPr>
          <w:rFonts w:ascii="Arial" w:hAnsi="Arial" w:cs="Arial"/>
          <w:spacing w:val="-9"/>
        </w:rPr>
        <w:t xml:space="preserve">To </w:t>
      </w:r>
      <w:r w:rsidRPr="001058B5">
        <w:rPr>
          <w:rFonts w:ascii="Arial" w:hAnsi="Arial" w:cs="Arial"/>
        </w:rPr>
        <w:t>configure network auditing, use the AUDIT</w:t>
      </w:r>
      <w:r w:rsidRPr="001058B5">
        <w:rPr>
          <w:rFonts w:ascii="Arial" w:hAnsi="Arial" w:cs="Arial"/>
          <w:spacing w:val="-94"/>
        </w:rPr>
        <w:t xml:space="preserve"> </w:t>
      </w:r>
      <w:r w:rsidRPr="001058B5">
        <w:rPr>
          <w:rFonts w:ascii="Arial" w:hAnsi="Arial" w:cs="Arial"/>
        </w:rPr>
        <w:t>statement. For example:</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77777777" w:rsidR="008C539B" w:rsidRPr="001058B5" w:rsidRDefault="00C12992">
      <w:pPr>
        <w:pStyle w:val="Heading6"/>
        <w:spacing w:before="105"/>
      </w:pPr>
      <w:bookmarkStart w:id="1670" w:name="Removing_Network_Auditing"/>
      <w:bookmarkStart w:id="1671" w:name="_bookmark1876"/>
      <w:bookmarkEnd w:id="1670"/>
      <w:bookmarkEnd w:id="1671"/>
      <w:r w:rsidRPr="001058B5">
        <w:t xml:space="preserve">Removing </w:t>
      </w:r>
      <w:bookmarkStart w:id="1672" w:name="_bookmark1877"/>
      <w:bookmarkEnd w:id="1672"/>
      <w:r w:rsidRPr="001058B5">
        <w:t xml:space="preserve">Network </w:t>
      </w:r>
      <w:bookmarkStart w:id="1673" w:name="_bookmark1878"/>
      <w:bookmarkEnd w:id="1673"/>
      <w:r w:rsidRPr="001058B5">
        <w:t>Auditi</w:t>
      </w:r>
      <w:bookmarkStart w:id="1674" w:name="_bookmark1879"/>
      <w:bookmarkEnd w:id="1674"/>
      <w:r w:rsidRPr="001058B5">
        <w:t>ng</w:t>
      </w:r>
    </w:p>
    <w:p w14:paraId="20A4A8D0" w14:textId="77777777" w:rsidR="008C539B" w:rsidRPr="001058B5" w:rsidRDefault="00C12992">
      <w:pPr>
        <w:pStyle w:val="BodyText"/>
        <w:spacing w:before="48"/>
        <w:ind w:left="2260"/>
        <w:rPr>
          <w:rFonts w:ascii="Arial" w:hAnsi="Arial" w:cs="Arial"/>
        </w:rPr>
      </w:pPr>
      <w:r w:rsidRPr="001058B5">
        <w:rPr>
          <w:rFonts w:ascii="Arial" w:hAnsi="Arial" w:cs="Arial"/>
        </w:rPr>
        <w:t>To remove network auditing: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77777777" w:rsidR="008C539B" w:rsidRPr="001058B5" w:rsidRDefault="00C12992">
      <w:pPr>
        <w:pStyle w:val="Heading3"/>
        <w:spacing w:before="159" w:line="220" w:lineRule="auto"/>
        <w:ind w:right="848"/>
      </w:pPr>
      <w:bookmarkStart w:id="1675" w:name="Using_Default_Auditing_for_Security-Rele"/>
      <w:bookmarkStart w:id="1676" w:name="_bookmark1880"/>
      <w:bookmarkStart w:id="1677" w:name="_bookmark1881"/>
      <w:bookmarkEnd w:id="1675"/>
      <w:bookmarkEnd w:id="1676"/>
      <w:bookmarkEnd w:id="1677"/>
      <w:r w:rsidRPr="001058B5">
        <w:rPr>
          <w:spacing w:val="-25"/>
        </w:rPr>
        <w:t>Using</w:t>
      </w:r>
      <w:r w:rsidRPr="001058B5">
        <w:rPr>
          <w:spacing w:val="-51"/>
        </w:rPr>
        <w:t xml:space="preserve"> </w:t>
      </w:r>
      <w:r w:rsidRPr="001058B5">
        <w:rPr>
          <w:spacing w:val="-26"/>
        </w:rPr>
        <w:t>Default</w:t>
      </w:r>
      <w:r w:rsidRPr="001058B5">
        <w:rPr>
          <w:spacing w:val="-36"/>
        </w:rPr>
        <w:t xml:space="preserve"> </w:t>
      </w:r>
      <w:r w:rsidRPr="001058B5">
        <w:rPr>
          <w:spacing w:val="-26"/>
        </w:rPr>
        <w:t>Auditing</w:t>
      </w:r>
      <w:r w:rsidRPr="001058B5">
        <w:rPr>
          <w:spacing w:val="-51"/>
        </w:rPr>
        <w:t xml:space="preserve"> </w:t>
      </w:r>
      <w:r w:rsidRPr="001058B5">
        <w:rPr>
          <w:spacing w:val="-20"/>
        </w:rPr>
        <w:t>for</w:t>
      </w:r>
      <w:r w:rsidRPr="001058B5">
        <w:rPr>
          <w:spacing w:val="-38"/>
        </w:rPr>
        <w:t xml:space="preserve"> </w:t>
      </w:r>
      <w:r w:rsidRPr="001058B5">
        <w:rPr>
          <w:spacing w:val="-29"/>
        </w:rPr>
        <w:t>Security-Relevant</w:t>
      </w:r>
      <w:r w:rsidRPr="001058B5">
        <w:rPr>
          <w:spacing w:val="-35"/>
        </w:rPr>
        <w:t xml:space="preserve"> </w:t>
      </w:r>
      <w:r w:rsidRPr="001058B5">
        <w:rPr>
          <w:spacing w:val="-28"/>
        </w:rPr>
        <w:t>SQL</w:t>
      </w:r>
      <w:r w:rsidRPr="001058B5">
        <w:rPr>
          <w:spacing w:val="-51"/>
        </w:rPr>
        <w:t xml:space="preserve"> </w:t>
      </w:r>
      <w:r w:rsidRPr="001058B5">
        <w:rPr>
          <w:spacing w:val="-28"/>
        </w:rPr>
        <w:t>Statements</w:t>
      </w:r>
      <w:r w:rsidRPr="001058B5">
        <w:rPr>
          <w:spacing w:val="-48"/>
        </w:rPr>
        <w:t xml:space="preserve"> </w:t>
      </w:r>
      <w:r w:rsidRPr="001058B5">
        <w:rPr>
          <w:spacing w:val="-34"/>
        </w:rPr>
        <w:t xml:space="preserve">and </w:t>
      </w:r>
      <w:r w:rsidRPr="001058B5">
        <w:rPr>
          <w:spacing w:val="-27"/>
        </w:rPr>
        <w:t>Privileges</w:t>
      </w:r>
    </w:p>
    <w:p w14:paraId="6E01884E" w14:textId="77777777" w:rsidR="008C539B" w:rsidRPr="001058B5" w:rsidRDefault="00C12992">
      <w:pPr>
        <w:pStyle w:val="BodyText"/>
        <w:spacing w:before="88"/>
        <w:ind w:left="2260"/>
        <w:rPr>
          <w:rFonts w:ascii="Arial" w:hAnsi="Arial" w:cs="Arial"/>
        </w:rPr>
      </w:pPr>
      <w:r w:rsidRPr="001058B5">
        <w:rPr>
          <w:rFonts w:ascii="Arial" w:hAnsi="Arial" w:cs="Arial"/>
        </w:rPr>
        <w:t>This section contains:</w:t>
      </w:r>
    </w:p>
    <w:p w14:paraId="4BD7080E"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82" w:history="1">
        <w:r w:rsidR="00C12992" w:rsidRPr="001058B5">
          <w:rPr>
            <w:rFonts w:ascii="Arial" w:hAnsi="Arial" w:cs="Arial"/>
            <w:color w:val="0000CC"/>
            <w:sz w:val="20"/>
          </w:rPr>
          <w:t>About the Default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Settings</w:t>
        </w:r>
      </w:hyperlink>
    </w:p>
    <w:p w14:paraId="135CD456"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87" w:history="1">
        <w:r w:rsidR="00C12992" w:rsidRPr="001058B5">
          <w:rPr>
            <w:rFonts w:ascii="Arial" w:hAnsi="Arial" w:cs="Arial"/>
            <w:color w:val="0000CC"/>
            <w:sz w:val="20"/>
          </w:rPr>
          <w:t>Privileges That Oracle Database Audits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Default</w:t>
        </w:r>
      </w:hyperlink>
    </w:p>
    <w:p w14:paraId="6B4A9326"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90" w:history="1">
        <w:r w:rsidR="00C12992" w:rsidRPr="001058B5">
          <w:rPr>
            <w:rFonts w:ascii="Arial" w:hAnsi="Arial" w:cs="Arial"/>
            <w:color w:val="0000CC"/>
            <w:sz w:val="20"/>
          </w:rPr>
          <w:t>Disabling and Enabling Default Audit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Settings</w:t>
        </w:r>
      </w:hyperlink>
    </w:p>
    <w:p w14:paraId="26FC0394" w14:textId="77777777" w:rsidR="008C539B" w:rsidRPr="001058B5" w:rsidRDefault="008C539B">
      <w:pPr>
        <w:pStyle w:val="BodyText"/>
        <w:spacing w:before="6"/>
        <w:rPr>
          <w:rFonts w:ascii="Arial" w:hAnsi="Arial" w:cs="Arial"/>
          <w:sz w:val="25"/>
        </w:rPr>
      </w:pPr>
    </w:p>
    <w:p w14:paraId="2D221876" w14:textId="77777777" w:rsidR="008C539B" w:rsidRPr="001058B5" w:rsidRDefault="00C12992">
      <w:pPr>
        <w:pStyle w:val="Heading4"/>
      </w:pPr>
      <w:bookmarkStart w:id="1678" w:name="About_the_Default_Auditing_Settings"/>
      <w:bookmarkStart w:id="1679" w:name="_bookmark1882"/>
      <w:bookmarkEnd w:id="1678"/>
      <w:bookmarkEnd w:id="1679"/>
      <w:r w:rsidRPr="001058B5">
        <w:t>About the Default A</w:t>
      </w:r>
      <w:bookmarkStart w:id="1680" w:name="_bookmark1883"/>
      <w:bookmarkEnd w:id="1680"/>
      <w:r w:rsidRPr="001058B5">
        <w:t xml:space="preserve">uditing </w:t>
      </w:r>
      <w:bookmarkStart w:id="1681" w:name="_bookmark1884"/>
      <w:bookmarkEnd w:id="1681"/>
      <w:r w:rsidRPr="001058B5">
        <w:t>Setting</w:t>
      </w:r>
      <w:bookmarkStart w:id="1682" w:name="_bookmark1885"/>
      <w:bookmarkEnd w:id="1682"/>
      <w:r w:rsidRPr="001058B5">
        <w:t>s</w:t>
      </w:r>
    </w:p>
    <w:p w14:paraId="10113C97" w14:textId="77777777" w:rsidR="008C539B" w:rsidRPr="001058B5" w:rsidRDefault="00C12992">
      <w:pPr>
        <w:pStyle w:val="BodyText"/>
        <w:spacing w:before="81" w:line="230" w:lineRule="auto"/>
        <w:ind w:left="2259" w:right="470"/>
        <w:rPr>
          <w:rFonts w:ascii="Arial" w:hAnsi="Arial" w:cs="Arial"/>
        </w:rPr>
      </w:pPr>
      <w:r w:rsidRPr="001058B5">
        <w:rPr>
          <w:rFonts w:ascii="Arial" w:hAnsi="Arial" w:cs="Arial"/>
        </w:rPr>
        <w:t>When you use Database Configuration Assistant (DBCA) to create a new database, Oracle Database configures the database to audit the most commonly used security-relevant SQL statements and privileges. It also sets the AUDIT_TRAIL initialization parameter to DB. If you decide to use a different audit trail type (for</w:t>
      </w:r>
    </w:p>
    <w:p w14:paraId="004E188B" w14:textId="77777777" w:rsidR="008C539B" w:rsidRPr="001058B5" w:rsidRDefault="00C12992">
      <w:pPr>
        <w:pStyle w:val="BodyText"/>
        <w:spacing w:line="230" w:lineRule="auto"/>
        <w:ind w:left="2259" w:right="234" w:hanging="1"/>
        <w:jc w:val="both"/>
        <w:rPr>
          <w:rFonts w:ascii="Arial" w:hAnsi="Arial" w:cs="Arial"/>
        </w:rPr>
      </w:pPr>
      <w:r w:rsidRPr="001058B5">
        <w:rPr>
          <w:rFonts w:ascii="Arial" w:hAnsi="Arial" w:cs="Arial"/>
        </w:rPr>
        <w:t>example,</w:t>
      </w:r>
      <w:r w:rsidRPr="001058B5">
        <w:rPr>
          <w:rFonts w:ascii="Arial" w:hAnsi="Arial" w:cs="Arial"/>
          <w:spacing w:val="-5"/>
        </w:rPr>
        <w:t xml:space="preserve"> </w:t>
      </w:r>
      <w:r w:rsidRPr="001058B5">
        <w:rPr>
          <w:rFonts w:ascii="Arial" w:hAnsi="Arial" w:cs="Arial"/>
        </w:rPr>
        <w:t>OS</w:t>
      </w:r>
      <w:r w:rsidRPr="001058B5">
        <w:rPr>
          <w:rFonts w:ascii="Arial" w:hAnsi="Arial" w:cs="Arial"/>
          <w:spacing w:val="-81"/>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want</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write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then you can do that: Oracle Database continues to audit the privileges that are audited by default.</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disable</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NONE,</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no</w:t>
      </w:r>
      <w:bookmarkStart w:id="1683" w:name="_bookmark1886"/>
      <w:bookmarkEnd w:id="1683"/>
      <w:r w:rsidRPr="001058B5">
        <w:rPr>
          <w:rFonts w:ascii="Arial" w:hAnsi="Arial" w:cs="Arial"/>
        </w:rPr>
        <w:t xml:space="preserve"> auditing takes</w:t>
      </w:r>
      <w:r w:rsidRPr="001058B5">
        <w:rPr>
          <w:rFonts w:ascii="Arial" w:hAnsi="Arial" w:cs="Arial"/>
          <w:spacing w:val="-1"/>
        </w:rPr>
        <w:t xml:space="preserve"> </w:t>
      </w:r>
      <w:r w:rsidRPr="001058B5">
        <w:rPr>
          <w:rFonts w:ascii="Arial" w:hAnsi="Arial" w:cs="Arial"/>
        </w:rPr>
        <w:t>place.</w:t>
      </w:r>
    </w:p>
    <w:p w14:paraId="4F103C00" w14:textId="77777777" w:rsidR="008C539B" w:rsidRPr="001058B5" w:rsidRDefault="00C12992">
      <w:pPr>
        <w:pStyle w:val="BodyText"/>
        <w:spacing w:before="117" w:line="230" w:lineRule="auto"/>
        <w:ind w:left="2260"/>
        <w:rPr>
          <w:rFonts w:ascii="Arial" w:hAnsi="Arial" w:cs="Arial"/>
        </w:rPr>
      </w:pPr>
      <w:r w:rsidRPr="001058B5">
        <w:rPr>
          <w:rFonts w:ascii="Arial" w:hAnsi="Arial" w:cs="Arial"/>
        </w:rPr>
        <w:t xml:space="preserve">If you manually create a database, then you should run the secconf.sql script to apply the default audit settings to your database. See </w:t>
      </w:r>
      <w:hyperlink w:anchor="_bookmark1890" w:history="1">
        <w:r w:rsidRPr="001058B5">
          <w:rPr>
            <w:rFonts w:ascii="Arial" w:hAnsi="Arial" w:cs="Arial"/>
            <w:color w:val="0000CC"/>
          </w:rPr>
          <w:t>"Disabling and Enabling Default</w:t>
        </w:r>
      </w:hyperlink>
      <w:r w:rsidRPr="001058B5">
        <w:rPr>
          <w:rFonts w:ascii="Arial" w:hAnsi="Arial" w:cs="Arial"/>
          <w:color w:val="0000CC"/>
        </w:rPr>
        <w:t xml:space="preserve"> </w:t>
      </w:r>
      <w:hyperlink w:anchor="_bookmark1890" w:history="1">
        <w:r w:rsidRPr="001058B5">
          <w:rPr>
            <w:rFonts w:ascii="Arial" w:hAnsi="Arial" w:cs="Arial"/>
            <w:color w:val="0000CC"/>
          </w:rPr>
          <w:t xml:space="preserve">Audit Settings" </w:t>
        </w:r>
        <w:r w:rsidRPr="001058B5">
          <w:rPr>
            <w:rFonts w:ascii="Arial" w:hAnsi="Arial" w:cs="Arial"/>
          </w:rPr>
          <w:t xml:space="preserve">on page 9-36 </w:t>
        </w:r>
      </w:hyperlink>
      <w:r w:rsidRPr="001058B5">
        <w:rPr>
          <w:rFonts w:ascii="Arial" w:hAnsi="Arial" w:cs="Arial"/>
        </w:rPr>
        <w:t>for more information.</w:t>
      </w:r>
    </w:p>
    <w:p w14:paraId="3CDAABFC" w14:textId="77777777" w:rsidR="008C539B" w:rsidRPr="001058B5" w:rsidRDefault="00C12992">
      <w:pPr>
        <w:pStyle w:val="BodyText"/>
        <w:spacing w:before="123" w:line="228" w:lineRule="auto"/>
        <w:ind w:left="2260" w:right="374"/>
        <w:rPr>
          <w:rFonts w:ascii="Arial" w:hAnsi="Arial" w:cs="Arial"/>
        </w:rPr>
      </w:pPr>
      <w:r w:rsidRPr="001058B5">
        <w:rPr>
          <w:rFonts w:ascii="Arial" w:hAnsi="Arial" w:cs="Arial"/>
          <w:spacing w:val="-9"/>
        </w:rPr>
        <w:t>To</w:t>
      </w:r>
      <w:r w:rsidRPr="001058B5">
        <w:rPr>
          <w:rFonts w:ascii="Arial" w:hAnsi="Arial" w:cs="Arial"/>
          <w:spacing w:val="-11"/>
        </w:rPr>
        <w:t xml:space="preserve"> </w:t>
      </w:r>
      <w:r w:rsidRPr="001058B5">
        <w:rPr>
          <w:rFonts w:ascii="Arial" w:hAnsi="Arial" w:cs="Arial"/>
        </w:rPr>
        <w:t>individually</w:t>
      </w:r>
      <w:r w:rsidRPr="001058B5">
        <w:rPr>
          <w:rFonts w:ascii="Arial" w:hAnsi="Arial" w:cs="Arial"/>
          <w:spacing w:val="-10"/>
        </w:rPr>
        <w:t xml:space="preserve"> </w:t>
      </w:r>
      <w:r w:rsidRPr="001058B5">
        <w:rPr>
          <w:rFonts w:ascii="Arial" w:hAnsi="Arial" w:cs="Arial"/>
        </w:rPr>
        <w:t>control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0"/>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AUDIT and NOAUDIT statements. For more information, see </w:t>
      </w:r>
      <w:hyperlink w:anchor="_bookmark1758" w:history="1">
        <w:r w:rsidRPr="001058B5">
          <w:rPr>
            <w:rFonts w:ascii="Arial" w:hAnsi="Arial" w:cs="Arial"/>
            <w:color w:val="0000CC"/>
          </w:rPr>
          <w:t xml:space="preserve">"Auditing SQL Statements" </w:t>
        </w:r>
      </w:hyperlink>
      <w:hyperlink w:anchor="_bookmark1758" w:history="1">
        <w:r w:rsidRPr="001058B5">
          <w:rPr>
            <w:rFonts w:ascii="Arial" w:hAnsi="Arial" w:cs="Arial"/>
          </w:rPr>
          <w:t>on</w:t>
        </w:r>
      </w:hyperlink>
      <w:r w:rsidRPr="001058B5">
        <w:rPr>
          <w:rFonts w:ascii="Arial" w:hAnsi="Arial" w:cs="Arial"/>
        </w:rPr>
        <w:t xml:space="preserve"> </w:t>
      </w:r>
      <w:hyperlink w:anchor="_bookmark1758" w:history="1">
        <w:r w:rsidRPr="001058B5">
          <w:rPr>
            <w:rFonts w:ascii="Arial" w:hAnsi="Arial" w:cs="Arial"/>
          </w:rPr>
          <w:t xml:space="preserve">page 9-23 </w:t>
        </w:r>
      </w:hyperlink>
      <w:r w:rsidRPr="001058B5">
        <w:rPr>
          <w:rFonts w:ascii="Arial" w:hAnsi="Arial" w:cs="Arial"/>
        </w:rPr>
        <w:t xml:space="preserve">and </w:t>
      </w:r>
      <w:hyperlink w:anchor="_bookmark1784" w:history="1">
        <w:r w:rsidRPr="001058B5">
          <w:rPr>
            <w:rFonts w:ascii="Arial" w:hAnsi="Arial" w:cs="Arial"/>
            <w:color w:val="0000CC"/>
          </w:rPr>
          <w:t xml:space="preserve">"Auditing Privileges" </w:t>
        </w:r>
      </w:hyperlink>
      <w:hyperlink w:anchor="_bookmark1784" w:history="1">
        <w:r w:rsidRPr="001058B5">
          <w:rPr>
            <w:rFonts w:ascii="Arial" w:hAnsi="Arial" w:cs="Arial"/>
          </w:rPr>
          <w:t>on page</w:t>
        </w:r>
        <w:r w:rsidRPr="001058B5">
          <w:rPr>
            <w:rFonts w:ascii="Arial" w:hAnsi="Arial" w:cs="Arial"/>
            <w:spacing w:val="-6"/>
          </w:rPr>
          <w:t xml:space="preserve"> </w:t>
        </w:r>
        <w:r w:rsidRPr="001058B5">
          <w:rPr>
            <w:rFonts w:ascii="Arial" w:hAnsi="Arial" w:cs="Arial"/>
          </w:rPr>
          <w:t>9-26</w:t>
        </w:r>
      </w:hyperlink>
      <w:r w:rsidRPr="001058B5">
        <w:rPr>
          <w:rFonts w:ascii="Arial" w:hAnsi="Arial" w:cs="Arial"/>
        </w:rPr>
        <w:t>.</w:t>
      </w:r>
    </w:p>
    <w:p w14:paraId="2C04BE8F" w14:textId="77777777" w:rsidR="008C539B" w:rsidRPr="001058B5" w:rsidRDefault="008C539B">
      <w:pPr>
        <w:pStyle w:val="BodyText"/>
        <w:spacing w:before="10"/>
        <w:rPr>
          <w:rFonts w:ascii="Arial" w:hAnsi="Arial" w:cs="Arial"/>
          <w:sz w:val="25"/>
        </w:rPr>
      </w:pPr>
    </w:p>
    <w:p w14:paraId="4D0F4FE3" w14:textId="77777777" w:rsidR="008C539B" w:rsidRPr="001058B5" w:rsidRDefault="00C12992">
      <w:pPr>
        <w:pStyle w:val="Heading4"/>
      </w:pPr>
      <w:bookmarkStart w:id="1684" w:name="Privileges_That_Oracle_Database_Audits_b"/>
      <w:bookmarkStart w:id="1685" w:name="_bookmark1887"/>
      <w:bookmarkEnd w:id="1684"/>
      <w:bookmarkEnd w:id="1685"/>
      <w:r w:rsidRPr="001058B5">
        <w:t>Privileges That Oracle Datab</w:t>
      </w:r>
      <w:bookmarkStart w:id="1686" w:name="_bookmark1888"/>
      <w:bookmarkEnd w:id="1686"/>
      <w:r w:rsidRPr="001058B5">
        <w:t>ase Audits by Default</w:t>
      </w:r>
    </w:p>
    <w:p w14:paraId="5F788C6F" w14:textId="77777777" w:rsidR="008C539B" w:rsidRPr="001058B5" w:rsidRDefault="00C12992">
      <w:pPr>
        <w:pStyle w:val="BodyText"/>
        <w:spacing w:before="74"/>
        <w:ind w:left="2260"/>
        <w:rPr>
          <w:rFonts w:ascii="Arial" w:hAnsi="Arial" w:cs="Arial"/>
        </w:rPr>
      </w:pPr>
      <w:r w:rsidRPr="001058B5">
        <w:rPr>
          <w:rFonts w:ascii="Arial" w:hAnsi="Arial" w:cs="Arial"/>
        </w:rPr>
        <w:t>Oracle Database audits the following privileges by default:</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77777777" w:rsidR="008C539B" w:rsidRPr="001058B5" w:rsidRDefault="00C12992">
      <w:pPr>
        <w:pStyle w:val="BodyText"/>
        <w:ind w:left="2260"/>
        <w:rPr>
          <w:rFonts w:ascii="Arial" w:hAnsi="Arial" w:cs="Arial"/>
        </w:rPr>
      </w:pPr>
      <w:r w:rsidRPr="001058B5">
        <w:rPr>
          <w:rFonts w:ascii="Arial" w:hAnsi="Arial" w:cs="Arial"/>
        </w:rPr>
        <w:t xml:space="preserve">Oracle Database </w:t>
      </w:r>
      <w:bookmarkStart w:id="1687" w:name="_bookmark1889"/>
      <w:bookmarkEnd w:id="1687"/>
      <w:r w:rsidRPr="001058B5">
        <w:rPr>
          <w:rFonts w:ascii="Arial" w:hAnsi="Arial" w:cs="Arial"/>
        </w:rPr>
        <w:t>audits the following SQL shortcuts by default:</w:t>
      </w:r>
    </w:p>
    <w:p w14:paraId="7F82521D" w14:textId="77777777" w:rsidR="008C539B" w:rsidRPr="001058B5" w:rsidRDefault="008C539B">
      <w:pPr>
        <w:rPr>
          <w:rFonts w:ascii="Arial" w:hAnsi="Arial" w:cs="Arial"/>
        </w:rPr>
        <w:sectPr w:rsidR="008C539B" w:rsidRPr="001058B5">
          <w:headerReference w:type="even" r:id="rId211"/>
          <w:headerReference w:type="default" r:id="rId212"/>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45C6547A" w14:textId="77777777" w:rsidR="008C539B" w:rsidRPr="001058B5" w:rsidRDefault="00C12992">
      <w:pPr>
        <w:pStyle w:val="ListParagraph"/>
        <w:numPr>
          <w:ilvl w:val="0"/>
          <w:numId w:val="50"/>
        </w:numPr>
        <w:tabs>
          <w:tab w:val="left" w:pos="2740"/>
        </w:tabs>
        <w:spacing w:before="134" w:line="232" w:lineRule="auto"/>
        <w:ind w:right="1754" w:hanging="359"/>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detailed</w:t>
      </w:r>
      <w:r w:rsidRPr="001058B5">
        <w:rPr>
          <w:rFonts w:ascii="Arial" w:hAnsi="Arial" w:cs="Arial"/>
          <w:spacing w:val="-33"/>
          <w:sz w:val="20"/>
        </w:rPr>
        <w:t xml:space="preserve"> </w:t>
      </w:r>
      <w:r w:rsidRPr="001058B5">
        <w:rPr>
          <w:rFonts w:ascii="Arial" w:hAnsi="Arial" w:cs="Arial"/>
          <w:sz w:val="20"/>
        </w:rPr>
        <w:t>information about the SQL statements described in this</w:t>
      </w:r>
      <w:r w:rsidRPr="001058B5">
        <w:rPr>
          <w:rFonts w:ascii="Arial" w:hAnsi="Arial" w:cs="Arial"/>
          <w:spacing w:val="-8"/>
          <w:sz w:val="20"/>
        </w:rPr>
        <w:t xml:space="preserve"> </w:t>
      </w:r>
      <w:r w:rsidRPr="001058B5">
        <w:rPr>
          <w:rFonts w:ascii="Arial" w:hAnsi="Arial" w:cs="Arial"/>
          <w:sz w:val="20"/>
        </w:rPr>
        <w:t>section</w:t>
      </w:r>
    </w:p>
    <w:p w14:paraId="64A3ABED" w14:textId="77777777" w:rsidR="008C539B" w:rsidRPr="001058B5" w:rsidRDefault="00C12992">
      <w:pPr>
        <w:spacing w:before="117" w:line="232" w:lineRule="auto"/>
        <w:ind w:left="2740" w:right="1745"/>
        <w:rPr>
          <w:rFonts w:ascii="Arial" w:hAnsi="Arial" w:cs="Arial"/>
          <w:sz w:val="20"/>
        </w:rPr>
      </w:pPr>
      <w:r w:rsidRPr="001058B5">
        <w:rPr>
          <w:rFonts w:ascii="Arial" w:hAnsi="Arial" w:cs="Arial"/>
          <w:sz w:val="20"/>
        </w:rPr>
        <w:t xml:space="preserve">sql_statement_shortcut in </w:t>
      </w:r>
      <w:r w:rsidRPr="001058B5">
        <w:rPr>
          <w:rFonts w:ascii="Arial" w:hAnsi="Arial" w:cs="Arial"/>
          <w:i/>
          <w:sz w:val="20"/>
        </w:rPr>
        <w:t xml:space="preserve">Oracle Database SQL Language Reference </w:t>
      </w:r>
      <w:r w:rsidRPr="001058B5">
        <w:rPr>
          <w:rFonts w:ascii="Arial" w:hAnsi="Arial" w:cs="Arial"/>
          <w:sz w:val="20"/>
        </w:rPr>
        <w:t>for a list of accepted SQL shortcuts you can use with the AUDIT</w:t>
      </w:r>
      <w:r w:rsidRPr="001058B5">
        <w:rPr>
          <w:rFonts w:ascii="Arial" w:hAnsi="Arial" w:cs="Arial"/>
          <w:spacing w:val="-80"/>
          <w:sz w:val="20"/>
        </w:rPr>
        <w:t xml:space="preserve"> </w:t>
      </w:r>
      <w:r w:rsidRPr="001058B5">
        <w:rPr>
          <w:rFonts w:ascii="Arial" w:hAnsi="Arial" w:cs="Arial"/>
          <w:sz w:val="20"/>
        </w:rPr>
        <w:t>statement</w:t>
      </w:r>
    </w:p>
    <w:p w14:paraId="76079A9B" w14:textId="77777777" w:rsidR="008C539B" w:rsidRPr="001058B5" w:rsidRDefault="008C539B">
      <w:pPr>
        <w:pStyle w:val="BodyText"/>
        <w:spacing w:before="7"/>
        <w:rPr>
          <w:rFonts w:ascii="Arial" w:hAnsi="Arial" w:cs="Arial"/>
        </w:rPr>
      </w:pPr>
    </w:p>
    <w:p w14:paraId="1CC321A6" w14:textId="77777777" w:rsidR="008C539B" w:rsidRPr="001058B5" w:rsidRDefault="00C12992">
      <w:pPr>
        <w:pStyle w:val="Heading4"/>
        <w:ind w:left="100"/>
      </w:pPr>
      <w:bookmarkStart w:id="1688" w:name="Disabling_and_Enabling_Default_Audit_Set"/>
      <w:bookmarkStart w:id="1689" w:name="_bookmark1890"/>
      <w:bookmarkEnd w:id="1688"/>
      <w:bookmarkEnd w:id="1689"/>
      <w:r w:rsidRPr="001058B5">
        <w:t>Disabling and Enabling Default Audit Settings</w:t>
      </w:r>
    </w:p>
    <w:p w14:paraId="04EEA22B" w14:textId="77777777" w:rsidR="008C539B" w:rsidRPr="001058B5" w:rsidRDefault="00C12992">
      <w:pPr>
        <w:pStyle w:val="BodyText"/>
        <w:spacing w:before="80" w:line="232" w:lineRule="auto"/>
        <w:ind w:left="1659" w:right="902"/>
        <w:jc w:val="both"/>
        <w:rPr>
          <w:rFonts w:ascii="Arial" w:hAnsi="Arial" w:cs="Arial"/>
        </w:rPr>
      </w:pPr>
      <w:r w:rsidRPr="001058B5">
        <w:rPr>
          <w:rFonts w:ascii="Arial" w:hAnsi="Arial" w:cs="Arial"/>
        </w:rPr>
        <w:t>If your applications use the default audit settings from Oracle Database 10</w:t>
      </w:r>
      <w:r w:rsidRPr="001058B5">
        <w:rPr>
          <w:rFonts w:ascii="Arial" w:hAnsi="Arial" w:cs="Arial"/>
          <w:i/>
        </w:rPr>
        <w:t xml:space="preserve">g </w:t>
      </w:r>
      <w:r w:rsidRPr="001058B5">
        <w:rPr>
          <w:rFonts w:ascii="Arial" w:hAnsi="Arial" w:cs="Arial"/>
        </w:rPr>
        <w:t>Release</w:t>
      </w:r>
      <w:r w:rsidRPr="001058B5">
        <w:rPr>
          <w:rFonts w:ascii="Arial" w:hAnsi="Arial" w:cs="Arial"/>
          <w:spacing w:val="-30"/>
        </w:rPr>
        <w:t xml:space="preserve"> </w:t>
      </w:r>
      <w:r w:rsidRPr="001058B5">
        <w:rPr>
          <w:rFonts w:ascii="Arial" w:hAnsi="Arial" w:cs="Arial"/>
        </w:rPr>
        <w:t>2 (10.2), then you can revert to these audit settings u</w:t>
      </w:r>
      <w:bookmarkStart w:id="1690" w:name="_bookmark1891"/>
      <w:bookmarkEnd w:id="1690"/>
      <w:r w:rsidRPr="001058B5">
        <w:rPr>
          <w:rFonts w:ascii="Arial" w:hAnsi="Arial" w:cs="Arial"/>
        </w:rPr>
        <w:t>ntil you modify the applications to 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settings.</w:t>
      </w:r>
      <w:r w:rsidRPr="001058B5">
        <w:rPr>
          <w:rFonts w:ascii="Arial" w:hAnsi="Arial" w:cs="Arial"/>
          <w:spacing w:val="-7"/>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do</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run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undoaud.sql</w:t>
      </w:r>
      <w:r w:rsidRPr="001058B5">
        <w:rPr>
          <w:rFonts w:ascii="Arial" w:hAnsi="Arial" w:cs="Arial"/>
          <w:spacing w:val="-82"/>
        </w:rPr>
        <w:t xml:space="preserve"> </w:t>
      </w:r>
      <w:r w:rsidRPr="001058B5">
        <w:rPr>
          <w:rFonts w:ascii="Arial" w:hAnsi="Arial" w:cs="Arial"/>
        </w:rPr>
        <w:t>script.</w:t>
      </w:r>
    </w:p>
    <w:p w14:paraId="51CFFC53" w14:textId="77777777" w:rsidR="008C539B" w:rsidRPr="001058B5" w:rsidRDefault="00C12992">
      <w:pPr>
        <w:pStyle w:val="BodyText"/>
        <w:spacing w:before="115" w:line="230" w:lineRule="auto"/>
        <w:ind w:left="1660" w:right="802"/>
        <w:rPr>
          <w:rFonts w:ascii="Arial" w:hAnsi="Arial" w:cs="Arial"/>
        </w:rPr>
      </w:pPr>
      <w:r w:rsidRPr="001058B5">
        <w:rPr>
          <w:rFonts w:ascii="Arial" w:hAnsi="Arial" w:cs="Arial"/>
        </w:rPr>
        <w:t>After you have modified your applications to conform to the Release 11</w:t>
      </w:r>
      <w:r w:rsidRPr="001058B5">
        <w:rPr>
          <w:rFonts w:ascii="Arial" w:hAnsi="Arial" w:cs="Arial"/>
          <w:i/>
        </w:rPr>
        <w:t xml:space="preserve">g </w:t>
      </w:r>
      <w:r w:rsidRPr="001058B5">
        <w:rPr>
          <w:rFonts w:ascii="Arial" w:hAnsi="Arial" w:cs="Arial"/>
        </w:rPr>
        <w:t>audit settings, then you can manually update your data</w:t>
      </w:r>
      <w:bookmarkStart w:id="1691" w:name="_bookmark1892"/>
      <w:bookmarkEnd w:id="1691"/>
      <w:r w:rsidRPr="001058B5">
        <w:rPr>
          <w:rFonts w:ascii="Arial" w:hAnsi="Arial" w:cs="Arial"/>
        </w:rPr>
        <w:t>base to use the audit configuration that suits your business needs, or you can run the secconf.sql script to apply the Release 11</w:t>
      </w:r>
      <w:r w:rsidRPr="001058B5">
        <w:rPr>
          <w:rFonts w:ascii="Arial" w:hAnsi="Arial" w:cs="Arial"/>
          <w:i/>
        </w:rPr>
        <w:t xml:space="preserve">g </w:t>
      </w:r>
      <w:r w:rsidRPr="001058B5">
        <w:rPr>
          <w:rFonts w:ascii="Arial" w:hAnsi="Arial" w:cs="Arial"/>
        </w:rPr>
        <w:t>default audit settings. You can customize this script to have different security settings if you like, but remember that the settings listed in the original script are Oracle-recommended settings.</w:t>
      </w:r>
    </w:p>
    <w:p w14:paraId="330FD88A" w14:textId="77777777" w:rsidR="008C539B" w:rsidRPr="001058B5" w:rsidRDefault="00C12992">
      <w:pPr>
        <w:pStyle w:val="BodyText"/>
        <w:spacing w:before="125" w:line="230" w:lineRule="auto"/>
        <w:ind w:left="1659" w:right="841"/>
        <w:jc w:val="both"/>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created</w:t>
      </w:r>
      <w:r w:rsidRPr="001058B5">
        <w:rPr>
          <w:rFonts w:ascii="Arial" w:hAnsi="Arial" w:cs="Arial"/>
          <w:spacing w:val="-17"/>
        </w:rPr>
        <w:t xml:space="preserve"> </w:t>
      </w:r>
      <w:r w:rsidRPr="001058B5">
        <w:rPr>
          <w:rFonts w:ascii="Arial" w:hAnsi="Arial" w:cs="Arial"/>
        </w:rPr>
        <w:t>your</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spacing w:val="-3"/>
        </w:rPr>
        <w:t>manually,</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should</w:t>
      </w:r>
      <w:r w:rsidRPr="001058B5">
        <w:rPr>
          <w:rFonts w:ascii="Arial" w:hAnsi="Arial" w:cs="Arial"/>
          <w:spacing w:val="-17"/>
        </w:rPr>
        <w:t xml:space="preserve"> </w:t>
      </w:r>
      <w:r w:rsidRPr="001058B5">
        <w:rPr>
          <w:rFonts w:ascii="Arial" w:hAnsi="Arial" w:cs="Arial"/>
        </w:rPr>
        <w:t>run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secconf.sql</w:t>
      </w:r>
      <w:r w:rsidRPr="001058B5">
        <w:rPr>
          <w:rFonts w:ascii="Arial" w:hAnsi="Arial" w:cs="Arial"/>
          <w:spacing w:val="-92"/>
        </w:rPr>
        <w:t xml:space="preserve"> </w:t>
      </w:r>
      <w:r w:rsidRPr="001058B5">
        <w:rPr>
          <w:rFonts w:ascii="Arial" w:hAnsi="Arial" w:cs="Arial"/>
        </w:rPr>
        <w:t>script</w:t>
      </w:r>
      <w:r w:rsidRPr="001058B5">
        <w:rPr>
          <w:rFonts w:ascii="Arial" w:hAnsi="Arial" w:cs="Arial"/>
          <w:spacing w:val="-17"/>
        </w:rPr>
        <w:t xml:space="preserve"> </w:t>
      </w:r>
      <w:r w:rsidRPr="001058B5">
        <w:rPr>
          <w:rFonts w:ascii="Arial" w:hAnsi="Arial" w:cs="Arial"/>
        </w:rPr>
        <w:t xml:space="preserve">to apply the Release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default audit settings to the database. Databases that have been created with Database Configuration Assistant will have these settings, but manually created databases do</w:t>
      </w:r>
      <w:r w:rsidRPr="001058B5">
        <w:rPr>
          <w:rFonts w:ascii="Arial" w:hAnsi="Arial" w:cs="Arial"/>
          <w:spacing w:val="-4"/>
        </w:rPr>
        <w:t xml:space="preserve"> </w:t>
      </w:r>
      <w:r w:rsidRPr="001058B5">
        <w:rPr>
          <w:rFonts w:ascii="Arial" w:hAnsi="Arial" w:cs="Arial"/>
        </w:rPr>
        <w:t>not.</w:t>
      </w:r>
    </w:p>
    <w:p w14:paraId="01F2FE8D"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w w:val="95"/>
        </w:rPr>
        <w:t>The undoaud.sql</w:t>
      </w:r>
      <w:r w:rsidRPr="001058B5">
        <w:rPr>
          <w:rFonts w:ascii="Arial" w:hAnsi="Arial" w:cs="Arial"/>
          <w:spacing w:val="-95"/>
          <w:w w:val="95"/>
        </w:rPr>
        <w:t xml:space="preserve"> </w:t>
      </w:r>
      <w:r w:rsidRPr="001058B5">
        <w:rPr>
          <w:rFonts w:ascii="Arial" w:hAnsi="Arial" w:cs="Arial"/>
          <w:w w:val="95"/>
        </w:rPr>
        <w:t>and secconf.sql</w:t>
      </w:r>
      <w:r w:rsidRPr="001058B5">
        <w:rPr>
          <w:rFonts w:ascii="Arial" w:hAnsi="Arial" w:cs="Arial"/>
          <w:spacing w:val="-95"/>
          <w:w w:val="95"/>
        </w:rPr>
        <w:t xml:space="preserve"> </w:t>
      </w:r>
      <w:r w:rsidRPr="001058B5">
        <w:rPr>
          <w:rFonts w:ascii="Arial" w:hAnsi="Arial" w:cs="Arial"/>
          <w:w w:val="95"/>
        </w:rPr>
        <w:t xml:space="preserve">scripts are in the $ORACLE_HOME/rdbms/admin </w:t>
      </w:r>
      <w:r w:rsidRPr="001058B5">
        <w:rPr>
          <w:rFonts w:ascii="Arial" w:hAnsi="Arial" w:cs="Arial"/>
          <w:spacing w:val="-3"/>
        </w:rPr>
        <w:t xml:space="preserve">directory. </w:t>
      </w:r>
      <w:r w:rsidRPr="001058B5">
        <w:rPr>
          <w:rFonts w:ascii="Arial" w:hAnsi="Arial" w:cs="Arial"/>
        </w:rPr>
        <w:t>The undoaud.sql</w:t>
      </w:r>
      <w:r w:rsidRPr="001058B5">
        <w:rPr>
          <w:rFonts w:ascii="Arial" w:hAnsi="Arial" w:cs="Arial"/>
          <w:spacing w:val="-98"/>
        </w:rPr>
        <w:t xml:space="preserve"> </w:t>
      </w:r>
      <w:r w:rsidRPr="001058B5">
        <w:rPr>
          <w:rFonts w:ascii="Arial" w:hAnsi="Arial" w:cs="Arial"/>
        </w:rPr>
        <w:t xml:space="preserve">script affects audit settings </w:t>
      </w:r>
      <w:r w:rsidRPr="001058B5">
        <w:rPr>
          <w:rFonts w:ascii="Arial" w:hAnsi="Arial" w:cs="Arial"/>
          <w:spacing w:val="-5"/>
        </w:rPr>
        <w:t xml:space="preserve">only, </w:t>
      </w:r>
      <w:r w:rsidRPr="001058B5">
        <w:rPr>
          <w:rFonts w:ascii="Arial" w:hAnsi="Arial" w:cs="Arial"/>
        </w:rPr>
        <w:t>and the secconf.sql script affects both audit and password settings. They have no effect on other security settings.</w:t>
      </w:r>
    </w:p>
    <w:p w14:paraId="621C2796" w14:textId="77777777" w:rsidR="008C539B" w:rsidRPr="001058B5" w:rsidRDefault="008C539B">
      <w:pPr>
        <w:pStyle w:val="BodyText"/>
        <w:spacing w:before="7"/>
        <w:rPr>
          <w:rFonts w:ascii="Arial" w:hAnsi="Arial" w:cs="Arial"/>
          <w:sz w:val="27"/>
        </w:rPr>
      </w:pPr>
    </w:p>
    <w:p w14:paraId="6D278074" w14:textId="77777777" w:rsidR="008C539B" w:rsidRPr="001058B5" w:rsidRDefault="00C12992">
      <w:pPr>
        <w:pStyle w:val="Heading3"/>
        <w:ind w:left="100"/>
      </w:pPr>
      <w:bookmarkStart w:id="1692" w:name="Auditing_Specific_Activities_with_Fine-G"/>
      <w:bookmarkStart w:id="1693" w:name="_bookmark1893"/>
      <w:bookmarkStart w:id="1694" w:name="_bookmark1894"/>
      <w:bookmarkEnd w:id="1692"/>
      <w:bookmarkEnd w:id="1693"/>
      <w:bookmarkEnd w:id="1694"/>
      <w:r w:rsidRPr="001058B5">
        <w:t>Auditing Specific Activities with Fine-Grained Auditing</w:t>
      </w:r>
    </w:p>
    <w:p w14:paraId="1F77E69E"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5D6F445"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895" w:history="1">
        <w:r w:rsidR="00C12992" w:rsidRPr="001058B5">
          <w:rPr>
            <w:rFonts w:ascii="Arial" w:hAnsi="Arial" w:cs="Arial"/>
            <w:color w:val="0000CC"/>
            <w:sz w:val="20"/>
          </w:rPr>
          <w:t>About Fine-Grained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265CFBD"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02" w:history="1">
        <w:r w:rsidR="00C12992" w:rsidRPr="001058B5">
          <w:rPr>
            <w:rFonts w:ascii="Arial" w:hAnsi="Arial" w:cs="Arial"/>
            <w:color w:val="0000CC"/>
            <w:sz w:val="20"/>
          </w:rPr>
          <w:t>Where Are Fine-Grained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Stored?</w:t>
        </w:r>
      </w:hyperlink>
    </w:p>
    <w:p w14:paraId="06DF42E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904" w:history="1">
        <w:r w:rsidR="00C12992" w:rsidRPr="001058B5">
          <w:rPr>
            <w:rFonts w:ascii="Arial" w:hAnsi="Arial" w:cs="Arial"/>
            <w:color w:val="0000CC"/>
            <w:sz w:val="20"/>
          </w:rPr>
          <w:t>Advantages of Fine-Grained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3E157493"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07" w:history="1">
        <w:r w:rsidR="00C12992" w:rsidRPr="001058B5">
          <w:rPr>
            <w:rFonts w:ascii="Arial" w:hAnsi="Arial" w:cs="Arial"/>
            <w:color w:val="0000CC"/>
            <w:sz w:val="20"/>
          </w:rPr>
          <w:t>What Permissions Are Needed to Create a Fine-Grained Audit</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58260624"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909" w:history="1">
        <w:r w:rsidR="00C12992" w:rsidRPr="001058B5">
          <w:rPr>
            <w:rFonts w:ascii="Arial" w:hAnsi="Arial" w:cs="Arial"/>
            <w:color w:val="0000CC"/>
            <w:sz w:val="20"/>
          </w:rPr>
          <w:t>Activities That Are Always Audited in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45C66BA5"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12" w:history="1">
        <w:r w:rsidR="00C12992" w:rsidRPr="001058B5">
          <w:rPr>
            <w:rFonts w:ascii="Arial" w:hAnsi="Arial" w:cs="Arial"/>
            <w:color w:val="0000CC"/>
            <w:sz w:val="20"/>
          </w:rPr>
          <w:t>Using Fine-Grained Audit Policies with</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Editions</w:t>
        </w:r>
      </w:hyperlink>
    </w:p>
    <w:p w14:paraId="681C673D"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914" w:history="1">
        <w:r w:rsidR="00C12992" w:rsidRPr="001058B5">
          <w:rPr>
            <w:rFonts w:ascii="Arial" w:hAnsi="Arial" w:cs="Arial"/>
            <w:color w:val="0000CC"/>
            <w:sz w:val="20"/>
          </w:rPr>
          <w:t xml:space="preserve">Creating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for Fine-Grained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24B1883F"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16" w:history="1">
        <w:r w:rsidR="00C12992" w:rsidRPr="001058B5">
          <w:rPr>
            <w:rFonts w:ascii="Arial" w:hAnsi="Arial" w:cs="Arial"/>
            <w:color w:val="0000CC"/>
            <w:sz w:val="20"/>
          </w:rPr>
          <w:t xml:space="preserve">How the Fine-Grained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Generates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9C4A0BE"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918" w:history="1">
        <w:r w:rsidR="00C12992" w:rsidRPr="001058B5">
          <w:rPr>
            <w:rFonts w:ascii="Arial" w:hAnsi="Arial" w:cs="Arial"/>
            <w:color w:val="0000CC"/>
            <w:sz w:val="20"/>
          </w:rPr>
          <w:t>Using the DBMS_FGA Package to Manage Fine-Grained Audit</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Policies</w:t>
        </w:r>
      </w:hyperlink>
    </w:p>
    <w:p w14:paraId="17577A48"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42"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Adding an Email Alert to a Fine-Grained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Policy</w:t>
        </w:r>
      </w:hyperlink>
    </w:p>
    <w:p w14:paraId="11FAED28"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960"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Auditing Nondatabase Users</w:t>
        </w:r>
      </w:hyperlink>
    </w:p>
    <w:p w14:paraId="6268D89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4925FD" w14:textId="77777777" w:rsidR="008C539B" w:rsidRPr="001058B5" w:rsidRDefault="008C539B">
      <w:pPr>
        <w:pStyle w:val="BodyText"/>
        <w:spacing w:before="2"/>
        <w:rPr>
          <w:rFonts w:ascii="Arial" w:hAnsi="Arial" w:cs="Arial"/>
          <w:sz w:val="23"/>
        </w:rPr>
      </w:pPr>
    </w:p>
    <w:p w14:paraId="704349A7" w14:textId="77777777" w:rsidR="008C539B" w:rsidRPr="001058B5" w:rsidRDefault="00C12992">
      <w:pPr>
        <w:pStyle w:val="Heading4"/>
        <w:spacing w:before="107"/>
      </w:pPr>
      <w:bookmarkStart w:id="1695" w:name="About_Fine-Grained_Auditing"/>
      <w:bookmarkStart w:id="1696" w:name="_bookmark1895"/>
      <w:bookmarkEnd w:id="1695"/>
      <w:bookmarkEnd w:id="1696"/>
      <w:r w:rsidRPr="001058B5">
        <w:t>About Fine-Grained Audit</w:t>
      </w:r>
      <w:bookmarkStart w:id="1697" w:name="_bookmark1896"/>
      <w:bookmarkEnd w:id="1697"/>
      <w:r w:rsidRPr="001058B5">
        <w:t>ing</w:t>
      </w:r>
    </w:p>
    <w:p w14:paraId="606D777D"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w:t>
      </w:r>
      <w:bookmarkStart w:id="1698" w:name="_bookmark1898"/>
      <w:bookmarkEnd w:id="1698"/>
      <w:r w:rsidRPr="001058B5">
        <w:rPr>
          <w:rFonts w:ascii="Arial" w:hAnsi="Arial" w:cs="Arial"/>
        </w:rPr>
        <w:t>ting</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bookmarkStart w:id="1699" w:name="_bookmark1897"/>
      <w:bookmarkEnd w:id="1699"/>
      <w:r w:rsidRPr="001058B5">
        <w:rPr>
          <w:rFonts w:ascii="Arial" w:hAnsi="Arial" w:cs="Arial"/>
        </w:rPr>
        <w:t>you</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bookmarkStart w:id="1700" w:name="_bookmark1899"/>
      <w:bookmarkEnd w:id="1700"/>
      <w:r w:rsidRPr="001058B5">
        <w:rPr>
          <w:rFonts w:ascii="Arial" w:hAnsi="Arial" w:cs="Arial"/>
        </w:rPr>
        <w:t>create</w:t>
      </w:r>
      <w:r w:rsidRPr="001058B5">
        <w:rPr>
          <w:rFonts w:ascii="Arial" w:hAnsi="Arial" w:cs="Arial"/>
          <w:spacing w:val="-5"/>
        </w:rPr>
        <w:t xml:space="preserve"> </w:t>
      </w:r>
      <w:r w:rsidRPr="001058B5">
        <w:rPr>
          <w:rFonts w:ascii="Arial" w:hAnsi="Arial" w:cs="Arial"/>
        </w:rPr>
        <w:t>policies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define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5"/>
        </w:rPr>
        <w:t xml:space="preserve"> </w:t>
      </w:r>
      <w:r w:rsidRPr="001058B5">
        <w:rPr>
          <w:rFonts w:ascii="Arial" w:hAnsi="Arial" w:cs="Arial"/>
        </w:rPr>
        <w:t>conditions</w:t>
      </w:r>
      <w:r w:rsidRPr="001058B5">
        <w:rPr>
          <w:rFonts w:ascii="Arial" w:hAnsi="Arial" w:cs="Arial"/>
          <w:spacing w:val="-6"/>
        </w:rPr>
        <w:t xml:space="preserve"> </w:t>
      </w:r>
      <w:r w:rsidRPr="001058B5">
        <w:rPr>
          <w:rFonts w:ascii="Arial" w:hAnsi="Arial" w:cs="Arial"/>
        </w:rPr>
        <w:t xml:space="preserve">that must take place for the audit to </w:t>
      </w:r>
      <w:r w:rsidRPr="001058B5">
        <w:rPr>
          <w:rFonts w:ascii="Arial" w:hAnsi="Arial" w:cs="Arial"/>
          <w:spacing w:val="-3"/>
        </w:rPr>
        <w:t xml:space="preserve">occur. </w:t>
      </w:r>
      <w:r w:rsidRPr="001058B5">
        <w:rPr>
          <w:rFonts w:ascii="Arial" w:hAnsi="Arial" w:cs="Arial"/>
        </w:rPr>
        <w:t>This enables you to monitor data access based on</w:t>
      </w:r>
      <w:r w:rsidRPr="001058B5">
        <w:rPr>
          <w:rFonts w:ascii="Arial" w:hAnsi="Arial" w:cs="Arial"/>
          <w:spacing w:val="-22"/>
        </w:rPr>
        <w:t xml:space="preserve"> </w:t>
      </w:r>
      <w:r w:rsidRPr="001058B5">
        <w:rPr>
          <w:rFonts w:ascii="Arial" w:hAnsi="Arial" w:cs="Arial"/>
        </w:rPr>
        <w:t>content.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1"/>
        </w:rPr>
        <w:t xml:space="preserve"> </w:t>
      </w:r>
      <w:r w:rsidRPr="001058B5">
        <w:rPr>
          <w:rFonts w:ascii="Arial" w:hAnsi="Arial" w:cs="Arial"/>
        </w:rPr>
        <w:t>provides</w:t>
      </w:r>
      <w:r w:rsidRPr="001058B5">
        <w:rPr>
          <w:rFonts w:ascii="Arial" w:hAnsi="Arial" w:cs="Arial"/>
          <w:spacing w:val="-22"/>
        </w:rPr>
        <w:t xml:space="preserve"> </w:t>
      </w:r>
      <w:r w:rsidRPr="001058B5">
        <w:rPr>
          <w:rFonts w:ascii="Arial" w:hAnsi="Arial" w:cs="Arial"/>
        </w:rPr>
        <w:t>granular</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queries,</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INSERT,</w:t>
      </w:r>
      <w:r w:rsidRPr="001058B5">
        <w:rPr>
          <w:rFonts w:ascii="Arial" w:hAnsi="Arial" w:cs="Arial"/>
          <w:spacing w:val="-21"/>
        </w:rPr>
        <w:t xml:space="preserve"> </w:t>
      </w:r>
      <w:r w:rsidRPr="001058B5">
        <w:rPr>
          <w:rFonts w:ascii="Arial" w:hAnsi="Arial" w:cs="Arial"/>
        </w:rPr>
        <w:t>UPDATE,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DELETE operations. For example, a central tax authority must track access to tax returns to guard against employee snooping, with enough detail to determine what data was accessed.</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enough</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know</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0"/>
        </w:rPr>
        <w:t xml:space="preserve"> </w:t>
      </w:r>
      <w:r w:rsidRPr="001058B5">
        <w:rPr>
          <w:rFonts w:ascii="Arial" w:hAnsi="Arial" w:cs="Arial"/>
        </w:rPr>
        <w:t>used</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specific</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on a particular table. Fine-grained auditing provides this deeper</w:t>
      </w:r>
      <w:r w:rsidRPr="001058B5">
        <w:rPr>
          <w:rFonts w:ascii="Arial" w:hAnsi="Arial" w:cs="Arial"/>
          <w:spacing w:val="-15"/>
        </w:rPr>
        <w:t xml:space="preserve"> </w:t>
      </w:r>
      <w:r w:rsidRPr="001058B5">
        <w:rPr>
          <w:rFonts w:ascii="Arial" w:hAnsi="Arial" w:cs="Arial"/>
        </w:rPr>
        <w:t>functionality.</w:t>
      </w:r>
    </w:p>
    <w:p w14:paraId="628DDEEF" w14:textId="77777777" w:rsidR="008C539B" w:rsidRPr="001058B5" w:rsidRDefault="00C12992">
      <w:pPr>
        <w:pStyle w:val="BodyText"/>
        <w:spacing w:before="121" w:line="232" w:lineRule="auto"/>
        <w:ind w:left="2259" w:right="700"/>
        <w:rPr>
          <w:rFonts w:ascii="Arial" w:hAnsi="Arial" w:cs="Arial"/>
        </w:rPr>
      </w:pPr>
      <w:r w:rsidRPr="001058B5">
        <w:rPr>
          <w:rFonts w:ascii="Arial" w:hAnsi="Arial" w:cs="Arial"/>
        </w:rPr>
        <w:t>In general, fine-grained audit policies are based on simple, user-defined SQL predicates on table objects as conditions for selective auditing. During fetching, whenever policy conditions are met for a row, the query is audited.</w:t>
      </w:r>
    </w:p>
    <w:p w14:paraId="77AE5F92" w14:textId="77777777" w:rsidR="008C539B" w:rsidRPr="001058B5" w:rsidRDefault="00C12992">
      <w:pPr>
        <w:pStyle w:val="BodyText"/>
        <w:spacing w:before="111"/>
        <w:ind w:left="2260"/>
        <w:rPr>
          <w:rFonts w:ascii="Arial" w:hAnsi="Arial" w:cs="Arial"/>
        </w:rPr>
      </w:pPr>
      <w:r w:rsidRPr="001058B5">
        <w:rPr>
          <w:rFonts w:ascii="Arial" w:hAnsi="Arial" w:cs="Arial"/>
        </w:rPr>
        <w:t>You can use fine-grained auditing to audit the following types of actions:</w:t>
      </w:r>
    </w:p>
    <w:p w14:paraId="779561B1"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Accessing a table between 9 p.m. and 6 a.m. or on Saturday and</w:t>
      </w:r>
      <w:r w:rsidRPr="001058B5">
        <w:rPr>
          <w:rFonts w:ascii="Arial" w:hAnsi="Arial" w:cs="Arial"/>
          <w:spacing w:val="-12"/>
          <w:sz w:val="20"/>
        </w:rPr>
        <w:t xml:space="preserve"> </w:t>
      </w:r>
      <w:r w:rsidRPr="001058B5">
        <w:rPr>
          <w:rFonts w:ascii="Arial" w:hAnsi="Arial" w:cs="Arial"/>
          <w:sz w:val="20"/>
        </w:rPr>
        <w:t>Sunday</w:t>
      </w:r>
    </w:p>
    <w:p w14:paraId="38D1B4AB"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Using an IP address from outside the corporate</w:t>
      </w:r>
      <w:r w:rsidRPr="001058B5">
        <w:rPr>
          <w:rFonts w:ascii="Arial" w:hAnsi="Arial" w:cs="Arial"/>
          <w:spacing w:val="-8"/>
          <w:sz w:val="20"/>
        </w:rPr>
        <w:t xml:space="preserve"> </w:t>
      </w:r>
      <w:r w:rsidRPr="001058B5">
        <w:rPr>
          <w:rFonts w:ascii="Arial" w:hAnsi="Arial" w:cs="Arial"/>
          <w:sz w:val="20"/>
        </w:rPr>
        <w:t>network</w:t>
      </w:r>
    </w:p>
    <w:p w14:paraId="600CD737"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Selecting or updating a table</w:t>
      </w:r>
      <w:r w:rsidRPr="001058B5">
        <w:rPr>
          <w:rFonts w:ascii="Arial" w:hAnsi="Arial" w:cs="Arial"/>
          <w:spacing w:val="-20"/>
          <w:sz w:val="20"/>
        </w:rPr>
        <w:t xml:space="preserve"> </w:t>
      </w:r>
      <w:r w:rsidRPr="001058B5">
        <w:rPr>
          <w:rFonts w:ascii="Arial" w:hAnsi="Arial" w:cs="Arial"/>
          <w:sz w:val="20"/>
        </w:rPr>
        <w:t>column</w:t>
      </w:r>
    </w:p>
    <w:p w14:paraId="67A943AD"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Modifying a value in a table</w:t>
      </w:r>
      <w:r w:rsidRPr="001058B5">
        <w:rPr>
          <w:rFonts w:ascii="Arial" w:hAnsi="Arial" w:cs="Arial"/>
          <w:spacing w:val="-10"/>
          <w:sz w:val="20"/>
        </w:rPr>
        <w:t xml:space="preserve"> </w:t>
      </w:r>
      <w:r w:rsidRPr="001058B5">
        <w:rPr>
          <w:rFonts w:ascii="Arial" w:hAnsi="Arial" w:cs="Arial"/>
          <w:sz w:val="20"/>
        </w:rPr>
        <w:t>column</w:t>
      </w:r>
    </w:p>
    <w:p w14:paraId="639636DC" w14:textId="77777777" w:rsidR="008C539B" w:rsidRPr="001058B5" w:rsidRDefault="008C539B">
      <w:pPr>
        <w:pStyle w:val="BodyText"/>
        <w:rPr>
          <w:rFonts w:ascii="Arial" w:hAnsi="Arial" w:cs="Arial"/>
        </w:rPr>
      </w:pPr>
    </w:p>
    <w:p w14:paraId="14C38F29" w14:textId="77777777" w:rsidR="008C539B" w:rsidRPr="001058B5" w:rsidRDefault="008D1AB8">
      <w:pPr>
        <w:pStyle w:val="BodyText"/>
        <w:spacing w:before="1"/>
        <w:rPr>
          <w:rFonts w:ascii="Arial" w:hAnsi="Arial" w:cs="Arial"/>
          <w:sz w:val="11"/>
        </w:rPr>
      </w:pPr>
      <w:r>
        <w:rPr>
          <w:rFonts w:ascii="Arial" w:hAnsi="Arial" w:cs="Arial"/>
        </w:rPr>
        <w:pict w14:anchorId="5703577A">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14:paraId="2D57C753" w14:textId="77777777" w:rsidR="008C539B" w:rsidRPr="001058B5" w:rsidRDefault="00C12992">
      <w:pPr>
        <w:spacing w:before="34"/>
        <w:ind w:left="2980"/>
        <w:rPr>
          <w:rFonts w:ascii="Arial" w:hAnsi="Arial" w:cs="Arial"/>
          <w:b/>
          <w:sz w:val="19"/>
        </w:rPr>
      </w:pPr>
      <w:r w:rsidRPr="001058B5">
        <w:rPr>
          <w:rFonts w:ascii="Arial" w:hAnsi="Arial" w:cs="Arial"/>
          <w:b/>
          <w:sz w:val="19"/>
        </w:rPr>
        <w:t>Note:</w:t>
      </w:r>
    </w:p>
    <w:p w14:paraId="1B86942B" w14:textId="77777777" w:rsidR="008C539B" w:rsidRPr="001058B5" w:rsidRDefault="00C12992">
      <w:pPr>
        <w:pStyle w:val="ListParagraph"/>
        <w:numPr>
          <w:ilvl w:val="0"/>
          <w:numId w:val="49"/>
        </w:numPr>
        <w:tabs>
          <w:tab w:val="left" w:pos="3340"/>
        </w:tabs>
        <w:spacing w:before="134" w:line="232" w:lineRule="auto"/>
        <w:ind w:right="1558"/>
        <w:rPr>
          <w:rFonts w:ascii="Arial" w:hAnsi="Arial" w:cs="Arial"/>
          <w:sz w:val="20"/>
        </w:rPr>
      </w:pPr>
      <w:r w:rsidRPr="001058B5">
        <w:rPr>
          <w:rFonts w:ascii="Arial" w:hAnsi="Arial" w:cs="Arial"/>
          <w:sz w:val="20"/>
        </w:rPr>
        <w:t>Fine-grained auditing is supported only with cost-based optimization. For queries using rule-based optimization, fine-grained auditing checks before applying row</w:t>
      </w:r>
      <w:r w:rsidRPr="001058B5">
        <w:rPr>
          <w:rFonts w:ascii="Arial" w:hAnsi="Arial" w:cs="Arial"/>
          <w:spacing w:val="-31"/>
          <w:sz w:val="20"/>
        </w:rPr>
        <w:t xml:space="preserve"> </w:t>
      </w:r>
      <w:r w:rsidRPr="001058B5">
        <w:rPr>
          <w:rFonts w:ascii="Arial" w:hAnsi="Arial" w:cs="Arial"/>
          <w:sz w:val="20"/>
        </w:rPr>
        <w:t>filtering, which could result in an unnecessary audit event</w:t>
      </w:r>
      <w:r w:rsidRPr="001058B5">
        <w:rPr>
          <w:rFonts w:ascii="Arial" w:hAnsi="Arial" w:cs="Arial"/>
          <w:spacing w:val="-17"/>
          <w:sz w:val="20"/>
        </w:rPr>
        <w:t xml:space="preserve"> </w:t>
      </w:r>
      <w:r w:rsidRPr="001058B5">
        <w:rPr>
          <w:rFonts w:ascii="Arial" w:hAnsi="Arial" w:cs="Arial"/>
          <w:spacing w:val="-3"/>
          <w:sz w:val="20"/>
        </w:rPr>
        <w:t>trigger.</w:t>
      </w:r>
    </w:p>
    <w:p w14:paraId="14EF075F" w14:textId="77777777" w:rsidR="008C539B" w:rsidRPr="001058B5" w:rsidRDefault="00C12992">
      <w:pPr>
        <w:pStyle w:val="ListParagraph"/>
        <w:numPr>
          <w:ilvl w:val="0"/>
          <w:numId w:val="49"/>
        </w:numPr>
        <w:tabs>
          <w:tab w:val="left" w:pos="3340"/>
        </w:tabs>
        <w:spacing w:before="115" w:line="232" w:lineRule="auto"/>
        <w:ind w:right="1286"/>
        <w:rPr>
          <w:rFonts w:ascii="Arial" w:hAnsi="Arial" w:cs="Arial"/>
          <w:sz w:val="20"/>
        </w:rPr>
      </w:pPr>
      <w:r w:rsidRPr="001058B5">
        <w:rPr>
          <w:rFonts w:ascii="Arial" w:hAnsi="Arial" w:cs="Arial"/>
          <w:sz w:val="20"/>
        </w:rPr>
        <w:t>Policies currently in force on an object involved in a</w:t>
      </w:r>
      <w:r w:rsidRPr="001058B5">
        <w:rPr>
          <w:rFonts w:ascii="Arial" w:hAnsi="Arial" w:cs="Arial"/>
          <w:spacing w:val="-31"/>
          <w:sz w:val="20"/>
        </w:rPr>
        <w:t xml:space="preserve"> </w:t>
      </w:r>
      <w:r w:rsidRPr="001058B5">
        <w:rPr>
          <w:rFonts w:ascii="Arial" w:hAnsi="Arial" w:cs="Arial"/>
          <w:sz w:val="20"/>
        </w:rPr>
        <w:t>flashback query are applied to the data returned from the specified flashback snapshot (based on time or system change number (SCN)</w:t>
      </w:r>
      <w:bookmarkStart w:id="1701" w:name="_bookmark1900"/>
      <w:bookmarkEnd w:id="1701"/>
      <w:r w:rsidRPr="001058B5">
        <w:rPr>
          <w:rFonts w:ascii="Arial" w:hAnsi="Arial" w:cs="Arial"/>
          <w:sz w:val="20"/>
        </w:rPr>
        <w:t>.</w:t>
      </w:r>
    </w:p>
    <w:p w14:paraId="30FA8182" w14:textId="77777777" w:rsidR="008C539B" w:rsidRPr="001058B5" w:rsidRDefault="008D1AB8">
      <w:pPr>
        <w:pStyle w:val="ListParagraph"/>
        <w:numPr>
          <w:ilvl w:val="0"/>
          <w:numId w:val="49"/>
        </w:numPr>
        <w:tabs>
          <w:tab w:val="left" w:pos="3340"/>
        </w:tabs>
        <w:spacing w:before="116" w:line="232" w:lineRule="auto"/>
        <w:ind w:right="1322"/>
        <w:rPr>
          <w:rFonts w:ascii="Arial" w:hAnsi="Arial" w:cs="Arial"/>
          <w:sz w:val="20"/>
        </w:rPr>
      </w:pPr>
      <w:r>
        <w:rPr>
          <w:rFonts w:ascii="Arial" w:hAnsi="Arial" w:cs="Arial"/>
        </w:rPr>
        <w:pict w14:anchorId="363FD3A4">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sidR="00C12992" w:rsidRPr="001058B5">
        <w:rPr>
          <w:rFonts w:ascii="Arial" w:hAnsi="Arial" w:cs="Arial"/>
          <w:sz w:val="20"/>
        </w:rPr>
        <w:t xml:space="preserve">If you want </w:t>
      </w:r>
      <w:bookmarkStart w:id="1702" w:name="_bookmark1901"/>
      <w:bookmarkEnd w:id="1702"/>
      <w:r w:rsidR="00C12992" w:rsidRPr="001058B5">
        <w:rPr>
          <w:rFonts w:ascii="Arial" w:hAnsi="Arial" w:cs="Arial"/>
          <w:sz w:val="20"/>
        </w:rPr>
        <w:t xml:space="preserve">to use fine-grained auditing to audit data that is being directly loaded (for example, using Oracle </w:t>
      </w:r>
      <w:r w:rsidR="00C12992" w:rsidRPr="001058B5">
        <w:rPr>
          <w:rFonts w:ascii="Arial" w:hAnsi="Arial" w:cs="Arial"/>
          <w:spacing w:val="-3"/>
          <w:sz w:val="20"/>
        </w:rPr>
        <w:t xml:space="preserve">Warehouse </w:t>
      </w:r>
      <w:r w:rsidR="00C12992" w:rsidRPr="001058B5">
        <w:rPr>
          <w:rFonts w:ascii="Arial" w:hAnsi="Arial" w:cs="Arial"/>
          <w:sz w:val="20"/>
        </w:rPr>
        <w:t>Builder to execute DML statements), then Oracle Database transparently makes all direct loads that are performed in</w:t>
      </w:r>
      <w:r w:rsidR="00C12992" w:rsidRPr="001058B5">
        <w:rPr>
          <w:rFonts w:ascii="Arial" w:hAnsi="Arial" w:cs="Arial"/>
          <w:spacing w:val="-30"/>
          <w:sz w:val="20"/>
        </w:rPr>
        <w:t xml:space="preserve"> </w:t>
      </w:r>
      <w:r w:rsidR="00C12992" w:rsidRPr="001058B5">
        <w:rPr>
          <w:rFonts w:ascii="Arial" w:hAnsi="Arial" w:cs="Arial"/>
          <w:sz w:val="20"/>
        </w:rPr>
        <w:t>the database instance into conventional loads. If you want to preserve the direct loading of data, consider using standard auditing</w:t>
      </w:r>
      <w:r w:rsidR="00C12992" w:rsidRPr="001058B5">
        <w:rPr>
          <w:rFonts w:ascii="Arial" w:hAnsi="Arial" w:cs="Arial"/>
          <w:spacing w:val="-1"/>
          <w:sz w:val="20"/>
        </w:rPr>
        <w:t xml:space="preserve"> </w:t>
      </w:r>
      <w:r w:rsidR="00C12992" w:rsidRPr="001058B5">
        <w:rPr>
          <w:rFonts w:ascii="Arial" w:hAnsi="Arial" w:cs="Arial"/>
          <w:sz w:val="20"/>
        </w:rPr>
        <w:t>instead.</w:t>
      </w:r>
    </w:p>
    <w:p w14:paraId="15472255" w14:textId="77777777" w:rsidR="008C539B" w:rsidRPr="001058B5" w:rsidRDefault="008C539B">
      <w:pPr>
        <w:pStyle w:val="BodyText"/>
        <w:spacing w:before="1"/>
        <w:rPr>
          <w:rFonts w:ascii="Arial" w:hAnsi="Arial" w:cs="Arial"/>
          <w:sz w:val="7"/>
        </w:rPr>
      </w:pPr>
    </w:p>
    <w:p w14:paraId="64FCE301" w14:textId="77777777" w:rsidR="008C539B" w:rsidRPr="001058B5" w:rsidRDefault="00C12992">
      <w:pPr>
        <w:pStyle w:val="Heading4"/>
        <w:spacing w:before="106"/>
      </w:pPr>
      <w:bookmarkStart w:id="1703" w:name="Where_Are_Fine-Grained_Audit_Records_Sto"/>
      <w:bookmarkStart w:id="1704" w:name="_bookmark1902"/>
      <w:bookmarkEnd w:id="1703"/>
      <w:bookmarkEnd w:id="1704"/>
      <w:r w:rsidRPr="001058B5">
        <w:t xml:space="preserve">Where Are Fine-Grained </w:t>
      </w:r>
      <w:bookmarkStart w:id="1705" w:name="_bookmark1903"/>
      <w:bookmarkEnd w:id="1705"/>
      <w:r w:rsidRPr="001058B5">
        <w:t>Audit Records Stored?</w:t>
      </w:r>
    </w:p>
    <w:p w14:paraId="549D8C2E"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Fine-grained</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6"/>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6"/>
        </w:rPr>
        <w:t xml:space="preserve"> </w:t>
      </w:r>
      <w:r w:rsidRPr="001058B5">
        <w:rPr>
          <w:rFonts w:ascii="Arial" w:hAnsi="Arial" w:cs="Arial"/>
        </w:rPr>
        <w:t>stored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SYS.FGA_LOG$</w:t>
      </w:r>
      <w:r w:rsidRPr="001058B5">
        <w:rPr>
          <w:rFonts w:ascii="Arial" w:hAnsi="Arial" w:cs="Arial"/>
          <w:spacing w:val="-90"/>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records have been generated for the audit policies that are in effect, you can query the DBA_ </w:t>
      </w:r>
      <w:r w:rsidRPr="001058B5">
        <w:rPr>
          <w:rFonts w:ascii="Arial" w:hAnsi="Arial" w:cs="Arial"/>
          <w:w w:val="95"/>
        </w:rPr>
        <w:t>FGA_AUDIT_TRAIL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1"/>
          <w:w w:val="95"/>
        </w:rPr>
        <w:t xml:space="preserve"> </w:t>
      </w:r>
      <w:r w:rsidRPr="001058B5">
        <w:rPr>
          <w:rFonts w:ascii="Arial" w:hAnsi="Arial" w:cs="Arial"/>
          <w:w w:val="95"/>
        </w:rPr>
        <w:t>dictionary</w:t>
      </w:r>
      <w:r w:rsidRPr="001058B5">
        <w:rPr>
          <w:rFonts w:ascii="Arial" w:hAnsi="Arial" w:cs="Arial"/>
          <w:spacing w:val="-30"/>
          <w:w w:val="95"/>
        </w:rPr>
        <w:t xml:space="preserve"> </w:t>
      </w:r>
      <w:r w:rsidRPr="001058B5">
        <w:rPr>
          <w:rFonts w:ascii="Arial" w:hAnsi="Arial" w:cs="Arial"/>
          <w:spacing w:val="-4"/>
          <w:w w:val="95"/>
        </w:rPr>
        <w:t>view.</w:t>
      </w:r>
      <w:r w:rsidRPr="001058B5">
        <w:rPr>
          <w:rFonts w:ascii="Arial" w:hAnsi="Arial" w:cs="Arial"/>
          <w:spacing w:val="-31"/>
          <w:w w:val="95"/>
        </w:rPr>
        <w:t xml:space="preserve"> </w:t>
      </w:r>
      <w:r w:rsidRPr="001058B5">
        <w:rPr>
          <w:rFonts w:ascii="Arial" w:hAnsi="Arial" w:cs="Arial"/>
          <w:w w:val="95"/>
        </w:rPr>
        <w:t>The</w:t>
      </w:r>
      <w:r w:rsidRPr="001058B5">
        <w:rPr>
          <w:rFonts w:ascii="Arial" w:hAnsi="Arial" w:cs="Arial"/>
          <w:spacing w:val="-30"/>
          <w:w w:val="95"/>
        </w:rPr>
        <w:t xml:space="preserve"> </w:t>
      </w:r>
      <w:r w:rsidRPr="001058B5">
        <w:rPr>
          <w:rFonts w:ascii="Arial" w:hAnsi="Arial" w:cs="Arial"/>
          <w:w w:val="95"/>
        </w:rPr>
        <w:t>DBA_COMMON_AUDIT_TRAIL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0"/>
          <w:w w:val="95"/>
        </w:rPr>
        <w:t xml:space="preserve"> </w:t>
      </w:r>
      <w:r w:rsidRPr="001058B5">
        <w:rPr>
          <w:rFonts w:ascii="Arial" w:hAnsi="Arial" w:cs="Arial"/>
          <w:w w:val="95"/>
        </w:rPr>
        <w:t xml:space="preserve">dictionary </w:t>
      </w:r>
      <w:r w:rsidRPr="001058B5">
        <w:rPr>
          <w:rFonts w:ascii="Arial" w:hAnsi="Arial" w:cs="Arial"/>
        </w:rPr>
        <w:t>view</w:t>
      </w:r>
      <w:r w:rsidRPr="001058B5">
        <w:rPr>
          <w:rFonts w:ascii="Arial" w:hAnsi="Arial" w:cs="Arial"/>
          <w:spacing w:val="-4"/>
        </w:rPr>
        <w:t xml:space="preserve"> </w:t>
      </w:r>
      <w:r w:rsidRPr="001058B5">
        <w:rPr>
          <w:rFonts w:ascii="Arial" w:hAnsi="Arial" w:cs="Arial"/>
        </w:rPr>
        <w:t>combines</w:t>
      </w:r>
      <w:r w:rsidRPr="001058B5">
        <w:rPr>
          <w:rFonts w:ascii="Arial" w:hAnsi="Arial" w:cs="Arial"/>
          <w:spacing w:val="-5"/>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standard</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log</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can query the V$XML_AUDIT_TRAIL view to find fine-grained audit records that were written in XML formatted files. For detailed information about these views, see</w:t>
      </w:r>
      <w:r w:rsidRPr="001058B5">
        <w:rPr>
          <w:rFonts w:ascii="Arial" w:hAnsi="Arial" w:cs="Arial"/>
          <w:spacing w:val="-34"/>
        </w:rPr>
        <w:t xml:space="preserve"> </w:t>
      </w:r>
      <w:r w:rsidRPr="001058B5">
        <w:rPr>
          <w:rFonts w:ascii="Arial" w:hAnsi="Arial" w:cs="Arial"/>
          <w:i/>
        </w:rPr>
        <w:t>Oracle Database</w:t>
      </w:r>
      <w:r w:rsidRPr="001058B5">
        <w:rPr>
          <w:rFonts w:ascii="Arial" w:hAnsi="Arial" w:cs="Arial"/>
          <w:i/>
          <w:spacing w:val="-2"/>
        </w:rPr>
        <w:t xml:space="preserve"> </w:t>
      </w:r>
      <w:r w:rsidRPr="001058B5">
        <w:rPr>
          <w:rFonts w:ascii="Arial" w:hAnsi="Arial" w:cs="Arial"/>
          <w:i/>
        </w:rPr>
        <w:t>Reference</w:t>
      </w:r>
      <w:r w:rsidRPr="001058B5">
        <w:rPr>
          <w:rFonts w:ascii="Arial" w:hAnsi="Arial" w:cs="Arial"/>
        </w:rPr>
        <w:t>.</w:t>
      </w:r>
    </w:p>
    <w:p w14:paraId="3B17B35A"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always</w:t>
      </w:r>
      <w:r w:rsidRPr="001058B5">
        <w:rPr>
          <w:rFonts w:ascii="Arial" w:hAnsi="Arial" w:cs="Arial"/>
          <w:spacing w:val="-27"/>
        </w:rPr>
        <w:t xml:space="preserve"> </w:t>
      </w:r>
      <w:r w:rsidRPr="001058B5">
        <w:rPr>
          <w:rFonts w:ascii="Arial" w:hAnsi="Arial" w:cs="Arial"/>
        </w:rPr>
        <w:t>audits</w:t>
      </w:r>
      <w:r w:rsidRPr="001058B5">
        <w:rPr>
          <w:rFonts w:ascii="Arial" w:hAnsi="Arial" w:cs="Arial"/>
          <w:spacing w:val="-27"/>
        </w:rPr>
        <w:t xml:space="preserve"> </w:t>
      </w:r>
      <w:r w:rsidRPr="001058B5">
        <w:rPr>
          <w:rFonts w:ascii="Arial" w:hAnsi="Arial" w:cs="Arial"/>
        </w:rPr>
        <w:t>DELETE,</w:t>
      </w:r>
      <w:r w:rsidRPr="001058B5">
        <w:rPr>
          <w:rFonts w:ascii="Arial" w:hAnsi="Arial" w:cs="Arial"/>
          <w:spacing w:val="-28"/>
        </w:rPr>
        <w:t xml:space="preserve"> </w:t>
      </w:r>
      <w:r w:rsidRPr="001058B5">
        <w:rPr>
          <w:rFonts w:ascii="Arial" w:hAnsi="Arial" w:cs="Arial"/>
        </w:rPr>
        <w:t>INSERT,</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MERGE</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on</w:t>
      </w:r>
      <w:r w:rsidRPr="001058B5">
        <w:rPr>
          <w:rFonts w:ascii="Arial" w:hAnsi="Arial" w:cs="Arial"/>
          <w:spacing w:val="-28"/>
        </w:rPr>
        <w:t xml:space="preserve"> </w:t>
      </w:r>
      <w:r w:rsidRPr="001058B5">
        <w:rPr>
          <w:rFonts w:ascii="Arial" w:hAnsi="Arial" w:cs="Arial"/>
        </w:rPr>
        <w:t>the SYS.FGA_LOG$</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SYS.AUD$)</w:t>
      </w:r>
      <w:r w:rsidRPr="001058B5">
        <w:rPr>
          <w:rFonts w:ascii="Arial" w:hAnsi="Arial" w:cs="Arial"/>
          <w:spacing w:val="-34"/>
        </w:rPr>
        <w:t xml:space="preserve"> </w:t>
      </w:r>
      <w:r w:rsidRPr="001058B5">
        <w:rPr>
          <w:rFonts w:ascii="Arial" w:hAnsi="Arial" w:cs="Arial"/>
        </w:rPr>
        <w:t>tables</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SYS.AUD$</w:t>
      </w:r>
      <w:r w:rsidRPr="001058B5">
        <w:rPr>
          <w:rFonts w:ascii="Arial" w:hAnsi="Arial" w:cs="Arial"/>
          <w:spacing w:val="-106"/>
        </w:rPr>
        <w:t xml:space="preserve"> </w:t>
      </w:r>
      <w:r w:rsidRPr="001058B5">
        <w:rPr>
          <w:rFonts w:ascii="Arial" w:hAnsi="Arial" w:cs="Arial"/>
        </w:rPr>
        <w:t>table.</w:t>
      </w:r>
      <w:r w:rsidRPr="001058B5">
        <w:rPr>
          <w:rFonts w:ascii="Arial" w:hAnsi="Arial" w:cs="Arial"/>
          <w:spacing w:val="-34"/>
        </w:rPr>
        <w:t xml:space="preserve"> </w:t>
      </w:r>
      <w:r w:rsidRPr="001058B5">
        <w:rPr>
          <w:rFonts w:ascii="Arial" w:hAnsi="Arial" w:cs="Arial"/>
        </w:rPr>
        <w:t>It</w:t>
      </w:r>
      <w:r w:rsidRPr="001058B5">
        <w:rPr>
          <w:rFonts w:ascii="Arial" w:hAnsi="Arial" w:cs="Arial"/>
          <w:spacing w:val="-34"/>
        </w:rPr>
        <w:t xml:space="preserve"> </w:t>
      </w:r>
      <w:r w:rsidRPr="001058B5">
        <w:rPr>
          <w:rFonts w:ascii="Arial" w:hAnsi="Arial" w:cs="Arial"/>
        </w:rPr>
        <w:t>does</w:t>
      </w:r>
      <w:r w:rsidRPr="001058B5">
        <w:rPr>
          <w:rFonts w:ascii="Arial" w:hAnsi="Arial" w:cs="Arial"/>
          <w:spacing w:val="-34"/>
        </w:rPr>
        <w:t xml:space="preserve"> </w:t>
      </w:r>
      <w:r w:rsidRPr="001058B5">
        <w:rPr>
          <w:rFonts w:ascii="Arial" w:hAnsi="Arial" w:cs="Arial"/>
        </w:rPr>
        <w:t>not</w:t>
      </w:r>
      <w:r w:rsidRPr="001058B5">
        <w:rPr>
          <w:rFonts w:ascii="Arial" w:hAnsi="Arial" w:cs="Arial"/>
          <w:spacing w:val="-34"/>
        </w:rPr>
        <w:t xml:space="preserve"> </w:t>
      </w:r>
      <w:r w:rsidRPr="001058B5">
        <w:rPr>
          <w:rFonts w:ascii="Arial" w:hAnsi="Arial" w:cs="Arial"/>
        </w:rPr>
        <w:t>allow</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 xml:space="preserve">audit records to be deleted, unless user SYS performs these operations. If you have set the </w:t>
      </w:r>
      <w:r w:rsidRPr="001058B5">
        <w:rPr>
          <w:rFonts w:ascii="Arial" w:hAnsi="Arial" w:cs="Arial"/>
          <w:w w:val="95"/>
        </w:rPr>
        <w:t>AUDIT_SYS_OPERATIONS</w:t>
      </w:r>
      <w:r w:rsidRPr="001058B5">
        <w:rPr>
          <w:rFonts w:ascii="Arial" w:hAnsi="Arial" w:cs="Arial"/>
          <w:spacing w:val="-80"/>
          <w:w w:val="95"/>
        </w:rPr>
        <w:t xml:space="preserve"> </w:t>
      </w:r>
      <w:r w:rsidRPr="001058B5">
        <w:rPr>
          <w:rFonts w:ascii="Arial" w:hAnsi="Arial" w:cs="Arial"/>
          <w:w w:val="95"/>
        </w:rPr>
        <w:t>initialization</w:t>
      </w:r>
      <w:r w:rsidRPr="001058B5">
        <w:rPr>
          <w:rFonts w:ascii="Arial" w:hAnsi="Arial" w:cs="Arial"/>
          <w:spacing w:val="-8"/>
          <w:w w:val="95"/>
        </w:rPr>
        <w:t xml:space="preserve"> </w:t>
      </w:r>
      <w:r w:rsidRPr="001058B5">
        <w:rPr>
          <w:rFonts w:ascii="Arial" w:hAnsi="Arial" w:cs="Arial"/>
          <w:w w:val="95"/>
        </w:rPr>
        <w:t>parameter</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TRUE,</w:t>
      </w:r>
      <w:r w:rsidRPr="001058B5">
        <w:rPr>
          <w:rFonts w:ascii="Arial" w:hAnsi="Arial" w:cs="Arial"/>
          <w:spacing w:val="-9"/>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9"/>
          <w:w w:val="95"/>
        </w:rPr>
        <w:t xml:space="preserve"> </w:t>
      </w:r>
      <w:r w:rsidRPr="001058B5">
        <w:rPr>
          <w:rFonts w:ascii="Arial" w:hAnsi="Arial" w:cs="Arial"/>
          <w:w w:val="95"/>
        </w:rPr>
        <w:t>SYS's</w:t>
      </w:r>
      <w:r w:rsidRPr="001058B5">
        <w:rPr>
          <w:rFonts w:ascii="Arial" w:hAnsi="Arial" w:cs="Arial"/>
          <w:spacing w:val="-8"/>
          <w:w w:val="95"/>
        </w:rPr>
        <w:t xml:space="preserve"> </w:t>
      </w:r>
      <w:r w:rsidRPr="001058B5">
        <w:rPr>
          <w:rFonts w:ascii="Arial" w:hAnsi="Arial" w:cs="Arial"/>
          <w:w w:val="95"/>
        </w:rPr>
        <w:t>operations</w:t>
      </w:r>
      <w:r w:rsidRPr="001058B5">
        <w:rPr>
          <w:rFonts w:ascii="Arial" w:hAnsi="Arial" w:cs="Arial"/>
          <w:spacing w:val="-8"/>
          <w:w w:val="95"/>
        </w:rPr>
        <w:t xml:space="preserve"> </w:t>
      </w:r>
      <w:r w:rsidRPr="001058B5">
        <w:rPr>
          <w:rFonts w:ascii="Arial" w:hAnsi="Arial" w:cs="Arial"/>
          <w:w w:val="95"/>
        </w:rPr>
        <w:t xml:space="preserve">are </w:t>
      </w:r>
      <w:r w:rsidRPr="001058B5">
        <w:rPr>
          <w:rFonts w:ascii="Arial" w:hAnsi="Arial" w:cs="Arial"/>
        </w:rPr>
        <w:t>audited.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case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2"/>
        </w:rPr>
        <w:t xml:space="preserve"> </w:t>
      </w:r>
      <w:r w:rsidRPr="001058B5">
        <w:rPr>
          <w:rFonts w:ascii="Arial" w:hAnsi="Arial" w:cs="Arial"/>
        </w:rPr>
        <w:t>operations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written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whatever</w:t>
      </w:r>
    </w:p>
    <w:p w14:paraId="17485A17" w14:textId="77777777" w:rsidR="008C539B" w:rsidRPr="001058B5" w:rsidRDefault="008C539B">
      <w:pPr>
        <w:spacing w:line="228" w:lineRule="auto"/>
        <w:rPr>
          <w:rFonts w:ascii="Arial" w:hAnsi="Arial" w:cs="Arial"/>
        </w:rPr>
        <w:sectPr w:rsidR="008C539B" w:rsidRPr="001058B5">
          <w:headerReference w:type="even" r:id="rId213"/>
          <w:headerReference w:type="default" r:id="rId214"/>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0441B79" w14:textId="77777777" w:rsidR="008C539B" w:rsidRPr="001058B5" w:rsidRDefault="00C12992">
      <w:pPr>
        <w:pStyle w:val="BodyText"/>
        <w:spacing w:before="93" w:line="246" w:lineRule="exact"/>
        <w:ind w:left="1660"/>
        <w:rPr>
          <w:rFonts w:ascii="Arial" w:hAnsi="Arial" w:cs="Arial"/>
        </w:rPr>
      </w:pPr>
      <w:r w:rsidRPr="001058B5">
        <w:rPr>
          <w:rFonts w:ascii="Arial" w:hAnsi="Arial" w:cs="Arial"/>
        </w:rPr>
        <w:t>directory the AUDIT_FILE_DEST</w:t>
      </w:r>
      <w:r w:rsidRPr="001058B5">
        <w:rPr>
          <w:rFonts w:ascii="Arial" w:hAnsi="Arial" w:cs="Arial"/>
          <w:spacing w:val="-95"/>
        </w:rPr>
        <w:t xml:space="preserve"> </w:t>
      </w:r>
      <w:r w:rsidRPr="001058B5">
        <w:rPr>
          <w:rFonts w:ascii="Arial" w:hAnsi="Arial" w:cs="Arial"/>
        </w:rPr>
        <w:t>initialization parameter points to. If AUDIT_FILE_DEST</w:t>
      </w:r>
    </w:p>
    <w:p w14:paraId="3FDEADF3" w14:textId="77777777" w:rsidR="008C539B" w:rsidRPr="001058B5" w:rsidRDefault="00C12992">
      <w:pPr>
        <w:pStyle w:val="BodyText"/>
        <w:spacing w:line="242" w:lineRule="exact"/>
        <w:ind w:left="1659"/>
        <w:rPr>
          <w:rFonts w:ascii="Arial" w:hAnsi="Arial" w:cs="Arial"/>
        </w:rPr>
      </w:pPr>
      <w:r w:rsidRPr="001058B5">
        <w:rPr>
          <w:rFonts w:ascii="Arial" w:hAnsi="Arial" w:cs="Arial"/>
        </w:rPr>
        <w:t>is not set, then it writes the records to an operating system-dependent location.</w:t>
      </w:r>
    </w:p>
    <w:p w14:paraId="5CC41792" w14:textId="77777777" w:rsidR="008C539B" w:rsidRPr="001058B5" w:rsidRDefault="008C539B">
      <w:pPr>
        <w:pStyle w:val="BodyText"/>
        <w:spacing w:before="6"/>
        <w:rPr>
          <w:rFonts w:ascii="Arial" w:hAnsi="Arial" w:cs="Arial"/>
          <w:sz w:val="25"/>
        </w:rPr>
      </w:pPr>
    </w:p>
    <w:p w14:paraId="69C92323" w14:textId="77777777" w:rsidR="008C539B" w:rsidRPr="001058B5" w:rsidRDefault="00C12992">
      <w:pPr>
        <w:pStyle w:val="Heading4"/>
        <w:ind w:left="100"/>
      </w:pPr>
      <w:bookmarkStart w:id="1706" w:name="Advantages_of_Fine-Grained_Auditing"/>
      <w:bookmarkStart w:id="1707" w:name="_bookmark1904"/>
      <w:bookmarkEnd w:id="1706"/>
      <w:bookmarkEnd w:id="1707"/>
      <w:r w:rsidRPr="001058B5">
        <w:t>Advantages of Fine-Grain</w:t>
      </w:r>
      <w:bookmarkStart w:id="1708" w:name="_bookmark1905"/>
      <w:bookmarkEnd w:id="1708"/>
      <w:r w:rsidRPr="001058B5">
        <w:t>ed Auditing</w:t>
      </w:r>
    </w:p>
    <w:p w14:paraId="6455F384" w14:textId="77777777" w:rsidR="008C539B" w:rsidRPr="001058B5" w:rsidRDefault="00C12992">
      <w:pPr>
        <w:pStyle w:val="BodyText"/>
        <w:spacing w:before="81" w:line="232" w:lineRule="auto"/>
        <w:ind w:left="1659" w:right="848"/>
        <w:rPr>
          <w:rFonts w:ascii="Arial" w:hAnsi="Arial" w:cs="Arial"/>
        </w:rPr>
      </w:pPr>
      <w:r w:rsidRPr="001058B5">
        <w:rPr>
          <w:rFonts w:ascii="Arial" w:hAnsi="Arial" w:cs="Arial"/>
        </w:rPr>
        <w:t>Fine-grained auditing creates a more meaningful audit trail, one that includes only very specific actions that you want to audit. It excludes unnecessary information that occurs if each table access was recorded. Fine-grained auditing has the following advantages over standard auditing:</w:t>
      </w:r>
    </w:p>
    <w:p w14:paraId="506C0E2E" w14:textId="77777777" w:rsidR="008C539B" w:rsidRPr="001058B5" w:rsidRDefault="00C12992" w:rsidP="006F7931">
      <w:pPr>
        <w:pStyle w:val="ListParagraph"/>
        <w:numPr>
          <w:ilvl w:val="1"/>
          <w:numId w:val="137"/>
        </w:numPr>
        <w:tabs>
          <w:tab w:val="left" w:pos="2020"/>
        </w:tabs>
        <w:spacing w:before="115" w:line="232" w:lineRule="auto"/>
        <w:ind w:right="876" w:hanging="359"/>
        <w:rPr>
          <w:rFonts w:ascii="Arial" w:hAnsi="Arial" w:cs="Arial"/>
          <w:sz w:val="20"/>
        </w:rPr>
      </w:pPr>
      <w:r w:rsidRPr="001058B5">
        <w:rPr>
          <w:rFonts w:ascii="Arial" w:hAnsi="Arial" w:cs="Arial"/>
          <w:b/>
          <w:sz w:val="20"/>
        </w:rPr>
        <w:t xml:space="preserve">It performs a Boolean condition check. </w:t>
      </w:r>
      <w:r w:rsidRPr="001058B5">
        <w:rPr>
          <w:rFonts w:ascii="Arial" w:hAnsi="Arial" w:cs="Arial"/>
          <w:sz w:val="20"/>
        </w:rPr>
        <w:t xml:space="preserve">If the Boolean condition you specify is met, for example, a table being accessed on a </w:t>
      </w:r>
      <w:r w:rsidRPr="001058B5">
        <w:rPr>
          <w:rFonts w:ascii="Arial" w:hAnsi="Arial" w:cs="Arial"/>
          <w:spacing w:val="-3"/>
          <w:sz w:val="20"/>
        </w:rPr>
        <w:t xml:space="preserve">Saturday, </w:t>
      </w:r>
      <w:r w:rsidRPr="001058B5">
        <w:rPr>
          <w:rFonts w:ascii="Arial" w:hAnsi="Arial" w:cs="Arial"/>
          <w:sz w:val="20"/>
        </w:rPr>
        <w:t>then the audit takes</w:t>
      </w:r>
      <w:r w:rsidRPr="001058B5">
        <w:rPr>
          <w:rFonts w:ascii="Arial" w:hAnsi="Arial" w:cs="Arial"/>
          <w:spacing w:val="-27"/>
          <w:sz w:val="20"/>
        </w:rPr>
        <w:t xml:space="preserve"> </w:t>
      </w:r>
      <w:r w:rsidRPr="001058B5">
        <w:rPr>
          <w:rFonts w:ascii="Arial" w:hAnsi="Arial" w:cs="Arial"/>
          <w:sz w:val="20"/>
        </w:rPr>
        <w:t>place.</w:t>
      </w:r>
    </w:p>
    <w:p w14:paraId="5C68E4E2" w14:textId="77777777" w:rsidR="008C539B" w:rsidRPr="001058B5" w:rsidRDefault="00C12992" w:rsidP="006F7931">
      <w:pPr>
        <w:pStyle w:val="ListParagraph"/>
        <w:numPr>
          <w:ilvl w:val="1"/>
          <w:numId w:val="137"/>
        </w:numPr>
        <w:tabs>
          <w:tab w:val="left" w:pos="2020"/>
        </w:tabs>
        <w:spacing w:before="118" w:line="232" w:lineRule="auto"/>
        <w:ind w:right="785" w:hanging="359"/>
        <w:rPr>
          <w:rFonts w:ascii="Arial" w:hAnsi="Arial" w:cs="Arial"/>
          <w:sz w:val="20"/>
        </w:rPr>
      </w:pPr>
      <w:r w:rsidRPr="001058B5">
        <w:rPr>
          <w:rFonts w:ascii="Arial" w:hAnsi="Arial" w:cs="Arial"/>
          <w:b/>
          <w:sz w:val="20"/>
        </w:rPr>
        <w:t xml:space="preserve">It captures the SQL that triggered the audit. </w:t>
      </w:r>
      <w:r w:rsidRPr="001058B5">
        <w:rPr>
          <w:rFonts w:ascii="Arial" w:hAnsi="Arial" w:cs="Arial"/>
          <w:spacing w:val="-7"/>
          <w:sz w:val="20"/>
        </w:rPr>
        <w:t xml:space="preserve">You </w:t>
      </w:r>
      <w:r w:rsidRPr="001058B5">
        <w:rPr>
          <w:rFonts w:ascii="Arial" w:hAnsi="Arial" w:cs="Arial"/>
          <w:sz w:val="20"/>
        </w:rPr>
        <w:t xml:space="preserve">can capture both </w:t>
      </w:r>
      <w:bookmarkStart w:id="1709" w:name="_bookmark1906"/>
      <w:bookmarkEnd w:id="1709"/>
      <w:r w:rsidRPr="001058B5">
        <w:rPr>
          <w:rFonts w:ascii="Arial" w:hAnsi="Arial" w:cs="Arial"/>
          <w:sz w:val="20"/>
        </w:rPr>
        <w:t>the SQL statement that caused the audit, and any associated bind variables. Be aware that 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only</w:t>
      </w:r>
      <w:r w:rsidRPr="001058B5">
        <w:rPr>
          <w:rFonts w:ascii="Arial" w:hAnsi="Arial" w:cs="Arial"/>
          <w:spacing w:val="-6"/>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scalar</w:t>
      </w:r>
      <w:r w:rsidRPr="001058B5">
        <w:rPr>
          <w:rFonts w:ascii="Arial" w:hAnsi="Arial" w:cs="Arial"/>
          <w:spacing w:val="-6"/>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types.</w:t>
      </w:r>
      <w:r w:rsidRPr="001058B5">
        <w:rPr>
          <w:rFonts w:ascii="Arial" w:hAnsi="Arial" w:cs="Arial"/>
          <w:spacing w:val="-6"/>
          <w:sz w:val="20"/>
        </w:rPr>
        <w:t xml:space="preserve"> You </w:t>
      </w:r>
      <w:r w:rsidRPr="001058B5">
        <w:rPr>
          <w:rFonts w:ascii="Arial" w:hAnsi="Arial" w:cs="Arial"/>
          <w:sz w:val="20"/>
        </w:rPr>
        <w:t>cannot</w:t>
      </w:r>
      <w:r w:rsidRPr="001058B5">
        <w:rPr>
          <w:rFonts w:ascii="Arial" w:hAnsi="Arial" w:cs="Arial"/>
          <w:spacing w:val="-7"/>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 object columns, LOBs, or user-defined column types. For example, suppose you have the following</w:t>
      </w:r>
      <w:r w:rsidRPr="001058B5">
        <w:rPr>
          <w:rFonts w:ascii="Arial" w:hAnsi="Arial" w:cs="Arial"/>
          <w:spacing w:val="-2"/>
          <w:sz w:val="20"/>
        </w:rPr>
        <w:t xml:space="preserve"> </w:t>
      </w:r>
      <w:r w:rsidRPr="001058B5">
        <w:rPr>
          <w:rFonts w:ascii="Arial" w:hAnsi="Arial" w:cs="Arial"/>
          <w:sz w:val="20"/>
        </w:rPr>
        <w:t>query:</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77777777" w:rsidR="008C539B" w:rsidRPr="001058B5" w:rsidRDefault="00C12992">
      <w:pPr>
        <w:pStyle w:val="BodyText"/>
        <w:spacing w:line="230" w:lineRule="auto"/>
        <w:ind w:left="2019" w:right="802"/>
        <w:rPr>
          <w:rFonts w:ascii="Arial" w:hAnsi="Arial" w:cs="Arial"/>
        </w:rPr>
      </w:pPr>
      <w:r w:rsidRPr="001058B5">
        <w:rPr>
          <w:rFonts w:ascii="Arial" w:hAnsi="Arial" w:cs="Arial"/>
        </w:rPr>
        <w:t>If :1</w:t>
      </w:r>
      <w:r w:rsidRPr="001058B5">
        <w:rPr>
          <w:rFonts w:ascii="Arial" w:hAnsi="Arial" w:cs="Arial"/>
          <w:spacing w:val="-82"/>
        </w:rPr>
        <w:t xml:space="preserve"> </w:t>
      </w:r>
      <w:r w:rsidRPr="001058B5">
        <w:rPr>
          <w:rFonts w:ascii="Arial" w:hAnsi="Arial" w:cs="Arial"/>
        </w:rPr>
        <w:t>is of integer type and the value for SSN</w:t>
      </w:r>
      <w:r w:rsidRPr="001058B5">
        <w:rPr>
          <w:rFonts w:ascii="Arial" w:hAnsi="Arial" w:cs="Arial"/>
          <w:spacing w:val="-82"/>
        </w:rPr>
        <w:t xml:space="preserve"> </w:t>
      </w:r>
      <w:r w:rsidRPr="001058B5">
        <w:rPr>
          <w:rFonts w:ascii="Arial" w:hAnsi="Arial" w:cs="Arial"/>
        </w:rPr>
        <w:t>is 987654321, then the audit trail can capture this information. However, the audit trail cannot capture this information if :1</w:t>
      </w:r>
      <w:r w:rsidRPr="001058B5">
        <w:rPr>
          <w:rFonts w:ascii="Arial" w:hAnsi="Arial" w:cs="Arial"/>
          <w:spacing w:val="-88"/>
        </w:rPr>
        <w:t xml:space="preserve"> </w:t>
      </w:r>
      <w:r w:rsidRPr="001058B5">
        <w:rPr>
          <w:rFonts w:ascii="Arial" w:hAnsi="Arial" w:cs="Arial"/>
        </w:rPr>
        <w:t>is a BLOB, CLOB, object, or user-defined type.</w:t>
      </w:r>
    </w:p>
    <w:p w14:paraId="7485F740" w14:textId="77777777" w:rsidR="008C539B" w:rsidRPr="001058B5" w:rsidRDefault="00C12992">
      <w:pPr>
        <w:pStyle w:val="BodyText"/>
        <w:spacing w:before="119" w:line="228" w:lineRule="auto"/>
        <w:ind w:left="2020" w:right="824" w:hanging="1"/>
        <w:jc w:val="both"/>
        <w:rPr>
          <w:rFonts w:ascii="Arial" w:hAnsi="Arial" w:cs="Arial"/>
        </w:rPr>
      </w:pPr>
      <w:r w:rsidRPr="001058B5">
        <w:rPr>
          <w:rFonts w:ascii="Arial" w:hAnsi="Arial" w:cs="Arial"/>
        </w:rPr>
        <w:t>This</w:t>
      </w:r>
      <w:r w:rsidRPr="001058B5">
        <w:rPr>
          <w:rFonts w:ascii="Arial" w:hAnsi="Arial" w:cs="Arial"/>
          <w:spacing w:val="-9"/>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available</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10"/>
        </w:rPr>
        <w:t xml:space="preserve"> </w:t>
      </w:r>
      <w:r w:rsidRPr="001058B5">
        <w:rPr>
          <w:rFonts w:ascii="Arial" w:hAnsi="Arial" w:cs="Arial"/>
        </w:rPr>
        <w:t>create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fine</w:t>
      </w:r>
      <w:r w:rsidRPr="001058B5">
        <w:rPr>
          <w:rFonts w:ascii="Arial" w:hAnsi="Arial" w:cs="Arial"/>
          <w:spacing w:val="-10"/>
        </w:rPr>
        <w:t xml:space="preserve"> </w:t>
      </w:r>
      <w:r w:rsidRPr="001058B5">
        <w:rPr>
          <w:rFonts w:ascii="Arial" w:hAnsi="Arial" w:cs="Arial"/>
        </w:rPr>
        <w:t>grained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policy</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 xml:space="preserve">audit_ </w:t>
      </w:r>
      <w:r w:rsidRPr="001058B5">
        <w:rPr>
          <w:rFonts w:ascii="Arial" w:hAnsi="Arial" w:cs="Arial"/>
          <w:w w:val="95"/>
        </w:rPr>
        <w:t>trail</w:t>
      </w:r>
      <w:r w:rsidRPr="001058B5">
        <w:rPr>
          <w:rFonts w:ascii="Arial" w:hAnsi="Arial" w:cs="Arial"/>
          <w:spacing w:val="-95"/>
          <w:w w:val="95"/>
        </w:rPr>
        <w:t xml:space="preserve"> </w:t>
      </w:r>
      <w:r w:rsidRPr="001058B5">
        <w:rPr>
          <w:rFonts w:ascii="Arial" w:hAnsi="Arial" w:cs="Arial"/>
          <w:w w:val="95"/>
        </w:rPr>
        <w:t>parameter</w:t>
      </w:r>
      <w:r w:rsidRPr="001058B5">
        <w:rPr>
          <w:rFonts w:ascii="Arial" w:hAnsi="Arial" w:cs="Arial"/>
          <w:spacing w:val="-25"/>
          <w:w w:val="95"/>
        </w:rPr>
        <w:t xml:space="preserve"> </w:t>
      </w:r>
      <w:r w:rsidRPr="001058B5">
        <w:rPr>
          <w:rFonts w:ascii="Arial" w:hAnsi="Arial" w:cs="Arial"/>
          <w:w w:val="95"/>
        </w:rPr>
        <w:t>of</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DBMS_FGA.ADD_POLICY</w:t>
      </w:r>
      <w:r w:rsidRPr="001058B5">
        <w:rPr>
          <w:rFonts w:ascii="Arial" w:hAnsi="Arial" w:cs="Arial"/>
          <w:spacing w:val="-95"/>
          <w:w w:val="95"/>
        </w:rPr>
        <w:t xml:space="preserve"> </w:t>
      </w:r>
      <w:r w:rsidRPr="001058B5">
        <w:rPr>
          <w:rFonts w:ascii="Arial" w:hAnsi="Arial" w:cs="Arial"/>
          <w:w w:val="95"/>
        </w:rPr>
        <w:t>PL/SQL</w:t>
      </w:r>
      <w:r w:rsidRPr="001058B5">
        <w:rPr>
          <w:rFonts w:ascii="Arial" w:hAnsi="Arial" w:cs="Arial"/>
          <w:spacing w:val="-25"/>
          <w:w w:val="95"/>
        </w:rPr>
        <w:t xml:space="preserve"> </w:t>
      </w:r>
      <w:r w:rsidRPr="001058B5">
        <w:rPr>
          <w:rFonts w:ascii="Arial" w:hAnsi="Arial" w:cs="Arial"/>
          <w:w w:val="95"/>
        </w:rPr>
        <w:t>procedure</w:t>
      </w:r>
      <w:r w:rsidRPr="001058B5">
        <w:rPr>
          <w:rFonts w:ascii="Arial" w:hAnsi="Arial" w:cs="Arial"/>
          <w:spacing w:val="-25"/>
          <w:w w:val="95"/>
        </w:rPr>
        <w:t xml:space="preserve"> </w:t>
      </w:r>
      <w:r w:rsidRPr="001058B5">
        <w:rPr>
          <w:rFonts w:ascii="Arial" w:hAnsi="Arial" w:cs="Arial"/>
          <w:w w:val="95"/>
        </w:rPr>
        <w:t>to</w:t>
      </w:r>
      <w:r w:rsidRPr="001058B5">
        <w:rPr>
          <w:rFonts w:ascii="Arial" w:hAnsi="Arial" w:cs="Arial"/>
          <w:spacing w:val="-25"/>
          <w:w w:val="95"/>
        </w:rPr>
        <w:t xml:space="preserve"> </w:t>
      </w:r>
      <w:r w:rsidRPr="001058B5">
        <w:rPr>
          <w:rFonts w:ascii="Arial" w:hAnsi="Arial" w:cs="Arial"/>
          <w:w w:val="95"/>
        </w:rPr>
        <w:t xml:space="preserve">DB+EXTENDED </w:t>
      </w:r>
      <w:r w:rsidRPr="001058B5">
        <w:rPr>
          <w:rFonts w:ascii="Arial" w:hAnsi="Arial" w:cs="Arial"/>
        </w:rPr>
        <w:t>or</w:t>
      </w:r>
      <w:r w:rsidRPr="001058B5">
        <w:rPr>
          <w:rFonts w:ascii="Arial" w:hAnsi="Arial" w:cs="Arial"/>
          <w:spacing w:val="-3"/>
        </w:rPr>
        <w:t xml:space="preserve"> </w:t>
      </w:r>
      <w:r w:rsidRPr="001058B5">
        <w:rPr>
          <w:rFonts w:ascii="Arial" w:hAnsi="Arial" w:cs="Arial"/>
        </w:rPr>
        <w:t>XML+EXTENDED.</w:t>
      </w:r>
    </w:p>
    <w:p w14:paraId="526B4125" w14:textId="77777777" w:rsidR="008C539B" w:rsidRPr="001058B5" w:rsidRDefault="00C12992" w:rsidP="006F7931">
      <w:pPr>
        <w:pStyle w:val="ListParagraph"/>
        <w:numPr>
          <w:ilvl w:val="1"/>
          <w:numId w:val="137"/>
        </w:numPr>
        <w:tabs>
          <w:tab w:val="left" w:pos="2020"/>
        </w:tabs>
        <w:spacing w:before="117" w:line="232" w:lineRule="auto"/>
        <w:ind w:right="1052" w:hanging="359"/>
        <w:rPr>
          <w:rFonts w:ascii="Arial" w:hAnsi="Arial" w:cs="Arial"/>
          <w:sz w:val="20"/>
        </w:rPr>
      </w:pPr>
      <w:r w:rsidRPr="001058B5">
        <w:rPr>
          <w:rFonts w:ascii="Arial" w:hAnsi="Arial" w:cs="Arial"/>
          <w:b/>
          <w:sz w:val="20"/>
        </w:rPr>
        <w:t xml:space="preserve">It adds extra protection to sensitive columns. </w:t>
      </w:r>
      <w:r w:rsidRPr="001058B5">
        <w:rPr>
          <w:rFonts w:ascii="Arial" w:hAnsi="Arial" w:cs="Arial"/>
          <w:spacing w:val="-7"/>
          <w:sz w:val="20"/>
        </w:rPr>
        <w:t xml:space="preserve">You </w:t>
      </w:r>
      <w:r w:rsidRPr="001058B5">
        <w:rPr>
          <w:rFonts w:ascii="Arial" w:hAnsi="Arial" w:cs="Arial"/>
          <w:sz w:val="20"/>
        </w:rPr>
        <w:t>can audit specific relevant columns that may hold sensitive information, such as salaries or Social</w:t>
      </w:r>
      <w:r w:rsidRPr="001058B5">
        <w:rPr>
          <w:rFonts w:ascii="Arial" w:hAnsi="Arial" w:cs="Arial"/>
          <w:spacing w:val="-21"/>
          <w:sz w:val="20"/>
        </w:rPr>
        <w:t xml:space="preserve"> </w:t>
      </w:r>
      <w:r w:rsidRPr="001058B5">
        <w:rPr>
          <w:rFonts w:ascii="Arial" w:hAnsi="Arial" w:cs="Arial"/>
          <w:sz w:val="20"/>
        </w:rPr>
        <w:t>Security numbers.</w:t>
      </w:r>
    </w:p>
    <w:p w14:paraId="77AEFBAF" w14:textId="77777777" w:rsidR="008C539B" w:rsidRPr="001058B5" w:rsidRDefault="00C12992" w:rsidP="006F7931">
      <w:pPr>
        <w:pStyle w:val="ListParagraph"/>
        <w:numPr>
          <w:ilvl w:val="1"/>
          <w:numId w:val="137"/>
        </w:numPr>
        <w:tabs>
          <w:tab w:val="left" w:pos="2020"/>
        </w:tabs>
        <w:spacing w:before="117" w:line="232" w:lineRule="auto"/>
        <w:ind w:right="943" w:hanging="359"/>
        <w:rPr>
          <w:rFonts w:ascii="Arial" w:hAnsi="Arial" w:cs="Arial"/>
          <w:sz w:val="20"/>
        </w:rPr>
      </w:pPr>
      <w:r w:rsidRPr="001058B5">
        <w:rPr>
          <w:rFonts w:ascii="Arial" w:hAnsi="Arial" w:cs="Arial"/>
          <w:b/>
          <w:sz w:val="20"/>
        </w:rPr>
        <w:t xml:space="preserve">It provides an event handler feature. </w:t>
      </w:r>
      <w:r w:rsidRPr="001058B5">
        <w:rPr>
          <w:rFonts w:ascii="Arial" w:hAnsi="Arial" w:cs="Arial"/>
          <w:sz w:val="20"/>
        </w:rPr>
        <w:t>For example, you can write a function</w:t>
      </w:r>
      <w:r w:rsidRPr="001058B5">
        <w:rPr>
          <w:rFonts w:ascii="Arial" w:hAnsi="Arial" w:cs="Arial"/>
          <w:spacing w:val="-34"/>
          <w:sz w:val="20"/>
        </w:rPr>
        <w:t xml:space="preserve"> </w:t>
      </w:r>
      <w:r w:rsidRPr="001058B5">
        <w:rPr>
          <w:rFonts w:ascii="Arial" w:hAnsi="Arial" w:cs="Arial"/>
          <w:sz w:val="20"/>
        </w:rPr>
        <w:t>that sends an email alert to a security administrator when an audited column that should not be changed at midnight is</w:t>
      </w:r>
      <w:r w:rsidRPr="001058B5">
        <w:rPr>
          <w:rFonts w:ascii="Arial" w:hAnsi="Arial" w:cs="Arial"/>
          <w:spacing w:val="-5"/>
          <w:sz w:val="20"/>
        </w:rPr>
        <w:t xml:space="preserve"> </w:t>
      </w:r>
      <w:r w:rsidRPr="001058B5">
        <w:rPr>
          <w:rFonts w:ascii="Arial" w:hAnsi="Arial" w:cs="Arial"/>
          <w:sz w:val="20"/>
        </w:rPr>
        <w:t>updated.</w:t>
      </w:r>
    </w:p>
    <w:p w14:paraId="0EFA6136" w14:textId="77777777" w:rsidR="008C539B" w:rsidRPr="001058B5" w:rsidRDefault="00C12992" w:rsidP="006F7931">
      <w:pPr>
        <w:pStyle w:val="ListParagraph"/>
        <w:numPr>
          <w:ilvl w:val="1"/>
          <w:numId w:val="137"/>
        </w:numPr>
        <w:tabs>
          <w:tab w:val="left" w:pos="2020"/>
        </w:tabs>
        <w:spacing w:before="122" w:line="230" w:lineRule="auto"/>
        <w:ind w:right="75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initialization parameters to enable fine-grained auditing. </w:t>
      </w:r>
      <w:r w:rsidRPr="001058B5">
        <w:rPr>
          <w:rFonts w:ascii="Arial" w:hAnsi="Arial" w:cs="Arial"/>
          <w:sz w:val="20"/>
        </w:rPr>
        <w:t>Instead</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setting</w:t>
      </w:r>
      <w:r w:rsidRPr="001058B5">
        <w:rPr>
          <w:rFonts w:ascii="Arial" w:hAnsi="Arial" w:cs="Arial"/>
          <w:spacing w:val="-27"/>
          <w:sz w:val="20"/>
        </w:rPr>
        <w:t xml:space="preserve"> </w:t>
      </w:r>
      <w:r w:rsidRPr="001058B5">
        <w:rPr>
          <w:rFonts w:ascii="Arial" w:hAnsi="Arial" w:cs="Arial"/>
          <w:sz w:val="20"/>
        </w:rPr>
        <w:t>initialization</w:t>
      </w:r>
      <w:r w:rsidRPr="001058B5">
        <w:rPr>
          <w:rFonts w:ascii="Arial" w:hAnsi="Arial" w:cs="Arial"/>
          <w:spacing w:val="-26"/>
          <w:sz w:val="20"/>
        </w:rPr>
        <w:t xml:space="preserve"> </w:t>
      </w:r>
      <w:r w:rsidRPr="001058B5">
        <w:rPr>
          <w:rFonts w:ascii="Arial" w:hAnsi="Arial" w:cs="Arial"/>
          <w:sz w:val="20"/>
        </w:rPr>
        <w:t>parameters</w:t>
      </w:r>
      <w:r w:rsidRPr="001058B5">
        <w:rPr>
          <w:rFonts w:ascii="Arial" w:hAnsi="Arial" w:cs="Arial"/>
          <w:spacing w:val="-26"/>
          <w:sz w:val="20"/>
        </w:rPr>
        <w:t xml:space="preserve"> </w:t>
      </w:r>
      <w:r w:rsidRPr="001058B5">
        <w:rPr>
          <w:rFonts w:ascii="Arial" w:hAnsi="Arial" w:cs="Arial"/>
          <w:sz w:val="20"/>
        </w:rPr>
        <w:t>such</w:t>
      </w:r>
      <w:r w:rsidRPr="001058B5">
        <w:rPr>
          <w:rFonts w:ascii="Arial" w:hAnsi="Arial" w:cs="Arial"/>
          <w:spacing w:val="-27"/>
          <w:sz w:val="20"/>
        </w:rPr>
        <w:t xml:space="preserve"> </w:t>
      </w:r>
      <w:r w:rsidRPr="001058B5">
        <w:rPr>
          <w:rFonts w:ascii="Arial" w:hAnsi="Arial" w:cs="Arial"/>
          <w:sz w:val="20"/>
        </w:rPr>
        <w:t>as</w:t>
      </w:r>
      <w:r w:rsidRPr="001058B5">
        <w:rPr>
          <w:rFonts w:ascii="Arial" w:hAnsi="Arial" w:cs="Arial"/>
          <w:spacing w:val="-27"/>
          <w:sz w:val="20"/>
        </w:rPr>
        <w:t xml:space="preserve"> </w:t>
      </w:r>
      <w:r w:rsidRPr="001058B5">
        <w:rPr>
          <w:rFonts w:ascii="Arial" w:hAnsi="Arial" w:cs="Arial"/>
          <w:sz w:val="20"/>
        </w:rPr>
        <w:t>AUDIT_TRAIL,</w:t>
      </w:r>
      <w:r w:rsidRPr="001058B5">
        <w:rPr>
          <w:rFonts w:ascii="Arial" w:hAnsi="Arial" w:cs="Arial"/>
          <w:spacing w:val="-26"/>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use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DBMS_ FGA PL/SQL package to add and remove fine-grained auditing policies as necessary</w:t>
      </w:r>
      <w:r w:rsidRPr="001058B5">
        <w:rPr>
          <w:rFonts w:ascii="Arial" w:hAnsi="Arial" w:cs="Arial"/>
          <w:spacing w:val="-4"/>
          <w:sz w:val="20"/>
        </w:rPr>
        <w:t xml:space="preserve"> </w:t>
      </w:r>
      <w:r w:rsidRPr="001058B5">
        <w:rPr>
          <w:rFonts w:ascii="Arial" w:hAnsi="Arial" w:cs="Arial"/>
          <w:sz w:val="20"/>
        </w:rPr>
        <w:t>applying</w:t>
      </w:r>
      <w:r w:rsidRPr="001058B5">
        <w:rPr>
          <w:rFonts w:ascii="Arial" w:hAnsi="Arial" w:cs="Arial"/>
          <w:spacing w:val="-5"/>
          <w:sz w:val="20"/>
        </w:rPr>
        <w:t xml:space="preserve"> </w:t>
      </w:r>
      <w:r w:rsidRPr="001058B5">
        <w:rPr>
          <w:rFonts w:ascii="Arial" w:hAnsi="Arial" w:cs="Arial"/>
          <w:sz w:val="20"/>
        </w:rPr>
        <w:t>them</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specific</w:t>
      </w:r>
      <w:r w:rsidRPr="001058B5">
        <w:rPr>
          <w:rFonts w:ascii="Arial" w:hAnsi="Arial" w:cs="Arial"/>
          <w:spacing w:val="-5"/>
          <w:sz w:val="20"/>
        </w:rPr>
        <w:t xml:space="preserve"> </w:t>
      </w:r>
      <w:r w:rsidRPr="001058B5">
        <w:rPr>
          <w:rFonts w:ascii="Arial" w:hAnsi="Arial" w:cs="Arial"/>
          <w:sz w:val="20"/>
        </w:rPr>
        <w:t>operations</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objects</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monitor.</w:t>
      </w:r>
    </w:p>
    <w:p w14:paraId="3670192D" w14:textId="77777777" w:rsidR="008C539B" w:rsidRPr="001058B5" w:rsidRDefault="008C539B">
      <w:pPr>
        <w:pStyle w:val="BodyText"/>
        <w:spacing w:before="10"/>
        <w:rPr>
          <w:rFonts w:ascii="Arial" w:hAnsi="Arial" w:cs="Arial"/>
          <w:sz w:val="25"/>
        </w:rPr>
      </w:pPr>
    </w:p>
    <w:p w14:paraId="0582B4E8" w14:textId="77777777" w:rsidR="008C539B" w:rsidRPr="001058B5" w:rsidRDefault="00C12992">
      <w:pPr>
        <w:pStyle w:val="Heading4"/>
        <w:ind w:left="100"/>
      </w:pPr>
      <w:bookmarkStart w:id="1710" w:name="What_Permissions_Are_Needed_to_Create_a_"/>
      <w:bookmarkStart w:id="1711" w:name="_bookmark1907"/>
      <w:bookmarkEnd w:id="1710"/>
      <w:bookmarkEnd w:id="1711"/>
      <w:r w:rsidRPr="001058B5">
        <w:t xml:space="preserve">What Permissions Are </w:t>
      </w:r>
      <w:bookmarkStart w:id="1712" w:name="_bookmark1908"/>
      <w:bookmarkEnd w:id="1712"/>
      <w:r w:rsidRPr="001058B5">
        <w:t>Needed to Create a Fine-Grained Audit Policy?</w:t>
      </w:r>
    </w:p>
    <w:p w14:paraId="0262EECB" w14:textId="77777777" w:rsidR="008C539B" w:rsidRPr="001058B5" w:rsidRDefault="00C12992">
      <w:pPr>
        <w:pStyle w:val="BodyText"/>
        <w:spacing w:before="83"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fine-grained</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spacing w:val="-4"/>
        </w:rPr>
        <w:t>policy,</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 FGA</w:t>
      </w:r>
      <w:r w:rsidRPr="001058B5">
        <w:rPr>
          <w:rFonts w:ascii="Arial" w:hAnsi="Arial" w:cs="Arial"/>
          <w:spacing w:val="-80"/>
        </w:rPr>
        <w:t xml:space="preserve"> </w:t>
      </w:r>
      <w:r w:rsidRPr="001058B5">
        <w:rPr>
          <w:rFonts w:ascii="Arial" w:hAnsi="Arial" w:cs="Arial"/>
        </w:rPr>
        <w:t>PL/SQL</w:t>
      </w:r>
      <w:r w:rsidRPr="001058B5">
        <w:rPr>
          <w:rFonts w:ascii="Arial" w:hAnsi="Arial" w:cs="Arial"/>
          <w:spacing w:val="-4"/>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owned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0"/>
        </w:rPr>
        <w:t xml:space="preserve"> </w:t>
      </w:r>
      <w:r w:rsidRPr="001058B5">
        <w:rPr>
          <w:rFonts w:ascii="Arial" w:hAnsi="Arial" w:cs="Arial"/>
          <w:spacing w:val="-3"/>
        </w:rPr>
        <w:t>user.</w:t>
      </w:r>
    </w:p>
    <w:p w14:paraId="286F924D" w14:textId="77777777" w:rsidR="008C539B" w:rsidRPr="001058B5" w:rsidRDefault="008C539B">
      <w:pPr>
        <w:pStyle w:val="BodyText"/>
        <w:spacing w:before="5"/>
        <w:rPr>
          <w:rFonts w:ascii="Arial" w:hAnsi="Arial" w:cs="Arial"/>
          <w:sz w:val="25"/>
        </w:rPr>
      </w:pPr>
    </w:p>
    <w:p w14:paraId="5B4C626C" w14:textId="77777777" w:rsidR="008C539B" w:rsidRPr="001058B5" w:rsidRDefault="00C12992">
      <w:pPr>
        <w:pStyle w:val="Heading4"/>
        <w:spacing w:before="1"/>
        <w:ind w:left="100"/>
      </w:pPr>
      <w:bookmarkStart w:id="1713" w:name="Activities_That_Are_Always_Audited_in_Fi"/>
      <w:bookmarkStart w:id="1714" w:name="_bookmark1909"/>
      <w:bookmarkEnd w:id="1713"/>
      <w:bookmarkEnd w:id="1714"/>
      <w:r w:rsidRPr="001058B5">
        <w:t xml:space="preserve">Activities That Are Always Audited in </w:t>
      </w:r>
      <w:bookmarkStart w:id="1715" w:name="_bookmark1910"/>
      <w:bookmarkEnd w:id="1715"/>
      <w:r w:rsidRPr="001058B5">
        <w:t>Fine-Grained Auditing</w:t>
      </w:r>
    </w:p>
    <w:p w14:paraId="1C68C0E6" w14:textId="77777777" w:rsidR="008C539B" w:rsidRPr="001058B5" w:rsidRDefault="00C12992">
      <w:pPr>
        <w:pStyle w:val="BodyText"/>
        <w:spacing w:before="84" w:line="228" w:lineRule="auto"/>
        <w:ind w:left="1659" w:right="819"/>
        <w:rPr>
          <w:rFonts w:ascii="Arial" w:hAnsi="Arial" w:cs="Arial"/>
        </w:rPr>
      </w:pPr>
      <w:r w:rsidRPr="001058B5">
        <w:rPr>
          <w:rFonts w:ascii="Arial" w:hAnsi="Arial" w:cs="Arial"/>
        </w:rPr>
        <w:t>The</w:t>
      </w:r>
      <w:r w:rsidRPr="001058B5">
        <w:rPr>
          <w:rFonts w:ascii="Arial" w:hAnsi="Arial" w:cs="Arial"/>
          <w:spacing w:val="-16"/>
        </w:rPr>
        <w:t xml:space="preserve"> </w:t>
      </w:r>
      <w:r w:rsidRPr="001058B5">
        <w:rPr>
          <w:rFonts w:ascii="Arial" w:hAnsi="Arial" w:cs="Arial"/>
        </w:rPr>
        <w:t>SYS.AUD$</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manipulation</w:t>
      </w:r>
      <w:r w:rsidRPr="001058B5">
        <w:rPr>
          <w:rFonts w:ascii="Arial" w:hAnsi="Arial" w:cs="Arial"/>
          <w:spacing w:val="-15"/>
        </w:rPr>
        <w:t xml:space="preserve"> </w:t>
      </w:r>
      <w:r w:rsidRPr="001058B5">
        <w:rPr>
          <w:rFonts w:ascii="Arial" w:hAnsi="Arial" w:cs="Arial"/>
        </w:rPr>
        <w:t>language</w:t>
      </w:r>
      <w:r w:rsidRPr="001058B5">
        <w:rPr>
          <w:rFonts w:ascii="Arial" w:hAnsi="Arial" w:cs="Arial"/>
          <w:spacing w:val="-15"/>
        </w:rPr>
        <w:t xml:space="preserve"> </w:t>
      </w:r>
      <w:r w:rsidRPr="001058B5">
        <w:rPr>
          <w:rFonts w:ascii="Arial" w:hAnsi="Arial" w:cs="Arial"/>
        </w:rPr>
        <w:t>(DML)</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 xml:space="preserve">as </w:t>
      </w:r>
      <w:r w:rsidRPr="001058B5">
        <w:rPr>
          <w:rFonts w:ascii="Arial" w:hAnsi="Arial" w:cs="Arial"/>
          <w:w w:val="95"/>
        </w:rPr>
        <w:t>INSERT,</w:t>
      </w:r>
      <w:r w:rsidRPr="001058B5">
        <w:rPr>
          <w:rFonts w:ascii="Arial" w:hAnsi="Arial" w:cs="Arial"/>
          <w:spacing w:val="-13"/>
          <w:w w:val="95"/>
        </w:rPr>
        <w:t xml:space="preserve"> </w:t>
      </w:r>
      <w:r w:rsidRPr="001058B5">
        <w:rPr>
          <w:rFonts w:ascii="Arial" w:hAnsi="Arial" w:cs="Arial"/>
          <w:w w:val="95"/>
        </w:rPr>
        <w:t>UPDATE,</w:t>
      </w:r>
      <w:r w:rsidRPr="001058B5">
        <w:rPr>
          <w:rFonts w:ascii="Arial" w:hAnsi="Arial" w:cs="Arial"/>
          <w:spacing w:val="-15"/>
          <w:w w:val="95"/>
        </w:rPr>
        <w:t xml:space="preserve"> </w:t>
      </w:r>
      <w:r w:rsidRPr="001058B5">
        <w:rPr>
          <w:rFonts w:ascii="Arial" w:hAnsi="Arial" w:cs="Arial"/>
          <w:w w:val="95"/>
        </w:rPr>
        <w:t>MERGE,</w:t>
      </w:r>
      <w:r w:rsidRPr="001058B5">
        <w:rPr>
          <w:rFonts w:ascii="Arial" w:hAnsi="Arial" w:cs="Arial"/>
          <w:spacing w:val="-15"/>
          <w:w w:val="95"/>
        </w:rPr>
        <w:t xml:space="preserve"> </w:t>
      </w:r>
      <w:r w:rsidRPr="001058B5">
        <w:rPr>
          <w:rFonts w:ascii="Arial" w:hAnsi="Arial" w:cs="Arial"/>
          <w:w w:val="95"/>
        </w:rPr>
        <w:t>and</w:t>
      </w:r>
      <w:r w:rsidRPr="001058B5">
        <w:rPr>
          <w:rFonts w:ascii="Arial" w:hAnsi="Arial" w:cs="Arial"/>
          <w:spacing w:val="-14"/>
          <w:w w:val="95"/>
        </w:rPr>
        <w:t xml:space="preserve"> </w:t>
      </w:r>
      <w:r w:rsidRPr="001058B5">
        <w:rPr>
          <w:rFonts w:ascii="Arial" w:hAnsi="Arial" w:cs="Arial"/>
          <w:w w:val="95"/>
        </w:rPr>
        <w:t>DELETE,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are</w:t>
      </w:r>
      <w:r w:rsidRPr="001058B5">
        <w:rPr>
          <w:rFonts w:ascii="Arial" w:hAnsi="Arial" w:cs="Arial"/>
          <w:spacing w:val="-14"/>
          <w:w w:val="95"/>
        </w:rPr>
        <w:t xml:space="preserve"> </w:t>
      </w:r>
      <w:r w:rsidRPr="001058B5">
        <w:rPr>
          <w:rFonts w:ascii="Arial" w:hAnsi="Arial" w:cs="Arial"/>
          <w:w w:val="95"/>
        </w:rPr>
        <w:t>performed</w:t>
      </w:r>
      <w:r w:rsidRPr="001058B5">
        <w:rPr>
          <w:rFonts w:ascii="Arial" w:hAnsi="Arial" w:cs="Arial"/>
          <w:spacing w:val="-14"/>
          <w:w w:val="95"/>
        </w:rPr>
        <w:t xml:space="preserve"> </w:t>
      </w:r>
      <w:r w:rsidRPr="001058B5">
        <w:rPr>
          <w:rFonts w:ascii="Arial" w:hAnsi="Arial" w:cs="Arial"/>
          <w:w w:val="95"/>
        </w:rPr>
        <w:t>on</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SYS.FGA_LOG$</w:t>
      </w:r>
      <w:r w:rsidRPr="001058B5">
        <w:rPr>
          <w:rFonts w:ascii="Arial" w:hAnsi="Arial" w:cs="Arial"/>
          <w:spacing w:val="-85"/>
          <w:w w:val="95"/>
        </w:rPr>
        <w:t xml:space="preserve"> </w:t>
      </w:r>
      <w:r w:rsidRPr="001058B5">
        <w:rPr>
          <w:rFonts w:ascii="Arial" w:hAnsi="Arial" w:cs="Arial"/>
          <w:w w:val="95"/>
        </w:rPr>
        <w:t>table</w:t>
      </w:r>
      <w:r w:rsidRPr="001058B5">
        <w:rPr>
          <w:rFonts w:ascii="Arial" w:hAnsi="Arial" w:cs="Arial"/>
          <w:spacing w:val="-15"/>
          <w:w w:val="95"/>
        </w:rPr>
        <w:t xml:space="preserve"> </w:t>
      </w:r>
      <w:r w:rsidRPr="001058B5">
        <w:rPr>
          <w:rFonts w:ascii="Arial" w:hAnsi="Arial" w:cs="Arial"/>
          <w:w w:val="95"/>
        </w:rPr>
        <w:t xml:space="preserve">by </w:t>
      </w:r>
      <w:r w:rsidRPr="001058B5">
        <w:rPr>
          <w:rFonts w:ascii="Arial" w:hAnsi="Arial" w:cs="Arial"/>
        </w:rPr>
        <w:t xml:space="preserve">non-SYS users. </w:t>
      </w:r>
      <w:bookmarkStart w:id="1716" w:name="_bookmark1911"/>
      <w:bookmarkEnd w:id="1716"/>
      <w:r w:rsidRPr="001058B5">
        <w:rPr>
          <w:rFonts w:ascii="Arial" w:hAnsi="Arial" w:cs="Arial"/>
        </w:rPr>
        <w:t xml:space="preserve">Oracle Database performs the audit even if auditing has not been configured for the SYS.FGA_LOG$ table, which is the table in which these activities </w:t>
      </w:r>
      <w:r w:rsidRPr="001058B5">
        <w:rPr>
          <w:rFonts w:ascii="Arial" w:hAnsi="Arial" w:cs="Arial"/>
          <w:spacing w:val="-3"/>
        </w:rPr>
        <w:t>occur.</w:t>
      </w:r>
      <w:r w:rsidRPr="001058B5">
        <w:rPr>
          <w:rFonts w:ascii="Arial" w:hAnsi="Arial" w:cs="Arial"/>
          <w:spacing w:val="-30"/>
        </w:rPr>
        <w:t xml:space="preserve"> </w:t>
      </w: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check</w:t>
      </w:r>
      <w:r w:rsidRPr="001058B5">
        <w:rPr>
          <w:rFonts w:ascii="Arial" w:hAnsi="Arial" w:cs="Arial"/>
          <w:spacing w:val="-30"/>
        </w:rPr>
        <w:t xml:space="preserve"> </w:t>
      </w:r>
      <w:r w:rsidRPr="001058B5">
        <w:rPr>
          <w:rFonts w:ascii="Arial" w:hAnsi="Arial" w:cs="Arial"/>
        </w:rPr>
        <w:t>these</w:t>
      </w:r>
      <w:r w:rsidRPr="001058B5">
        <w:rPr>
          <w:rFonts w:ascii="Arial" w:hAnsi="Arial" w:cs="Arial"/>
          <w:spacing w:val="-30"/>
        </w:rPr>
        <w:t xml:space="preserve"> </w:t>
      </w:r>
      <w:r w:rsidRPr="001058B5">
        <w:rPr>
          <w:rFonts w:ascii="Arial" w:hAnsi="Arial" w:cs="Arial"/>
        </w:rPr>
        <w:t>activities</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querying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DBA_FGA_AUDIT_TRAIL</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 xml:space="preserve">DBA_ COMMON_AUDIT_TRAIL views. See also </w:t>
      </w:r>
      <w:hyperlink w:anchor="_bookmark1614" w:history="1">
        <w:r w:rsidRPr="001058B5">
          <w:rPr>
            <w:rFonts w:ascii="Arial" w:hAnsi="Arial" w:cs="Arial"/>
            <w:color w:val="0000CC"/>
          </w:rPr>
          <w:t xml:space="preserve">"Activities That Are Always </w:t>
        </w:r>
        <w:r w:rsidRPr="001058B5">
          <w:rPr>
            <w:rFonts w:ascii="Arial" w:hAnsi="Arial" w:cs="Arial"/>
            <w:color w:val="0000CC"/>
            <w:spacing w:val="-3"/>
          </w:rPr>
          <w:t xml:space="preserve">Written </w:t>
        </w:r>
        <w:r w:rsidRPr="001058B5">
          <w:rPr>
            <w:rFonts w:ascii="Arial" w:hAnsi="Arial" w:cs="Arial"/>
            <w:color w:val="0000CC"/>
          </w:rPr>
          <w:t>to the</w:t>
        </w:r>
      </w:hyperlink>
      <w:r w:rsidRPr="001058B5">
        <w:rPr>
          <w:rFonts w:ascii="Arial" w:hAnsi="Arial" w:cs="Arial"/>
          <w:color w:val="0000CC"/>
        </w:rPr>
        <w:t xml:space="preserve"> </w:t>
      </w:r>
      <w:hyperlink w:anchor="_bookmark1614" w:history="1">
        <w:r w:rsidRPr="001058B5">
          <w:rPr>
            <w:rFonts w:ascii="Arial" w:hAnsi="Arial" w:cs="Arial"/>
            <w:color w:val="0000CC"/>
          </w:rPr>
          <w:t xml:space="preserve">Standard and Fine-Grained Audit Records" </w:t>
        </w:r>
        <w:r w:rsidRPr="001058B5">
          <w:rPr>
            <w:rFonts w:ascii="Arial" w:hAnsi="Arial" w:cs="Arial"/>
          </w:rPr>
          <w:t>on page</w:t>
        </w:r>
        <w:r w:rsidRPr="001058B5">
          <w:rPr>
            <w:rFonts w:ascii="Arial" w:hAnsi="Arial" w:cs="Arial"/>
            <w:spacing w:val="-8"/>
          </w:rPr>
          <w:t xml:space="preserve"> </w:t>
        </w:r>
        <w:r w:rsidRPr="001058B5">
          <w:rPr>
            <w:rFonts w:ascii="Arial" w:hAnsi="Arial" w:cs="Arial"/>
          </w:rPr>
          <w:t>9-3</w:t>
        </w:r>
      </w:hyperlink>
      <w:r w:rsidRPr="001058B5">
        <w:rPr>
          <w:rFonts w:ascii="Arial" w:hAnsi="Arial" w:cs="Arial"/>
        </w:rPr>
        <w:t>.</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1717" w:name="Using_Fine-Grained_Audit_Policies_with_E"/>
      <w:bookmarkStart w:id="1718" w:name="_bookmark1912"/>
      <w:bookmarkEnd w:id="1717"/>
      <w:bookmarkEnd w:id="1718"/>
      <w:r>
        <w:t>Sử dụng</w:t>
      </w:r>
      <w:r w:rsidRPr="001058B5">
        <w:t xml:space="preserve"> Fine-Grained A</w:t>
      </w:r>
      <w:bookmarkStart w:id="1719" w:name="_bookmark1913"/>
      <w:bookmarkEnd w:id="1719"/>
      <w:r w:rsidRPr="001058B5">
        <w:t xml:space="preserve">udit Policies </w:t>
      </w:r>
      <w:r>
        <w:t xml:space="preserve">với </w:t>
      </w:r>
      <w:commentRangeStart w:id="1720"/>
      <w:r w:rsidRPr="001058B5">
        <w:t>Editions</w:t>
      </w:r>
      <w:commentRangeEnd w:id="1720"/>
      <w:r>
        <w:rPr>
          <w:rStyle w:val="CommentReference"/>
          <w:rFonts w:ascii="Book Antiqua" w:eastAsia="Book Antiqua" w:hAnsi="Book Antiqua" w:cs="Book Antiqua"/>
          <w:b w:val="0"/>
          <w:bCs w:val="0"/>
        </w:rPr>
        <w:commentReference w:id="1720"/>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1721" w:name="Creating_an_Audit_Trail_for_Fine-Grained"/>
      <w:bookmarkStart w:id="1722" w:name="_bookmark1914"/>
      <w:bookmarkEnd w:id="1721"/>
      <w:bookmarkEnd w:id="1722"/>
      <w:r>
        <w:t>Tạo một</w:t>
      </w:r>
      <w:r w:rsidRPr="001058B5">
        <w:t xml:space="preserve"> Audit </w:t>
      </w:r>
      <w:bookmarkStart w:id="1723" w:name="_bookmark1915"/>
      <w:bookmarkEnd w:id="1723"/>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77777777" w:rsidR="00791656" w:rsidRPr="001058B5" w:rsidRDefault="008D1AB8" w:rsidP="00791656">
      <w:pPr>
        <w:pStyle w:val="BodyText"/>
        <w:spacing w:before="1"/>
        <w:rPr>
          <w:rFonts w:ascii="Arial" w:hAnsi="Arial" w:cs="Arial"/>
          <w:sz w:val="18"/>
        </w:rPr>
      </w:pPr>
      <w:r>
        <w:rPr>
          <w:rFonts w:ascii="Arial" w:hAnsi="Arial" w:cs="Arial"/>
        </w:rPr>
        <w:pict w14:anchorId="39941957">
          <v:group id="_x0000_s1671" style="position:absolute;margin-left:204pt;margin-top:13.25pt;width:312pt;height:2.55pt;z-index:502626032;mso-wrap-distance-left:0;mso-wrap-distance-right:0;mso-position-horizontal-relative:page" coordorigin="4080,265" coordsize="6240,51">
            <v:line id="_x0000_s1672" style="position:absolute" from="4080,267" to="10320,267" strokeweight=".24pt"/>
            <v:line id="_x0000_s1673" style="position:absolute" from="4080,313" to="10320,313" strokeweight=".24pt"/>
            <w10:wrap type="topAndBottom" anchorx="page"/>
          </v:group>
        </w:pic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77777777" w:rsidR="00791656" w:rsidRPr="001058B5" w:rsidRDefault="008D1AB8" w:rsidP="0079165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E6B5F77">
          <v:group id="_x0000_s1668" style="width:312pt;height:2.55pt;mso-position-horizontal-relative:char;mso-position-vertical-relative:line" coordsize="6240,51">
            <v:line id="_x0000_s1669" style="position:absolute" from="0,2" to="6240,2" strokeweight=".24pt"/>
            <v:line id="_x0000_s1670" style="position:absolute" from="0,48" to="6240,48" strokeweight=".24pt"/>
            <w10:anchorlock/>
          </v:group>
        </w:pic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1724" w:name="How_the_Fine-Grained_Audit_Trail_Generat"/>
      <w:bookmarkStart w:id="1725" w:name="_bookmark1916"/>
      <w:bookmarkEnd w:id="1724"/>
      <w:bookmarkEnd w:id="1725"/>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1726" w:name="Using_the_DBMS_FGA_Package_to_Manage_Fin"/>
      <w:bookmarkStart w:id="1727" w:name="_bookmark1918"/>
      <w:bookmarkEnd w:id="1726"/>
      <w:bookmarkEnd w:id="1727"/>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8D1AB8" w:rsidP="006F7931">
      <w:pPr>
        <w:pStyle w:val="ListParagraph"/>
        <w:numPr>
          <w:ilvl w:val="2"/>
          <w:numId w:val="137"/>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8D1AB8" w:rsidP="006F7931">
      <w:pPr>
        <w:pStyle w:val="ListParagraph"/>
        <w:numPr>
          <w:ilvl w:val="2"/>
          <w:numId w:val="137"/>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8D1AB8" w:rsidP="006F7931">
      <w:pPr>
        <w:pStyle w:val="ListParagraph"/>
        <w:numPr>
          <w:ilvl w:val="2"/>
          <w:numId w:val="137"/>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8D1AB8" w:rsidP="006F7931">
      <w:pPr>
        <w:pStyle w:val="ListParagraph"/>
        <w:numPr>
          <w:ilvl w:val="2"/>
          <w:numId w:val="137"/>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1728" w:name="About_the_DBMS_FGA_PL/SQL_Package"/>
      <w:bookmarkStart w:id="1729" w:name="_bookmark1919"/>
      <w:bookmarkEnd w:id="1728"/>
      <w:bookmarkEnd w:id="1729"/>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lastRenderedPageBreak/>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77777777" w:rsidR="00791656" w:rsidRPr="001058B5" w:rsidRDefault="008D1AB8" w:rsidP="00791656">
      <w:pPr>
        <w:pStyle w:val="BodyText"/>
        <w:spacing w:before="2"/>
        <w:rPr>
          <w:rFonts w:ascii="Arial" w:hAnsi="Arial" w:cs="Arial"/>
          <w:sz w:val="11"/>
        </w:rPr>
      </w:pPr>
      <w:r>
        <w:rPr>
          <w:rFonts w:ascii="Arial" w:hAnsi="Arial" w:cs="Arial"/>
        </w:rPr>
        <w:pict w14:anchorId="7A4DC91D">
          <v:group id="_x0000_s1674" style="position:absolute;margin-left:174pt;margin-top:8.95pt;width:312pt;height:2.5pt;z-index:502627056;mso-wrap-distance-left:0;mso-wrap-distance-right:0;mso-position-horizontal-relative:page" coordorigin="3480,179" coordsize="6240,50">
            <v:line id="_x0000_s1675" style="position:absolute" from="3480,181" to="9720,181" strokeweight=".24pt"/>
            <v:line id="_x0000_s1676" style="position:absolute" from="3480,226" to="9720,226" strokeweight=".24pt"/>
            <w10:wrap type="topAndBottom" anchorx="page"/>
          </v:group>
        </w:pic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77777777" w:rsidR="00791656" w:rsidRPr="001058B5" w:rsidRDefault="008D1AB8" w:rsidP="00791656">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83A42EE">
          <v:group id="_x0000_s1665" style="width:312pt;height:2.55pt;mso-position-horizontal-relative:char;mso-position-vertical-relative:line" coordsize="6240,51">
            <v:line id="_x0000_s1666" style="position:absolute" from="0,2" to="6240,2" strokeweight=".24pt"/>
            <v:line id="_x0000_s1667" style="position:absolute" from="0,48" to="6240,48" strokeweight=".24pt"/>
            <w10:anchorlock/>
          </v:group>
        </w:pic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1730" w:name="Creating_a_Fine-Grained_Audit_Policy"/>
      <w:bookmarkStart w:id="1731" w:name="_bookmark1921"/>
      <w:bookmarkStart w:id="1732" w:name="_bookmark1922"/>
      <w:bookmarkEnd w:id="1730"/>
      <w:bookmarkEnd w:id="1731"/>
      <w:bookmarkEnd w:id="1732"/>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6F7931">
      <w:pPr>
        <w:pStyle w:val="ListParagraph"/>
        <w:numPr>
          <w:ilvl w:val="2"/>
          <w:numId w:val="137"/>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6F7931">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6F7931">
      <w:pPr>
        <w:pStyle w:val="ListParagraph"/>
        <w:numPr>
          <w:ilvl w:val="2"/>
          <w:numId w:val="137"/>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6F7931">
      <w:pPr>
        <w:pStyle w:val="ListParagraph"/>
        <w:numPr>
          <w:ilvl w:val="2"/>
          <w:numId w:val="137"/>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6F7931">
      <w:pPr>
        <w:pStyle w:val="ListParagraph"/>
        <w:numPr>
          <w:ilvl w:val="2"/>
          <w:numId w:val="137"/>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6F7931">
      <w:pPr>
        <w:pStyle w:val="ListParagraph"/>
        <w:numPr>
          <w:ilvl w:val="2"/>
          <w:numId w:val="137"/>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6F7931">
      <w:pPr>
        <w:pStyle w:val="ListParagraph"/>
        <w:numPr>
          <w:ilvl w:val="2"/>
          <w:numId w:val="137"/>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15"/>
          <w:footerReference w:type="default" r:id="rId216"/>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6F7931">
      <w:pPr>
        <w:pStyle w:val="ListParagraph"/>
        <w:numPr>
          <w:ilvl w:val="1"/>
          <w:numId w:val="137"/>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6F7931">
      <w:pPr>
        <w:pStyle w:val="ListParagraph"/>
        <w:numPr>
          <w:ilvl w:val="1"/>
          <w:numId w:val="137"/>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6F7931">
      <w:pPr>
        <w:pStyle w:val="ListParagraph"/>
        <w:numPr>
          <w:ilvl w:val="1"/>
          <w:numId w:val="137"/>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6F7931">
      <w:pPr>
        <w:pStyle w:val="ListParagraph"/>
        <w:numPr>
          <w:ilvl w:val="1"/>
          <w:numId w:val="137"/>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8D1AB8"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1733" w:name="_bookmark1931"/>
      <w:bookmarkEnd w:id="1733"/>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1734" w:name="_bookmark1932"/>
      <w:bookmarkEnd w:id="1734"/>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8D1AB8"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1735" w:name="Disabling_and_Enabling_a_Fine-Grained_Au"/>
      <w:bookmarkStart w:id="1736" w:name="_bookmark1934"/>
      <w:bookmarkStart w:id="1737" w:name="_bookmark1935"/>
      <w:bookmarkEnd w:id="1735"/>
      <w:bookmarkEnd w:id="1736"/>
      <w:bookmarkEnd w:id="1737"/>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8D1AB8"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1738" w:name="_bookmark1936"/>
      <w:bookmarkEnd w:id="1738"/>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1739" w:name="_bookmark1937"/>
    <w:bookmarkEnd w:id="1739"/>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1740" w:name="_bookmark1938"/>
      <w:bookmarkEnd w:id="1740"/>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1741" w:name="Dropping_a_Fine-Grained_Audit_Policy"/>
      <w:bookmarkStart w:id="1742" w:name="_bookmark1939"/>
      <w:bookmarkEnd w:id="1741"/>
      <w:bookmarkEnd w:id="1742"/>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8D1AB8"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1743" w:name="_bookmark1941"/>
      <w:bookmarkEnd w:id="1743"/>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1744" w:name="Tutorial:_Adding_an_Email_Alert_to_a_Fin"/>
      <w:bookmarkStart w:id="1745" w:name="_bookmark1942"/>
      <w:bookmarkStart w:id="1746" w:name="_bookmark1943"/>
      <w:bookmarkEnd w:id="1744"/>
      <w:bookmarkEnd w:id="1745"/>
      <w:bookmarkEnd w:id="1746"/>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6F7931">
      <w:pPr>
        <w:pStyle w:val="ListParagraph"/>
        <w:numPr>
          <w:ilvl w:val="1"/>
          <w:numId w:val="137"/>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1747" w:name="_bookmark1944"/>
      <w:bookmarkEnd w:id="1747"/>
      <w:r w:rsidRPr="001058B5">
        <w:t>A</w:t>
      </w:r>
      <w:bookmarkStart w:id="1748" w:name="_bookmark1947"/>
      <w:bookmarkEnd w:id="1748"/>
      <w:r w:rsidRPr="001058B5">
        <w:t xml:space="preserve">bout </w:t>
      </w:r>
      <w:bookmarkStart w:id="1749" w:name="_bookmark1945"/>
      <w:bookmarkEnd w:id="1749"/>
      <w:r w:rsidRPr="001058B5">
        <w:t>This Tut</w:t>
      </w:r>
      <w:bookmarkStart w:id="1750" w:name="_bookmark1946"/>
      <w:bookmarkEnd w:id="1750"/>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1751" w:name="Step_1:_Install_and_Configure_the_UTL_MA"/>
      <w:bookmarkStart w:id="1752" w:name="_bookmark1950"/>
      <w:bookmarkEnd w:id="1751"/>
      <w:bookmarkEnd w:id="1752"/>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791656">
      <w:pPr>
        <w:pStyle w:val="ListParagraph"/>
        <w:numPr>
          <w:ilvl w:val="0"/>
          <w:numId w:val="4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791656">
      <w:pPr>
        <w:pStyle w:val="ListParagraph"/>
        <w:numPr>
          <w:ilvl w:val="0"/>
          <w:numId w:val="4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791656">
      <w:pPr>
        <w:pStyle w:val="ListParagraph"/>
        <w:numPr>
          <w:ilvl w:val="0"/>
          <w:numId w:val="4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791656">
      <w:pPr>
        <w:pStyle w:val="ListParagraph"/>
        <w:numPr>
          <w:ilvl w:val="0"/>
          <w:numId w:val="48"/>
        </w:numPr>
        <w:tabs>
          <w:tab w:val="left" w:pos="2620"/>
        </w:tabs>
        <w:spacing w:before="0"/>
        <w:jc w:val="left"/>
        <w:rPr>
          <w:rFonts w:ascii="Arial" w:hAnsi="Arial" w:cs="Arial"/>
          <w:sz w:val="20"/>
        </w:rPr>
      </w:pPr>
      <w:bookmarkStart w:id="1753" w:name="_bookmark1951"/>
      <w:bookmarkEnd w:id="1753"/>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791656">
      <w:pPr>
        <w:pStyle w:val="ListParagraph"/>
        <w:numPr>
          <w:ilvl w:val="0"/>
          <w:numId w:val="4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791656">
      <w:pPr>
        <w:pStyle w:val="ListParagraph"/>
        <w:numPr>
          <w:ilvl w:val="0"/>
          <w:numId w:val="4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1754" w:name="Step_2:_Create_User_Accounts"/>
      <w:bookmarkStart w:id="1755" w:name="_bookmark1952"/>
      <w:bookmarkEnd w:id="1754"/>
      <w:bookmarkEnd w:id="1755"/>
      <w:r>
        <w:t>Bước</w:t>
      </w:r>
      <w:r w:rsidRPr="001058B5">
        <w:t xml:space="preserve"> 2: </w:t>
      </w:r>
      <w:r>
        <w:t>tạo tài khoản người dùng</w:t>
      </w:r>
    </w:p>
    <w:p w14:paraId="30585874" w14:textId="77777777" w:rsidR="00791656" w:rsidRPr="001058B5" w:rsidRDefault="00791656" w:rsidP="00791656">
      <w:pPr>
        <w:pStyle w:val="ListParagraph"/>
        <w:numPr>
          <w:ilvl w:val="0"/>
          <w:numId w:val="4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791656">
      <w:pPr>
        <w:pStyle w:val="ListParagraph"/>
        <w:numPr>
          <w:ilvl w:val="0"/>
          <w:numId w:val="4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791656">
      <w:pPr>
        <w:pStyle w:val="ListParagraph"/>
        <w:numPr>
          <w:ilvl w:val="0"/>
          <w:numId w:val="4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791656">
      <w:pPr>
        <w:pStyle w:val="ListParagraph"/>
        <w:numPr>
          <w:ilvl w:val="0"/>
          <w:numId w:val="4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1756" w:name="Step_3:_Configure_an_Access_Control_List"/>
      <w:bookmarkStart w:id="1757" w:name="_bookmark1953"/>
      <w:bookmarkEnd w:id="1756"/>
      <w:bookmarkEnd w:id="1757"/>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8D1AB8"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791656">
      <w:pPr>
        <w:pStyle w:val="ListParagraph"/>
        <w:numPr>
          <w:ilvl w:val="1"/>
          <w:numId w:val="4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791656">
      <w:pPr>
        <w:pStyle w:val="ListParagraph"/>
        <w:numPr>
          <w:ilvl w:val="1"/>
          <w:numId w:val="4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791656">
      <w:pPr>
        <w:pStyle w:val="ListParagraph"/>
        <w:numPr>
          <w:ilvl w:val="1"/>
          <w:numId w:val="4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791656">
      <w:pPr>
        <w:pStyle w:val="ListParagraph"/>
        <w:numPr>
          <w:ilvl w:val="2"/>
          <w:numId w:val="4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791656">
      <w:pPr>
        <w:pStyle w:val="ListParagraph"/>
        <w:numPr>
          <w:ilvl w:val="2"/>
          <w:numId w:val="4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1758" w:name="Step_4:_Create_the_Email_Security_Alert_"/>
      <w:bookmarkStart w:id="1759" w:name="_bookmark1954"/>
      <w:bookmarkEnd w:id="1758"/>
      <w:bookmarkEnd w:id="1759"/>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6F7931">
      <w:pPr>
        <w:pStyle w:val="ListParagraph"/>
        <w:numPr>
          <w:ilvl w:val="1"/>
          <w:numId w:val="137"/>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6F7931">
      <w:pPr>
        <w:pStyle w:val="ListParagraph"/>
        <w:numPr>
          <w:ilvl w:val="1"/>
          <w:numId w:val="137"/>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1760" w:name="Step_5:_Create_and_Test_the_Fine-Grained"/>
      <w:bookmarkStart w:id="1761" w:name="_bookmark1955"/>
      <w:bookmarkEnd w:id="1760"/>
      <w:bookmarkEnd w:id="1761"/>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791656">
      <w:pPr>
        <w:pStyle w:val="ListParagraph"/>
        <w:numPr>
          <w:ilvl w:val="0"/>
          <w:numId w:val="4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791656">
      <w:pPr>
        <w:pStyle w:val="ListParagraph"/>
        <w:numPr>
          <w:ilvl w:val="0"/>
          <w:numId w:val="4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791656">
      <w:pPr>
        <w:pStyle w:val="ListParagraph"/>
        <w:numPr>
          <w:ilvl w:val="0"/>
          <w:numId w:val="4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1762" w:name="_bookmark1957"/>
      <w:bookmarkEnd w:id="1762"/>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1763" w:name="Step_6:_Test_the_Alert"/>
      <w:bookmarkStart w:id="1764" w:name="_bookmark1958"/>
      <w:bookmarkEnd w:id="1763"/>
      <w:bookmarkEnd w:id="1764"/>
      <w:r>
        <w:t>Bước 6</w:t>
      </w:r>
      <w:r w:rsidRPr="001058B5">
        <w:t xml:space="preserve">: </w:t>
      </w:r>
      <w:r>
        <w:t>Kiểm tra và cành báo</w:t>
      </w:r>
    </w:p>
    <w:p w14:paraId="0ABEEC49" w14:textId="77777777" w:rsidR="00791656" w:rsidRPr="001058B5" w:rsidRDefault="00791656" w:rsidP="00791656">
      <w:pPr>
        <w:pStyle w:val="ListParagraph"/>
        <w:numPr>
          <w:ilvl w:val="0"/>
          <w:numId w:val="4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791656">
      <w:pPr>
        <w:pStyle w:val="ListParagraph"/>
        <w:numPr>
          <w:ilvl w:val="0"/>
          <w:numId w:val="4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791656">
      <w:pPr>
        <w:pStyle w:val="ListParagraph"/>
        <w:numPr>
          <w:ilvl w:val="0"/>
          <w:numId w:val="4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1765" w:name="Step_7:_Remove_the_Components_for_This_T"/>
      <w:bookmarkStart w:id="1766" w:name="_bookmark1959"/>
      <w:bookmarkEnd w:id="1765"/>
      <w:bookmarkEnd w:id="1766"/>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791656">
      <w:pPr>
        <w:pStyle w:val="ListParagraph"/>
        <w:numPr>
          <w:ilvl w:val="0"/>
          <w:numId w:val="4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791656">
      <w:pPr>
        <w:pStyle w:val="ListParagraph"/>
        <w:numPr>
          <w:ilvl w:val="0"/>
          <w:numId w:val="4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791656">
      <w:pPr>
        <w:pStyle w:val="ListParagraph"/>
        <w:numPr>
          <w:ilvl w:val="0"/>
          <w:numId w:val="4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1767" w:name="Tutorial:_Auditing_Nondatabase_Users"/>
      <w:bookmarkStart w:id="1768" w:name="_bookmark1960"/>
      <w:bookmarkEnd w:id="1767"/>
      <w:bookmarkEnd w:id="1768"/>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1769" w:name="About_This_Tutorial"/>
      <w:bookmarkStart w:id="1770" w:name="_bookmark1961"/>
      <w:bookmarkEnd w:id="1769"/>
      <w:bookmarkEnd w:id="1770"/>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1771" w:name="Step_1:_Create_the_User_Account_and_Ensu"/>
      <w:bookmarkStart w:id="1772" w:name="_bookmark1963"/>
      <w:bookmarkEnd w:id="1771"/>
      <w:bookmarkEnd w:id="1772"/>
      <w:r>
        <w:t xml:space="preserve">Bước </w:t>
      </w:r>
      <w:r w:rsidRPr="001058B5">
        <w:t xml:space="preserve">1: </w:t>
      </w:r>
      <w:r>
        <w:t>tạo tài khoản người dùng và đảm bảo nó hoạt động</w:t>
      </w:r>
    </w:p>
    <w:p w14:paraId="6B87951D" w14:textId="77777777" w:rsidR="00791656" w:rsidRPr="001058B5" w:rsidRDefault="00791656" w:rsidP="00791656">
      <w:pPr>
        <w:pStyle w:val="ListParagraph"/>
        <w:numPr>
          <w:ilvl w:val="0"/>
          <w:numId w:val="4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791656">
      <w:pPr>
        <w:pStyle w:val="ListParagraph"/>
        <w:numPr>
          <w:ilvl w:val="0"/>
          <w:numId w:val="4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791656">
      <w:pPr>
        <w:pStyle w:val="ListParagraph"/>
        <w:numPr>
          <w:ilvl w:val="0"/>
          <w:numId w:val="4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1773" w:name="Step_2:_Create_the_Fine-Grained_Audit_Po"/>
      <w:bookmarkStart w:id="1774" w:name="_bookmark1964"/>
      <w:bookmarkEnd w:id="1773"/>
      <w:bookmarkEnd w:id="1774"/>
      <w:r>
        <w:t>Bước</w:t>
      </w:r>
      <w:r w:rsidRPr="001058B5">
        <w:t xml:space="preserve"> 2: </w:t>
      </w:r>
      <w:r>
        <w:t>Tạo chính sách kiểm toán Fine-grained</w:t>
      </w:r>
    </w:p>
    <w:p w14:paraId="17E0F801" w14:textId="77777777" w:rsidR="00791656" w:rsidRPr="001058B5" w:rsidRDefault="00791656" w:rsidP="00791656">
      <w:pPr>
        <w:pStyle w:val="ListParagraph"/>
        <w:numPr>
          <w:ilvl w:val="0"/>
          <w:numId w:val="4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791656">
      <w:pPr>
        <w:pStyle w:val="ListParagraph"/>
        <w:numPr>
          <w:ilvl w:val="0"/>
          <w:numId w:val="4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1775" w:name="Step_3:_Test_the_Policy"/>
      <w:bookmarkStart w:id="1776" w:name="_bookmark1966"/>
      <w:bookmarkEnd w:id="1775"/>
      <w:bookmarkEnd w:id="1776"/>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17"/>
          <w:footerReference w:type="default" r:id="rId218"/>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5CA89F1" w14:textId="77777777" w:rsidR="009B29A7" w:rsidRPr="001058B5" w:rsidRDefault="009B29A7" w:rsidP="009B29A7">
      <w:pPr>
        <w:ind w:left="2020"/>
        <w:rPr>
          <w:rFonts w:ascii="Arial" w:hAnsi="Arial" w:cs="Arial"/>
          <w:sz w:val="18"/>
        </w:rPr>
      </w:pPr>
      <w:r w:rsidRPr="001058B5">
        <w:rPr>
          <w:rFonts w:ascii="Arial" w:hAnsi="Arial" w:cs="Arial"/>
          <w:w w:val="95"/>
          <w:sz w:val="18"/>
        </w:rPr>
        <w:t>SELECT COUNT(*) FROM ORDERS;</w:t>
      </w:r>
    </w:p>
    <w:p w14:paraId="661AADB4" w14:textId="77777777" w:rsidR="009B29A7" w:rsidRPr="001058B5" w:rsidRDefault="009B29A7" w:rsidP="009B29A7">
      <w:pPr>
        <w:pStyle w:val="BodyText"/>
        <w:spacing w:before="4"/>
        <w:rPr>
          <w:rFonts w:ascii="Arial" w:hAnsi="Arial" w:cs="Arial"/>
          <w:sz w:val="18"/>
        </w:rPr>
      </w:pPr>
    </w:p>
    <w:p w14:paraId="2886B359"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529B38D2" w14:textId="77777777" w:rsidR="009B29A7" w:rsidRPr="001058B5" w:rsidRDefault="009B29A7" w:rsidP="009B29A7">
      <w:pPr>
        <w:spacing w:before="139"/>
        <w:ind w:left="1058" w:right="5984"/>
        <w:jc w:val="center"/>
        <w:rPr>
          <w:rFonts w:ascii="Arial" w:hAnsi="Arial" w:cs="Arial"/>
          <w:sz w:val="18"/>
        </w:rPr>
      </w:pPr>
      <w:r w:rsidRPr="001058B5">
        <w:rPr>
          <w:rFonts w:ascii="Arial" w:hAnsi="Arial" w:cs="Arial"/>
          <w:w w:val="95"/>
          <w:sz w:val="18"/>
        </w:rPr>
        <w:t>COUNT(*)</w:t>
      </w:r>
    </w:p>
    <w:p w14:paraId="27DFA1D0" w14:textId="77777777" w:rsidR="009B29A7" w:rsidRPr="001058B5" w:rsidRDefault="009B29A7" w:rsidP="009B29A7">
      <w:pPr>
        <w:spacing w:before="17"/>
        <w:ind w:left="2020"/>
        <w:rPr>
          <w:rFonts w:ascii="Arial" w:hAnsi="Arial" w:cs="Arial"/>
          <w:sz w:val="18"/>
        </w:rPr>
      </w:pPr>
      <w:r w:rsidRPr="001058B5">
        <w:rPr>
          <w:rFonts w:ascii="Arial" w:hAnsi="Arial" w:cs="Arial"/>
          <w:w w:val="95"/>
          <w:sz w:val="18"/>
        </w:rPr>
        <w:t>----------</w:t>
      </w:r>
    </w:p>
    <w:p w14:paraId="494F7404" w14:textId="77777777" w:rsidR="009B29A7" w:rsidRPr="001058B5" w:rsidRDefault="009B29A7" w:rsidP="009B29A7">
      <w:pPr>
        <w:spacing w:before="16"/>
        <w:ind w:left="147" w:right="4609"/>
        <w:jc w:val="center"/>
        <w:rPr>
          <w:rFonts w:ascii="Arial" w:hAnsi="Arial" w:cs="Arial"/>
          <w:sz w:val="18"/>
        </w:rPr>
      </w:pPr>
      <w:r w:rsidRPr="001058B5">
        <w:rPr>
          <w:rFonts w:ascii="Arial" w:hAnsi="Arial" w:cs="Arial"/>
          <w:w w:val="95"/>
          <w:sz w:val="18"/>
        </w:rPr>
        <w:t>105</w:t>
      </w:r>
    </w:p>
    <w:p w14:paraId="082293ED" w14:textId="77777777" w:rsidR="009B29A7" w:rsidRPr="001058B5" w:rsidRDefault="009B29A7" w:rsidP="009B29A7">
      <w:pPr>
        <w:pStyle w:val="BodyText"/>
        <w:spacing w:before="3"/>
        <w:rPr>
          <w:rFonts w:ascii="Arial" w:hAnsi="Arial" w:cs="Arial"/>
          <w:sz w:val="18"/>
        </w:rPr>
      </w:pPr>
    </w:p>
    <w:p w14:paraId="31918FBD" w14:textId="77777777" w:rsidR="009B29A7" w:rsidRPr="0068524B" w:rsidRDefault="009B29A7" w:rsidP="009B29A7">
      <w:pPr>
        <w:pStyle w:val="ListParagraph"/>
        <w:numPr>
          <w:ilvl w:val="0"/>
          <w:numId w:val="41"/>
        </w:numPr>
        <w:tabs>
          <w:tab w:val="left" w:pos="2020"/>
        </w:tabs>
        <w:spacing w:before="0"/>
        <w:rPr>
          <w:rFonts w:ascii="Arial" w:hAnsi="Arial" w:cs="Arial"/>
          <w:sz w:val="18"/>
        </w:rPr>
      </w:pPr>
      <w:r w:rsidRPr="0068524B">
        <w:rPr>
          <w:rFonts w:ascii="Arial" w:hAnsi="Arial" w:cs="Arial"/>
          <w:sz w:val="20"/>
          <w:lang w:val="vi-VN"/>
        </w:rPr>
        <w:t>Kết nối với tư cách người dùng sysadmin_fga và sau đó kiểm tra xem có bất kỳ bản ghi kiểm toán nào được tạo ra hay không.</w:t>
      </w:r>
    </w:p>
    <w:p w14:paraId="384418AE"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73AEF1" w14:textId="77777777" w:rsidR="009B29A7" w:rsidRPr="001058B5" w:rsidRDefault="009B29A7" w:rsidP="009B29A7">
      <w:pPr>
        <w:pStyle w:val="BodyText"/>
        <w:spacing w:before="4"/>
        <w:rPr>
          <w:rFonts w:ascii="Arial" w:hAnsi="Arial" w:cs="Arial"/>
          <w:i/>
          <w:sz w:val="19"/>
        </w:rPr>
      </w:pPr>
    </w:p>
    <w:p w14:paraId="1C0B2453" w14:textId="77777777" w:rsidR="009B29A7" w:rsidRPr="001058B5" w:rsidRDefault="009B29A7" w:rsidP="009B29A7">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727D56A5" w14:textId="77777777" w:rsidR="009B29A7" w:rsidRPr="001058B5" w:rsidRDefault="009B29A7" w:rsidP="009B29A7">
      <w:pPr>
        <w:pStyle w:val="BodyText"/>
        <w:spacing w:before="3"/>
        <w:rPr>
          <w:rFonts w:ascii="Arial" w:hAnsi="Arial" w:cs="Arial"/>
          <w:sz w:val="18"/>
        </w:rPr>
      </w:pPr>
    </w:p>
    <w:p w14:paraId="4D71F79E"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28355605" w14:textId="77777777" w:rsidR="009B29A7" w:rsidRPr="001058B5" w:rsidRDefault="009B29A7" w:rsidP="009B29A7">
      <w:pPr>
        <w:spacing w:before="141"/>
        <w:ind w:left="2020"/>
        <w:rPr>
          <w:rFonts w:ascii="Arial" w:hAnsi="Arial" w:cs="Arial"/>
          <w:sz w:val="18"/>
        </w:rPr>
      </w:pPr>
      <w:r w:rsidRPr="001058B5">
        <w:rPr>
          <w:rFonts w:ascii="Arial" w:hAnsi="Arial" w:cs="Arial"/>
          <w:w w:val="95"/>
          <w:sz w:val="18"/>
        </w:rPr>
        <w:t>no rows selected</w:t>
      </w:r>
    </w:p>
    <w:p w14:paraId="2131CDB1" w14:textId="77777777" w:rsidR="009B29A7" w:rsidRPr="001058B5" w:rsidRDefault="009B29A7" w:rsidP="009B29A7">
      <w:pPr>
        <w:pStyle w:val="BodyText"/>
        <w:rPr>
          <w:rFonts w:ascii="Arial" w:hAnsi="Arial" w:cs="Arial"/>
          <w:sz w:val="19"/>
        </w:rPr>
      </w:pPr>
    </w:p>
    <w:p w14:paraId="0EACCAE8" w14:textId="77777777" w:rsidR="009B29A7" w:rsidRPr="0068524B" w:rsidRDefault="009B29A7" w:rsidP="009B29A7">
      <w:pPr>
        <w:pStyle w:val="BodyText"/>
        <w:spacing w:line="228" w:lineRule="auto"/>
        <w:ind w:left="2020" w:right="848"/>
        <w:rPr>
          <w:rFonts w:ascii="Arial" w:hAnsi="Arial" w:cs="Arial"/>
        </w:rPr>
      </w:pPr>
      <w:r w:rsidRPr="0068524B">
        <w:rPr>
          <w:rFonts w:ascii="Arial" w:hAnsi="Arial" w:cs="Arial"/>
          <w:lang w:val="vi-VN"/>
        </w:rPr>
        <w:t>Bởi vì không có người dùng không chính thức nào được đăng nhập để truy vấn bảng OE.ORDERS, đường dẫn kiểm tra trống.</w:t>
      </w:r>
      <w:r w:rsidRPr="0068524B">
        <w:rPr>
          <w:rFonts w:ascii="Arial" w:hAnsi="Arial" w:cs="Arial"/>
          <w:spacing w:val="-4"/>
        </w:rPr>
        <w:t>.</w:t>
      </w:r>
    </w:p>
    <w:p w14:paraId="15F0E453" w14:textId="77777777" w:rsidR="009B29A7" w:rsidRPr="001058B5" w:rsidRDefault="009B29A7" w:rsidP="009B29A7">
      <w:pPr>
        <w:pStyle w:val="ListParagraph"/>
        <w:numPr>
          <w:ilvl w:val="0"/>
          <w:numId w:val="41"/>
        </w:numPr>
        <w:tabs>
          <w:tab w:val="left" w:pos="2020"/>
        </w:tabs>
        <w:spacing w:before="115" w:line="246" w:lineRule="exact"/>
        <w:rPr>
          <w:rFonts w:ascii="Arial" w:hAnsi="Arial" w:cs="Arial"/>
        </w:rPr>
      </w:pPr>
      <w:r>
        <w:rPr>
          <w:rFonts w:ascii="Arial" w:hAnsi="Arial" w:cs="Arial"/>
          <w:sz w:val="20"/>
        </w:rPr>
        <w:t>Kết nối lại với tư cách người dùng</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68524B">
        <w:rPr>
          <w:rFonts w:ascii="Arial" w:hAnsi="Arial" w:cs="Arial"/>
          <w:sz w:val="20"/>
          <w:lang w:val="vi-VN"/>
        </w:rPr>
        <w:t>đặt bộ nhận dạng ứng dụng khách thành Robert và sau đó chọn lại từ bảng OE.ORDERS</w:t>
      </w:r>
      <w:r w:rsidRPr="001058B5">
        <w:rPr>
          <w:rFonts w:ascii="Arial" w:hAnsi="Arial" w:cs="Arial"/>
          <w:w w:val="90"/>
        </w:rPr>
        <w:t>.</w:t>
      </w:r>
    </w:p>
    <w:p w14:paraId="557406EA" w14:textId="77777777" w:rsidR="009B29A7" w:rsidRPr="001058B5" w:rsidRDefault="009B29A7" w:rsidP="009B29A7">
      <w:pPr>
        <w:spacing w:before="137"/>
        <w:ind w:left="2020"/>
        <w:rPr>
          <w:rFonts w:ascii="Arial" w:hAnsi="Arial" w:cs="Arial"/>
          <w:sz w:val="18"/>
        </w:rPr>
      </w:pPr>
      <w:r w:rsidRPr="001058B5">
        <w:rPr>
          <w:rFonts w:ascii="Arial" w:hAnsi="Arial" w:cs="Arial"/>
          <w:w w:val="95"/>
          <w:sz w:val="18"/>
        </w:rPr>
        <w:t>CONNECT OE</w:t>
      </w:r>
    </w:p>
    <w:p w14:paraId="5F3A12C7" w14:textId="77777777" w:rsidR="009B29A7" w:rsidRPr="001058B5" w:rsidRDefault="009B29A7" w:rsidP="009B29A7">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1EF38FA" w14:textId="77777777" w:rsidR="009B29A7" w:rsidRPr="001058B5" w:rsidRDefault="009B29A7" w:rsidP="009B29A7">
      <w:pPr>
        <w:pStyle w:val="BodyText"/>
        <w:spacing w:before="8"/>
        <w:rPr>
          <w:rFonts w:ascii="Arial" w:hAnsi="Arial" w:cs="Arial"/>
          <w:i/>
        </w:rPr>
      </w:pPr>
    </w:p>
    <w:p w14:paraId="6169C31B" w14:textId="77777777" w:rsidR="009B29A7" w:rsidRPr="001058B5" w:rsidRDefault="009B29A7" w:rsidP="009B29A7">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316EDF6A" w14:textId="77777777" w:rsidR="009B29A7" w:rsidRPr="001058B5" w:rsidRDefault="009B29A7" w:rsidP="009B29A7">
      <w:pPr>
        <w:pStyle w:val="BodyText"/>
        <w:spacing w:line="219" w:lineRule="exact"/>
        <w:ind w:left="2020"/>
        <w:rPr>
          <w:rFonts w:ascii="Arial" w:hAnsi="Arial" w:cs="Arial"/>
        </w:rPr>
      </w:pPr>
      <w:r w:rsidRPr="001058B5">
        <w:rPr>
          <w:rFonts w:ascii="Arial" w:hAnsi="Arial" w:cs="Arial"/>
        </w:rPr>
        <w:t>The following output should appear:</w:t>
      </w:r>
    </w:p>
    <w:p w14:paraId="057DC1F9" w14:textId="77777777" w:rsidR="009B29A7" w:rsidRPr="001058B5" w:rsidRDefault="009B29A7" w:rsidP="009B29A7">
      <w:pPr>
        <w:spacing w:before="141"/>
        <w:ind w:left="1058" w:right="5984"/>
        <w:jc w:val="center"/>
        <w:rPr>
          <w:rFonts w:ascii="Arial" w:hAnsi="Arial" w:cs="Arial"/>
          <w:sz w:val="18"/>
        </w:rPr>
      </w:pPr>
      <w:r w:rsidRPr="001058B5">
        <w:rPr>
          <w:rFonts w:ascii="Arial" w:hAnsi="Arial" w:cs="Arial"/>
          <w:w w:val="95"/>
          <w:sz w:val="18"/>
        </w:rPr>
        <w:t>COUNT(*)</w:t>
      </w:r>
    </w:p>
    <w:p w14:paraId="4487267A" w14:textId="77777777" w:rsidR="009B29A7" w:rsidRPr="001058B5" w:rsidRDefault="009B29A7" w:rsidP="009B29A7">
      <w:pPr>
        <w:spacing w:before="16"/>
        <w:ind w:left="2020"/>
        <w:rPr>
          <w:rFonts w:ascii="Arial" w:hAnsi="Arial" w:cs="Arial"/>
          <w:sz w:val="18"/>
        </w:rPr>
      </w:pPr>
      <w:r w:rsidRPr="001058B5">
        <w:rPr>
          <w:rFonts w:ascii="Arial" w:hAnsi="Arial" w:cs="Arial"/>
          <w:w w:val="95"/>
          <w:sz w:val="18"/>
        </w:rPr>
        <w:t>----------</w:t>
      </w:r>
    </w:p>
    <w:p w14:paraId="0FDBF8EE" w14:textId="77777777" w:rsidR="009B29A7" w:rsidRPr="001058B5" w:rsidRDefault="009B29A7" w:rsidP="009B29A7">
      <w:pPr>
        <w:spacing w:before="15"/>
        <w:ind w:left="147" w:right="4609"/>
        <w:jc w:val="center"/>
        <w:rPr>
          <w:rFonts w:ascii="Arial" w:hAnsi="Arial" w:cs="Arial"/>
          <w:sz w:val="18"/>
        </w:rPr>
      </w:pPr>
      <w:r w:rsidRPr="001058B5">
        <w:rPr>
          <w:rFonts w:ascii="Arial" w:hAnsi="Arial" w:cs="Arial"/>
          <w:w w:val="95"/>
          <w:sz w:val="18"/>
        </w:rPr>
        <w:t>105</w:t>
      </w:r>
    </w:p>
    <w:p w14:paraId="04E97770" w14:textId="77777777" w:rsidR="009B29A7" w:rsidRPr="001058B5" w:rsidRDefault="009B29A7" w:rsidP="009B29A7">
      <w:pPr>
        <w:pStyle w:val="BodyText"/>
        <w:spacing w:before="4"/>
        <w:rPr>
          <w:rFonts w:ascii="Arial" w:hAnsi="Arial" w:cs="Arial"/>
          <w:sz w:val="18"/>
        </w:rPr>
      </w:pPr>
    </w:p>
    <w:p w14:paraId="0B97C747" w14:textId="77777777" w:rsidR="009B29A7" w:rsidRPr="001058B5" w:rsidRDefault="009B29A7" w:rsidP="009B29A7">
      <w:pPr>
        <w:pStyle w:val="BodyText"/>
        <w:ind w:left="1660"/>
        <w:rPr>
          <w:rFonts w:ascii="Arial" w:hAnsi="Arial" w:cs="Arial"/>
        </w:rPr>
      </w:pPr>
      <w:r w:rsidRPr="001058B5">
        <w:rPr>
          <w:rFonts w:ascii="Arial" w:hAnsi="Arial" w:cs="Arial"/>
          <w:b/>
          <w:sz w:val="18"/>
        </w:rPr>
        <w:t xml:space="preserve">4. </w:t>
      </w:r>
      <w:r>
        <w:rPr>
          <w:rFonts w:ascii="Arial" w:hAnsi="Arial" w:cs="Arial"/>
        </w:rPr>
        <w:t>kết nối lại với tư cách người dùng</w:t>
      </w:r>
      <w:r w:rsidRPr="001058B5">
        <w:rPr>
          <w:rFonts w:ascii="Arial" w:hAnsi="Arial" w:cs="Arial"/>
        </w:rPr>
        <w:t xml:space="preserve"> sysadmin_fga</w:t>
      </w:r>
      <w:r>
        <w:rPr>
          <w:rFonts w:ascii="Arial" w:hAnsi="Arial" w:cs="Arial"/>
        </w:rPr>
        <w:t xml:space="preserve"> </w:t>
      </w:r>
      <w:r w:rsidRPr="001058B5">
        <w:rPr>
          <w:rFonts w:ascii="Arial" w:hAnsi="Arial" w:cs="Arial"/>
          <w:spacing w:val="-96"/>
        </w:rPr>
        <w:t xml:space="preserve"> </w:t>
      </w:r>
      <w:r>
        <w:rPr>
          <w:rFonts w:ascii="Arial" w:hAnsi="Arial" w:cs="Arial"/>
        </w:rPr>
        <w:t>và kiểm tra kiểm toán lại 1 lần nữa</w:t>
      </w:r>
      <w:r w:rsidRPr="001058B5">
        <w:rPr>
          <w:rFonts w:ascii="Arial" w:hAnsi="Arial" w:cs="Arial"/>
        </w:rPr>
        <w:t>.</w:t>
      </w:r>
    </w:p>
    <w:p w14:paraId="58C49C20"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9A64D59" w14:textId="77777777" w:rsidR="009B29A7" w:rsidRPr="001058B5" w:rsidRDefault="009B29A7" w:rsidP="009B29A7">
      <w:pPr>
        <w:pStyle w:val="BodyText"/>
        <w:spacing w:before="4"/>
        <w:rPr>
          <w:rFonts w:ascii="Arial" w:hAnsi="Arial" w:cs="Arial"/>
          <w:i/>
          <w:sz w:val="19"/>
        </w:rPr>
      </w:pPr>
    </w:p>
    <w:p w14:paraId="4BF1FB04" w14:textId="77777777" w:rsidR="009B29A7" w:rsidRPr="001058B5" w:rsidRDefault="009B29A7" w:rsidP="009B29A7">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1D379E53" w14:textId="77777777" w:rsidR="009B29A7" w:rsidRPr="001058B5" w:rsidRDefault="009B29A7" w:rsidP="009B29A7">
      <w:pPr>
        <w:pStyle w:val="BodyText"/>
        <w:spacing w:before="3"/>
        <w:rPr>
          <w:rFonts w:ascii="Arial" w:hAnsi="Arial" w:cs="Arial"/>
          <w:sz w:val="18"/>
        </w:rPr>
      </w:pPr>
    </w:p>
    <w:p w14:paraId="79C18FC5" w14:textId="77777777" w:rsidR="009B29A7" w:rsidRPr="00A100D4" w:rsidRDefault="009B29A7" w:rsidP="009B29A7">
      <w:pPr>
        <w:pStyle w:val="BodyText"/>
        <w:spacing w:line="242" w:lineRule="exact"/>
        <w:ind w:left="2020"/>
        <w:rPr>
          <w:rFonts w:ascii="Arial" w:hAnsi="Arial" w:cs="Arial"/>
        </w:rPr>
      </w:pPr>
      <w:r w:rsidRPr="00A100D4">
        <w:rPr>
          <w:rFonts w:ascii="Arial" w:hAnsi="Arial" w:cs="Arial"/>
          <w:lang w:val="vi-VN"/>
        </w:rPr>
        <w:t>Lần này, bởi vì Robert đã xuất hiện và truy vấn OE.ORDERS</w:t>
      </w:r>
      <w:r w:rsidRPr="00A100D4">
        <w:rPr>
          <w:rFonts w:ascii="Arial" w:hAnsi="Arial" w:cs="Arial"/>
          <w:lang w:val="vi-VN"/>
        </w:rPr>
        <w:br/>
        <w:t>bảng, đường mòn kiểm toán nắm bắt các hành động của anh ta</w:t>
      </w:r>
    </w:p>
    <w:p w14:paraId="11B56C8F" w14:textId="77777777" w:rsidR="009B29A7" w:rsidRPr="001058B5" w:rsidRDefault="009B29A7" w:rsidP="009B29A7">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8126451" w14:textId="77777777" w:rsidR="009B29A7" w:rsidRPr="001058B5" w:rsidRDefault="009B29A7" w:rsidP="009B29A7">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749F645E" w14:textId="77777777" w:rsidR="009B29A7" w:rsidRPr="001058B5" w:rsidRDefault="009B29A7" w:rsidP="009B29A7">
      <w:pPr>
        <w:pStyle w:val="BodyText"/>
        <w:rPr>
          <w:rFonts w:ascii="Arial" w:hAnsi="Arial" w:cs="Arial"/>
          <w:sz w:val="18"/>
        </w:rPr>
      </w:pPr>
    </w:p>
    <w:p w14:paraId="21DA6E8D" w14:textId="77777777" w:rsidR="009B29A7" w:rsidRPr="001058B5" w:rsidRDefault="009B29A7" w:rsidP="009B29A7">
      <w:pPr>
        <w:pStyle w:val="BodyText"/>
        <w:rPr>
          <w:rFonts w:ascii="Arial" w:hAnsi="Arial" w:cs="Arial"/>
          <w:sz w:val="25"/>
        </w:rPr>
      </w:pPr>
    </w:p>
    <w:p w14:paraId="53CFC933" w14:textId="77777777" w:rsidR="009B29A7" w:rsidRPr="001058B5" w:rsidRDefault="009B29A7" w:rsidP="009B29A7">
      <w:pPr>
        <w:pStyle w:val="Heading6"/>
        <w:ind w:left="1660"/>
      </w:pPr>
      <w:bookmarkStart w:id="1777" w:name="Step_4:_Remove_the_Components_for_This_T"/>
      <w:bookmarkStart w:id="1778" w:name="_bookmark1967"/>
      <w:bookmarkEnd w:id="1777"/>
      <w:bookmarkEnd w:id="1778"/>
      <w:r>
        <w:t>Bước</w:t>
      </w:r>
      <w:r w:rsidRPr="001058B5">
        <w:t xml:space="preserve"> 4: </w:t>
      </w:r>
      <w:r>
        <w:rPr>
          <w:rStyle w:val="shorttext"/>
          <w:lang w:val="vi-VN"/>
        </w:rPr>
        <w:t>Xóa các thành ph</w:t>
      </w:r>
      <w:r>
        <w:rPr>
          <w:rStyle w:val="shorttext"/>
          <w:rFonts w:ascii="Cambria" w:hAnsi="Cambria" w:cs="Cambria"/>
          <w:lang w:val="vi-VN"/>
        </w:rPr>
        <w:t>ầ</w:t>
      </w:r>
      <w:r>
        <w:rPr>
          <w:rStyle w:val="shorttext"/>
          <w:lang w:val="vi-VN"/>
        </w:rPr>
        <w:t>n cho 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này</w:t>
      </w:r>
    </w:p>
    <w:p w14:paraId="65668949" w14:textId="77777777" w:rsidR="009B29A7" w:rsidRPr="00A100D4" w:rsidRDefault="009B29A7" w:rsidP="009B29A7">
      <w:pPr>
        <w:pStyle w:val="ListParagraph"/>
        <w:numPr>
          <w:ilvl w:val="0"/>
          <w:numId w:val="40"/>
        </w:numPr>
        <w:tabs>
          <w:tab w:val="left" w:pos="2020"/>
        </w:tabs>
        <w:spacing w:before="59" w:line="228" w:lineRule="auto"/>
        <w:ind w:right="829" w:hanging="359"/>
        <w:jc w:val="left"/>
        <w:rPr>
          <w:rFonts w:ascii="Arial" w:hAnsi="Arial" w:cs="Arial"/>
          <w:sz w:val="20"/>
          <w:szCs w:val="20"/>
        </w:rPr>
      </w:pPr>
      <w:r w:rsidRPr="00A100D4">
        <w:rPr>
          <w:rFonts w:ascii="Arial" w:hAnsi="Arial" w:cs="Arial"/>
          <w:sz w:val="20"/>
          <w:szCs w:val="20"/>
          <w:lang w:val="vi-VN"/>
        </w:rPr>
        <w:t>Kết nối với SQL * Plus làm hệ thống ngườ</w:t>
      </w:r>
      <w:r>
        <w:rPr>
          <w:rFonts w:ascii="Arial" w:hAnsi="Arial" w:cs="Arial"/>
          <w:sz w:val="20"/>
          <w:szCs w:val="20"/>
          <w:lang w:val="vi-VN"/>
        </w:rPr>
        <w:t>i dùng, và sau đó xóa</w:t>
      </w:r>
      <w:r w:rsidRPr="00A100D4">
        <w:rPr>
          <w:rFonts w:ascii="Arial" w:hAnsi="Arial" w:cs="Arial"/>
          <w:sz w:val="20"/>
          <w:szCs w:val="20"/>
          <w:lang w:val="vi-VN"/>
        </w:rPr>
        <w:t xml:space="preserve"> người dùng sysadmin_fga (bao gồm các đối tượng trong lược đồ sysadmin_fga</w:t>
      </w:r>
      <w:r w:rsidRPr="00A100D4">
        <w:rPr>
          <w:rFonts w:ascii="Arial" w:hAnsi="Arial" w:cs="Arial"/>
          <w:sz w:val="20"/>
          <w:szCs w:val="20"/>
        </w:rPr>
        <w:t>).</w:t>
      </w:r>
    </w:p>
    <w:p w14:paraId="29AD949B" w14:textId="77777777" w:rsidR="009B29A7" w:rsidRPr="001058B5" w:rsidRDefault="009B29A7" w:rsidP="009B29A7">
      <w:pPr>
        <w:spacing w:before="140"/>
        <w:ind w:left="2020"/>
        <w:rPr>
          <w:rFonts w:ascii="Arial" w:hAnsi="Arial" w:cs="Arial"/>
          <w:sz w:val="18"/>
        </w:rPr>
      </w:pPr>
      <w:r w:rsidRPr="001058B5">
        <w:rPr>
          <w:rFonts w:ascii="Arial" w:hAnsi="Arial" w:cs="Arial"/>
          <w:w w:val="95"/>
          <w:sz w:val="18"/>
        </w:rPr>
        <w:t>CONNECT SYSTEM</w:t>
      </w:r>
    </w:p>
    <w:p w14:paraId="032AC50C" w14:textId="77777777" w:rsidR="009B29A7" w:rsidRPr="001058B5" w:rsidRDefault="009B29A7" w:rsidP="009B29A7">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AD5FC75" w14:textId="77777777" w:rsidR="009B29A7" w:rsidRPr="001058B5" w:rsidRDefault="009B29A7" w:rsidP="009B29A7">
      <w:pPr>
        <w:pStyle w:val="BodyText"/>
        <w:spacing w:before="10"/>
        <w:rPr>
          <w:rFonts w:ascii="Arial" w:hAnsi="Arial" w:cs="Arial"/>
          <w:i/>
        </w:rPr>
      </w:pPr>
    </w:p>
    <w:p w14:paraId="1E42D698" w14:textId="77777777" w:rsidR="009B29A7" w:rsidRPr="001058B5" w:rsidRDefault="009B29A7" w:rsidP="009B29A7">
      <w:pPr>
        <w:ind w:left="2020"/>
        <w:rPr>
          <w:rFonts w:ascii="Arial" w:hAnsi="Arial" w:cs="Arial"/>
          <w:sz w:val="18"/>
        </w:rPr>
      </w:pPr>
      <w:r w:rsidRPr="001058B5">
        <w:rPr>
          <w:rFonts w:ascii="Arial" w:hAnsi="Arial" w:cs="Arial"/>
          <w:w w:val="95"/>
          <w:sz w:val="18"/>
        </w:rPr>
        <w:t>DROP USER sysadmin_fga CASCADE;</w:t>
      </w:r>
    </w:p>
    <w:p w14:paraId="052F57A5"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44200EE" w14:textId="77777777" w:rsidR="009B29A7" w:rsidRPr="001058B5" w:rsidRDefault="009B29A7" w:rsidP="009B29A7">
      <w:pPr>
        <w:pStyle w:val="BodyText"/>
        <w:spacing w:before="10"/>
        <w:rPr>
          <w:rFonts w:ascii="Arial" w:hAnsi="Arial" w:cs="Arial"/>
          <w:sz w:val="27"/>
        </w:rPr>
      </w:pPr>
    </w:p>
    <w:p w14:paraId="732A4F79" w14:textId="77777777" w:rsidR="009B29A7" w:rsidRPr="00A100D4" w:rsidRDefault="009B29A7" w:rsidP="009B29A7">
      <w:pPr>
        <w:pStyle w:val="ListParagraph"/>
        <w:numPr>
          <w:ilvl w:val="0"/>
          <w:numId w:val="40"/>
        </w:numPr>
        <w:tabs>
          <w:tab w:val="left" w:pos="2620"/>
        </w:tabs>
        <w:spacing w:before="93"/>
        <w:ind w:left="2620"/>
        <w:jc w:val="left"/>
        <w:rPr>
          <w:rFonts w:ascii="Arial" w:hAnsi="Arial" w:cs="Arial"/>
          <w:sz w:val="20"/>
          <w:szCs w:val="20"/>
        </w:rPr>
      </w:pPr>
      <w:r w:rsidRPr="00A100D4">
        <w:rPr>
          <w:rFonts w:ascii="Arial" w:hAnsi="Arial" w:cs="Arial"/>
          <w:sz w:val="20"/>
          <w:szCs w:val="20"/>
          <w:lang w:val="vi-VN"/>
        </w:rPr>
        <w:t>Nếu bạn muốn, khóa và hết hạn OE, trừ khi những người dùng khác muốn sử dụng tài khoản này:</w:t>
      </w:r>
    </w:p>
    <w:p w14:paraId="3937CAD2"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USER OE PASSWORD EXPIRE ACCOUNT LOCK;</w:t>
      </w:r>
    </w:p>
    <w:p w14:paraId="2C6CA97D" w14:textId="77777777" w:rsidR="009B29A7" w:rsidRPr="001058B5" w:rsidRDefault="009B29A7" w:rsidP="009B29A7">
      <w:pPr>
        <w:pStyle w:val="BodyText"/>
        <w:rPr>
          <w:rFonts w:ascii="Arial" w:hAnsi="Arial" w:cs="Arial"/>
          <w:sz w:val="18"/>
        </w:rPr>
      </w:pPr>
    </w:p>
    <w:p w14:paraId="5FAEFA06" w14:textId="77777777" w:rsidR="009B29A7" w:rsidRPr="001058B5" w:rsidRDefault="009B29A7" w:rsidP="009B29A7">
      <w:pPr>
        <w:pStyle w:val="Heading3"/>
        <w:spacing w:before="135"/>
      </w:pPr>
      <w:bookmarkStart w:id="1779" w:name="Auditing_SYS_Administrative_Users"/>
      <w:bookmarkStart w:id="1780" w:name="_bookmark1968"/>
      <w:bookmarkStart w:id="1781" w:name="_bookmark1969"/>
      <w:bookmarkEnd w:id="1779"/>
      <w:bookmarkEnd w:id="1780"/>
      <w:bookmarkEnd w:id="1781"/>
      <w:r>
        <w:t>Kiểm tra người dùng hành chính</w:t>
      </w:r>
    </w:p>
    <w:p w14:paraId="56BA9B4F"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4FE50B74" w14:textId="77777777" w:rsidR="009B29A7" w:rsidRPr="001058B5" w:rsidRDefault="008D1AB8" w:rsidP="009B29A7">
      <w:pPr>
        <w:pStyle w:val="ListParagraph"/>
        <w:numPr>
          <w:ilvl w:val="0"/>
          <w:numId w:val="39"/>
        </w:numPr>
        <w:tabs>
          <w:tab w:val="left" w:pos="2620"/>
        </w:tabs>
        <w:ind w:hanging="359"/>
        <w:rPr>
          <w:rFonts w:ascii="Arial" w:hAnsi="Arial" w:cs="Arial"/>
          <w:sz w:val="20"/>
        </w:rPr>
      </w:pPr>
      <w:hyperlink w:anchor="_bookmark1970" w:history="1">
        <w:r w:rsidR="009B29A7">
          <w:rPr>
            <w:rFonts w:ascii="Arial" w:hAnsi="Arial" w:cs="Arial"/>
            <w:color w:val="0000CC"/>
            <w:sz w:val="20"/>
          </w:rPr>
          <w:t>Kiểm toán người dùng</w:t>
        </w:r>
        <w:r w:rsidR="009B29A7" w:rsidRPr="001058B5">
          <w:rPr>
            <w:rFonts w:ascii="Arial" w:hAnsi="Arial" w:cs="Arial"/>
            <w:color w:val="0000CC"/>
            <w:spacing w:val="-1"/>
            <w:sz w:val="20"/>
          </w:rPr>
          <w:t xml:space="preserve"> </w:t>
        </w:r>
      </w:hyperlink>
      <w:r w:rsidR="009B29A7">
        <w:rPr>
          <w:rFonts w:ascii="Arial" w:hAnsi="Arial" w:cs="Arial"/>
          <w:color w:val="0000CC"/>
          <w:sz w:val="20"/>
        </w:rPr>
        <w:t>HỆ THỐNG</w:t>
      </w:r>
    </w:p>
    <w:p w14:paraId="20F52E3E" w14:textId="77777777" w:rsidR="009B29A7" w:rsidRPr="001058B5" w:rsidRDefault="008D1AB8" w:rsidP="009B29A7">
      <w:pPr>
        <w:pStyle w:val="ListParagraph"/>
        <w:numPr>
          <w:ilvl w:val="0"/>
          <w:numId w:val="39"/>
        </w:numPr>
        <w:tabs>
          <w:tab w:val="left" w:pos="2620"/>
        </w:tabs>
        <w:spacing w:before="112"/>
        <w:ind w:hanging="359"/>
        <w:rPr>
          <w:rFonts w:ascii="Arial" w:hAnsi="Arial" w:cs="Arial"/>
          <w:sz w:val="20"/>
        </w:rPr>
      </w:pPr>
      <w:hyperlink w:anchor="_bookmark1973" w:history="1">
        <w:r w:rsidR="009B29A7">
          <w:rPr>
            <w:rFonts w:ascii="Arial" w:hAnsi="Arial" w:cs="Arial"/>
            <w:color w:val="0000CC"/>
            <w:sz w:val="20"/>
          </w:rPr>
          <w:t>Kiểm toán người dùng</w:t>
        </w:r>
        <w:r w:rsidR="009B29A7" w:rsidRPr="001058B5">
          <w:rPr>
            <w:rFonts w:ascii="Arial" w:hAnsi="Arial" w:cs="Arial"/>
            <w:color w:val="0000CC"/>
            <w:sz w:val="20"/>
          </w:rPr>
          <w:t xml:space="preserve"> SYS </w:t>
        </w:r>
        <w:r w:rsidR="009B29A7">
          <w:rPr>
            <w:rFonts w:ascii="Arial" w:hAnsi="Arial" w:cs="Arial"/>
            <w:color w:val="0000CC"/>
            <w:sz w:val="20"/>
          </w:rPr>
          <w:t>và những người dùng</w:t>
        </w:r>
        <w:r w:rsidR="009B29A7" w:rsidRPr="001058B5">
          <w:rPr>
            <w:rFonts w:ascii="Arial" w:hAnsi="Arial" w:cs="Arial"/>
            <w:color w:val="0000CC"/>
            <w:sz w:val="20"/>
          </w:rPr>
          <w:t xml:space="preserve"> </w:t>
        </w:r>
        <w:r w:rsidR="009B29A7">
          <w:rPr>
            <w:rFonts w:ascii="Arial" w:hAnsi="Arial" w:cs="Arial"/>
            <w:color w:val="0000CC"/>
            <w:sz w:val="20"/>
          </w:rPr>
          <w:t>người kết nối tới</w:t>
        </w:r>
        <w:r w:rsidR="009B29A7" w:rsidRPr="001058B5">
          <w:rPr>
            <w:rFonts w:ascii="Arial" w:hAnsi="Arial" w:cs="Arial"/>
            <w:color w:val="0000CC"/>
            <w:sz w:val="20"/>
          </w:rPr>
          <w:t xml:space="preserve"> SYSDBA and</w:t>
        </w:r>
        <w:r w:rsidR="009B29A7" w:rsidRPr="001058B5">
          <w:rPr>
            <w:rFonts w:ascii="Arial" w:hAnsi="Arial" w:cs="Arial"/>
            <w:color w:val="0000CC"/>
            <w:spacing w:val="-16"/>
            <w:sz w:val="20"/>
          </w:rPr>
          <w:t xml:space="preserve"> </w:t>
        </w:r>
        <w:r w:rsidR="009B29A7" w:rsidRPr="001058B5">
          <w:rPr>
            <w:rFonts w:ascii="Arial" w:hAnsi="Arial" w:cs="Arial"/>
            <w:color w:val="0000CC"/>
            <w:sz w:val="20"/>
          </w:rPr>
          <w:t>SYSOPER</w:t>
        </w:r>
      </w:hyperlink>
    </w:p>
    <w:p w14:paraId="78FBD6D6" w14:textId="77777777" w:rsidR="009B29A7" w:rsidRPr="001058B5" w:rsidRDefault="009B29A7" w:rsidP="009B29A7">
      <w:pPr>
        <w:pStyle w:val="BodyText"/>
        <w:spacing w:before="6"/>
        <w:rPr>
          <w:rFonts w:ascii="Arial" w:hAnsi="Arial" w:cs="Arial"/>
          <w:sz w:val="25"/>
        </w:rPr>
      </w:pPr>
    </w:p>
    <w:p w14:paraId="706DD988" w14:textId="77777777" w:rsidR="009B29A7" w:rsidRPr="001058B5" w:rsidRDefault="009B29A7" w:rsidP="009B29A7">
      <w:pPr>
        <w:pStyle w:val="Heading4"/>
      </w:pPr>
      <w:bookmarkStart w:id="1782" w:name="Auditing_User_SYSTEM"/>
      <w:bookmarkStart w:id="1783" w:name="_bookmark1970"/>
      <w:bookmarkEnd w:id="1782"/>
      <w:bookmarkEnd w:id="1783"/>
      <w:r>
        <w:t>Kiểm toán người dùng</w:t>
      </w:r>
      <w:r w:rsidRPr="001058B5">
        <w:t xml:space="preserve"> </w:t>
      </w:r>
      <w:bookmarkStart w:id="1784" w:name="_bookmark1971"/>
      <w:bookmarkEnd w:id="1784"/>
      <w:r>
        <w:t>HỆ THỐNG</w:t>
      </w:r>
    </w:p>
    <w:p w14:paraId="413F381B" w14:textId="77777777" w:rsidR="009B29A7" w:rsidRPr="00621D92" w:rsidRDefault="009B29A7" w:rsidP="009B29A7">
      <w:pPr>
        <w:pStyle w:val="BodyText"/>
        <w:spacing w:before="84" w:line="228" w:lineRule="auto"/>
        <w:ind w:left="2260" w:right="185"/>
        <w:rPr>
          <w:rFonts w:ascii="Arial" w:hAnsi="Arial" w:cs="Arial"/>
        </w:rPr>
      </w:pPr>
      <w:r w:rsidRPr="00621D92">
        <w:rPr>
          <w:rFonts w:ascii="Arial" w:hAnsi="Arial" w:cs="Arial"/>
          <w:lang w:val="vi-VN"/>
        </w:rPr>
        <w:t>Bạn có thể kiểm tra người dùng SYSTEM bằng cách sử dụng tất cả các tính năng kiểm tra tiêu chuẩn và chi tiết. Trong trường hợp kiểm toán có liên quan, người dùng SYSTEM là một người dùng cơ sở dữ liệu điển hình (chẳng hạn như HR hoặc OE) và không yêu cầu cấu hình đặc biệt để được kiểm tra</w:t>
      </w:r>
      <w:r w:rsidRPr="00621D92">
        <w:rPr>
          <w:rFonts w:ascii="Arial" w:hAnsi="Arial" w:cs="Arial"/>
        </w:rPr>
        <w:t>.</w:t>
      </w:r>
    </w:p>
    <w:p w14:paraId="31584DD5" w14:textId="77777777" w:rsidR="009B29A7" w:rsidRPr="001058B5" w:rsidRDefault="008D1AB8" w:rsidP="009B29A7">
      <w:pPr>
        <w:pStyle w:val="BodyText"/>
        <w:spacing w:before="112"/>
        <w:ind w:left="2260"/>
        <w:rPr>
          <w:rFonts w:ascii="Arial" w:hAnsi="Arial" w:cs="Arial"/>
        </w:rPr>
      </w:pPr>
      <w:hyperlink w:anchor="_bookmark1972" w:history="1">
        <w:r w:rsidR="009B29A7">
          <w:rPr>
            <w:rFonts w:ascii="Arial" w:hAnsi="Arial" w:cs="Arial"/>
            <w:color w:val="0000CC"/>
          </w:rPr>
          <w:t>Ví dụ</w:t>
        </w:r>
        <w:r w:rsidR="009B29A7" w:rsidRPr="001058B5">
          <w:rPr>
            <w:rFonts w:ascii="Arial" w:hAnsi="Arial" w:cs="Arial"/>
            <w:color w:val="0000CC"/>
          </w:rPr>
          <w:t xml:space="preserve"> 9–25 </w:t>
        </w:r>
      </w:hyperlink>
      <w:r w:rsidR="009B29A7" w:rsidRPr="00621D92">
        <w:rPr>
          <w:lang w:val="vi-VN"/>
        </w:rPr>
        <w:t xml:space="preserve"> </w:t>
      </w:r>
      <w:r w:rsidR="009B29A7" w:rsidRPr="00621D92">
        <w:rPr>
          <w:rFonts w:ascii="Arial" w:hAnsi="Arial" w:cs="Arial"/>
          <w:lang w:val="vi-VN"/>
        </w:rPr>
        <w:t>cho thấy cách kiểm toán bất kỳ hoạt động chèn bảng nào do hệ thống người dùng đưa ra</w:t>
      </w:r>
      <w:r w:rsidR="009B29A7" w:rsidRPr="00621D92">
        <w:rPr>
          <w:rFonts w:ascii="Arial" w:hAnsi="Arial" w:cs="Arial"/>
        </w:rPr>
        <w:t>.</w:t>
      </w:r>
    </w:p>
    <w:p w14:paraId="23AEBF0B" w14:textId="77777777" w:rsidR="009B29A7" w:rsidRPr="001058B5" w:rsidRDefault="009B29A7" w:rsidP="009B29A7">
      <w:pPr>
        <w:pStyle w:val="BodyText"/>
        <w:spacing w:before="6"/>
        <w:rPr>
          <w:rFonts w:ascii="Arial" w:hAnsi="Arial" w:cs="Arial"/>
          <w:sz w:val="25"/>
        </w:rPr>
      </w:pPr>
    </w:p>
    <w:p w14:paraId="01E3DA99" w14:textId="77777777" w:rsidR="009B29A7" w:rsidRPr="001058B5" w:rsidRDefault="009B29A7" w:rsidP="009B29A7">
      <w:pPr>
        <w:ind w:left="2260"/>
        <w:rPr>
          <w:rFonts w:ascii="Arial" w:hAnsi="Arial" w:cs="Arial"/>
          <w:b/>
          <w:i/>
          <w:sz w:val="18"/>
        </w:rPr>
      </w:pPr>
      <w:bookmarkStart w:id="1785" w:name="_bookmark1972"/>
      <w:bookmarkEnd w:id="1785"/>
      <w:r>
        <w:rPr>
          <w:rFonts w:ascii="Arial" w:hAnsi="Arial" w:cs="Arial"/>
          <w:b/>
          <w:i/>
          <w:sz w:val="18"/>
        </w:rPr>
        <w:t>Ví dụ</w:t>
      </w:r>
      <w:r w:rsidRPr="001058B5">
        <w:rPr>
          <w:rFonts w:ascii="Arial" w:hAnsi="Arial" w:cs="Arial"/>
          <w:b/>
          <w:i/>
          <w:sz w:val="18"/>
        </w:rPr>
        <w:t xml:space="preserve"> 9–25 </w:t>
      </w:r>
      <w:r w:rsidRPr="00621D92">
        <w:rPr>
          <w:rStyle w:val="shorttext"/>
          <w:rFonts w:ascii="Arial" w:hAnsi="Arial" w:cs="Arial"/>
          <w:sz w:val="20"/>
          <w:lang w:val="vi-VN"/>
        </w:rPr>
        <w:t>Bảng kiểm toán chèn hoạt động theo hệ thống người dùng</w:t>
      </w:r>
    </w:p>
    <w:p w14:paraId="1D45CBA4" w14:textId="77777777" w:rsidR="009B29A7" w:rsidRPr="001058B5" w:rsidRDefault="009B29A7" w:rsidP="009B29A7">
      <w:pPr>
        <w:spacing w:before="112"/>
        <w:ind w:left="2260"/>
        <w:rPr>
          <w:rFonts w:ascii="Arial" w:hAnsi="Arial" w:cs="Arial"/>
          <w:sz w:val="18"/>
        </w:rPr>
      </w:pPr>
      <w:r w:rsidRPr="001058B5">
        <w:rPr>
          <w:rFonts w:ascii="Arial" w:hAnsi="Arial" w:cs="Arial"/>
          <w:w w:val="95"/>
          <w:sz w:val="18"/>
        </w:rPr>
        <w:t>AUDIT INSERT ANY TABLE BY SYSTEM BY ACCESS;</w:t>
      </w:r>
    </w:p>
    <w:p w14:paraId="19A224EE" w14:textId="77777777" w:rsidR="009B29A7" w:rsidRPr="001058B5" w:rsidRDefault="009B29A7" w:rsidP="009B29A7">
      <w:pPr>
        <w:pStyle w:val="BodyText"/>
        <w:rPr>
          <w:rFonts w:ascii="Arial" w:hAnsi="Arial" w:cs="Arial"/>
          <w:sz w:val="18"/>
        </w:rPr>
      </w:pPr>
    </w:p>
    <w:p w14:paraId="7C6F7A7A" w14:textId="77777777" w:rsidR="009B29A7" w:rsidRPr="001058B5" w:rsidRDefault="009B29A7" w:rsidP="009B29A7">
      <w:pPr>
        <w:pStyle w:val="Heading4"/>
        <w:spacing w:before="109"/>
      </w:pPr>
      <w:bookmarkStart w:id="1786" w:name="Auditing_User_SYS_and_Users_Who_Connect_"/>
      <w:bookmarkStart w:id="1787" w:name="_bookmark1973"/>
      <w:bookmarkEnd w:id="1786"/>
      <w:bookmarkEnd w:id="1787"/>
      <w:r>
        <w:t>Kiểm toán người dùng SYS và người dùng kết nối SYSDBA và SYSOPER</w:t>
      </w:r>
    </w:p>
    <w:p w14:paraId="5BBA871D" w14:textId="77777777" w:rsidR="009B29A7" w:rsidRPr="001058B5" w:rsidRDefault="009B29A7" w:rsidP="009B29A7">
      <w:pPr>
        <w:pStyle w:val="BodyText"/>
        <w:spacing w:before="83" w:line="228" w:lineRule="auto"/>
        <w:ind w:left="2259" w:right="302"/>
        <w:rPr>
          <w:rFonts w:ascii="Arial" w:hAnsi="Arial" w:cs="Arial"/>
        </w:rPr>
      </w:pPr>
      <w:r w:rsidRPr="00621D92">
        <w:rPr>
          <w:rFonts w:ascii="Arial" w:hAnsi="Arial" w:cs="Arial"/>
          <w:lang w:val="vi-VN"/>
        </w:rPr>
        <w:t>Bạn có thể kiểm tra đầy đủ các phiên cho những người dùng kết nối như SYS, bao gồm tất cả người dùng kết nối bằng cách sử dụng đặc quyền SYSDBA hoặc SYSOPER. Điều này cho phép bạn ghi các hành động của người dùng quản trị vào một tệp hệ điều hành, ngay cả khi tham số AUDIT_TRAIL được đặt thành NONE, DB hoặc DB, EXTENDED. Viết hành động của người dùng quản trị viên vào tệp kiểm tra của hệ điều hành an toàn hơn việc ghi vào bảng SYS.AUD $, vì người dùng quản trị có thể xóa các hàng khỏi bảng này cho biết hành vi xấu của họ</w:t>
      </w:r>
      <w:r w:rsidRPr="001058B5">
        <w:rPr>
          <w:rFonts w:ascii="Arial" w:hAnsi="Arial" w:cs="Arial"/>
        </w:rPr>
        <w:t>.</w:t>
      </w:r>
    </w:p>
    <w:p w14:paraId="1DDE59D9" w14:textId="77777777" w:rsidR="009B29A7" w:rsidRPr="00621D92" w:rsidRDefault="009B29A7" w:rsidP="009B29A7">
      <w:pPr>
        <w:pStyle w:val="ListParagraph"/>
        <w:numPr>
          <w:ilvl w:val="0"/>
          <w:numId w:val="38"/>
        </w:numPr>
        <w:tabs>
          <w:tab w:val="left" w:pos="2620"/>
        </w:tabs>
        <w:spacing w:before="108"/>
        <w:rPr>
          <w:rFonts w:ascii="Arial" w:hAnsi="Arial" w:cs="Arial"/>
          <w:sz w:val="18"/>
        </w:rPr>
      </w:pPr>
      <w:r w:rsidRPr="00621D92">
        <w:rPr>
          <w:rFonts w:ascii="Arial" w:hAnsi="Arial" w:cs="Arial"/>
          <w:sz w:val="20"/>
          <w:lang w:val="vi-VN"/>
        </w:rPr>
        <w:t>Để định cấu hình cài đặt kiểm tra cho người dùng SYSDBA và SYSOPER</w:t>
      </w:r>
    </w:p>
    <w:p w14:paraId="7629AC66" w14:textId="77777777" w:rsidR="009B29A7" w:rsidRPr="00621D92" w:rsidRDefault="009B29A7" w:rsidP="009B29A7">
      <w:pPr>
        <w:pStyle w:val="ListParagraph"/>
        <w:numPr>
          <w:ilvl w:val="0"/>
          <w:numId w:val="38"/>
        </w:numPr>
        <w:tabs>
          <w:tab w:val="left" w:pos="2620"/>
        </w:tabs>
        <w:spacing w:before="108"/>
        <w:rPr>
          <w:rFonts w:ascii="Arial" w:hAnsi="Arial" w:cs="Arial"/>
          <w:sz w:val="20"/>
          <w:szCs w:val="20"/>
        </w:rPr>
      </w:pPr>
      <w:r w:rsidRPr="00621D92">
        <w:rPr>
          <w:rFonts w:ascii="Arial" w:hAnsi="Arial" w:cs="Arial"/>
          <w:sz w:val="20"/>
          <w:szCs w:val="20"/>
          <w:lang w:val="vi-VN"/>
        </w:rPr>
        <w:t>Đặt tham số khởi tạo AUDIT_SYS_OPERATIONS thành TRUE</w:t>
      </w:r>
      <w:r w:rsidRPr="00621D92">
        <w:rPr>
          <w:rFonts w:ascii="Arial" w:hAnsi="Arial" w:cs="Arial"/>
          <w:sz w:val="20"/>
          <w:szCs w:val="20"/>
        </w:rPr>
        <w:t>.</w:t>
      </w:r>
    </w:p>
    <w:p w14:paraId="37C7CBB4"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SYSTEM SET AUDIT_SYS_OPERATIONS=TRUE SCOPE=SPFILE;</w:t>
      </w:r>
    </w:p>
    <w:p w14:paraId="06DE7B9B" w14:textId="77777777" w:rsidR="009B29A7" w:rsidRPr="001058B5" w:rsidRDefault="009B29A7" w:rsidP="009B29A7">
      <w:pPr>
        <w:pStyle w:val="BodyText"/>
        <w:spacing w:before="11"/>
        <w:rPr>
          <w:rFonts w:ascii="Arial" w:hAnsi="Arial" w:cs="Arial"/>
          <w:sz w:val="18"/>
        </w:rPr>
      </w:pPr>
    </w:p>
    <w:p w14:paraId="20389A2A" w14:textId="77777777" w:rsidR="009B29A7" w:rsidRPr="00621D92" w:rsidRDefault="009B29A7" w:rsidP="009B29A7">
      <w:pPr>
        <w:pStyle w:val="BodyText"/>
        <w:spacing w:line="230" w:lineRule="auto"/>
        <w:ind w:left="2619" w:right="185"/>
        <w:rPr>
          <w:rFonts w:ascii="Arial" w:hAnsi="Arial" w:cs="Arial"/>
        </w:rPr>
      </w:pPr>
      <w:r w:rsidRPr="00621D92">
        <w:rPr>
          <w:rFonts w:ascii="Arial" w:hAnsi="Arial" w:cs="Arial"/>
          <w:lang w:val="vi-VN"/>
        </w:rPr>
        <w:t>Cài đặt này ghi lại các hoạt động cấp cao nhất được cấp trực tiếp bởi người dùng đã kết nối với cơ sở dữ liệu bằng đặc quyền SYSDBA hoặc SYSOPER. Nó viết các hồ sơ kiểm toán cho đường mòn kiểm toán của hệ thống vận hành. Văn bản SQL của mỗi câu lệnh được ghi vào trường ACTION trong bản ghi kiểm tra của hệ điều hành</w:t>
      </w:r>
      <w:r w:rsidRPr="00621D92">
        <w:rPr>
          <w:rFonts w:ascii="Arial" w:hAnsi="Arial" w:cs="Arial"/>
        </w:rPr>
        <w:t>.</w:t>
      </w:r>
    </w:p>
    <w:p w14:paraId="367F0138" w14:textId="77777777" w:rsidR="009B29A7" w:rsidRPr="001058B5" w:rsidRDefault="009B29A7" w:rsidP="009B29A7">
      <w:pPr>
        <w:pStyle w:val="ListParagraph"/>
        <w:numPr>
          <w:ilvl w:val="0"/>
          <w:numId w:val="38"/>
        </w:numPr>
        <w:tabs>
          <w:tab w:val="left" w:pos="2620"/>
        </w:tabs>
        <w:spacing w:before="110" w:line="244" w:lineRule="exact"/>
        <w:rPr>
          <w:rFonts w:ascii="Arial" w:hAnsi="Arial" w:cs="Arial"/>
        </w:rPr>
      </w:pPr>
      <w:r>
        <w:rPr>
          <w:rFonts w:ascii="Arial" w:hAnsi="Arial" w:cs="Arial"/>
          <w:sz w:val="20"/>
        </w:rPr>
        <w:t>Nếu bạn muốn</w:t>
      </w:r>
      <w:r w:rsidRPr="001058B5">
        <w:rPr>
          <w:rFonts w:ascii="Arial" w:hAnsi="Arial" w:cs="Arial"/>
          <w:sz w:val="20"/>
        </w:rPr>
        <w:t xml:space="preserve"> </w:t>
      </w:r>
      <w:r w:rsidRPr="001D2917">
        <w:rPr>
          <w:rFonts w:ascii="Arial" w:hAnsi="Arial" w:cs="Arial"/>
          <w:sz w:val="20"/>
          <w:lang w:val="vi-VN"/>
        </w:rPr>
        <w:t>ghi các hoạt động của quản trị viên hệ thống vào các tệp XML, hãy đặt tham số khởi tạo AUDIT_TRAIL thành XML hoặc XML, EXTENDED</w:t>
      </w:r>
      <w:r w:rsidRPr="001058B5">
        <w:rPr>
          <w:rFonts w:ascii="Arial" w:hAnsi="Arial" w:cs="Arial"/>
          <w:w w:val="95"/>
        </w:rPr>
        <w:t xml:space="preserve">. </w:t>
      </w:r>
      <w:r>
        <w:rPr>
          <w:rFonts w:ascii="Arial" w:hAnsi="Arial" w:cs="Arial"/>
        </w:rPr>
        <w:t>ví dụ</w:t>
      </w:r>
      <w:r w:rsidRPr="001058B5">
        <w:rPr>
          <w:rFonts w:ascii="Arial" w:hAnsi="Arial" w:cs="Arial"/>
        </w:rPr>
        <w:t>:</w:t>
      </w:r>
    </w:p>
    <w:p w14:paraId="415E9184" w14:textId="77777777" w:rsidR="009B29A7" w:rsidRPr="001058B5" w:rsidRDefault="009B29A7" w:rsidP="009B29A7">
      <w:pPr>
        <w:spacing w:before="31"/>
        <w:ind w:left="2620"/>
        <w:rPr>
          <w:rFonts w:ascii="Arial" w:hAnsi="Arial" w:cs="Arial"/>
          <w:sz w:val="18"/>
        </w:rPr>
      </w:pPr>
      <w:r w:rsidRPr="001058B5">
        <w:rPr>
          <w:rFonts w:ascii="Arial" w:hAnsi="Arial" w:cs="Arial"/>
          <w:w w:val="95"/>
          <w:sz w:val="18"/>
        </w:rPr>
        <w:t>ALTER SYSTEM SET AUDIT_TRAIL=XML, EXTENDED SCOPE=SPFILE;</w:t>
      </w:r>
    </w:p>
    <w:p w14:paraId="64015C6D" w14:textId="77777777" w:rsidR="009B29A7" w:rsidRPr="001058B5" w:rsidRDefault="009B29A7" w:rsidP="009B29A7">
      <w:pPr>
        <w:pStyle w:val="BodyText"/>
        <w:spacing w:before="1"/>
        <w:rPr>
          <w:rFonts w:ascii="Arial" w:hAnsi="Arial" w:cs="Arial"/>
          <w:sz w:val="19"/>
        </w:rPr>
      </w:pPr>
    </w:p>
    <w:p w14:paraId="2343BBE2" w14:textId="77777777" w:rsidR="009B29A7" w:rsidRPr="001058B5" w:rsidRDefault="009B29A7" w:rsidP="009B29A7">
      <w:pPr>
        <w:pStyle w:val="BodyText"/>
        <w:spacing w:line="228" w:lineRule="auto"/>
        <w:ind w:left="2619" w:right="161"/>
        <w:rPr>
          <w:rFonts w:ascii="Arial" w:hAnsi="Arial" w:cs="Arial"/>
        </w:rPr>
      </w:pPr>
      <w:r w:rsidRPr="001D2917">
        <w:rPr>
          <w:rFonts w:ascii="Arial" w:hAnsi="Arial" w:cs="Arial"/>
          <w:lang w:val="vi-VN"/>
        </w:rPr>
        <w:t>Trong tất cả các hệ điều hành, nếu bạn đặt AUDIT_TRAIL thành XML hoặc XML, EXTENDED, thì các bản ghi kiểm toán được viết dưới dạng tệp XML trong thư mục được chỉ định bởi tham số khởi tạo AUDIT_ FILE_DEST. Theo mặc định, Cơ sở dữ liệu Oracle ghi các bản ghi kiểm toán vào các tệp hệ điều hành</w:t>
      </w:r>
      <w:r w:rsidRPr="001058B5">
        <w:rPr>
          <w:rFonts w:ascii="Arial" w:hAnsi="Arial" w:cs="Arial"/>
        </w:rPr>
        <w:t>.</w:t>
      </w:r>
    </w:p>
    <w:p w14:paraId="788B915C" w14:textId="77777777" w:rsidR="009B29A7" w:rsidRPr="001058B5" w:rsidRDefault="009B29A7" w:rsidP="009B29A7">
      <w:pPr>
        <w:pStyle w:val="BodyText"/>
        <w:spacing w:before="122" w:line="232" w:lineRule="auto"/>
        <w:ind w:left="2620" w:right="185"/>
        <w:rPr>
          <w:rFonts w:ascii="Arial" w:hAnsi="Arial" w:cs="Arial"/>
        </w:rPr>
      </w:pPr>
      <w:r>
        <w:rPr>
          <w:rFonts w:ascii="Arial" w:hAnsi="Arial" w:cs="Arial"/>
        </w:rPr>
        <w:t>Xem thêm</w:t>
      </w:r>
      <w:r w:rsidRPr="001058B5">
        <w:rPr>
          <w:rFonts w:ascii="Arial" w:hAnsi="Arial" w:cs="Arial"/>
        </w:rPr>
        <w:t xml:space="preserve"> </w:t>
      </w:r>
      <w:hyperlink w:anchor="_bookmark1670" w:history="1">
        <w:r>
          <w:rPr>
            <w:rFonts w:ascii="Arial" w:hAnsi="Arial" w:cs="Arial"/>
            <w:color w:val="0000CC"/>
          </w:rPr>
          <w:t>bảng</w:t>
        </w:r>
        <w:r w:rsidRPr="001058B5">
          <w:rPr>
            <w:rFonts w:ascii="Arial" w:hAnsi="Arial" w:cs="Arial"/>
            <w:color w:val="0000CC"/>
          </w:rPr>
          <w:t xml:space="preserve"> 9–1, " AUDIT_TRAIL Initialization Parameter Settings" </w:t>
        </w:r>
      </w:hyperlink>
      <w:hyperlink w:anchor="_bookmark1670" w:history="1">
        <w:r>
          <w:rPr>
            <w:rFonts w:ascii="Arial" w:hAnsi="Arial" w:cs="Arial"/>
          </w:rPr>
          <w:t>trang</w:t>
        </w:r>
        <w:r w:rsidRPr="001058B5">
          <w:rPr>
            <w:rFonts w:ascii="Arial" w:hAnsi="Arial" w:cs="Arial"/>
          </w:rPr>
          <w:t xml:space="preserve"> 9-10 </w:t>
        </w:r>
      </w:hyperlink>
      <w:r>
        <w:rPr>
          <w:rFonts w:ascii="Arial" w:hAnsi="Arial" w:cs="Arial"/>
        </w:rPr>
        <w:t>để biết thêm thông tin về những cài đặt này</w:t>
      </w:r>
      <w:r w:rsidRPr="001058B5">
        <w:rPr>
          <w:rFonts w:ascii="Arial" w:hAnsi="Arial" w:cs="Arial"/>
        </w:rPr>
        <w:t xml:space="preserve">. </w:t>
      </w:r>
      <w:r>
        <w:rPr>
          <w:rFonts w:ascii="Arial" w:hAnsi="Arial" w:cs="Arial"/>
        </w:rPr>
        <w:t>Xem luôn</w:t>
      </w:r>
      <w:r w:rsidRPr="001058B5">
        <w:rPr>
          <w:rFonts w:ascii="Arial" w:hAnsi="Arial" w:cs="Arial"/>
        </w:rPr>
        <w:t xml:space="preserve">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Pr>
            <w:rFonts w:ascii="Arial" w:hAnsi="Arial" w:cs="Arial"/>
          </w:rPr>
          <w:t>trang</w:t>
        </w:r>
        <w:r w:rsidRPr="001058B5">
          <w:rPr>
            <w:rFonts w:ascii="Arial" w:hAnsi="Arial" w:cs="Arial"/>
          </w:rPr>
          <w:t xml:space="preserve"> 9-8</w:t>
        </w:r>
      </w:hyperlink>
      <w:r w:rsidRPr="001058B5">
        <w:rPr>
          <w:rFonts w:ascii="Arial" w:hAnsi="Arial" w:cs="Arial"/>
        </w:rPr>
        <w:t>.</w:t>
      </w:r>
    </w:p>
    <w:p w14:paraId="1D546279" w14:textId="77777777" w:rsidR="009B29A7" w:rsidRPr="001058B5" w:rsidRDefault="009B29A7" w:rsidP="009B29A7">
      <w:pPr>
        <w:pStyle w:val="ListParagraph"/>
        <w:numPr>
          <w:ilvl w:val="0"/>
          <w:numId w:val="38"/>
        </w:numPr>
        <w:tabs>
          <w:tab w:val="left" w:pos="2620"/>
        </w:tabs>
        <w:rPr>
          <w:rFonts w:ascii="Arial" w:hAnsi="Arial" w:cs="Arial"/>
          <w:sz w:val="20"/>
        </w:rPr>
      </w:pPr>
      <w:r>
        <w:rPr>
          <w:rFonts w:ascii="Arial" w:hAnsi="Arial" w:cs="Arial"/>
          <w:sz w:val="20"/>
        </w:rPr>
        <w:t>Khởi động lại database</w:t>
      </w:r>
      <w:r w:rsidRPr="001058B5">
        <w:rPr>
          <w:rFonts w:ascii="Arial" w:hAnsi="Arial" w:cs="Arial"/>
          <w:sz w:val="20"/>
        </w:rPr>
        <w:t>.</w:t>
      </w:r>
    </w:p>
    <w:p w14:paraId="49526CBC" w14:textId="77777777" w:rsidR="009B29A7" w:rsidRPr="001058B5" w:rsidRDefault="009B29A7" w:rsidP="009B29A7">
      <w:pPr>
        <w:rPr>
          <w:rFonts w:ascii="Arial" w:hAnsi="Arial" w:cs="Arial"/>
          <w:sz w:val="20"/>
        </w:rPr>
        <w:sectPr w:rsidR="009B29A7" w:rsidRPr="001058B5">
          <w:headerReference w:type="even" r:id="rId219"/>
          <w:headerReference w:type="default" r:id="rId220"/>
          <w:pgSz w:w="12240" w:h="15840"/>
          <w:pgMar w:top="840" w:right="1060" w:bottom="860" w:left="1100" w:header="549" w:footer="663" w:gutter="0"/>
          <w:cols w:space="720"/>
        </w:sectPr>
      </w:pPr>
    </w:p>
    <w:p w14:paraId="7A224BA6" w14:textId="77777777" w:rsidR="009B29A7" w:rsidRPr="001058B5" w:rsidRDefault="009B29A7" w:rsidP="009B29A7">
      <w:pPr>
        <w:pStyle w:val="BodyText"/>
        <w:spacing w:before="5"/>
        <w:rPr>
          <w:rFonts w:ascii="Arial" w:hAnsi="Arial" w:cs="Arial"/>
          <w:sz w:val="25"/>
        </w:rPr>
      </w:pPr>
    </w:p>
    <w:p w14:paraId="10BD19F7" w14:textId="77777777" w:rsidR="009B29A7" w:rsidRPr="001D2917" w:rsidRDefault="009B29A7" w:rsidP="009B29A7">
      <w:pPr>
        <w:pStyle w:val="BodyText"/>
        <w:spacing w:before="101" w:line="230" w:lineRule="auto"/>
        <w:ind w:left="1659" w:right="700"/>
        <w:rPr>
          <w:rFonts w:ascii="Arial" w:hAnsi="Arial" w:cs="Arial"/>
        </w:rPr>
      </w:pPr>
      <w:r w:rsidRPr="001D2917">
        <w:rPr>
          <w:rFonts w:ascii="Arial" w:hAnsi="Arial" w:cs="Arial"/>
          <w:lang w:val="vi-VN"/>
        </w:rPr>
        <w:t>Sau khi bạn khởi động lại cơ sở dữ liệu, Cơ sở dữ liệu Oracle kiểm tra tất cả các hành động thành công được thực hiện bởi người dùng SYSDBA và SYSOPER, và ghi các bản ghi kiểm toán này vào đường dẫn kiểm toán của hệ điều hành chứ không phải bảng SYS.AUD $</w:t>
      </w:r>
      <w:r w:rsidRPr="001D2917">
        <w:rPr>
          <w:rFonts w:ascii="Arial" w:hAnsi="Arial" w:cs="Arial"/>
        </w:rPr>
        <w:t>.</w:t>
      </w:r>
    </w:p>
    <w:p w14:paraId="4199D98B" w14:textId="77777777" w:rsidR="009B29A7" w:rsidRPr="001058B5" w:rsidRDefault="009B29A7" w:rsidP="009B29A7">
      <w:pPr>
        <w:pStyle w:val="BodyText"/>
        <w:spacing w:before="119" w:line="228" w:lineRule="auto"/>
        <w:ind w:left="1660" w:right="848"/>
        <w:rPr>
          <w:rFonts w:ascii="Arial" w:hAnsi="Arial" w:cs="Arial"/>
        </w:rPr>
      </w:pPr>
      <w:r w:rsidRPr="001D2917">
        <w:rPr>
          <w:rFonts w:ascii="Arial" w:hAnsi="Arial" w:cs="Arial"/>
          <w:lang w:val="vi-VN"/>
        </w:rPr>
        <w:t>Trong Windows, nếu bạn đã thiết lập hệ điều hành tham số khởi tạo AUDIT_TRAIL, thì Cơ sở dữ liệu Oracle ghi các bản ghi kiểm toán dưới dạng sự kiện vào tệp nhật ký Trình xem sự kiện</w:t>
      </w:r>
      <w:r w:rsidRPr="001058B5">
        <w:rPr>
          <w:rFonts w:ascii="Arial" w:hAnsi="Arial" w:cs="Arial"/>
        </w:rPr>
        <w:t>.</w:t>
      </w:r>
    </w:p>
    <w:p w14:paraId="463B87E8" w14:textId="77777777" w:rsidR="009B29A7" w:rsidRPr="001058B5" w:rsidRDefault="008D1AB8" w:rsidP="009B29A7">
      <w:pPr>
        <w:pStyle w:val="BodyText"/>
        <w:spacing w:before="5"/>
        <w:rPr>
          <w:rFonts w:ascii="Arial" w:hAnsi="Arial" w:cs="Arial"/>
          <w:sz w:val="18"/>
        </w:rPr>
      </w:pPr>
      <w:r>
        <w:rPr>
          <w:rFonts w:ascii="Arial" w:hAnsi="Arial" w:cs="Arial"/>
        </w:rPr>
        <w:pict w14:anchorId="218DEFAA">
          <v:group id="_x0000_s1709" style="position:absolute;margin-left:174pt;margin-top:13.4pt;width:312pt;height:2.55pt;z-index:502632176;mso-wrap-distance-left:0;mso-wrap-distance-right:0;mso-position-horizontal-relative:page" coordorigin="3480,268" coordsize="6240,51">
            <v:line id="_x0000_s1710" style="position:absolute" from="3480,271" to="9720,271" strokeweight=".24pt"/>
            <v:line id="_x0000_s1711" style="position:absolute" from="3480,316" to="9720,316" strokeweight=".24pt"/>
            <w10:wrap type="topAndBottom" anchorx="page"/>
          </v:group>
        </w:pict>
      </w:r>
    </w:p>
    <w:p w14:paraId="74D9A406" w14:textId="77777777" w:rsidR="009B29A7" w:rsidRPr="001058B5" w:rsidRDefault="009B29A7" w:rsidP="009B29A7">
      <w:pPr>
        <w:pStyle w:val="BodyText"/>
        <w:spacing w:before="27" w:line="230" w:lineRule="auto"/>
        <w:ind w:left="2379" w:right="1405"/>
        <w:rPr>
          <w:rFonts w:ascii="Arial" w:hAnsi="Arial" w:cs="Arial"/>
        </w:rPr>
      </w:pPr>
      <w:r>
        <w:rPr>
          <w:rFonts w:ascii="Arial" w:hAnsi="Arial" w:cs="Arial"/>
          <w:b/>
          <w:w w:val="90"/>
          <w:sz w:val="19"/>
        </w:rPr>
        <w:t>Chú ý</w:t>
      </w:r>
      <w:r w:rsidRPr="001058B5">
        <w:rPr>
          <w:rFonts w:ascii="Arial" w:hAnsi="Arial" w:cs="Arial"/>
          <w:b/>
          <w:w w:val="90"/>
          <w:sz w:val="19"/>
        </w:rPr>
        <w:t>:</w:t>
      </w:r>
      <w:bookmarkStart w:id="1788" w:name="_bookmark1981"/>
      <w:bookmarkEnd w:id="1788"/>
      <w:r w:rsidRPr="001058B5">
        <w:rPr>
          <w:rFonts w:ascii="Arial" w:hAnsi="Arial" w:cs="Arial"/>
          <w:b/>
          <w:w w:val="90"/>
          <w:sz w:val="19"/>
        </w:rPr>
        <w:t xml:space="preserve"> </w:t>
      </w:r>
      <w:r w:rsidRPr="001D2917">
        <w:rPr>
          <w:rFonts w:ascii="Arial" w:hAnsi="Arial" w:cs="Arial"/>
          <w:lang w:val="vi-VN"/>
        </w:rPr>
        <w:t>Thư mục $ ORACLE_BASE / admin / $ ORACLE_SID / adump là vị trí mặc định đầu tiên được sử dụng nếu tham số khởi tạo AUDIT_FILE_DEST không được đặt hoặc không trỏ đến một thư mục hợp lệ. Nếu ghi vào vị trí mặc định đầu tiên không thành công hoặc cơ sở dữ liệu bị đóng, thì Cơ sở dữ liệu Oracle sử dụng thư mục $ ORACLE_HOME / rdbms / audit làm vị trí mặc định sao lưu. Nếu nỗ lực đó thất bại, thì thao tác được kiểm tra thất bại và một thông báo được ghi vào nhật ký cảnh báo</w:t>
      </w:r>
      <w:r w:rsidRPr="001058B5">
        <w:rPr>
          <w:rFonts w:ascii="Arial" w:hAnsi="Arial" w:cs="Arial"/>
        </w:rPr>
        <w:t>.</w:t>
      </w:r>
    </w:p>
    <w:p w14:paraId="5C7664BA" w14:textId="77777777" w:rsidR="009B29A7" w:rsidRPr="001058B5" w:rsidRDefault="009B29A7" w:rsidP="009B29A7">
      <w:pPr>
        <w:pStyle w:val="BodyText"/>
        <w:spacing w:before="121" w:line="228" w:lineRule="auto"/>
        <w:ind w:left="2380" w:right="848" w:hanging="1"/>
        <w:rPr>
          <w:rFonts w:ascii="Arial" w:hAnsi="Arial" w:cs="Arial"/>
        </w:rPr>
      </w:pPr>
      <w:r w:rsidRPr="001D2917">
        <w:rPr>
          <w:rFonts w:ascii="Arial" w:hAnsi="Arial" w:cs="Arial"/>
          <w:lang w:val="vi-VN"/>
        </w:rPr>
        <w:t>Khi AUDIT_TRAIL được đặt thành OS, tên tệp kiểm tra tiếp tục ở dạng sau</w:t>
      </w:r>
      <w:r w:rsidRPr="001058B5">
        <w:rPr>
          <w:rFonts w:ascii="Arial" w:hAnsi="Arial" w:cs="Arial"/>
        </w:rPr>
        <w:t>:</w:t>
      </w:r>
    </w:p>
    <w:p w14:paraId="450318CC" w14:textId="77777777" w:rsidR="009B29A7" w:rsidRPr="001058B5" w:rsidRDefault="009B29A7" w:rsidP="009B29A7">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22DB3329" w14:textId="77777777" w:rsidR="009B29A7" w:rsidRPr="001058B5" w:rsidRDefault="009B29A7" w:rsidP="009B29A7">
      <w:pPr>
        <w:pStyle w:val="BodyText"/>
        <w:spacing w:before="7"/>
        <w:rPr>
          <w:rFonts w:ascii="Arial" w:hAnsi="Arial" w:cs="Arial"/>
          <w:sz w:val="23"/>
        </w:rPr>
      </w:pPr>
    </w:p>
    <w:p w14:paraId="4E4678B2" w14:textId="77777777" w:rsidR="009B29A7" w:rsidRPr="001058B5" w:rsidRDefault="009B29A7" w:rsidP="009B29A7">
      <w:pPr>
        <w:pStyle w:val="BodyText"/>
        <w:ind w:left="2380"/>
        <w:rPr>
          <w:rFonts w:ascii="Arial" w:hAnsi="Arial" w:cs="Arial"/>
        </w:rPr>
      </w:pPr>
      <w:r>
        <w:rPr>
          <w:rFonts w:ascii="Arial" w:hAnsi="Arial" w:cs="Arial"/>
        </w:rPr>
        <w:t>Số thự tự bắt đầu từ số 1</w:t>
      </w:r>
      <w:r w:rsidRPr="001058B5">
        <w:rPr>
          <w:rFonts w:ascii="Arial" w:hAnsi="Arial" w:cs="Arial"/>
        </w:rPr>
        <w:t>.</w:t>
      </w:r>
    </w:p>
    <w:p w14:paraId="0091257A" w14:textId="77777777" w:rsidR="009B29A7" w:rsidRPr="00D22FF0" w:rsidRDefault="009B29A7" w:rsidP="009B29A7">
      <w:pPr>
        <w:pStyle w:val="BodyText"/>
        <w:spacing w:before="121" w:line="228" w:lineRule="auto"/>
        <w:ind w:left="2380" w:right="1456" w:hanging="1"/>
        <w:rPr>
          <w:rFonts w:ascii="Arial" w:hAnsi="Arial" w:cs="Arial"/>
        </w:rPr>
      </w:pPr>
      <w:r w:rsidRPr="00D22FF0">
        <w:rPr>
          <w:rFonts w:ascii="Arial" w:hAnsi="Arial" w:cs="Arial"/>
          <w:lang w:val="vi-VN"/>
        </w:rPr>
        <w:t>Ví dụ, ora tên quy trình ngắn được sử dụng cho các quy trình máy chủ chuyên dụng và các tên s001, s002, vv được sử dụng cho các quy trình máy chủ được chia sẻ</w:t>
      </w:r>
      <w:r w:rsidRPr="00D22FF0">
        <w:rPr>
          <w:rFonts w:ascii="Arial" w:hAnsi="Arial" w:cs="Arial"/>
        </w:rPr>
        <w:t>.</w:t>
      </w:r>
    </w:p>
    <w:p w14:paraId="5B576082" w14:textId="77777777" w:rsidR="009B29A7" w:rsidRPr="001058B5" w:rsidRDefault="008D1AB8" w:rsidP="009B29A7">
      <w:pPr>
        <w:pStyle w:val="BodyText"/>
        <w:spacing w:before="125" w:line="228" w:lineRule="auto"/>
        <w:ind w:left="2380" w:right="1456"/>
        <w:rPr>
          <w:rFonts w:ascii="Arial" w:hAnsi="Arial" w:cs="Arial"/>
        </w:rPr>
      </w:pPr>
      <w:r>
        <w:rPr>
          <w:rFonts w:ascii="Arial" w:hAnsi="Arial" w:cs="Arial"/>
        </w:rPr>
        <w:pict w14:anchorId="5D301596">
          <v:group id="_x0000_s1712" style="position:absolute;left:0;text-align:left;margin-left:174pt;margin-top:35.5pt;width:312pt;height:2.5pt;z-index:502633200;mso-wrap-distance-left:0;mso-wrap-distance-right:0;mso-position-horizontal-relative:page" coordorigin="3480,710" coordsize="6240,50">
            <v:line id="_x0000_s1713" style="position:absolute" from="3480,712" to="9720,712" strokeweight=".24pt"/>
            <v:line id="_x0000_s1714" style="position:absolute" from="3480,756" to="9720,756" strokeweight=".24pt"/>
            <w10:wrap type="topAndBottom" anchorx="page"/>
          </v:group>
        </w:pict>
      </w:r>
      <w:r w:rsidR="009B29A7" w:rsidRPr="00D22FF0">
        <w:rPr>
          <w:lang w:val="vi-VN"/>
        </w:rPr>
        <w:t xml:space="preserve"> </w:t>
      </w:r>
      <w:r w:rsidR="009B29A7" w:rsidRPr="00D22FF0">
        <w:rPr>
          <w:rFonts w:ascii="Arial" w:hAnsi="Arial" w:cs="Arial"/>
          <w:lang w:val="vi-VN"/>
        </w:rPr>
        <w:t>Khi AUDIT_TRAIL được đặt thành XML hoặc XML, EXTENDED, cùng tên tệp kiểm tra có phần mở rộng xml thay vì kiểm tra</w:t>
      </w:r>
      <w:r w:rsidR="009B29A7" w:rsidRPr="001058B5">
        <w:rPr>
          <w:rFonts w:ascii="Arial" w:hAnsi="Arial" w:cs="Arial"/>
        </w:rPr>
        <w:t>.</w:t>
      </w:r>
    </w:p>
    <w:p w14:paraId="421E34FE" w14:textId="77777777" w:rsidR="009B29A7" w:rsidRPr="001058B5" w:rsidRDefault="009B29A7" w:rsidP="009B29A7">
      <w:pPr>
        <w:pStyle w:val="BodyText"/>
        <w:spacing w:before="4"/>
        <w:rPr>
          <w:rFonts w:ascii="Arial" w:hAnsi="Arial" w:cs="Arial"/>
          <w:sz w:val="9"/>
        </w:rPr>
      </w:pPr>
    </w:p>
    <w:p w14:paraId="1BE3CA72" w14:textId="77777777" w:rsidR="009B29A7" w:rsidRPr="00D22FF0" w:rsidRDefault="009B29A7" w:rsidP="009B29A7">
      <w:pPr>
        <w:pStyle w:val="BodyText"/>
        <w:spacing w:before="1" w:line="228" w:lineRule="auto"/>
        <w:ind w:left="1660" w:right="848" w:hanging="1"/>
        <w:rPr>
          <w:rFonts w:ascii="Arial" w:hAnsi="Arial" w:cs="Arial"/>
        </w:rPr>
      </w:pPr>
      <w:r w:rsidRPr="00D22FF0">
        <w:rPr>
          <w:rFonts w:ascii="Arial" w:hAnsi="Arial" w:cs="Arial"/>
          <w:lang w:val="vi-VN"/>
        </w:rPr>
        <w:t>Nếu bạn không chỉ định tham số khởi tạo AUDIT_FILE_DEST, thì vị trí mặc định là $ ORACLE_BASE / admin / $ ORACLE_SID / adump trong Linux và Solaris và</w:t>
      </w:r>
      <w:r w:rsidRPr="00D22FF0">
        <w:rPr>
          <w:rFonts w:ascii="Arial" w:hAnsi="Arial" w:cs="Arial"/>
          <w:lang w:val="vi-VN"/>
        </w:rPr>
        <w:br/>
        <w:t>% ORACLE_BASE% \ admin \% ORACLE_SID% \ adump dành cho Microsoft Windows. Đối với các hệ điều hành khác, hãy tham khảo tài liệu đường dẫn kiểm tra của họ</w:t>
      </w:r>
      <w:r w:rsidRPr="00D22FF0">
        <w:rPr>
          <w:rFonts w:ascii="Arial" w:hAnsi="Arial" w:cs="Arial"/>
        </w:rPr>
        <w:t>.</w:t>
      </w:r>
    </w:p>
    <w:p w14:paraId="0CDA268C" w14:textId="77777777" w:rsidR="009B29A7" w:rsidRPr="00D22FF0" w:rsidRDefault="009B29A7" w:rsidP="009B29A7">
      <w:pPr>
        <w:pStyle w:val="BodyText"/>
        <w:spacing w:before="124" w:line="228" w:lineRule="auto"/>
        <w:ind w:left="1660" w:right="769" w:hanging="1"/>
        <w:rPr>
          <w:rFonts w:ascii="Arial" w:hAnsi="Arial" w:cs="Arial"/>
        </w:rPr>
      </w:pPr>
      <w:r w:rsidRPr="00D22FF0">
        <w:rPr>
          <w:rFonts w:ascii="Arial" w:hAnsi="Arial" w:cs="Arial"/>
          <w:lang w:val="vi-VN"/>
        </w:rPr>
        <w:t>Cơ sở dữ liệu Oracle kiểm tra tất cả các câu lệnh SQL do SYS ban hành một cách bừa bãi và bất kể thiết lập tham số khởi tạo AUDIT_TRAIL.</w:t>
      </w:r>
    </w:p>
    <w:p w14:paraId="28058601" w14:textId="77777777" w:rsidR="009B29A7" w:rsidRPr="001058B5" w:rsidRDefault="009B29A7" w:rsidP="009B29A7">
      <w:pPr>
        <w:pStyle w:val="BodyText"/>
        <w:spacing w:before="111"/>
        <w:ind w:left="1660"/>
        <w:rPr>
          <w:rFonts w:ascii="Arial" w:hAnsi="Arial" w:cs="Arial"/>
        </w:rPr>
      </w:pPr>
      <w:r w:rsidRPr="00D22FF0">
        <w:rPr>
          <w:rStyle w:val="shorttext"/>
          <w:rFonts w:ascii="Arial" w:hAnsi="Arial" w:cs="Arial"/>
          <w:lang w:val="vi-VN"/>
        </w:rPr>
        <w:t>Xem xét phiên SYS sau</w:t>
      </w:r>
      <w:r>
        <w:rPr>
          <w:rStyle w:val="shorttext"/>
          <w:lang w:val="vi-VN"/>
        </w:rPr>
        <w:t>:</w:t>
      </w:r>
    </w:p>
    <w:p w14:paraId="76F2903A" w14:textId="77777777" w:rsidR="009B29A7" w:rsidRPr="001058B5" w:rsidRDefault="009B29A7" w:rsidP="009B29A7">
      <w:pPr>
        <w:spacing w:before="137"/>
        <w:ind w:left="1660"/>
        <w:rPr>
          <w:rFonts w:ascii="Arial" w:hAnsi="Arial" w:cs="Arial"/>
          <w:sz w:val="18"/>
        </w:rPr>
      </w:pPr>
      <w:r w:rsidRPr="001058B5">
        <w:rPr>
          <w:rFonts w:ascii="Arial" w:hAnsi="Arial" w:cs="Arial"/>
          <w:w w:val="95"/>
          <w:sz w:val="18"/>
        </w:rPr>
        <w:t>CONNECT SYS AS SYSDBA;</w:t>
      </w:r>
    </w:p>
    <w:p w14:paraId="5294064B" w14:textId="77777777" w:rsidR="009B29A7" w:rsidRPr="001058B5" w:rsidRDefault="009B29A7" w:rsidP="009B29A7">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C24397" w14:textId="77777777" w:rsidR="009B29A7" w:rsidRPr="001058B5" w:rsidRDefault="009B29A7" w:rsidP="009B29A7">
      <w:pPr>
        <w:pStyle w:val="BodyText"/>
        <w:spacing w:before="10"/>
        <w:rPr>
          <w:rFonts w:ascii="Arial" w:hAnsi="Arial" w:cs="Arial"/>
          <w:i/>
        </w:rPr>
      </w:pPr>
    </w:p>
    <w:p w14:paraId="1EA7B141" w14:textId="77777777" w:rsidR="009B29A7" w:rsidRPr="001058B5" w:rsidRDefault="009B29A7" w:rsidP="009B29A7">
      <w:pPr>
        <w:ind w:left="1660"/>
        <w:rPr>
          <w:rFonts w:ascii="Arial" w:hAnsi="Arial" w:cs="Arial"/>
          <w:sz w:val="18"/>
        </w:rPr>
      </w:pPr>
      <w:r w:rsidRPr="001058B5">
        <w:rPr>
          <w:rFonts w:ascii="Arial" w:hAnsi="Arial" w:cs="Arial"/>
          <w:w w:val="95"/>
          <w:sz w:val="18"/>
        </w:rPr>
        <w:t>ALTER SYSTEM FLUSH SHARED_POOL;</w:t>
      </w:r>
    </w:p>
    <w:p w14:paraId="2247C356" w14:textId="77777777" w:rsidR="009B29A7" w:rsidRPr="001058B5" w:rsidRDefault="009B29A7" w:rsidP="009B29A7">
      <w:pPr>
        <w:spacing w:before="15"/>
        <w:ind w:left="1660"/>
        <w:rPr>
          <w:rFonts w:ascii="Arial" w:hAnsi="Arial" w:cs="Arial"/>
          <w:sz w:val="18"/>
        </w:rPr>
      </w:pPr>
      <w:r w:rsidRPr="001058B5">
        <w:rPr>
          <w:rFonts w:ascii="Arial" w:hAnsi="Arial" w:cs="Arial"/>
          <w:w w:val="95"/>
          <w:sz w:val="18"/>
        </w:rPr>
        <w:t>UPDATE salary SET base=1000 WHERE name='laurel';</w:t>
      </w:r>
    </w:p>
    <w:p w14:paraId="361D80FA" w14:textId="77777777" w:rsidR="009B29A7" w:rsidRPr="001058B5" w:rsidRDefault="009B29A7" w:rsidP="009B29A7">
      <w:pPr>
        <w:pStyle w:val="BodyText"/>
        <w:rPr>
          <w:rFonts w:ascii="Arial" w:hAnsi="Arial" w:cs="Arial"/>
          <w:sz w:val="19"/>
        </w:rPr>
      </w:pPr>
    </w:p>
    <w:p w14:paraId="24E9BC48" w14:textId="77777777" w:rsidR="009B29A7" w:rsidRPr="00D22FF0" w:rsidRDefault="009B29A7" w:rsidP="009B29A7">
      <w:pPr>
        <w:pStyle w:val="BodyText"/>
        <w:spacing w:line="230" w:lineRule="auto"/>
        <w:ind w:left="1660" w:right="700" w:hanging="1"/>
        <w:rPr>
          <w:rFonts w:ascii="Arial" w:hAnsi="Arial" w:cs="Arial"/>
        </w:rPr>
      </w:pPr>
      <w:r w:rsidRPr="00D22FF0">
        <w:rPr>
          <w:rFonts w:ascii="Arial" w:hAnsi="Arial" w:cs="Arial"/>
          <w:lang w:val="vi-VN"/>
        </w:rPr>
        <w:t>Khi kiểm tra SYS được bật, cả báo cáo ALTER SYSTEM và UPDATE được hiển thị trong tệp kiểm tra của hệ điều hành, tương tự như đầu ra sau. (Hãy lưu ý rằng định dạng này có thể thay đổi trong các bản phát hành Cơ sở dữ liệu Oracle khác nhau.)</w:t>
      </w:r>
    </w:p>
    <w:p w14:paraId="35E8D83E" w14:textId="77777777" w:rsidR="009B29A7" w:rsidRPr="001058B5" w:rsidRDefault="009B29A7" w:rsidP="009B29A7">
      <w:pPr>
        <w:spacing w:before="142"/>
        <w:ind w:left="1660"/>
        <w:rPr>
          <w:rFonts w:ascii="Arial" w:hAnsi="Arial" w:cs="Arial"/>
          <w:sz w:val="18"/>
        </w:rPr>
      </w:pPr>
      <w:r w:rsidRPr="001058B5">
        <w:rPr>
          <w:rFonts w:ascii="Arial" w:hAnsi="Arial" w:cs="Arial"/>
          <w:w w:val="95"/>
          <w:sz w:val="18"/>
        </w:rPr>
        <w:t>Tue May 5 04:53:37 2009 -07:00</w:t>
      </w:r>
    </w:p>
    <w:p w14:paraId="40BCA44E"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LENGTH : '159'</w:t>
      </w:r>
    </w:p>
    <w:p w14:paraId="1FF81FC0" w14:textId="77777777" w:rsidR="009B29A7" w:rsidRPr="001058B5" w:rsidRDefault="009B29A7" w:rsidP="009B29A7">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0CE6D34F" w14:textId="77777777" w:rsidR="009B29A7" w:rsidRPr="001058B5" w:rsidRDefault="009B29A7" w:rsidP="009B29A7">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E4526EA"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DBID:[9] '561542328'</w:t>
      </w:r>
    </w:p>
    <w:p w14:paraId="0DF28EBE" w14:textId="77777777" w:rsidR="009B29A7" w:rsidRPr="001058B5" w:rsidRDefault="009B29A7" w:rsidP="009B29A7">
      <w:pPr>
        <w:pStyle w:val="BodyText"/>
        <w:spacing w:before="8"/>
        <w:rPr>
          <w:rFonts w:ascii="Arial" w:hAnsi="Arial" w:cs="Arial"/>
        </w:rPr>
      </w:pPr>
    </w:p>
    <w:p w14:paraId="2D5AB730" w14:textId="77777777" w:rsidR="009B29A7" w:rsidRPr="001058B5" w:rsidRDefault="009B29A7" w:rsidP="009B29A7">
      <w:pPr>
        <w:ind w:left="1660"/>
        <w:rPr>
          <w:rFonts w:ascii="Arial" w:hAnsi="Arial" w:cs="Arial"/>
          <w:sz w:val="18"/>
        </w:rPr>
      </w:pPr>
      <w:r w:rsidRPr="001058B5">
        <w:rPr>
          <w:rFonts w:ascii="Arial" w:hAnsi="Arial" w:cs="Arial"/>
          <w:w w:val="95"/>
          <w:sz w:val="18"/>
        </w:rPr>
        <w:t>Tue May 5 04:53:40 2009 -07:00</w:t>
      </w:r>
    </w:p>
    <w:p w14:paraId="0C326DB4"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5A74DE3" w14:textId="77777777" w:rsidR="009B29A7" w:rsidRPr="001058B5" w:rsidRDefault="009B29A7" w:rsidP="009B29A7">
      <w:pPr>
        <w:pStyle w:val="BodyText"/>
        <w:rPr>
          <w:rFonts w:ascii="Arial" w:hAnsi="Arial" w:cs="Arial"/>
        </w:rPr>
      </w:pPr>
    </w:p>
    <w:p w14:paraId="7E63B97B" w14:textId="77777777" w:rsidR="009B29A7" w:rsidRPr="001058B5" w:rsidRDefault="009B29A7" w:rsidP="009B29A7">
      <w:pPr>
        <w:pStyle w:val="BodyText"/>
        <w:spacing w:before="7"/>
        <w:rPr>
          <w:rFonts w:ascii="Arial" w:hAnsi="Arial" w:cs="Arial"/>
          <w:sz w:val="18"/>
        </w:rPr>
      </w:pPr>
    </w:p>
    <w:p w14:paraId="52CF907B" w14:textId="77777777" w:rsidR="009B29A7" w:rsidRPr="001058B5" w:rsidRDefault="009B29A7" w:rsidP="009B29A7">
      <w:pPr>
        <w:ind w:left="2260"/>
        <w:rPr>
          <w:rFonts w:ascii="Arial" w:hAnsi="Arial" w:cs="Arial"/>
          <w:sz w:val="18"/>
        </w:rPr>
      </w:pPr>
      <w:r w:rsidRPr="001058B5">
        <w:rPr>
          <w:rFonts w:ascii="Arial" w:hAnsi="Arial" w:cs="Arial"/>
          <w:w w:val="95"/>
          <w:sz w:val="18"/>
        </w:rPr>
        <w:t>LENGTH : '183'</w:t>
      </w:r>
    </w:p>
    <w:p w14:paraId="7FE68EA1" w14:textId="77777777" w:rsidR="009B29A7" w:rsidRPr="001058B5" w:rsidRDefault="009B29A7" w:rsidP="009B29A7">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4AFAAF6C" w14:textId="77777777" w:rsidR="009B29A7" w:rsidRPr="001058B5" w:rsidRDefault="009B29A7" w:rsidP="009B29A7">
      <w:pPr>
        <w:ind w:left="2260"/>
        <w:rPr>
          <w:rFonts w:ascii="Arial" w:hAnsi="Arial" w:cs="Arial"/>
          <w:sz w:val="18"/>
        </w:rPr>
      </w:pPr>
      <w:r w:rsidRPr="001058B5">
        <w:rPr>
          <w:rFonts w:ascii="Arial" w:hAnsi="Arial" w:cs="Arial"/>
          <w:w w:val="95"/>
          <w:sz w:val="18"/>
        </w:rPr>
        <w:t>PRIVILEGE :[6] 'SYSDBA'</w:t>
      </w:r>
    </w:p>
    <w:p w14:paraId="0E28A2AC" w14:textId="77777777" w:rsidR="009B29A7" w:rsidRPr="001058B5" w:rsidRDefault="009B29A7" w:rsidP="009B29A7">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7F54B31"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2852852C" w14:textId="77777777" w:rsidR="009B29A7" w:rsidRPr="001058B5" w:rsidRDefault="009B29A7" w:rsidP="009B29A7">
      <w:pPr>
        <w:pStyle w:val="BodyText"/>
        <w:spacing w:before="9"/>
        <w:rPr>
          <w:rFonts w:ascii="Arial" w:hAnsi="Arial" w:cs="Arial"/>
        </w:rPr>
      </w:pPr>
    </w:p>
    <w:p w14:paraId="00CBB1D2" w14:textId="77777777" w:rsidR="009B29A7" w:rsidRPr="001058B5" w:rsidRDefault="009B29A7" w:rsidP="009B29A7">
      <w:pPr>
        <w:spacing w:before="1"/>
        <w:ind w:left="2260"/>
        <w:rPr>
          <w:rFonts w:ascii="Arial" w:hAnsi="Arial" w:cs="Arial"/>
          <w:sz w:val="18"/>
        </w:rPr>
      </w:pPr>
      <w:r w:rsidRPr="001058B5">
        <w:rPr>
          <w:rFonts w:ascii="Arial" w:hAnsi="Arial" w:cs="Arial"/>
          <w:w w:val="95"/>
          <w:sz w:val="18"/>
        </w:rPr>
        <w:t>Tue May 5 04:53:49 2009 -07:00</w:t>
      </w:r>
    </w:p>
    <w:p w14:paraId="217167AF" w14:textId="77777777" w:rsidR="009B29A7" w:rsidRPr="001058B5" w:rsidRDefault="009B29A7" w:rsidP="009B29A7">
      <w:pPr>
        <w:spacing w:before="15"/>
        <w:ind w:left="2260"/>
        <w:rPr>
          <w:rFonts w:ascii="Arial" w:hAnsi="Arial" w:cs="Arial"/>
          <w:sz w:val="18"/>
        </w:rPr>
      </w:pPr>
      <w:r w:rsidRPr="001058B5">
        <w:rPr>
          <w:rFonts w:ascii="Arial" w:hAnsi="Arial" w:cs="Arial"/>
          <w:w w:val="95"/>
          <w:sz w:val="18"/>
        </w:rPr>
        <w:t>LENGTH : '200'</w:t>
      </w:r>
    </w:p>
    <w:p w14:paraId="16A3665E" w14:textId="77777777" w:rsidR="009B29A7" w:rsidRPr="001058B5" w:rsidRDefault="009B29A7" w:rsidP="009B29A7">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159ACF3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PRIVILEGE :[6] 'SYSDBA'</w:t>
      </w:r>
    </w:p>
    <w:p w14:paraId="6F0B8558" w14:textId="77777777" w:rsidR="009B29A7" w:rsidRPr="001058B5" w:rsidRDefault="009B29A7" w:rsidP="009B29A7">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280770CD"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407F3307" w14:textId="77777777" w:rsidR="009B29A7" w:rsidRPr="001058B5" w:rsidRDefault="009B29A7" w:rsidP="009B29A7">
      <w:pPr>
        <w:pStyle w:val="BodyText"/>
        <w:rPr>
          <w:rFonts w:ascii="Arial" w:hAnsi="Arial" w:cs="Arial"/>
          <w:sz w:val="19"/>
        </w:rPr>
      </w:pPr>
    </w:p>
    <w:p w14:paraId="6AD5631D" w14:textId="77777777" w:rsidR="009B29A7" w:rsidRPr="001058B5" w:rsidRDefault="009B29A7" w:rsidP="009B29A7">
      <w:pPr>
        <w:pStyle w:val="BodyText"/>
        <w:spacing w:before="1" w:line="228" w:lineRule="auto"/>
        <w:ind w:left="2260" w:hanging="1"/>
        <w:rPr>
          <w:rFonts w:ascii="Arial" w:hAnsi="Arial" w:cs="Arial"/>
        </w:rPr>
      </w:pPr>
      <w:r w:rsidRPr="00D22FF0">
        <w:rPr>
          <w:rFonts w:ascii="Arial" w:hAnsi="Arial" w:cs="Arial"/>
          <w:lang w:val="vi-VN"/>
        </w:rPr>
        <w:t>Các dấu ngoặc cho biết độ dài của giá trị. Ví dụ, PRIVILEGE được đặt thành SYSDBA, sử dụng 6 ký tự. Ngoài ra, các giá trị nằm trong dấu nháy đơn cho SYS và hồ sơ kiểm toán bắt buộc</w:t>
      </w:r>
      <w:r w:rsidRPr="001058B5">
        <w:rPr>
          <w:rFonts w:ascii="Arial" w:hAnsi="Arial" w:cs="Arial"/>
        </w:rPr>
        <w:t>.</w:t>
      </w:r>
    </w:p>
    <w:p w14:paraId="17484BFE" w14:textId="77777777" w:rsidR="009B29A7" w:rsidRPr="00D22FF0" w:rsidRDefault="009B29A7" w:rsidP="009B29A7">
      <w:pPr>
        <w:pStyle w:val="BodyText"/>
        <w:spacing w:before="122" w:line="230" w:lineRule="auto"/>
        <w:ind w:left="2259" w:right="185"/>
        <w:rPr>
          <w:rFonts w:ascii="Arial" w:hAnsi="Arial" w:cs="Arial"/>
        </w:rPr>
      </w:pPr>
      <w:r w:rsidRPr="00D22FF0">
        <w:rPr>
          <w:rFonts w:ascii="Arial" w:hAnsi="Arial" w:cs="Arial"/>
          <w:lang w:val="vi-VN"/>
        </w:rPr>
        <w:t>Bởi vì các đặc quyền superuser có sẵn cho người dùng kết nối như SYSDBA, Oracle khuyến cáo rằng các quản trị cơ sở dữ liệu hiếm khi sử dụng kết nối này và chỉ khi cần thiết. Quản trị viên cơ sở dữ liệu thường có thể thực hiện hoạt động bảo trì hàng ngày thông thường. Các quản trị viên cơ sở dữ liệu này là những người dùng cơ sở dữ liệu điển hình với vai trò DBA hoặc đã được cấp các đặc quyền tương đương với vai trò DBA (ví dụ, mydba hoặc jr_dba) mà tổ chức của bạn tùy chỉnh</w:t>
      </w:r>
      <w:r w:rsidRPr="00D22FF0">
        <w:rPr>
          <w:rFonts w:ascii="Arial" w:hAnsi="Arial" w:cs="Arial"/>
        </w:rPr>
        <w:t>.</w:t>
      </w:r>
    </w:p>
    <w:p w14:paraId="4B981DDF" w14:textId="77777777" w:rsidR="009B29A7" w:rsidRPr="001058B5" w:rsidRDefault="009B29A7" w:rsidP="009B29A7">
      <w:pPr>
        <w:pStyle w:val="BodyText"/>
        <w:spacing w:before="7"/>
        <w:rPr>
          <w:rFonts w:ascii="Arial" w:hAnsi="Arial" w:cs="Arial"/>
          <w:sz w:val="27"/>
        </w:rPr>
      </w:pPr>
    </w:p>
    <w:p w14:paraId="25BEE29C" w14:textId="77777777" w:rsidR="009B29A7" w:rsidRPr="001058B5" w:rsidRDefault="009B29A7" w:rsidP="009B29A7">
      <w:pPr>
        <w:pStyle w:val="Heading3"/>
      </w:pPr>
      <w:bookmarkStart w:id="1789" w:name="Using_Triggers_to_Write_Audit_Data_to_a_"/>
      <w:bookmarkStart w:id="1790" w:name="_bookmark1986"/>
      <w:bookmarkEnd w:id="1789"/>
      <w:bookmarkEnd w:id="1790"/>
      <w:r>
        <w:rPr>
          <w:spacing w:val="-25"/>
        </w:rPr>
        <w:t xml:space="preserve">Sử dụng  </w:t>
      </w:r>
      <w:r w:rsidRPr="00D22FF0">
        <w:rPr>
          <w:rStyle w:val="shorttext"/>
          <w:lang w:val="vi-VN"/>
        </w:rPr>
        <w:t>Kích hoạt để viết kiểm toán</w:t>
      </w:r>
    </w:p>
    <w:p w14:paraId="2708320C" w14:textId="77777777" w:rsidR="009B29A7" w:rsidRPr="00D22FF0" w:rsidRDefault="009B29A7" w:rsidP="009B29A7">
      <w:pPr>
        <w:pStyle w:val="BodyText"/>
        <w:spacing w:before="86" w:line="232" w:lineRule="auto"/>
        <w:ind w:left="2260" w:right="185"/>
        <w:rPr>
          <w:rFonts w:ascii="Arial" w:hAnsi="Arial" w:cs="Arial"/>
        </w:rPr>
      </w:pPr>
      <w:r w:rsidRPr="00D22FF0">
        <w:rPr>
          <w:rFonts w:ascii="Arial" w:hAnsi="Arial" w:cs="Arial"/>
          <w:lang w:val="vi-VN"/>
        </w:rPr>
        <w:t>Bạn có thể sử dụng trình kích hoạt để bổ sung các tính năng kiểm tra dựng sẵn của Oracle Database. Trình kích hoạt mà bạn tạo các bản ghi tác vụ người dùng tới một bảng cơ sở dữ liệu riêng biệt. Khi một hoạt động kích hoạt trigger, trigger sẽ ghi lại hành động trong bảng này. Trình kích hoạt rất hữu ích khi bạn muốn ghi lại các thông tin tùy chỉnh như các thay đổi trước và sau cho một bảng. Để biết thông tin chi tiết về việc tạo trình kích hoạt, hãy xem Tham chiếu ngôn ngữ PL / SQL cơ sở dữ liệu Oracle</w:t>
      </w:r>
      <w:r w:rsidRPr="00D22FF0">
        <w:rPr>
          <w:rFonts w:ascii="Arial" w:hAnsi="Arial" w:cs="Arial"/>
        </w:rPr>
        <w:t>.</w:t>
      </w:r>
    </w:p>
    <w:p w14:paraId="0074B2C1" w14:textId="77777777" w:rsidR="009B29A7" w:rsidRPr="00D22FF0" w:rsidRDefault="009B29A7" w:rsidP="009B29A7">
      <w:pPr>
        <w:pStyle w:val="BodyText"/>
        <w:spacing w:before="113" w:line="232" w:lineRule="auto"/>
        <w:ind w:left="2259"/>
        <w:rPr>
          <w:rFonts w:ascii="Arial" w:hAnsi="Arial" w:cs="Arial"/>
        </w:rPr>
      </w:pPr>
      <w:r w:rsidRPr="00D22FF0">
        <w:rPr>
          <w:rFonts w:ascii="Arial" w:hAnsi="Arial" w:cs="Arial"/>
          <w:lang w:val="vi-VN"/>
        </w:rPr>
        <w:t>Bạn không cần phải kích hoạt tính năng kiểm tra để kích hoạt hoạt động, cũng không có vấn đề gì về loại kiểm tra bạn đã kích hoạt. Trình kích hoạt hoạt động bên ngoài chức năng kiểm tra cơ sở dữ liệu</w:t>
      </w:r>
      <w:r w:rsidRPr="00D22FF0">
        <w:rPr>
          <w:rFonts w:ascii="Arial" w:hAnsi="Arial" w:cs="Arial"/>
        </w:rPr>
        <w:t>.</w:t>
      </w:r>
    </w:p>
    <w:p w14:paraId="17FA5907" w14:textId="77777777" w:rsidR="009B29A7" w:rsidRPr="001058B5" w:rsidRDefault="009B29A7" w:rsidP="009B29A7">
      <w:pPr>
        <w:pStyle w:val="BodyText"/>
        <w:spacing w:before="111"/>
        <w:ind w:left="2260"/>
        <w:rPr>
          <w:rFonts w:ascii="Arial" w:hAnsi="Arial" w:cs="Arial"/>
        </w:rPr>
      </w:pPr>
      <w:r w:rsidRPr="00D22FF0">
        <w:rPr>
          <w:rFonts w:ascii="Arial" w:hAnsi="Arial" w:cs="Arial"/>
          <w:lang w:val="vi-VN"/>
        </w:rPr>
        <w:t>Thực hiện theo các nguyên tắc này nếu bạn muốn tạo trình kích hoạt kiểm tra</w:t>
      </w:r>
      <w:r w:rsidRPr="001058B5">
        <w:rPr>
          <w:rFonts w:ascii="Arial" w:hAnsi="Arial" w:cs="Arial"/>
        </w:rPr>
        <w:t>:</w:t>
      </w:r>
    </w:p>
    <w:p w14:paraId="7A361CE2" w14:textId="77777777" w:rsidR="009B29A7" w:rsidRPr="001058B5" w:rsidRDefault="009B29A7" w:rsidP="009B29A7">
      <w:pPr>
        <w:pStyle w:val="ListParagraph"/>
        <w:numPr>
          <w:ilvl w:val="0"/>
          <w:numId w:val="39"/>
        </w:numPr>
        <w:tabs>
          <w:tab w:val="left" w:pos="2620"/>
        </w:tabs>
        <w:spacing w:before="120" w:line="230" w:lineRule="auto"/>
        <w:ind w:right="224" w:hanging="359"/>
        <w:rPr>
          <w:rFonts w:ascii="Arial" w:hAnsi="Arial" w:cs="Arial"/>
          <w:sz w:val="20"/>
        </w:rPr>
      </w:pPr>
      <w:r w:rsidRPr="00D22FF0">
        <w:rPr>
          <w:rFonts w:ascii="Arial" w:hAnsi="Arial" w:cs="Arial"/>
          <w:b/>
          <w:sz w:val="20"/>
          <w:szCs w:val="20"/>
          <w:lang w:val="vi-VN"/>
        </w:rPr>
        <w:t>Không bao giờ viết trình kích hoạt để nó ghi dữ liệu vào bảng SYS.AUD $</w:t>
      </w:r>
      <w:r w:rsidRPr="00D22FF0">
        <w:rPr>
          <w:rFonts w:ascii="Arial" w:hAnsi="Arial" w:cs="Arial"/>
          <w:b/>
          <w:sz w:val="20"/>
          <w:szCs w:val="20"/>
        </w:rPr>
        <w:t>.</w:t>
      </w:r>
      <w:r w:rsidRPr="001058B5">
        <w:rPr>
          <w:rFonts w:ascii="Arial" w:hAnsi="Arial" w:cs="Arial"/>
          <w:b/>
          <w:sz w:val="20"/>
        </w:rPr>
        <w:t xml:space="preserve"> </w:t>
      </w:r>
      <w:r w:rsidRPr="00D22FF0">
        <w:rPr>
          <w:rFonts w:ascii="Arial" w:hAnsi="Arial" w:cs="Arial"/>
          <w:sz w:val="20"/>
          <w:szCs w:val="20"/>
          <w:lang w:val="vi-VN"/>
        </w:rPr>
        <w:t>Trong thực tế, bạn không bao giờ nên sửa đổi nội dung bảng SYS.AUD $. Nếu bạn cố gắng viết giá trị cho SYS.AUD $ và trình kích hoạt không hoạt động như mong đợi, thì nó có thể ảnh hưởng xấu đến kiểm toán chuẩn. Bảng SYS.AUD $ là một bảng thuộc sở hữu cơ sở dữ liệu Oracle, và chỉ có cơ sở dữ liệu Oracle nên ghi vào nó.</w:t>
      </w:r>
    </w:p>
    <w:p w14:paraId="08FF106A" w14:textId="77777777" w:rsidR="009B29A7" w:rsidRPr="001058B5" w:rsidRDefault="009B29A7" w:rsidP="009B29A7">
      <w:pPr>
        <w:pStyle w:val="ListParagraph"/>
        <w:numPr>
          <w:ilvl w:val="0"/>
          <w:numId w:val="39"/>
        </w:numPr>
        <w:tabs>
          <w:tab w:val="left" w:pos="2620"/>
        </w:tabs>
        <w:spacing w:before="116" w:line="230" w:lineRule="auto"/>
        <w:ind w:right="499" w:hanging="359"/>
        <w:jc w:val="both"/>
        <w:rPr>
          <w:rFonts w:ascii="Arial" w:hAnsi="Arial" w:cs="Arial"/>
          <w:sz w:val="20"/>
        </w:rPr>
      </w:pPr>
      <w:r w:rsidRPr="00D22FF0">
        <w:rPr>
          <w:b/>
          <w:lang w:val="vi-VN"/>
        </w:rPr>
        <w:t>N</w:t>
      </w:r>
      <w:r w:rsidRPr="00D22FF0">
        <w:rPr>
          <w:rFonts w:ascii="Cambria" w:hAnsi="Cambria" w:cs="Cambria"/>
          <w:b/>
          <w:lang w:val="vi-VN"/>
        </w:rPr>
        <w:t>ế</w:t>
      </w:r>
      <w:r w:rsidRPr="00D22FF0">
        <w:rPr>
          <w:b/>
          <w:lang w:val="vi-VN"/>
        </w:rPr>
        <w:t>u có th</w:t>
      </w:r>
      <w:r w:rsidRPr="00D22FF0">
        <w:rPr>
          <w:rFonts w:ascii="Cambria" w:hAnsi="Cambria" w:cs="Cambria"/>
          <w:b/>
          <w:lang w:val="vi-VN"/>
        </w:rPr>
        <w:t>ể</w:t>
      </w:r>
      <w:r w:rsidRPr="00D22FF0">
        <w:rPr>
          <w:b/>
          <w:lang w:val="vi-VN"/>
        </w:rPr>
        <w:t>, hãy t</w:t>
      </w:r>
      <w:r w:rsidRPr="00D22FF0">
        <w:rPr>
          <w:rFonts w:ascii="Cambria" w:hAnsi="Cambria" w:cs="Cambria"/>
          <w:b/>
          <w:lang w:val="vi-VN"/>
        </w:rPr>
        <w:t>ạ</w:t>
      </w:r>
      <w:r w:rsidRPr="00D22FF0">
        <w:rPr>
          <w:b/>
          <w:lang w:val="vi-VN"/>
        </w:rPr>
        <w:t>o trình kích ho</w:t>
      </w:r>
      <w:r w:rsidRPr="00D22FF0">
        <w:rPr>
          <w:rFonts w:ascii="Cambria" w:hAnsi="Cambria" w:cs="Cambria"/>
          <w:b/>
          <w:lang w:val="vi-VN"/>
        </w:rPr>
        <w:t>ạ</w:t>
      </w:r>
      <w:r w:rsidRPr="00D22FF0">
        <w:rPr>
          <w:b/>
          <w:lang w:val="vi-VN"/>
        </w:rPr>
        <w:t>t d</w:t>
      </w:r>
      <w:r w:rsidRPr="00D22FF0">
        <w:rPr>
          <w:rFonts w:ascii="Cambria" w:hAnsi="Cambria" w:cs="Cambria"/>
          <w:b/>
          <w:lang w:val="vi-VN"/>
        </w:rPr>
        <w:t>ướ</w:t>
      </w:r>
      <w:r w:rsidRPr="00D22FF0">
        <w:rPr>
          <w:b/>
          <w:lang w:val="vi-VN"/>
        </w:rPr>
        <w:t>i d</w:t>
      </w:r>
      <w:r w:rsidRPr="00D22FF0">
        <w:rPr>
          <w:rFonts w:ascii="Cambria" w:hAnsi="Cambria" w:cs="Cambria"/>
          <w:b/>
          <w:lang w:val="vi-VN"/>
        </w:rPr>
        <w:t>ạ</w:t>
      </w:r>
      <w:r w:rsidRPr="00D22FF0">
        <w:rPr>
          <w:b/>
          <w:lang w:val="vi-VN"/>
        </w:rPr>
        <w:t>ng trình kích ho</w:t>
      </w:r>
      <w:r w:rsidRPr="00D22FF0">
        <w:rPr>
          <w:rFonts w:ascii="Cambria" w:hAnsi="Cambria" w:cs="Cambria"/>
          <w:b/>
          <w:lang w:val="vi-VN"/>
        </w:rPr>
        <w:t>ạ</w:t>
      </w:r>
      <w:r w:rsidRPr="00D22FF0">
        <w:rPr>
          <w:b/>
          <w:lang w:val="vi-VN"/>
        </w:rPr>
        <w:t>t SAU</w:t>
      </w:r>
      <w:r>
        <w:rPr>
          <w:lang w:val="vi-VN"/>
        </w:rPr>
        <w:t>. Câu l</w:t>
      </w:r>
      <w:r>
        <w:rPr>
          <w:rFonts w:ascii="Cambria" w:hAnsi="Cambria" w:cs="Cambria"/>
          <w:lang w:val="vi-VN"/>
        </w:rPr>
        <w:t>ệ</w:t>
      </w:r>
      <w:r>
        <w:rPr>
          <w:lang w:val="vi-VN"/>
        </w:rPr>
        <w:t>nh kích ho</w:t>
      </w:r>
      <w:r>
        <w:rPr>
          <w:rFonts w:ascii="Cambria" w:hAnsi="Cambria" w:cs="Cambria"/>
          <w:lang w:val="vi-VN"/>
        </w:rPr>
        <w:t>ạ</w:t>
      </w:r>
      <w:r>
        <w:rPr>
          <w:lang w:val="vi-VN"/>
        </w:rPr>
        <w:t>t ph</w:t>
      </w:r>
      <w:r>
        <w:rPr>
          <w:rFonts w:ascii="Cambria" w:hAnsi="Cambria" w:cs="Cambria"/>
          <w:lang w:val="vi-VN"/>
        </w:rPr>
        <w:t>ả</w:t>
      </w:r>
      <w:r>
        <w:rPr>
          <w:lang w:val="vi-VN"/>
        </w:rPr>
        <w:t>i ch</w:t>
      </w:r>
      <w:r>
        <w:rPr>
          <w:rFonts w:ascii="Cambria" w:hAnsi="Cambria" w:cs="Cambria"/>
          <w:lang w:val="vi-VN"/>
        </w:rPr>
        <w:t>ị</w:t>
      </w:r>
      <w:r>
        <w:rPr>
          <w:lang w:val="vi-VN"/>
        </w:rPr>
        <w:t>u m</w:t>
      </w:r>
      <w:r>
        <w:rPr>
          <w:rFonts w:ascii="Cambria" w:hAnsi="Cambria" w:cs="Cambria"/>
          <w:lang w:val="vi-VN"/>
        </w:rPr>
        <w:t>ọ</w:t>
      </w:r>
      <w:r>
        <w:rPr>
          <w:lang w:val="vi-VN"/>
        </w:rPr>
        <w:t>i ràng bu</w:t>
      </w:r>
      <w:r>
        <w:rPr>
          <w:rFonts w:ascii="Cambria" w:hAnsi="Cambria" w:cs="Cambria"/>
          <w:lang w:val="vi-VN"/>
        </w:rPr>
        <w:t>ộ</w:t>
      </w:r>
      <w:r>
        <w:rPr>
          <w:lang w:val="vi-VN"/>
        </w:rPr>
        <w:t>c áp d</w:t>
      </w:r>
      <w:r>
        <w:rPr>
          <w:rFonts w:ascii="Cambria" w:hAnsi="Cambria" w:cs="Cambria"/>
          <w:lang w:val="vi-VN"/>
        </w:rPr>
        <w:t>ụ</w:t>
      </w:r>
      <w:r>
        <w:rPr>
          <w:lang w:val="vi-VN"/>
        </w:rPr>
        <w:t>ng. N</w:t>
      </w:r>
      <w:r>
        <w:rPr>
          <w:rFonts w:ascii="Cambria" w:hAnsi="Cambria" w:cs="Cambria"/>
          <w:lang w:val="vi-VN"/>
        </w:rPr>
        <w:t>ế</w:t>
      </w:r>
      <w:r>
        <w:rPr>
          <w:lang w:val="vi-VN"/>
        </w:rPr>
        <w:t>u không tìm th</w:t>
      </w:r>
      <w:r>
        <w:rPr>
          <w:rFonts w:ascii="Cambria" w:hAnsi="Cambria" w:cs="Cambria"/>
          <w:lang w:val="vi-VN"/>
        </w:rPr>
        <w:t>ấ</w:t>
      </w:r>
      <w:r>
        <w:rPr>
          <w:lang w:val="vi-VN"/>
        </w:rPr>
        <w:t>y b</w:t>
      </w:r>
      <w:r>
        <w:rPr>
          <w:rFonts w:ascii="Cambria" w:hAnsi="Cambria" w:cs="Cambria"/>
          <w:lang w:val="vi-VN"/>
        </w:rPr>
        <w:t>ả</w:t>
      </w:r>
      <w:r>
        <w:rPr>
          <w:lang w:val="vi-VN"/>
        </w:rPr>
        <w:t>n ghi nào, thì b</w:t>
      </w:r>
      <w:r>
        <w:rPr>
          <w:rFonts w:ascii="Cambria" w:hAnsi="Cambria" w:cs="Cambria"/>
          <w:lang w:val="vi-VN"/>
        </w:rPr>
        <w:t>ộ</w:t>
      </w:r>
      <w:r>
        <w:rPr>
          <w:lang w:val="vi-VN"/>
        </w:rPr>
        <w:t xml:space="preserve"> kích ho</w:t>
      </w:r>
      <w:r>
        <w:rPr>
          <w:rFonts w:ascii="Cambria" w:hAnsi="Cambria" w:cs="Cambria"/>
          <w:lang w:val="vi-VN"/>
        </w:rPr>
        <w:t>ạ</w:t>
      </w:r>
      <w:r>
        <w:rPr>
          <w:lang w:val="vi-VN"/>
        </w:rPr>
        <w:t>t SAU không kích ho</w:t>
      </w:r>
      <w:r>
        <w:rPr>
          <w:rFonts w:ascii="Cambria" w:hAnsi="Cambria" w:cs="Cambria"/>
          <w:lang w:val="vi-VN"/>
        </w:rPr>
        <w:t>ạ</w:t>
      </w:r>
      <w:r>
        <w:rPr>
          <w:lang w:val="vi-VN"/>
        </w:rPr>
        <w:t>t và quá trình ki</w:t>
      </w:r>
      <w:r>
        <w:rPr>
          <w:rFonts w:ascii="Cambria" w:hAnsi="Cambria" w:cs="Cambria"/>
          <w:lang w:val="vi-VN"/>
        </w:rPr>
        <w:t>ể</w:t>
      </w:r>
      <w:r>
        <w:rPr>
          <w:lang w:val="vi-VN"/>
        </w:rPr>
        <w:t>m tra không đ</w:t>
      </w:r>
      <w:r>
        <w:rPr>
          <w:rFonts w:ascii="Cambria" w:hAnsi="Cambria" w:cs="Cambria"/>
          <w:lang w:val="vi-VN"/>
        </w:rPr>
        <w:t>ượ</w:t>
      </w:r>
      <w:r>
        <w:rPr>
          <w:lang w:val="vi-VN"/>
        </w:rPr>
        <w:t>c th</w:t>
      </w:r>
      <w:r>
        <w:rPr>
          <w:rFonts w:ascii="Cambria" w:hAnsi="Cambria" w:cs="Cambria"/>
          <w:lang w:val="vi-VN"/>
        </w:rPr>
        <w:t>ự</w:t>
      </w:r>
      <w:r>
        <w:rPr>
          <w:lang w:val="vi-VN"/>
        </w:rPr>
        <w:t>c hi</w:t>
      </w:r>
      <w:r>
        <w:rPr>
          <w:rFonts w:ascii="Cambria" w:hAnsi="Cambria" w:cs="Cambria"/>
          <w:lang w:val="vi-VN"/>
        </w:rPr>
        <w:t>ệ</w:t>
      </w:r>
      <w:r>
        <w:rPr>
          <w:lang w:val="vi-VN"/>
        </w:rPr>
        <w:t>n m</w:t>
      </w:r>
      <w:r>
        <w:rPr>
          <w:rFonts w:ascii="Cambria" w:hAnsi="Cambria" w:cs="Cambria"/>
          <w:lang w:val="vi-VN"/>
        </w:rPr>
        <w:t>ộ</w:t>
      </w:r>
      <w:r>
        <w:rPr>
          <w:lang w:val="vi-VN"/>
        </w:rPr>
        <w:t>t cách không c</w:t>
      </w:r>
      <w:r>
        <w:rPr>
          <w:rFonts w:ascii="Cambria" w:hAnsi="Cambria" w:cs="Cambria"/>
          <w:lang w:val="vi-VN"/>
        </w:rPr>
        <w:t>ầ</w:t>
      </w:r>
      <w:r>
        <w:rPr>
          <w:lang w:val="vi-VN"/>
        </w:rPr>
        <w:t>n thi</w:t>
      </w:r>
      <w:r>
        <w:rPr>
          <w:rFonts w:ascii="Cambria" w:hAnsi="Cambria" w:cs="Cambria"/>
          <w:lang w:val="vi-VN"/>
        </w:rPr>
        <w:t>ế</w:t>
      </w:r>
      <w:r>
        <w:rPr>
          <w:lang w:val="vi-VN"/>
        </w:rPr>
        <w:t>t</w:t>
      </w:r>
      <w:r w:rsidRPr="001058B5">
        <w:rPr>
          <w:rFonts w:ascii="Arial" w:hAnsi="Arial" w:cs="Arial"/>
          <w:sz w:val="20"/>
        </w:rPr>
        <w:t>.</w:t>
      </w:r>
    </w:p>
    <w:p w14:paraId="3C256995" w14:textId="77777777" w:rsidR="009B29A7" w:rsidRPr="00D22FF0" w:rsidRDefault="009B29A7" w:rsidP="009B29A7">
      <w:pPr>
        <w:pStyle w:val="ListParagraph"/>
        <w:numPr>
          <w:ilvl w:val="0"/>
          <w:numId w:val="39"/>
        </w:numPr>
        <w:tabs>
          <w:tab w:val="left" w:pos="2620"/>
        </w:tabs>
        <w:spacing w:before="120" w:line="230" w:lineRule="auto"/>
        <w:ind w:right="184" w:hanging="359"/>
        <w:rPr>
          <w:rFonts w:ascii="Arial" w:hAnsi="Arial" w:cs="Arial"/>
          <w:sz w:val="18"/>
        </w:rPr>
      </w:pPr>
      <w:r w:rsidRPr="00D22FF0">
        <w:rPr>
          <w:rFonts w:ascii="Arial" w:hAnsi="Arial" w:cs="Arial"/>
          <w:b/>
          <w:sz w:val="20"/>
          <w:lang w:val="vi-VN"/>
        </w:rPr>
        <w:t>Tạo trình kích hoạt dưới dạng hàng AFTER hoặc kích hoạt câu lệnh SAU</w:t>
      </w:r>
      <w:r w:rsidRPr="00D22FF0">
        <w:rPr>
          <w:rFonts w:ascii="Arial" w:hAnsi="Arial" w:cs="Arial"/>
          <w:sz w:val="20"/>
          <w:lang w:val="vi-VN"/>
        </w:rPr>
        <w:t>. Việc chọn giữa các hàng AFTER và trình kích hoạt câu lệnh SAU phụ thuộc vào thông tin đang được kiểm tra. Ví dụ: trình kích hoạt hàng cung cấp kiểm tra dựa trên giá trị cho từng hàng của bảng. Trình kích hoạt cũng có thể yêu cầu bạn cung cấp mã lý do để phát hành</w:t>
      </w:r>
    </w:p>
    <w:p w14:paraId="02504004" w14:textId="77777777" w:rsidR="009B29A7" w:rsidRPr="001058B5" w:rsidRDefault="009B29A7" w:rsidP="009B29A7">
      <w:pPr>
        <w:spacing w:line="230" w:lineRule="auto"/>
        <w:rPr>
          <w:rFonts w:ascii="Arial" w:hAnsi="Arial" w:cs="Arial"/>
          <w:sz w:val="20"/>
        </w:rPr>
        <w:sectPr w:rsidR="009B29A7" w:rsidRPr="001058B5">
          <w:headerReference w:type="even" r:id="rId221"/>
          <w:headerReference w:type="default" r:id="rId222"/>
          <w:pgSz w:w="12240" w:h="15840"/>
          <w:pgMar w:top="840" w:right="1060" w:bottom="860" w:left="1100" w:header="549" w:footer="663" w:gutter="0"/>
          <w:cols w:space="720"/>
        </w:sectPr>
      </w:pPr>
    </w:p>
    <w:p w14:paraId="5BB4867C" w14:textId="77777777" w:rsidR="009B29A7" w:rsidRPr="001058B5" w:rsidRDefault="009B29A7" w:rsidP="009B29A7">
      <w:pPr>
        <w:pStyle w:val="BodyText"/>
        <w:spacing w:before="5"/>
        <w:rPr>
          <w:rFonts w:ascii="Arial" w:hAnsi="Arial" w:cs="Arial"/>
          <w:sz w:val="25"/>
        </w:rPr>
      </w:pPr>
    </w:p>
    <w:p w14:paraId="37982342" w14:textId="77777777" w:rsidR="009B29A7" w:rsidRPr="00D22FF0" w:rsidRDefault="009B29A7" w:rsidP="009B29A7">
      <w:pPr>
        <w:pStyle w:val="BodyText"/>
        <w:spacing w:before="99" w:line="232" w:lineRule="auto"/>
        <w:ind w:left="2020" w:right="848"/>
        <w:rPr>
          <w:rFonts w:ascii="Arial" w:hAnsi="Arial" w:cs="Arial"/>
        </w:rPr>
      </w:pPr>
      <w:r w:rsidRPr="00D22FF0">
        <w:rPr>
          <w:rFonts w:ascii="Arial" w:hAnsi="Arial" w:cs="Arial"/>
          <w:lang w:val="vi-VN"/>
        </w:rPr>
        <w:t>câu lệnh SQL được kiểm tra, có thể hữu ích trong cả các tình huống kiểm tra mức hàng và báo cáo</w:t>
      </w:r>
      <w:r w:rsidRPr="00D22FF0">
        <w:rPr>
          <w:rFonts w:ascii="Arial" w:hAnsi="Arial" w:cs="Arial"/>
        </w:rPr>
        <w:t>.</w:t>
      </w:r>
    </w:p>
    <w:p w14:paraId="628D6E25" w14:textId="77777777" w:rsidR="009B29A7" w:rsidRPr="001058B5" w:rsidRDefault="008D1AB8" w:rsidP="009B29A7">
      <w:pPr>
        <w:pStyle w:val="BodyText"/>
        <w:spacing w:before="118" w:line="232" w:lineRule="auto"/>
        <w:ind w:left="1660" w:right="848"/>
        <w:rPr>
          <w:rFonts w:ascii="Arial" w:hAnsi="Arial" w:cs="Arial"/>
        </w:rPr>
      </w:pPr>
      <w:hyperlink w:anchor="_bookmark1993" w:history="1">
        <w:r w:rsidR="009B29A7">
          <w:rPr>
            <w:rFonts w:ascii="Arial" w:hAnsi="Arial" w:cs="Arial"/>
            <w:color w:val="0000CC"/>
          </w:rPr>
          <w:t xml:space="preserve">Bảng </w:t>
        </w:r>
        <w:r w:rsidR="009B29A7" w:rsidRPr="001058B5">
          <w:rPr>
            <w:rFonts w:ascii="Arial" w:hAnsi="Arial" w:cs="Arial"/>
            <w:color w:val="0000CC"/>
          </w:rPr>
          <w:t xml:space="preserve">9–5 </w:t>
        </w:r>
      </w:hyperlink>
      <w:r w:rsidR="009B29A7" w:rsidRPr="003055E5">
        <w:rPr>
          <w:lang w:val="vi-VN"/>
        </w:rPr>
        <w:t xml:space="preserve"> </w:t>
      </w:r>
      <w:r w:rsidR="009B29A7" w:rsidRPr="003055E5">
        <w:rPr>
          <w:rFonts w:ascii="Arial" w:hAnsi="Arial" w:cs="Arial"/>
          <w:lang w:val="vi-VN"/>
        </w:rPr>
        <w:t>cung cấp so sánh kiểm tra dựa trên kích hoạt và các tính năng kiểm tra cơ sở dữ liệu được tích hợp sẵn.</w:t>
      </w:r>
    </w:p>
    <w:p w14:paraId="66C7731B" w14:textId="77777777" w:rsidR="009B29A7" w:rsidRPr="001058B5" w:rsidRDefault="009B29A7" w:rsidP="009B29A7">
      <w:pPr>
        <w:pStyle w:val="BodyText"/>
        <w:spacing w:before="1"/>
        <w:rPr>
          <w:rFonts w:ascii="Arial" w:hAnsi="Arial" w:cs="Arial"/>
          <w:sz w:val="11"/>
        </w:rPr>
      </w:pPr>
    </w:p>
    <w:p w14:paraId="0C97C1B5" w14:textId="77777777" w:rsidR="009B29A7" w:rsidRPr="001058B5" w:rsidRDefault="009B29A7" w:rsidP="009B29A7">
      <w:pPr>
        <w:tabs>
          <w:tab w:val="left" w:pos="2693"/>
        </w:tabs>
        <w:spacing w:before="104"/>
        <w:ind w:left="1660"/>
        <w:rPr>
          <w:rFonts w:ascii="Arial" w:hAnsi="Arial" w:cs="Arial"/>
          <w:b/>
          <w:i/>
          <w:sz w:val="18"/>
        </w:rPr>
      </w:pPr>
      <w:bookmarkStart w:id="1791" w:name="_bookmark1992"/>
      <w:bookmarkStart w:id="1792" w:name="_bookmark1993"/>
      <w:bookmarkEnd w:id="1791"/>
      <w:bookmarkEnd w:id="179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34EEE9A3" w14:textId="77777777" w:rsidR="009B29A7" w:rsidRPr="001058B5" w:rsidRDefault="009B29A7" w:rsidP="009B29A7">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B29A7" w:rsidRPr="001058B5" w14:paraId="2CEB72E9" w14:textId="77777777" w:rsidTr="00B55B3B">
        <w:trPr>
          <w:trHeight w:val="311"/>
        </w:trPr>
        <w:tc>
          <w:tcPr>
            <w:tcW w:w="1307" w:type="dxa"/>
            <w:tcBorders>
              <w:top w:val="single" w:sz="18" w:space="0" w:color="000000"/>
              <w:bottom w:val="single" w:sz="4" w:space="0" w:color="000000"/>
            </w:tcBorders>
          </w:tcPr>
          <w:p w14:paraId="4C85E47C" w14:textId="77777777" w:rsidR="009B29A7" w:rsidRPr="001058B5" w:rsidRDefault="009B29A7" w:rsidP="00B55B3B">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479B53D2" w14:textId="77777777" w:rsidR="009B29A7" w:rsidRPr="001058B5" w:rsidRDefault="009B29A7" w:rsidP="00B55B3B">
            <w:pPr>
              <w:pStyle w:val="TableParagraph"/>
              <w:spacing w:before="27"/>
              <w:ind w:left="93"/>
              <w:rPr>
                <w:rFonts w:ascii="Arial" w:hAnsi="Arial" w:cs="Arial"/>
                <w:b/>
                <w:sz w:val="18"/>
              </w:rPr>
            </w:pPr>
            <w:r w:rsidRPr="001058B5">
              <w:rPr>
                <w:rFonts w:ascii="Arial" w:hAnsi="Arial" w:cs="Arial"/>
                <w:b/>
                <w:sz w:val="18"/>
              </w:rPr>
              <w:t>Description</w:t>
            </w:r>
          </w:p>
        </w:tc>
      </w:tr>
      <w:tr w:rsidR="009B29A7" w:rsidRPr="001058B5" w14:paraId="7DDD6069" w14:textId="77777777" w:rsidTr="00B55B3B">
        <w:trPr>
          <w:trHeight w:val="933"/>
        </w:trPr>
        <w:tc>
          <w:tcPr>
            <w:tcW w:w="1307" w:type="dxa"/>
            <w:tcBorders>
              <w:top w:val="single" w:sz="4" w:space="0" w:color="000000"/>
              <w:bottom w:val="single" w:sz="2" w:space="0" w:color="000000"/>
            </w:tcBorders>
          </w:tcPr>
          <w:p w14:paraId="5FA42364" w14:textId="77777777" w:rsidR="009B29A7" w:rsidRPr="003055E5" w:rsidRDefault="009B29A7" w:rsidP="00B55B3B">
            <w:pPr>
              <w:pStyle w:val="TableParagraph"/>
              <w:spacing w:before="62" w:line="213" w:lineRule="auto"/>
              <w:ind w:right="84"/>
              <w:rPr>
                <w:rFonts w:ascii="Arial" w:hAnsi="Arial" w:cs="Arial"/>
                <w:sz w:val="18"/>
              </w:rPr>
            </w:pPr>
            <w:r w:rsidRPr="003055E5">
              <w:rPr>
                <w:rStyle w:val="shorttext"/>
                <w:rFonts w:ascii="Arial" w:hAnsi="Arial" w:cs="Arial"/>
                <w:sz w:val="20"/>
                <w:lang w:val="vi-VN"/>
              </w:rPr>
              <w:t>Kiểm tra DML và DDL</w:t>
            </w:r>
          </w:p>
        </w:tc>
        <w:tc>
          <w:tcPr>
            <w:tcW w:w="6396" w:type="dxa"/>
            <w:tcBorders>
              <w:top w:val="single" w:sz="4" w:space="0" w:color="000000"/>
              <w:bottom w:val="single" w:sz="2" w:space="0" w:color="000000"/>
            </w:tcBorders>
          </w:tcPr>
          <w:p w14:paraId="36EEAFDC" w14:textId="77777777" w:rsidR="009B29A7" w:rsidRPr="003055E5" w:rsidRDefault="009B29A7" w:rsidP="00B55B3B">
            <w:pPr>
              <w:pStyle w:val="TableParagraph"/>
              <w:spacing w:before="62" w:line="213" w:lineRule="auto"/>
              <w:ind w:left="93" w:right="91"/>
              <w:rPr>
                <w:rFonts w:ascii="Arial" w:hAnsi="Arial" w:cs="Arial"/>
                <w:sz w:val="18"/>
              </w:rPr>
            </w:pPr>
            <w:r w:rsidRPr="003055E5">
              <w:rPr>
                <w:rFonts w:ascii="Arial" w:hAnsi="Arial" w:cs="Arial"/>
                <w:sz w:val="20"/>
                <w:lang w:val="vi-VN"/>
              </w:rPr>
              <w:t>Các tùy chọn kiểm toán chuẩn cho phép kiểm tra các câu lệnh DML và DDL liên quan đến tất cả các kiểu đối tượng và cấu trúc lược đồ. Tương tự, các trình kích hoạt cho phép kiểm tra các câu lệnh DML được nhập vào các bảng và kiểm tra DDL ở mức SCHEMA hoặc DATABASE.</w:t>
            </w:r>
          </w:p>
        </w:tc>
      </w:tr>
      <w:tr w:rsidR="009B29A7" w:rsidRPr="001058B5" w14:paraId="33A75FA6" w14:textId="77777777" w:rsidTr="00B55B3B">
        <w:trPr>
          <w:trHeight w:val="535"/>
        </w:trPr>
        <w:tc>
          <w:tcPr>
            <w:tcW w:w="1307" w:type="dxa"/>
            <w:tcBorders>
              <w:top w:val="single" w:sz="2" w:space="0" w:color="000000"/>
              <w:bottom w:val="single" w:sz="2" w:space="0" w:color="000000"/>
            </w:tcBorders>
          </w:tcPr>
          <w:p w14:paraId="30C8A604" w14:textId="77777777" w:rsidR="009B29A7" w:rsidRPr="003055E5" w:rsidRDefault="009B29A7" w:rsidP="00B55B3B">
            <w:pPr>
              <w:pStyle w:val="TableParagraph"/>
              <w:spacing w:before="61" w:line="216" w:lineRule="auto"/>
              <w:ind w:right="357"/>
              <w:rPr>
                <w:rFonts w:ascii="Arial" w:hAnsi="Arial" w:cs="Arial"/>
                <w:sz w:val="18"/>
              </w:rPr>
            </w:pPr>
            <w:r w:rsidRPr="003055E5">
              <w:rPr>
                <w:rStyle w:val="shorttext"/>
                <w:rFonts w:ascii="Arial" w:hAnsi="Arial" w:cs="Arial"/>
                <w:sz w:val="20"/>
                <w:lang w:val="vi-VN"/>
              </w:rPr>
              <w:t>Đường mòn kiểm tra tập trung</w:t>
            </w:r>
          </w:p>
        </w:tc>
        <w:tc>
          <w:tcPr>
            <w:tcW w:w="6396" w:type="dxa"/>
            <w:tcBorders>
              <w:top w:val="single" w:sz="2" w:space="0" w:color="000000"/>
              <w:bottom w:val="single" w:sz="2" w:space="0" w:color="000000"/>
            </w:tcBorders>
          </w:tcPr>
          <w:p w14:paraId="1C95A353" w14:textId="77777777" w:rsidR="009B29A7" w:rsidRPr="003055E5" w:rsidRDefault="009B29A7" w:rsidP="00B55B3B">
            <w:pPr>
              <w:pStyle w:val="TableParagraph"/>
              <w:spacing w:before="61" w:line="216" w:lineRule="auto"/>
              <w:ind w:left="93"/>
              <w:rPr>
                <w:rFonts w:ascii="Arial" w:hAnsi="Arial" w:cs="Arial"/>
                <w:sz w:val="18"/>
              </w:rPr>
            </w:pPr>
            <w:r w:rsidRPr="003055E5">
              <w:rPr>
                <w:rFonts w:ascii="Arial" w:hAnsi="Arial" w:cs="Arial"/>
                <w:sz w:val="20"/>
                <w:lang w:val="vi-VN"/>
              </w:rPr>
              <w:t>Tất cả thông tin kiểm tra cơ sở dữ liệu được ghi lại tập trung và tự động bằng cách sử dụng các tính năng kiểm tra của cơ sở dữ liệu.</w:t>
            </w:r>
          </w:p>
        </w:tc>
      </w:tr>
      <w:tr w:rsidR="009B29A7" w:rsidRPr="001058B5" w14:paraId="32EBC655" w14:textId="77777777" w:rsidTr="00B55B3B">
        <w:trPr>
          <w:trHeight w:val="734"/>
        </w:trPr>
        <w:tc>
          <w:tcPr>
            <w:tcW w:w="1307" w:type="dxa"/>
            <w:tcBorders>
              <w:top w:val="single" w:sz="2" w:space="0" w:color="000000"/>
              <w:bottom w:val="single" w:sz="2" w:space="0" w:color="000000"/>
            </w:tcBorders>
          </w:tcPr>
          <w:p w14:paraId="370D3B7F" w14:textId="77777777" w:rsidR="009B29A7" w:rsidRPr="003055E5" w:rsidRDefault="009B29A7" w:rsidP="00B55B3B">
            <w:pPr>
              <w:pStyle w:val="TableParagraph"/>
              <w:spacing w:before="61" w:line="216" w:lineRule="auto"/>
              <w:ind w:right="379"/>
              <w:rPr>
                <w:rFonts w:ascii="Arial" w:hAnsi="Arial" w:cs="Arial"/>
                <w:sz w:val="18"/>
              </w:rPr>
            </w:pPr>
            <w:r w:rsidRPr="003055E5">
              <w:rPr>
                <w:rStyle w:val="shorttext"/>
                <w:rFonts w:ascii="Arial" w:hAnsi="Arial" w:cs="Arial"/>
                <w:sz w:val="20"/>
                <w:lang w:val="vi-VN"/>
              </w:rPr>
              <w:t>Phương thức khai báo</w:t>
            </w:r>
          </w:p>
        </w:tc>
        <w:tc>
          <w:tcPr>
            <w:tcW w:w="6396" w:type="dxa"/>
            <w:tcBorders>
              <w:top w:val="single" w:sz="2" w:space="0" w:color="000000"/>
              <w:bottom w:val="single" w:sz="2" w:space="0" w:color="000000"/>
            </w:tcBorders>
          </w:tcPr>
          <w:p w14:paraId="11B048F6" w14:textId="77777777" w:rsidR="009B29A7" w:rsidRPr="003055E5" w:rsidRDefault="009B29A7" w:rsidP="00B55B3B">
            <w:pPr>
              <w:pStyle w:val="TableParagraph"/>
              <w:spacing w:before="63" w:line="213" w:lineRule="auto"/>
              <w:ind w:left="93"/>
              <w:rPr>
                <w:rFonts w:ascii="Arial" w:hAnsi="Arial" w:cs="Arial"/>
                <w:sz w:val="18"/>
              </w:rPr>
            </w:pPr>
            <w:r w:rsidRPr="003055E5">
              <w:rPr>
                <w:rFonts w:ascii="Arial" w:hAnsi="Arial" w:cs="Arial"/>
                <w:sz w:val="20"/>
                <w:lang w:val="vi-VN"/>
              </w:rPr>
              <w:t>Các tính năng kiểm tra được kích hoạt bằng cách sử dụng các tính năng cơ sở dữ liệu tiêu chuẩn dễ khai báo và bảo trì hơn, và ít bị lỗi hơn, khi so sánh với các hàm kiểm toán được xác định bởi trình kích hoạt.</w:t>
            </w:r>
          </w:p>
        </w:tc>
      </w:tr>
      <w:tr w:rsidR="009B29A7" w:rsidRPr="001058B5" w14:paraId="48E0FC51" w14:textId="77777777" w:rsidTr="00B55B3B">
        <w:trPr>
          <w:trHeight w:val="735"/>
        </w:trPr>
        <w:tc>
          <w:tcPr>
            <w:tcW w:w="1307" w:type="dxa"/>
            <w:tcBorders>
              <w:top w:val="single" w:sz="2" w:space="0" w:color="000000"/>
              <w:bottom w:val="single" w:sz="2" w:space="0" w:color="000000"/>
            </w:tcBorders>
          </w:tcPr>
          <w:p w14:paraId="1A2470DD" w14:textId="77777777" w:rsidR="009B29A7" w:rsidRPr="00536B8E" w:rsidRDefault="009B29A7" w:rsidP="00B55B3B">
            <w:pPr>
              <w:pStyle w:val="TableParagraph"/>
              <w:spacing w:before="64" w:line="213" w:lineRule="auto"/>
              <w:ind w:right="139"/>
              <w:rPr>
                <w:rFonts w:ascii="Arial" w:hAnsi="Arial" w:cs="Arial"/>
                <w:sz w:val="18"/>
              </w:rPr>
            </w:pPr>
            <w:r w:rsidRPr="00536B8E">
              <w:rPr>
                <w:rStyle w:val="shorttext"/>
                <w:rFonts w:ascii="Arial" w:hAnsi="Arial" w:cs="Arial"/>
                <w:sz w:val="20"/>
                <w:lang w:val="vi-VN"/>
              </w:rPr>
              <w:t>Tùy chọn kiểm tra có thể được kiểm tra</w:t>
            </w:r>
          </w:p>
        </w:tc>
        <w:tc>
          <w:tcPr>
            <w:tcW w:w="6396" w:type="dxa"/>
            <w:tcBorders>
              <w:top w:val="single" w:sz="2" w:space="0" w:color="000000"/>
              <w:bottom w:val="single" w:sz="2" w:space="0" w:color="000000"/>
            </w:tcBorders>
          </w:tcPr>
          <w:p w14:paraId="030A9ACA" w14:textId="77777777" w:rsidR="009B29A7" w:rsidRPr="00536B8E" w:rsidRDefault="009B29A7" w:rsidP="00B55B3B">
            <w:pPr>
              <w:pStyle w:val="TableParagraph"/>
              <w:spacing w:before="64" w:line="213" w:lineRule="auto"/>
              <w:ind w:left="93"/>
              <w:rPr>
                <w:rFonts w:ascii="Arial" w:hAnsi="Arial" w:cs="Arial"/>
                <w:sz w:val="18"/>
              </w:rPr>
            </w:pPr>
            <w:r w:rsidRPr="00536B8E">
              <w:rPr>
                <w:rFonts w:ascii="Arial" w:hAnsi="Arial" w:cs="Arial"/>
                <w:sz w:val="20"/>
                <w:lang w:val="vi-VN"/>
              </w:rPr>
              <w:t>Bất kỳ thay đổi nào đối với các tùy chọn kiểm toán hiện tại cũng có thể được kiểm tra để bảo vệ chống lại hoạt động cơ sở dữ liệu độc hại.</w:t>
            </w:r>
          </w:p>
        </w:tc>
      </w:tr>
      <w:tr w:rsidR="009B29A7" w:rsidRPr="001058B5" w14:paraId="61492983" w14:textId="77777777" w:rsidTr="00B55B3B">
        <w:trPr>
          <w:trHeight w:val="735"/>
        </w:trPr>
        <w:tc>
          <w:tcPr>
            <w:tcW w:w="1307" w:type="dxa"/>
            <w:tcBorders>
              <w:top w:val="single" w:sz="2" w:space="0" w:color="000000"/>
              <w:bottom w:val="single" w:sz="2" w:space="0" w:color="000000"/>
            </w:tcBorders>
          </w:tcPr>
          <w:p w14:paraId="7A3C8D76" w14:textId="77777777" w:rsidR="009B29A7" w:rsidRPr="00536B8E" w:rsidRDefault="009B29A7" w:rsidP="00B55B3B">
            <w:pPr>
              <w:pStyle w:val="TableParagraph"/>
              <w:spacing w:before="61" w:line="216" w:lineRule="auto"/>
              <w:ind w:right="117"/>
              <w:rPr>
                <w:rFonts w:ascii="Arial" w:hAnsi="Arial" w:cs="Arial"/>
                <w:sz w:val="18"/>
              </w:rPr>
            </w:pPr>
            <w:r w:rsidRPr="00536B8E">
              <w:rPr>
                <w:rStyle w:val="shorttext"/>
                <w:rFonts w:ascii="Arial" w:hAnsi="Arial" w:cs="Arial"/>
                <w:sz w:val="20"/>
                <w:lang w:val="vi-VN"/>
              </w:rPr>
              <w:t>Kiểm tra thời gian thực hiện phiên và thực thi</w:t>
            </w:r>
          </w:p>
        </w:tc>
        <w:tc>
          <w:tcPr>
            <w:tcW w:w="6396" w:type="dxa"/>
            <w:tcBorders>
              <w:top w:val="single" w:sz="2" w:space="0" w:color="000000"/>
              <w:bottom w:val="single" w:sz="2" w:space="0" w:color="000000"/>
            </w:tcBorders>
          </w:tcPr>
          <w:p w14:paraId="000BD724" w14:textId="77777777" w:rsidR="009B29A7" w:rsidRPr="00536B8E" w:rsidRDefault="009B29A7" w:rsidP="00B55B3B">
            <w:pPr>
              <w:pStyle w:val="TableParagraph"/>
              <w:spacing w:before="61" w:line="216" w:lineRule="auto"/>
              <w:ind w:left="93" w:right="91"/>
              <w:rPr>
                <w:rFonts w:ascii="Arial" w:hAnsi="Arial" w:cs="Arial"/>
                <w:sz w:val="18"/>
              </w:rPr>
            </w:pPr>
            <w:r w:rsidRPr="00536B8E">
              <w:rPr>
                <w:rFonts w:ascii="Arial" w:hAnsi="Arial" w:cs="Arial"/>
                <w:sz w:val="20"/>
                <w:lang w:val="vi-VN"/>
              </w:rPr>
              <w:t>Sử dụng các tính năng kiểm tra cơ sở dữ liệu, các bản ghi được tạo ra mỗi lần một câu lệnh được kiểm toán được nhập vào. Với các trình kích hoạt, một bản ghi kiểm toán được tạo ra mỗi khi một bảng được kích hoạt được kiểm tra được tham chiếu.</w:t>
            </w:r>
          </w:p>
        </w:tc>
      </w:tr>
      <w:tr w:rsidR="009B29A7" w:rsidRPr="001058B5" w14:paraId="5B055AAA" w14:textId="77777777" w:rsidTr="00B55B3B">
        <w:trPr>
          <w:trHeight w:val="1134"/>
        </w:trPr>
        <w:tc>
          <w:tcPr>
            <w:tcW w:w="1307" w:type="dxa"/>
            <w:tcBorders>
              <w:top w:val="single" w:sz="2" w:space="0" w:color="000000"/>
              <w:bottom w:val="single" w:sz="2" w:space="0" w:color="000000"/>
            </w:tcBorders>
          </w:tcPr>
          <w:p w14:paraId="4ECA7197" w14:textId="77777777" w:rsidR="009B29A7" w:rsidRPr="00536B8E" w:rsidRDefault="009B29A7" w:rsidP="00B55B3B">
            <w:pPr>
              <w:pStyle w:val="TableParagraph"/>
              <w:spacing w:before="63" w:line="213" w:lineRule="auto"/>
              <w:ind w:right="269"/>
              <w:rPr>
                <w:rFonts w:ascii="Arial" w:hAnsi="Arial" w:cs="Arial"/>
                <w:sz w:val="18"/>
              </w:rPr>
            </w:pPr>
            <w:r w:rsidRPr="00536B8E">
              <w:rPr>
                <w:rStyle w:val="shorttext"/>
                <w:rFonts w:ascii="Arial" w:hAnsi="Arial" w:cs="Arial"/>
                <w:sz w:val="20"/>
                <w:lang w:val="vi-VN"/>
              </w:rPr>
              <w:t>Kiểm tra truy cập dữ liệu không thành công</w:t>
            </w:r>
          </w:p>
        </w:tc>
        <w:tc>
          <w:tcPr>
            <w:tcW w:w="6396" w:type="dxa"/>
            <w:tcBorders>
              <w:top w:val="single" w:sz="2" w:space="0" w:color="000000"/>
              <w:bottom w:val="single" w:sz="2" w:space="0" w:color="000000"/>
            </w:tcBorders>
          </w:tcPr>
          <w:p w14:paraId="47747DA7" w14:textId="77777777" w:rsidR="009B29A7" w:rsidRPr="00536B8E" w:rsidRDefault="009B29A7" w:rsidP="00B55B3B">
            <w:pPr>
              <w:pStyle w:val="TableParagraph"/>
              <w:spacing w:before="63" w:line="213" w:lineRule="auto"/>
              <w:ind w:left="93"/>
              <w:rPr>
                <w:rFonts w:ascii="Arial" w:hAnsi="Arial" w:cs="Arial"/>
                <w:sz w:val="18"/>
              </w:rPr>
            </w:pPr>
            <w:r w:rsidRPr="00536B8E">
              <w:rPr>
                <w:rFonts w:ascii="Arial" w:hAnsi="Arial" w:cs="Arial"/>
                <w:sz w:val="20"/>
                <w:lang w:val="vi-VN"/>
              </w:rPr>
              <w:t>Kiểm tra cơ sở dữ liệu có thể được thiết lập để kiểm tra khi truy cập dữ liệu không thành công xảy ra. Tuy nhiên, trừ khi các giao dịch tự quản được sử dụng, bất kỳ thông tin kiểm toán nào được tạo ra bởi trình kích hoạt sẽ được khôi phục nếu câu lệnh kích hoạt được khôi phục. Để biết thêm thông tin về các giao dịch tự trị, hãy xem khái niệm cơ sở dữ liệu Oracle.</w:t>
            </w:r>
          </w:p>
        </w:tc>
      </w:tr>
      <w:tr w:rsidR="009B29A7" w:rsidRPr="001058B5" w14:paraId="601EF9B9" w14:textId="77777777" w:rsidTr="00B55B3B">
        <w:trPr>
          <w:trHeight w:val="731"/>
        </w:trPr>
        <w:tc>
          <w:tcPr>
            <w:tcW w:w="1307" w:type="dxa"/>
            <w:tcBorders>
              <w:top w:val="single" w:sz="2" w:space="0" w:color="000000"/>
              <w:bottom w:val="single" w:sz="4" w:space="0" w:color="000000"/>
            </w:tcBorders>
          </w:tcPr>
          <w:p w14:paraId="77741448" w14:textId="77777777" w:rsidR="009B29A7" w:rsidRPr="00536B8E" w:rsidRDefault="009B29A7" w:rsidP="00B55B3B">
            <w:pPr>
              <w:pStyle w:val="TableParagraph"/>
              <w:spacing w:before="61" w:line="216" w:lineRule="auto"/>
              <w:rPr>
                <w:rFonts w:ascii="Arial" w:hAnsi="Arial" w:cs="Arial"/>
                <w:sz w:val="18"/>
              </w:rPr>
            </w:pPr>
            <w:r w:rsidRPr="00536B8E">
              <w:rPr>
                <w:rStyle w:val="shorttext"/>
                <w:rFonts w:ascii="Arial" w:hAnsi="Arial" w:cs="Arial"/>
                <w:sz w:val="20"/>
                <w:lang w:val="vi-VN"/>
              </w:rPr>
              <w:t>Phiên có thể được kiểm tra</w:t>
            </w:r>
          </w:p>
        </w:tc>
        <w:tc>
          <w:tcPr>
            <w:tcW w:w="6396" w:type="dxa"/>
            <w:tcBorders>
              <w:top w:val="single" w:sz="2" w:space="0" w:color="000000"/>
              <w:bottom w:val="single" w:sz="4" w:space="0" w:color="000000"/>
            </w:tcBorders>
          </w:tcPr>
          <w:p w14:paraId="3B3AF6E8" w14:textId="77777777" w:rsidR="009B29A7" w:rsidRPr="00536B8E" w:rsidRDefault="009B29A7" w:rsidP="00B55B3B">
            <w:pPr>
              <w:pStyle w:val="TableParagraph"/>
              <w:spacing w:before="63" w:line="213" w:lineRule="auto"/>
              <w:ind w:left="93" w:right="159"/>
              <w:rPr>
                <w:rFonts w:ascii="Arial" w:hAnsi="Arial" w:cs="Arial"/>
                <w:sz w:val="18"/>
              </w:rPr>
            </w:pPr>
            <w:r w:rsidRPr="00536B8E">
              <w:rPr>
                <w:rFonts w:ascii="Arial" w:hAnsi="Arial" w:cs="Arial"/>
                <w:sz w:val="20"/>
                <w:lang w:val="vi-VN"/>
              </w:rPr>
              <w:t>Kết nối, ngắt kết nối và hoạt động phiên (I / O vật lý, I / O logic, deadlocks, vv) có thể được ghi lại bằng cách sử dụng kiểm tra cơ sở dữ liệu chuẩn.</w:t>
            </w:r>
          </w:p>
        </w:tc>
      </w:tr>
    </w:tbl>
    <w:p w14:paraId="1F5F0713" w14:textId="77777777" w:rsidR="009B29A7" w:rsidRPr="001058B5" w:rsidRDefault="009B29A7" w:rsidP="009B29A7">
      <w:pPr>
        <w:pStyle w:val="BodyText"/>
        <w:spacing w:before="4"/>
        <w:rPr>
          <w:rFonts w:ascii="Arial" w:hAnsi="Arial" w:cs="Arial"/>
          <w:b/>
          <w:i/>
          <w:sz w:val="23"/>
        </w:rPr>
      </w:pPr>
    </w:p>
    <w:p w14:paraId="1B9F27B7" w14:textId="77777777" w:rsidR="009B29A7" w:rsidRPr="00536B8E" w:rsidRDefault="009B29A7" w:rsidP="009B29A7">
      <w:pPr>
        <w:pStyle w:val="BodyText"/>
        <w:spacing w:line="228" w:lineRule="auto"/>
        <w:ind w:left="1659" w:right="848"/>
        <w:rPr>
          <w:rFonts w:ascii="Arial" w:hAnsi="Arial" w:cs="Arial"/>
        </w:rPr>
      </w:pPr>
      <w:r>
        <w:rPr>
          <w:rFonts w:ascii="Arial" w:hAnsi="Arial" w:cs="Arial"/>
        </w:rPr>
        <w:t>Trong</w:t>
      </w:r>
      <w:r w:rsidRPr="001058B5">
        <w:rPr>
          <w:rFonts w:ascii="Arial" w:hAnsi="Arial" w:cs="Arial"/>
          <w:spacing w:val="-12"/>
        </w:rPr>
        <w:t xml:space="preserve"> </w:t>
      </w:r>
      <w:hyperlink w:anchor="_bookmark1994" w:history="1">
        <w:r>
          <w:rPr>
            <w:rFonts w:ascii="Arial" w:hAnsi="Arial" w:cs="Arial"/>
            <w:color w:val="0000CC"/>
          </w:rPr>
          <w:t>Ví dụ</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536B8E">
        <w:rPr>
          <w:rFonts w:ascii="Arial" w:hAnsi="Arial" w:cs="Arial"/>
          <w:lang w:val="vi-VN"/>
        </w:rPr>
        <w:t>Kết nối, ngắt kết nối và hoạt động phiên (I / O vật lý, I / O logic, deadlocks, vv) có thể được ghi lại bằng cách sử dụng kiểm tra cơ sở dữ liệu chuẩn.</w:t>
      </w:r>
    </w:p>
    <w:p w14:paraId="43C359B8" w14:textId="77777777" w:rsidR="009B29A7" w:rsidRPr="001058B5" w:rsidRDefault="009B29A7" w:rsidP="009B29A7">
      <w:pPr>
        <w:pStyle w:val="BodyText"/>
        <w:spacing w:before="1"/>
        <w:rPr>
          <w:rFonts w:ascii="Arial" w:hAnsi="Arial" w:cs="Arial"/>
          <w:sz w:val="26"/>
        </w:rPr>
      </w:pPr>
    </w:p>
    <w:p w14:paraId="3855B133" w14:textId="77777777" w:rsidR="009B29A7" w:rsidRPr="00536B8E" w:rsidRDefault="009B29A7" w:rsidP="009B29A7">
      <w:pPr>
        <w:spacing w:before="1"/>
        <w:ind w:left="1660"/>
        <w:rPr>
          <w:rFonts w:ascii="Arial" w:hAnsi="Arial" w:cs="Arial"/>
          <w:b/>
          <w:i/>
          <w:sz w:val="16"/>
        </w:rPr>
      </w:pPr>
      <w:bookmarkStart w:id="1793" w:name="_bookmark1994"/>
      <w:bookmarkEnd w:id="1793"/>
      <w:r w:rsidRPr="00536B8E">
        <w:rPr>
          <w:rFonts w:ascii="Arial" w:hAnsi="Arial" w:cs="Arial"/>
          <w:sz w:val="20"/>
          <w:lang w:val="vi-VN"/>
        </w:rPr>
        <w:t>Ví dụ 9–26 Kích hoạt kiểm tra để ghi lại trước và sau khi thay đổi bảng</w:t>
      </w:r>
    </w:p>
    <w:p w14:paraId="4A7BC4B3" w14:textId="77777777" w:rsidR="009B29A7" w:rsidRPr="001058B5" w:rsidRDefault="009B29A7" w:rsidP="009B29A7">
      <w:pPr>
        <w:spacing w:before="112"/>
        <w:ind w:left="1660"/>
        <w:rPr>
          <w:rFonts w:ascii="Arial" w:hAnsi="Arial" w:cs="Arial"/>
          <w:b/>
          <w:sz w:val="18"/>
        </w:rPr>
      </w:pPr>
      <w:r w:rsidRPr="001058B5">
        <w:rPr>
          <w:rFonts w:ascii="Arial" w:hAnsi="Arial" w:cs="Arial"/>
          <w:b/>
          <w:w w:val="95"/>
          <w:sz w:val="18"/>
        </w:rPr>
        <w:t>/* 1. Create the following table: */</w:t>
      </w:r>
    </w:p>
    <w:p w14:paraId="0935D255"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CREATE TABLE emp_tab (</w:t>
      </w:r>
    </w:p>
    <w:p w14:paraId="70D2CF68"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626BC263"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5B0D48AC"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27A9E03A"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3B0BE09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51B3102A"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5D7FEDE7"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0FD69E2C" w14:textId="77777777" w:rsidR="009B29A7" w:rsidRPr="001058B5" w:rsidRDefault="009B29A7" w:rsidP="009B29A7">
      <w:pPr>
        <w:pStyle w:val="BodyText"/>
        <w:spacing w:before="9"/>
        <w:rPr>
          <w:rFonts w:ascii="Arial" w:hAnsi="Arial" w:cs="Arial"/>
        </w:rPr>
      </w:pPr>
    </w:p>
    <w:p w14:paraId="377EBD00" w14:textId="77777777" w:rsidR="009B29A7" w:rsidRPr="001058B5" w:rsidRDefault="009B29A7" w:rsidP="009B29A7">
      <w:pPr>
        <w:spacing w:before="1"/>
        <w:ind w:left="1660"/>
        <w:rPr>
          <w:rFonts w:ascii="Arial" w:hAnsi="Arial" w:cs="Arial"/>
          <w:b/>
          <w:sz w:val="18"/>
        </w:rPr>
      </w:pPr>
      <w:r w:rsidRPr="001058B5">
        <w:rPr>
          <w:rFonts w:ascii="Arial" w:hAnsi="Arial" w:cs="Arial"/>
          <w:b/>
          <w:w w:val="95"/>
          <w:sz w:val="18"/>
        </w:rPr>
        <w:t>/* 2. Create a table to capture the audit data. */</w:t>
      </w:r>
    </w:p>
    <w:p w14:paraId="142579A0" w14:textId="77777777" w:rsidR="009B29A7" w:rsidRPr="001058B5" w:rsidRDefault="009B29A7" w:rsidP="009B29A7">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7CB7B3AE" w14:textId="77777777" w:rsidR="009B29A7" w:rsidRPr="001058B5" w:rsidRDefault="009B29A7" w:rsidP="009B29A7">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2E75222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5EAB3902"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69B6E694"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8B8A857"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lastRenderedPageBreak/>
        <w:t>newsal</w:t>
      </w:r>
      <w:r w:rsidRPr="001058B5">
        <w:rPr>
          <w:rFonts w:ascii="Arial" w:hAnsi="Arial" w:cs="Arial"/>
          <w:w w:val="95"/>
          <w:sz w:val="18"/>
        </w:rPr>
        <w:tab/>
        <w:t>NUMBER(8,2),</w:t>
      </w:r>
    </w:p>
    <w:p w14:paraId="4F1ECCA6"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6B9DDB3D"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21F09252" w14:textId="77777777" w:rsidR="009B29A7" w:rsidRPr="001058B5" w:rsidRDefault="009B29A7" w:rsidP="009B29A7">
      <w:pPr>
        <w:pStyle w:val="BodyText"/>
        <w:rPr>
          <w:rFonts w:ascii="Arial" w:hAnsi="Arial" w:cs="Arial"/>
        </w:rPr>
      </w:pPr>
    </w:p>
    <w:p w14:paraId="252A21A4" w14:textId="77777777" w:rsidR="009B29A7" w:rsidRPr="001058B5" w:rsidRDefault="009B29A7" w:rsidP="009B29A7">
      <w:pPr>
        <w:pStyle w:val="BodyText"/>
        <w:spacing w:before="7"/>
        <w:rPr>
          <w:rFonts w:ascii="Arial" w:hAnsi="Arial" w:cs="Arial"/>
          <w:sz w:val="18"/>
        </w:rPr>
      </w:pPr>
    </w:p>
    <w:p w14:paraId="5C595FDA" w14:textId="77777777" w:rsidR="009B29A7" w:rsidRPr="001058B5" w:rsidRDefault="009B29A7" w:rsidP="009B29A7">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6BBF0EC7" w14:textId="77777777" w:rsidR="009B29A7" w:rsidRPr="001058B5" w:rsidRDefault="009B29A7" w:rsidP="009B29A7">
      <w:pPr>
        <w:pStyle w:val="BodyText"/>
        <w:spacing w:before="9"/>
        <w:rPr>
          <w:rFonts w:ascii="Arial" w:hAnsi="Arial" w:cs="Arial"/>
        </w:rPr>
      </w:pPr>
    </w:p>
    <w:p w14:paraId="1BA6C74E" w14:textId="77777777" w:rsidR="009B29A7" w:rsidRPr="001058B5" w:rsidRDefault="009B29A7" w:rsidP="009B29A7">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6838BB19" w14:textId="77777777" w:rsidR="009B29A7" w:rsidRPr="001058B5" w:rsidRDefault="009B29A7" w:rsidP="009B29A7">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636E9E06"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BEGIN</w:t>
      </w:r>
    </w:p>
    <w:p w14:paraId="25B13442" w14:textId="77777777" w:rsidR="009B29A7" w:rsidRPr="001058B5" w:rsidRDefault="009B29A7" w:rsidP="009B29A7">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1A2E86EB" w14:textId="77777777" w:rsidR="009B29A7" w:rsidRPr="001058B5" w:rsidRDefault="009B29A7" w:rsidP="009B29A7">
      <w:pPr>
        <w:spacing w:line="203" w:lineRule="exact"/>
        <w:ind w:left="2444"/>
        <w:rPr>
          <w:rFonts w:ascii="Arial" w:hAnsi="Arial" w:cs="Arial"/>
          <w:sz w:val="18"/>
        </w:rPr>
      </w:pPr>
      <w:r w:rsidRPr="001058B5">
        <w:rPr>
          <w:rFonts w:ascii="Arial" w:hAnsi="Arial" w:cs="Arial"/>
          <w:w w:val="86"/>
          <w:sz w:val="18"/>
        </w:rPr>
        <w:t>)</w:t>
      </w:r>
    </w:p>
    <w:p w14:paraId="05FAAF08"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VALUES (</w:t>
      </w:r>
    </w:p>
    <w:p w14:paraId="7D196838" w14:textId="77777777" w:rsidR="009B29A7" w:rsidRPr="001058B5" w:rsidRDefault="009B29A7" w:rsidP="009B29A7">
      <w:pPr>
        <w:spacing w:before="17"/>
        <w:ind w:left="2630"/>
        <w:rPr>
          <w:rFonts w:ascii="Arial" w:hAnsi="Arial" w:cs="Arial"/>
          <w:sz w:val="18"/>
        </w:rPr>
      </w:pPr>
      <w:r w:rsidRPr="001058B5">
        <w:rPr>
          <w:rFonts w:ascii="Arial" w:hAnsi="Arial" w:cs="Arial"/>
          <w:w w:val="95"/>
          <w:sz w:val="18"/>
        </w:rPr>
        <w:t>:OLD.ename, :OLD.job, :OLD.sal,</w:t>
      </w:r>
    </w:p>
    <w:p w14:paraId="52C033E3" w14:textId="77777777" w:rsidR="009B29A7" w:rsidRPr="001058B5" w:rsidRDefault="009B29A7" w:rsidP="009B29A7">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32937BEF" w14:textId="77777777" w:rsidR="009B29A7" w:rsidRPr="001058B5" w:rsidRDefault="009B29A7" w:rsidP="009B29A7">
      <w:pPr>
        <w:spacing w:line="259" w:lineRule="auto"/>
        <w:ind w:left="2260" w:right="7432" w:firstLine="184"/>
        <w:rPr>
          <w:rFonts w:ascii="Arial" w:hAnsi="Arial" w:cs="Arial"/>
          <w:sz w:val="18"/>
        </w:rPr>
      </w:pPr>
      <w:r w:rsidRPr="001058B5">
        <w:rPr>
          <w:rFonts w:ascii="Arial" w:hAnsi="Arial" w:cs="Arial"/>
          <w:w w:val="85"/>
          <w:sz w:val="18"/>
        </w:rPr>
        <w:t>); END;</w:t>
      </w:r>
    </w:p>
    <w:p w14:paraId="5F064BF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86"/>
          <w:sz w:val="18"/>
        </w:rPr>
        <w:t>/</w:t>
      </w:r>
    </w:p>
    <w:p w14:paraId="0F9C9819" w14:textId="77777777" w:rsidR="009B29A7" w:rsidRPr="001058B5" w:rsidRDefault="009B29A7" w:rsidP="009B29A7">
      <w:pPr>
        <w:pStyle w:val="BodyText"/>
        <w:spacing w:before="2"/>
        <w:rPr>
          <w:rFonts w:ascii="Arial" w:hAnsi="Arial" w:cs="Arial"/>
          <w:sz w:val="19"/>
        </w:rPr>
      </w:pPr>
    </w:p>
    <w:p w14:paraId="0583C35D" w14:textId="77777777" w:rsidR="009B29A7" w:rsidRPr="00536B8E" w:rsidRDefault="009B29A7" w:rsidP="009B29A7">
      <w:pPr>
        <w:pStyle w:val="BodyText"/>
        <w:spacing w:line="228" w:lineRule="auto"/>
        <w:ind w:left="2259" w:right="93"/>
        <w:rPr>
          <w:rFonts w:ascii="Arial" w:hAnsi="Arial" w:cs="Arial"/>
        </w:rPr>
      </w:pPr>
      <w:r w:rsidRPr="00536B8E">
        <w:rPr>
          <w:rFonts w:ascii="Arial" w:hAnsi="Arial" w:cs="Arial"/>
          <w:lang w:val="vi-VN"/>
        </w:rPr>
        <w:t>Để kiểm tra kích hoạt này, thêm một hàng vào bảng emp_tab, và sau đó thay đổi giá trị cột ename, job hoặc sal trong bảng emp_tab. Sau đó truy vấn bảng emp_audit_tab để tìm dữ liệu kiểm toán</w:t>
      </w:r>
      <w:r w:rsidRPr="00536B8E">
        <w:rPr>
          <w:rFonts w:ascii="Arial" w:hAnsi="Arial" w:cs="Arial"/>
        </w:rPr>
        <w:t>.</w:t>
      </w:r>
    </w:p>
    <w:p w14:paraId="2AEA76D1" w14:textId="77777777" w:rsidR="009B29A7" w:rsidRPr="001058B5" w:rsidRDefault="009B29A7" w:rsidP="009B29A7">
      <w:pPr>
        <w:pStyle w:val="BodyText"/>
        <w:spacing w:before="11"/>
        <w:rPr>
          <w:rFonts w:ascii="Arial" w:hAnsi="Arial" w:cs="Arial"/>
          <w:sz w:val="27"/>
        </w:rPr>
      </w:pPr>
    </w:p>
    <w:p w14:paraId="7FDCF3F5" w14:textId="77777777" w:rsidR="009B29A7" w:rsidRPr="001058B5" w:rsidRDefault="009B29A7" w:rsidP="009B29A7">
      <w:pPr>
        <w:pStyle w:val="Heading3"/>
        <w:ind w:left="14" w:right="4978"/>
        <w:jc w:val="center"/>
      </w:pPr>
      <w:bookmarkStart w:id="1794" w:name="Managing_Audit_Trail_Records"/>
      <w:bookmarkStart w:id="1795" w:name="_bookmark1995"/>
      <w:bookmarkEnd w:id="1794"/>
      <w:bookmarkEnd w:id="1795"/>
      <w:r>
        <w:t>Quản lí bản ghi Audit Trail</w:t>
      </w:r>
    </w:p>
    <w:p w14:paraId="5A87FB82" w14:textId="77777777" w:rsidR="009B29A7" w:rsidRPr="001058B5" w:rsidRDefault="009B29A7" w:rsidP="009B29A7">
      <w:pPr>
        <w:pStyle w:val="BodyText"/>
        <w:spacing w:before="81"/>
        <w:ind w:left="2260"/>
        <w:rPr>
          <w:rFonts w:ascii="Arial" w:hAnsi="Arial" w:cs="Arial"/>
        </w:rPr>
      </w:pPr>
      <w:r>
        <w:rPr>
          <w:rFonts w:ascii="Arial" w:hAnsi="Arial" w:cs="Arial"/>
        </w:rPr>
        <w:t>Phần này chứa</w:t>
      </w:r>
      <w:r w:rsidRPr="001058B5">
        <w:rPr>
          <w:rFonts w:ascii="Arial" w:hAnsi="Arial" w:cs="Arial"/>
        </w:rPr>
        <w:t>:</w:t>
      </w:r>
    </w:p>
    <w:p w14:paraId="2DC88DA8" w14:textId="77777777" w:rsidR="009B29A7" w:rsidRPr="001058B5" w:rsidRDefault="008D1AB8" w:rsidP="009B29A7">
      <w:pPr>
        <w:pStyle w:val="ListParagraph"/>
        <w:numPr>
          <w:ilvl w:val="0"/>
          <w:numId w:val="39"/>
        </w:numPr>
        <w:tabs>
          <w:tab w:val="left" w:pos="2620"/>
        </w:tabs>
        <w:ind w:hanging="359"/>
        <w:rPr>
          <w:rFonts w:ascii="Arial" w:hAnsi="Arial" w:cs="Arial"/>
          <w:sz w:val="20"/>
        </w:rPr>
      </w:pPr>
      <w:hyperlink w:anchor="_bookmark1996" w:history="1">
        <w:r w:rsidR="009B29A7">
          <w:rPr>
            <w:rFonts w:ascii="Arial" w:hAnsi="Arial" w:cs="Arial"/>
            <w:color w:val="0000CC"/>
            <w:sz w:val="20"/>
          </w:rPr>
          <w:t>thông</w:t>
        </w:r>
      </w:hyperlink>
      <w:r w:rsidR="009B29A7">
        <w:rPr>
          <w:rFonts w:ascii="Arial" w:hAnsi="Arial" w:cs="Arial"/>
          <w:color w:val="0000CC"/>
          <w:sz w:val="20"/>
        </w:rPr>
        <w:t xml:space="preserve"> tin về audit trail records</w:t>
      </w:r>
    </w:p>
    <w:p w14:paraId="01EF414C" w14:textId="77777777" w:rsidR="009B29A7" w:rsidRPr="001058B5" w:rsidRDefault="008D1AB8" w:rsidP="009B29A7">
      <w:pPr>
        <w:pStyle w:val="ListParagraph"/>
        <w:numPr>
          <w:ilvl w:val="0"/>
          <w:numId w:val="39"/>
        </w:numPr>
        <w:tabs>
          <w:tab w:val="left" w:pos="2620"/>
        </w:tabs>
        <w:spacing w:before="112"/>
        <w:ind w:hanging="359"/>
        <w:rPr>
          <w:rFonts w:ascii="Arial" w:hAnsi="Arial" w:cs="Arial"/>
          <w:sz w:val="20"/>
        </w:rPr>
      </w:pPr>
      <w:hyperlink w:anchor="_bookmark1999" w:history="1">
        <w:r w:rsidR="009B29A7">
          <w:rPr>
            <w:rFonts w:ascii="Arial" w:hAnsi="Arial" w:cs="Arial"/>
            <w:color w:val="0000CC"/>
            <w:sz w:val="20"/>
          </w:rPr>
          <w:t>quản lí</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52A8BD3A" w14:textId="77777777" w:rsidR="009B29A7" w:rsidRPr="001058B5" w:rsidRDefault="008D1AB8" w:rsidP="009B29A7">
      <w:pPr>
        <w:pStyle w:val="ListParagraph"/>
        <w:numPr>
          <w:ilvl w:val="0"/>
          <w:numId w:val="39"/>
        </w:numPr>
        <w:tabs>
          <w:tab w:val="left" w:pos="2620"/>
        </w:tabs>
        <w:ind w:hanging="359"/>
        <w:rPr>
          <w:rFonts w:ascii="Arial" w:hAnsi="Arial" w:cs="Arial"/>
          <w:sz w:val="20"/>
        </w:rPr>
      </w:pPr>
      <w:hyperlink w:anchor="_bookmark2029" w:history="1">
        <w:r w:rsidR="009B29A7">
          <w:rPr>
            <w:rFonts w:ascii="Arial" w:hAnsi="Arial" w:cs="Arial"/>
            <w:color w:val="0000CC"/>
            <w:sz w:val="20"/>
          </w:rPr>
          <w:t>quản lí</w:t>
        </w:r>
        <w:r w:rsidR="009B29A7" w:rsidRPr="001058B5">
          <w:rPr>
            <w:rFonts w:ascii="Arial" w:hAnsi="Arial" w:cs="Arial"/>
            <w:color w:val="0000CC"/>
            <w:sz w:val="20"/>
          </w:rPr>
          <w:t xml:space="preserve"> Operating System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2E7031E4" w14:textId="77777777" w:rsidR="009B29A7" w:rsidRPr="001058B5" w:rsidRDefault="009B29A7" w:rsidP="009B29A7">
      <w:pPr>
        <w:pStyle w:val="BodyText"/>
        <w:spacing w:before="6"/>
        <w:rPr>
          <w:rFonts w:ascii="Arial" w:hAnsi="Arial" w:cs="Arial"/>
          <w:sz w:val="25"/>
        </w:rPr>
      </w:pPr>
    </w:p>
    <w:p w14:paraId="2136BDD0" w14:textId="77777777" w:rsidR="009B29A7" w:rsidRPr="001058B5" w:rsidRDefault="009B29A7" w:rsidP="009B29A7">
      <w:pPr>
        <w:pStyle w:val="Heading4"/>
      </w:pPr>
      <w:bookmarkStart w:id="1796" w:name="About_Audit_Records"/>
      <w:bookmarkStart w:id="1797" w:name="_bookmark1996"/>
      <w:bookmarkEnd w:id="1796"/>
      <w:bookmarkEnd w:id="1797"/>
      <w:r>
        <w:t>Thông tin về audit trail records</w:t>
      </w:r>
    </w:p>
    <w:p w14:paraId="4C1CA110" w14:textId="77777777" w:rsidR="009B29A7" w:rsidRPr="00536B8E" w:rsidRDefault="009B29A7" w:rsidP="009B29A7">
      <w:pPr>
        <w:pStyle w:val="BodyText"/>
        <w:spacing w:before="83" w:line="228" w:lineRule="auto"/>
        <w:ind w:left="2260" w:right="172"/>
        <w:rPr>
          <w:rFonts w:ascii="Arial" w:hAnsi="Arial" w:cs="Arial"/>
        </w:rPr>
      </w:pPr>
      <w:r w:rsidRPr="00536B8E">
        <w:rPr>
          <w:rFonts w:ascii="Arial" w:hAnsi="Arial" w:cs="Arial"/>
          <w:lang w:val="vi-VN"/>
        </w:rPr>
        <w:t>Bản ghi kiểm toán bao gồm thông tin về hoạt động đã được kiểm tra, người dùng đã thực hiện thao tác2 và ngày giờ hoạt động. Tùy thuộc vào loại kiểm toán bạn chọn, bạn có thể ghi bản ghi kiểm toán vào bảng từ điển dữ liệu, được gọi là đường dẫn kiểm tra cơ sở dữ liệu hoặc trong các tệp hệ điều hành, được gọi là đường dẫn kiểm tra của hệ điều hành</w:t>
      </w:r>
      <w:r w:rsidRPr="00536B8E">
        <w:rPr>
          <w:rFonts w:ascii="Arial" w:hAnsi="Arial" w:cs="Arial"/>
        </w:rPr>
        <w:t>.</w:t>
      </w:r>
    </w:p>
    <w:p w14:paraId="015BCE1D" w14:textId="77777777" w:rsidR="009B29A7" w:rsidRPr="00536B8E" w:rsidRDefault="009B29A7" w:rsidP="009B29A7">
      <w:pPr>
        <w:pStyle w:val="BodyText"/>
        <w:spacing w:before="117" w:line="230" w:lineRule="auto"/>
        <w:ind w:left="2259" w:right="102"/>
        <w:rPr>
          <w:rFonts w:ascii="Arial" w:hAnsi="Arial" w:cs="Arial"/>
        </w:rPr>
      </w:pPr>
      <w:r w:rsidRPr="00536B8E">
        <w:rPr>
          <w:rFonts w:ascii="Arial" w:hAnsi="Arial" w:cs="Arial"/>
          <w:lang w:val="vi-VN"/>
        </w:rPr>
        <w:t>Nếu bạn chọn viết bản ghi kiểm toán cho đường dẫn kiểm toán cơ sở dữ liệu, Cơ sở dữ liệu Oracle sẽ ghi các bản ghi kiểm toán vào bảng SYS.AUD $ để kiểm tra mặc định và chuẩn, và tới bảng SYS.FGA_LOG $ để kiểm tra chi tiết. Cả hai bảng này đều nằm trong vùng bảng SYSTEM và được sở hữu bởi lược đồ SYS. Bạn có thể kiểm tra nội dung của các bảng này bằng cách truy vấn các dạng xem từ điển dữ liệu sau đây</w:t>
      </w:r>
      <w:r w:rsidRPr="00536B8E">
        <w:rPr>
          <w:rFonts w:ascii="Arial" w:hAnsi="Arial" w:cs="Arial"/>
        </w:rPr>
        <w:t>:</w:t>
      </w:r>
    </w:p>
    <w:p w14:paraId="39FEE635"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02D25786"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5A746D92"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3F9C553B" w14:textId="77777777" w:rsidR="009B29A7" w:rsidRPr="001058B5" w:rsidRDefault="008D1AB8" w:rsidP="009B29A7">
      <w:pPr>
        <w:pStyle w:val="BodyText"/>
        <w:spacing w:before="12"/>
        <w:rPr>
          <w:rFonts w:ascii="Arial" w:hAnsi="Arial" w:cs="Arial"/>
        </w:rPr>
      </w:pPr>
      <w:r>
        <w:rPr>
          <w:rFonts w:ascii="Arial" w:hAnsi="Arial" w:cs="Arial"/>
        </w:rPr>
        <w:pict w14:anchorId="18B90A9D">
          <v:line id="_x0000_s1715" style="position:absolute;z-index:502634224;mso-wrap-distance-left:0;mso-wrap-distance-right:0;mso-position-horizontal-relative:page" from="167.75pt,15.25pt" to="312.25pt,15.25pt" strokeweight=".48pt">
            <w10:wrap type="topAndBottom" anchorx="page"/>
          </v:line>
        </w:pict>
      </w:r>
    </w:p>
    <w:p w14:paraId="6B7E8515" w14:textId="77777777" w:rsidR="009B29A7" w:rsidRPr="00F26A50" w:rsidRDefault="009B29A7" w:rsidP="009B29A7">
      <w:pPr>
        <w:spacing w:before="22" w:line="170" w:lineRule="auto"/>
        <w:ind w:left="2439" w:right="185" w:hanging="180"/>
        <w:rPr>
          <w:rFonts w:ascii="Arial" w:hAnsi="Arial" w:cs="Arial"/>
          <w:sz w:val="16"/>
          <w:szCs w:val="16"/>
        </w:rPr>
      </w:pPr>
      <w:r w:rsidRPr="001058B5">
        <w:rPr>
          <w:rFonts w:ascii="Arial" w:hAnsi="Arial" w:cs="Arial"/>
          <w:position w:val="7"/>
          <w:sz w:val="12"/>
        </w:rPr>
        <w:t xml:space="preserve">2 </w:t>
      </w:r>
      <w:r w:rsidRPr="00F26A50">
        <w:rPr>
          <w:rFonts w:ascii="Arial" w:hAnsi="Arial" w:cs="Arial"/>
          <w:sz w:val="16"/>
          <w:szCs w:val="16"/>
          <w:lang w:val="vi-VN"/>
        </w:rPr>
        <w:t>Cơ sở dữ liệu Oracle ghi lại các hành động của cả người dùng cơ sở dữ liệu và người dùng không chính thức trong các bảng SYS.AUD $ và SYS.FGA_LOG $. Cột CLIENTID trong các bảng này ghi lại tên của người dùng nondatabase. Cột USERID trong bảng SYS.AUD $ và cột DBUID của SYS.FGA_LOG $ lưu trữ tài khoản người dùng cơ sở dữ liệu. Đối với người dùng không có dữ liệu, các cột USERID và DBUID lưu trữ tài khoản người dùng cơ sở dữ liệu đã được tạo ra để cho phép người dùng không truy cập cơ sở dữ liệu vào cơ sở dữ liệu. Chế độ xem DBA_AUDIT_TRAIL, DBA_FGA_AUDIT_TRAIL và DBA_COMMON_AUDIT_ TRAIL lưu trữ thông tin này trong cột CLIENT_ID, USERNAME và DB_USER</w:t>
      </w:r>
      <w:r w:rsidRPr="00F26A50">
        <w:rPr>
          <w:rFonts w:ascii="Arial" w:hAnsi="Arial" w:cs="Arial"/>
          <w:sz w:val="16"/>
          <w:szCs w:val="16"/>
        </w:rPr>
        <w:t>.</w:t>
      </w:r>
    </w:p>
    <w:p w14:paraId="6FC46FDC" w14:textId="77777777" w:rsidR="009B29A7" w:rsidRPr="001058B5" w:rsidRDefault="009B29A7" w:rsidP="009B29A7">
      <w:pPr>
        <w:spacing w:line="170" w:lineRule="auto"/>
        <w:rPr>
          <w:rFonts w:ascii="Arial" w:hAnsi="Arial" w:cs="Arial"/>
          <w:sz w:val="18"/>
        </w:rPr>
        <w:sectPr w:rsidR="009B29A7" w:rsidRPr="001058B5">
          <w:headerReference w:type="even" r:id="rId223"/>
          <w:headerReference w:type="default" r:id="rId224"/>
          <w:pgSz w:w="12240" w:h="15840"/>
          <w:pgMar w:top="840" w:right="1060" w:bottom="860" w:left="1100" w:header="549" w:footer="663" w:gutter="0"/>
          <w:cols w:space="720"/>
        </w:sectPr>
      </w:pPr>
    </w:p>
    <w:p w14:paraId="5E04473A" w14:textId="77777777" w:rsidR="009B29A7" w:rsidRPr="001058B5" w:rsidRDefault="009B29A7" w:rsidP="009B29A7">
      <w:pPr>
        <w:pStyle w:val="BodyText"/>
        <w:spacing w:before="5"/>
        <w:rPr>
          <w:rFonts w:ascii="Arial" w:hAnsi="Arial" w:cs="Arial"/>
          <w:sz w:val="25"/>
        </w:rPr>
      </w:pPr>
    </w:p>
    <w:p w14:paraId="652D6318" w14:textId="77777777" w:rsidR="009B29A7" w:rsidRPr="00F26A50" w:rsidRDefault="008D1AB8" w:rsidP="009B29A7">
      <w:pPr>
        <w:pStyle w:val="BodyText"/>
        <w:spacing w:before="101" w:line="230" w:lineRule="auto"/>
        <w:ind w:left="1660" w:right="848"/>
        <w:rPr>
          <w:rFonts w:ascii="Arial" w:hAnsi="Arial" w:cs="Arial"/>
        </w:rPr>
      </w:pPr>
      <w:hyperlink w:anchor="_bookmark2095" w:history="1">
        <w:r w:rsidR="009B29A7" w:rsidRPr="001058B5">
          <w:rPr>
            <w:rFonts w:ascii="Arial" w:hAnsi="Arial" w:cs="Arial"/>
            <w:color w:val="0000CC"/>
          </w:rPr>
          <w:t>"</w:t>
        </w:r>
        <w:r w:rsidR="009B29A7">
          <w:rPr>
            <w:rFonts w:ascii="Arial" w:hAnsi="Arial" w:cs="Arial"/>
            <w:color w:val="0000CC"/>
          </w:rPr>
          <w:t>Tìm kiếm thông tin về hoạt động được kiểm toán</w:t>
        </w:r>
        <w:r w:rsidR="009B29A7" w:rsidRPr="001058B5">
          <w:rPr>
            <w:rFonts w:ascii="Arial" w:hAnsi="Arial" w:cs="Arial"/>
            <w:color w:val="0000CC"/>
          </w:rPr>
          <w:t xml:space="preserve">" </w:t>
        </w:r>
      </w:hyperlink>
      <w:hyperlink w:anchor="_bookmark2095" w:history="1">
        <w:r w:rsidR="009B29A7">
          <w:rPr>
            <w:rFonts w:ascii="Arial" w:hAnsi="Arial" w:cs="Arial"/>
          </w:rPr>
          <w:t>trên trang</w:t>
        </w:r>
        <w:r w:rsidR="009B29A7" w:rsidRPr="001058B5">
          <w:rPr>
            <w:rFonts w:ascii="Arial" w:hAnsi="Arial" w:cs="Arial"/>
          </w:rPr>
          <w:t xml:space="preserve"> 9-80 </w:t>
        </w:r>
      </w:hyperlink>
      <w:r w:rsidR="009B29A7" w:rsidRPr="00F26A50">
        <w:rPr>
          <w:lang w:val="vi-VN"/>
        </w:rPr>
        <w:t xml:space="preserve"> </w:t>
      </w:r>
      <w:r w:rsidR="009B29A7" w:rsidRPr="00F26A50">
        <w:rPr>
          <w:rFonts w:ascii="Arial" w:hAnsi="Arial" w:cs="Arial"/>
          <w:lang w:val="vi-VN"/>
        </w:rPr>
        <w:t>mô tả nhiều lượt xem từ điển dữ liệu hơn mà bạn có thể sử dụng để xem nội dung của các bảng SYS.AUD $ và SYS.FGA_ LOG $</w:t>
      </w:r>
      <w:r w:rsidR="009B29A7" w:rsidRPr="00F26A50">
        <w:rPr>
          <w:rFonts w:ascii="Arial" w:hAnsi="Arial" w:cs="Arial"/>
        </w:rPr>
        <w:t>.</w:t>
      </w:r>
    </w:p>
    <w:p w14:paraId="193F868F" w14:textId="77777777" w:rsidR="009B29A7" w:rsidRPr="001058B5" w:rsidRDefault="009B29A7" w:rsidP="009B29A7">
      <w:pPr>
        <w:pStyle w:val="BodyText"/>
        <w:spacing w:before="115" w:line="232" w:lineRule="auto"/>
        <w:ind w:left="1659" w:right="769"/>
        <w:rPr>
          <w:rFonts w:ascii="Arial" w:hAnsi="Arial" w:cs="Arial"/>
        </w:rPr>
      </w:pPr>
      <w:r w:rsidRPr="00F26A50">
        <w:rPr>
          <w:rFonts w:ascii="Arial" w:hAnsi="Arial" w:cs="Arial"/>
          <w:lang w:val="vi-VN"/>
        </w:rPr>
        <w:t>Nếu bạn chọn viết bản ghi kiểm toán vào tệp hệ điều hành, bạn có thể ghi chúng vào tệp văn bản hoặc tệp XML. Bạn có thể kiểm tra nội dung của các tệp XML kiểm toán bằng cách truy vấn khung nhìn từ điển dữ liệu V $ XML_AUDIT_TRAIL</w:t>
      </w:r>
      <w:r w:rsidRPr="001058B5">
        <w:rPr>
          <w:rFonts w:ascii="Arial" w:hAnsi="Arial" w:cs="Arial"/>
          <w:spacing w:val="-4"/>
        </w:rPr>
        <w:t>.</w:t>
      </w:r>
    </w:p>
    <w:p w14:paraId="3519D293" w14:textId="77777777" w:rsidR="009B29A7" w:rsidRPr="001058B5" w:rsidRDefault="009B29A7" w:rsidP="009B29A7">
      <w:pPr>
        <w:pStyle w:val="BodyText"/>
        <w:spacing w:before="2"/>
        <w:rPr>
          <w:rFonts w:ascii="Arial" w:hAnsi="Arial" w:cs="Arial"/>
          <w:sz w:val="25"/>
        </w:rPr>
      </w:pPr>
    </w:p>
    <w:p w14:paraId="3AB014D7" w14:textId="77777777" w:rsidR="009B29A7" w:rsidRPr="001058B5" w:rsidRDefault="009B29A7" w:rsidP="009B29A7">
      <w:pPr>
        <w:pStyle w:val="Heading4"/>
        <w:ind w:left="100"/>
      </w:pPr>
      <w:bookmarkStart w:id="1798" w:name="Managing_the_Database_Audit_Trail"/>
      <w:bookmarkStart w:id="1799" w:name="_bookmark1999"/>
      <w:bookmarkEnd w:id="1798"/>
      <w:bookmarkEnd w:id="1799"/>
      <w:r>
        <w:t>Quản lí</w:t>
      </w:r>
      <w:r w:rsidRPr="001058B5">
        <w:t xml:space="preserve"> Database Audit Trail</w:t>
      </w:r>
    </w:p>
    <w:p w14:paraId="101C41DE"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2717993F" w14:textId="77777777" w:rsidR="009B29A7" w:rsidRPr="001058B5" w:rsidRDefault="008D1AB8" w:rsidP="006F7931">
      <w:pPr>
        <w:pStyle w:val="ListParagraph"/>
        <w:numPr>
          <w:ilvl w:val="1"/>
          <w:numId w:val="137"/>
        </w:numPr>
        <w:tabs>
          <w:tab w:val="left" w:pos="2020"/>
        </w:tabs>
        <w:ind w:hanging="359"/>
        <w:rPr>
          <w:rFonts w:ascii="Arial" w:hAnsi="Arial" w:cs="Arial"/>
          <w:sz w:val="20"/>
        </w:rPr>
      </w:pPr>
      <w:hyperlink w:anchor="_bookmark2000" w:history="1">
        <w:r w:rsidR="009B29A7">
          <w:rPr>
            <w:rFonts w:ascii="Arial" w:hAnsi="Arial" w:cs="Arial"/>
            <w:color w:val="0000CC"/>
            <w:sz w:val="20"/>
          </w:rPr>
          <w:t>Nội</w:t>
        </w:r>
      </w:hyperlink>
      <w:r w:rsidR="009B29A7">
        <w:rPr>
          <w:rFonts w:ascii="Arial" w:hAnsi="Arial" w:cs="Arial"/>
          <w:color w:val="0000CC"/>
          <w:sz w:val="20"/>
        </w:rPr>
        <w:t xml:space="preserve"> dung kiểm tra cơ sở dữ liệu</w:t>
      </w:r>
    </w:p>
    <w:p w14:paraId="4F5ED72F" w14:textId="77777777" w:rsidR="009B29A7" w:rsidRPr="001058B5" w:rsidRDefault="008D1AB8" w:rsidP="006F7931">
      <w:pPr>
        <w:pStyle w:val="ListParagraph"/>
        <w:numPr>
          <w:ilvl w:val="1"/>
          <w:numId w:val="137"/>
        </w:numPr>
        <w:tabs>
          <w:tab w:val="left" w:pos="2020"/>
        </w:tabs>
        <w:ind w:hanging="359"/>
        <w:rPr>
          <w:rFonts w:ascii="Arial" w:hAnsi="Arial" w:cs="Arial"/>
          <w:sz w:val="20"/>
        </w:rPr>
      </w:pPr>
      <w:hyperlink w:anchor="_bookmark2011" w:history="1">
        <w:r w:rsidR="009B29A7">
          <w:rPr>
            <w:rFonts w:ascii="Arial" w:hAnsi="Arial" w:cs="Arial"/>
            <w:color w:val="0000CC"/>
            <w:sz w:val="20"/>
          </w:rPr>
          <w:t>Điều khiển kích thước của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047202FD" w14:textId="77777777" w:rsidR="009B29A7"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015" w:history="1">
        <w:r w:rsidR="009B29A7">
          <w:rPr>
            <w:rFonts w:ascii="Arial" w:hAnsi="Arial" w:cs="Arial"/>
            <w:color w:val="0000CC"/>
            <w:sz w:val="20"/>
          </w:rPr>
          <w:t>Di chuyển</w:t>
        </w:r>
        <w:r w:rsidR="009B29A7" w:rsidRPr="001058B5">
          <w:rPr>
            <w:rFonts w:ascii="Arial" w:hAnsi="Arial" w:cs="Arial"/>
            <w:color w:val="0000CC"/>
            <w:sz w:val="20"/>
          </w:rPr>
          <w:t xml:space="preserve"> Database Audit </w:t>
        </w:r>
        <w:r w:rsidR="009B29A7" w:rsidRPr="001058B5">
          <w:rPr>
            <w:rFonts w:ascii="Arial" w:hAnsi="Arial" w:cs="Arial"/>
            <w:color w:val="0000CC"/>
            <w:spacing w:val="-4"/>
            <w:sz w:val="20"/>
          </w:rPr>
          <w:t xml:space="preserve">Trail </w:t>
        </w:r>
        <w:r w:rsidR="009B29A7">
          <w:rPr>
            <w:rFonts w:ascii="Arial" w:hAnsi="Arial" w:cs="Arial"/>
            <w:color w:val="0000CC"/>
            <w:sz w:val="20"/>
          </w:rPr>
          <w:t>tới</w:t>
        </w:r>
      </w:hyperlink>
      <w:r w:rsidR="009B29A7">
        <w:rPr>
          <w:rFonts w:ascii="Arial" w:hAnsi="Arial" w:cs="Arial"/>
          <w:color w:val="0000CC"/>
          <w:sz w:val="20"/>
        </w:rPr>
        <w:t xml:space="preserve"> một bảng khác</w:t>
      </w:r>
    </w:p>
    <w:p w14:paraId="24E96061" w14:textId="77777777" w:rsidR="009B29A7" w:rsidRPr="001058B5" w:rsidRDefault="008D1AB8" w:rsidP="006F7931">
      <w:pPr>
        <w:pStyle w:val="ListParagraph"/>
        <w:numPr>
          <w:ilvl w:val="1"/>
          <w:numId w:val="137"/>
        </w:numPr>
        <w:tabs>
          <w:tab w:val="left" w:pos="2020"/>
        </w:tabs>
        <w:ind w:hanging="359"/>
        <w:rPr>
          <w:rFonts w:ascii="Arial" w:hAnsi="Arial" w:cs="Arial"/>
          <w:sz w:val="20"/>
        </w:rPr>
      </w:pPr>
      <w:hyperlink w:anchor="_bookmark1609" w:history="1">
        <w:r w:rsidR="009B29A7">
          <w:rPr>
            <w:rFonts w:ascii="Arial" w:hAnsi="Arial" w:cs="Arial"/>
            <w:color w:val="0000CC"/>
            <w:sz w:val="20"/>
          </w:rPr>
          <w:t>Bảo vệ</w:t>
        </w:r>
        <w:r w:rsidR="009B29A7" w:rsidRPr="001058B5">
          <w:rPr>
            <w:rFonts w:ascii="Arial" w:hAnsi="Arial" w:cs="Arial"/>
            <w:color w:val="0000CC"/>
            <w:sz w:val="20"/>
          </w:rPr>
          <w:t xml:space="preserve"> Database Audit</w:t>
        </w:r>
        <w:r w:rsidR="009B29A7" w:rsidRPr="001058B5">
          <w:rPr>
            <w:rFonts w:ascii="Arial" w:hAnsi="Arial" w:cs="Arial"/>
            <w:color w:val="0000CC"/>
            <w:spacing w:val="-2"/>
            <w:sz w:val="20"/>
          </w:rPr>
          <w:t xml:space="preserve"> </w:t>
        </w:r>
        <w:r w:rsidR="009B29A7" w:rsidRPr="001058B5">
          <w:rPr>
            <w:rFonts w:ascii="Arial" w:hAnsi="Arial" w:cs="Arial"/>
            <w:color w:val="0000CC"/>
            <w:spacing w:val="-4"/>
            <w:sz w:val="20"/>
          </w:rPr>
          <w:t>Trail</w:t>
        </w:r>
      </w:hyperlink>
    </w:p>
    <w:p w14:paraId="2823331F" w14:textId="77777777" w:rsidR="009B29A7"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018" w:history="1">
        <w:r w:rsidR="009B29A7">
          <w:rPr>
            <w:rFonts w:ascii="Arial" w:hAnsi="Arial" w:cs="Arial"/>
            <w:color w:val="0000CC"/>
            <w:sz w:val="20"/>
          </w:rPr>
          <w:t>Kiểm tra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696CE37B" w14:textId="77777777" w:rsidR="009B29A7" w:rsidRPr="001058B5" w:rsidRDefault="008D1AB8" w:rsidP="006F7931">
      <w:pPr>
        <w:pStyle w:val="ListParagraph"/>
        <w:numPr>
          <w:ilvl w:val="1"/>
          <w:numId w:val="137"/>
        </w:numPr>
        <w:tabs>
          <w:tab w:val="left" w:pos="2020"/>
        </w:tabs>
        <w:ind w:hanging="359"/>
        <w:rPr>
          <w:rFonts w:ascii="Arial" w:hAnsi="Arial" w:cs="Arial"/>
          <w:sz w:val="20"/>
        </w:rPr>
      </w:pPr>
      <w:hyperlink w:anchor="_bookmark2021" w:history="1">
        <w:r w:rsidR="009B29A7">
          <w:rPr>
            <w:rFonts w:ascii="Arial" w:hAnsi="Arial" w:cs="Arial"/>
            <w:color w:val="0000CC"/>
            <w:sz w:val="20"/>
          </w:rPr>
          <w:t>Lưu trữ</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115FE0DE" w14:textId="77777777" w:rsidR="009B29A7" w:rsidRPr="001058B5" w:rsidRDefault="009B29A7" w:rsidP="009B29A7">
      <w:pPr>
        <w:pStyle w:val="BodyText"/>
        <w:spacing w:before="204"/>
        <w:ind w:left="23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043" w:history="1">
        <w:r w:rsidRPr="001058B5">
          <w:rPr>
            <w:rFonts w:ascii="Arial" w:hAnsi="Arial" w:cs="Arial"/>
            <w:color w:val="0000CC"/>
          </w:rPr>
          <w:t xml:space="preserve">"Purging Audit Trail Records" </w:t>
        </w:r>
      </w:hyperlink>
      <w:hyperlink w:anchor="_bookmark2043" w:history="1">
        <w:r>
          <w:rPr>
            <w:rFonts w:ascii="Arial" w:hAnsi="Arial" w:cs="Arial"/>
          </w:rPr>
          <w:t>trang</w:t>
        </w:r>
        <w:r w:rsidRPr="001058B5">
          <w:rPr>
            <w:rFonts w:ascii="Arial" w:hAnsi="Arial" w:cs="Arial"/>
          </w:rPr>
          <w:t xml:space="preserve"> 9-65</w:t>
        </w:r>
      </w:hyperlink>
    </w:p>
    <w:p w14:paraId="26426FCE" w14:textId="77777777" w:rsidR="009B29A7" w:rsidRPr="001058B5" w:rsidRDefault="009B29A7" w:rsidP="009B29A7">
      <w:pPr>
        <w:pStyle w:val="BodyText"/>
        <w:spacing w:before="2"/>
        <w:rPr>
          <w:rFonts w:ascii="Arial" w:hAnsi="Arial" w:cs="Arial"/>
        </w:rPr>
      </w:pPr>
    </w:p>
    <w:p w14:paraId="5DC7EC6E" w14:textId="77777777" w:rsidR="009B29A7" w:rsidRPr="001058B5" w:rsidRDefault="009B29A7" w:rsidP="009B29A7">
      <w:pPr>
        <w:pStyle w:val="Heading6"/>
        <w:spacing w:before="1"/>
        <w:ind w:left="1660"/>
      </w:pPr>
      <w:bookmarkStart w:id="1800" w:name="Database_Audit_Trail_Contents"/>
      <w:bookmarkStart w:id="1801" w:name="_bookmark2000"/>
      <w:bookmarkEnd w:id="1800"/>
      <w:bookmarkEnd w:id="1801"/>
      <w:r>
        <w:t>Nội dung kiểm tra cơ sở dữ liệu</w:t>
      </w:r>
    </w:p>
    <w:p w14:paraId="59C61372" w14:textId="77777777" w:rsidR="009B29A7" w:rsidRPr="001058B5" w:rsidRDefault="009B29A7" w:rsidP="009B29A7">
      <w:pPr>
        <w:pStyle w:val="BodyText"/>
        <w:spacing w:before="56" w:line="230" w:lineRule="auto"/>
        <w:ind w:left="1659" w:right="802"/>
        <w:rPr>
          <w:rFonts w:ascii="Arial" w:hAnsi="Arial" w:cs="Arial"/>
        </w:rPr>
      </w:pPr>
      <w:bookmarkStart w:id="1802" w:name="_bookmark2006"/>
      <w:bookmarkEnd w:id="1802"/>
      <w:r w:rsidRPr="00CB22A6">
        <w:rPr>
          <w:rFonts w:ascii="Arial" w:hAnsi="Arial" w:cs="Arial"/>
          <w:lang w:val="vi-VN"/>
        </w:rPr>
        <w:t>Đường dẫn kiểm toán cơ sở dữ liệu là một cặp bảng, AUD $ (để kiểm toán chuẩn) và FGA_LOG $ (để kiểm tra chi tiết), trong lược đồ SYS của mỗi từ điển dữ liệu Oracle Database. Nó ghi lại cả các hoạt động kiểm toán tiêu chuẩn và chi tiết. Một số lượt xem từ điển dữ liệu có thể giúp bạn sử dụng thông tin trong bảng này. "Tìm kiếm thông tin về hoạt động được kiểm tra" trên trang 9-80 liệt kê tất cả các chế độ xem liên quan đến kiểm toán</w:t>
      </w:r>
      <w:r w:rsidRPr="001058B5">
        <w:rPr>
          <w:rFonts w:ascii="Arial" w:hAnsi="Arial" w:cs="Arial"/>
        </w:rPr>
        <w:t>.</w:t>
      </w:r>
    </w:p>
    <w:p w14:paraId="1EE4F44D" w14:textId="77777777" w:rsidR="009B29A7" w:rsidRPr="001058B5" w:rsidRDefault="009B29A7" w:rsidP="009B29A7">
      <w:pPr>
        <w:pStyle w:val="BodyText"/>
        <w:spacing w:before="120" w:line="230" w:lineRule="auto"/>
        <w:ind w:left="1659" w:right="700"/>
        <w:rPr>
          <w:rFonts w:ascii="Arial" w:hAnsi="Arial" w:cs="Arial"/>
        </w:rPr>
      </w:pPr>
      <w:r w:rsidRPr="00CB22A6">
        <w:rPr>
          <w:rFonts w:ascii="Arial" w:hAnsi="Arial" w:cs="Arial"/>
          <w:lang w:val="vi-VN"/>
        </w:rPr>
        <w:t>Bản ghi đường dẫn kiểm toán cơ sở dữ liệu chứa các loại thông tin khác nhau, tùy thuộc vào các sự kiện được kiểm toán và các tùy chọn kiểm tra được thiết lập. Ví dụ, nếu bạn đã đặt tham số khởi tạo AUDIT_TRAIL thành DB, EXTENDED hoặc XML, EXTENDED, thì các cột SQL_BIND và SQL_TEXT hiển thị bất kỳ biến liên kết SQL nào được sử dụng cho câu lệnh SQL và văn bản SQL đã kích hoạt kiểm toán tương ứng. Để biết chi tiết đầy đủ về nội dung của các khung nhìn này, hãy tham khảo Tham khảo cơ sở dữ liệu Oracle. Tuy nhiên, hãy lưu ý rằng định dạng và các cột của khung nhìn DBA_AUDIT_TRAIL có thể thay đổi trên các bản phát hành Cơ sở dữ liệu Oracle</w:t>
      </w:r>
      <w:r w:rsidRPr="001058B5">
        <w:rPr>
          <w:rFonts w:ascii="Arial" w:hAnsi="Arial" w:cs="Arial"/>
        </w:rPr>
        <w:t>.</w:t>
      </w:r>
    </w:p>
    <w:p w14:paraId="507CF96D" w14:textId="77777777" w:rsidR="009B29A7" w:rsidRPr="001058B5" w:rsidRDefault="008D1AB8" w:rsidP="009B29A7">
      <w:pPr>
        <w:pStyle w:val="BodyText"/>
        <w:spacing w:before="2"/>
        <w:rPr>
          <w:rFonts w:ascii="Arial" w:hAnsi="Arial" w:cs="Arial"/>
          <w:sz w:val="18"/>
        </w:rPr>
      </w:pPr>
      <w:r>
        <w:rPr>
          <w:rFonts w:ascii="Arial" w:hAnsi="Arial" w:cs="Arial"/>
        </w:rPr>
        <w:pict w14:anchorId="0DD8EAD3">
          <v:group id="_x0000_s1716" style="position:absolute;margin-left:174pt;margin-top:13.3pt;width:312pt;height:2.55pt;z-index:502635248;mso-wrap-distance-left:0;mso-wrap-distance-right:0;mso-position-horizontal-relative:page" coordorigin="3480,266" coordsize="6240,51">
            <v:line id="_x0000_s1717" style="position:absolute" from="3480,269" to="9720,269" strokeweight=".24pt"/>
            <v:line id="_x0000_s1718" style="position:absolute" from="3480,314" to="9720,314" strokeweight=".24pt"/>
            <w10:wrap type="topAndBottom" anchorx="page"/>
          </v:group>
        </w:pict>
      </w:r>
    </w:p>
    <w:p w14:paraId="6579A110" w14:textId="77777777" w:rsidR="009B29A7" w:rsidRPr="001058B5" w:rsidRDefault="009B29A7" w:rsidP="009B29A7">
      <w:pPr>
        <w:pStyle w:val="BodyText"/>
        <w:spacing w:before="27" w:after="106" w:line="230" w:lineRule="auto"/>
        <w:ind w:left="2379" w:right="1456"/>
        <w:rPr>
          <w:rFonts w:ascii="Arial" w:hAnsi="Arial" w:cs="Arial"/>
        </w:rPr>
      </w:pPr>
      <w:r>
        <w:rPr>
          <w:rFonts w:ascii="Arial" w:hAnsi="Arial" w:cs="Arial"/>
          <w:b/>
          <w:sz w:val="19"/>
        </w:rPr>
        <w:t>Chú ý</w:t>
      </w:r>
      <w:r w:rsidRPr="00CB22A6">
        <w:rPr>
          <w:rFonts w:ascii="Arial" w:hAnsi="Arial" w:cs="Arial"/>
          <w:b/>
        </w:rPr>
        <w:t>:</w:t>
      </w:r>
      <w:r w:rsidRPr="00CB22A6">
        <w:rPr>
          <w:rFonts w:ascii="Arial" w:hAnsi="Arial" w:cs="Arial"/>
          <w:b/>
          <w:spacing w:val="35"/>
        </w:rPr>
        <w:t xml:space="preserve"> </w:t>
      </w:r>
      <w:r w:rsidRPr="00CB22A6">
        <w:rPr>
          <w:rFonts w:ascii="Arial" w:hAnsi="Arial" w:cs="Arial"/>
          <w:lang w:val="vi-VN"/>
        </w:rPr>
        <w:t>Nếu tham số khởi tạo AUDIT_TRAIL được đặt thành XML hoặc XML, EXTENDED, thì Cơ sở dữ liệu Oracle sẽ gửi các bản ghi kiểm toán chuẩn tới các tệp hệ điều hành ở định dạng XML. Bởi vì XML là một định dạng tài liệu chuẩn, nhiều tiện ích có sẵn để phân tích cú pháp và phân tích dữ liệu XML.</w:t>
      </w:r>
    </w:p>
    <w:p w14:paraId="0624D42F" w14:textId="77777777" w:rsidR="009B29A7" w:rsidRPr="001058B5" w:rsidRDefault="008D1AB8" w:rsidP="009B29A7">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90F1149">
          <v:group id="_x0000_s1706" style="width:312pt;height:2.55pt;mso-position-horizontal-relative:char;mso-position-vertical-relative:line" coordsize="6240,51">
            <v:line id="_x0000_s1707" style="position:absolute" from="0,2" to="6240,2" strokeweight=".24pt"/>
            <v:line id="_x0000_s1708" style="position:absolute" from="0,48" to="6240,48" strokeweight=".24pt"/>
            <w10:anchorlock/>
          </v:group>
        </w:pict>
      </w:r>
    </w:p>
    <w:p w14:paraId="4DECBBBB" w14:textId="77777777" w:rsidR="009B29A7" w:rsidRPr="001058B5" w:rsidRDefault="009B29A7" w:rsidP="009B29A7">
      <w:pPr>
        <w:pStyle w:val="BodyText"/>
        <w:spacing w:before="8"/>
        <w:rPr>
          <w:rFonts w:ascii="Arial" w:hAnsi="Arial" w:cs="Arial"/>
          <w:sz w:val="11"/>
        </w:rPr>
      </w:pPr>
    </w:p>
    <w:p w14:paraId="0DEAD8AB" w14:textId="77777777" w:rsidR="009B29A7" w:rsidRPr="00CB22A6" w:rsidRDefault="009B29A7" w:rsidP="009B29A7">
      <w:pPr>
        <w:pStyle w:val="BodyText"/>
        <w:spacing w:before="98" w:line="232" w:lineRule="auto"/>
        <w:ind w:left="1660" w:right="802"/>
        <w:rPr>
          <w:rFonts w:ascii="Arial" w:hAnsi="Arial" w:cs="Arial"/>
        </w:rPr>
      </w:pPr>
      <w:r w:rsidRPr="00CB22A6">
        <w:rPr>
          <w:rFonts w:ascii="Arial" w:hAnsi="Arial" w:cs="Arial"/>
          <w:lang w:val="vi-VN"/>
        </w:rPr>
        <w:t>Nếu đích cơ sở dữ liệu cho các bản ghi kiểm toán trở nên đầy đủ hoặc không có sẵn, và do đó, không thể chấp nhận các bản ghi mới, thì hành động được kiểm toán không thể hoàn thành. Thay vào đó, Cơ sở dữ liệu Oracle tạo ra một thông báo lỗi và không kiểm toán hành động. Bạn có thể kiểm soát kích thước của đường mòn kiểm tra để dễ quản lý hơn. (Trong thực tế, Oracle mạnh mẽ khuyên bạn nên làm như vậy.) Xem "</w:t>
      </w:r>
      <w:r w:rsidRPr="00CB22A6">
        <w:rPr>
          <w:rFonts w:ascii="Arial" w:hAnsi="Arial" w:cs="Arial"/>
          <w:color w:val="1A3F6C"/>
          <w:lang w:val="vi-VN"/>
        </w:rPr>
        <w:t>Kiểm soát Kích thước của Đường dẫn Kiểm tra Cơ sở dữ liệu</w:t>
      </w:r>
      <w:r w:rsidRPr="00CB22A6">
        <w:rPr>
          <w:rFonts w:ascii="Arial" w:hAnsi="Arial" w:cs="Arial"/>
          <w:lang w:val="vi-VN"/>
        </w:rPr>
        <w:t>" trên trang 9-59 để biết thêm thông tin. Xem thêm "Giữ thông tin được kiểm soát có thể quản lý" trên trang 10-18.</w:t>
      </w:r>
    </w:p>
    <w:p w14:paraId="0586C289" w14:textId="77777777" w:rsidR="009B29A7" w:rsidRPr="00CB22A6" w:rsidRDefault="009B29A7" w:rsidP="009B29A7">
      <w:pPr>
        <w:pStyle w:val="BodyText"/>
        <w:spacing w:before="114" w:line="232" w:lineRule="auto"/>
        <w:ind w:left="1659" w:right="848"/>
        <w:rPr>
          <w:rFonts w:ascii="Arial" w:hAnsi="Arial" w:cs="Arial"/>
        </w:rPr>
      </w:pPr>
      <w:r w:rsidRPr="00CB22A6">
        <w:rPr>
          <w:rFonts w:ascii="Arial" w:hAnsi="Arial" w:cs="Arial"/>
          <w:lang w:val="vi-VN"/>
        </w:rPr>
        <w:t>Đường mòn kiểm tra không lưu trữ thông tin về bất kỳ giá trị dữ liệu nào có thể tham gia vào báo cáo được kiểm tra. Ví dụ: giá trị dữ liệu cũ và mới của cập nhật</w:t>
      </w:r>
      <w:r w:rsidRPr="00CB22A6">
        <w:rPr>
          <w:rFonts w:ascii="Arial" w:hAnsi="Arial" w:cs="Arial"/>
          <w:lang w:val="vi-VN"/>
        </w:rPr>
        <w:br/>
        <w:t> </w:t>
      </w:r>
    </w:p>
    <w:p w14:paraId="1DE1ADE8"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5D9503B" w14:textId="77777777" w:rsidR="009B29A7" w:rsidRPr="001058B5" w:rsidRDefault="009B29A7" w:rsidP="009B29A7">
      <w:pPr>
        <w:pStyle w:val="BodyText"/>
        <w:spacing w:before="5"/>
        <w:rPr>
          <w:rFonts w:ascii="Arial" w:hAnsi="Arial" w:cs="Arial"/>
          <w:sz w:val="25"/>
        </w:rPr>
      </w:pPr>
    </w:p>
    <w:p w14:paraId="2CE7D50E" w14:textId="77777777" w:rsidR="009B29A7" w:rsidRPr="00CB22A6" w:rsidRDefault="009B29A7" w:rsidP="009B29A7">
      <w:pPr>
        <w:pStyle w:val="BodyText"/>
        <w:spacing w:before="103" w:line="228" w:lineRule="auto"/>
        <w:ind w:left="2259" w:right="102"/>
        <w:rPr>
          <w:rFonts w:ascii="Arial" w:hAnsi="Arial" w:cs="Arial"/>
        </w:rPr>
      </w:pPr>
      <w:r w:rsidRPr="00CB22A6">
        <w:rPr>
          <w:rFonts w:ascii="Arial" w:hAnsi="Arial" w:cs="Arial"/>
          <w:lang w:val="vi-VN"/>
        </w:rPr>
        <w:t>các hàng không được lưu trữ khi một câu lệnh UPDATE được kiểm tra. Tuy nhiên, bạn có thể thực hiện loại kiểm tra chuyên biệt này bằng cách sử dụng các phương pháp kiểm tra chi tiế</w:t>
      </w:r>
      <w:r w:rsidRPr="00CB22A6">
        <w:rPr>
          <w:rFonts w:ascii="Arial" w:hAnsi="Arial" w:cs="Arial"/>
        </w:rPr>
        <w:t>.</w:t>
      </w:r>
    </w:p>
    <w:p w14:paraId="54E54A09" w14:textId="77777777" w:rsidR="009B29A7" w:rsidRPr="00CB22A6" w:rsidRDefault="009B29A7" w:rsidP="009B29A7">
      <w:pPr>
        <w:pStyle w:val="BodyText"/>
        <w:spacing w:before="120" w:line="232" w:lineRule="auto"/>
        <w:ind w:left="2260" w:right="185"/>
        <w:rPr>
          <w:rFonts w:ascii="Arial" w:hAnsi="Arial" w:cs="Arial"/>
        </w:rPr>
      </w:pPr>
      <w:r w:rsidRPr="00CB22A6">
        <w:rPr>
          <w:rFonts w:ascii="Arial" w:hAnsi="Arial" w:cs="Arial"/>
          <w:lang w:val="vi-VN"/>
        </w:rPr>
        <w:t>Bạn có thể sử dụng tính năng Truy vấn Flashback để hiển thị các giá trị cũ và mới của các hàng được cập nhật, tùy thuộc vào bất kỳ chính sách kiểm toán nào hiện có hiệu lực. Các chính sách hiện hành được thực thi ngay cả khi hồi tưởng là một truy vấn cũ ban đầu chịu sự điều chỉnh của chính sách khác. Quy tắc truy cập doanh nghiệp hiện tại luôn áp dụng</w:t>
      </w:r>
      <w:r w:rsidRPr="00CB22A6">
        <w:rPr>
          <w:rFonts w:ascii="Arial" w:hAnsi="Arial" w:cs="Arial"/>
        </w:rPr>
        <w:t>.</w:t>
      </w:r>
    </w:p>
    <w:p w14:paraId="7B560DD6" w14:textId="77777777" w:rsidR="009B29A7" w:rsidRPr="001058B5" w:rsidRDefault="009B29A7" w:rsidP="009B29A7">
      <w:pPr>
        <w:pStyle w:val="BodyText"/>
        <w:spacing w:before="6"/>
        <w:rPr>
          <w:rFonts w:ascii="Arial" w:hAnsi="Arial" w:cs="Arial"/>
          <w:sz w:val="17"/>
        </w:rPr>
      </w:pPr>
    </w:p>
    <w:p w14:paraId="2F5DD164" w14:textId="77777777" w:rsidR="009B29A7" w:rsidRPr="001058B5" w:rsidRDefault="009B29A7" w:rsidP="009B29A7">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3D36AC8A" w14:textId="77777777" w:rsidR="009B29A7" w:rsidRPr="00CB22A6" w:rsidRDefault="008D1AB8" w:rsidP="006F7931">
      <w:pPr>
        <w:pStyle w:val="ListParagraph"/>
        <w:numPr>
          <w:ilvl w:val="2"/>
          <w:numId w:val="137"/>
        </w:numPr>
        <w:tabs>
          <w:tab w:val="left" w:pos="3340"/>
        </w:tabs>
        <w:spacing w:before="134" w:line="232" w:lineRule="auto"/>
        <w:ind w:left="3340" w:right="1243"/>
        <w:rPr>
          <w:rFonts w:ascii="Arial" w:hAnsi="Arial" w:cs="Arial"/>
          <w:sz w:val="20"/>
          <w:szCs w:val="20"/>
        </w:rPr>
      </w:pPr>
      <w:hyperlink w:anchor="_bookmark1893" w:history="1">
        <w:r w:rsidR="009B29A7" w:rsidRPr="00CB22A6">
          <w:rPr>
            <w:rFonts w:ascii="Arial" w:hAnsi="Arial" w:cs="Arial"/>
            <w:color w:val="0000CC"/>
            <w:sz w:val="20"/>
            <w:szCs w:val="20"/>
          </w:rPr>
          <w:t>"</w:t>
        </w:r>
        <w:r w:rsidR="009B29A7" w:rsidRPr="00CB22A6">
          <w:rPr>
            <w:rFonts w:ascii="Arial" w:hAnsi="Arial" w:cs="Arial"/>
            <w:color w:val="0000CC"/>
            <w:sz w:val="20"/>
            <w:szCs w:val="20"/>
            <w:lang w:val="vi-VN"/>
          </w:rPr>
          <w:t>Kiểm toán các hoạt động cụ thể với kiểm toán hạt mịn</w:t>
        </w:r>
        <w:r w:rsidR="009B29A7" w:rsidRPr="00CB22A6">
          <w:rPr>
            <w:rFonts w:ascii="Arial" w:hAnsi="Arial" w:cs="Arial"/>
            <w:color w:val="0000CC"/>
            <w:sz w:val="20"/>
            <w:szCs w:val="20"/>
          </w:rPr>
          <w:t xml:space="preserve">" </w:t>
        </w:r>
      </w:hyperlink>
      <w:r w:rsidR="009B29A7" w:rsidRPr="00CB22A6">
        <w:rPr>
          <w:rFonts w:ascii="Arial" w:hAnsi="Arial" w:cs="Arial"/>
          <w:sz w:val="20"/>
          <w:szCs w:val="20"/>
          <w:lang w:val="vi-VN"/>
        </w:rPr>
        <w:t>trên trang 9-36 để biết thêm thông tin về các phương pháp kiểm toán chi tiết</w:t>
      </w:r>
    </w:p>
    <w:p w14:paraId="75860159" w14:textId="77777777" w:rsidR="009B29A7" w:rsidRPr="00A74D91" w:rsidRDefault="009B29A7" w:rsidP="006F7931">
      <w:pPr>
        <w:pStyle w:val="ListParagraph"/>
        <w:numPr>
          <w:ilvl w:val="2"/>
          <w:numId w:val="137"/>
        </w:numPr>
        <w:tabs>
          <w:tab w:val="left" w:pos="3340"/>
        </w:tabs>
        <w:spacing w:before="116" w:line="232" w:lineRule="auto"/>
        <w:ind w:left="3340" w:right="1316"/>
        <w:rPr>
          <w:rFonts w:ascii="Arial" w:hAnsi="Arial" w:cs="Arial"/>
          <w:sz w:val="18"/>
        </w:rPr>
      </w:pPr>
      <w:r w:rsidRPr="00A74D91">
        <w:rPr>
          <w:rFonts w:ascii="Arial" w:hAnsi="Arial" w:cs="Arial"/>
          <w:sz w:val="20"/>
          <w:lang w:val="vi-VN"/>
        </w:rPr>
        <w:t>Hướng dẫn của quản trị viên cơ sở dữ liệu Oracle để biết thông tin về các thay đổi bảng kiểm tra bằng cách sử dụng truy vấn giao dịch Flashback</w:t>
      </w:r>
    </w:p>
    <w:p w14:paraId="30EE9DA8" w14:textId="77777777" w:rsidR="009B29A7" w:rsidRPr="00A74D91" w:rsidRDefault="009B29A7" w:rsidP="006F7931">
      <w:pPr>
        <w:pStyle w:val="ListParagraph"/>
        <w:numPr>
          <w:ilvl w:val="2"/>
          <w:numId w:val="137"/>
        </w:numPr>
        <w:tabs>
          <w:tab w:val="left" w:pos="3340"/>
        </w:tabs>
        <w:spacing w:before="118" w:line="232" w:lineRule="auto"/>
        <w:ind w:left="3340" w:right="1276"/>
        <w:rPr>
          <w:rFonts w:ascii="Arial" w:hAnsi="Arial" w:cs="Arial"/>
          <w:i/>
          <w:sz w:val="18"/>
        </w:rPr>
      </w:pPr>
      <w:r>
        <w:rPr>
          <w:rFonts w:ascii="Arial" w:hAnsi="Arial" w:cs="Arial"/>
          <w:sz w:val="20"/>
        </w:rPr>
        <w:t>M</w:t>
      </w:r>
      <w:r w:rsidRPr="00A74D91">
        <w:rPr>
          <w:rFonts w:ascii="Arial" w:hAnsi="Arial" w:cs="Arial"/>
          <w:sz w:val="20"/>
          <w:lang w:val="vi-VN"/>
        </w:rPr>
        <w:t>ục nhập Flashback trong bảng các đặc quyền hệ thống được liệt kê trong phần câu lệnh SQL GRANT của Tham chiếu ngôn ngữ SQL cơ sở dữ liệu Oracle</w:t>
      </w:r>
    </w:p>
    <w:p w14:paraId="4D230647" w14:textId="77777777" w:rsidR="009B29A7" w:rsidRPr="001058B5" w:rsidRDefault="008D1AB8" w:rsidP="009B29A7">
      <w:pPr>
        <w:pStyle w:val="BodyText"/>
        <w:spacing w:before="5"/>
        <w:rPr>
          <w:rFonts w:ascii="Arial" w:hAnsi="Arial" w:cs="Arial"/>
          <w:i/>
          <w:sz w:val="27"/>
        </w:rPr>
      </w:pPr>
      <w:r>
        <w:rPr>
          <w:rFonts w:ascii="Arial" w:hAnsi="Arial" w:cs="Arial"/>
        </w:rPr>
        <w:pict w14:anchorId="2B2C67D9">
          <v:group id="_x0000_s1719" style="position:absolute;margin-left:204pt;margin-top:18.55pt;width:312pt;height:2.5pt;z-index:502636272;mso-wrap-distance-left:0;mso-wrap-distance-right:0;mso-position-horizontal-relative:page" coordorigin="4080,371" coordsize="6240,50">
            <v:line id="_x0000_s1720" style="position:absolute" from="4080,373" to="10320,373" strokeweight=".24pt"/>
            <v:line id="_x0000_s1721" style="position:absolute" from="4080,418" to="10320,418" strokeweight=".24pt"/>
            <w10:wrap type="topAndBottom" anchorx="page"/>
          </v:group>
        </w:pict>
      </w:r>
    </w:p>
    <w:p w14:paraId="53B4C03D" w14:textId="77777777" w:rsidR="009B29A7" w:rsidRPr="001058B5" w:rsidRDefault="009B29A7" w:rsidP="009B29A7">
      <w:pPr>
        <w:pStyle w:val="BodyText"/>
        <w:spacing w:before="28" w:after="105" w:line="230" w:lineRule="auto"/>
        <w:ind w:left="2980" w:right="802"/>
        <w:rPr>
          <w:rFonts w:ascii="Arial" w:hAnsi="Arial" w:cs="Arial"/>
        </w:rPr>
      </w:pPr>
      <w:r>
        <w:rPr>
          <w:rFonts w:ascii="Arial" w:hAnsi="Arial" w:cs="Arial"/>
          <w:b/>
          <w:sz w:val="19"/>
        </w:rPr>
        <w:t>Chú ý</w:t>
      </w:r>
      <w:r w:rsidRPr="001058B5">
        <w:rPr>
          <w:rFonts w:ascii="Arial" w:hAnsi="Arial" w:cs="Arial"/>
          <w:b/>
          <w:sz w:val="19"/>
        </w:rPr>
        <w:t xml:space="preserve">: </w:t>
      </w:r>
      <w:r w:rsidRPr="00A74D91">
        <w:rPr>
          <w:rFonts w:ascii="Arial" w:hAnsi="Arial" w:cs="Arial"/>
          <w:lang w:val="vi-VN"/>
        </w:rPr>
        <w:t>Bạn có thể tìm thông tin về lịch sử nhật ký bằng cách truy vấn chế độ xem từ điển dữ liệu V $ LOGMNR_CONTENTS. Cột CLIENT_ID của chế độ xem này ghi lại các thay đổi đối với số nhận dạng ứng dụng khách phiên. Để truy vấn khung nhìn này, bạn phải có đặc quyền hệ thống SELECT ANY TRANSACTION</w:t>
      </w:r>
      <w:r w:rsidRPr="00A74D91">
        <w:rPr>
          <w:rFonts w:ascii="Arial" w:hAnsi="Arial" w:cs="Arial"/>
        </w:rPr>
        <w:t>.</w:t>
      </w:r>
    </w:p>
    <w:p w14:paraId="583FB3F5" w14:textId="77777777" w:rsidR="009B29A7" w:rsidRPr="001058B5" w:rsidRDefault="008D1AB8"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217152E">
          <v:group id="_x0000_s1703" style="width:312pt;height:2.5pt;mso-position-horizontal-relative:char;mso-position-vertical-relative:line" coordsize="6240,50">
            <v:line id="_x0000_s1704" style="position:absolute" from="0,2" to="6240,2" strokeweight=".24pt"/>
            <v:line id="_x0000_s1705" style="position:absolute" from="0,47" to="6240,47" strokeweight=".24pt"/>
            <w10:anchorlock/>
          </v:group>
        </w:pict>
      </w:r>
    </w:p>
    <w:p w14:paraId="1EE7A901" w14:textId="77777777" w:rsidR="009B29A7" w:rsidRPr="001058B5" w:rsidRDefault="009B29A7" w:rsidP="009B29A7">
      <w:pPr>
        <w:pStyle w:val="BodyText"/>
        <w:spacing w:before="6"/>
        <w:rPr>
          <w:rFonts w:ascii="Arial" w:hAnsi="Arial" w:cs="Arial"/>
          <w:sz w:val="10"/>
        </w:rPr>
      </w:pPr>
    </w:p>
    <w:p w14:paraId="384B4D87" w14:textId="77777777" w:rsidR="009B29A7" w:rsidRPr="001058B5" w:rsidRDefault="009B29A7" w:rsidP="009B29A7">
      <w:pPr>
        <w:pStyle w:val="Heading6"/>
        <w:spacing w:before="105"/>
      </w:pPr>
      <w:bookmarkStart w:id="1803" w:name="Controlling_the_Size_of_the_Database_Aud"/>
      <w:bookmarkStart w:id="1804" w:name="_bookmark2011"/>
      <w:bookmarkStart w:id="1805" w:name="_bookmark2012"/>
      <w:bookmarkStart w:id="1806" w:name="_bookmark2013"/>
      <w:bookmarkEnd w:id="1803"/>
      <w:bookmarkEnd w:id="1804"/>
      <w:bookmarkEnd w:id="1805"/>
      <w:bookmarkEnd w:id="1806"/>
      <w:r>
        <w:t>Điều khiển kích cỡ của</w:t>
      </w:r>
      <w:r w:rsidRPr="001058B5">
        <w:t xml:space="preserve"> Database Audit Trail</w:t>
      </w:r>
    </w:p>
    <w:p w14:paraId="3BE9F66E" w14:textId="77777777" w:rsidR="009B29A7" w:rsidRPr="00A74D91" w:rsidRDefault="009B29A7" w:rsidP="009B29A7">
      <w:pPr>
        <w:pStyle w:val="BodyText"/>
        <w:spacing w:before="54" w:line="232" w:lineRule="auto"/>
        <w:ind w:left="2260"/>
        <w:rPr>
          <w:rFonts w:ascii="Arial" w:hAnsi="Arial" w:cs="Arial"/>
        </w:rPr>
      </w:pPr>
      <w:r w:rsidRPr="00A74D91">
        <w:rPr>
          <w:rFonts w:ascii="Arial" w:hAnsi="Arial" w:cs="Arial"/>
          <w:lang w:val="vi-VN"/>
        </w:rPr>
        <w:t>Nếu đường dẫn kiểm toán cơ sở dữ liệu đầy và không thể chèn thêm bản ghi kiểm toán, thì câu lệnh cơ bản không thể hoàn tất thành công cho đến khi bạn dọn sạch đường mòn kiểm toán. Cơ sở dữ liệu Oracle phát hành các lỗi cho tất cả người dùng phát hành các câu lệnh gây ra kiểm toán. Do đó, bạn phải kiểm soát sự tăng trưởng và kích thước của đường mòn kiểm toán</w:t>
      </w:r>
      <w:r w:rsidRPr="00A74D91">
        <w:rPr>
          <w:rFonts w:ascii="Arial" w:hAnsi="Arial" w:cs="Arial"/>
        </w:rPr>
        <w:t>.</w:t>
      </w:r>
    </w:p>
    <w:p w14:paraId="199FB141" w14:textId="77777777" w:rsidR="009B29A7" w:rsidRPr="00A74D91" w:rsidRDefault="009B29A7" w:rsidP="009B29A7">
      <w:pPr>
        <w:pStyle w:val="BodyText"/>
        <w:spacing w:before="116" w:line="232" w:lineRule="auto"/>
        <w:ind w:left="2260" w:right="700"/>
        <w:rPr>
          <w:rFonts w:ascii="Arial" w:hAnsi="Arial" w:cs="Arial"/>
        </w:rPr>
      </w:pPr>
      <w:r w:rsidRPr="00A74D91">
        <w:rPr>
          <w:rFonts w:ascii="Arial" w:hAnsi="Arial" w:cs="Arial"/>
          <w:lang w:val="vi-VN"/>
        </w:rPr>
        <w:t>Khi kiểm toán được kích hoạt và các hồ sơ kiểm toán đang được tạo, đường mòn kiểm toán sẽ tăng theo hai yếu tố</w:t>
      </w:r>
      <w:r w:rsidRPr="00A74D91">
        <w:rPr>
          <w:rFonts w:ascii="Arial" w:hAnsi="Arial" w:cs="Arial"/>
        </w:rPr>
        <w:t>:</w:t>
      </w:r>
    </w:p>
    <w:p w14:paraId="1E5FD58B" w14:textId="77777777" w:rsidR="009B29A7" w:rsidRPr="001058B5" w:rsidRDefault="009B29A7" w:rsidP="009B29A7">
      <w:pPr>
        <w:pStyle w:val="ListParagraph"/>
        <w:numPr>
          <w:ilvl w:val="0"/>
          <w:numId w:val="37"/>
        </w:numPr>
        <w:tabs>
          <w:tab w:val="left" w:pos="2620"/>
        </w:tabs>
        <w:spacing w:before="112"/>
        <w:rPr>
          <w:rFonts w:ascii="Arial" w:hAnsi="Arial" w:cs="Arial"/>
          <w:sz w:val="20"/>
        </w:rPr>
      </w:pPr>
      <w:r>
        <w:rPr>
          <w:rFonts w:ascii="Arial" w:hAnsi="Arial" w:cs="Arial"/>
          <w:sz w:val="20"/>
        </w:rPr>
        <w:t>Số lượng kiểm toán được kích hoạt</w:t>
      </w:r>
    </w:p>
    <w:p w14:paraId="5D90018C" w14:textId="77777777" w:rsidR="009B29A7" w:rsidRPr="00E33782" w:rsidRDefault="009B29A7" w:rsidP="009B29A7">
      <w:pPr>
        <w:pStyle w:val="ListParagraph"/>
        <w:numPr>
          <w:ilvl w:val="0"/>
          <w:numId w:val="37"/>
        </w:numPr>
        <w:tabs>
          <w:tab w:val="left" w:pos="2620"/>
        </w:tabs>
        <w:rPr>
          <w:rFonts w:ascii="Arial" w:hAnsi="Arial" w:cs="Arial"/>
          <w:sz w:val="18"/>
        </w:rPr>
      </w:pPr>
      <w:r w:rsidRPr="00E33782">
        <w:rPr>
          <w:rFonts w:ascii="Arial" w:hAnsi="Arial" w:cs="Arial"/>
          <w:sz w:val="20"/>
          <w:lang w:val="vi-VN"/>
        </w:rPr>
        <w:t>Tần suất thực hiện các báo cáo kiểm toán Để kiểm soát sự tăng trưởng của đường mòn kiểm toán, bạn có thể sử dụng các phương pháp sau</w:t>
      </w:r>
      <w:r w:rsidRPr="00E33782">
        <w:rPr>
          <w:rFonts w:ascii="Arial" w:hAnsi="Arial" w:cs="Arial"/>
          <w:sz w:val="20"/>
        </w:rPr>
        <w:t>:</w:t>
      </w:r>
    </w:p>
    <w:p w14:paraId="78983FB5" w14:textId="77777777" w:rsidR="009B29A7" w:rsidRPr="001058B5" w:rsidRDefault="009B29A7" w:rsidP="009B29A7">
      <w:pPr>
        <w:pStyle w:val="ListParagraph"/>
        <w:numPr>
          <w:ilvl w:val="0"/>
          <w:numId w:val="37"/>
        </w:numPr>
        <w:tabs>
          <w:tab w:val="left" w:pos="2620"/>
        </w:tabs>
        <w:spacing w:before="117" w:line="232" w:lineRule="auto"/>
        <w:ind w:right="334"/>
        <w:rPr>
          <w:rFonts w:ascii="Arial" w:hAnsi="Arial" w:cs="Arial"/>
          <w:sz w:val="20"/>
        </w:rPr>
      </w:pPr>
      <w:r w:rsidRPr="00E33782">
        <w:rPr>
          <w:rFonts w:ascii="Arial" w:hAnsi="Arial" w:cs="Arial"/>
          <w:b/>
          <w:sz w:val="20"/>
          <w:szCs w:val="20"/>
          <w:lang w:val="vi-VN"/>
        </w:rPr>
        <w:t>Bật và tắt kiểm tra cơ sở dữ liệu</w:t>
      </w:r>
      <w:r w:rsidRPr="00E33782">
        <w:rPr>
          <w:rFonts w:ascii="Arial" w:hAnsi="Arial" w:cs="Arial"/>
          <w:sz w:val="20"/>
          <w:szCs w:val="20"/>
          <w:lang w:val="vi-VN"/>
        </w:rPr>
        <w:t>. Nếu nó được kích hoạt, thì các bản ghi kiểm toán được tạo ra và được lưu trữ trong đường mòn kiểm toán. Nếu nó bị vô hiệu hóa, thì các bản ghi kiểm toán sẽ không được tạo ra. (Hãy nhớ rằng một số hoạt động luôn được kiểm toán</w:t>
      </w:r>
      <w:r w:rsidRPr="001058B5">
        <w:rPr>
          <w:rFonts w:ascii="Arial" w:hAnsi="Arial" w:cs="Arial"/>
          <w:sz w:val="20"/>
        </w:rPr>
        <w:t>)</w:t>
      </w:r>
    </w:p>
    <w:p w14:paraId="03D0F985" w14:textId="77777777" w:rsidR="009B29A7" w:rsidRPr="001058B5" w:rsidRDefault="009B29A7" w:rsidP="009B29A7">
      <w:pPr>
        <w:pStyle w:val="ListParagraph"/>
        <w:numPr>
          <w:ilvl w:val="0"/>
          <w:numId w:val="37"/>
        </w:numPr>
        <w:tabs>
          <w:tab w:val="left" w:pos="2620"/>
        </w:tabs>
        <w:spacing w:before="117" w:line="232" w:lineRule="auto"/>
        <w:ind w:right="188"/>
        <w:rPr>
          <w:rFonts w:ascii="Arial" w:hAnsi="Arial" w:cs="Arial"/>
          <w:sz w:val="20"/>
        </w:rPr>
      </w:pPr>
      <w:r w:rsidRPr="00E33782">
        <w:rPr>
          <w:rFonts w:ascii="Arial" w:hAnsi="Arial" w:cs="Arial"/>
          <w:b/>
          <w:sz w:val="20"/>
          <w:lang w:val="vi-VN"/>
        </w:rPr>
        <w:t>Chọn lọc về các tùy chọn kiểm tra được bật</w:t>
      </w:r>
      <w:r w:rsidRPr="00E33782">
        <w:rPr>
          <w:rFonts w:ascii="Arial" w:hAnsi="Arial" w:cs="Arial"/>
          <w:sz w:val="20"/>
          <w:lang w:val="vi-VN"/>
        </w:rPr>
        <w:t>. Nếu thực hiện kiểm toán chọn lọc nhiều hơn, thì thông tin kiểm toán vô dụng hoặc không cần thiết sẽ không được tạo và lưu trữ trong đường kiểm toán. Bạn có thể sử dụng kiểm toán chi tiết để kiểm tra chọn lọc chỉ một số điều kiện nhất định</w:t>
      </w:r>
      <w:r w:rsidRPr="001058B5">
        <w:rPr>
          <w:rFonts w:ascii="Arial" w:hAnsi="Arial" w:cs="Arial"/>
          <w:sz w:val="20"/>
        </w:rPr>
        <w:t>.</w:t>
      </w:r>
    </w:p>
    <w:p w14:paraId="0301130D" w14:textId="77777777" w:rsidR="009B29A7" w:rsidRPr="00E33782" w:rsidRDefault="009B29A7" w:rsidP="009B29A7">
      <w:pPr>
        <w:pStyle w:val="ListParagraph"/>
        <w:numPr>
          <w:ilvl w:val="0"/>
          <w:numId w:val="37"/>
        </w:numPr>
        <w:tabs>
          <w:tab w:val="left" w:pos="2620"/>
        </w:tabs>
        <w:spacing w:before="115" w:line="232" w:lineRule="auto"/>
        <w:ind w:right="206"/>
        <w:rPr>
          <w:rFonts w:ascii="Arial" w:hAnsi="Arial" w:cs="Arial"/>
          <w:sz w:val="20"/>
          <w:szCs w:val="20"/>
        </w:rPr>
      </w:pPr>
      <w:r w:rsidRPr="00E33782">
        <w:rPr>
          <w:rFonts w:ascii="Arial" w:hAnsi="Arial" w:cs="Arial"/>
          <w:sz w:val="20"/>
          <w:szCs w:val="20"/>
          <w:lang w:val="vi-VN"/>
        </w:rPr>
        <w:t>Kiểm soát chặt chẽ khả năng thực hiện kiểm tra đối tượng. Bạn có thể thực hiện việc này theo các cách sa</w:t>
      </w:r>
      <w:r w:rsidRPr="00E33782">
        <w:rPr>
          <w:rFonts w:ascii="Arial" w:hAnsi="Arial" w:cs="Arial"/>
          <w:sz w:val="20"/>
          <w:szCs w:val="20"/>
        </w:rPr>
        <w:t>u:</w:t>
      </w:r>
    </w:p>
    <w:p w14:paraId="5B4481E2" w14:textId="77777777" w:rsidR="009B29A7" w:rsidRPr="001058B5" w:rsidRDefault="009B29A7" w:rsidP="009B29A7">
      <w:pPr>
        <w:pStyle w:val="ListParagraph"/>
        <w:numPr>
          <w:ilvl w:val="1"/>
          <w:numId w:val="37"/>
        </w:numPr>
        <w:tabs>
          <w:tab w:val="left" w:pos="2979"/>
          <w:tab w:val="left" w:pos="2980"/>
        </w:tabs>
        <w:spacing w:before="120" w:line="230" w:lineRule="auto"/>
        <w:ind w:right="185" w:hanging="359"/>
        <w:rPr>
          <w:rFonts w:ascii="Arial" w:hAnsi="Arial" w:cs="Arial"/>
          <w:sz w:val="20"/>
        </w:rPr>
      </w:pPr>
      <w:r w:rsidRPr="00E33782">
        <w:rPr>
          <w:rFonts w:ascii="Arial" w:hAnsi="Arial" w:cs="Arial"/>
          <w:sz w:val="20"/>
          <w:lang w:val="vi-VN"/>
        </w:rPr>
        <w:t>Quản trị viên bảo mật sở hữu tất cả các đối tượng và không bao giờ cấp đặc quyền hệ thống AUDIT ANY cho bất kỳ người dùng nào khác. Ngoài ra, tất cả các đối tượng lược đồ có thể thuộc về một lược đồ mà người dùng tương ứng không có đặc quyền CREATE SESSION</w:t>
      </w:r>
      <w:r w:rsidRPr="001058B5">
        <w:rPr>
          <w:rFonts w:ascii="Arial" w:hAnsi="Arial" w:cs="Arial"/>
          <w:sz w:val="20"/>
        </w:rPr>
        <w:t>.</w:t>
      </w:r>
    </w:p>
    <w:p w14:paraId="6E37A2BA" w14:textId="77777777" w:rsidR="009B29A7" w:rsidRPr="001058B5" w:rsidRDefault="009B29A7" w:rsidP="009B29A7">
      <w:pPr>
        <w:pStyle w:val="ListParagraph"/>
        <w:numPr>
          <w:ilvl w:val="1"/>
          <w:numId w:val="3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676AB26D" w14:textId="77777777" w:rsidR="009B29A7" w:rsidRPr="001058B5" w:rsidRDefault="009B29A7" w:rsidP="009B29A7">
      <w:pPr>
        <w:spacing w:line="232" w:lineRule="auto"/>
        <w:rPr>
          <w:rFonts w:ascii="Arial" w:hAnsi="Arial" w:cs="Arial"/>
          <w:sz w:val="20"/>
        </w:rPr>
        <w:sectPr w:rsidR="009B29A7" w:rsidRPr="001058B5">
          <w:pgSz w:w="12240" w:h="15840"/>
          <w:pgMar w:top="840" w:right="1060" w:bottom="860" w:left="1100" w:header="549" w:footer="663" w:gutter="0"/>
          <w:cols w:space="720"/>
        </w:sectPr>
      </w:pPr>
    </w:p>
    <w:p w14:paraId="034BFF5B" w14:textId="77777777" w:rsidR="009B29A7" w:rsidRPr="001058B5" w:rsidRDefault="009B29A7" w:rsidP="009B29A7">
      <w:pPr>
        <w:pStyle w:val="BodyText"/>
        <w:spacing w:before="5"/>
        <w:rPr>
          <w:rFonts w:ascii="Arial" w:hAnsi="Arial" w:cs="Arial"/>
          <w:sz w:val="25"/>
        </w:rPr>
      </w:pPr>
    </w:p>
    <w:p w14:paraId="158FEDEC" w14:textId="77777777" w:rsidR="009B29A7" w:rsidRPr="001058B5" w:rsidRDefault="009B29A7" w:rsidP="009B29A7">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4DA7427D" w14:textId="77777777" w:rsidR="009B29A7" w:rsidRPr="001058B5" w:rsidRDefault="009B29A7" w:rsidP="009B29A7">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4AE9864" w14:textId="77777777" w:rsidR="009B29A7" w:rsidRPr="001058B5" w:rsidRDefault="009B29A7" w:rsidP="009B29A7">
      <w:pPr>
        <w:pStyle w:val="BodyText"/>
        <w:spacing w:before="108"/>
        <w:ind w:left="2020"/>
        <w:rPr>
          <w:rFonts w:ascii="Arial" w:hAnsi="Arial" w:cs="Arial"/>
        </w:rPr>
      </w:pPr>
      <w:bookmarkStart w:id="1807" w:name="_bookmark2014"/>
      <w:bookmarkEnd w:id="1807"/>
      <w:r w:rsidRPr="00E33782">
        <w:rPr>
          <w:rFonts w:ascii="Arial" w:hAnsi="Arial" w:cs="Arial"/>
          <w:lang w:val="vi-VN"/>
        </w:rPr>
        <w:t>Trong cả hai trường hợp, quản trị viên bảo mật kiểm soát hoàn toàn đối tượng kiểm toán</w:t>
      </w:r>
      <w:r w:rsidRPr="001058B5">
        <w:rPr>
          <w:rFonts w:ascii="Arial" w:hAnsi="Arial" w:cs="Arial"/>
        </w:rPr>
        <w:t>.</w:t>
      </w:r>
    </w:p>
    <w:p w14:paraId="59190C25" w14:textId="77777777" w:rsidR="009B29A7" w:rsidRPr="001058B5" w:rsidRDefault="009B29A7" w:rsidP="009B29A7">
      <w:pPr>
        <w:pStyle w:val="BodyText"/>
        <w:spacing w:before="119" w:line="230" w:lineRule="auto"/>
        <w:ind w:left="1659" w:right="700"/>
        <w:jc w:val="both"/>
        <w:rPr>
          <w:rFonts w:ascii="Arial" w:hAnsi="Arial" w:cs="Arial"/>
        </w:rPr>
      </w:pPr>
      <w:r>
        <w:rPr>
          <w:rFonts w:ascii="Arial" w:hAnsi="Arial" w:cs="Arial"/>
        </w:rPr>
        <w:t xml:space="preserve">Kích thước tối đa của bảng tính kiểm tra cơ sở dữ liệu </w:t>
      </w:r>
      <w:r w:rsidRPr="001058B5">
        <w:rPr>
          <w:rFonts w:ascii="Arial" w:hAnsi="Arial" w:cs="Arial"/>
        </w:rPr>
        <w:t xml:space="preserve">(AUD$ and FGA_LOG$) </w:t>
      </w:r>
      <w:r w:rsidRPr="00E33782">
        <w:rPr>
          <w:rFonts w:ascii="Arial" w:hAnsi="Arial" w:cs="Arial"/>
          <w:lang w:val="vi-VN"/>
        </w:rPr>
        <w:t>được xác định bởi các tham số lưu trữ mặc định của vùng bảng SYSTEM, trong đó nó được lưu trữ theo mặc định. Nếu bạn lo ngại rằng đường dẫn kiểm tra cơ sở dữ liệu quá lớn sẽ ảnh hưởng đến hiệu suất của bảng SYSTEM, thì hãy xem xét di chuyển các bảng đường dẫn kiểm tra cơ sở dữ liệu đến một vùng bảng khác</w:t>
      </w:r>
      <w:r w:rsidRPr="00E33782">
        <w:rPr>
          <w:rFonts w:ascii="Arial" w:hAnsi="Arial" w:cs="Arial"/>
        </w:rPr>
        <w:t>.</w:t>
      </w:r>
    </w:p>
    <w:p w14:paraId="30F3BCC9" w14:textId="77777777" w:rsidR="009B29A7" w:rsidRPr="001058B5" w:rsidRDefault="009B29A7" w:rsidP="009B29A7">
      <w:pPr>
        <w:pStyle w:val="BodyText"/>
        <w:spacing w:before="208" w:line="232" w:lineRule="auto"/>
        <w:ind w:left="2379" w:right="1668"/>
        <w:rPr>
          <w:rFonts w:ascii="Arial" w:hAnsi="Arial" w:cs="Arial"/>
        </w:rPr>
      </w:pPr>
      <w:r>
        <w:rPr>
          <w:rFonts w:ascii="Arial" w:hAnsi="Arial" w:cs="Arial"/>
          <w:b/>
          <w:sz w:val="19"/>
        </w:rPr>
        <w:t>Xem thêm</w:t>
      </w:r>
      <w:r w:rsidRPr="001058B5">
        <w:rPr>
          <w:rFonts w:ascii="Arial" w:hAnsi="Arial" w:cs="Arial"/>
          <w:b/>
          <w:sz w:val="19"/>
        </w:rPr>
        <w:t xml:space="preserve">: </w:t>
      </w:r>
      <w:r w:rsidRPr="00E33782">
        <w:rPr>
          <w:rFonts w:ascii="Arial" w:hAnsi="Arial" w:cs="Arial"/>
          <w:lang w:val="vi-VN"/>
        </w:rPr>
        <w:t>Tài liệu Oracle Database cụ thể cho hệ điều hành để biết thêm thông tin về quản lý đường dẫn kiểm toán của hệ điều hành khi chỉ đạo các bản ghi kiểm toán đến vị trí đó</w:t>
      </w:r>
    </w:p>
    <w:p w14:paraId="119E4097" w14:textId="77777777" w:rsidR="009B29A7" w:rsidRPr="001058B5" w:rsidRDefault="009B29A7" w:rsidP="009B29A7">
      <w:pPr>
        <w:pStyle w:val="BodyText"/>
        <w:spacing w:before="1"/>
        <w:rPr>
          <w:rFonts w:ascii="Arial" w:hAnsi="Arial" w:cs="Arial"/>
        </w:rPr>
      </w:pPr>
    </w:p>
    <w:p w14:paraId="7F20A4F6" w14:textId="77777777" w:rsidR="009B29A7" w:rsidRPr="001058B5" w:rsidRDefault="009B29A7" w:rsidP="009B29A7">
      <w:pPr>
        <w:pStyle w:val="Heading6"/>
        <w:ind w:left="1660"/>
      </w:pPr>
      <w:bookmarkStart w:id="1808" w:name="Moving_the_Database_Audit_Trail_to_a_Dif"/>
      <w:bookmarkStart w:id="1809" w:name="_bookmark2015"/>
      <w:bookmarkStart w:id="1810" w:name="_bookmark2016"/>
      <w:bookmarkEnd w:id="1808"/>
      <w:bookmarkEnd w:id="1809"/>
      <w:bookmarkEnd w:id="1810"/>
      <w:r>
        <w:t>Di chuyển</w:t>
      </w:r>
      <w:r w:rsidRPr="001058B5">
        <w:t xml:space="preserve"> Database Audit Trail </w:t>
      </w:r>
      <w:r>
        <w:t>Đến 1 bảng khác</w:t>
      </w:r>
    </w:p>
    <w:p w14:paraId="226575D8" w14:textId="77777777" w:rsidR="009B29A7" w:rsidRPr="001058B5" w:rsidRDefault="009B29A7" w:rsidP="009B29A7">
      <w:pPr>
        <w:pStyle w:val="BodyText"/>
        <w:spacing w:before="58" w:line="228" w:lineRule="auto"/>
        <w:ind w:left="1659" w:right="802"/>
        <w:rPr>
          <w:rFonts w:ascii="Arial" w:hAnsi="Arial" w:cs="Arial"/>
        </w:rPr>
      </w:pPr>
      <w:r w:rsidRPr="008629E9">
        <w:rPr>
          <w:rFonts w:ascii="Arial" w:hAnsi="Arial" w:cs="Arial"/>
          <w:lang w:val="vi-VN"/>
        </w:rPr>
        <w:t>Theo mặc định, vùng bảng SYSTEM lưu trữ các bảng SYS.AUD $ và SYS.FGA_LOG $. Bạn có thể thay đổi vị trí mặc định này thành vùng bảng khác, chẳng hạn như vùng bảng SYSAUX hoặc vùng bảng do người dùng tạo. Bạn có thể muốn di chuyển các bảng tính kiểm tra cơ sở dữ liệu đến một vùng bảng khác nếu không gian bảng SYSTEM quá bận. Một lý do khác để di chuyển các bảng đường dẫn kiểm toán này đến một không gian bảng khác là nếu bạn có kế hoạch thanh lọc chúng bằng cách sử dụng các thủ tục gói DBMS_AUDIT_MGMT PL / SQL</w:t>
      </w:r>
      <w:r w:rsidRPr="001058B5">
        <w:rPr>
          <w:rFonts w:ascii="Arial" w:hAnsi="Arial" w:cs="Arial"/>
        </w:rPr>
        <w:t>.</w:t>
      </w:r>
    </w:p>
    <w:p w14:paraId="29669857" w14:textId="77777777" w:rsidR="009B29A7" w:rsidRPr="008629E9" w:rsidRDefault="009B29A7" w:rsidP="009B29A7">
      <w:pPr>
        <w:pStyle w:val="BodyText"/>
        <w:spacing w:before="122" w:line="232" w:lineRule="auto"/>
        <w:ind w:left="1660" w:right="786"/>
        <w:jc w:val="both"/>
        <w:rPr>
          <w:rFonts w:ascii="Arial" w:hAnsi="Arial" w:cs="Arial"/>
        </w:rPr>
      </w:pPr>
      <w:r w:rsidRPr="008629E9">
        <w:rPr>
          <w:rFonts w:ascii="Arial" w:hAnsi="Arial" w:cs="Arial"/>
          <w:lang w:val="vi-VN"/>
        </w:rPr>
        <w:t>Lưu ý rằng việc di chuyển các bảng theo dõi kiểm tra cơ sở dữ liệu đến một vùng bảng khác có thể mất một thời gian dài, tùy thuộc vào lượng dữ liệu kiểm toán trong các bảng kiểm tra, vì vậy bạn có thể thực hiện điều này trong một thời gian khi hoạt động của cơ sở dữ liệu chậm</w:t>
      </w:r>
      <w:r w:rsidRPr="008629E9">
        <w:rPr>
          <w:rFonts w:ascii="Arial" w:hAnsi="Arial" w:cs="Arial"/>
          <w:spacing w:val="-4"/>
        </w:rPr>
        <w:t>.</w:t>
      </w:r>
    </w:p>
    <w:p w14:paraId="5FEF1646" w14:textId="77777777" w:rsidR="009B29A7" w:rsidRPr="008629E9" w:rsidRDefault="009B29A7" w:rsidP="009B29A7">
      <w:pPr>
        <w:pStyle w:val="BodyText"/>
        <w:spacing w:before="111"/>
        <w:ind w:left="1660"/>
        <w:rPr>
          <w:rFonts w:ascii="Arial" w:hAnsi="Arial" w:cs="Arial"/>
        </w:rPr>
      </w:pPr>
      <w:r w:rsidRPr="008629E9">
        <w:rPr>
          <w:rFonts w:ascii="Arial" w:hAnsi="Arial" w:cs="Arial"/>
          <w:lang w:val="vi-VN"/>
        </w:rPr>
        <w:t>Để di chuyển đường dẫn kiểm tra cơ sở dữ liệu từ SYSTEM sang một vùng bảng khác</w:t>
      </w:r>
      <w:r w:rsidRPr="008629E9">
        <w:rPr>
          <w:rFonts w:ascii="Arial" w:hAnsi="Arial" w:cs="Arial"/>
        </w:rPr>
        <w:t>:</w:t>
      </w:r>
    </w:p>
    <w:p w14:paraId="72365F02" w14:textId="77777777" w:rsidR="009B29A7" w:rsidRPr="001058B5" w:rsidRDefault="009B29A7" w:rsidP="009B29A7">
      <w:pPr>
        <w:pStyle w:val="ListParagraph"/>
        <w:numPr>
          <w:ilvl w:val="0"/>
          <w:numId w:val="36"/>
        </w:numPr>
        <w:tabs>
          <w:tab w:val="left" w:pos="2020"/>
        </w:tabs>
        <w:spacing w:before="108" w:line="246" w:lineRule="exact"/>
        <w:rPr>
          <w:rFonts w:ascii="Arial" w:hAnsi="Arial" w:cs="Arial"/>
        </w:rPr>
      </w:pPr>
      <w:r w:rsidRPr="008629E9">
        <w:rPr>
          <w:rFonts w:ascii="Arial" w:hAnsi="Arial" w:cs="Arial"/>
          <w:sz w:val="20"/>
        </w:rPr>
        <w:t>Đ</w:t>
      </w:r>
      <w:r w:rsidRPr="008629E9">
        <w:rPr>
          <w:rFonts w:ascii="Arial" w:hAnsi="Arial" w:cs="Arial"/>
          <w:sz w:val="20"/>
          <w:lang w:val="vi-VN"/>
        </w:rPr>
        <w:t>ăng nhập vào SQL * Plus với tư cách quản trị viên có đặc quyền EXECUTE trên</w:t>
      </w:r>
      <w:r w:rsidRPr="008629E9">
        <w:rPr>
          <w:rFonts w:ascii="Arial" w:hAnsi="Arial" w:cs="Arial"/>
          <w:sz w:val="20"/>
          <w:lang w:val="vi-VN"/>
        </w:rPr>
        <w:br/>
        <w:t>Gói PLMS / DBMS_AUDIT_MGMT</w:t>
      </w:r>
      <w:r w:rsidRPr="001058B5">
        <w:rPr>
          <w:rFonts w:ascii="Arial" w:hAnsi="Arial" w:cs="Arial"/>
        </w:rPr>
        <w:t>.</w:t>
      </w:r>
    </w:p>
    <w:p w14:paraId="2AE7B8ED" w14:textId="77777777" w:rsidR="009B29A7" w:rsidRPr="001058B5" w:rsidRDefault="009B29A7" w:rsidP="009B29A7">
      <w:pPr>
        <w:spacing w:before="118" w:line="228" w:lineRule="auto"/>
        <w:ind w:left="2020" w:right="1127" w:hanging="1"/>
        <w:rPr>
          <w:rFonts w:ascii="Arial" w:hAnsi="Arial" w:cs="Arial"/>
          <w:sz w:val="20"/>
        </w:rPr>
      </w:pPr>
      <w:r w:rsidRPr="008629E9">
        <w:rPr>
          <w:rFonts w:ascii="Arial" w:hAnsi="Arial" w:cs="Arial"/>
          <w:sz w:val="20"/>
          <w:lang w:val="vi-VN"/>
        </w:rPr>
        <w:t>Để biết thêm thông tin về gói DBMS_AUDIT_MGMT PL / SQL</w:t>
      </w:r>
      <w:r w:rsidRPr="001058B5">
        <w:rPr>
          <w:rFonts w:ascii="Arial" w:hAnsi="Arial" w:cs="Arial"/>
          <w:sz w:val="20"/>
        </w:rPr>
        <w:t>,</w:t>
      </w:r>
      <w:r w:rsidRPr="001058B5">
        <w:rPr>
          <w:rFonts w:ascii="Arial" w:hAnsi="Arial" w:cs="Arial"/>
          <w:spacing w:val="-30"/>
          <w:sz w:val="20"/>
        </w:rPr>
        <w:t xml:space="preserve"> </w:t>
      </w:r>
      <w:r>
        <w:rPr>
          <w:rFonts w:ascii="Arial" w:hAnsi="Arial" w:cs="Arial"/>
          <w:sz w:val="20"/>
        </w:rPr>
        <w:t xml:space="preserve">xem thêm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16AE36D7" w14:textId="77777777" w:rsidR="009B29A7" w:rsidRPr="008629E9" w:rsidRDefault="009B29A7" w:rsidP="009B29A7">
      <w:pPr>
        <w:pStyle w:val="ListParagraph"/>
        <w:numPr>
          <w:ilvl w:val="0"/>
          <w:numId w:val="36"/>
        </w:numPr>
        <w:tabs>
          <w:tab w:val="left" w:pos="2020"/>
        </w:tabs>
        <w:spacing w:before="114"/>
        <w:rPr>
          <w:rFonts w:ascii="Arial" w:hAnsi="Arial" w:cs="Arial"/>
          <w:sz w:val="20"/>
          <w:szCs w:val="20"/>
        </w:rPr>
      </w:pPr>
      <w:r w:rsidRPr="008629E9">
        <w:rPr>
          <w:rFonts w:ascii="Arial" w:hAnsi="Arial" w:cs="Arial"/>
          <w:sz w:val="20"/>
          <w:szCs w:val="20"/>
          <w:lang w:val="vi-VN"/>
        </w:rPr>
        <w:t>Kiểm tra không gian bảng mà bạn muốn di chuyển các bảng theo dõi kiểm toán cơ sở dữ liệu</w:t>
      </w:r>
      <w:r w:rsidRPr="008629E9">
        <w:rPr>
          <w:rFonts w:ascii="Arial" w:hAnsi="Arial" w:cs="Arial"/>
          <w:sz w:val="20"/>
          <w:szCs w:val="20"/>
        </w:rPr>
        <w:t>.</w:t>
      </w:r>
    </w:p>
    <w:p w14:paraId="347A884F" w14:textId="77777777" w:rsidR="009B29A7" w:rsidRPr="001058B5" w:rsidRDefault="009B29A7" w:rsidP="009B29A7">
      <w:pPr>
        <w:spacing w:before="119" w:line="230" w:lineRule="auto"/>
        <w:ind w:left="2019" w:right="848"/>
        <w:rPr>
          <w:rFonts w:ascii="Arial" w:hAnsi="Arial" w:cs="Arial"/>
          <w:sz w:val="20"/>
        </w:rPr>
      </w:pPr>
      <w:r w:rsidRPr="00834171">
        <w:rPr>
          <w:rFonts w:ascii="Arial" w:hAnsi="Arial" w:cs="Arial"/>
          <w:sz w:val="20"/>
          <w:lang w:val="vi-VN"/>
        </w:rPr>
        <w:t>Bạn có thể cần tối ưu hóa và phân bổ nhiều không gian hơn cho không gian bảng này, bao gồm không gian bảng phụ trợ SYSAUX. Để biết thêm thông tin, hãy xem</w:t>
      </w:r>
      <w:r w:rsidRPr="00834171">
        <w:rPr>
          <w:rFonts w:ascii="Arial" w:hAnsi="Arial" w:cs="Arial"/>
          <w:i/>
          <w:sz w:val="18"/>
        </w:rPr>
        <w:t xml:space="preserve"> </w:t>
      </w:r>
      <w:r w:rsidRPr="001058B5">
        <w:rPr>
          <w:rFonts w:ascii="Arial" w:hAnsi="Arial" w:cs="Arial"/>
          <w:i/>
          <w:sz w:val="20"/>
        </w:rPr>
        <w:t>Oracle Database Performance Tuning Guide</w:t>
      </w:r>
      <w:r w:rsidRPr="001058B5">
        <w:rPr>
          <w:rFonts w:ascii="Arial" w:hAnsi="Arial" w:cs="Arial"/>
          <w:sz w:val="20"/>
        </w:rPr>
        <w:t>.</w:t>
      </w:r>
    </w:p>
    <w:p w14:paraId="5BCC0CFF" w14:textId="77777777" w:rsidR="009B29A7" w:rsidRPr="00834171" w:rsidRDefault="009B29A7" w:rsidP="009B29A7">
      <w:pPr>
        <w:pStyle w:val="ListParagraph"/>
        <w:numPr>
          <w:ilvl w:val="0"/>
          <w:numId w:val="36"/>
        </w:numPr>
        <w:tabs>
          <w:tab w:val="left" w:pos="2020"/>
        </w:tabs>
        <w:spacing w:before="123" w:line="228" w:lineRule="auto"/>
        <w:ind w:right="1211"/>
        <w:rPr>
          <w:rFonts w:ascii="Arial" w:hAnsi="Arial" w:cs="Arial"/>
          <w:sz w:val="20"/>
          <w:szCs w:val="20"/>
        </w:rPr>
      </w:pPr>
      <w:r w:rsidRPr="00834171">
        <w:rPr>
          <w:rFonts w:ascii="Arial" w:hAnsi="Arial" w:cs="Arial"/>
          <w:sz w:val="20"/>
          <w:szCs w:val="20"/>
          <w:lang w:val="vi-VN"/>
        </w:rPr>
        <w:t>Chạy thủ tục PLMS SQL DBMS_AUDIT_MGMT.SET_AUDIT_TRAIL_LOCATION để xác định tên của vùng bảng đích</w:t>
      </w:r>
      <w:r w:rsidRPr="00834171">
        <w:rPr>
          <w:rFonts w:ascii="Arial" w:hAnsi="Arial" w:cs="Arial"/>
          <w:sz w:val="20"/>
          <w:szCs w:val="20"/>
        </w:rPr>
        <w:t>.</w:t>
      </w:r>
    </w:p>
    <w:p w14:paraId="3E1B8BB9" w14:textId="77777777" w:rsidR="009B29A7" w:rsidRPr="001058B5" w:rsidRDefault="009B29A7" w:rsidP="009B29A7">
      <w:pPr>
        <w:pStyle w:val="BodyText"/>
        <w:spacing w:before="115"/>
        <w:ind w:left="2020"/>
        <w:rPr>
          <w:rFonts w:ascii="Arial" w:hAnsi="Arial" w:cs="Arial"/>
        </w:rPr>
      </w:pPr>
      <w:r w:rsidRPr="001058B5">
        <w:rPr>
          <w:rFonts w:ascii="Arial" w:hAnsi="Arial" w:cs="Arial"/>
        </w:rPr>
        <w:t>For example:</w:t>
      </w:r>
    </w:p>
    <w:p w14:paraId="41CC0010" w14:textId="77777777" w:rsidR="009B29A7" w:rsidRPr="001058B5" w:rsidRDefault="009B29A7" w:rsidP="009B29A7">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4A2B4712" w14:textId="77777777" w:rsidR="009B29A7" w:rsidRPr="001058B5" w:rsidRDefault="009B29A7" w:rsidP="009B29A7">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79524E89" w14:textId="77777777" w:rsidR="009B29A7" w:rsidRPr="001058B5" w:rsidRDefault="009B29A7" w:rsidP="009B29A7">
      <w:pPr>
        <w:ind w:left="2020"/>
        <w:rPr>
          <w:rFonts w:ascii="Arial" w:hAnsi="Arial" w:cs="Arial"/>
          <w:sz w:val="18"/>
        </w:rPr>
      </w:pPr>
      <w:r w:rsidRPr="001058B5">
        <w:rPr>
          <w:rFonts w:ascii="Arial" w:hAnsi="Arial" w:cs="Arial"/>
          <w:w w:val="95"/>
          <w:sz w:val="18"/>
        </w:rPr>
        <w:t>END;</w:t>
      </w:r>
    </w:p>
    <w:p w14:paraId="659BC52B" w14:textId="77777777" w:rsidR="009B29A7" w:rsidRPr="001058B5" w:rsidRDefault="009B29A7" w:rsidP="009B29A7">
      <w:pPr>
        <w:pStyle w:val="BodyText"/>
        <w:spacing w:before="2"/>
        <w:rPr>
          <w:rFonts w:ascii="Arial" w:hAnsi="Arial" w:cs="Arial"/>
          <w:sz w:val="18"/>
        </w:rPr>
      </w:pPr>
    </w:p>
    <w:p w14:paraId="23E7F5F0" w14:textId="77777777" w:rsidR="009B29A7" w:rsidRPr="001058B5" w:rsidRDefault="009B29A7" w:rsidP="009B29A7">
      <w:pPr>
        <w:pStyle w:val="BodyText"/>
        <w:ind w:left="2020"/>
        <w:rPr>
          <w:rFonts w:ascii="Arial" w:hAnsi="Arial" w:cs="Arial"/>
        </w:rPr>
      </w:pPr>
      <w:r w:rsidRPr="001058B5">
        <w:rPr>
          <w:rFonts w:ascii="Arial" w:hAnsi="Arial" w:cs="Arial"/>
        </w:rPr>
        <w:t>In this example:</w:t>
      </w:r>
    </w:p>
    <w:p w14:paraId="14D2C092" w14:textId="77777777" w:rsidR="009B29A7" w:rsidRPr="001058B5" w:rsidRDefault="009B29A7" w:rsidP="009B29A7">
      <w:pPr>
        <w:pStyle w:val="ListParagraph"/>
        <w:numPr>
          <w:ilvl w:val="1"/>
          <w:numId w:val="3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0E0762">
        <w:rPr>
          <w:rFonts w:ascii="Arial" w:hAnsi="Arial" w:cs="Arial"/>
          <w:sz w:val="20"/>
          <w:szCs w:val="20"/>
          <w:lang w:val="vi-VN"/>
        </w:rPr>
        <w:t>Đề cập đến loại đường dẫn kiểm tra cơ sở dữ liệu. Nhập một trong các giá trị sau</w:t>
      </w:r>
      <w:r w:rsidRPr="000E0762">
        <w:rPr>
          <w:rFonts w:ascii="Arial" w:hAnsi="Arial" w:cs="Arial"/>
          <w:sz w:val="20"/>
          <w:szCs w:val="20"/>
        </w:rPr>
        <w:t>:</w:t>
      </w:r>
    </w:p>
    <w:p w14:paraId="74326658" w14:textId="77777777" w:rsidR="009B29A7" w:rsidRPr="001058B5" w:rsidRDefault="009B29A7" w:rsidP="009B29A7">
      <w:pPr>
        <w:pStyle w:val="ListParagraph"/>
        <w:numPr>
          <w:ilvl w:val="2"/>
          <w:numId w:val="3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0E0762">
        <w:rPr>
          <w:rStyle w:val="shorttext"/>
          <w:rFonts w:ascii="Arial" w:hAnsi="Arial" w:cs="Arial"/>
          <w:sz w:val="20"/>
          <w:szCs w:val="20"/>
          <w:lang w:val="vi-VN"/>
        </w:rPr>
        <w:t>Bảng xếp hạng kiểm toán chuẩn</w:t>
      </w:r>
      <w:r w:rsidRPr="000E0762">
        <w:rPr>
          <w:rFonts w:ascii="Arial" w:hAnsi="Arial" w:cs="Arial"/>
          <w:sz w:val="20"/>
          <w:szCs w:val="20"/>
        </w:rPr>
        <w:t>,</w:t>
      </w:r>
      <w:r w:rsidRPr="001058B5">
        <w:rPr>
          <w:rFonts w:ascii="Arial" w:hAnsi="Arial" w:cs="Arial"/>
          <w:spacing w:val="-30"/>
          <w:sz w:val="20"/>
        </w:rPr>
        <w:t xml:space="preserve"> </w:t>
      </w:r>
      <w:r w:rsidRPr="001058B5">
        <w:rPr>
          <w:rFonts w:ascii="Arial" w:hAnsi="Arial" w:cs="Arial"/>
          <w:sz w:val="20"/>
        </w:rPr>
        <w:t>AUD$.</w:t>
      </w:r>
    </w:p>
    <w:p w14:paraId="4C8D3ED8" w14:textId="77777777" w:rsidR="009B29A7" w:rsidRPr="001058B5" w:rsidRDefault="009B29A7" w:rsidP="009B29A7">
      <w:pPr>
        <w:pStyle w:val="ListParagraph"/>
        <w:numPr>
          <w:ilvl w:val="2"/>
          <w:numId w:val="3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0E0762">
        <w:rPr>
          <w:rStyle w:val="shorttext"/>
          <w:rFonts w:ascii="Arial" w:hAnsi="Arial" w:cs="Arial"/>
          <w:sz w:val="20"/>
          <w:szCs w:val="20"/>
          <w:lang w:val="vi-VN"/>
        </w:rPr>
        <w:t>Bảng kiểm tra chi tiết hạt mịn</w:t>
      </w:r>
      <w:r w:rsidRPr="000E0762">
        <w:rPr>
          <w:rFonts w:ascii="Arial" w:hAnsi="Arial" w:cs="Arial"/>
          <w:sz w:val="20"/>
          <w:szCs w:val="20"/>
        </w:rPr>
        <w:t>,</w:t>
      </w:r>
    </w:p>
    <w:p w14:paraId="61B0CE7E" w14:textId="77777777" w:rsidR="009B29A7" w:rsidRPr="001058B5" w:rsidRDefault="009B29A7" w:rsidP="009B29A7">
      <w:pPr>
        <w:pStyle w:val="BodyText"/>
        <w:spacing w:line="246" w:lineRule="exact"/>
        <w:ind w:left="2740"/>
        <w:rPr>
          <w:rFonts w:ascii="Arial" w:hAnsi="Arial" w:cs="Arial"/>
        </w:rPr>
      </w:pPr>
      <w:r w:rsidRPr="001058B5">
        <w:rPr>
          <w:rFonts w:ascii="Arial" w:hAnsi="Arial" w:cs="Arial"/>
          <w:w w:val="95"/>
        </w:rPr>
        <w:t>FGA_LOG$.</w:t>
      </w:r>
    </w:p>
    <w:p w14:paraId="56EE9270" w14:textId="77777777" w:rsidR="009B29A7" w:rsidRPr="001058B5" w:rsidRDefault="009B29A7" w:rsidP="009B29A7">
      <w:pPr>
        <w:spacing w:line="246" w:lineRule="exact"/>
        <w:rPr>
          <w:rFonts w:ascii="Arial" w:hAnsi="Arial" w:cs="Arial"/>
        </w:rPr>
        <w:sectPr w:rsidR="009B29A7" w:rsidRPr="001058B5">
          <w:pgSz w:w="12240" w:h="15840"/>
          <w:pgMar w:top="840" w:right="1060" w:bottom="860" w:left="1100" w:header="549" w:footer="663" w:gutter="0"/>
          <w:cols w:space="720"/>
        </w:sectPr>
      </w:pPr>
    </w:p>
    <w:p w14:paraId="1974A449" w14:textId="77777777" w:rsidR="009B29A7" w:rsidRPr="001058B5" w:rsidRDefault="009B29A7" w:rsidP="009B29A7">
      <w:pPr>
        <w:pStyle w:val="BodyText"/>
        <w:spacing w:before="5"/>
        <w:rPr>
          <w:rFonts w:ascii="Arial" w:hAnsi="Arial" w:cs="Arial"/>
          <w:sz w:val="25"/>
        </w:rPr>
      </w:pPr>
    </w:p>
    <w:p w14:paraId="2ACF56F1" w14:textId="77777777" w:rsidR="009B29A7" w:rsidRPr="001058B5" w:rsidRDefault="009B29A7" w:rsidP="009B29A7">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w:t>
      </w:r>
      <w:r>
        <w:rPr>
          <w:rFonts w:ascii="Arial" w:hAnsi="Arial" w:cs="Arial"/>
          <w:w w:val="90"/>
        </w:rPr>
        <w:t>cả</w:t>
      </w:r>
      <w:r w:rsidRPr="001058B5">
        <w:rPr>
          <w:rFonts w:ascii="Arial" w:hAnsi="Arial" w:cs="Arial"/>
          <w:w w:val="90"/>
        </w:rPr>
        <w:t xml:space="preserve">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6F472DE5" w14:textId="77777777" w:rsidR="009B29A7" w:rsidRPr="001058B5" w:rsidRDefault="009B29A7" w:rsidP="009B29A7">
      <w:pPr>
        <w:pStyle w:val="ListParagraph"/>
        <w:numPr>
          <w:ilvl w:val="3"/>
          <w:numId w:val="3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0E0762">
        <w:rPr>
          <w:rFonts w:ascii="Arial" w:hAnsi="Arial" w:cs="Arial"/>
          <w:sz w:val="20"/>
          <w:lang w:val="vi-VN"/>
        </w:rPr>
        <w:t>Chỉ định vùng bảng đích. Ví dụ này chỉ định một vùng bảng có tên AUD_AUX</w:t>
      </w:r>
      <w:r w:rsidRPr="001058B5">
        <w:rPr>
          <w:rFonts w:ascii="Arial" w:hAnsi="Arial" w:cs="Arial"/>
          <w:sz w:val="20"/>
        </w:rPr>
        <w:t>.</w:t>
      </w:r>
    </w:p>
    <w:p w14:paraId="18B89BEF" w14:textId="77777777" w:rsidR="009B29A7" w:rsidRPr="001058B5" w:rsidRDefault="009B29A7" w:rsidP="009B29A7">
      <w:pPr>
        <w:pStyle w:val="BodyText"/>
        <w:spacing w:before="2"/>
        <w:rPr>
          <w:rFonts w:ascii="Arial" w:hAnsi="Arial" w:cs="Arial"/>
          <w:sz w:val="23"/>
        </w:rPr>
      </w:pPr>
    </w:p>
    <w:p w14:paraId="7D42EF78" w14:textId="77777777" w:rsidR="009B29A7" w:rsidRPr="001058B5" w:rsidRDefault="009B29A7" w:rsidP="009B29A7">
      <w:pPr>
        <w:pStyle w:val="Heading6"/>
      </w:pPr>
      <w:bookmarkStart w:id="1811" w:name="Auditing_the_Database_Audit_Trail"/>
      <w:bookmarkStart w:id="1812" w:name="_bookmark2018"/>
      <w:bookmarkStart w:id="1813" w:name="_bookmark2019"/>
      <w:bookmarkEnd w:id="1811"/>
      <w:bookmarkEnd w:id="1812"/>
      <w:bookmarkEnd w:id="1813"/>
      <w:r>
        <w:t>Kiểm tra</w:t>
      </w:r>
      <w:r w:rsidRPr="001058B5">
        <w:t xml:space="preserve"> Database Audit Trail</w:t>
      </w:r>
    </w:p>
    <w:p w14:paraId="0BE9D206" w14:textId="77777777" w:rsidR="009B29A7" w:rsidRPr="000E0762" w:rsidRDefault="009B29A7" w:rsidP="009B29A7">
      <w:pPr>
        <w:pStyle w:val="BodyText"/>
        <w:spacing w:before="56" w:line="230" w:lineRule="auto"/>
        <w:ind w:left="2259" w:right="292"/>
        <w:rPr>
          <w:rFonts w:ascii="Arial" w:hAnsi="Arial" w:cs="Arial"/>
        </w:rPr>
      </w:pPr>
      <w:r w:rsidRPr="000E0762">
        <w:rPr>
          <w:rFonts w:ascii="Arial" w:hAnsi="Arial" w:cs="Arial"/>
          <w:lang w:val="vi-VN"/>
        </w:rPr>
        <w:t>Đôi khi, ứng dụng phải cấp cho bảng SYS.AUD $ hệ thống quyền truy cập vào người dùng thông thường (người dùng không phải SYSDBA). Ví dụ: trình tạo báo cáo kiểm tra cần quyền truy cập vào bảng AUD $ để tạo báo cáo hàng ngày về các vi phạm có thể xảy ra. Ngoài ra, nhiều cài đặt có vai trò kiểm toán riêng biệt để đạt được sự phân tách nhiệm vụ</w:t>
      </w:r>
      <w:r w:rsidRPr="000E0762">
        <w:rPr>
          <w:rFonts w:ascii="Arial" w:hAnsi="Arial" w:cs="Arial"/>
          <w:spacing w:val="-5"/>
        </w:rPr>
        <w:t>.</w:t>
      </w:r>
    </w:p>
    <w:p w14:paraId="242AD45F" w14:textId="77777777" w:rsidR="009B29A7" w:rsidRPr="000E0762" w:rsidRDefault="009B29A7" w:rsidP="009B29A7">
      <w:pPr>
        <w:pStyle w:val="BodyText"/>
        <w:spacing w:before="120" w:line="228" w:lineRule="auto"/>
        <w:ind w:left="2259" w:right="185"/>
        <w:rPr>
          <w:rFonts w:ascii="Arial" w:hAnsi="Arial" w:cs="Arial"/>
        </w:rPr>
      </w:pPr>
      <w:r w:rsidRPr="000E0762">
        <w:rPr>
          <w:rFonts w:ascii="Arial" w:hAnsi="Arial" w:cs="Arial"/>
          <w:lang w:val="vi-VN"/>
        </w:rPr>
        <w:t>Trong trường hợp này, lưu ý rằng các câu lệnh DML như INSERT, UPDATE, MERGE và DELETE luôn được kiểm tra và ghi lại trong bảng SYS.AUD $. Bạn có thể kiểm tra các hoạt động này bằng cách truy vấn các khung nhìn DBA_AUDIT_TRAIL và DBA_COMMON_AUDIT_TRAIL</w:t>
      </w:r>
      <w:r w:rsidRPr="000E0762">
        <w:rPr>
          <w:rFonts w:ascii="Arial" w:hAnsi="Arial" w:cs="Arial"/>
        </w:rPr>
        <w:t>.</w:t>
      </w:r>
    </w:p>
    <w:p w14:paraId="1A221017" w14:textId="77777777" w:rsidR="009B29A7" w:rsidRPr="000E0762" w:rsidRDefault="009B29A7" w:rsidP="009B29A7">
      <w:pPr>
        <w:pStyle w:val="BodyText"/>
        <w:spacing w:before="121" w:line="228" w:lineRule="auto"/>
        <w:ind w:left="2260" w:right="222"/>
        <w:rPr>
          <w:rFonts w:ascii="Arial" w:hAnsi="Arial" w:cs="Arial"/>
        </w:rPr>
      </w:pPr>
      <w:r w:rsidRPr="000E0762">
        <w:rPr>
          <w:rFonts w:ascii="Arial" w:hAnsi="Arial" w:cs="Arial"/>
          <w:lang w:val="vi-VN"/>
        </w:rPr>
        <w:t>Nếu người dùng có các đặc quyền SELECT, UPDATE, INSERT và DELETE trên SYS.AUD $ và thực hiện một thao tác SELECT, thì đường dẫn kiểm toán sẽ có một bản ghi về hoạt động đó. Đó là, SYS.AUD $ sẽ có một hàng xác định hành động SELECT trên chính nó, ví dụ như hàng 1</w:t>
      </w:r>
      <w:r w:rsidRPr="000E0762">
        <w:rPr>
          <w:rFonts w:ascii="Arial" w:hAnsi="Arial" w:cs="Arial"/>
        </w:rPr>
        <w:t>.</w:t>
      </w:r>
    </w:p>
    <w:p w14:paraId="27CFF216" w14:textId="77777777" w:rsidR="009B29A7" w:rsidRPr="001058B5" w:rsidRDefault="009B29A7" w:rsidP="009B29A7">
      <w:pPr>
        <w:pStyle w:val="BodyText"/>
        <w:spacing w:before="119" w:line="230" w:lineRule="auto"/>
        <w:ind w:left="2259" w:right="295"/>
        <w:rPr>
          <w:rFonts w:ascii="Arial" w:hAnsi="Arial" w:cs="Arial"/>
        </w:rPr>
      </w:pPr>
      <w:r w:rsidRPr="000E0762">
        <w:rPr>
          <w:rFonts w:ascii="Arial" w:hAnsi="Arial" w:cs="Arial"/>
          <w:lang w:val="vi-VN"/>
        </w:rPr>
        <w:t>Nếu sau đó người dùng cố gắng xóa hàng này khỏi SYS.AUD $, thì thao tác DELETE thành công, bởi vì người dùng có đặc quyền thực hiện hành động này. Tuy nhiên, hành động DELETE này trên SYS.AUD $ cũng được ghi lại trong đường mòn kiểm toán. Thiết lập loại hành vi kiểm toán này làm tính năng an toàn, có khả năng tiết lộ các hành động bất thường hoặc trái phép</w:t>
      </w:r>
      <w:r w:rsidRPr="001058B5">
        <w:rPr>
          <w:rFonts w:ascii="Arial" w:hAnsi="Arial" w:cs="Arial"/>
        </w:rPr>
        <w:t>.</w:t>
      </w:r>
    </w:p>
    <w:p w14:paraId="6F870484" w14:textId="77777777" w:rsidR="009B29A7" w:rsidRPr="001058B5" w:rsidRDefault="008D1AB8" w:rsidP="009B29A7">
      <w:pPr>
        <w:pStyle w:val="BodyText"/>
        <w:spacing w:before="3"/>
        <w:rPr>
          <w:rFonts w:ascii="Arial" w:hAnsi="Arial" w:cs="Arial"/>
          <w:sz w:val="18"/>
        </w:rPr>
      </w:pPr>
      <w:r>
        <w:rPr>
          <w:rFonts w:ascii="Arial" w:hAnsi="Arial" w:cs="Arial"/>
        </w:rPr>
        <w:pict w14:anchorId="3AF9BA20">
          <v:group id="_x0000_s1722" style="position:absolute;margin-left:204pt;margin-top:13.35pt;width:312pt;height:2.5pt;z-index:502637296;mso-wrap-distance-left:0;mso-wrap-distance-right:0;mso-position-horizontal-relative:page" coordorigin="4080,267" coordsize="6240,50">
            <v:line id="_x0000_s1723" style="position:absolute" from="4080,270" to="10320,270" strokeweight=".24pt"/>
            <v:line id="_x0000_s1724" style="position:absolute" from="4080,314" to="10320,314" strokeweight=".24pt"/>
            <w10:wrap type="topAndBottom" anchorx="page"/>
          </v:group>
        </w:pict>
      </w:r>
    </w:p>
    <w:p w14:paraId="29C52395" w14:textId="77777777" w:rsidR="009B29A7" w:rsidRPr="001058B5" w:rsidRDefault="009B29A7" w:rsidP="009B29A7">
      <w:pPr>
        <w:pStyle w:val="BodyText"/>
        <w:spacing w:before="30" w:after="107" w:line="228" w:lineRule="auto"/>
        <w:ind w:left="2980" w:right="816"/>
        <w:rPr>
          <w:rFonts w:ascii="Arial" w:hAnsi="Arial" w:cs="Arial"/>
        </w:rPr>
      </w:pPr>
      <w:r>
        <w:rPr>
          <w:rFonts w:ascii="Arial" w:hAnsi="Arial" w:cs="Arial"/>
          <w:b/>
          <w:w w:val="95"/>
          <w:sz w:val="19"/>
        </w:rPr>
        <w:t xml:space="preserve">Chú ý: </w:t>
      </w:r>
      <w:r w:rsidRPr="00661593">
        <w:rPr>
          <w:rFonts w:ascii="Arial" w:hAnsi="Arial" w:cs="Arial"/>
          <w:lang w:val="vi-VN"/>
        </w:rPr>
        <w:t>Các thao tác DELETE, INSERT, UPDATE và MERGE trên các bảng SYS.AUD $ và SYS.FGA_LOG $ luôn được kiểm tra. Các hồ sơ kiểm toán này không được phép xóa</w:t>
      </w:r>
    </w:p>
    <w:p w14:paraId="0AF2C6B3" w14:textId="77777777" w:rsidR="009B29A7" w:rsidRPr="001058B5" w:rsidRDefault="008D1AB8" w:rsidP="009B29A7">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A94629F">
          <v:group id="_x0000_s1700" style="width:312pt;height:2.55pt;mso-position-horizontal-relative:char;mso-position-vertical-relative:line" coordsize="6240,51">
            <v:line id="_x0000_s1701" style="position:absolute" from="0,2" to="6240,2" strokeweight=".24pt"/>
            <v:line id="_x0000_s1702" style="position:absolute" from="0,48" to="6240,48" strokeweight=".24pt"/>
            <w10:anchorlock/>
          </v:group>
        </w:pict>
      </w:r>
    </w:p>
    <w:p w14:paraId="1EBD8404" w14:textId="77777777" w:rsidR="009B29A7" w:rsidRPr="001058B5" w:rsidRDefault="009B29A7" w:rsidP="009B29A7">
      <w:pPr>
        <w:pStyle w:val="BodyText"/>
        <w:spacing w:before="5"/>
        <w:rPr>
          <w:rFonts w:ascii="Arial" w:hAnsi="Arial" w:cs="Arial"/>
          <w:sz w:val="23"/>
        </w:rPr>
      </w:pPr>
    </w:p>
    <w:p w14:paraId="677E4FC3" w14:textId="77777777" w:rsidR="009B29A7" w:rsidRPr="001058B5" w:rsidRDefault="009B29A7" w:rsidP="009B29A7">
      <w:pPr>
        <w:pStyle w:val="BodyText"/>
        <w:ind w:left="29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288" w:history="1">
        <w:r w:rsidRPr="001058B5">
          <w:rPr>
            <w:rFonts w:ascii="Arial" w:hAnsi="Arial" w:cs="Arial"/>
            <w:color w:val="0000CC"/>
          </w:rPr>
          <w:t xml:space="preserve">"Auditing Sensitive Information" </w:t>
        </w:r>
        <w:r>
          <w:rPr>
            <w:rFonts w:ascii="Arial" w:hAnsi="Arial" w:cs="Arial"/>
          </w:rPr>
          <w:t>trang</w:t>
        </w:r>
        <w:r w:rsidRPr="001058B5">
          <w:rPr>
            <w:rFonts w:ascii="Arial" w:hAnsi="Arial" w:cs="Arial"/>
          </w:rPr>
          <w:t xml:space="preserve"> 10-18</w:t>
        </w:r>
      </w:hyperlink>
    </w:p>
    <w:p w14:paraId="73C6E286" w14:textId="77777777" w:rsidR="009B29A7" w:rsidRPr="001058B5" w:rsidRDefault="009B29A7" w:rsidP="009B29A7">
      <w:pPr>
        <w:pStyle w:val="BodyText"/>
        <w:spacing w:before="1"/>
        <w:rPr>
          <w:rFonts w:ascii="Arial" w:hAnsi="Arial" w:cs="Arial"/>
        </w:rPr>
      </w:pPr>
    </w:p>
    <w:p w14:paraId="2FED2418" w14:textId="77777777" w:rsidR="009B29A7" w:rsidRPr="001058B5" w:rsidRDefault="009B29A7" w:rsidP="009B29A7">
      <w:pPr>
        <w:pStyle w:val="Heading6"/>
        <w:spacing w:before="1"/>
      </w:pPr>
      <w:bookmarkStart w:id="1814" w:name="Archiving_the_Database_Audit_Trail"/>
      <w:bookmarkStart w:id="1815" w:name="_bookmark2021"/>
      <w:bookmarkStart w:id="1816" w:name="_bookmark2022"/>
      <w:bookmarkEnd w:id="1814"/>
      <w:bookmarkEnd w:id="1815"/>
      <w:bookmarkEnd w:id="1816"/>
      <w:r>
        <w:t xml:space="preserve">Lưu trữ </w:t>
      </w:r>
      <w:r w:rsidRPr="001058B5">
        <w:t xml:space="preserve">Database </w:t>
      </w:r>
      <w:bookmarkStart w:id="1817" w:name="_bookmark2023"/>
      <w:bookmarkEnd w:id="1817"/>
      <w:r w:rsidRPr="001058B5">
        <w:t>Audit Trail</w:t>
      </w:r>
    </w:p>
    <w:p w14:paraId="378E7879" w14:textId="77777777" w:rsidR="009B29A7" w:rsidRPr="001058B5" w:rsidRDefault="009B29A7" w:rsidP="009B29A7">
      <w:pPr>
        <w:pStyle w:val="BodyText"/>
        <w:spacing w:before="55" w:line="232" w:lineRule="auto"/>
        <w:ind w:left="2260" w:right="160"/>
        <w:rPr>
          <w:rFonts w:ascii="Arial" w:hAnsi="Arial" w:cs="Arial"/>
        </w:rPr>
      </w:pPr>
      <w:r w:rsidRPr="00661593">
        <w:rPr>
          <w:rFonts w:ascii="Arial" w:hAnsi="Arial" w:cs="Arial"/>
          <w:lang w:val="vi-VN"/>
        </w:rPr>
        <w:t>Bạn nên định kỳ lưu trữ và sau đó tẩy sạch đường mòn kiểm tra để ngăn chặn nó phát triển quá lớn. Lưu trữ và thanh lọc cả hai giải phóng không gian đường mòn kiểm toán và tạo điều kiện cho việc thanh lọc đường mòn kiểm toán cơ sở dữ liệu</w:t>
      </w:r>
      <w:r>
        <w:rPr>
          <w:lang w:val="vi-VN"/>
        </w:rPr>
        <w:t>.</w:t>
      </w:r>
      <w:r>
        <w:t xml:space="preserve"> </w:t>
      </w:r>
      <w:r>
        <w:rPr>
          <w:rFonts w:ascii="Arial" w:hAnsi="Arial" w:cs="Arial"/>
        </w:rPr>
        <w:t xml:space="preserve">Xem thêm </w:t>
      </w:r>
      <w:hyperlink w:anchor="_bookmark2043" w:history="1">
        <w:r>
          <w:rPr>
            <w:rFonts w:ascii="Arial" w:hAnsi="Arial" w:cs="Arial"/>
            <w:color w:val="0000CC"/>
          </w:rPr>
          <w:t xml:space="preserve">"Purging Audit Trail Records” trang </w:t>
        </w:r>
        <w:r w:rsidRPr="001058B5">
          <w:rPr>
            <w:rFonts w:ascii="Arial" w:hAnsi="Arial" w:cs="Arial"/>
          </w:rPr>
          <w:t>9-65</w:t>
        </w:r>
      </w:hyperlink>
      <w:r w:rsidRPr="001058B5">
        <w:rPr>
          <w:rFonts w:ascii="Arial" w:hAnsi="Arial" w:cs="Arial"/>
        </w:rPr>
        <w:t xml:space="preserve"> </w:t>
      </w:r>
      <w:r>
        <w:rPr>
          <w:rFonts w:ascii="Arial" w:hAnsi="Arial" w:cs="Arial"/>
        </w:rPr>
        <w:t>để biết thêm nhiều cách thanh lọc</w:t>
      </w:r>
      <w:r w:rsidRPr="001058B5">
        <w:rPr>
          <w:rFonts w:ascii="Arial" w:hAnsi="Arial" w:cs="Arial"/>
        </w:rPr>
        <w:t xml:space="preserve"> audit trail records.</w:t>
      </w:r>
    </w:p>
    <w:p w14:paraId="6FB085EF" w14:textId="77777777" w:rsidR="009B29A7" w:rsidRPr="001058B5" w:rsidRDefault="009B29A7" w:rsidP="009B29A7">
      <w:pPr>
        <w:pStyle w:val="BodyText"/>
        <w:spacing w:before="116" w:line="232" w:lineRule="auto"/>
        <w:ind w:left="2259"/>
        <w:rPr>
          <w:rFonts w:ascii="Arial" w:hAnsi="Arial" w:cs="Arial"/>
        </w:rPr>
      </w:pPr>
      <w:r w:rsidRPr="00661593">
        <w:rPr>
          <w:rFonts w:ascii="Arial" w:hAnsi="Arial" w:cs="Arial"/>
          <w:lang w:val="vi-VN"/>
        </w:rPr>
        <w:t>Bạn có thể tạo bản lưu trữ của đường dẫn kiểm tra cơ sở dữ liệu bằng cách sử dụng một trong các phương pháp sau</w:t>
      </w:r>
      <w:r w:rsidRPr="001058B5">
        <w:rPr>
          <w:rFonts w:ascii="Arial" w:hAnsi="Arial" w:cs="Arial"/>
        </w:rPr>
        <w:t>:</w:t>
      </w:r>
    </w:p>
    <w:p w14:paraId="620F02B4" w14:textId="77777777" w:rsidR="009B29A7" w:rsidRPr="001058B5" w:rsidRDefault="009B29A7" w:rsidP="009B29A7">
      <w:pPr>
        <w:pStyle w:val="ListParagraph"/>
        <w:numPr>
          <w:ilvl w:val="0"/>
          <w:numId w:val="3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Vault</w:t>
      </w:r>
      <w:r w:rsidRPr="00661593">
        <w:rPr>
          <w:rFonts w:ascii="Arial" w:hAnsi="Arial" w:cs="Arial"/>
          <w:b/>
          <w:spacing w:val="-4"/>
          <w:sz w:val="20"/>
          <w:szCs w:val="20"/>
        </w:rPr>
        <w:t xml:space="preserve">. </w:t>
      </w:r>
      <w:r w:rsidRPr="00661593">
        <w:rPr>
          <w:rFonts w:ascii="Arial" w:hAnsi="Arial" w:cs="Arial"/>
          <w:sz w:val="20"/>
          <w:szCs w:val="20"/>
          <w:lang w:val="vi-VN"/>
        </w:rPr>
        <w:t>Bạn cài đặt Oracle Audit Vault riêng biệt với Oracle Database. Để biết thêm thông tin</w:t>
      </w:r>
      <w:r w:rsidRPr="00661593">
        <w:rPr>
          <w:rFonts w:ascii="Arial" w:hAnsi="Arial" w:cs="Arial"/>
          <w:sz w:val="20"/>
          <w:szCs w:val="20"/>
        </w:rPr>
        <w:t>,</w:t>
      </w:r>
      <w:r w:rsidRPr="001058B5">
        <w:rPr>
          <w:rFonts w:ascii="Arial" w:hAnsi="Arial" w:cs="Arial"/>
          <w:sz w:val="20"/>
        </w:rPr>
        <w:t xml:space="preserve"> </w:t>
      </w: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4E7AE58" w14:textId="77777777" w:rsidR="009B29A7" w:rsidRPr="001058B5" w:rsidRDefault="009B29A7" w:rsidP="009B29A7">
      <w:pPr>
        <w:pStyle w:val="ListParagraph"/>
        <w:numPr>
          <w:ilvl w:val="0"/>
          <w:numId w:val="3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661593">
        <w:rPr>
          <w:rFonts w:ascii="Arial" w:hAnsi="Arial" w:cs="Arial"/>
          <w:sz w:val="20"/>
          <w:lang w:val="vi-VN"/>
        </w:rPr>
        <w:t>Oracle Data Warehouse được cài đặt tự động với Oracle Database. Để biết thêm thông tin, hãy xem</w:t>
      </w:r>
      <w:r w:rsidRPr="00661593">
        <w:rPr>
          <w:rFonts w:ascii="Arial" w:hAnsi="Arial" w:cs="Arial"/>
          <w:sz w:val="18"/>
        </w:rPr>
        <w:t xml:space="preserv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771868F1" w14:textId="77777777" w:rsidR="009B29A7" w:rsidRPr="001058B5" w:rsidRDefault="009B29A7" w:rsidP="009B29A7">
      <w:pPr>
        <w:pStyle w:val="BodyText"/>
        <w:spacing w:before="117" w:line="232" w:lineRule="auto"/>
        <w:ind w:left="2260"/>
        <w:rPr>
          <w:rFonts w:ascii="Arial" w:hAnsi="Arial" w:cs="Arial"/>
        </w:rPr>
      </w:pPr>
      <w:r w:rsidRPr="009D09D7">
        <w:rPr>
          <w:rFonts w:ascii="Arial" w:hAnsi="Arial" w:cs="Arial"/>
          <w:lang w:val="vi-VN"/>
        </w:rPr>
        <w:t>Sau khi bạn hoàn tất lưu trữ, bạn có thể lọc nội dung kiểm tra cơ sở dữ liệu. Xem</w:t>
      </w:r>
      <w:r w:rsidRPr="009D09D7">
        <w:rPr>
          <w:rFonts w:ascii="Arial" w:hAnsi="Arial" w:cs="Arial"/>
          <w:color w:val="0000CC"/>
        </w:rPr>
        <w:t xml:space="preserve"> </w:t>
      </w:r>
      <w:hyperlink w:anchor="_bookmark2043" w:history="1">
        <w:r w:rsidRPr="001058B5">
          <w:rPr>
            <w:rFonts w:ascii="Arial" w:hAnsi="Arial" w:cs="Arial"/>
            <w:color w:val="0000CC"/>
          </w:rPr>
          <w:t xml:space="preserve">"Purging </w:t>
        </w:r>
        <w:bookmarkStart w:id="1818" w:name="_bookmark2028"/>
        <w:bookmarkEnd w:id="1818"/>
        <w:r>
          <w:rPr>
            <w:rFonts w:ascii="Arial" w:hAnsi="Arial" w:cs="Arial"/>
            <w:color w:val="0000CC"/>
          </w:rPr>
          <w:t xml:space="preserve">Audit Trail Records"trang </w:t>
        </w:r>
        <w:r w:rsidRPr="001058B5">
          <w:rPr>
            <w:rFonts w:ascii="Arial" w:hAnsi="Arial" w:cs="Arial"/>
          </w:rPr>
          <w:t xml:space="preserve">9-65 </w:t>
        </w:r>
      </w:hyperlink>
      <w:r>
        <w:rPr>
          <w:rFonts w:ascii="Arial" w:hAnsi="Arial" w:cs="Arial"/>
        </w:rPr>
        <w:t>để biết thêm thông tin</w:t>
      </w:r>
      <w:r w:rsidRPr="001058B5">
        <w:rPr>
          <w:rFonts w:ascii="Arial" w:hAnsi="Arial" w:cs="Arial"/>
        </w:rPr>
        <w:t>.</w:t>
      </w:r>
    </w:p>
    <w:p w14:paraId="7E7ED2DE" w14:textId="77777777" w:rsidR="009B29A7" w:rsidRPr="001058B5" w:rsidRDefault="009B29A7" w:rsidP="009B29A7">
      <w:pPr>
        <w:pStyle w:val="BodyText"/>
        <w:spacing w:before="118" w:line="232" w:lineRule="auto"/>
        <w:ind w:left="2260" w:right="192"/>
        <w:rPr>
          <w:rFonts w:ascii="Arial" w:hAnsi="Arial" w:cs="Arial"/>
        </w:rPr>
      </w:pPr>
      <w:r w:rsidRPr="009D09D7">
        <w:rPr>
          <w:rFonts w:ascii="Arial" w:hAnsi="Arial" w:cs="Arial"/>
          <w:lang w:val="vi-VN"/>
        </w:rPr>
        <w:t>Để lưu trữ các bản ghi kiểm toán tiêu chuẩn và chi tiết, bạn có thể sao chép các bản ghi có liên quan vào một bảng cơ sở dữ liệu bình thường. Ví dụ</w:t>
      </w:r>
      <w:r w:rsidRPr="001058B5">
        <w:rPr>
          <w:rFonts w:ascii="Arial" w:hAnsi="Arial" w:cs="Arial"/>
        </w:rPr>
        <w:t>:</w:t>
      </w:r>
    </w:p>
    <w:p w14:paraId="626C8F73" w14:textId="77777777" w:rsidR="009B29A7" w:rsidRPr="001058B5" w:rsidRDefault="009B29A7" w:rsidP="009B29A7">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79C811E7" w14:textId="77777777" w:rsidR="009B29A7" w:rsidRPr="001058B5" w:rsidRDefault="009B29A7" w:rsidP="009B29A7">
      <w:pPr>
        <w:spacing w:line="259" w:lineRule="auto"/>
        <w:rPr>
          <w:rFonts w:ascii="Arial" w:hAnsi="Arial" w:cs="Arial"/>
          <w:sz w:val="18"/>
        </w:rPr>
        <w:sectPr w:rsidR="009B29A7" w:rsidRPr="001058B5">
          <w:footerReference w:type="even" r:id="rId225"/>
          <w:footerReference w:type="default" r:id="rId226"/>
          <w:pgSz w:w="12240" w:h="15840"/>
          <w:pgMar w:top="840" w:right="1060" w:bottom="860" w:left="1100" w:header="549" w:footer="663" w:gutter="0"/>
          <w:pgNumType w:start="61"/>
          <w:cols w:space="720"/>
        </w:sectPr>
      </w:pPr>
    </w:p>
    <w:p w14:paraId="0B63D70A" w14:textId="77777777" w:rsidR="009B29A7" w:rsidRPr="001058B5" w:rsidRDefault="009B29A7" w:rsidP="009B29A7">
      <w:pPr>
        <w:pStyle w:val="BodyText"/>
        <w:rPr>
          <w:rFonts w:ascii="Arial" w:hAnsi="Arial" w:cs="Arial"/>
        </w:rPr>
      </w:pPr>
    </w:p>
    <w:p w14:paraId="103D4186" w14:textId="77777777" w:rsidR="009B29A7" w:rsidRPr="001058B5" w:rsidRDefault="009B29A7" w:rsidP="009B29A7">
      <w:pPr>
        <w:pStyle w:val="BodyText"/>
        <w:spacing w:before="3"/>
        <w:rPr>
          <w:rFonts w:ascii="Arial" w:hAnsi="Arial" w:cs="Arial"/>
          <w:sz w:val="21"/>
        </w:rPr>
      </w:pPr>
    </w:p>
    <w:p w14:paraId="19076F93" w14:textId="77777777" w:rsidR="009B29A7" w:rsidRPr="001058B5" w:rsidRDefault="009B29A7" w:rsidP="009B29A7">
      <w:pPr>
        <w:pStyle w:val="BodyText"/>
        <w:spacing w:line="232" w:lineRule="auto"/>
        <w:ind w:left="2379" w:right="1745"/>
        <w:rPr>
          <w:rFonts w:ascii="Arial" w:hAnsi="Arial" w:cs="Arial"/>
        </w:rPr>
      </w:pPr>
      <w:r>
        <w:rPr>
          <w:rFonts w:ascii="Arial" w:hAnsi="Arial" w:cs="Arial"/>
          <w:b/>
          <w:sz w:val="19"/>
        </w:rPr>
        <w:t>Xem thêm</w:t>
      </w:r>
      <w:r w:rsidRPr="001058B5">
        <w:rPr>
          <w:rFonts w:ascii="Arial" w:hAnsi="Arial" w:cs="Arial"/>
          <w:b/>
          <w:sz w:val="19"/>
        </w:rPr>
        <w:t xml:space="preserve">: </w:t>
      </w:r>
      <w:r w:rsidRPr="009D09D7">
        <w:rPr>
          <w:rFonts w:ascii="Arial" w:hAnsi="Arial" w:cs="Arial"/>
          <w:lang w:val="vi-VN"/>
        </w:rPr>
        <w:t>Các phần sau đây để biết thông tin về các cách dọn dẹp đường dẫn kiểm toán cơ sở dữ liệu khác nhau</w:t>
      </w:r>
    </w:p>
    <w:p w14:paraId="4D500F3A" w14:textId="77777777" w:rsidR="009B29A7" w:rsidRPr="001058B5" w:rsidRDefault="008D1AB8" w:rsidP="009B29A7">
      <w:pPr>
        <w:pStyle w:val="ListParagraph"/>
        <w:numPr>
          <w:ilvl w:val="1"/>
          <w:numId w:val="35"/>
        </w:numPr>
        <w:tabs>
          <w:tab w:val="left" w:pos="2740"/>
        </w:tabs>
        <w:spacing w:before="118" w:line="232" w:lineRule="auto"/>
        <w:ind w:right="2103"/>
        <w:rPr>
          <w:rFonts w:ascii="Arial" w:hAnsi="Arial" w:cs="Arial"/>
          <w:sz w:val="20"/>
        </w:rPr>
      </w:pPr>
      <w:hyperlink w:anchor="_bookmark2051" w:history="1">
        <w:r w:rsidR="009B29A7" w:rsidRPr="001058B5">
          <w:rPr>
            <w:rFonts w:ascii="Arial" w:hAnsi="Arial" w:cs="Arial"/>
            <w:color w:val="0000CC"/>
            <w:sz w:val="20"/>
          </w:rPr>
          <w:t xml:space="preserve">"Scheduling an Automatic Purge Job for the Audit </w:t>
        </w:r>
        <w:r w:rsidR="009B29A7" w:rsidRPr="001058B5">
          <w:rPr>
            <w:rFonts w:ascii="Arial" w:hAnsi="Arial" w:cs="Arial"/>
            <w:color w:val="0000CC"/>
            <w:spacing w:val="-3"/>
            <w:sz w:val="20"/>
          </w:rPr>
          <w:t>Trail"</w:t>
        </w:r>
        <w:r w:rsidR="009B29A7" w:rsidRPr="001058B5">
          <w:rPr>
            <w:rFonts w:ascii="Arial" w:hAnsi="Arial" w:cs="Arial"/>
            <w:color w:val="0000CC"/>
            <w:spacing w:val="-25"/>
            <w:sz w:val="20"/>
          </w:rPr>
          <w:t xml:space="preserve"> </w:t>
        </w:r>
        <w:r w:rsidR="009B29A7" w:rsidRPr="001058B5">
          <w:rPr>
            <w:rFonts w:ascii="Arial" w:hAnsi="Arial" w:cs="Arial"/>
            <w:sz w:val="20"/>
          </w:rPr>
          <w:t>on</w:t>
        </w:r>
      </w:hyperlink>
      <w:hyperlink w:anchor="_bookmark2051"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9-67</w:t>
        </w:r>
      </w:hyperlink>
    </w:p>
    <w:p w14:paraId="13650016" w14:textId="77777777" w:rsidR="009B29A7" w:rsidRPr="001058B5" w:rsidRDefault="008D1AB8" w:rsidP="009B29A7">
      <w:pPr>
        <w:pStyle w:val="ListParagraph"/>
        <w:numPr>
          <w:ilvl w:val="1"/>
          <w:numId w:val="35"/>
        </w:numPr>
        <w:tabs>
          <w:tab w:val="left" w:pos="2740"/>
        </w:tabs>
        <w:spacing w:before="112"/>
        <w:rPr>
          <w:rFonts w:ascii="Arial" w:hAnsi="Arial" w:cs="Arial"/>
          <w:sz w:val="20"/>
        </w:rPr>
      </w:pPr>
      <w:hyperlink w:anchor="_bookmark2069" w:history="1">
        <w:r w:rsidR="009B29A7" w:rsidRPr="001058B5">
          <w:rPr>
            <w:rFonts w:ascii="Arial" w:hAnsi="Arial" w:cs="Arial"/>
            <w:color w:val="0000CC"/>
            <w:sz w:val="20"/>
          </w:rPr>
          <w:t xml:space="preserve">"Manually Purging the Audit </w:t>
        </w:r>
        <w:r w:rsidR="009B29A7" w:rsidRPr="001058B5">
          <w:rPr>
            <w:rFonts w:ascii="Arial" w:hAnsi="Arial" w:cs="Arial"/>
            <w:color w:val="0000CC"/>
            <w:spacing w:val="-4"/>
            <w:sz w:val="20"/>
          </w:rPr>
          <w:t xml:space="preserve">Trail" </w:t>
        </w:r>
        <w:r w:rsidR="009B29A7" w:rsidRPr="001058B5">
          <w:rPr>
            <w:rFonts w:ascii="Arial" w:hAnsi="Arial" w:cs="Arial"/>
            <w:sz w:val="20"/>
          </w:rPr>
          <w:t>on page</w:t>
        </w:r>
        <w:r w:rsidR="009B29A7" w:rsidRPr="001058B5">
          <w:rPr>
            <w:rFonts w:ascii="Arial" w:hAnsi="Arial" w:cs="Arial"/>
            <w:spacing w:val="-2"/>
            <w:sz w:val="20"/>
          </w:rPr>
          <w:t xml:space="preserve"> </w:t>
        </w:r>
        <w:r w:rsidR="009B29A7" w:rsidRPr="001058B5">
          <w:rPr>
            <w:rFonts w:ascii="Arial" w:hAnsi="Arial" w:cs="Arial"/>
            <w:sz w:val="20"/>
          </w:rPr>
          <w:t>9-72</w:t>
        </w:r>
      </w:hyperlink>
    </w:p>
    <w:p w14:paraId="24C10191" w14:textId="77777777" w:rsidR="009B29A7" w:rsidRPr="001058B5" w:rsidRDefault="008D1AB8" w:rsidP="009B29A7">
      <w:pPr>
        <w:pStyle w:val="ListParagraph"/>
        <w:numPr>
          <w:ilvl w:val="1"/>
          <w:numId w:val="35"/>
        </w:numPr>
        <w:tabs>
          <w:tab w:val="left" w:pos="2740"/>
        </w:tabs>
        <w:spacing w:before="117" w:line="232" w:lineRule="auto"/>
        <w:ind w:right="1747"/>
        <w:rPr>
          <w:rFonts w:ascii="Arial" w:hAnsi="Arial" w:cs="Arial"/>
          <w:sz w:val="20"/>
        </w:rPr>
      </w:pPr>
      <w:hyperlink w:anchor="_bookmark2072" w:history="1">
        <w:r w:rsidR="009B29A7" w:rsidRPr="001058B5">
          <w:rPr>
            <w:rFonts w:ascii="Arial" w:hAnsi="Arial" w:cs="Arial"/>
            <w:color w:val="0000CC"/>
            <w:sz w:val="20"/>
          </w:rPr>
          <w:t xml:space="preserve">"Purging a Subset of Records from the Database Audit </w:t>
        </w:r>
        <w:r w:rsidR="009B29A7" w:rsidRPr="001058B5">
          <w:rPr>
            <w:rFonts w:ascii="Arial" w:hAnsi="Arial" w:cs="Arial"/>
            <w:color w:val="0000CC"/>
            <w:spacing w:val="-4"/>
            <w:sz w:val="20"/>
          </w:rPr>
          <w:t>Trail"</w:t>
        </w:r>
        <w:r w:rsidR="009B29A7" w:rsidRPr="001058B5">
          <w:rPr>
            <w:rFonts w:ascii="Arial" w:hAnsi="Arial" w:cs="Arial"/>
            <w:color w:val="0000CC"/>
            <w:spacing w:val="-31"/>
            <w:sz w:val="20"/>
          </w:rPr>
          <w:t xml:space="preserve"> </w:t>
        </w:r>
        <w:r w:rsidR="009B29A7" w:rsidRPr="001058B5">
          <w:rPr>
            <w:rFonts w:ascii="Arial" w:hAnsi="Arial" w:cs="Arial"/>
            <w:sz w:val="20"/>
          </w:rPr>
          <w:t>on</w:t>
        </w:r>
      </w:hyperlink>
      <w:hyperlink w:anchor="_bookmark2072"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9-74</w:t>
        </w:r>
      </w:hyperlink>
    </w:p>
    <w:p w14:paraId="1B65ECA6" w14:textId="77777777" w:rsidR="009B29A7" w:rsidRPr="001058B5" w:rsidRDefault="009B29A7" w:rsidP="009B29A7">
      <w:pPr>
        <w:pStyle w:val="BodyText"/>
        <w:spacing w:before="11"/>
        <w:rPr>
          <w:rFonts w:ascii="Arial" w:hAnsi="Arial" w:cs="Arial"/>
        </w:rPr>
      </w:pPr>
    </w:p>
    <w:p w14:paraId="30344F08" w14:textId="77777777" w:rsidR="009B29A7" w:rsidRPr="001058B5" w:rsidRDefault="009B29A7" w:rsidP="009B29A7">
      <w:pPr>
        <w:pStyle w:val="Heading4"/>
        <w:ind w:left="100"/>
      </w:pPr>
      <w:bookmarkStart w:id="1819" w:name="Managing_the_Operating_System_Audit_Trai"/>
      <w:bookmarkStart w:id="1820" w:name="_bookmark2029"/>
      <w:bookmarkEnd w:id="1819"/>
      <w:bookmarkEnd w:id="1820"/>
      <w:r>
        <w:t>Quản lí</w:t>
      </w:r>
      <w:r w:rsidRPr="001058B5">
        <w:t xml:space="preserve"> Operating System</w:t>
      </w:r>
      <w:bookmarkStart w:id="1821" w:name="_bookmark2030"/>
      <w:bookmarkEnd w:id="1821"/>
      <w:r>
        <w:t xml:space="preserve"> </w:t>
      </w:r>
      <w:r w:rsidRPr="001058B5">
        <w:t>Audit Trail</w:t>
      </w:r>
    </w:p>
    <w:p w14:paraId="61C8BE9F"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6D45B5FF" w14:textId="77777777" w:rsidR="009B29A7" w:rsidRPr="00545EA3" w:rsidRDefault="008D1AB8" w:rsidP="006F7931">
      <w:pPr>
        <w:pStyle w:val="ListParagraph"/>
        <w:numPr>
          <w:ilvl w:val="1"/>
          <w:numId w:val="137"/>
        </w:numPr>
        <w:tabs>
          <w:tab w:val="left" w:pos="2020"/>
        </w:tabs>
        <w:ind w:hanging="359"/>
        <w:rPr>
          <w:rFonts w:ascii="Arial" w:hAnsi="Arial" w:cs="Arial"/>
          <w:color w:val="0000CD"/>
          <w:sz w:val="20"/>
        </w:rPr>
      </w:pPr>
      <w:hyperlink w:anchor="_bookmark2031" w:history="1">
        <w:r w:rsidR="009B29A7" w:rsidRPr="00545EA3">
          <w:rPr>
            <w:rStyle w:val="shorttext"/>
            <w:color w:val="0000CD"/>
            <w:lang w:val="vi-VN"/>
          </w:rPr>
          <w:t>N</w:t>
        </w:r>
        <w:r w:rsidR="009B29A7" w:rsidRPr="00545EA3">
          <w:rPr>
            <w:rStyle w:val="shorttext"/>
            <w:rFonts w:ascii="Cambria" w:hAnsi="Cambria" w:cs="Cambria"/>
            <w:color w:val="0000CD"/>
            <w:lang w:val="vi-VN"/>
          </w:rPr>
          <w:t>ế</w:t>
        </w:r>
        <w:r w:rsidR="009B29A7" w:rsidRPr="00545EA3">
          <w:rPr>
            <w:rStyle w:val="shorttext"/>
            <w:color w:val="0000CD"/>
            <w:lang w:val="vi-VN"/>
          </w:rPr>
          <w:t>u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 tr</w:t>
        </w:r>
        <w:r w:rsidR="009B29A7" w:rsidRPr="00545EA3">
          <w:rPr>
            <w:rStyle w:val="shorttext"/>
            <w:rFonts w:ascii="Cambria" w:hAnsi="Cambria" w:cs="Cambria"/>
            <w:color w:val="0000CD"/>
            <w:lang w:val="vi-VN"/>
          </w:rPr>
          <w:t>ở</w:t>
        </w:r>
        <w:r w:rsidR="009B29A7" w:rsidRPr="00545EA3">
          <w:rPr>
            <w:rStyle w:val="shorttext"/>
            <w:color w:val="0000CD"/>
            <w:lang w:val="vi-VN"/>
          </w:rPr>
          <w:t xml:space="preserve"> nên đ</w:t>
        </w:r>
        <w:r w:rsidR="009B29A7" w:rsidRPr="00545EA3">
          <w:rPr>
            <w:rStyle w:val="shorttext"/>
            <w:rFonts w:ascii="Cambria" w:hAnsi="Cambria" w:cs="Cambria"/>
            <w:color w:val="0000CD"/>
            <w:lang w:val="vi-VN"/>
          </w:rPr>
          <w:t>ầ</w:t>
        </w:r>
        <w:r w:rsidR="009B29A7" w:rsidRPr="00545EA3">
          <w:rPr>
            <w:rStyle w:val="shorttext"/>
            <w:color w:val="0000CD"/>
            <w:lang w:val="vi-VN"/>
          </w:rPr>
          <w:t>y</w:t>
        </w:r>
      </w:hyperlink>
    </w:p>
    <w:p w14:paraId="2663E87B" w14:textId="77777777" w:rsidR="009B29A7" w:rsidRPr="00545EA3" w:rsidRDefault="008D1AB8" w:rsidP="006F7931">
      <w:pPr>
        <w:pStyle w:val="ListParagraph"/>
        <w:numPr>
          <w:ilvl w:val="1"/>
          <w:numId w:val="137"/>
        </w:numPr>
        <w:tabs>
          <w:tab w:val="left" w:pos="2020"/>
        </w:tabs>
        <w:spacing w:before="112"/>
        <w:ind w:hanging="359"/>
        <w:rPr>
          <w:rFonts w:ascii="Arial" w:hAnsi="Arial" w:cs="Arial"/>
          <w:color w:val="0000CD"/>
          <w:sz w:val="20"/>
        </w:rPr>
      </w:pPr>
      <w:hyperlink w:anchor="_bookmark2033"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Kích th</w:t>
        </w:r>
        <w:r w:rsidR="009B29A7" w:rsidRPr="00545EA3">
          <w:rPr>
            <w:rFonts w:ascii="Cambria" w:hAnsi="Cambria" w:cs="Cambria"/>
            <w:color w:val="0000CD"/>
            <w:lang w:val="vi-VN"/>
          </w:rPr>
          <w:t>ướ</w:t>
        </w:r>
        <w:r w:rsidR="009B29A7" w:rsidRPr="00545EA3">
          <w:rPr>
            <w:color w:val="0000CD"/>
            <w:lang w:val="vi-VN"/>
          </w:rPr>
          <w:t>c c</w:t>
        </w:r>
        <w:r w:rsidR="009B29A7" w:rsidRPr="00545EA3">
          <w:rPr>
            <w:rFonts w:ascii="Cambria" w:hAnsi="Cambria" w:cs="Cambria"/>
            <w:color w:val="0000CD"/>
            <w:lang w:val="vi-VN"/>
          </w:rPr>
          <w:t>ủ</w:t>
        </w:r>
        <w:r w:rsidR="009B29A7" w:rsidRPr="00545EA3">
          <w:rPr>
            <w:color w:val="0000CD"/>
            <w:lang w:val="vi-VN"/>
          </w:rPr>
          <w:t>a Đ</w:t>
        </w:r>
        <w:r w:rsidR="009B29A7" w:rsidRPr="00545EA3">
          <w:rPr>
            <w:rFonts w:ascii="Cambria" w:hAnsi="Cambria" w:cs="Cambria"/>
            <w:color w:val="0000CD"/>
            <w:lang w:val="vi-VN"/>
          </w:rPr>
          <w:t>ườ</w:t>
        </w:r>
        <w:r w:rsidR="009B29A7" w:rsidRPr="00545EA3">
          <w:rPr>
            <w:color w:val="0000CD"/>
            <w:lang w:val="vi-VN"/>
          </w:rPr>
          <w:t>ng d</w:t>
        </w:r>
        <w:r w:rsidR="009B29A7" w:rsidRPr="00545EA3">
          <w:rPr>
            <w:rFonts w:ascii="Cambria" w:hAnsi="Cambria" w:cs="Cambria"/>
            <w:color w:val="0000CD"/>
            <w:lang w:val="vi-VN"/>
          </w:rPr>
          <w:t>ẫ</w:t>
        </w:r>
        <w:r w:rsidR="009B29A7" w:rsidRPr="00545EA3">
          <w:rPr>
            <w:color w:val="0000CD"/>
            <w:lang w:val="vi-VN"/>
          </w:rPr>
          <w:t>n Ki</w:t>
        </w:r>
        <w:r w:rsidR="009B29A7" w:rsidRPr="00545EA3">
          <w:rPr>
            <w:rFonts w:ascii="Cambria" w:hAnsi="Cambria" w:cs="Cambria"/>
            <w:color w:val="0000CD"/>
            <w:lang w:val="vi-VN"/>
          </w:rPr>
          <w:t>ể</w:t>
        </w:r>
        <w:r w:rsidR="009B29A7" w:rsidRPr="00545EA3">
          <w:rPr>
            <w:color w:val="0000CD"/>
            <w:lang w:val="vi-VN"/>
          </w:rPr>
          <w:t>m tra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61DA7F70" w14:textId="77777777" w:rsidR="009B29A7" w:rsidRPr="00545EA3" w:rsidRDefault="008D1AB8" w:rsidP="006F7931">
      <w:pPr>
        <w:pStyle w:val="ListParagraph"/>
        <w:numPr>
          <w:ilvl w:val="1"/>
          <w:numId w:val="137"/>
        </w:numPr>
        <w:tabs>
          <w:tab w:val="left" w:pos="2020"/>
        </w:tabs>
        <w:ind w:hanging="359"/>
        <w:rPr>
          <w:rFonts w:ascii="Arial" w:hAnsi="Arial" w:cs="Arial"/>
          <w:color w:val="0000CD"/>
          <w:sz w:val="20"/>
        </w:rPr>
      </w:pPr>
      <w:hyperlink w:anchor="_bookmark2036"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tu</w:t>
        </w:r>
        <w:r w:rsidR="009B29A7" w:rsidRPr="00545EA3">
          <w:rPr>
            <w:rFonts w:ascii="Cambria" w:hAnsi="Cambria" w:cs="Cambria"/>
            <w:color w:val="0000CD"/>
            <w:lang w:val="vi-VN"/>
          </w:rPr>
          <w:t>ổ</w:t>
        </w:r>
        <w:r w:rsidR="009B29A7" w:rsidRPr="00545EA3">
          <w:rPr>
            <w:color w:val="0000CD"/>
            <w:lang w:val="vi-VN"/>
          </w:rPr>
          <w:t>i c</w:t>
        </w:r>
        <w:r w:rsidR="009B29A7" w:rsidRPr="00545EA3">
          <w:rPr>
            <w:rFonts w:ascii="Cambria" w:hAnsi="Cambria" w:cs="Cambria"/>
            <w:color w:val="0000CD"/>
            <w:lang w:val="vi-VN"/>
          </w:rPr>
          <w:t>ủ</w:t>
        </w:r>
        <w:r w:rsidR="009B29A7" w:rsidRPr="00545EA3">
          <w:rPr>
            <w:color w:val="0000CD"/>
            <w:lang w:val="vi-VN"/>
          </w:rPr>
          <w:t>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1657D3D7" w14:textId="77777777" w:rsidR="009B29A7" w:rsidRPr="00545EA3" w:rsidRDefault="008D1AB8" w:rsidP="006F7931">
      <w:pPr>
        <w:pStyle w:val="ListParagraph"/>
        <w:numPr>
          <w:ilvl w:val="1"/>
          <w:numId w:val="137"/>
        </w:numPr>
        <w:tabs>
          <w:tab w:val="left" w:pos="2020"/>
        </w:tabs>
        <w:spacing w:before="112"/>
        <w:ind w:hanging="359"/>
        <w:rPr>
          <w:rFonts w:ascii="Arial" w:hAnsi="Arial" w:cs="Arial"/>
          <w:color w:val="0000CD"/>
          <w:sz w:val="20"/>
        </w:rPr>
      </w:pPr>
      <w:hyperlink w:anchor="_bookmark2039" w:history="1">
        <w:r w:rsidR="009B29A7">
          <w:rPr>
            <w:rFonts w:ascii="Arial" w:hAnsi="Arial" w:cs="Arial"/>
            <w:color w:val="0000CD"/>
            <w:sz w:val="20"/>
          </w:rPr>
          <w:t>L</w:t>
        </w:r>
        <w:r w:rsidR="009B29A7" w:rsidRPr="00545EA3">
          <w:rPr>
            <w:rStyle w:val="shorttext"/>
            <w:rFonts w:ascii="Cambria" w:hAnsi="Cambria" w:cs="Cambria"/>
            <w:color w:val="0000CD"/>
            <w:lang w:val="vi-VN"/>
          </w:rPr>
          <w:t>ư</w:t>
        </w:r>
        <w:r w:rsidR="009B29A7" w:rsidRPr="00545EA3">
          <w:rPr>
            <w:rStyle w:val="shorttext"/>
            <w:color w:val="0000CD"/>
            <w:lang w:val="vi-VN"/>
          </w:rPr>
          <w:t>u tr</w:t>
        </w:r>
        <w:r w:rsidR="009B29A7" w:rsidRPr="00545EA3">
          <w:rPr>
            <w:rStyle w:val="shorttext"/>
            <w:rFonts w:ascii="Cambria" w:hAnsi="Cambria" w:cs="Cambria"/>
            <w:color w:val="0000CD"/>
            <w:lang w:val="vi-VN"/>
          </w:rPr>
          <w:t>ữ</w:t>
        </w:r>
        <w:r w:rsidR="009B29A7" w:rsidRPr="00545EA3">
          <w:rPr>
            <w:rStyle w:val="shorttext"/>
            <w:color w:val="0000CD"/>
            <w:lang w:val="vi-VN"/>
          </w:rPr>
          <w:t xml:space="preserve">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w:t>
        </w:r>
      </w:hyperlink>
    </w:p>
    <w:p w14:paraId="4266A504" w14:textId="77777777" w:rsidR="009B29A7" w:rsidRPr="001058B5" w:rsidRDefault="009B29A7" w:rsidP="009B29A7">
      <w:pPr>
        <w:pStyle w:val="BodyText"/>
        <w:spacing w:before="7"/>
        <w:rPr>
          <w:rFonts w:ascii="Arial" w:hAnsi="Arial" w:cs="Arial"/>
          <w:sz w:val="17"/>
        </w:rPr>
      </w:pPr>
    </w:p>
    <w:p w14:paraId="76D54FFC" w14:textId="77777777" w:rsidR="009B29A7" w:rsidRPr="001058B5" w:rsidRDefault="009B29A7" w:rsidP="009B29A7">
      <w:pPr>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06A65F6" w14:textId="77777777" w:rsidR="009B29A7" w:rsidRPr="001058B5" w:rsidRDefault="008D1AB8" w:rsidP="006F7931">
      <w:pPr>
        <w:pStyle w:val="ListParagraph"/>
        <w:numPr>
          <w:ilvl w:val="2"/>
          <w:numId w:val="137"/>
        </w:numPr>
        <w:tabs>
          <w:tab w:val="left" w:pos="2740"/>
        </w:tabs>
        <w:spacing w:before="128"/>
        <w:ind w:left="2740"/>
        <w:rPr>
          <w:rFonts w:ascii="Arial" w:hAnsi="Arial" w:cs="Arial"/>
          <w:sz w:val="20"/>
        </w:rPr>
      </w:pPr>
      <w:hyperlink w:anchor="_bookmark2043" w:history="1">
        <w:r w:rsidR="009B29A7" w:rsidRPr="001058B5">
          <w:rPr>
            <w:rFonts w:ascii="Arial" w:hAnsi="Arial" w:cs="Arial"/>
            <w:color w:val="0000CC"/>
            <w:sz w:val="20"/>
          </w:rPr>
          <w:t xml:space="preserve">"Purging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Records" </w:t>
        </w:r>
      </w:hyperlink>
      <w:hyperlink w:anchor="_bookmark2043" w:history="1">
        <w:r w:rsidR="009B29A7">
          <w:rPr>
            <w:rFonts w:ascii="Arial" w:hAnsi="Arial" w:cs="Arial"/>
            <w:sz w:val="20"/>
          </w:rPr>
          <w:t xml:space="preserve">trang </w:t>
        </w:r>
        <w:r w:rsidR="009B29A7" w:rsidRPr="001058B5">
          <w:rPr>
            <w:rFonts w:ascii="Arial" w:hAnsi="Arial" w:cs="Arial"/>
            <w:sz w:val="20"/>
          </w:rPr>
          <w:t>9-65</w:t>
        </w:r>
      </w:hyperlink>
    </w:p>
    <w:p w14:paraId="3CD69277" w14:textId="77777777" w:rsidR="009B29A7" w:rsidRPr="001058B5" w:rsidRDefault="008D1AB8" w:rsidP="006F7931">
      <w:pPr>
        <w:pStyle w:val="ListParagraph"/>
        <w:numPr>
          <w:ilvl w:val="2"/>
          <w:numId w:val="137"/>
        </w:numPr>
        <w:tabs>
          <w:tab w:val="left" w:pos="2740"/>
        </w:tabs>
        <w:spacing w:before="112"/>
        <w:ind w:left="2740"/>
        <w:rPr>
          <w:rFonts w:ascii="Arial" w:hAnsi="Arial" w:cs="Arial"/>
          <w:sz w:val="20"/>
        </w:rPr>
      </w:pPr>
      <w:hyperlink w:anchor="_bookmark1719" w:history="1">
        <w:r w:rsidR="009B29A7" w:rsidRPr="001058B5">
          <w:rPr>
            <w:rFonts w:ascii="Arial" w:hAnsi="Arial" w:cs="Arial"/>
            <w:color w:val="0000CC"/>
            <w:sz w:val="20"/>
          </w:rPr>
          <w:t xml:space="preserve">"Using the Syslog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on UNIX Systems" </w:t>
        </w:r>
      </w:hyperlink>
      <w:hyperlink w:anchor="_bookmark1719" w:history="1">
        <w:r w:rsidR="009B29A7">
          <w:rPr>
            <w:rFonts w:ascii="Arial" w:hAnsi="Arial" w:cs="Arial"/>
            <w:sz w:val="20"/>
          </w:rPr>
          <w:t>trang</w:t>
        </w:r>
        <w:r w:rsidR="009B29A7" w:rsidRPr="001058B5">
          <w:rPr>
            <w:rFonts w:ascii="Arial" w:hAnsi="Arial" w:cs="Arial"/>
            <w:spacing w:val="-7"/>
            <w:sz w:val="20"/>
          </w:rPr>
          <w:t xml:space="preserve"> </w:t>
        </w:r>
        <w:r w:rsidR="009B29A7" w:rsidRPr="001058B5">
          <w:rPr>
            <w:rFonts w:ascii="Arial" w:hAnsi="Arial" w:cs="Arial"/>
            <w:sz w:val="20"/>
          </w:rPr>
          <w:t>9-18</w:t>
        </w:r>
      </w:hyperlink>
    </w:p>
    <w:p w14:paraId="0EBDC210" w14:textId="77777777" w:rsidR="009B29A7" w:rsidRPr="001058B5" w:rsidRDefault="008D1AB8" w:rsidP="006F7931">
      <w:pPr>
        <w:pStyle w:val="ListParagraph"/>
        <w:numPr>
          <w:ilvl w:val="2"/>
          <w:numId w:val="137"/>
        </w:numPr>
        <w:tabs>
          <w:tab w:val="left" w:pos="2740"/>
        </w:tabs>
        <w:ind w:left="2740"/>
        <w:rPr>
          <w:rFonts w:ascii="Arial" w:hAnsi="Arial" w:cs="Arial"/>
          <w:sz w:val="20"/>
        </w:rPr>
      </w:pPr>
      <w:hyperlink w:anchor="_bookmark1619" w:history="1">
        <w:r w:rsidR="009B29A7" w:rsidRPr="001058B5">
          <w:rPr>
            <w:rFonts w:ascii="Arial" w:hAnsi="Arial" w:cs="Arial"/>
            <w:color w:val="0000CC"/>
            <w:sz w:val="20"/>
          </w:rPr>
          <w:t>"Activities That Are Always Audited for All</w:t>
        </w:r>
        <w:r w:rsidR="009B29A7" w:rsidRPr="001058B5">
          <w:rPr>
            <w:rFonts w:ascii="Arial" w:hAnsi="Arial" w:cs="Arial"/>
            <w:color w:val="0000CC"/>
            <w:spacing w:val="-5"/>
            <w:sz w:val="20"/>
          </w:rPr>
          <w:t xml:space="preserve"> </w:t>
        </w:r>
        <w:r w:rsidR="009B29A7" w:rsidRPr="001058B5">
          <w:rPr>
            <w:rFonts w:ascii="Arial" w:hAnsi="Arial" w:cs="Arial"/>
            <w:color w:val="0000CC"/>
            <w:sz w:val="20"/>
          </w:rPr>
          <w:t>Platforms"</w:t>
        </w:r>
      </w:hyperlink>
    </w:p>
    <w:p w14:paraId="20CAA9B2" w14:textId="77777777" w:rsidR="009B29A7" w:rsidRPr="001058B5" w:rsidRDefault="009B29A7" w:rsidP="009B29A7">
      <w:pPr>
        <w:pStyle w:val="BodyText"/>
        <w:spacing w:before="1"/>
        <w:rPr>
          <w:rFonts w:ascii="Arial" w:hAnsi="Arial" w:cs="Arial"/>
        </w:rPr>
      </w:pPr>
    </w:p>
    <w:p w14:paraId="19DCC8E4" w14:textId="77777777" w:rsidR="009B29A7" w:rsidRPr="001058B5" w:rsidRDefault="009B29A7" w:rsidP="009B29A7">
      <w:pPr>
        <w:pStyle w:val="Heading6"/>
        <w:ind w:left="1660"/>
      </w:pPr>
      <w:bookmarkStart w:id="1822" w:name="If_the_Operating_System_Audit_Trail_Beco"/>
      <w:bookmarkStart w:id="1823" w:name="_bookmark2031"/>
      <w:bookmarkEnd w:id="1822"/>
      <w:bookmarkEnd w:id="1823"/>
      <w:r>
        <w:t>Nếu đường dẫn kiểm tra hệ thống điều hành trở nên đầy</w:t>
      </w:r>
    </w:p>
    <w:p w14:paraId="46138149" w14:textId="77777777" w:rsidR="009B29A7" w:rsidRPr="001058B5" w:rsidRDefault="009B29A7" w:rsidP="009B29A7">
      <w:pPr>
        <w:pStyle w:val="BodyText"/>
        <w:spacing w:before="56" w:line="230" w:lineRule="auto"/>
        <w:ind w:left="1659" w:right="773"/>
        <w:rPr>
          <w:rFonts w:ascii="Arial" w:hAnsi="Arial" w:cs="Arial"/>
        </w:rPr>
      </w:pPr>
      <w:r w:rsidRPr="00545EA3">
        <w:rPr>
          <w:rFonts w:ascii="Arial" w:hAnsi="Arial" w:cs="Arial"/>
          <w:lang w:val="vi-VN"/>
        </w:rPr>
        <w:t>Hãy lưu ý rằng hệ thống tệp hoặc đường dẫn kiểm tra của hệ điều hành, bao gồm Nhật ký sự kiện Windows, có thể trở nên đầy đủ và do đó, không thể chấp nhận các bản ghi mới, bao gồm bản ghi kiểm toán từ Cơ sở dữ liệu Oracle. Trong trường hợp này, Cơ sở dữ liệu Oracle hủy bỏ và cuộn lại hoạt động đang được thực hiện, bao gồm các hoạt động bình thường luôn được kiểm tra</w:t>
      </w:r>
      <w:r>
        <w:rPr>
          <w:rFonts w:ascii="Arial" w:hAnsi="Arial" w:cs="Arial"/>
        </w:rPr>
        <w:t>. (Xem thêm</w:t>
      </w:r>
      <w:r w:rsidRPr="001058B5">
        <w:rPr>
          <w:rFonts w:ascii="Arial" w:hAnsi="Arial" w:cs="Arial"/>
        </w:rPr>
        <w:t xml:space="preserve"> </w:t>
      </w:r>
      <w:hyperlink w:anchor="_bookmark1619" w:history="1">
        <w:r w:rsidRPr="001058B5">
          <w:rPr>
            <w:rFonts w:ascii="Arial" w:hAnsi="Arial" w:cs="Arial"/>
            <w:color w:val="0000CC"/>
          </w:rPr>
          <w:t xml:space="preserve">"Activities That Are Always Audited for All Platforms" </w:t>
        </w:r>
      </w:hyperlink>
      <w:hyperlink w:anchor="_bookmark1619" w:history="1">
        <w:r>
          <w:rPr>
            <w:rFonts w:ascii="Arial" w:hAnsi="Arial" w:cs="Arial"/>
          </w:rPr>
          <w:t>trang</w:t>
        </w:r>
        <w:r w:rsidRPr="001058B5">
          <w:rPr>
            <w:rFonts w:ascii="Arial" w:hAnsi="Arial" w:cs="Arial"/>
          </w:rPr>
          <w:t xml:space="preserve"> 9-4</w:t>
        </w:r>
      </w:hyperlink>
      <w:r w:rsidRPr="001058B5">
        <w:rPr>
          <w:rFonts w:ascii="Arial" w:hAnsi="Arial" w:cs="Arial"/>
        </w:rPr>
        <w:t xml:space="preserve">.) </w:t>
      </w:r>
      <w:r w:rsidRPr="00545EA3">
        <w:rPr>
          <w:rFonts w:ascii="Arial" w:hAnsi="Arial" w:cs="Arial"/>
          <w:lang w:val="vi-VN"/>
        </w:rPr>
        <w:t>Nếu đường dẫn kiểm tra của hệ điều hành đã đầy, thì hãy đặt tham số AUDIT_TRAIL để sử dụng đường dẫn kiểm toán cơ sở dữ liệu (chẳng hạn như DB hoặc DB, EXTENDED). Điều này ngăn không cho các hành động được kiểm toán hoàn thành nếu các bản ghi kiểm toán của chúng không thể được lưu trữ. Bạn nên định kỳ lưu trữ và thanh lọc tệp kiểm tra của hệ điều hành để ngăn chặn các loại lỗi này</w:t>
      </w:r>
      <w:r w:rsidRPr="00545EA3">
        <w:rPr>
          <w:rFonts w:ascii="Arial" w:hAnsi="Arial" w:cs="Arial"/>
        </w:rPr>
        <w:t>.</w:t>
      </w:r>
    </w:p>
    <w:p w14:paraId="755398AB" w14:textId="77777777" w:rsidR="009B29A7" w:rsidRPr="001058B5" w:rsidRDefault="009B29A7" w:rsidP="009B29A7">
      <w:pPr>
        <w:pStyle w:val="BodyText"/>
        <w:spacing w:before="125" w:line="232" w:lineRule="auto"/>
        <w:ind w:left="1660" w:right="773"/>
        <w:rPr>
          <w:rFonts w:ascii="Arial" w:hAnsi="Arial" w:cs="Arial"/>
        </w:rPr>
      </w:pPr>
      <w:r w:rsidRPr="00545EA3">
        <w:rPr>
          <w:rFonts w:ascii="Arial" w:hAnsi="Arial" w:cs="Arial"/>
          <w:lang w:val="vi-VN"/>
        </w:rPr>
        <w:t>Nếu bạn dự định sử dụng kiểm tra hệ điều hành, hãy đảm bảo rằng đường dẫn kiểm tra của hệ điều hành hoặc hệ thống tệp không điền đầy đủ. Hầu hết các hệ điều hành cung cấp cho quản trị viên đầy đủ thông tin và cảnh báo để đảm bảo điều này không xảy ra. Nếu bạn định cấu hình kiểm tra để sử dụng đường dẫn kiểm toán cơ sở dữ liệu, bạn có thể ngăn chặn mất thông tin kiểm tra này. Cơ sở dữ liệu Oracle ngăn chặn các sự kiện được kiểm tra xảy ra nếu đường mòn kiểm toán không thể chấp nhận bản ghi kiểm toán cơ sở dữ liệu cho báo cáo</w:t>
      </w:r>
      <w:r w:rsidRPr="001058B5">
        <w:rPr>
          <w:rFonts w:ascii="Arial" w:hAnsi="Arial" w:cs="Arial"/>
        </w:rPr>
        <w:t>.</w:t>
      </w:r>
    </w:p>
    <w:p w14:paraId="2314DF72" w14:textId="77777777" w:rsidR="009B29A7" w:rsidRPr="001058B5" w:rsidRDefault="009B29A7" w:rsidP="009B29A7">
      <w:pPr>
        <w:pStyle w:val="BodyText"/>
        <w:spacing w:before="114" w:line="232" w:lineRule="auto"/>
        <w:ind w:left="1660" w:right="814"/>
        <w:rPr>
          <w:rFonts w:ascii="Arial" w:hAnsi="Arial" w:cs="Arial"/>
        </w:rPr>
      </w:pPr>
      <w:r w:rsidRPr="00545EA3">
        <w:rPr>
          <w:rFonts w:ascii="Arial" w:hAnsi="Arial" w:cs="Arial"/>
          <w:lang w:val="vi-VN"/>
        </w:rPr>
        <w:t>Định kỳ lưu trữ và sau đó thanh lọc đường dẫn kiểm tra của hệ điều hành. Xem</w:t>
      </w:r>
      <w:r w:rsidRPr="00545EA3">
        <w:rPr>
          <w:rFonts w:ascii="Arial" w:hAnsi="Arial" w:cs="Arial"/>
          <w:color w:val="0000CC"/>
        </w:rPr>
        <w:t xml:space="preserv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Pr>
            <w:rFonts w:ascii="Arial" w:hAnsi="Arial" w:cs="Arial"/>
          </w:rPr>
          <w:t>trang</w:t>
        </w:r>
        <w:r w:rsidRPr="001058B5">
          <w:rPr>
            <w:rFonts w:ascii="Arial" w:hAnsi="Arial" w:cs="Arial"/>
          </w:rPr>
          <w:t xml:space="preserve"> 9-65 </w:t>
        </w:r>
      </w:hyperlink>
      <w:r>
        <w:rPr>
          <w:rFonts w:ascii="Arial" w:hAnsi="Arial" w:cs="Arial"/>
        </w:rPr>
        <w:t>và</w:t>
      </w:r>
      <w:r w:rsidRPr="001058B5">
        <w:rPr>
          <w:rFonts w:ascii="Arial" w:hAnsi="Arial" w:cs="Arial"/>
        </w:rPr>
        <w:t xml:space="preserve">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9-65</w:t>
        </w:r>
      </w:hyperlink>
      <w:r>
        <w:rPr>
          <w:rFonts w:ascii="Arial" w:hAnsi="Arial" w:cs="Arial"/>
        </w:rPr>
        <w:t xml:space="preserve"> để biết thêm thông tin</w:t>
      </w:r>
    </w:p>
    <w:p w14:paraId="72CCCDAF" w14:textId="77777777" w:rsidR="009B29A7" w:rsidRPr="001058B5" w:rsidRDefault="009B29A7" w:rsidP="009B29A7">
      <w:pPr>
        <w:pStyle w:val="BodyText"/>
        <w:spacing w:before="2"/>
        <w:rPr>
          <w:rFonts w:ascii="Arial" w:hAnsi="Arial" w:cs="Arial"/>
          <w:sz w:val="23"/>
        </w:rPr>
      </w:pPr>
    </w:p>
    <w:p w14:paraId="35FBB866" w14:textId="77777777" w:rsidR="009B29A7" w:rsidRPr="001058B5" w:rsidRDefault="009B29A7" w:rsidP="009B29A7">
      <w:pPr>
        <w:pStyle w:val="Heading6"/>
        <w:ind w:left="1660"/>
      </w:pPr>
      <w:bookmarkStart w:id="1824" w:name="Setting_the_Size_of_the_Operating_System"/>
      <w:bookmarkStart w:id="1825" w:name="_bookmark2033"/>
      <w:bookmarkStart w:id="1826" w:name="_bookmark2034"/>
      <w:bookmarkEnd w:id="1824"/>
      <w:bookmarkEnd w:id="1825"/>
      <w:bookmarkEnd w:id="1826"/>
      <w:r>
        <w:t>Đặt kích thước của</w:t>
      </w:r>
      <w:r w:rsidRPr="001058B5">
        <w:t xml:space="preserve"> Operating System Audit Trail</w:t>
      </w:r>
    </w:p>
    <w:p w14:paraId="14DDE46B" w14:textId="77777777" w:rsidR="009B29A7" w:rsidRPr="000057EE" w:rsidRDefault="009B29A7" w:rsidP="009B29A7">
      <w:pPr>
        <w:pStyle w:val="BodyText"/>
        <w:spacing w:before="59" w:line="228" w:lineRule="auto"/>
        <w:ind w:left="1659" w:right="746"/>
        <w:rPr>
          <w:rFonts w:ascii="Arial" w:hAnsi="Arial" w:cs="Arial"/>
        </w:rPr>
      </w:pPr>
      <w:r w:rsidRPr="000057EE">
        <w:rPr>
          <w:rFonts w:ascii="Arial" w:hAnsi="Arial" w:cs="Arial"/>
          <w:lang w:val="vi-VN"/>
        </w:rPr>
        <w:t>Để kiểm soát kích thước của đường dẫn kiểm tra của hệ điều hành, hãy đặt thuộc tính DBMS_AUDIT_MGMT.OS_ FILE_MAX_SIZE bằng cách sử dụng thủ tục PLMS SQL DBMS_AUDIT_MGMT.SET_AUDIT_TRAIL_PROPERTY. Hãy nhớ rằng bạn phải có đặc quyền EXECUTE cho gói DBMS_ AUDIT_MGMT PL / SQL trước khi bạn có thể sử dụng nó. Khi tệp hệ điều hành đáp ứng giới hạn kích thước bạn đã đặt, Cơ sở dữ liệu Oracle ngừng thêm bản ghi vào hiện tại</w:t>
      </w:r>
    </w:p>
    <w:p w14:paraId="1F909BAA" w14:textId="77777777" w:rsidR="009B29A7" w:rsidRPr="001058B5" w:rsidRDefault="009B29A7" w:rsidP="009B29A7">
      <w:pPr>
        <w:spacing w:line="228" w:lineRule="auto"/>
        <w:rPr>
          <w:rFonts w:ascii="Arial" w:hAnsi="Arial" w:cs="Arial"/>
        </w:rPr>
        <w:sectPr w:rsidR="009B29A7" w:rsidRPr="001058B5">
          <w:pgSz w:w="12240" w:h="15840"/>
          <w:pgMar w:top="840" w:right="1060" w:bottom="860" w:left="1100" w:header="549" w:footer="663" w:gutter="0"/>
          <w:cols w:space="720"/>
        </w:sectPr>
      </w:pPr>
    </w:p>
    <w:p w14:paraId="09B0847B" w14:textId="77777777" w:rsidR="009B29A7" w:rsidRPr="001058B5" w:rsidRDefault="009B29A7" w:rsidP="009B29A7">
      <w:pPr>
        <w:pStyle w:val="BodyText"/>
        <w:spacing w:before="5"/>
        <w:rPr>
          <w:rFonts w:ascii="Arial" w:hAnsi="Arial" w:cs="Arial"/>
          <w:sz w:val="25"/>
        </w:rPr>
      </w:pPr>
    </w:p>
    <w:p w14:paraId="53D70D3E" w14:textId="77777777" w:rsidR="009B29A7" w:rsidRPr="001058B5" w:rsidRDefault="009B29A7" w:rsidP="009B29A7">
      <w:pPr>
        <w:spacing w:before="101" w:line="230" w:lineRule="auto"/>
        <w:ind w:left="2260" w:right="240"/>
        <w:jc w:val="both"/>
        <w:rPr>
          <w:rFonts w:ascii="Arial" w:hAnsi="Arial" w:cs="Arial"/>
          <w:sz w:val="20"/>
        </w:rPr>
      </w:pPr>
      <w:r w:rsidRPr="00C718DE">
        <w:rPr>
          <w:rFonts w:ascii="Arial" w:hAnsi="Arial" w:cs="Arial"/>
          <w:sz w:val="20"/>
          <w:szCs w:val="20"/>
          <w:lang w:val="vi-VN"/>
        </w:rPr>
        <w:t>và sau đó tạo tệp hệ điều hành mới cho các bản ghi tiếp theo. Để biết thêm thông tin về gói DBMS_AUDIT_MGMT PL / SQL</w:t>
      </w:r>
      <w:r w:rsidRPr="00C718DE">
        <w:rPr>
          <w:rFonts w:ascii="Arial" w:hAnsi="Arial" w:cs="Arial"/>
          <w:sz w:val="20"/>
          <w:szCs w:val="20"/>
        </w:rPr>
        <w:t>,</w:t>
      </w:r>
      <w:r w:rsidRPr="001058B5">
        <w:rPr>
          <w:rFonts w:ascii="Arial" w:hAnsi="Arial" w:cs="Arial"/>
          <w:spacing w:val="-31"/>
          <w:sz w:val="20"/>
        </w:rPr>
        <w:t xml:space="preserve"> </w:t>
      </w:r>
      <w:r>
        <w:rPr>
          <w:rFonts w:ascii="Arial" w:hAnsi="Arial" w:cs="Arial"/>
          <w:sz w:val="20"/>
        </w:rPr>
        <w:t>xem thêm</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7C23E3F4" w14:textId="77777777" w:rsidR="009B29A7" w:rsidRPr="001058B5" w:rsidRDefault="009B29A7" w:rsidP="009B29A7">
      <w:pPr>
        <w:pStyle w:val="BodyText"/>
        <w:spacing w:before="120" w:line="230" w:lineRule="auto"/>
        <w:ind w:left="2260" w:right="136"/>
        <w:rPr>
          <w:rFonts w:ascii="Arial" w:hAnsi="Arial" w:cs="Arial"/>
        </w:rPr>
      </w:pPr>
      <w:r w:rsidRPr="00C718DE">
        <w:rPr>
          <w:rFonts w:ascii="Arial" w:hAnsi="Arial" w:cs="Arial"/>
          <w:lang w:val="vi-VN"/>
        </w:rPr>
        <w:t>Nếu bạn đặt cả DBMS_AUDIT_MGMT.OS_FILE_MAX_SIZE và DBMS_AUDIT_MGMT.OS_ FILE_MAX_AGE (được mô tả trong thuộc tính "Thiết đặt tuổi của hệ điều hành đường dẫn kiểm tra" trên trang 9-64), thì cơ sở dữ liệu Oracle thực hiện hành động dựa trên giới hạn giá trị thuộc tính được đáp ứng Đầu tiên</w:t>
      </w:r>
      <w:r w:rsidRPr="001058B5">
        <w:rPr>
          <w:rFonts w:ascii="Arial" w:hAnsi="Arial" w:cs="Arial"/>
        </w:rPr>
        <w:t>.</w:t>
      </w:r>
    </w:p>
    <w:p w14:paraId="07ECFF15"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2A026A6C" w14:textId="77777777" w:rsidR="009B29A7" w:rsidRPr="001058B5" w:rsidRDefault="009B29A7" w:rsidP="009B29A7">
      <w:pPr>
        <w:spacing w:before="141"/>
        <w:ind w:left="2260"/>
        <w:rPr>
          <w:rFonts w:ascii="Arial" w:hAnsi="Arial" w:cs="Arial"/>
          <w:sz w:val="18"/>
        </w:rPr>
      </w:pPr>
      <w:r w:rsidRPr="001058B5">
        <w:rPr>
          <w:rFonts w:ascii="Arial" w:hAnsi="Arial" w:cs="Arial"/>
          <w:w w:val="95"/>
          <w:sz w:val="18"/>
        </w:rPr>
        <w:t>BEGIN</w:t>
      </w:r>
    </w:p>
    <w:p w14:paraId="39B98801" w14:textId="77777777" w:rsidR="009B29A7" w:rsidRPr="001058B5" w:rsidRDefault="009B29A7" w:rsidP="009B29A7">
      <w:pPr>
        <w:spacing w:before="15"/>
        <w:ind w:left="2444"/>
        <w:rPr>
          <w:rFonts w:ascii="Arial" w:hAnsi="Arial" w:cs="Arial"/>
          <w:sz w:val="18"/>
        </w:rPr>
      </w:pPr>
      <w:r w:rsidRPr="001058B5">
        <w:rPr>
          <w:rFonts w:ascii="Arial" w:hAnsi="Arial" w:cs="Arial"/>
          <w:w w:val="95"/>
          <w:sz w:val="18"/>
        </w:rPr>
        <w:t>DBMS_AUDIT_MGMT.SET_AUDIT_TRAIL_PROPERTY(</w:t>
      </w:r>
    </w:p>
    <w:p w14:paraId="1DA34EE1" w14:textId="77777777" w:rsidR="009B29A7" w:rsidRPr="001058B5" w:rsidRDefault="009B29A7" w:rsidP="009B29A7">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1D15D047"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68E3F2A8"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0BE10016" w14:textId="77777777" w:rsidR="009B29A7" w:rsidRPr="001058B5" w:rsidRDefault="009B29A7" w:rsidP="009B29A7">
      <w:pPr>
        <w:pStyle w:val="BodyText"/>
        <w:spacing w:before="3"/>
        <w:rPr>
          <w:rFonts w:ascii="Arial" w:hAnsi="Arial" w:cs="Arial"/>
          <w:sz w:val="18"/>
        </w:rPr>
      </w:pPr>
    </w:p>
    <w:p w14:paraId="51CCF26E"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E7D46C5" w14:textId="77777777" w:rsidR="009B29A7" w:rsidRPr="001058B5" w:rsidRDefault="009B29A7" w:rsidP="009B29A7">
      <w:pPr>
        <w:pStyle w:val="ListParagraph"/>
        <w:numPr>
          <w:ilvl w:val="0"/>
          <w:numId w:val="3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C718DE">
        <w:rPr>
          <w:rFonts w:ascii="Arial" w:hAnsi="Arial" w:cs="Arial"/>
          <w:sz w:val="20"/>
          <w:szCs w:val="20"/>
        </w:rPr>
        <w:t>:</w:t>
      </w:r>
      <w:r w:rsidRPr="00C718DE">
        <w:rPr>
          <w:rFonts w:ascii="Arial" w:hAnsi="Arial" w:cs="Arial"/>
          <w:spacing w:val="-29"/>
          <w:sz w:val="20"/>
          <w:szCs w:val="20"/>
        </w:rPr>
        <w:t xml:space="preserve"> </w:t>
      </w:r>
      <w:r w:rsidRPr="00C718DE">
        <w:rPr>
          <w:rFonts w:ascii="Arial" w:hAnsi="Arial" w:cs="Arial"/>
          <w:sz w:val="20"/>
          <w:szCs w:val="20"/>
          <w:lang w:val="vi-VN"/>
        </w:rPr>
        <w:t>Chỉ định đường dẫn kiểm tra của hệ điều hành. Nhập một trong các giá trị sau</w:t>
      </w:r>
      <w:r w:rsidRPr="001058B5">
        <w:rPr>
          <w:rFonts w:ascii="Arial" w:hAnsi="Arial" w:cs="Arial"/>
          <w:sz w:val="20"/>
        </w:rPr>
        <w:t>:</w:t>
      </w:r>
    </w:p>
    <w:p w14:paraId="6710C11D" w14:textId="77777777" w:rsidR="009B29A7" w:rsidRPr="00C718DE"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C718DE">
        <w:rPr>
          <w:rFonts w:ascii="Arial" w:hAnsi="Arial" w:cs="Arial"/>
          <w:sz w:val="20"/>
          <w:lang w:val="vi-VN"/>
        </w:rPr>
        <w:t>Các tệp đường dẫn kiểm tra hệ thống điều hành với</w:t>
      </w:r>
      <w:r w:rsidRPr="00C718DE">
        <w:rPr>
          <w:rFonts w:ascii="Arial" w:hAnsi="Arial" w:cs="Arial"/>
          <w:sz w:val="20"/>
          <w:lang w:val="vi-VN"/>
        </w:rPr>
        <w:br/>
        <w:t>.aud mở rộng. (Thiết lập này không áp dụng cho các mục Windows Event Log. Nó cũng không áp dụng cho các bản ghi kiểm tra syslog, khi tham số khởi tạo AUDIT_SYSLOG_LEVEL được thiết lập.)</w:t>
      </w:r>
    </w:p>
    <w:p w14:paraId="08CD75AB" w14:textId="77777777" w:rsidR="009B29A7" w:rsidRPr="001058B5"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Pr>
          <w:rFonts w:ascii="Arial" w:hAnsi="Arial" w:cs="Arial"/>
          <w:sz w:val="20"/>
        </w:rPr>
        <w:t>tệp kiểm toán XML</w:t>
      </w:r>
      <w:r w:rsidRPr="001058B5">
        <w:rPr>
          <w:rFonts w:ascii="Arial" w:hAnsi="Arial" w:cs="Arial"/>
          <w:sz w:val="20"/>
        </w:rPr>
        <w:t>.</w:t>
      </w:r>
    </w:p>
    <w:p w14:paraId="4D27C576" w14:textId="77777777" w:rsidR="009B29A7" w:rsidRPr="001058B5" w:rsidRDefault="009B29A7" w:rsidP="009B29A7">
      <w:pPr>
        <w:pStyle w:val="ListParagraph"/>
        <w:numPr>
          <w:ilvl w:val="1"/>
          <w:numId w:val="3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DBMS_AUDIT_MGMT.AUDIT_TRAIL_FILES:</w:t>
      </w:r>
      <w:r w:rsidRPr="00C718DE">
        <w:rPr>
          <w:lang w:val="vi-VN"/>
        </w:rPr>
        <w:t xml:space="preserve"> </w:t>
      </w:r>
      <w:r w:rsidRPr="00C718DE">
        <w:rPr>
          <w:rStyle w:val="shorttext"/>
          <w:rFonts w:ascii="Arial" w:hAnsi="Arial" w:cs="Arial"/>
          <w:sz w:val="20"/>
          <w:lang w:val="vi-VN"/>
        </w:rPr>
        <w:t>Cả hai tệp đường dẫn kiểm tra của hệ điều hành và XML.</w:t>
      </w:r>
    </w:p>
    <w:p w14:paraId="09CF1D62" w14:textId="77777777" w:rsidR="009B29A7" w:rsidRPr="001058B5" w:rsidRDefault="009B29A7" w:rsidP="009B29A7">
      <w:pPr>
        <w:pStyle w:val="ListParagraph"/>
        <w:numPr>
          <w:ilvl w:val="0"/>
          <w:numId w:val="3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w:t>
      </w:r>
      <w:r w:rsidRPr="00C718DE">
        <w:rPr>
          <w:rFonts w:ascii="Arial" w:hAnsi="Arial" w:cs="Arial"/>
          <w:sz w:val="20"/>
          <w:lang w:val="vi-VN"/>
        </w:rPr>
        <w:t>Chỉ định thuộc tính DBMS_AUDIT_MGMT.OS_FILE_MAX_SIZE, thiết lập kích thước tối đa. Để tìm trạng thái của cài đặt thuộc tính hiện tại, hãy truy vấn các cột PARAMETER_NAME và PARAMETER_VALUE của chế độ xem từ điển dữ liệu DBA_ AUDIT_MGMT_CONFIG_PARAMS</w:t>
      </w:r>
      <w:r w:rsidRPr="001058B5">
        <w:rPr>
          <w:rFonts w:ascii="Arial" w:hAnsi="Arial" w:cs="Arial"/>
          <w:spacing w:val="-4"/>
          <w:sz w:val="20"/>
        </w:rPr>
        <w:t>.</w:t>
      </w:r>
    </w:p>
    <w:p w14:paraId="69A6E016" w14:textId="77777777" w:rsidR="009B29A7" w:rsidRPr="001058B5" w:rsidRDefault="009B29A7" w:rsidP="009B29A7">
      <w:pPr>
        <w:pStyle w:val="ListParagraph"/>
        <w:numPr>
          <w:ilvl w:val="0"/>
          <w:numId w:val="3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C718DE">
        <w:rPr>
          <w:rFonts w:ascii="Arial" w:hAnsi="Arial" w:cs="Arial"/>
          <w:sz w:val="20"/>
          <w:szCs w:val="20"/>
          <w:lang w:val="vi-VN"/>
        </w:rPr>
        <w:t>Đặt kích thước tối đa là 10240 kilobyte, tức là 10 megabyte. Cài đặt mặc định là 10.000 kilobyte (khoảng 10 megabyte). Không vượt quá 2 gigabyte</w:t>
      </w:r>
      <w:r w:rsidRPr="00C718DE">
        <w:rPr>
          <w:rFonts w:ascii="Arial" w:hAnsi="Arial" w:cs="Arial"/>
          <w:sz w:val="20"/>
          <w:szCs w:val="20"/>
        </w:rPr>
        <w:t>.</w:t>
      </w:r>
    </w:p>
    <w:p w14:paraId="41EFA1A1" w14:textId="77777777" w:rsidR="009B29A7" w:rsidRPr="001058B5" w:rsidRDefault="009B29A7" w:rsidP="009B29A7">
      <w:pPr>
        <w:pStyle w:val="BodyText"/>
        <w:spacing w:before="3"/>
        <w:rPr>
          <w:rFonts w:ascii="Arial" w:hAnsi="Arial" w:cs="Arial"/>
          <w:sz w:val="22"/>
        </w:rPr>
      </w:pPr>
    </w:p>
    <w:p w14:paraId="21187E13" w14:textId="77777777" w:rsidR="009B29A7" w:rsidRPr="001058B5" w:rsidRDefault="009B29A7" w:rsidP="009B29A7">
      <w:pPr>
        <w:pStyle w:val="Heading7"/>
        <w:spacing w:before="1"/>
        <w:ind w:left="2260"/>
        <w:rPr>
          <w:rFonts w:ascii="Arial" w:hAnsi="Arial" w:cs="Arial"/>
        </w:rPr>
      </w:pPr>
      <w:r>
        <w:rPr>
          <w:rFonts w:ascii="Arial" w:hAnsi="Arial" w:cs="Arial"/>
        </w:rPr>
        <w:t>Xóa cài đặt</w:t>
      </w:r>
      <w:r w:rsidRPr="001058B5">
        <w:rPr>
          <w:rFonts w:ascii="Arial" w:hAnsi="Arial" w:cs="Arial"/>
        </w:rPr>
        <w:t xml:space="preserve"> DB</w:t>
      </w:r>
      <w:r>
        <w:rPr>
          <w:rFonts w:ascii="Arial" w:hAnsi="Arial" w:cs="Arial"/>
        </w:rPr>
        <w:t>MS_AUDIT_MGMT.OS_FILE_MAX_SIZE</w:t>
      </w:r>
    </w:p>
    <w:p w14:paraId="43A9578C" w14:textId="77777777" w:rsidR="009B29A7" w:rsidRPr="00C718DE" w:rsidRDefault="009B29A7" w:rsidP="009B29A7">
      <w:pPr>
        <w:pStyle w:val="BodyText"/>
        <w:spacing w:before="55" w:line="228" w:lineRule="auto"/>
        <w:ind w:left="2260" w:right="195" w:hanging="1"/>
        <w:rPr>
          <w:rFonts w:ascii="Arial" w:hAnsi="Arial" w:cs="Arial"/>
        </w:rPr>
      </w:pPr>
      <w:r w:rsidRPr="00C718DE">
        <w:rPr>
          <w:rFonts w:ascii="Arial" w:hAnsi="Arial" w:cs="Arial"/>
          <w:lang w:val="vi-VN"/>
        </w:rPr>
        <w:t>Để xóa cài đặt kích thước tệp tối đa, hãy sử dụng thủ tục DBMS_AUDIT_MGMT.CLEAR_AUDIT_TRAIL_ PROPERY</w:t>
      </w:r>
      <w:r w:rsidRPr="00C718DE">
        <w:rPr>
          <w:rFonts w:ascii="Arial" w:hAnsi="Arial" w:cs="Arial"/>
        </w:rPr>
        <w:t>.</w:t>
      </w:r>
    </w:p>
    <w:p w14:paraId="52907BFC"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BF1627E"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465C3D7C" w14:textId="77777777" w:rsidR="009B29A7" w:rsidRPr="001058B5" w:rsidRDefault="009B29A7" w:rsidP="009B29A7">
      <w:pPr>
        <w:spacing w:before="17"/>
        <w:ind w:left="2444"/>
        <w:rPr>
          <w:rFonts w:ascii="Arial" w:hAnsi="Arial" w:cs="Arial"/>
          <w:sz w:val="18"/>
        </w:rPr>
      </w:pPr>
      <w:r w:rsidRPr="001058B5">
        <w:rPr>
          <w:rFonts w:ascii="Arial" w:hAnsi="Arial" w:cs="Arial"/>
          <w:w w:val="95"/>
          <w:sz w:val="18"/>
        </w:rPr>
        <w:t>DBMS_AUDIT_MGMT.CLEAR_AUDIT_TRAIL_PROPERTY(</w:t>
      </w:r>
    </w:p>
    <w:p w14:paraId="5BAFA359" w14:textId="77777777" w:rsidR="009B29A7" w:rsidRPr="001058B5" w:rsidRDefault="009B29A7" w:rsidP="009B29A7">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A7D59"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1F47AE61" w14:textId="77777777" w:rsidR="009B29A7" w:rsidRPr="001058B5" w:rsidRDefault="009B29A7" w:rsidP="009B29A7">
      <w:pPr>
        <w:spacing w:before="17"/>
        <w:ind w:left="2260"/>
        <w:rPr>
          <w:rFonts w:ascii="Arial" w:hAnsi="Arial" w:cs="Arial"/>
          <w:sz w:val="18"/>
        </w:rPr>
      </w:pPr>
      <w:r w:rsidRPr="001058B5">
        <w:rPr>
          <w:rFonts w:ascii="Arial" w:hAnsi="Arial" w:cs="Arial"/>
          <w:w w:val="86"/>
          <w:sz w:val="18"/>
        </w:rPr>
        <w:t>/</w:t>
      </w:r>
    </w:p>
    <w:p w14:paraId="1BF97A36" w14:textId="77777777" w:rsidR="009B29A7" w:rsidRPr="001058B5" w:rsidRDefault="009B29A7" w:rsidP="009B29A7">
      <w:pPr>
        <w:pStyle w:val="BodyText"/>
        <w:spacing w:before="2"/>
        <w:rPr>
          <w:rFonts w:ascii="Arial" w:hAnsi="Arial" w:cs="Arial"/>
          <w:sz w:val="18"/>
        </w:rPr>
      </w:pPr>
    </w:p>
    <w:p w14:paraId="4CD21B38" w14:textId="77777777" w:rsidR="009B29A7" w:rsidRPr="001058B5" w:rsidRDefault="009B29A7" w:rsidP="009B29A7">
      <w:pPr>
        <w:pStyle w:val="BodyText"/>
        <w:spacing w:before="1"/>
        <w:ind w:left="2260"/>
        <w:rPr>
          <w:rFonts w:ascii="Arial" w:hAnsi="Arial" w:cs="Arial"/>
        </w:rPr>
      </w:pPr>
      <w:r>
        <w:rPr>
          <w:rFonts w:ascii="Arial" w:hAnsi="Arial" w:cs="Arial"/>
        </w:rPr>
        <w:t>Trong ví dụ này</w:t>
      </w:r>
      <w:r w:rsidRPr="001058B5">
        <w:rPr>
          <w:rFonts w:ascii="Arial" w:hAnsi="Arial" w:cs="Arial"/>
        </w:rPr>
        <w:t>:</w:t>
      </w:r>
    </w:p>
    <w:p w14:paraId="336B16A0" w14:textId="77777777" w:rsidR="009B29A7" w:rsidRPr="00C718DE"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C718DE">
        <w:rPr>
          <w:rFonts w:ascii="Arial" w:hAnsi="Arial" w:cs="Arial"/>
          <w:sz w:val="20"/>
          <w:lang w:val="vi-VN"/>
        </w:rPr>
        <w:t>Chỉ định đường dẫn kiểm tra của hệ điều hành. Nhập một trong số</w:t>
      </w:r>
    </w:p>
    <w:p w14:paraId="2E4FC574" w14:textId="77777777" w:rsidR="009B29A7" w:rsidRPr="001058B5"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 xml:space="preserve"> </w:t>
      </w:r>
      <w:r>
        <w:rPr>
          <w:rFonts w:ascii="Arial" w:hAnsi="Arial" w:cs="Arial"/>
          <w:sz w:val="20"/>
        </w:rPr>
        <w:t xml:space="preserve">AUDIT_TRAIL_TYPE được mô tả trong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4556B800"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2ADDAF11" w14:textId="77777777" w:rsidR="009B29A7" w:rsidRPr="001058B5" w:rsidRDefault="009B29A7" w:rsidP="009B29A7">
      <w:pPr>
        <w:pStyle w:val="BodyText"/>
        <w:spacing w:before="5"/>
        <w:rPr>
          <w:rFonts w:ascii="Arial" w:hAnsi="Arial" w:cs="Arial"/>
          <w:sz w:val="25"/>
        </w:rPr>
      </w:pPr>
    </w:p>
    <w:p w14:paraId="1591FB91" w14:textId="77777777" w:rsidR="009B29A7" w:rsidRPr="001058B5" w:rsidRDefault="009B29A7" w:rsidP="006F7931">
      <w:pPr>
        <w:pStyle w:val="ListParagraph"/>
        <w:numPr>
          <w:ilvl w:val="1"/>
          <w:numId w:val="137"/>
        </w:numPr>
        <w:tabs>
          <w:tab w:val="left" w:pos="2020"/>
        </w:tabs>
        <w:spacing w:before="103" w:line="228" w:lineRule="auto"/>
        <w:ind w:right="794" w:hanging="359"/>
        <w:rPr>
          <w:rFonts w:ascii="Arial" w:hAnsi="Arial" w:cs="Arial"/>
          <w:sz w:val="20"/>
        </w:rPr>
      </w:pPr>
      <w:r w:rsidRPr="001058B5">
        <w:rPr>
          <w:rFonts w:ascii="Arial" w:hAnsi="Arial" w:cs="Arial"/>
          <w:w w:val="95"/>
          <w:sz w:val="20"/>
        </w:rPr>
        <w:t>AUDIT_TRAIL_PROPERTY</w:t>
      </w:r>
      <w:r>
        <w:rPr>
          <w:rFonts w:ascii="Arial" w:hAnsi="Arial" w:cs="Arial"/>
          <w:w w:val="95"/>
          <w:sz w:val="20"/>
        </w:rPr>
        <w:t xml:space="preserve"> </w:t>
      </w:r>
      <w:r w:rsidRPr="00C718DE">
        <w:rPr>
          <w:rFonts w:ascii="Arial" w:hAnsi="Arial" w:cs="Arial"/>
          <w:sz w:val="20"/>
          <w:lang w:val="vi-VN"/>
        </w:rPr>
        <w:t>Chỉ định thuộc tính DBMS_AUDIT_MGMT.OS_FILE_MAX_SIZE. Bạn có thể truy vấn chế độ xem từ điển dữ liệu DBA_AUDIT_MGMT_CONFIG_PARAMS để tìm trạng thái hiện tại của thuộc tính này.</w:t>
      </w:r>
    </w:p>
    <w:p w14:paraId="1C6C9BBB" w14:textId="77777777" w:rsidR="009B29A7" w:rsidRPr="001058B5" w:rsidRDefault="009B29A7"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USE_DEFAULT_VALUES:</w:t>
      </w:r>
      <w:r>
        <w:rPr>
          <w:rFonts w:ascii="Arial" w:hAnsi="Arial" w:cs="Arial"/>
          <w:sz w:val="20"/>
        </w:rPr>
        <w:t>nhập 1 trong những giá trị sau</w:t>
      </w:r>
      <w:r w:rsidRPr="001058B5">
        <w:rPr>
          <w:rFonts w:ascii="Arial" w:hAnsi="Arial" w:cs="Arial"/>
          <w:sz w:val="20"/>
        </w:rPr>
        <w:t>:</w:t>
      </w:r>
    </w:p>
    <w:p w14:paraId="0D9F154D" w14:textId="77777777" w:rsidR="009B29A7" w:rsidRPr="001058B5" w:rsidRDefault="009B29A7" w:rsidP="009B29A7">
      <w:pPr>
        <w:pStyle w:val="ListParagraph"/>
        <w:numPr>
          <w:ilvl w:val="0"/>
          <w:numId w:val="3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C718DE">
        <w:rPr>
          <w:rFonts w:ascii="Arial" w:hAnsi="Arial" w:cs="Arial"/>
          <w:sz w:val="20"/>
          <w:lang w:val="vi-VN"/>
        </w:rPr>
        <w:t>Xóa giá trị hiện tại và sử dụng giá trị mặc định, 10.000 kilobyte, thay vào đó</w:t>
      </w:r>
    </w:p>
    <w:p w14:paraId="2B00DF93" w14:textId="77777777" w:rsidR="009B29A7" w:rsidRPr="001058B5" w:rsidRDefault="009B29A7" w:rsidP="009B29A7">
      <w:pPr>
        <w:pStyle w:val="ListParagraph"/>
        <w:numPr>
          <w:ilvl w:val="0"/>
          <w:numId w:val="3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C718DE">
        <w:rPr>
          <w:rFonts w:ascii="Arial" w:hAnsi="Arial" w:cs="Arial"/>
          <w:sz w:val="20"/>
          <w:szCs w:val="20"/>
          <w:lang w:val="vi-VN"/>
        </w:rPr>
        <w:t>Cơ sở dữ liệu Oracle không sử dụng kích thước tối đa mặc định cho hệ điều hành hoặc tăng trưởng tệp XML. Các tệp sẽ tiếp tục tăng mà không có giới hạn trừ khi bạn định cấu hình thuộc tính DBMS_AUDIT_MGMT.OS_FILE_MAX_AGE. Cài đặt mặc định là FALSE</w:t>
      </w:r>
      <w:r w:rsidRPr="00C718DE">
        <w:rPr>
          <w:rFonts w:ascii="Arial" w:hAnsi="Arial" w:cs="Arial"/>
          <w:sz w:val="20"/>
          <w:szCs w:val="20"/>
        </w:rPr>
        <w:t>.</w:t>
      </w:r>
    </w:p>
    <w:p w14:paraId="5B8DD182" w14:textId="77777777" w:rsidR="009B29A7" w:rsidRPr="001058B5" w:rsidRDefault="009B29A7" w:rsidP="009B29A7">
      <w:pPr>
        <w:pStyle w:val="BodyText"/>
        <w:spacing w:before="11"/>
        <w:rPr>
          <w:rFonts w:ascii="Arial" w:hAnsi="Arial" w:cs="Arial"/>
          <w:sz w:val="22"/>
        </w:rPr>
      </w:pPr>
    </w:p>
    <w:p w14:paraId="6AAB5086" w14:textId="77777777" w:rsidR="009B29A7" w:rsidRPr="001058B5" w:rsidRDefault="009B29A7" w:rsidP="009B29A7">
      <w:pPr>
        <w:pStyle w:val="Heading6"/>
        <w:ind w:left="1660"/>
      </w:pPr>
      <w:bookmarkStart w:id="1827" w:name="Setting_the_Age_of_the_Operating_System_"/>
      <w:bookmarkStart w:id="1828" w:name="_bookmark2036"/>
      <w:bookmarkStart w:id="1829" w:name="_bookmark2037"/>
      <w:bookmarkEnd w:id="1827"/>
      <w:bookmarkEnd w:id="1828"/>
      <w:bookmarkEnd w:id="1829"/>
      <w:r>
        <w:t xml:space="preserve">Cài đặt </w:t>
      </w:r>
      <w:r w:rsidRPr="001058B5">
        <w:t xml:space="preserve">Age of the </w:t>
      </w:r>
      <w:bookmarkStart w:id="1830" w:name="_bookmark2038"/>
      <w:bookmarkEnd w:id="1830"/>
      <w:r w:rsidRPr="001058B5">
        <w:t>Operating System Audit Trail</w:t>
      </w:r>
    </w:p>
    <w:p w14:paraId="493D1EE3" w14:textId="77777777" w:rsidR="009B29A7" w:rsidRPr="001058B5" w:rsidRDefault="009B29A7" w:rsidP="009B29A7">
      <w:pPr>
        <w:pStyle w:val="BodyText"/>
        <w:spacing w:before="56" w:line="230" w:lineRule="auto"/>
        <w:ind w:left="1659" w:right="700"/>
        <w:rPr>
          <w:rFonts w:ascii="Arial" w:hAnsi="Arial" w:cs="Arial"/>
        </w:rPr>
      </w:pPr>
      <w:r w:rsidRPr="00E46C8A">
        <w:rPr>
          <w:rFonts w:ascii="Arial" w:hAnsi="Arial" w:cs="Arial"/>
          <w:lang w:val="vi-VN"/>
        </w:rPr>
        <w:t>Để kiểm soát tuổi của đường dẫn kiểm tra của hệ điều hành, hãy sử dụng thủ tục PLMS SQL DBMS_AUDIT_MGMT.SET_ AUDIT_TRAIL_PROPERTY. Hãy nhớ rằng bạn phải có đặc quyền EXECUTE cho gói DBMS_AUDIT_MGMT PL / SQL trước khi bạn có thể sử dụng nó. Khi tệp hệ điều hành đáp ứng giới hạn độ tuổi bạn đã đặt, Cơ sở dữ liệu Oracle ngừng thêm bản ghi vào tệp hiện tại và sau đó tạo tệp hệ điều hành mới cho các bản ghi tiếp theo. Để biết thêm thông tin về gói DBMS_AUDIT_MGMT PL / SQL</w:t>
      </w:r>
      <w:r w:rsidRPr="00E46C8A">
        <w:rPr>
          <w:rFonts w:ascii="Arial" w:hAnsi="Arial" w:cs="Arial"/>
        </w:rPr>
        <w:t>,</w:t>
      </w:r>
      <w:r>
        <w:rPr>
          <w:rFonts w:ascii="Arial" w:hAnsi="Arial" w:cs="Arial"/>
        </w:rPr>
        <w:t xml:space="preserve"> xem thêm</w:t>
      </w:r>
      <w:r w:rsidRPr="001058B5">
        <w:rPr>
          <w:rFonts w:ascii="Arial" w:hAnsi="Arial" w:cs="Arial"/>
        </w:rPr>
        <w:t xml:space="preserv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8D6CE1F" w14:textId="77777777" w:rsidR="009B29A7" w:rsidRPr="00E46C8A" w:rsidRDefault="009B29A7" w:rsidP="009B29A7">
      <w:pPr>
        <w:pStyle w:val="BodyText"/>
        <w:spacing w:before="115" w:line="230" w:lineRule="auto"/>
        <w:ind w:left="1660" w:right="789"/>
        <w:jc w:val="both"/>
        <w:rPr>
          <w:rFonts w:ascii="Arial" w:hAnsi="Arial" w:cs="Arial"/>
        </w:rPr>
      </w:pPr>
      <w:r w:rsidRPr="00E46C8A">
        <w:rPr>
          <w:rFonts w:ascii="Arial" w:hAnsi="Arial" w:cs="Arial"/>
          <w:lang w:val="vi-VN"/>
        </w:rPr>
        <w:t>Nếu bạn đặt cả DBMS_AUDIT_MGMT.OS_FILE_MAX_AGE và DBMS_AUDIT_MGMT.OS_ FILE_MAX_SIZE (được mô tả trong thuộc tính "Thiết lập Kích cỡ của Hệ điều hành Kiểm tra Đường mòn" trên trang 9-62), thì Cơ sở dữ liệu Oracle kiểm soát sự tăng trưởng của tệp Kiểm tra dựa trên thuộc tính giới hạn giá trị được đáp ứng trước</w:t>
      </w:r>
      <w:r w:rsidRPr="00E46C8A">
        <w:rPr>
          <w:rFonts w:ascii="Arial" w:hAnsi="Arial" w:cs="Arial"/>
        </w:rPr>
        <w:t>.</w:t>
      </w:r>
    </w:p>
    <w:p w14:paraId="73AE4510"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7F9C73CA"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30130BB0" w14:textId="77777777" w:rsidR="009B29A7" w:rsidRPr="001058B5" w:rsidRDefault="009B29A7" w:rsidP="009B29A7">
      <w:pPr>
        <w:spacing w:before="17"/>
        <w:ind w:left="1844"/>
        <w:rPr>
          <w:rFonts w:ascii="Arial" w:hAnsi="Arial" w:cs="Arial"/>
          <w:sz w:val="18"/>
        </w:rPr>
      </w:pPr>
      <w:r w:rsidRPr="001058B5">
        <w:rPr>
          <w:rFonts w:ascii="Arial" w:hAnsi="Arial" w:cs="Arial"/>
          <w:w w:val="95"/>
          <w:sz w:val="18"/>
        </w:rPr>
        <w:t>DBMS_AUDIT_MGMT.SET_AUDIT_TRAIL_PROPERTY(</w:t>
      </w:r>
    </w:p>
    <w:p w14:paraId="65B429CA" w14:textId="77777777" w:rsidR="009B29A7" w:rsidRPr="001058B5" w:rsidRDefault="009B29A7" w:rsidP="009B29A7">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4BB415D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6B651FC"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2B7426EF" w14:textId="77777777" w:rsidR="009B29A7" w:rsidRPr="001058B5" w:rsidRDefault="009B29A7" w:rsidP="009B29A7">
      <w:pPr>
        <w:pStyle w:val="BodyText"/>
        <w:spacing w:before="3"/>
        <w:rPr>
          <w:rFonts w:ascii="Arial" w:hAnsi="Arial" w:cs="Arial"/>
          <w:sz w:val="18"/>
        </w:rPr>
      </w:pPr>
    </w:p>
    <w:p w14:paraId="2206785E"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6D4463F2" w14:textId="77777777" w:rsidR="009B29A7" w:rsidRPr="001058B5" w:rsidRDefault="009B29A7" w:rsidP="006F7931">
      <w:pPr>
        <w:pStyle w:val="ListParagraph"/>
        <w:numPr>
          <w:ilvl w:val="1"/>
          <w:numId w:val="137"/>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E46C8A">
        <w:rPr>
          <w:rFonts w:ascii="Arial" w:hAnsi="Arial" w:cs="Arial"/>
          <w:sz w:val="20"/>
          <w:szCs w:val="20"/>
          <w:lang w:val="vi-VN"/>
        </w:rPr>
        <w:t>Chỉ định đường dẫn kiểm tra của hệ điều hành. Nhập một trong các giá trị sau</w:t>
      </w:r>
      <w:r w:rsidRPr="00E46C8A">
        <w:rPr>
          <w:rFonts w:ascii="Arial" w:hAnsi="Arial" w:cs="Arial"/>
          <w:sz w:val="20"/>
          <w:szCs w:val="20"/>
        </w:rPr>
        <w:t>:</w:t>
      </w:r>
    </w:p>
    <w:p w14:paraId="73BB24C9" w14:textId="77777777" w:rsidR="009B29A7" w:rsidRPr="001058B5" w:rsidRDefault="009B29A7" w:rsidP="009B29A7">
      <w:pPr>
        <w:pStyle w:val="ListParagraph"/>
        <w:numPr>
          <w:ilvl w:val="0"/>
          <w:numId w:val="32"/>
        </w:numPr>
        <w:tabs>
          <w:tab w:val="left" w:pos="2379"/>
          <w:tab w:val="left" w:pos="2380"/>
        </w:tabs>
        <w:spacing w:before="115" w:line="246" w:lineRule="exact"/>
        <w:rPr>
          <w:rFonts w:ascii="Arial" w:hAnsi="Arial" w:cs="Arial"/>
        </w:rPr>
      </w:pPr>
      <w:r w:rsidRPr="001058B5">
        <w:rPr>
          <w:rFonts w:ascii="Arial" w:hAnsi="Arial" w:cs="Arial"/>
          <w:sz w:val="20"/>
        </w:rPr>
        <w:t>DBMS_AUDIT_MGMT.AUDIT_TRAIL_OS</w:t>
      </w:r>
      <w:r w:rsidRPr="00173561">
        <w:rPr>
          <w:lang w:val="vi-VN"/>
        </w:rPr>
        <w:t xml:space="preserve"> </w:t>
      </w:r>
      <w:r w:rsidRPr="00173561">
        <w:rPr>
          <w:rFonts w:ascii="Arial" w:hAnsi="Arial" w:cs="Arial"/>
          <w:sz w:val="20"/>
          <w:lang w:val="vi-VN"/>
        </w:rPr>
        <w:t>Các tệp đường dẫn kiểm tra hệ thống điều hành có phần mở rộng .aud. (Thiết lập này không áp dụng cho các mục Windows Event Log. Nó cũng không áp dụng cho các bản ghi kiểm tra syslog, khi tham số khởi tạo AUDIT_SYSLOG_LEVEL được thiết lập.)</w:t>
      </w:r>
    </w:p>
    <w:p w14:paraId="6D7F262F" w14:textId="77777777" w:rsidR="009B29A7" w:rsidRPr="001058B5" w:rsidRDefault="009B29A7" w:rsidP="009B29A7">
      <w:pPr>
        <w:pStyle w:val="ListParagraph"/>
        <w:numPr>
          <w:ilvl w:val="0"/>
          <w:numId w:val="3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Pr>
          <w:rFonts w:ascii="Arial" w:hAnsi="Arial" w:cs="Arial"/>
          <w:sz w:val="20"/>
        </w:rPr>
        <w:t>tệp kiểm toán XML</w:t>
      </w:r>
    </w:p>
    <w:p w14:paraId="41E8B9F5" w14:textId="77777777" w:rsidR="009B29A7" w:rsidRPr="00173561" w:rsidRDefault="009B29A7" w:rsidP="009B29A7">
      <w:pPr>
        <w:pStyle w:val="ListParagraph"/>
        <w:numPr>
          <w:ilvl w:val="0"/>
          <w:numId w:val="32"/>
        </w:numPr>
        <w:tabs>
          <w:tab w:val="left" w:pos="2379"/>
          <w:tab w:val="left" w:pos="2380"/>
        </w:tabs>
        <w:spacing w:before="118" w:line="228" w:lineRule="auto"/>
        <w:ind w:right="810"/>
        <w:rPr>
          <w:rFonts w:ascii="Arial" w:hAnsi="Arial" w:cs="Arial"/>
          <w:sz w:val="20"/>
          <w:szCs w:val="20"/>
        </w:rPr>
      </w:pPr>
      <w:r w:rsidRPr="001058B5">
        <w:rPr>
          <w:rFonts w:ascii="Arial" w:hAnsi="Arial" w:cs="Arial"/>
          <w:w w:val="90"/>
          <w:sz w:val="20"/>
        </w:rPr>
        <w:t xml:space="preserve">DBMS_AUDIT_MGMT.AUDIT_TRAIL_FILES: </w:t>
      </w:r>
      <w:r w:rsidRPr="00173561">
        <w:rPr>
          <w:rStyle w:val="shorttext"/>
          <w:rFonts w:ascii="Arial" w:hAnsi="Arial" w:cs="Arial"/>
          <w:sz w:val="20"/>
          <w:szCs w:val="20"/>
          <w:lang w:val="vi-VN"/>
        </w:rPr>
        <w:t>Cả hai tệp đường dẫn kiểm tra của hệ điều hành và XML</w:t>
      </w:r>
      <w:r w:rsidRPr="00173561">
        <w:rPr>
          <w:rFonts w:ascii="Arial" w:hAnsi="Arial" w:cs="Arial"/>
          <w:sz w:val="20"/>
          <w:szCs w:val="20"/>
        </w:rPr>
        <w:t>.</w:t>
      </w:r>
    </w:p>
    <w:p w14:paraId="1832C09A" w14:textId="77777777" w:rsidR="009B29A7" w:rsidRPr="001058B5" w:rsidRDefault="009B29A7" w:rsidP="006F7931">
      <w:pPr>
        <w:pStyle w:val="ListParagraph"/>
        <w:numPr>
          <w:ilvl w:val="1"/>
          <w:numId w:val="137"/>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w:t>
      </w:r>
      <w:r w:rsidRPr="00173561">
        <w:rPr>
          <w:rFonts w:ascii="Arial" w:hAnsi="Arial" w:cs="Arial"/>
          <w:sz w:val="20"/>
          <w:lang w:val="vi-VN"/>
        </w:rPr>
        <w:t>Chỉ định thuộc tính DBMS_AUDIT_MGMT.OS_FILE_MAX_AGE để đặt độ tuổi tối đa. Để tìm trạng thái của cài đặt thuộc tính hiện tại, hãy truy vấn chế độ xem từ điển dữ liệu DBA_AUDIT_MGMT_CONFIG_PARAMS</w:t>
      </w:r>
      <w:r w:rsidRPr="001058B5">
        <w:rPr>
          <w:rFonts w:ascii="Arial" w:hAnsi="Arial" w:cs="Arial"/>
          <w:spacing w:val="-4"/>
          <w:w w:val="95"/>
          <w:sz w:val="20"/>
        </w:rPr>
        <w:t>.</w:t>
      </w:r>
    </w:p>
    <w:p w14:paraId="6E138A31" w14:textId="77777777" w:rsidR="009B29A7" w:rsidRPr="00173561" w:rsidRDefault="009B29A7" w:rsidP="006F7931">
      <w:pPr>
        <w:pStyle w:val="ListParagraph"/>
        <w:numPr>
          <w:ilvl w:val="1"/>
          <w:numId w:val="137"/>
        </w:numPr>
        <w:tabs>
          <w:tab w:val="left" w:pos="2020"/>
        </w:tabs>
        <w:spacing w:before="119" w:line="228" w:lineRule="auto"/>
        <w:ind w:right="1072" w:hanging="359"/>
        <w:rPr>
          <w:rFonts w:ascii="Arial" w:hAnsi="Arial" w:cs="Arial"/>
          <w:sz w:val="20"/>
          <w:szCs w:val="20"/>
        </w:rPr>
      </w:pPr>
      <w:r w:rsidRPr="001058B5">
        <w:rPr>
          <w:rFonts w:ascii="Arial" w:hAnsi="Arial" w:cs="Arial"/>
          <w:w w:val="95"/>
          <w:sz w:val="20"/>
        </w:rPr>
        <w:t>AUDIT_TRAIL_PROPERTY_VALUE</w:t>
      </w:r>
      <w:r>
        <w:rPr>
          <w:rFonts w:ascii="Arial" w:hAnsi="Arial" w:cs="Arial"/>
          <w:w w:val="95"/>
          <w:sz w:val="20"/>
        </w:rPr>
        <w:t xml:space="preserve">: </w:t>
      </w:r>
      <w:r w:rsidRPr="00173561">
        <w:rPr>
          <w:rFonts w:ascii="Arial" w:hAnsi="Arial" w:cs="Arial"/>
          <w:sz w:val="20"/>
          <w:szCs w:val="20"/>
          <w:lang w:val="vi-VN"/>
        </w:rPr>
        <w:t>Đặt độ tuổi tối đa là 10 ngày. Nhập một giá trị từ 1 đến 495. Độ tuổi mặc định là 5 ngày</w:t>
      </w:r>
      <w:r w:rsidRPr="00173561">
        <w:rPr>
          <w:rFonts w:ascii="Arial" w:hAnsi="Arial" w:cs="Arial"/>
          <w:sz w:val="20"/>
          <w:szCs w:val="20"/>
        </w:rPr>
        <w:t>.</w:t>
      </w:r>
    </w:p>
    <w:p w14:paraId="7EA9671E"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43E5EAB3" w14:textId="77777777" w:rsidR="009B29A7" w:rsidRPr="001058B5" w:rsidRDefault="009B29A7" w:rsidP="009B29A7">
      <w:pPr>
        <w:pStyle w:val="BodyText"/>
        <w:spacing w:before="11"/>
        <w:rPr>
          <w:rFonts w:ascii="Arial" w:hAnsi="Arial" w:cs="Arial"/>
          <w:sz w:val="24"/>
        </w:rPr>
      </w:pPr>
    </w:p>
    <w:p w14:paraId="6669B828" w14:textId="77777777" w:rsidR="009B29A7" w:rsidRPr="001058B5" w:rsidRDefault="009B29A7" w:rsidP="009B29A7">
      <w:pPr>
        <w:pStyle w:val="Heading7"/>
        <w:spacing w:before="104"/>
        <w:ind w:left="2260"/>
        <w:rPr>
          <w:rFonts w:ascii="Arial" w:hAnsi="Arial" w:cs="Arial"/>
          <w:w w:val="95"/>
        </w:rPr>
      </w:pPr>
      <w:r>
        <w:rPr>
          <w:rFonts w:ascii="Arial" w:hAnsi="Arial" w:cs="Arial"/>
        </w:rPr>
        <w:t>Xóa cài đặtDBMS_AUDIT_MGMT.OS_FILE_MAX_AGE</w:t>
      </w:r>
    </w:p>
    <w:p w14:paraId="00CABC4A" w14:textId="77777777" w:rsidR="009B29A7" w:rsidRPr="001058B5" w:rsidRDefault="009B29A7" w:rsidP="009B29A7">
      <w:pPr>
        <w:pStyle w:val="BodyText"/>
        <w:spacing w:before="55" w:line="228" w:lineRule="auto"/>
        <w:ind w:left="2260" w:right="228" w:hanging="1"/>
        <w:rPr>
          <w:rFonts w:ascii="Arial" w:hAnsi="Arial" w:cs="Arial"/>
        </w:rPr>
      </w:pP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CA6099E"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8CBEF15"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129FC13D"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DBMS_AUDIT_MGMT.CLEAR_AUDIT_TRAIL_PROPERTY(</w:t>
      </w:r>
    </w:p>
    <w:p w14:paraId="15C4F503" w14:textId="77777777" w:rsidR="009B29A7" w:rsidRPr="001058B5" w:rsidRDefault="009B29A7" w:rsidP="009B29A7">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3FF8423E"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3212094F"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78FBEBCB" w14:textId="77777777" w:rsidR="009B29A7" w:rsidRPr="001058B5" w:rsidRDefault="009B29A7" w:rsidP="009B29A7">
      <w:pPr>
        <w:pStyle w:val="BodyText"/>
        <w:spacing w:before="3"/>
        <w:rPr>
          <w:rFonts w:ascii="Arial" w:hAnsi="Arial" w:cs="Arial"/>
          <w:sz w:val="18"/>
        </w:rPr>
      </w:pPr>
    </w:p>
    <w:p w14:paraId="7391D19D"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C237271" w14:textId="77777777" w:rsidR="009B29A7" w:rsidRPr="001058B5" w:rsidRDefault="009B29A7" w:rsidP="006F7931">
      <w:pPr>
        <w:pStyle w:val="ListParagraph"/>
        <w:numPr>
          <w:ilvl w:val="2"/>
          <w:numId w:val="137"/>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w:t>
      </w:r>
      <w:r w:rsidRPr="00173561">
        <w:rPr>
          <w:rFonts w:ascii="Arial" w:hAnsi="Arial" w:cs="Arial"/>
          <w:sz w:val="20"/>
          <w:lang w:val="vi-VN"/>
        </w:rPr>
        <w:t>Chỉ định đường dẫn kiểm tra của hệ điều hành. Nhập một trong các giá trị AUDIT_ TRAIL_TYPE được liệt kê trong</w:t>
      </w:r>
      <w:r w:rsidRPr="00173561">
        <w:rPr>
          <w:rFonts w:ascii="Arial" w:hAnsi="Arial" w:cs="Arial"/>
          <w:color w:val="0000CC"/>
          <w:sz w:val="18"/>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Pr>
            <w:rFonts w:ascii="Arial" w:hAnsi="Arial" w:cs="Arial"/>
            <w:sz w:val="20"/>
          </w:rPr>
          <w:t>trang</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36EA1D03" w14:textId="77777777" w:rsidR="009B29A7" w:rsidRPr="001058B5" w:rsidRDefault="009B29A7" w:rsidP="006F7931">
      <w:pPr>
        <w:pStyle w:val="ListParagraph"/>
        <w:numPr>
          <w:ilvl w:val="2"/>
          <w:numId w:val="137"/>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w:t>
      </w:r>
      <w:r w:rsidRPr="00173561">
        <w:rPr>
          <w:rFonts w:ascii="Arial" w:hAnsi="Arial" w:cs="Arial"/>
          <w:sz w:val="20"/>
          <w:szCs w:val="20"/>
          <w:lang w:val="vi-VN"/>
        </w:rPr>
        <w:t>Chỉ định thuộc tính DBMS_AUDIT_MGMT.OS_FILE_MAX_AGE. Truy vấn các cột PARAMETER_NAME và PARAMETER_VALUE của chế độ xem từ điển dữ liệu DBA_ AUDIT_MGMT_CONFIG_PARAMS để tìm trạng thái hiện tại của thuộc tính này</w:t>
      </w:r>
      <w:r w:rsidRPr="00173561">
        <w:rPr>
          <w:rFonts w:ascii="Arial" w:hAnsi="Arial" w:cs="Arial"/>
          <w:spacing w:val="-3"/>
          <w:sz w:val="20"/>
          <w:szCs w:val="20"/>
        </w:rPr>
        <w:t>.</w:t>
      </w:r>
    </w:p>
    <w:p w14:paraId="4E67CC43" w14:textId="77777777" w:rsidR="009B29A7" w:rsidRPr="001058B5" w:rsidRDefault="009B29A7" w:rsidP="006F7931">
      <w:pPr>
        <w:pStyle w:val="ListParagraph"/>
        <w:numPr>
          <w:ilvl w:val="2"/>
          <w:numId w:val="137"/>
        </w:numPr>
        <w:tabs>
          <w:tab w:val="left" w:pos="2620"/>
        </w:tabs>
        <w:spacing w:before="116"/>
        <w:rPr>
          <w:rFonts w:ascii="Arial" w:hAnsi="Arial" w:cs="Arial"/>
          <w:sz w:val="20"/>
        </w:rPr>
      </w:pPr>
      <w:r w:rsidRPr="001058B5">
        <w:rPr>
          <w:rFonts w:ascii="Arial" w:hAnsi="Arial" w:cs="Arial"/>
          <w:sz w:val="20"/>
        </w:rPr>
        <w:t>USE_DEFAULT_VALUES:</w:t>
      </w:r>
      <w:r>
        <w:rPr>
          <w:rFonts w:ascii="Arial" w:hAnsi="Arial" w:cs="Arial"/>
          <w:sz w:val="20"/>
        </w:rPr>
        <w:t xml:space="preserve"> 1 trong 2 giá trị cụ thể sau</w:t>
      </w:r>
      <w:r w:rsidRPr="001058B5">
        <w:rPr>
          <w:rFonts w:ascii="Arial" w:hAnsi="Arial" w:cs="Arial"/>
          <w:sz w:val="20"/>
        </w:rPr>
        <w:t>:</w:t>
      </w:r>
    </w:p>
    <w:p w14:paraId="7F140DD0" w14:textId="77777777" w:rsidR="009B29A7" w:rsidRPr="00173561"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sz w:val="20"/>
        </w:rPr>
        <w:t>TRUE</w:t>
      </w:r>
      <w:r>
        <w:rPr>
          <w:rFonts w:ascii="Arial" w:hAnsi="Arial" w:cs="Arial"/>
          <w:sz w:val="20"/>
        </w:rPr>
        <w:t xml:space="preserve">: </w:t>
      </w:r>
      <w:r w:rsidRPr="00173561">
        <w:rPr>
          <w:rFonts w:ascii="Arial" w:hAnsi="Arial" w:cs="Arial"/>
          <w:sz w:val="20"/>
          <w:szCs w:val="20"/>
          <w:lang w:val="vi-VN"/>
        </w:rPr>
        <w:t>Xóa giá trị hiện tại và sử dụng giá trị mặc định, 5 ngày, thay vào đó</w:t>
      </w:r>
      <w:r w:rsidRPr="00173561">
        <w:rPr>
          <w:rFonts w:ascii="Arial" w:hAnsi="Arial" w:cs="Arial"/>
          <w:sz w:val="20"/>
          <w:szCs w:val="20"/>
        </w:rPr>
        <w:t>.</w:t>
      </w:r>
    </w:p>
    <w:p w14:paraId="3F62DED9" w14:textId="77777777" w:rsidR="009B29A7" w:rsidRPr="001058B5" w:rsidRDefault="009B29A7" w:rsidP="006F7931">
      <w:pPr>
        <w:pStyle w:val="ListParagraph"/>
        <w:numPr>
          <w:ilvl w:val="3"/>
          <w:numId w:val="137"/>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Pr>
          <w:rFonts w:ascii="Arial" w:hAnsi="Arial" w:cs="Arial"/>
          <w:sz w:val="20"/>
        </w:rPr>
        <w:t xml:space="preserve">: </w:t>
      </w:r>
      <w:r w:rsidRPr="00173561">
        <w:rPr>
          <w:rFonts w:ascii="Arial" w:hAnsi="Arial" w:cs="Arial"/>
          <w:sz w:val="20"/>
          <w:lang w:val="vi-VN"/>
        </w:rPr>
        <w:t>Cơ sở dữ liệu Oracle không sử dụng độ tuổi tối đa mặc định cho hệ điều hành hoặc tăng trưởng tệp XML. Trong trường hợp này, các tệp sẽ tiếp tục có tuổi mà không bị giới hạn trừ khi bạn định cấu hình thuộc tính DBMS_AUDIT_MGMT.OS_FILE_MAX_SIZE. Cài đặt mặc định là FALSE</w:t>
      </w:r>
      <w:r w:rsidRPr="001058B5">
        <w:rPr>
          <w:rFonts w:ascii="Arial" w:hAnsi="Arial" w:cs="Arial"/>
          <w:sz w:val="20"/>
        </w:rPr>
        <w:t>.</w:t>
      </w:r>
    </w:p>
    <w:p w14:paraId="4F0BEF17" w14:textId="77777777" w:rsidR="009B29A7" w:rsidRPr="001058B5" w:rsidRDefault="009B29A7" w:rsidP="009B29A7">
      <w:pPr>
        <w:pStyle w:val="BodyText"/>
        <w:spacing w:before="10"/>
        <w:rPr>
          <w:rFonts w:ascii="Arial" w:hAnsi="Arial" w:cs="Arial"/>
          <w:sz w:val="22"/>
        </w:rPr>
      </w:pPr>
    </w:p>
    <w:p w14:paraId="17E03168" w14:textId="77777777" w:rsidR="009B29A7" w:rsidRPr="001058B5" w:rsidRDefault="009B29A7" w:rsidP="009B29A7">
      <w:pPr>
        <w:pStyle w:val="Heading6"/>
        <w:spacing w:before="1"/>
      </w:pPr>
      <w:bookmarkStart w:id="1831" w:name="Archiving_the_Operating_System_Audit_Tra"/>
      <w:bookmarkStart w:id="1832" w:name="_bookmark2039"/>
      <w:bookmarkStart w:id="1833" w:name="_bookmark2040"/>
      <w:bookmarkEnd w:id="1831"/>
      <w:bookmarkEnd w:id="1832"/>
      <w:bookmarkEnd w:id="1833"/>
      <w:r>
        <w:t xml:space="preserve">Lưu trữ </w:t>
      </w:r>
      <w:r w:rsidRPr="001058B5">
        <w:t>Operating System A</w:t>
      </w:r>
      <w:bookmarkStart w:id="1834" w:name="_bookmark2041"/>
      <w:bookmarkEnd w:id="1834"/>
      <w:r w:rsidRPr="001058B5">
        <w:t>udit Trail</w:t>
      </w:r>
    </w:p>
    <w:p w14:paraId="0ED4136A" w14:textId="77777777" w:rsidR="009B29A7" w:rsidRPr="00173561" w:rsidRDefault="009B29A7" w:rsidP="009B29A7">
      <w:pPr>
        <w:pStyle w:val="BodyText"/>
        <w:spacing w:before="1" w:line="232" w:lineRule="auto"/>
        <w:ind w:left="2260"/>
        <w:rPr>
          <w:rFonts w:ascii="Arial" w:hAnsi="Arial" w:cs="Arial"/>
        </w:rPr>
      </w:pPr>
      <w:r w:rsidRPr="00173561">
        <w:rPr>
          <w:rFonts w:ascii="Arial" w:hAnsi="Arial" w:cs="Arial"/>
          <w:lang w:val="vi-VN"/>
        </w:rPr>
        <w:t>Bạn nên định kỳ lưu trữ đường dẫn kiểm tra của hệ điều hành. Sử dụng của bạn</w:t>
      </w:r>
      <w:r w:rsidRPr="00173561">
        <w:rPr>
          <w:rFonts w:ascii="Arial" w:hAnsi="Arial" w:cs="Arial"/>
          <w:lang w:val="vi-VN"/>
        </w:rPr>
        <w:br/>
        <w:t>các công cụ hệ điều hành nền tảng cụ thể để tạo bản lưu trữ các tệp kiểm tra của hệ điều hành</w:t>
      </w:r>
      <w:r w:rsidRPr="00173561">
        <w:rPr>
          <w:rFonts w:ascii="Arial" w:hAnsi="Arial" w:cs="Arial"/>
        </w:rPr>
        <w:t>.</w:t>
      </w:r>
    </w:p>
    <w:p w14:paraId="78F9788F" w14:textId="77777777" w:rsidR="009B29A7" w:rsidRPr="00173561" w:rsidRDefault="009B29A7" w:rsidP="009B29A7">
      <w:pPr>
        <w:pStyle w:val="BodyText"/>
        <w:spacing w:before="114"/>
        <w:ind w:left="2260"/>
        <w:rPr>
          <w:rFonts w:ascii="Arial" w:hAnsi="Arial" w:cs="Arial"/>
        </w:rPr>
      </w:pPr>
      <w:r w:rsidRPr="00173561">
        <w:rPr>
          <w:rFonts w:ascii="Arial" w:hAnsi="Arial" w:cs="Arial"/>
          <w:lang w:val="vi-VN"/>
        </w:rPr>
        <w:t>Sử dụng các phương pháp sau để lưu trữ các tệp kiểm tra của hệ điều hành</w:t>
      </w:r>
      <w:r w:rsidRPr="00173561">
        <w:rPr>
          <w:rFonts w:ascii="Arial" w:hAnsi="Arial" w:cs="Arial"/>
        </w:rPr>
        <w:t>:</w:t>
      </w:r>
    </w:p>
    <w:p w14:paraId="159308DA" w14:textId="77777777" w:rsidR="009B29A7" w:rsidRPr="001058B5" w:rsidRDefault="009B29A7" w:rsidP="006F7931">
      <w:pPr>
        <w:pStyle w:val="ListParagraph"/>
        <w:numPr>
          <w:ilvl w:val="2"/>
          <w:numId w:val="137"/>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Vault</w:t>
      </w:r>
      <w:r w:rsidRPr="00173561">
        <w:rPr>
          <w:rFonts w:ascii="Arial" w:hAnsi="Arial" w:cs="Arial"/>
          <w:b/>
          <w:spacing w:val="-4"/>
          <w:sz w:val="20"/>
          <w:szCs w:val="20"/>
        </w:rPr>
        <w:t xml:space="preserve">. </w:t>
      </w:r>
      <w:r w:rsidRPr="00173561">
        <w:rPr>
          <w:rFonts w:ascii="Arial" w:hAnsi="Arial" w:cs="Arial"/>
          <w:sz w:val="20"/>
          <w:szCs w:val="20"/>
          <w:lang w:val="vi-VN"/>
        </w:rPr>
        <w:t>Bạn cài đặt Oracle Audit Vault riêng biệt với Oracle Database. Để biết thêm thông tin, hãy xem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44C75342" w14:textId="77777777" w:rsidR="009B29A7" w:rsidRPr="001058B5" w:rsidRDefault="009B29A7" w:rsidP="006F7931">
      <w:pPr>
        <w:pStyle w:val="ListParagraph"/>
        <w:numPr>
          <w:ilvl w:val="2"/>
          <w:numId w:val="137"/>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73561">
        <w:rPr>
          <w:rFonts w:ascii="Arial" w:hAnsi="Arial" w:cs="Arial"/>
          <w:sz w:val="20"/>
          <w:szCs w:val="20"/>
          <w:lang w:val="vi-VN"/>
        </w:rPr>
        <w:t>Bạn có thể tạo một tập tin nén của các tập tin kiểm toán, và sau đó lưu trữ nó trên băng hoặc đĩa. Tham khảo tài liệu hệ điều hành của bạn để biết thêm thông tin</w:t>
      </w:r>
      <w:r w:rsidRPr="001058B5">
        <w:rPr>
          <w:rFonts w:ascii="Arial" w:hAnsi="Arial" w:cs="Arial"/>
          <w:sz w:val="20"/>
        </w:rPr>
        <w:t>.</w:t>
      </w:r>
    </w:p>
    <w:p w14:paraId="2DD1F06E" w14:textId="77777777" w:rsidR="009B29A7" w:rsidRPr="001058B5" w:rsidRDefault="009B29A7" w:rsidP="009B29A7">
      <w:pPr>
        <w:pStyle w:val="BodyText"/>
        <w:spacing w:before="117" w:line="232" w:lineRule="auto"/>
        <w:ind w:left="2259" w:right="185"/>
        <w:rPr>
          <w:rFonts w:ascii="Arial" w:hAnsi="Arial" w:cs="Arial"/>
        </w:rPr>
      </w:pPr>
      <w:r w:rsidRPr="00173561">
        <w:rPr>
          <w:rFonts w:ascii="Arial" w:hAnsi="Arial" w:cs="Arial"/>
          <w:lang w:val="vi-VN"/>
        </w:rPr>
        <w:t>Sau đó, bạn nên thanh lọc (xóa) kiểm toán hệ điều hành ghi lại cả hai không gian kiểm tra đường mòn miễn phí và để tạo điều kiện quản lý đường mòn kiểm toán. Xem</w:t>
      </w:r>
      <w:r w:rsidRPr="00173561">
        <w:rPr>
          <w:rFonts w:ascii="Arial" w:hAnsi="Arial" w:cs="Arial"/>
        </w:rPr>
        <w:t xml:space="preserv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Pr>
            <w:rFonts w:ascii="Arial" w:hAnsi="Arial" w:cs="Arial"/>
          </w:rPr>
          <w:t>trang</w:t>
        </w:r>
        <w:r w:rsidRPr="001058B5">
          <w:rPr>
            <w:rFonts w:ascii="Arial" w:hAnsi="Arial" w:cs="Arial"/>
          </w:rPr>
          <w:t xml:space="preserve"> 9-65 </w:t>
        </w:r>
      </w:hyperlink>
      <w:r w:rsidRPr="00173561">
        <w:rPr>
          <w:lang w:val="vi-VN"/>
        </w:rPr>
        <w:t xml:space="preserve"> </w:t>
      </w:r>
      <w:r w:rsidRPr="00173561">
        <w:rPr>
          <w:rFonts w:ascii="Arial" w:hAnsi="Arial" w:cs="Arial"/>
          <w:lang w:val="vi-VN"/>
        </w:rPr>
        <w:t>cho các cách khác nhau mà bạn có thể sử dụng để thanh lọc các bản ghi kiểm tra của hệ điều hành.</w:t>
      </w:r>
      <w:r w:rsidRPr="00173561">
        <w:rPr>
          <w:rFonts w:ascii="Arial" w:hAnsi="Arial" w:cs="Arial"/>
        </w:rPr>
        <w:t>.</w:t>
      </w:r>
    </w:p>
    <w:p w14:paraId="6A01838D" w14:textId="77777777" w:rsidR="009B29A7" w:rsidRPr="001058B5" w:rsidRDefault="009B29A7" w:rsidP="009B29A7">
      <w:pPr>
        <w:pStyle w:val="BodyText"/>
        <w:spacing w:before="5"/>
        <w:rPr>
          <w:rFonts w:ascii="Arial" w:hAnsi="Arial" w:cs="Arial"/>
          <w:sz w:val="27"/>
        </w:rPr>
      </w:pPr>
    </w:p>
    <w:p w14:paraId="57209F06" w14:textId="77777777" w:rsidR="009B29A7" w:rsidRPr="001058B5" w:rsidRDefault="009B29A7" w:rsidP="009B29A7">
      <w:pPr>
        <w:pStyle w:val="Heading3"/>
        <w:ind w:left="14" w:right="5214"/>
        <w:jc w:val="center"/>
      </w:pPr>
      <w:bookmarkStart w:id="1835" w:name="Purging_Audit_Trail_Records"/>
      <w:bookmarkStart w:id="1836" w:name="_bookmark2043"/>
      <w:bookmarkStart w:id="1837" w:name="_bookmark2044"/>
      <w:bookmarkEnd w:id="1835"/>
      <w:bookmarkEnd w:id="1836"/>
      <w:bookmarkEnd w:id="1837"/>
      <w:r w:rsidRPr="001058B5">
        <w:t>Purging Audit Trail Records</w:t>
      </w:r>
    </w:p>
    <w:p w14:paraId="19818B1D"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19C29A86" w14:textId="77777777" w:rsidR="009B29A7" w:rsidRPr="001058B5" w:rsidRDefault="008D1AB8" w:rsidP="006F7931">
      <w:pPr>
        <w:pStyle w:val="ListParagraph"/>
        <w:numPr>
          <w:ilvl w:val="2"/>
          <w:numId w:val="137"/>
        </w:numPr>
        <w:tabs>
          <w:tab w:val="left" w:pos="2620"/>
        </w:tabs>
        <w:spacing w:before="112"/>
        <w:rPr>
          <w:rFonts w:ascii="Arial" w:hAnsi="Arial" w:cs="Arial"/>
          <w:sz w:val="20"/>
        </w:rPr>
      </w:pPr>
      <w:hyperlink w:anchor="_bookmark2045" w:history="1">
        <w:r w:rsidR="009B29A7">
          <w:rPr>
            <w:rFonts w:ascii="Arial" w:hAnsi="Arial" w:cs="Arial"/>
            <w:color w:val="0000CC"/>
            <w:sz w:val="20"/>
          </w:rPr>
          <w:t>thông tin về</w:t>
        </w:r>
        <w:r w:rsidR="009B29A7" w:rsidRPr="001058B5">
          <w:rPr>
            <w:rFonts w:ascii="Arial" w:hAnsi="Arial" w:cs="Arial"/>
            <w:color w:val="0000CC"/>
            <w:sz w:val="20"/>
          </w:rPr>
          <w:t xml:space="preserve"> Purging Audit </w:t>
        </w:r>
        <w:r w:rsidR="009B29A7" w:rsidRPr="001058B5">
          <w:rPr>
            <w:rFonts w:ascii="Arial" w:hAnsi="Arial" w:cs="Arial"/>
            <w:color w:val="0000CC"/>
            <w:spacing w:val="-4"/>
            <w:sz w:val="20"/>
          </w:rPr>
          <w:t>Trail</w:t>
        </w:r>
        <w:r w:rsidR="009B29A7" w:rsidRPr="001058B5">
          <w:rPr>
            <w:rFonts w:ascii="Arial" w:hAnsi="Arial" w:cs="Arial"/>
            <w:color w:val="0000CC"/>
            <w:spacing w:val="-3"/>
            <w:sz w:val="20"/>
          </w:rPr>
          <w:t xml:space="preserve"> </w:t>
        </w:r>
        <w:r w:rsidR="009B29A7" w:rsidRPr="001058B5">
          <w:rPr>
            <w:rFonts w:ascii="Arial" w:hAnsi="Arial" w:cs="Arial"/>
            <w:color w:val="0000CC"/>
            <w:sz w:val="20"/>
          </w:rPr>
          <w:t>Records</w:t>
        </w:r>
      </w:hyperlink>
    </w:p>
    <w:p w14:paraId="59AEC8FD" w14:textId="77777777" w:rsidR="009B29A7" w:rsidRPr="001058B5" w:rsidRDefault="008D1AB8" w:rsidP="006F7931">
      <w:pPr>
        <w:pStyle w:val="ListParagraph"/>
        <w:numPr>
          <w:ilvl w:val="2"/>
          <w:numId w:val="137"/>
        </w:numPr>
        <w:tabs>
          <w:tab w:val="left" w:pos="2620"/>
        </w:tabs>
        <w:rPr>
          <w:rFonts w:ascii="Arial" w:hAnsi="Arial" w:cs="Arial"/>
          <w:sz w:val="20"/>
        </w:rPr>
      </w:pPr>
      <w:hyperlink w:anchor="_bookmark2047" w:history="1">
        <w:r w:rsidR="009B29A7">
          <w:rPr>
            <w:rFonts w:ascii="Arial" w:hAnsi="Arial" w:cs="Arial"/>
            <w:color w:val="0000CC"/>
            <w:sz w:val="20"/>
          </w:rPr>
          <w:t>Chọn 1</w:t>
        </w:r>
        <w:r w:rsidR="009B29A7" w:rsidRPr="001058B5">
          <w:rPr>
            <w:rFonts w:ascii="Arial" w:hAnsi="Arial" w:cs="Arial"/>
            <w:color w:val="0000CC"/>
            <w:sz w:val="20"/>
          </w:rPr>
          <w:t xml:space="preserve">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Purge</w:t>
        </w:r>
        <w:r w:rsidR="009B29A7" w:rsidRPr="001058B5">
          <w:rPr>
            <w:rFonts w:ascii="Arial" w:hAnsi="Arial" w:cs="Arial"/>
            <w:color w:val="0000CC"/>
            <w:spacing w:val="-3"/>
            <w:sz w:val="20"/>
          </w:rPr>
          <w:t xml:space="preserve"> </w:t>
        </w:r>
        <w:r w:rsidR="009B29A7" w:rsidRPr="001058B5">
          <w:rPr>
            <w:rFonts w:ascii="Arial" w:hAnsi="Arial" w:cs="Arial"/>
            <w:color w:val="0000CC"/>
            <w:sz w:val="20"/>
          </w:rPr>
          <w:t>Method</w:t>
        </w:r>
      </w:hyperlink>
    </w:p>
    <w:p w14:paraId="21618899" w14:textId="77777777" w:rsidR="009B29A7" w:rsidRPr="00173561" w:rsidRDefault="008D1AB8" w:rsidP="006F7931">
      <w:pPr>
        <w:pStyle w:val="ListParagraph"/>
        <w:numPr>
          <w:ilvl w:val="2"/>
          <w:numId w:val="137"/>
        </w:numPr>
        <w:tabs>
          <w:tab w:val="left" w:pos="2620"/>
        </w:tabs>
        <w:spacing w:before="112"/>
        <w:rPr>
          <w:rFonts w:ascii="Arial" w:hAnsi="Arial" w:cs="Arial"/>
          <w:color w:val="0000CD"/>
          <w:sz w:val="20"/>
        </w:rPr>
      </w:pPr>
      <w:hyperlink w:anchor="_bookmark2051" w:history="1">
        <w:r w:rsidR="009B29A7" w:rsidRPr="00173561">
          <w:rPr>
            <w:color w:val="0000CD"/>
            <w:lang w:val="vi-VN"/>
          </w:rPr>
          <w:t>L</w:t>
        </w:r>
        <w:r w:rsidR="009B29A7" w:rsidRPr="00173561">
          <w:rPr>
            <w:rFonts w:ascii="Cambria" w:hAnsi="Cambria" w:cs="Cambria"/>
            <w:color w:val="0000CD"/>
            <w:lang w:val="vi-VN"/>
          </w:rPr>
          <w:t>ậ</w:t>
        </w:r>
        <w:r w:rsidR="009B29A7" w:rsidRPr="00173561">
          <w:rPr>
            <w:color w:val="0000CD"/>
            <w:lang w:val="vi-VN"/>
          </w:rPr>
          <w:t>p k</w:t>
        </w:r>
        <w:r w:rsidR="009B29A7" w:rsidRPr="00173561">
          <w:rPr>
            <w:rFonts w:ascii="Cambria" w:hAnsi="Cambria" w:cs="Cambria"/>
            <w:color w:val="0000CD"/>
            <w:lang w:val="vi-VN"/>
          </w:rPr>
          <w:t>ế</w:t>
        </w:r>
        <w:r w:rsidR="009B29A7" w:rsidRPr="00173561">
          <w:rPr>
            <w:color w:val="0000CD"/>
            <w:lang w:val="vi-VN"/>
          </w:rPr>
          <w:t xml:space="preserve"> ho</w:t>
        </w:r>
        <w:r w:rsidR="009B29A7" w:rsidRPr="00173561">
          <w:rPr>
            <w:rFonts w:ascii="Cambria" w:hAnsi="Cambria" w:cs="Cambria"/>
            <w:color w:val="0000CD"/>
            <w:lang w:val="vi-VN"/>
          </w:rPr>
          <w:t>ạ</w:t>
        </w:r>
        <w:r w:rsidR="009B29A7" w:rsidRPr="00173561">
          <w:rPr>
            <w:color w:val="0000CD"/>
            <w:lang w:val="vi-VN"/>
          </w:rPr>
          <w:t>ch m</w:t>
        </w:r>
        <w:r w:rsidR="009B29A7" w:rsidRPr="00173561">
          <w:rPr>
            <w:rFonts w:ascii="Cambria" w:hAnsi="Cambria" w:cs="Cambria"/>
            <w:color w:val="0000CD"/>
            <w:lang w:val="vi-VN"/>
          </w:rPr>
          <w:t>ộ</w:t>
        </w:r>
        <w:r w:rsidR="009B29A7" w:rsidRPr="00173561">
          <w:rPr>
            <w:color w:val="0000CD"/>
            <w:lang w:val="vi-VN"/>
          </w:rPr>
          <w:t>t công vi</w:t>
        </w:r>
        <w:r w:rsidR="009B29A7" w:rsidRPr="00173561">
          <w:rPr>
            <w:rFonts w:ascii="Cambria" w:hAnsi="Cambria" w:cs="Cambria"/>
            <w:color w:val="0000CD"/>
            <w:lang w:val="vi-VN"/>
          </w:rPr>
          <w:t>ệ</w:t>
        </w:r>
        <w:r w:rsidR="009B29A7" w:rsidRPr="00173561">
          <w:rPr>
            <w:color w:val="0000CD"/>
            <w:lang w:val="vi-VN"/>
          </w:rPr>
          <w:t>c thanh l</w:t>
        </w:r>
        <w:r w:rsidR="009B29A7" w:rsidRPr="00173561">
          <w:rPr>
            <w:rFonts w:ascii="Cambria" w:hAnsi="Cambria" w:cs="Cambria"/>
            <w:color w:val="0000CD"/>
            <w:lang w:val="vi-VN"/>
          </w:rPr>
          <w:t>ọ</w:t>
        </w:r>
        <w:r w:rsidR="009B29A7" w:rsidRPr="00173561">
          <w:rPr>
            <w:color w:val="0000CD"/>
            <w:lang w:val="vi-VN"/>
          </w:rPr>
          <w:t>c t</w:t>
        </w:r>
        <w:r w:rsidR="009B29A7" w:rsidRPr="00173561">
          <w:rPr>
            <w:rFonts w:ascii="Cambria" w:hAnsi="Cambria" w:cs="Cambria"/>
            <w:color w:val="0000CD"/>
            <w:lang w:val="vi-VN"/>
          </w:rPr>
          <w:t>ự</w:t>
        </w:r>
        <w:r w:rsidR="009B29A7" w:rsidRPr="00173561">
          <w:rPr>
            <w:color w:val="0000CD"/>
            <w:lang w:val="vi-VN"/>
          </w:rPr>
          <w:t xml:space="preserve"> đ</w:t>
        </w:r>
        <w:r w:rsidR="009B29A7" w:rsidRPr="00173561">
          <w:rPr>
            <w:rFonts w:ascii="Cambria" w:hAnsi="Cambria" w:cs="Cambria"/>
            <w:color w:val="0000CD"/>
            <w:lang w:val="vi-VN"/>
          </w:rPr>
          <w:t>ộ</w:t>
        </w:r>
        <w:r w:rsidR="009B29A7" w:rsidRPr="00173561">
          <w:rPr>
            <w:color w:val="0000CD"/>
            <w:lang w:val="vi-VN"/>
          </w:rPr>
          <w:t>ng cho đ</w:t>
        </w:r>
        <w:r w:rsidR="009B29A7" w:rsidRPr="00173561">
          <w:rPr>
            <w:rFonts w:ascii="Cambria" w:hAnsi="Cambria" w:cs="Cambria"/>
            <w:color w:val="0000CD"/>
            <w:lang w:val="vi-VN"/>
          </w:rPr>
          <w:t>ườ</w:t>
        </w:r>
        <w:r w:rsidR="009B29A7" w:rsidRPr="00173561">
          <w:rPr>
            <w:color w:val="0000CD"/>
            <w:lang w:val="vi-VN"/>
          </w:rPr>
          <w:t>ng mòn ki</w:t>
        </w:r>
        <w:r w:rsidR="009B29A7" w:rsidRPr="00173561">
          <w:rPr>
            <w:rFonts w:ascii="Cambria" w:hAnsi="Cambria" w:cs="Cambria"/>
            <w:color w:val="0000CD"/>
            <w:lang w:val="vi-VN"/>
          </w:rPr>
          <w:t>ể</w:t>
        </w:r>
        <w:r w:rsidR="009B29A7" w:rsidRPr="00173561">
          <w:rPr>
            <w:color w:val="0000CD"/>
            <w:lang w:val="vi-VN"/>
          </w:rPr>
          <w:t>m tra</w:t>
        </w:r>
        <w:r w:rsidR="009B29A7" w:rsidRPr="00173561">
          <w:rPr>
            <w:rFonts w:ascii="Arial" w:hAnsi="Arial" w:cs="Arial"/>
            <w:color w:val="0000CD"/>
            <w:spacing w:val="-4"/>
            <w:sz w:val="20"/>
          </w:rPr>
          <w:t>l</w:t>
        </w:r>
      </w:hyperlink>
    </w:p>
    <w:p w14:paraId="35C224A2" w14:textId="77777777" w:rsidR="009B29A7" w:rsidRPr="001058B5" w:rsidRDefault="009B29A7" w:rsidP="009B29A7">
      <w:pPr>
        <w:rPr>
          <w:rFonts w:ascii="Arial" w:hAnsi="Arial" w:cs="Arial"/>
          <w:sz w:val="20"/>
        </w:rPr>
        <w:sectPr w:rsidR="009B29A7" w:rsidRPr="001058B5">
          <w:headerReference w:type="even" r:id="rId227"/>
          <w:headerReference w:type="default" r:id="rId228"/>
          <w:pgSz w:w="12240" w:h="15840"/>
          <w:pgMar w:top="840" w:right="1060" w:bottom="860" w:left="1100" w:header="549" w:footer="663" w:gutter="0"/>
          <w:cols w:space="720"/>
        </w:sectPr>
      </w:pPr>
    </w:p>
    <w:p w14:paraId="74042687" w14:textId="77777777" w:rsidR="009B29A7" w:rsidRPr="001058B5" w:rsidRDefault="009B29A7" w:rsidP="009B29A7">
      <w:pPr>
        <w:pStyle w:val="BodyText"/>
        <w:spacing w:before="5"/>
        <w:rPr>
          <w:rFonts w:ascii="Arial" w:hAnsi="Arial" w:cs="Arial"/>
          <w:sz w:val="25"/>
        </w:rPr>
      </w:pPr>
    </w:p>
    <w:p w14:paraId="5E46F46A" w14:textId="77777777" w:rsidR="009B29A7" w:rsidRPr="001058B5" w:rsidRDefault="009B29A7"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Dọn đường kiểm tra thủ công</w:t>
      </w:r>
    </w:p>
    <w:p w14:paraId="631B6B96" w14:textId="77777777" w:rsidR="009B29A7" w:rsidRPr="00173561" w:rsidRDefault="009B29A7" w:rsidP="006F7931">
      <w:pPr>
        <w:pStyle w:val="ListParagraph"/>
        <w:numPr>
          <w:ilvl w:val="1"/>
          <w:numId w:val="137"/>
        </w:numPr>
        <w:tabs>
          <w:tab w:val="left" w:pos="2020"/>
        </w:tabs>
        <w:ind w:hanging="359"/>
        <w:rPr>
          <w:rFonts w:ascii="Arial" w:hAnsi="Arial" w:cs="Arial"/>
          <w:color w:val="0000CD"/>
          <w:sz w:val="20"/>
        </w:rPr>
      </w:pPr>
      <w:r>
        <w:rPr>
          <w:color w:val="0000CD"/>
        </w:rPr>
        <w:t>t</w:t>
      </w:r>
      <w:r w:rsidRPr="00173561">
        <w:rPr>
          <w:color w:val="0000CD"/>
          <w:lang w:val="vi-VN"/>
        </w:rPr>
        <w:t>hanh toán m</w:t>
      </w:r>
      <w:r w:rsidRPr="00173561">
        <w:rPr>
          <w:rFonts w:ascii="Cambria" w:hAnsi="Cambria" w:cs="Cambria"/>
          <w:color w:val="0000CD"/>
          <w:lang w:val="vi-VN"/>
        </w:rPr>
        <w:t>ộ</w:t>
      </w:r>
      <w:r w:rsidRPr="00173561">
        <w:rPr>
          <w:color w:val="0000CD"/>
          <w:lang w:val="vi-VN"/>
        </w:rPr>
        <w:t>t t</w:t>
      </w:r>
      <w:r w:rsidRPr="00173561">
        <w:rPr>
          <w:rFonts w:ascii="Cambria" w:hAnsi="Cambria" w:cs="Cambria"/>
          <w:color w:val="0000CD"/>
          <w:lang w:val="vi-VN"/>
        </w:rPr>
        <w:t>ậ</w:t>
      </w:r>
      <w:r w:rsidRPr="00173561">
        <w:rPr>
          <w:color w:val="0000CD"/>
          <w:lang w:val="vi-VN"/>
        </w:rPr>
        <w:t>p h</w:t>
      </w:r>
      <w:r w:rsidRPr="00173561">
        <w:rPr>
          <w:rFonts w:ascii="Cambria" w:hAnsi="Cambria" w:cs="Cambria"/>
          <w:color w:val="0000CD"/>
          <w:lang w:val="vi-VN"/>
        </w:rPr>
        <w:t>ợ</w:t>
      </w:r>
      <w:r w:rsidRPr="00173561">
        <w:rPr>
          <w:color w:val="0000CD"/>
          <w:lang w:val="vi-VN"/>
        </w:rPr>
        <w:t>p con các b</w:t>
      </w:r>
      <w:r w:rsidRPr="00173561">
        <w:rPr>
          <w:rFonts w:ascii="Cambria" w:hAnsi="Cambria" w:cs="Cambria"/>
          <w:color w:val="0000CD"/>
          <w:lang w:val="vi-VN"/>
        </w:rPr>
        <w:t>ả</w:t>
      </w:r>
      <w:r w:rsidRPr="00173561">
        <w:rPr>
          <w:color w:val="0000CD"/>
          <w:lang w:val="vi-VN"/>
        </w:rPr>
        <w:t>n ghi t</w:t>
      </w:r>
      <w:r w:rsidRPr="00173561">
        <w:rPr>
          <w:rFonts w:ascii="Cambria" w:hAnsi="Cambria" w:cs="Cambria"/>
          <w:color w:val="0000CD"/>
          <w:lang w:val="vi-VN"/>
        </w:rPr>
        <w:t>ừ</w:t>
      </w:r>
      <w:r w:rsidRPr="00173561">
        <w:rPr>
          <w:color w:val="0000CD"/>
          <w:lang w:val="vi-VN"/>
        </w:rPr>
        <w:t xml:space="preserve"> Đ</w:t>
      </w:r>
      <w:r w:rsidRPr="00173561">
        <w:rPr>
          <w:rFonts w:ascii="Cambria" w:hAnsi="Cambria" w:cs="Cambria"/>
          <w:color w:val="0000CD"/>
          <w:lang w:val="vi-VN"/>
        </w:rPr>
        <w:t>ườ</w:t>
      </w:r>
      <w:r w:rsidRPr="00173561">
        <w:rPr>
          <w:color w:val="0000CD"/>
          <w:lang w:val="vi-VN"/>
        </w:rPr>
        <w:t>ng d</w:t>
      </w:r>
      <w:r w:rsidRPr="00173561">
        <w:rPr>
          <w:rFonts w:ascii="Cambria" w:hAnsi="Cambria" w:cs="Cambria"/>
          <w:color w:val="0000CD"/>
          <w:lang w:val="vi-VN"/>
        </w:rPr>
        <w:t>ẫ</w:t>
      </w:r>
      <w:r w:rsidRPr="00173561">
        <w:rPr>
          <w:color w:val="0000CD"/>
          <w:lang w:val="vi-VN"/>
        </w:rPr>
        <w:t>n ki</w:t>
      </w:r>
      <w:r w:rsidRPr="00173561">
        <w:rPr>
          <w:rFonts w:ascii="Cambria" w:hAnsi="Cambria" w:cs="Cambria"/>
          <w:color w:val="0000CD"/>
          <w:lang w:val="vi-VN"/>
        </w:rPr>
        <w:t>ể</w:t>
      </w:r>
      <w:r w:rsidRPr="00173561">
        <w:rPr>
          <w:color w:val="0000CD"/>
          <w:lang w:val="vi-VN"/>
        </w:rPr>
        <w:t>m tra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w:t>
      </w:r>
    </w:p>
    <w:p w14:paraId="2DFB349B" w14:textId="77777777" w:rsidR="009B29A7" w:rsidRPr="00173561" w:rsidRDefault="009B29A7" w:rsidP="006F7931">
      <w:pPr>
        <w:pStyle w:val="ListParagraph"/>
        <w:numPr>
          <w:ilvl w:val="1"/>
          <w:numId w:val="137"/>
        </w:numPr>
        <w:tabs>
          <w:tab w:val="left" w:pos="2020"/>
        </w:tabs>
        <w:spacing w:before="112"/>
        <w:ind w:hanging="359"/>
        <w:rPr>
          <w:rStyle w:val="shorttext"/>
          <w:rFonts w:ascii="Arial" w:hAnsi="Arial" w:cs="Arial"/>
          <w:color w:val="0000CD"/>
          <w:sz w:val="20"/>
        </w:rPr>
      </w:pPr>
      <w:r w:rsidRPr="00173561">
        <w:rPr>
          <w:rStyle w:val="shorttext"/>
          <w:color w:val="0000CD"/>
          <w:lang w:val="vi-VN"/>
        </w:rPr>
        <w:t>Các ho</w:t>
      </w:r>
      <w:r w:rsidRPr="00173561">
        <w:rPr>
          <w:rStyle w:val="shorttext"/>
          <w:rFonts w:ascii="Cambria" w:hAnsi="Cambria" w:cs="Cambria"/>
          <w:color w:val="0000CD"/>
          <w:lang w:val="vi-VN"/>
        </w:rPr>
        <w:t>ạ</w:t>
      </w:r>
      <w:r w:rsidRPr="00173561">
        <w:rPr>
          <w:rStyle w:val="shorttext"/>
          <w:color w:val="0000CD"/>
          <w:lang w:val="vi-VN"/>
        </w:rPr>
        <w:t>t đ</w:t>
      </w:r>
      <w:r w:rsidRPr="00173561">
        <w:rPr>
          <w:rStyle w:val="shorttext"/>
          <w:rFonts w:ascii="Cambria" w:hAnsi="Cambria" w:cs="Cambria"/>
          <w:color w:val="0000CD"/>
          <w:lang w:val="vi-VN"/>
        </w:rPr>
        <w:t>ộ</w:t>
      </w:r>
      <w:r w:rsidRPr="00173561">
        <w:rPr>
          <w:rStyle w:val="shorttext"/>
          <w:color w:val="0000CD"/>
          <w:lang w:val="vi-VN"/>
        </w:rPr>
        <w:t>ng ki</w:t>
      </w:r>
      <w:r w:rsidRPr="00173561">
        <w:rPr>
          <w:rStyle w:val="shorttext"/>
          <w:rFonts w:ascii="Cambria" w:hAnsi="Cambria" w:cs="Cambria"/>
          <w:color w:val="0000CD"/>
          <w:lang w:val="vi-VN"/>
        </w:rPr>
        <w:t>ể</w:t>
      </w:r>
      <w:r w:rsidRPr="00173561">
        <w:rPr>
          <w:rStyle w:val="shorttext"/>
          <w:color w:val="0000CD"/>
          <w:lang w:val="vi-VN"/>
        </w:rPr>
        <w:t>m tra đ</w:t>
      </w:r>
      <w:r w:rsidRPr="00173561">
        <w:rPr>
          <w:rStyle w:val="shorttext"/>
          <w:rFonts w:ascii="Cambria" w:hAnsi="Cambria" w:cs="Cambria"/>
          <w:color w:val="0000CD"/>
          <w:lang w:val="vi-VN"/>
        </w:rPr>
        <w:t>ườ</w:t>
      </w:r>
      <w:r w:rsidRPr="00173561">
        <w:rPr>
          <w:rStyle w:val="shorttext"/>
          <w:color w:val="0000CD"/>
          <w:lang w:val="vi-VN"/>
        </w:rPr>
        <w:t>ng mòn khác</w:t>
      </w:r>
    </w:p>
    <w:p w14:paraId="191DF35B" w14:textId="77777777" w:rsidR="009B29A7"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092" w:history="1">
        <w:r w:rsidR="009B29A7">
          <w:rPr>
            <w:rFonts w:ascii="Arial" w:hAnsi="Arial" w:cs="Arial"/>
            <w:color w:val="0000CC"/>
            <w:sz w:val="20"/>
          </w:rPr>
          <w:t>Ví dụ</w:t>
        </w:r>
        <w:r w:rsidR="009B29A7" w:rsidRPr="001058B5">
          <w:rPr>
            <w:rFonts w:ascii="Arial" w:hAnsi="Arial" w:cs="Arial"/>
            <w:color w:val="0000CC"/>
            <w:sz w:val="20"/>
          </w:rPr>
          <w:t xml:space="preserve">: </w:t>
        </w:r>
        <w:r w:rsidR="009B29A7" w:rsidRPr="00173561">
          <w:rPr>
            <w:color w:val="0000CD"/>
            <w:lang w:val="vi-VN"/>
          </w:rPr>
          <w:t>G</w:t>
        </w:r>
        <w:r w:rsidR="009B29A7" w:rsidRPr="00173561">
          <w:rPr>
            <w:rFonts w:ascii="Cambria" w:hAnsi="Cambria" w:cs="Cambria"/>
            <w:color w:val="0000CD"/>
            <w:lang w:val="vi-VN"/>
          </w:rPr>
          <w:t>ọ</w:t>
        </w:r>
        <w:r w:rsidR="009B29A7" w:rsidRPr="00173561">
          <w:rPr>
            <w:color w:val="0000CD"/>
            <w:lang w:val="vi-VN"/>
          </w:rPr>
          <w:t>i tr</w:t>
        </w:r>
        <w:r w:rsidR="009B29A7" w:rsidRPr="00173561">
          <w:rPr>
            <w:rFonts w:ascii="Cambria" w:hAnsi="Cambria" w:cs="Cambria"/>
            <w:color w:val="0000CD"/>
            <w:lang w:val="vi-VN"/>
          </w:rPr>
          <w:t>ự</w:t>
        </w:r>
        <w:r w:rsidR="009B29A7" w:rsidRPr="00173561">
          <w:rPr>
            <w:color w:val="0000CD"/>
            <w:lang w:val="vi-VN"/>
          </w:rPr>
          <w:t>c ti</w:t>
        </w:r>
        <w:r w:rsidR="009B29A7" w:rsidRPr="00173561">
          <w:rPr>
            <w:rFonts w:ascii="Cambria" w:hAnsi="Cambria" w:cs="Cambria"/>
            <w:color w:val="0000CD"/>
            <w:lang w:val="vi-VN"/>
          </w:rPr>
          <w:t>ế</w:t>
        </w:r>
        <w:r w:rsidR="009B29A7" w:rsidRPr="00173561">
          <w:rPr>
            <w:color w:val="0000CD"/>
            <w:lang w:val="vi-VN"/>
          </w:rPr>
          <w:t>p m</w:t>
        </w:r>
        <w:r w:rsidR="009B29A7" w:rsidRPr="00173561">
          <w:rPr>
            <w:rFonts w:ascii="Cambria" w:hAnsi="Cambria" w:cs="Cambria"/>
            <w:color w:val="0000CD"/>
            <w:lang w:val="vi-VN"/>
          </w:rPr>
          <w:t>ộ</w:t>
        </w:r>
        <w:r w:rsidR="009B29A7" w:rsidRPr="00173561">
          <w:rPr>
            <w:color w:val="0000CD"/>
            <w:lang w:val="vi-VN"/>
          </w:rPr>
          <w:t>t c</w:t>
        </w:r>
        <w:r w:rsidR="009B29A7" w:rsidRPr="00173561">
          <w:rPr>
            <w:rFonts w:ascii="Cambria" w:hAnsi="Cambria" w:cs="Cambria"/>
            <w:color w:val="0000CD"/>
            <w:lang w:val="vi-VN"/>
          </w:rPr>
          <w:t>ơ</w:t>
        </w:r>
        <w:r w:rsidR="009B29A7" w:rsidRPr="00173561">
          <w:rPr>
            <w:color w:val="0000CD"/>
            <w:lang w:val="vi-VN"/>
          </w:rPr>
          <w:t xml:space="preserve"> s</w:t>
        </w:r>
        <w:r w:rsidR="009B29A7" w:rsidRPr="00173561">
          <w:rPr>
            <w:rFonts w:ascii="Cambria" w:hAnsi="Cambria" w:cs="Cambria"/>
            <w:color w:val="0000CD"/>
            <w:lang w:val="vi-VN"/>
          </w:rPr>
          <w:t>ở</w:t>
        </w:r>
        <w:r w:rsidR="009B29A7" w:rsidRPr="00173561">
          <w:rPr>
            <w:color w:val="0000CD"/>
            <w:lang w:val="vi-VN"/>
          </w:rPr>
          <w:t xml:space="preserve"> d</w:t>
        </w:r>
        <w:r w:rsidR="009B29A7" w:rsidRPr="00173561">
          <w:rPr>
            <w:rFonts w:ascii="Cambria" w:hAnsi="Cambria" w:cs="Cambria"/>
            <w:color w:val="0000CD"/>
            <w:lang w:val="vi-VN"/>
          </w:rPr>
          <w:t>ữ</w:t>
        </w:r>
        <w:r w:rsidR="009B29A7" w:rsidRPr="00173561">
          <w:rPr>
            <w:color w:val="0000CD"/>
            <w:lang w:val="vi-VN"/>
          </w:rPr>
          <w:t xml:space="preserve"> li</w:t>
        </w:r>
        <w:r w:rsidR="009B29A7" w:rsidRPr="00173561">
          <w:rPr>
            <w:rFonts w:ascii="Cambria" w:hAnsi="Cambria" w:cs="Cambria"/>
            <w:color w:val="0000CD"/>
            <w:lang w:val="vi-VN"/>
          </w:rPr>
          <w:t>ệ</w:t>
        </w:r>
        <w:r w:rsidR="009B29A7" w:rsidRPr="00173561">
          <w:rPr>
            <w:color w:val="0000CD"/>
            <w:lang w:val="vi-VN"/>
          </w:rPr>
          <w:t>u ki</w:t>
        </w:r>
        <w:r w:rsidR="009B29A7" w:rsidRPr="00173561">
          <w:rPr>
            <w:rFonts w:ascii="Cambria" w:hAnsi="Cambria" w:cs="Cambria"/>
            <w:color w:val="0000CD"/>
            <w:lang w:val="vi-VN"/>
          </w:rPr>
          <w:t>ể</w:t>
        </w:r>
        <w:r w:rsidR="009B29A7" w:rsidRPr="00173561">
          <w:rPr>
            <w:color w:val="0000CD"/>
            <w:lang w:val="vi-VN"/>
          </w:rPr>
          <w:t>m tra</w:t>
        </w:r>
        <w:r w:rsidR="009B29A7">
          <w:rPr>
            <w:rFonts w:ascii="Arial" w:hAnsi="Arial" w:cs="Arial"/>
            <w:color w:val="0000CC"/>
            <w:sz w:val="20"/>
          </w:rPr>
          <w:t xml:space="preserve"> </w:t>
        </w:r>
      </w:hyperlink>
    </w:p>
    <w:p w14:paraId="2D0DA3C1" w14:textId="77777777" w:rsidR="009B29A7" w:rsidRPr="001058B5" w:rsidRDefault="009B29A7" w:rsidP="009B29A7">
      <w:pPr>
        <w:pStyle w:val="BodyText"/>
        <w:spacing w:before="5"/>
        <w:rPr>
          <w:rFonts w:ascii="Arial" w:hAnsi="Arial" w:cs="Arial"/>
          <w:sz w:val="25"/>
        </w:rPr>
      </w:pPr>
    </w:p>
    <w:p w14:paraId="7F4FF7B4" w14:textId="77777777" w:rsidR="009B29A7" w:rsidRPr="001058B5" w:rsidRDefault="009B29A7" w:rsidP="009B29A7">
      <w:pPr>
        <w:pStyle w:val="Heading4"/>
        <w:spacing w:before="1"/>
        <w:ind w:left="100"/>
      </w:pPr>
      <w:bookmarkStart w:id="1838" w:name="About_Purging_Audit_Trail_Records"/>
      <w:bookmarkStart w:id="1839" w:name="_bookmark2045"/>
      <w:bookmarkEnd w:id="1838"/>
      <w:bookmarkEnd w:id="1839"/>
      <w:r>
        <w:t>Thông tin về</w:t>
      </w:r>
      <w:r w:rsidRPr="001058B5">
        <w:t xml:space="preserve"> Purging A</w:t>
      </w:r>
      <w:bookmarkStart w:id="1840" w:name="_bookmark2046"/>
      <w:bookmarkEnd w:id="1840"/>
      <w:r w:rsidRPr="001058B5">
        <w:t>udit Trail Records</w:t>
      </w:r>
    </w:p>
    <w:p w14:paraId="39DEB75E" w14:textId="77777777" w:rsidR="009B29A7" w:rsidRPr="001058B5" w:rsidRDefault="009B29A7" w:rsidP="009B29A7">
      <w:pPr>
        <w:pStyle w:val="BodyText"/>
        <w:spacing w:before="80" w:line="232" w:lineRule="auto"/>
        <w:ind w:left="1660" w:right="802"/>
        <w:rPr>
          <w:rFonts w:ascii="Arial" w:hAnsi="Arial" w:cs="Arial"/>
        </w:rPr>
      </w:pPr>
      <w:r w:rsidRPr="008C2CDF">
        <w:rPr>
          <w:rFonts w:ascii="Arial" w:hAnsi="Arial" w:cs="Arial"/>
          <w:lang w:val="vi-VN"/>
        </w:rPr>
        <w:t>Bạn nên định kỳ lưu trữ và sau đó xóa (xóa) hồ sơ kiểm tra đường mòn, bởi vì đường mòn kiểm toán không thể chấp nhận hồ sơ mới nếu nó phát triển quá lớn. Phần này mô tả một số cách mà bạn có thể sử dụng để thanh lọc cả cơ sở dữ liệu và các bản ghi kiểm tra của hệ điều hành. Bạn có thể thanh lọc một tập con của các bản ghi đường dẫn kiểm toán cơ sở dữ liệu. Đối với cả hai loại đường dẫn kiểm tra hệ thống và cơ sở dữ liệu, bạn có thể thanh lọc thủ công các bản ghi hoặc tạo một công việc thanh lọc thực hiện tại một khoảng thời gian xác định. Trong trường hợp đó, hoạt động thanh lọc hoặc thanh lọc các bản ghi đường mòn kiểm toán đã được tạo trước dấu thời gian lưu trữ hoặc nó xóa tất cả các bản ghi kiểm tra đường mòn</w:t>
      </w:r>
      <w:r w:rsidRPr="001058B5">
        <w:rPr>
          <w:rFonts w:ascii="Arial" w:hAnsi="Arial" w:cs="Arial"/>
        </w:rPr>
        <w:t>.</w:t>
      </w:r>
    </w:p>
    <w:p w14:paraId="302D581B" w14:textId="77777777" w:rsidR="009B29A7" w:rsidRPr="008C2CDF" w:rsidRDefault="009B29A7" w:rsidP="009B29A7">
      <w:pPr>
        <w:pStyle w:val="BodyText"/>
        <w:spacing w:before="115" w:line="228" w:lineRule="auto"/>
        <w:ind w:left="1659" w:right="848"/>
        <w:rPr>
          <w:rFonts w:ascii="Arial" w:hAnsi="Arial" w:cs="Arial"/>
        </w:rPr>
      </w:pPr>
      <w:r w:rsidRPr="008C2CDF">
        <w:rPr>
          <w:rFonts w:ascii="Arial" w:hAnsi="Arial" w:cs="Arial"/>
          <w:lang w:val="vi-VN"/>
        </w:rPr>
        <w:t>Để thực hiện các nhiệm vụ thanh tra đường mòn kiểm tra, trong hầu hết các trường hợp, bạn sử dụng gói DBMS_AUDIT_MGMT PL / SQL. Bạn phải có đặc quyền EXECUTE cho DBMS_AUDIT_MGMT trước khi bạn có thể sử dụng nó.</w:t>
      </w:r>
    </w:p>
    <w:p w14:paraId="5699DE2C" w14:textId="77777777" w:rsidR="009B29A7" w:rsidRPr="001058B5" w:rsidRDefault="009B29A7" w:rsidP="009B29A7">
      <w:pPr>
        <w:pStyle w:val="BodyText"/>
        <w:spacing w:before="121" w:line="232" w:lineRule="auto"/>
        <w:ind w:left="1660" w:right="700"/>
        <w:rPr>
          <w:rFonts w:ascii="Arial" w:hAnsi="Arial" w:cs="Arial"/>
        </w:rPr>
      </w:pPr>
      <w:r w:rsidRPr="008C2CDF">
        <w:rPr>
          <w:rFonts w:ascii="Arial" w:hAnsi="Arial" w:cs="Arial"/>
          <w:lang w:val="vi-VN"/>
        </w:rPr>
        <w:t>Nếu bạn đã cài đặt Oracle Audit Vault, quy trình thanh lọc đường mòn kiểm toán khác với các quy trình được mô tả trong sách hướng dẫn này. Ví dụ, Oracle Audit Vault lưu trữ đường mòn kiểm toán cho bạn. Xem</w:t>
      </w:r>
      <w:r w:rsidRPr="001058B5">
        <w:rPr>
          <w:rFonts w:ascii="Arial" w:hAnsi="Arial" w:cs="Arial"/>
        </w:rPr>
        <w:t xml:space="preserve"> </w:t>
      </w:r>
      <w:r w:rsidRPr="001058B5">
        <w:rPr>
          <w:rFonts w:ascii="Arial" w:hAnsi="Arial" w:cs="Arial"/>
          <w:i/>
        </w:rPr>
        <w:t>Oracle Audit Vault Administrator's Guide</w:t>
      </w:r>
      <w:r w:rsidRPr="001058B5">
        <w:rPr>
          <w:rFonts w:ascii="Arial" w:hAnsi="Arial" w:cs="Arial"/>
        </w:rPr>
        <w:t>.</w:t>
      </w:r>
    </w:p>
    <w:p w14:paraId="67ED1A12" w14:textId="77777777" w:rsidR="009B29A7" w:rsidRPr="001058B5" w:rsidRDefault="008D1AB8" w:rsidP="009B29A7">
      <w:pPr>
        <w:pStyle w:val="BodyText"/>
        <w:spacing w:before="1"/>
        <w:rPr>
          <w:rFonts w:ascii="Arial" w:hAnsi="Arial" w:cs="Arial"/>
          <w:sz w:val="18"/>
        </w:rPr>
      </w:pPr>
      <w:r>
        <w:rPr>
          <w:rFonts w:ascii="Arial" w:hAnsi="Arial" w:cs="Arial"/>
        </w:rPr>
        <w:pict w14:anchorId="01B55E8B">
          <v:group id="_x0000_s1725" style="position:absolute;margin-left:174pt;margin-top:13.25pt;width:300pt;height:2.5pt;z-index:502638320;mso-wrap-distance-left:0;mso-wrap-distance-right:0;mso-position-horizontal-relative:page" coordorigin="3480,265" coordsize="6000,50">
            <v:line id="_x0000_s1726" style="position:absolute" from="3480,267" to="9480,267" strokeweight=".24pt"/>
            <v:line id="_x0000_s1727" style="position:absolute" from="3480,312" to="9480,312" strokeweight=".24pt"/>
            <w10:wrap type="topAndBottom" anchorx="page"/>
          </v:group>
        </w:pict>
      </w:r>
    </w:p>
    <w:p w14:paraId="0E0E0773" w14:textId="77777777" w:rsidR="009B29A7" w:rsidRPr="001058B5" w:rsidRDefault="009B29A7" w:rsidP="009B29A7">
      <w:pPr>
        <w:pStyle w:val="BodyText"/>
        <w:spacing w:before="26" w:after="105" w:line="232" w:lineRule="auto"/>
        <w:ind w:left="2380" w:right="1844"/>
        <w:rPr>
          <w:rFonts w:ascii="Arial" w:hAnsi="Arial" w:cs="Arial"/>
        </w:rPr>
      </w:pPr>
      <w:r>
        <w:rPr>
          <w:rFonts w:ascii="Arial" w:hAnsi="Arial" w:cs="Arial"/>
          <w:b/>
          <w:sz w:val="19"/>
        </w:rPr>
        <w:t>Chú ý</w:t>
      </w:r>
      <w:r w:rsidRPr="001058B5">
        <w:rPr>
          <w:rFonts w:ascii="Arial" w:hAnsi="Arial" w:cs="Arial"/>
          <w:b/>
          <w:sz w:val="19"/>
        </w:rPr>
        <w:t xml:space="preserve">: </w:t>
      </w:r>
      <w:r w:rsidRPr="00021C65">
        <w:rPr>
          <w:rFonts w:ascii="Arial" w:hAnsi="Arial" w:cs="Arial"/>
          <w:lang w:val="vi-VN"/>
        </w:rPr>
        <w:t>Cơ sở dữ liệu Oracle kiểm tra tất cả các xóa khỏi đường mòn kiểm toán, không có ngoại lệ. Xem</w:t>
      </w:r>
      <w:r w:rsidRPr="00021C65">
        <w:rPr>
          <w:rFonts w:ascii="Arial" w:hAnsi="Arial" w:cs="Arial"/>
          <w:color w:val="0000CC"/>
        </w:rPr>
        <w:t xml:space="preserve"> </w:t>
      </w:r>
      <w:hyperlink w:anchor="_bookmark2018" w:history="1">
        <w:r w:rsidRPr="001058B5">
          <w:rPr>
            <w:rFonts w:ascii="Arial" w:hAnsi="Arial" w:cs="Arial"/>
            <w:color w:val="0000CC"/>
          </w:rPr>
          <w:t xml:space="preserve">"Auditing the Database Audit Trail" </w:t>
        </w:r>
      </w:hyperlink>
      <w:r>
        <w:rPr>
          <w:rFonts w:ascii="Arial" w:hAnsi="Arial" w:cs="Arial"/>
        </w:rPr>
        <w:t>trên trang và</w:t>
      </w:r>
      <w:r w:rsidRPr="001058B5">
        <w:rPr>
          <w:rFonts w:ascii="Arial" w:hAnsi="Arial" w:cs="Arial"/>
        </w:rPr>
        <w:t xml:space="preserve"> </w:t>
      </w:r>
      <w:hyperlink w:anchor="_bookmark1968" w:history="1">
        <w:r w:rsidRPr="001058B5">
          <w:rPr>
            <w:rFonts w:ascii="Arial" w:hAnsi="Arial" w:cs="Arial"/>
            <w:color w:val="0000CC"/>
          </w:rPr>
          <w:t xml:space="preserve">"Auditing SYS Administrative Users" </w:t>
        </w:r>
        <w:r>
          <w:rPr>
            <w:rFonts w:ascii="Arial" w:hAnsi="Arial" w:cs="Arial"/>
          </w:rPr>
          <w:t>trên trang</w:t>
        </w:r>
        <w:r w:rsidRPr="001058B5">
          <w:rPr>
            <w:rFonts w:ascii="Arial" w:hAnsi="Arial" w:cs="Arial"/>
          </w:rPr>
          <w:t xml:space="preserve"> 9-53</w:t>
        </w:r>
      </w:hyperlink>
      <w:r w:rsidRPr="001058B5">
        <w:rPr>
          <w:rFonts w:ascii="Arial" w:hAnsi="Arial" w:cs="Arial"/>
        </w:rPr>
        <w:t>.</w:t>
      </w:r>
    </w:p>
    <w:p w14:paraId="4B407143" w14:textId="77777777" w:rsidR="009B29A7" w:rsidRPr="001058B5" w:rsidRDefault="008D1AB8"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985097">
          <v:group id="_x0000_s1697" style="width:300pt;height:2.5pt;mso-position-horizontal-relative:char;mso-position-vertical-relative:line" coordsize="6000,50">
            <v:line id="_x0000_s1698" style="position:absolute" from="0,2" to="6000,2" strokeweight=".24pt"/>
            <v:line id="_x0000_s1699" style="position:absolute" from="0,47" to="6000,47" strokeweight=".24pt"/>
            <w10:anchorlock/>
          </v:group>
        </w:pict>
      </w:r>
    </w:p>
    <w:p w14:paraId="0245F0CF" w14:textId="77777777" w:rsidR="009B29A7" w:rsidRPr="001058B5" w:rsidRDefault="009B29A7" w:rsidP="009B29A7">
      <w:pPr>
        <w:pStyle w:val="BodyText"/>
        <w:spacing w:before="6"/>
        <w:rPr>
          <w:rFonts w:ascii="Arial" w:hAnsi="Arial" w:cs="Arial"/>
          <w:sz w:val="24"/>
        </w:rPr>
      </w:pPr>
    </w:p>
    <w:p w14:paraId="5033E407" w14:textId="77777777" w:rsidR="009B29A7" w:rsidRPr="001058B5" w:rsidRDefault="009B29A7" w:rsidP="009B29A7">
      <w:pPr>
        <w:spacing w:before="1"/>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1BFCE8A" w14:textId="77777777" w:rsidR="009B29A7" w:rsidRPr="001058B5" w:rsidRDefault="009B29A7" w:rsidP="006F7931">
      <w:pPr>
        <w:pStyle w:val="ListParagraph"/>
        <w:numPr>
          <w:ilvl w:val="2"/>
          <w:numId w:val="137"/>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gói </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p>
    <w:p w14:paraId="6663677C" w14:textId="77777777" w:rsidR="009B29A7" w:rsidRPr="001058B5" w:rsidRDefault="009B29A7" w:rsidP="006F7931">
      <w:pPr>
        <w:pStyle w:val="ListParagraph"/>
        <w:numPr>
          <w:ilvl w:val="2"/>
          <w:numId w:val="137"/>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Pr>
          <w:rFonts w:ascii="Arial" w:hAnsi="Arial" w:cs="Arial"/>
          <w:sz w:val="20"/>
        </w:rPr>
        <w:t>để biết thêm thông tin chi tiết về</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0E85FADC" w14:textId="77777777" w:rsidR="009B29A7" w:rsidRPr="001058B5" w:rsidRDefault="009B29A7" w:rsidP="009B29A7">
      <w:pPr>
        <w:pStyle w:val="BodyText"/>
        <w:spacing w:before="10"/>
        <w:rPr>
          <w:rFonts w:ascii="Arial" w:hAnsi="Arial" w:cs="Arial"/>
        </w:rPr>
      </w:pPr>
    </w:p>
    <w:p w14:paraId="44F5723C" w14:textId="77777777" w:rsidR="009B29A7" w:rsidRPr="001058B5" w:rsidRDefault="009B29A7" w:rsidP="009B29A7">
      <w:pPr>
        <w:pStyle w:val="Heading4"/>
        <w:ind w:left="100"/>
      </w:pPr>
      <w:bookmarkStart w:id="1841" w:name="Selecting_an_Audit_Trail_Purge_Method"/>
      <w:bookmarkStart w:id="1842" w:name="_bookmark2047"/>
      <w:bookmarkEnd w:id="1841"/>
      <w:bookmarkEnd w:id="1842"/>
      <w:r>
        <w:t>Chọn 1</w:t>
      </w:r>
      <w:r w:rsidRPr="001058B5">
        <w:t xml:space="preserve"> Audit Trail Purge </w:t>
      </w:r>
      <w:bookmarkStart w:id="1843" w:name="_bookmark2048"/>
      <w:bookmarkEnd w:id="1843"/>
      <w:r w:rsidRPr="001058B5">
        <w:t>Method</w:t>
      </w:r>
    </w:p>
    <w:p w14:paraId="172C3700" w14:textId="77777777" w:rsidR="009B29A7" w:rsidRPr="001058B5" w:rsidRDefault="008D1AB8" w:rsidP="009B29A7">
      <w:pPr>
        <w:pStyle w:val="BodyText"/>
        <w:spacing w:before="75"/>
        <w:ind w:left="1660"/>
        <w:rPr>
          <w:rFonts w:ascii="Arial" w:hAnsi="Arial" w:cs="Arial"/>
        </w:rPr>
        <w:sectPr w:rsidR="009B29A7" w:rsidRPr="001058B5">
          <w:pgSz w:w="12240" w:h="15840"/>
          <w:pgMar w:top="840" w:right="1060" w:bottom="860" w:left="1100" w:header="549" w:footer="663" w:gutter="0"/>
          <w:cols w:space="720"/>
        </w:sectPr>
      </w:pPr>
      <w:hyperlink w:anchor="_bookmark2050" w:history="1">
        <w:r w:rsidR="009B29A7">
          <w:rPr>
            <w:rFonts w:ascii="Arial" w:hAnsi="Arial" w:cs="Arial"/>
            <w:color w:val="0000CC"/>
          </w:rPr>
          <w:t>Bảng</w:t>
        </w:r>
        <w:r w:rsidR="009B29A7" w:rsidRPr="001058B5">
          <w:rPr>
            <w:rFonts w:ascii="Arial" w:hAnsi="Arial" w:cs="Arial"/>
            <w:color w:val="0000CC"/>
          </w:rPr>
          <w:t xml:space="preserve"> 9–6 </w:t>
        </w:r>
      </w:hyperlink>
      <w:r w:rsidR="009B29A7" w:rsidRPr="00021C65">
        <w:rPr>
          <w:lang w:val="vi-VN"/>
        </w:rPr>
        <w:t xml:space="preserve"> </w:t>
      </w:r>
      <w:r w:rsidR="009B29A7" w:rsidRPr="00021C65">
        <w:rPr>
          <w:rFonts w:ascii="Arial" w:hAnsi="Arial" w:cs="Arial"/>
          <w:lang w:val="vi-VN"/>
        </w:rPr>
        <w:t>cung cấp lộ trình để chọn phương pháp thanh toán đường mòn kiểm toán.</w:t>
      </w:r>
    </w:p>
    <w:p w14:paraId="1646AE41" w14:textId="77777777" w:rsidR="009B29A7" w:rsidRPr="001058B5" w:rsidRDefault="009B29A7" w:rsidP="009B29A7">
      <w:pPr>
        <w:pStyle w:val="BodyText"/>
        <w:rPr>
          <w:rFonts w:ascii="Arial" w:hAnsi="Arial" w:cs="Arial"/>
        </w:rPr>
      </w:pPr>
    </w:p>
    <w:p w14:paraId="3097B062" w14:textId="77777777" w:rsidR="009B29A7" w:rsidRPr="001058B5" w:rsidRDefault="009B29A7" w:rsidP="009B29A7">
      <w:pPr>
        <w:pStyle w:val="BodyText"/>
        <w:spacing w:before="1"/>
        <w:rPr>
          <w:rFonts w:ascii="Arial" w:hAnsi="Arial" w:cs="Arial"/>
        </w:rPr>
      </w:pPr>
    </w:p>
    <w:p w14:paraId="46565EFE" w14:textId="77777777" w:rsidR="009B29A7" w:rsidRPr="001058B5" w:rsidRDefault="009B29A7" w:rsidP="009B29A7">
      <w:pPr>
        <w:tabs>
          <w:tab w:val="left" w:pos="1733"/>
        </w:tabs>
        <w:ind w:left="700"/>
        <w:rPr>
          <w:rFonts w:ascii="Arial" w:hAnsi="Arial" w:cs="Arial"/>
          <w:b/>
          <w:i/>
          <w:sz w:val="18"/>
        </w:rPr>
      </w:pPr>
      <w:bookmarkStart w:id="1844" w:name="_bookmark2049"/>
      <w:bookmarkStart w:id="1845" w:name="_bookmark2050"/>
      <w:bookmarkEnd w:id="1844"/>
      <w:bookmarkEnd w:id="184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7A87035F" w14:textId="77777777" w:rsidR="009B29A7" w:rsidRPr="001058B5" w:rsidRDefault="009B29A7" w:rsidP="009B29A7">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B29A7" w:rsidRPr="001058B5" w14:paraId="32A0F1B3" w14:textId="77777777" w:rsidTr="00B55B3B">
        <w:trPr>
          <w:trHeight w:val="312"/>
        </w:trPr>
        <w:tc>
          <w:tcPr>
            <w:tcW w:w="3107" w:type="dxa"/>
            <w:tcBorders>
              <w:top w:val="single" w:sz="18" w:space="0" w:color="000000"/>
              <w:bottom w:val="single" w:sz="4" w:space="0" w:color="000000"/>
            </w:tcBorders>
          </w:tcPr>
          <w:p w14:paraId="28995032" w14:textId="77777777" w:rsidR="009B29A7" w:rsidRPr="001058B5" w:rsidRDefault="009B29A7" w:rsidP="00B55B3B">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1CA64B3C" w14:textId="77777777" w:rsidR="009B29A7" w:rsidRPr="001058B5" w:rsidRDefault="009B29A7" w:rsidP="00B55B3B">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9B29A7" w:rsidRPr="001058B5" w14:paraId="55126B67" w14:textId="77777777" w:rsidTr="00B55B3B">
        <w:trPr>
          <w:trHeight w:val="3332"/>
        </w:trPr>
        <w:tc>
          <w:tcPr>
            <w:tcW w:w="3107" w:type="dxa"/>
            <w:tcBorders>
              <w:top w:val="single" w:sz="4" w:space="0" w:color="000000"/>
              <w:bottom w:val="single" w:sz="2" w:space="0" w:color="000000"/>
            </w:tcBorders>
          </w:tcPr>
          <w:p w14:paraId="63651CA4" w14:textId="77777777" w:rsidR="009B29A7" w:rsidRPr="00021C65" w:rsidRDefault="009B29A7" w:rsidP="00B55B3B">
            <w:pPr>
              <w:pStyle w:val="TableParagraph"/>
              <w:spacing w:before="60" w:line="213" w:lineRule="auto"/>
              <w:rPr>
                <w:rFonts w:ascii="Arial" w:hAnsi="Arial" w:cs="Arial"/>
                <w:sz w:val="20"/>
              </w:rPr>
            </w:pPr>
            <w:r w:rsidRPr="00021C65">
              <w:rPr>
                <w:rFonts w:ascii="Arial" w:hAnsi="Arial" w:cs="Arial"/>
                <w:sz w:val="20"/>
                <w:lang w:val="vi-VN"/>
              </w:rPr>
              <w:t>Tất cả hồ sơ kiểm toán hoặc hồ sơ kiểm toán được tạo trước dấu thời gian được chỉ định, trên cơ sở thường xuyên được lên lịch</w:t>
            </w:r>
          </w:p>
        </w:tc>
        <w:tc>
          <w:tcPr>
            <w:tcW w:w="6148" w:type="dxa"/>
            <w:tcBorders>
              <w:top w:val="single" w:sz="4" w:space="0" w:color="000000"/>
              <w:bottom w:val="single" w:sz="2" w:space="0" w:color="000000"/>
            </w:tcBorders>
          </w:tcPr>
          <w:p w14:paraId="3908BDC2" w14:textId="77777777" w:rsidR="009B29A7" w:rsidRPr="00021C65" w:rsidRDefault="009B29A7" w:rsidP="00B55B3B">
            <w:pPr>
              <w:pStyle w:val="TableParagraph"/>
              <w:spacing w:before="59" w:line="216" w:lineRule="auto"/>
              <w:ind w:left="86" w:right="97"/>
              <w:rPr>
                <w:rFonts w:ascii="Arial" w:hAnsi="Arial" w:cs="Arial"/>
                <w:sz w:val="16"/>
              </w:rPr>
            </w:pPr>
            <w:r w:rsidRPr="00021C65">
              <w:rPr>
                <w:rFonts w:ascii="Arial" w:hAnsi="Arial" w:cs="Arial"/>
                <w:sz w:val="20"/>
                <w:lang w:val="vi-VN"/>
              </w:rPr>
              <w:t>Bạn có thể lên lịch một hoạt động thanh lọc để xảy ra một thời điểm cụ thể. Ví dụ: bạn có thể lên lịch cho mỗi Thứ Bảy lúc 2 giờ sáng</w:t>
            </w:r>
            <w:r w:rsidRPr="00021C65">
              <w:rPr>
                <w:rFonts w:ascii="Arial" w:hAnsi="Arial" w:cs="Arial"/>
                <w:sz w:val="16"/>
              </w:rPr>
              <w:t>.</w:t>
            </w:r>
          </w:p>
          <w:p w14:paraId="1F6490D2" w14:textId="77777777" w:rsidR="009B29A7" w:rsidRPr="001058B5" w:rsidRDefault="009B29A7" w:rsidP="00B55B3B">
            <w:pPr>
              <w:pStyle w:val="TableParagraph"/>
              <w:spacing w:before="84"/>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0149DDB" w14:textId="77777777" w:rsidR="009B29A7" w:rsidRPr="00116AAD" w:rsidRDefault="009B29A7" w:rsidP="00B55B3B">
            <w:pPr>
              <w:pStyle w:val="TableParagraph"/>
              <w:numPr>
                <w:ilvl w:val="0"/>
                <w:numId w:val="31"/>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61F8C508" w14:textId="77777777" w:rsidR="009B29A7" w:rsidRPr="001058B5" w:rsidRDefault="009B29A7" w:rsidP="00B55B3B">
            <w:pPr>
              <w:pStyle w:val="TableParagraph"/>
              <w:numPr>
                <w:ilvl w:val="0"/>
                <w:numId w:val="31"/>
              </w:numPr>
              <w:tabs>
                <w:tab w:val="left" w:pos="446"/>
                <w:tab w:val="left" w:pos="447"/>
              </w:tabs>
              <w:spacing w:before="81"/>
              <w:rPr>
                <w:rFonts w:ascii="Arial" w:hAnsi="Arial" w:cs="Arial"/>
                <w:sz w:val="18"/>
              </w:rPr>
            </w:pPr>
            <w:r w:rsidRPr="00021C65">
              <w:rPr>
                <w:rStyle w:val="shorttext"/>
                <w:rFonts w:ascii="Arial" w:hAnsi="Arial" w:cs="Arial"/>
                <w:sz w:val="20"/>
                <w:lang w:val="vi-VN"/>
              </w:rPr>
              <w:t>Lập kế hoạch một dấu thời gian và chiến lược lưu trữ</w:t>
            </w:r>
            <w:r w:rsidRPr="001058B5">
              <w:rPr>
                <w:rFonts w:ascii="Arial" w:hAnsi="Arial" w:cs="Arial"/>
                <w:spacing w:val="-3"/>
                <w:sz w:val="18"/>
              </w:rPr>
              <w:t>.</w:t>
            </w:r>
          </w:p>
          <w:p w14:paraId="1FABA218"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16"/>
              </w:rPr>
            </w:pPr>
            <w:r w:rsidRPr="00021C65">
              <w:rPr>
                <w:rStyle w:val="shorttext"/>
                <w:rFonts w:ascii="Arial" w:hAnsi="Arial" w:cs="Arial"/>
                <w:sz w:val="20"/>
                <w:lang w:val="vi-VN"/>
              </w:rPr>
              <w:t>Khởi tạo hoạt động dọn dẹp đường mòn kiểm toán.</w:t>
            </w:r>
          </w:p>
          <w:p w14:paraId="1676328F" w14:textId="77777777" w:rsidR="009B29A7" w:rsidRPr="00021C65" w:rsidRDefault="009B29A7" w:rsidP="00B55B3B">
            <w:pPr>
              <w:pStyle w:val="TableParagraph"/>
              <w:numPr>
                <w:ilvl w:val="0"/>
                <w:numId w:val="31"/>
              </w:numPr>
              <w:tabs>
                <w:tab w:val="left" w:pos="446"/>
                <w:tab w:val="left" w:pos="447"/>
              </w:tabs>
              <w:spacing w:before="77"/>
              <w:rPr>
                <w:rFonts w:ascii="Arial" w:hAnsi="Arial" w:cs="Arial"/>
                <w:sz w:val="16"/>
              </w:rPr>
            </w:pPr>
            <w:r w:rsidRPr="00021C65">
              <w:rPr>
                <w:rStyle w:val="shorttext"/>
                <w:rFonts w:ascii="Arial" w:hAnsi="Arial" w:cs="Arial"/>
                <w:sz w:val="20"/>
                <w:lang w:val="vi-VN"/>
              </w:rPr>
              <w:t>Đặt dấu thời gian lưu trữ cho các bản ghi kiểm toán.</w:t>
            </w:r>
          </w:p>
          <w:p w14:paraId="4F7E687F"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Style w:val="shorttext"/>
                <w:rFonts w:ascii="Arial" w:hAnsi="Arial" w:cs="Arial"/>
                <w:sz w:val="20"/>
                <w:szCs w:val="20"/>
                <w:lang w:val="vi-VN"/>
              </w:rPr>
              <w:t>Tạo và lên lịch công việc thanh lọc</w:t>
            </w:r>
            <w:r w:rsidRPr="00021C65">
              <w:rPr>
                <w:rFonts w:ascii="Arial" w:hAnsi="Arial" w:cs="Arial"/>
                <w:sz w:val="20"/>
                <w:szCs w:val="20"/>
              </w:rPr>
              <w:t>.</w:t>
            </w:r>
          </w:p>
          <w:p w14:paraId="3F7BB417"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Fonts w:ascii="Arial" w:hAnsi="Arial" w:cs="Arial"/>
                <w:sz w:val="20"/>
                <w:szCs w:val="20"/>
                <w:lang w:val="vi-VN"/>
              </w:rPr>
              <w:t>Tùy chọn, định cấu hình đường mòn kiểm tra sẽ bị xóa theo lô</w:t>
            </w:r>
            <w:r w:rsidRPr="00021C65">
              <w:rPr>
                <w:rFonts w:ascii="Arial" w:hAnsi="Arial" w:cs="Arial"/>
                <w:sz w:val="20"/>
                <w:szCs w:val="20"/>
              </w:rPr>
              <w:t>.</w:t>
            </w:r>
          </w:p>
          <w:p w14:paraId="07B8BC09" w14:textId="77777777" w:rsidR="009B29A7" w:rsidRPr="001058B5" w:rsidRDefault="009B29A7" w:rsidP="00B55B3B">
            <w:pPr>
              <w:pStyle w:val="TableParagraph"/>
              <w:spacing w:before="96" w:line="213" w:lineRule="auto"/>
              <w:ind w:left="86" w:right="97"/>
              <w:rPr>
                <w:rFonts w:ascii="Arial" w:hAnsi="Arial" w:cs="Arial"/>
                <w:sz w:val="18"/>
              </w:rPr>
            </w:pPr>
            <w:r>
              <w:rPr>
                <w:rFonts w:ascii="Arial" w:hAnsi="Arial" w:cs="Arial"/>
                <w:sz w:val="18"/>
              </w:rPr>
              <w:t>Xem thêm</w:t>
            </w:r>
            <w:r w:rsidRPr="001058B5">
              <w:rPr>
                <w:rFonts w:ascii="Arial" w:hAnsi="Arial" w:cs="Arial"/>
                <w:sz w:val="18"/>
              </w:rPr>
              <w:t xml:space="preserve"> </w:t>
            </w:r>
            <w:hyperlink w:anchor="_bookmark2051" w:history="1">
              <w:r w:rsidRPr="001058B5">
                <w:rPr>
                  <w:rFonts w:ascii="Arial" w:hAnsi="Arial" w:cs="Arial"/>
                  <w:color w:val="0000CC"/>
                  <w:sz w:val="18"/>
                </w:rPr>
                <w:t xml:space="preserve">"Scheduling an Automatic Purge Job for the Audit Trail" </w:t>
              </w:r>
              <w:r>
                <w:rPr>
                  <w:rFonts w:ascii="Arial" w:hAnsi="Arial" w:cs="Arial"/>
                  <w:sz w:val="18"/>
                </w:rPr>
                <w:t>trang</w:t>
              </w:r>
              <w:r w:rsidRPr="001058B5">
                <w:rPr>
                  <w:rFonts w:ascii="Arial" w:hAnsi="Arial" w:cs="Arial"/>
                  <w:sz w:val="18"/>
                </w:rPr>
                <w:t xml:space="preserve"> 9-67</w:t>
              </w:r>
            </w:hyperlink>
            <w:r>
              <w:rPr>
                <w:rFonts w:ascii="Arial" w:hAnsi="Arial" w:cs="Arial"/>
                <w:sz w:val="18"/>
              </w:rPr>
              <w:t xml:space="preserve"> để biết thêm chi tiết</w:t>
            </w:r>
          </w:p>
        </w:tc>
      </w:tr>
      <w:tr w:rsidR="009B29A7" w:rsidRPr="001058B5" w14:paraId="247C3BF5" w14:textId="77777777" w:rsidTr="00B55B3B">
        <w:trPr>
          <w:trHeight w:val="3135"/>
        </w:trPr>
        <w:tc>
          <w:tcPr>
            <w:tcW w:w="3107" w:type="dxa"/>
            <w:tcBorders>
              <w:top w:val="single" w:sz="2" w:space="0" w:color="000000"/>
              <w:bottom w:val="single" w:sz="2" w:space="0" w:color="000000"/>
            </w:tcBorders>
          </w:tcPr>
          <w:p w14:paraId="3EAF28DB" w14:textId="77777777" w:rsidR="009B29A7" w:rsidRPr="00116AAD" w:rsidRDefault="009B29A7" w:rsidP="00B55B3B">
            <w:pPr>
              <w:pStyle w:val="TableParagraph"/>
              <w:spacing w:before="64" w:line="213" w:lineRule="auto"/>
              <w:rPr>
                <w:rFonts w:ascii="Arial" w:hAnsi="Arial" w:cs="Arial"/>
                <w:sz w:val="18"/>
              </w:rPr>
            </w:pPr>
            <w:r w:rsidRPr="00116AAD">
              <w:rPr>
                <w:rFonts w:ascii="Arial" w:hAnsi="Arial" w:cs="Arial"/>
                <w:sz w:val="20"/>
                <w:lang w:val="vi-VN"/>
              </w:rPr>
              <w:t>Tất cả hồ sơ kiểm toán hoặc bản ghi đã được tạo trước dấu thời gian được chỉ định, khi bạn muốn</w:t>
            </w:r>
          </w:p>
        </w:tc>
        <w:tc>
          <w:tcPr>
            <w:tcW w:w="6148" w:type="dxa"/>
            <w:tcBorders>
              <w:top w:val="single" w:sz="2" w:space="0" w:color="000000"/>
              <w:bottom w:val="single" w:sz="2" w:space="0" w:color="000000"/>
            </w:tcBorders>
          </w:tcPr>
          <w:p w14:paraId="60BF3C9D" w14:textId="77777777" w:rsidR="009B29A7" w:rsidRPr="00116AAD" w:rsidRDefault="009B29A7" w:rsidP="00B55B3B">
            <w:pPr>
              <w:pStyle w:val="TableParagraph"/>
              <w:spacing w:before="64" w:line="213" w:lineRule="auto"/>
              <w:ind w:left="86"/>
              <w:rPr>
                <w:rFonts w:ascii="Arial" w:hAnsi="Arial" w:cs="Arial"/>
                <w:sz w:val="20"/>
                <w:szCs w:val="20"/>
              </w:rPr>
            </w:pPr>
            <w:r w:rsidRPr="00116AAD">
              <w:rPr>
                <w:rFonts w:ascii="Arial" w:hAnsi="Arial" w:cs="Arial"/>
                <w:sz w:val="20"/>
                <w:szCs w:val="20"/>
                <w:lang w:val="vi-VN"/>
              </w:rPr>
              <w:t>Bạn có thể thanh lọc thủ công các hồ sơ kiểm toán ngay lập tức trong một hoạt động một lần, thay vì tạo lịch trình thanh lọc</w:t>
            </w:r>
            <w:r w:rsidRPr="00116AAD">
              <w:rPr>
                <w:rFonts w:ascii="Arial" w:hAnsi="Arial" w:cs="Arial"/>
                <w:sz w:val="20"/>
                <w:szCs w:val="20"/>
              </w:rPr>
              <w:t>.</w:t>
            </w:r>
          </w:p>
          <w:p w14:paraId="238531D2" w14:textId="77777777" w:rsidR="009B29A7" w:rsidRPr="001058B5" w:rsidRDefault="009B29A7" w:rsidP="00B55B3B">
            <w:pPr>
              <w:pStyle w:val="TableParagraph"/>
              <w:spacing w:before="86"/>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47D51683" w14:textId="77777777" w:rsidR="009B29A7" w:rsidRPr="00116AAD" w:rsidRDefault="009B29A7" w:rsidP="00B55B3B">
            <w:pPr>
              <w:pStyle w:val="TableParagraph"/>
              <w:numPr>
                <w:ilvl w:val="0"/>
                <w:numId w:val="30"/>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hãy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54CD7588" w14:textId="77777777" w:rsidR="009B29A7" w:rsidRPr="00116AAD" w:rsidRDefault="009B29A7" w:rsidP="00B55B3B">
            <w:pPr>
              <w:pStyle w:val="TableParagraph"/>
              <w:numPr>
                <w:ilvl w:val="0"/>
                <w:numId w:val="30"/>
              </w:numPr>
              <w:tabs>
                <w:tab w:val="left" w:pos="446"/>
                <w:tab w:val="left" w:pos="447"/>
              </w:tabs>
              <w:spacing w:before="81"/>
              <w:rPr>
                <w:rFonts w:ascii="Arial" w:hAnsi="Arial" w:cs="Arial"/>
                <w:sz w:val="20"/>
                <w:szCs w:val="20"/>
              </w:rPr>
            </w:pPr>
            <w:r w:rsidRPr="00116AAD">
              <w:rPr>
                <w:rStyle w:val="shorttext"/>
                <w:rFonts w:ascii="Arial" w:hAnsi="Arial" w:cs="Arial"/>
                <w:sz w:val="20"/>
                <w:szCs w:val="20"/>
                <w:lang w:val="vi-VN"/>
              </w:rPr>
              <w:t>Lập kế hoạch một dấu thời gian và chiến lược lưu trữ</w:t>
            </w:r>
            <w:r w:rsidRPr="00116AAD">
              <w:rPr>
                <w:rFonts w:ascii="Arial" w:hAnsi="Arial" w:cs="Arial"/>
                <w:spacing w:val="-3"/>
                <w:sz w:val="20"/>
                <w:szCs w:val="20"/>
              </w:rPr>
              <w:t>.</w:t>
            </w:r>
          </w:p>
          <w:p w14:paraId="6922C95B"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Khởi tạo hoạt động dọn dẹp đường mòn kiểm toán</w:t>
            </w:r>
            <w:r w:rsidRPr="00116AAD">
              <w:rPr>
                <w:rFonts w:ascii="Arial" w:hAnsi="Arial" w:cs="Arial"/>
                <w:sz w:val="16"/>
              </w:rPr>
              <w:t>.</w:t>
            </w:r>
          </w:p>
          <w:p w14:paraId="769397EC" w14:textId="77777777" w:rsidR="009B29A7" w:rsidRPr="00116AAD" w:rsidRDefault="009B29A7" w:rsidP="00B55B3B">
            <w:pPr>
              <w:pStyle w:val="TableParagraph"/>
              <w:numPr>
                <w:ilvl w:val="0"/>
                <w:numId w:val="30"/>
              </w:numPr>
              <w:tabs>
                <w:tab w:val="left" w:pos="446"/>
                <w:tab w:val="left" w:pos="447"/>
              </w:tabs>
              <w:spacing w:before="77"/>
              <w:rPr>
                <w:rFonts w:ascii="Arial" w:hAnsi="Arial" w:cs="Arial"/>
                <w:sz w:val="16"/>
              </w:rPr>
            </w:pPr>
            <w:r w:rsidRPr="00116AAD">
              <w:rPr>
                <w:rStyle w:val="shorttext"/>
                <w:rFonts w:ascii="Arial" w:hAnsi="Arial" w:cs="Arial"/>
                <w:sz w:val="20"/>
                <w:lang w:val="vi-VN"/>
              </w:rPr>
              <w:t>Đặt dấu thời gian lưu trữ cho các bản ghi kiểm toán</w:t>
            </w:r>
            <w:r w:rsidRPr="00116AAD">
              <w:rPr>
                <w:rFonts w:ascii="Arial" w:hAnsi="Arial" w:cs="Arial"/>
                <w:sz w:val="16"/>
              </w:rPr>
              <w:t>.</w:t>
            </w:r>
          </w:p>
          <w:p w14:paraId="17384035"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Fonts w:ascii="Arial" w:hAnsi="Arial" w:cs="Arial"/>
                <w:sz w:val="20"/>
                <w:lang w:val="vi-VN"/>
              </w:rPr>
              <w:t>Tùy chọn, cấu hình đường mòn kiểm toán sẽ bị xóa theo lô.</w:t>
            </w:r>
            <w:r w:rsidRPr="00116AAD">
              <w:rPr>
                <w:rFonts w:ascii="Arial" w:hAnsi="Arial" w:cs="Arial"/>
                <w:sz w:val="16"/>
              </w:rPr>
              <w:t>.</w:t>
            </w:r>
          </w:p>
          <w:p w14:paraId="6403F450"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Chạy hoạt động thanh lọc.</w:t>
            </w:r>
            <w:r w:rsidRPr="00116AAD">
              <w:rPr>
                <w:rFonts w:ascii="Arial" w:hAnsi="Arial" w:cs="Arial"/>
                <w:sz w:val="16"/>
              </w:rPr>
              <w:t>.</w:t>
            </w:r>
          </w:p>
          <w:p w14:paraId="06C090B6" w14:textId="77777777" w:rsidR="009B29A7" w:rsidRPr="001058B5" w:rsidRDefault="009B29A7" w:rsidP="00B55B3B">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9B29A7" w:rsidRPr="001058B5" w14:paraId="6A19EDD0" w14:textId="77777777" w:rsidTr="00B55B3B">
        <w:trPr>
          <w:trHeight w:val="2832"/>
        </w:trPr>
        <w:tc>
          <w:tcPr>
            <w:tcW w:w="3107" w:type="dxa"/>
            <w:tcBorders>
              <w:top w:val="single" w:sz="2" w:space="0" w:color="000000"/>
              <w:bottom w:val="single" w:sz="4" w:space="0" w:color="000000"/>
            </w:tcBorders>
          </w:tcPr>
          <w:p w14:paraId="4D14F56D" w14:textId="77777777" w:rsidR="009B29A7" w:rsidRPr="00116AAD" w:rsidRDefault="009B29A7" w:rsidP="00B55B3B">
            <w:pPr>
              <w:pStyle w:val="TableParagraph"/>
              <w:spacing w:before="61" w:line="216" w:lineRule="auto"/>
              <w:rPr>
                <w:rFonts w:ascii="Arial" w:hAnsi="Arial" w:cs="Arial"/>
                <w:sz w:val="18"/>
              </w:rPr>
            </w:pPr>
            <w:r w:rsidRPr="00116AAD">
              <w:rPr>
                <w:rFonts w:ascii="Arial" w:hAnsi="Arial" w:cs="Arial"/>
                <w:sz w:val="20"/>
                <w:lang w:val="vi-VN"/>
              </w:rPr>
              <w:t>Chỉ là một tập con của các hồ sơ kiểm toán từ đường dẫn kiểm toán cơ sở dữ liệu</w:t>
            </w:r>
          </w:p>
        </w:tc>
        <w:tc>
          <w:tcPr>
            <w:tcW w:w="6148" w:type="dxa"/>
            <w:tcBorders>
              <w:top w:val="single" w:sz="2" w:space="0" w:color="000000"/>
              <w:bottom w:val="single" w:sz="4" w:space="0" w:color="000000"/>
            </w:tcBorders>
          </w:tcPr>
          <w:p w14:paraId="3818451E" w14:textId="77777777" w:rsidR="009B29A7" w:rsidRPr="00116AAD" w:rsidRDefault="009B29A7" w:rsidP="00B55B3B">
            <w:pPr>
              <w:pStyle w:val="TableParagraph"/>
              <w:spacing w:before="61" w:line="216" w:lineRule="auto"/>
              <w:ind w:left="86" w:right="367"/>
              <w:jc w:val="both"/>
              <w:rPr>
                <w:rFonts w:ascii="Arial" w:hAnsi="Arial" w:cs="Arial"/>
                <w:sz w:val="20"/>
                <w:szCs w:val="20"/>
              </w:rPr>
            </w:pPr>
            <w:r w:rsidRPr="00116AAD">
              <w:rPr>
                <w:rFonts w:ascii="Arial" w:hAnsi="Arial" w:cs="Arial"/>
                <w:sz w:val="20"/>
                <w:szCs w:val="20"/>
                <w:lang w:val="vi-VN"/>
              </w:rPr>
              <w:t>Bạn có thể tự thanh lọc chỉ là một tập con của các hồ sơ kiểm toán. Ví dụ: bạn có thể xóa tất cả hồ sơ kiểm toán đã được tạo từ ngày 14 tháng 5 năm 2010 đến ngày 14 tháng 6 năm 2010</w:t>
            </w:r>
            <w:r w:rsidRPr="00116AAD">
              <w:rPr>
                <w:rFonts w:ascii="Arial" w:hAnsi="Arial" w:cs="Arial"/>
                <w:sz w:val="20"/>
                <w:szCs w:val="20"/>
              </w:rPr>
              <w:t>.</w:t>
            </w:r>
          </w:p>
          <w:p w14:paraId="162066AB" w14:textId="77777777" w:rsidR="009B29A7" w:rsidRPr="001058B5" w:rsidRDefault="009B29A7" w:rsidP="00B55B3B">
            <w:pPr>
              <w:pStyle w:val="TableParagraph"/>
              <w:spacing w:before="83"/>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40F6EA2" w14:textId="77777777" w:rsidR="009B29A7" w:rsidRPr="00116AAD" w:rsidRDefault="009B29A7" w:rsidP="00B55B3B">
            <w:pPr>
              <w:pStyle w:val="TableParagraph"/>
              <w:numPr>
                <w:ilvl w:val="0"/>
                <w:numId w:val="29"/>
              </w:numPr>
              <w:tabs>
                <w:tab w:val="left" w:pos="446"/>
                <w:tab w:val="left" w:pos="447"/>
              </w:tabs>
              <w:spacing w:before="99" w:line="213"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0F1425C1" w14:textId="77777777" w:rsidR="009B29A7"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Style w:val="shorttext"/>
                <w:rFonts w:ascii="Arial" w:hAnsi="Arial" w:cs="Arial"/>
                <w:sz w:val="20"/>
                <w:szCs w:val="20"/>
                <w:lang w:val="vi-VN"/>
              </w:rPr>
              <w:t>Lưu trữ các hồ sơ kiểm toán bạn muốn thanh lọc</w:t>
            </w:r>
            <w:r w:rsidRPr="00116AAD">
              <w:rPr>
                <w:rFonts w:ascii="Arial" w:hAnsi="Arial" w:cs="Arial"/>
                <w:sz w:val="20"/>
                <w:szCs w:val="20"/>
              </w:rPr>
              <w:t>.</w:t>
            </w:r>
          </w:p>
          <w:p w14:paraId="12F91BFB" w14:textId="77777777" w:rsidR="009B29A7" w:rsidRPr="00116AAD"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Fonts w:ascii="Arial" w:hAnsi="Arial" w:cs="Arial"/>
                <w:sz w:val="20"/>
                <w:szCs w:val="20"/>
                <w:lang w:val="vi-VN"/>
              </w:rPr>
              <w:t>Là người dùng có quyền quản trị, hãy xóa khỏi SYS.AUD $</w:t>
            </w:r>
            <w:r w:rsidRPr="00116AAD">
              <w:rPr>
                <w:rFonts w:ascii="Arial" w:hAnsi="Arial" w:cs="Arial"/>
                <w:sz w:val="20"/>
                <w:szCs w:val="20"/>
                <w:lang w:val="vi-VN"/>
              </w:rPr>
              <w:br/>
              <w:t>bàn</w:t>
            </w:r>
            <w:r w:rsidRPr="00116AAD">
              <w:rPr>
                <w:rFonts w:ascii="Arial" w:hAnsi="Arial" w:cs="Arial"/>
                <w:sz w:val="20"/>
                <w:szCs w:val="20"/>
              </w:rPr>
              <w:t>.</w:t>
            </w:r>
          </w:p>
          <w:p w14:paraId="79B32EDE" w14:textId="77777777" w:rsidR="009B29A7" w:rsidRPr="001058B5" w:rsidRDefault="009B29A7" w:rsidP="00B55B3B">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7FC52571" w14:textId="77777777" w:rsidR="009B29A7" w:rsidRPr="001058B5" w:rsidRDefault="009B29A7" w:rsidP="009B29A7">
      <w:pPr>
        <w:pStyle w:val="BodyText"/>
        <w:spacing w:before="2"/>
        <w:rPr>
          <w:rFonts w:ascii="Arial" w:hAnsi="Arial" w:cs="Arial"/>
          <w:b/>
          <w:i/>
          <w:sz w:val="21"/>
        </w:rPr>
      </w:pPr>
    </w:p>
    <w:p w14:paraId="493A5AEF" w14:textId="77777777" w:rsidR="009B29A7" w:rsidRPr="001058B5" w:rsidRDefault="009B29A7" w:rsidP="009B29A7">
      <w:pPr>
        <w:pStyle w:val="Heading4"/>
      </w:pPr>
      <w:bookmarkStart w:id="1846" w:name="Scheduling_an_Automatic_Purge_Job_for_th"/>
      <w:bookmarkStart w:id="1847" w:name="_bookmark2051"/>
      <w:bookmarkStart w:id="1848" w:name="_bookmark2052"/>
      <w:bookmarkEnd w:id="1846"/>
      <w:bookmarkEnd w:id="1847"/>
      <w:bookmarkEnd w:id="1848"/>
      <w:r>
        <w:rPr>
          <w:lang w:val="vi-VN"/>
        </w:rPr>
        <w:t>L</w:t>
      </w:r>
      <w:r>
        <w:rPr>
          <w:rFonts w:ascii="Cambria" w:hAnsi="Cambria" w:cs="Cambria"/>
          <w:lang w:val="vi-VN"/>
        </w:rPr>
        <w:t>ậ</w:t>
      </w:r>
      <w:r>
        <w:rPr>
          <w:lang w:val="vi-VN"/>
        </w:rPr>
        <w:t>p k</w:t>
      </w:r>
      <w:r>
        <w:rPr>
          <w:rFonts w:ascii="Cambria" w:hAnsi="Cambria" w:cs="Cambria"/>
          <w:lang w:val="vi-VN"/>
        </w:rPr>
        <w:t>ế</w:t>
      </w:r>
      <w:r>
        <w:rPr>
          <w:lang w:val="vi-VN"/>
        </w:rPr>
        <w:t xml:space="preserve"> ho</w:t>
      </w:r>
      <w:r>
        <w:rPr>
          <w:rFonts w:ascii="Cambria" w:hAnsi="Cambria" w:cs="Cambria"/>
          <w:lang w:val="vi-VN"/>
        </w:rPr>
        <w:t>ạ</w:t>
      </w:r>
      <w:r>
        <w:rPr>
          <w:lang w:val="vi-VN"/>
        </w:rPr>
        <w:t>ch m</w:t>
      </w:r>
      <w:r>
        <w:rPr>
          <w:rFonts w:ascii="Cambria" w:hAnsi="Cambria" w:cs="Cambria"/>
          <w:lang w:val="vi-VN"/>
        </w:rPr>
        <w:t>ộ</w:t>
      </w:r>
      <w:r>
        <w:rPr>
          <w:lang w:val="vi-VN"/>
        </w:rPr>
        <w:t>t công vi</w:t>
      </w:r>
      <w:r>
        <w:rPr>
          <w:rFonts w:ascii="Cambria" w:hAnsi="Cambria" w:cs="Cambria"/>
          <w:lang w:val="vi-VN"/>
        </w:rPr>
        <w:t>ệ</w:t>
      </w:r>
      <w:r>
        <w:rPr>
          <w:lang w:val="vi-VN"/>
        </w:rPr>
        <w:t>c thanh l</w:t>
      </w:r>
      <w:r>
        <w:rPr>
          <w:rFonts w:ascii="Cambria" w:hAnsi="Cambria" w:cs="Cambria"/>
          <w:lang w:val="vi-VN"/>
        </w:rPr>
        <w:t>ọ</w:t>
      </w:r>
      <w:r>
        <w:rPr>
          <w:lang w:val="vi-VN"/>
        </w:rPr>
        <w:t>c t</w:t>
      </w:r>
      <w:r>
        <w:rPr>
          <w:rFonts w:ascii="Cambria" w:hAnsi="Cambria" w:cs="Cambria"/>
          <w:lang w:val="vi-VN"/>
        </w:rPr>
        <w:t>ự</w:t>
      </w:r>
      <w:r>
        <w:rPr>
          <w:lang w:val="vi-VN"/>
        </w:rPr>
        <w:t xml:space="preserve"> đ</w:t>
      </w:r>
      <w:r>
        <w:rPr>
          <w:rFonts w:ascii="Cambria" w:hAnsi="Cambria" w:cs="Cambria"/>
          <w:lang w:val="vi-VN"/>
        </w:rPr>
        <w:t>ộ</w:t>
      </w:r>
      <w:r>
        <w:rPr>
          <w:lang w:val="vi-VN"/>
        </w:rPr>
        <w:t>ng cho đ</w:t>
      </w:r>
      <w:r>
        <w:rPr>
          <w:rFonts w:ascii="Cambria" w:hAnsi="Cambria" w:cs="Cambria"/>
          <w:lang w:val="vi-VN"/>
        </w:rPr>
        <w:t>ườ</w:t>
      </w:r>
      <w:r>
        <w:rPr>
          <w:lang w:val="vi-VN"/>
        </w:rPr>
        <w:t>ng mòn ki</w:t>
      </w:r>
      <w:r>
        <w:rPr>
          <w:rFonts w:ascii="Cambria" w:hAnsi="Cambria" w:cs="Cambria"/>
          <w:lang w:val="vi-VN"/>
        </w:rPr>
        <w:t>ể</w:t>
      </w:r>
      <w:r>
        <w:rPr>
          <w:lang w:val="vi-VN"/>
        </w:rPr>
        <w:t>m tra</w:t>
      </w:r>
    </w:p>
    <w:p w14:paraId="5EBF5877" w14:textId="77777777" w:rsidR="009B29A7" w:rsidRPr="003819EB" w:rsidRDefault="009B29A7" w:rsidP="009B29A7">
      <w:pPr>
        <w:pStyle w:val="BodyText"/>
        <w:spacing w:before="81" w:line="232" w:lineRule="auto"/>
        <w:ind w:left="2260" w:hanging="1"/>
        <w:rPr>
          <w:rFonts w:ascii="Arial" w:hAnsi="Arial" w:cs="Arial"/>
        </w:rPr>
      </w:pPr>
      <w:r w:rsidRPr="003819EB">
        <w:rPr>
          <w:rFonts w:ascii="Arial" w:hAnsi="Arial" w:cs="Arial"/>
          <w:lang w:val="vi-VN"/>
        </w:rPr>
        <w:t>Bạn có thể dọn sạch toàn bộ đường mòn kiểm tra hoặc chỉ một phần đường mòn kiểm tra đã được tạo trước dấu thời gian. Đối với đường dẫn kiểm toán cơ sở dữ liệu, các bản ghi kiểm toán cá nhân được tạo trước khi dấu thời gian có thể bị xóa. Đối với đường dẫn kiểm tra của hệ điều hành, bạn thanh lọc các tệp kiểm tra đã được tạo trước dấu thời gian</w:t>
      </w:r>
      <w:r w:rsidRPr="003819EB">
        <w:rPr>
          <w:rFonts w:ascii="Arial" w:hAnsi="Arial" w:cs="Arial"/>
        </w:rPr>
        <w:t>.</w:t>
      </w:r>
    </w:p>
    <w:p w14:paraId="6DB1BEAB" w14:textId="77777777" w:rsidR="009B29A7" w:rsidRDefault="009B29A7" w:rsidP="009B29A7">
      <w:pPr>
        <w:pStyle w:val="BodyText"/>
        <w:spacing w:before="115" w:line="232" w:lineRule="auto"/>
        <w:ind w:left="2260"/>
        <w:rPr>
          <w:rFonts w:ascii="Arial" w:hAnsi="Arial" w:cs="Arial"/>
        </w:rPr>
      </w:pPr>
      <w:r w:rsidRPr="003819EB">
        <w:rPr>
          <w:rFonts w:ascii="Arial" w:hAnsi="Arial" w:cs="Arial"/>
          <w:lang w:val="vi-VN"/>
        </w:rPr>
        <w:t>Xin lưu ý rằng việc dọn dẹp đường mòn kiểm tra, đặc biệt là đường mòn lớn, có thể mất một lúc để hoàn thành. Xem xét lên lịch công việc thanh lọc để nó chạy trong một thời gian khi cơ sở dữ liệu không bận</w:t>
      </w:r>
      <w:r w:rsidRPr="001058B5">
        <w:rPr>
          <w:rFonts w:ascii="Arial" w:hAnsi="Arial" w:cs="Arial"/>
        </w:rPr>
        <w:t>.</w:t>
      </w:r>
    </w:p>
    <w:p w14:paraId="56ECA679" w14:textId="77777777" w:rsidR="009B29A7" w:rsidRPr="001058B5" w:rsidRDefault="009B29A7" w:rsidP="009B29A7">
      <w:pPr>
        <w:pStyle w:val="BodyText"/>
        <w:spacing w:before="115" w:line="232" w:lineRule="auto"/>
        <w:ind w:left="2260"/>
        <w:rPr>
          <w:rFonts w:ascii="Arial" w:hAnsi="Arial" w:cs="Arial"/>
        </w:rPr>
      </w:pPr>
    </w:p>
    <w:p w14:paraId="4FBB4FA4" w14:textId="77777777" w:rsidR="009B29A7" w:rsidRPr="001C7FBB" w:rsidRDefault="009B29A7" w:rsidP="009B29A7">
      <w:pPr>
        <w:pStyle w:val="BodyText"/>
        <w:spacing w:before="103" w:line="228" w:lineRule="auto"/>
        <w:ind w:left="1659" w:right="700"/>
        <w:rPr>
          <w:rFonts w:ascii="Arial" w:hAnsi="Arial" w:cs="Arial"/>
        </w:rPr>
      </w:pPr>
      <w:r w:rsidRPr="001C7FBB">
        <w:rPr>
          <w:rFonts w:ascii="Arial" w:hAnsi="Arial" w:cs="Arial"/>
          <w:lang w:val="vi-VN"/>
        </w:rPr>
        <w:lastRenderedPageBreak/>
        <w:t>Bạn có thể tạo nhiều công việc thanh lọc cho các loại đường mòn kiểm toán khác nhau, miễn là chúng không xung đột. Ví dụ: bạn có thể tạo công việc thanh lọc cho bảng theo dõi kiểm toán chuẩn và sau đó là bảng theo dõi kiểm tra chi tiết. Tuy nhiên, bạn không thể tạo một công việc thanh lọc cho</w:t>
      </w:r>
      <w:r w:rsidRPr="001C7FBB">
        <w:rPr>
          <w:rFonts w:ascii="Arial" w:hAnsi="Arial" w:cs="Arial"/>
        </w:rPr>
        <w:t xml:space="preserve"> </w:t>
      </w:r>
      <w:r w:rsidRPr="001C7FBB">
        <w:rPr>
          <w:rFonts w:ascii="Arial" w:hAnsi="Arial" w:cs="Arial"/>
          <w:lang w:val="vi-VN"/>
        </w:rPr>
        <w:t>cả hai hoặc tất cả các loại, nghĩa là, bằng cách sử dụng thuộc tính DBMS_AUDIT_MGMT.AUDIT_TRAIL_DB_STD hoặc DBMS_ AUDIT_MGMT.AUDIT_TRAIL_ALL</w:t>
      </w:r>
      <w:r w:rsidRPr="001C7FBB">
        <w:rPr>
          <w:rFonts w:ascii="Arial" w:hAnsi="Arial" w:cs="Arial"/>
          <w:spacing w:val="-3"/>
        </w:rPr>
        <w:t>.</w:t>
      </w:r>
    </w:p>
    <w:p w14:paraId="5FEB1EB1" w14:textId="77777777" w:rsidR="009B29A7" w:rsidRPr="001058B5" w:rsidRDefault="009B29A7" w:rsidP="009B29A7">
      <w:pPr>
        <w:pStyle w:val="BodyText"/>
        <w:spacing w:before="111"/>
        <w:ind w:left="1660"/>
        <w:rPr>
          <w:rFonts w:ascii="Arial" w:hAnsi="Arial" w:cs="Arial"/>
        </w:rPr>
      </w:pPr>
      <w:r w:rsidRPr="001C7FBB">
        <w:rPr>
          <w:rStyle w:val="shorttext"/>
          <w:rFonts w:ascii="Arial" w:hAnsi="Arial" w:cs="Arial"/>
          <w:lang w:val="vi-VN"/>
        </w:rPr>
        <w:t>Để tạo và lên lịch công việc thanh lọc tự động</w:t>
      </w:r>
      <w:r w:rsidRPr="001058B5">
        <w:rPr>
          <w:rFonts w:ascii="Arial" w:hAnsi="Arial" w:cs="Arial"/>
        </w:rPr>
        <w:t>:</w:t>
      </w:r>
    </w:p>
    <w:p w14:paraId="5A055D84" w14:textId="77777777" w:rsidR="009B29A7" w:rsidRPr="001058B5" w:rsidRDefault="008D1AB8" w:rsidP="006F7931">
      <w:pPr>
        <w:pStyle w:val="ListParagraph"/>
        <w:numPr>
          <w:ilvl w:val="1"/>
          <w:numId w:val="137"/>
        </w:numPr>
        <w:tabs>
          <w:tab w:val="left" w:pos="2020"/>
        </w:tabs>
        <w:ind w:hanging="359"/>
        <w:rPr>
          <w:rFonts w:ascii="Arial" w:hAnsi="Arial" w:cs="Arial"/>
          <w:sz w:val="20"/>
        </w:rPr>
      </w:pPr>
      <w:hyperlink w:anchor="_bookmark2054" w:history="1">
        <w:r w:rsidR="009B29A7">
          <w:rPr>
            <w:rFonts w:ascii="Arial" w:hAnsi="Arial" w:cs="Arial"/>
            <w:color w:val="0000CC"/>
            <w:sz w:val="20"/>
          </w:rPr>
          <w:t>Bước</w:t>
        </w:r>
        <w:r w:rsidR="009B29A7" w:rsidRPr="001058B5">
          <w:rPr>
            <w:rFonts w:ascii="Arial" w:hAnsi="Arial" w:cs="Arial"/>
            <w:color w:val="0000CC"/>
            <w:sz w:val="20"/>
          </w:rPr>
          <w:t xml:space="preserve"> 1: </w:t>
        </w:r>
        <w:r w:rsidR="009B29A7" w:rsidRPr="001C7FBB">
          <w:rPr>
            <w:color w:val="0000CD"/>
            <w:lang w:val="vi-VN"/>
          </w:rPr>
          <w:t>N</w:t>
        </w:r>
        <w:r w:rsidR="009B29A7" w:rsidRPr="001C7FBB">
          <w:rPr>
            <w:rFonts w:ascii="Cambria" w:hAnsi="Cambria" w:cs="Cambria"/>
            <w:color w:val="0000CD"/>
            <w:lang w:val="vi-VN"/>
          </w:rPr>
          <w:t>ế</w:t>
        </w:r>
        <w:r w:rsidR="009B29A7" w:rsidRPr="001C7FBB">
          <w:rPr>
            <w:color w:val="0000CD"/>
            <w:lang w:val="vi-VN"/>
          </w:rPr>
          <w:t>u c</w:t>
        </w:r>
        <w:r w:rsidR="009B29A7" w:rsidRPr="001C7FBB">
          <w:rPr>
            <w:rFonts w:ascii="Cambria" w:hAnsi="Cambria" w:cs="Cambria"/>
            <w:color w:val="0000CD"/>
            <w:lang w:val="vi-VN"/>
          </w:rPr>
          <w:t>ầ</w:t>
        </w:r>
        <w:r w:rsidR="009B29A7" w:rsidRPr="001C7FBB">
          <w:rPr>
            <w:color w:val="0000CD"/>
            <w:lang w:val="vi-VN"/>
          </w:rPr>
          <w:t>n thi</w:t>
        </w:r>
        <w:r w:rsidR="009B29A7" w:rsidRPr="001C7FBB">
          <w:rPr>
            <w:rFonts w:ascii="Cambria" w:hAnsi="Cambria" w:cs="Cambria"/>
            <w:color w:val="0000CD"/>
            <w:lang w:val="vi-VN"/>
          </w:rPr>
          <w:t>ế</w:t>
        </w:r>
        <w:r w:rsidR="009B29A7" w:rsidRPr="001C7FBB">
          <w:rPr>
            <w:color w:val="0000CD"/>
            <w:lang w:val="vi-VN"/>
          </w:rPr>
          <w:t>t, Tune Online và l</w:t>
        </w:r>
        <w:r w:rsidR="009B29A7" w:rsidRPr="001C7FBB">
          <w:rPr>
            <w:rFonts w:ascii="Cambria" w:hAnsi="Cambria" w:cs="Cambria"/>
            <w:color w:val="0000CD"/>
            <w:lang w:val="vi-VN"/>
          </w:rPr>
          <w:t>ư</w:t>
        </w:r>
        <w:r w:rsidR="009B29A7" w:rsidRPr="001C7FBB">
          <w:rPr>
            <w:color w:val="0000CD"/>
            <w:lang w:val="vi-VN"/>
          </w:rPr>
          <w:t>u tr</w:t>
        </w:r>
        <w:r w:rsidR="009B29A7" w:rsidRPr="001C7FBB">
          <w:rPr>
            <w:rFonts w:ascii="Cambria" w:hAnsi="Cambria" w:cs="Cambria"/>
            <w:color w:val="0000CD"/>
            <w:lang w:val="vi-VN"/>
          </w:rPr>
          <w:t>ữ</w:t>
        </w:r>
        <w:r w:rsidR="009B29A7" w:rsidRPr="001C7FBB">
          <w:rPr>
            <w:color w:val="0000CD"/>
            <w:lang w:val="vi-VN"/>
          </w:rPr>
          <w:t xml:space="preserve"> kích th</w:t>
        </w:r>
        <w:r w:rsidR="009B29A7" w:rsidRPr="001C7FBB">
          <w:rPr>
            <w:rFonts w:ascii="Cambria" w:hAnsi="Cambria" w:cs="Cambria"/>
            <w:color w:val="0000CD"/>
            <w:lang w:val="vi-VN"/>
          </w:rPr>
          <w:t>ướ</w:t>
        </w:r>
        <w:r w:rsidR="009B29A7" w:rsidRPr="001C7FBB">
          <w:rPr>
            <w:color w:val="0000CD"/>
            <w:lang w:val="vi-VN"/>
          </w:rPr>
          <w:t>c đăng nh</w:t>
        </w:r>
        <w:r w:rsidR="009B29A7" w:rsidRPr="001C7FBB">
          <w:rPr>
            <w:rFonts w:ascii="Cambria" w:hAnsi="Cambria" w:cs="Cambria"/>
            <w:color w:val="0000CD"/>
            <w:lang w:val="vi-VN"/>
          </w:rPr>
          <w:t>ậ</w:t>
        </w:r>
        <w:r w:rsidR="009B29A7" w:rsidRPr="001C7FBB">
          <w:rPr>
            <w:color w:val="0000CD"/>
            <w:lang w:val="vi-VN"/>
          </w:rPr>
          <w:t>p làm l</w:t>
        </w:r>
        <w:r w:rsidR="009B29A7" w:rsidRPr="001C7FBB">
          <w:rPr>
            <w:rFonts w:ascii="Cambria" w:hAnsi="Cambria" w:cs="Cambria"/>
            <w:color w:val="0000CD"/>
            <w:lang w:val="vi-VN"/>
          </w:rPr>
          <w:t>ạ</w:t>
        </w:r>
        <w:r w:rsidR="009B29A7" w:rsidRPr="001C7FBB">
          <w:rPr>
            <w:color w:val="0000CD"/>
            <w:lang w:val="vi-VN"/>
          </w:rPr>
          <w:t>i</w:t>
        </w:r>
        <w:r w:rsidR="009B29A7" w:rsidRPr="001C7FBB">
          <w:rPr>
            <w:rFonts w:ascii="Arial" w:hAnsi="Arial" w:cs="Arial"/>
            <w:color w:val="0000CD"/>
            <w:sz w:val="20"/>
          </w:rPr>
          <w:t xml:space="preserve"> </w:t>
        </w:r>
      </w:hyperlink>
    </w:p>
    <w:p w14:paraId="1AE17C67"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2: L</w:t>
      </w:r>
      <w:r w:rsidRPr="001C7FBB">
        <w:rPr>
          <w:rStyle w:val="shorttext"/>
          <w:rFonts w:ascii="Cambria" w:hAnsi="Cambria" w:cs="Cambria"/>
          <w:color w:val="0000CD"/>
          <w:lang w:val="vi-VN"/>
        </w:rPr>
        <w:t>ậ</w:t>
      </w:r>
      <w:r w:rsidRPr="001C7FBB">
        <w:rPr>
          <w:rStyle w:val="shorttext"/>
          <w:color w:val="0000CD"/>
          <w:lang w:val="vi-VN"/>
        </w:rPr>
        <w:t>p k</w:t>
      </w:r>
      <w:r w:rsidRPr="001C7FBB">
        <w:rPr>
          <w:rStyle w:val="shorttext"/>
          <w:rFonts w:ascii="Cambria" w:hAnsi="Cambria" w:cs="Cambria"/>
          <w:color w:val="0000CD"/>
          <w:lang w:val="vi-VN"/>
        </w:rPr>
        <w:t>ế</w:t>
      </w:r>
      <w:r w:rsidRPr="001C7FBB">
        <w:rPr>
          <w:rStyle w:val="shorttext"/>
          <w:color w:val="0000CD"/>
          <w:lang w:val="vi-VN"/>
        </w:rPr>
        <w:t xml:space="preserve"> ho</w:t>
      </w:r>
      <w:r w:rsidRPr="001C7FBB">
        <w:rPr>
          <w:rStyle w:val="shorttext"/>
          <w:rFonts w:ascii="Cambria" w:hAnsi="Cambria" w:cs="Cambria"/>
          <w:color w:val="0000CD"/>
          <w:lang w:val="vi-VN"/>
        </w:rPr>
        <w:t>ạ</w:t>
      </w:r>
      <w:r w:rsidRPr="001C7FBB">
        <w:rPr>
          <w:rStyle w:val="shorttext"/>
          <w:color w:val="0000CD"/>
          <w:lang w:val="vi-VN"/>
        </w:rPr>
        <w:t>ch cho m</w:t>
      </w:r>
      <w:r w:rsidRPr="001C7FBB">
        <w:rPr>
          <w:rStyle w:val="shorttext"/>
          <w:rFonts w:ascii="Cambria" w:hAnsi="Cambria" w:cs="Cambria"/>
          <w:color w:val="0000CD"/>
          <w:lang w:val="vi-VN"/>
        </w:rPr>
        <w:t>ộ</w:t>
      </w:r>
      <w:r w:rsidRPr="001C7FBB">
        <w:rPr>
          <w:rStyle w:val="shorttext"/>
          <w:color w:val="0000CD"/>
          <w:lang w:val="vi-VN"/>
        </w:rPr>
        <w:t>t d</w:t>
      </w:r>
      <w:r w:rsidRPr="001C7FBB">
        <w:rPr>
          <w:rStyle w:val="shorttext"/>
          <w:rFonts w:ascii="Cambria" w:hAnsi="Cambria" w:cs="Cambria"/>
          <w:color w:val="0000CD"/>
          <w:lang w:val="vi-VN"/>
        </w:rPr>
        <w:t>ấ</w:t>
      </w:r>
      <w:r w:rsidRPr="001C7FBB">
        <w:rPr>
          <w:rStyle w:val="shorttext"/>
          <w:color w:val="0000CD"/>
          <w:lang w:val="vi-VN"/>
        </w:rPr>
        <w:t>u th</w:t>
      </w:r>
      <w:r w:rsidRPr="001C7FBB">
        <w:rPr>
          <w:rStyle w:val="shorttext"/>
          <w:rFonts w:ascii="Cambria" w:hAnsi="Cambria" w:cs="Cambria"/>
          <w:color w:val="0000CD"/>
          <w:lang w:val="vi-VN"/>
        </w:rPr>
        <w:t>ờ</w:t>
      </w:r>
      <w:r w:rsidRPr="001C7FBB">
        <w:rPr>
          <w:rStyle w:val="shorttext"/>
          <w:color w:val="0000CD"/>
          <w:lang w:val="vi-VN"/>
        </w:rPr>
        <w:t>i gian và chi</w:t>
      </w:r>
      <w:r w:rsidRPr="001C7FBB">
        <w:rPr>
          <w:rStyle w:val="shorttext"/>
          <w:rFonts w:ascii="Cambria" w:hAnsi="Cambria" w:cs="Cambria"/>
          <w:color w:val="0000CD"/>
          <w:lang w:val="vi-VN"/>
        </w:rPr>
        <w:t>ế</w:t>
      </w:r>
      <w:r w:rsidRPr="001C7FBB">
        <w:rPr>
          <w:rStyle w:val="shorttext"/>
          <w:color w:val="0000CD"/>
          <w:lang w:val="vi-VN"/>
        </w:rPr>
        <w:t>n l</w:t>
      </w:r>
      <w:r w:rsidRPr="001C7FBB">
        <w:rPr>
          <w:rStyle w:val="shorttext"/>
          <w:rFonts w:ascii="Cambria" w:hAnsi="Cambria" w:cs="Cambria"/>
          <w:color w:val="0000CD"/>
          <w:lang w:val="vi-VN"/>
        </w:rPr>
        <w:t>ượ</w:t>
      </w:r>
      <w:r w:rsidRPr="001C7FBB">
        <w:rPr>
          <w:rStyle w:val="shorttext"/>
          <w:color w:val="0000CD"/>
          <w:lang w:val="vi-VN"/>
        </w:rPr>
        <w:t>c l</w:t>
      </w:r>
      <w:r w:rsidRPr="001C7FBB">
        <w:rPr>
          <w:rStyle w:val="shorttext"/>
          <w:rFonts w:ascii="Cambria" w:hAnsi="Cambria" w:cs="Cambria"/>
          <w:color w:val="0000CD"/>
          <w:lang w:val="vi-VN"/>
        </w:rPr>
        <w:t>ư</w:t>
      </w:r>
      <w:r w:rsidRPr="001C7FBB">
        <w:rPr>
          <w:rStyle w:val="shorttext"/>
          <w:color w:val="0000CD"/>
          <w:lang w:val="vi-VN"/>
        </w:rPr>
        <w:t>u tr</w:t>
      </w:r>
      <w:r w:rsidRPr="001C7FBB">
        <w:rPr>
          <w:rStyle w:val="shorttext"/>
          <w:rFonts w:ascii="Cambria" w:hAnsi="Cambria" w:cs="Cambria"/>
          <w:color w:val="0000CD"/>
          <w:lang w:val="vi-VN"/>
        </w:rPr>
        <w:t>ữ</w:t>
      </w:r>
    </w:p>
    <w:p w14:paraId="576E4106"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3: Kh</w:t>
      </w:r>
      <w:r w:rsidRPr="001C7FBB">
        <w:rPr>
          <w:rFonts w:ascii="Cambria" w:hAnsi="Cambria" w:cs="Cambria"/>
          <w:color w:val="0000CD"/>
          <w:lang w:val="vi-VN"/>
        </w:rPr>
        <w:t>ở</w:t>
      </w:r>
      <w:r w:rsidRPr="001C7FBB">
        <w:rPr>
          <w:color w:val="0000CD"/>
          <w:lang w:val="vi-VN"/>
        </w:rPr>
        <w:t>i t</w:t>
      </w:r>
      <w:r w:rsidRPr="001C7FBB">
        <w:rPr>
          <w:rFonts w:ascii="Cambria" w:hAnsi="Cambria" w:cs="Cambria"/>
          <w:color w:val="0000CD"/>
          <w:lang w:val="vi-VN"/>
        </w:rPr>
        <w:t>ạ</w:t>
      </w:r>
      <w:r w:rsidRPr="001C7FBB">
        <w:rPr>
          <w:color w:val="0000CD"/>
          <w:lang w:val="vi-VN"/>
        </w:rPr>
        <w:t>o ho</w:t>
      </w:r>
      <w:r w:rsidRPr="001C7FBB">
        <w:rPr>
          <w:rFonts w:ascii="Cambria" w:hAnsi="Cambria" w:cs="Cambria"/>
          <w:color w:val="0000CD"/>
          <w:lang w:val="vi-VN"/>
        </w:rPr>
        <w:t>ạ</w:t>
      </w:r>
      <w:r w:rsidRPr="001C7FBB">
        <w:rPr>
          <w:color w:val="0000CD"/>
          <w:lang w:val="vi-VN"/>
        </w:rPr>
        <w:t>t đ</w:t>
      </w:r>
      <w:r w:rsidRPr="001C7FBB">
        <w:rPr>
          <w:rFonts w:ascii="Cambria" w:hAnsi="Cambria" w:cs="Cambria"/>
          <w:color w:val="0000CD"/>
          <w:lang w:val="vi-VN"/>
        </w:rPr>
        <w:t>ộ</w:t>
      </w:r>
      <w:r w:rsidRPr="001C7FBB">
        <w:rPr>
          <w:color w:val="0000CD"/>
          <w:lang w:val="vi-VN"/>
        </w:rPr>
        <w:t>ng d</w:t>
      </w:r>
      <w:r w:rsidRPr="001C7FBB">
        <w:rPr>
          <w:rFonts w:ascii="Cambria" w:hAnsi="Cambria" w:cs="Cambria"/>
          <w:color w:val="0000CD"/>
          <w:lang w:val="vi-VN"/>
        </w:rPr>
        <w:t>ọ</w:t>
      </w:r>
      <w:r w:rsidRPr="001C7FBB">
        <w:rPr>
          <w:color w:val="0000CD"/>
          <w:lang w:val="vi-VN"/>
        </w:rPr>
        <w:t>n d</w:t>
      </w:r>
      <w:r w:rsidRPr="001C7FBB">
        <w:rPr>
          <w:rFonts w:ascii="Cambria" w:hAnsi="Cambria" w:cs="Cambria"/>
          <w:color w:val="0000CD"/>
          <w:lang w:val="vi-VN"/>
        </w:rPr>
        <w:t>ẹ</w:t>
      </w:r>
      <w:r w:rsidRPr="001C7FBB">
        <w:rPr>
          <w:color w:val="0000CD"/>
          <w:lang w:val="vi-VN"/>
        </w:rPr>
        <w:t>p đ</w:t>
      </w:r>
      <w:r w:rsidRPr="001C7FBB">
        <w:rPr>
          <w:rFonts w:ascii="Cambria" w:hAnsi="Cambria" w:cs="Cambria"/>
          <w:color w:val="0000CD"/>
          <w:lang w:val="vi-VN"/>
        </w:rPr>
        <w:t>ườ</w:t>
      </w:r>
      <w:r w:rsidRPr="001C7FBB">
        <w:rPr>
          <w:color w:val="0000CD"/>
          <w:lang w:val="vi-VN"/>
        </w:rPr>
        <w:t>ng ki</w:t>
      </w:r>
      <w:r w:rsidRPr="001C7FBB">
        <w:rPr>
          <w:rFonts w:ascii="Cambria" w:hAnsi="Cambria" w:cs="Cambria"/>
          <w:color w:val="0000CD"/>
          <w:lang w:val="vi-VN"/>
        </w:rPr>
        <w:t>ể</w:t>
      </w:r>
      <w:r w:rsidRPr="001C7FBB">
        <w:rPr>
          <w:color w:val="0000CD"/>
          <w:lang w:val="vi-VN"/>
        </w:rPr>
        <w:t>m tra</w:t>
      </w:r>
    </w:p>
    <w:p w14:paraId="3BC17991"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4: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ặ</w:t>
      </w:r>
      <w:r w:rsidRPr="001C7FBB">
        <w:rPr>
          <w:color w:val="0000CD"/>
          <w:lang w:val="vi-VN"/>
        </w:rPr>
        <w:t>t D</w:t>
      </w:r>
      <w:r w:rsidRPr="001C7FBB">
        <w:rPr>
          <w:rFonts w:ascii="Cambria" w:hAnsi="Cambria" w:cs="Cambria"/>
          <w:color w:val="0000CD"/>
          <w:lang w:val="vi-VN"/>
        </w:rPr>
        <w:t>ấ</w:t>
      </w:r>
      <w:r w:rsidRPr="001C7FBB">
        <w:rPr>
          <w:color w:val="0000CD"/>
          <w:lang w:val="vi-VN"/>
        </w:rPr>
        <w:t>u th</w:t>
      </w:r>
      <w:r w:rsidRPr="001C7FBB">
        <w:rPr>
          <w:rFonts w:ascii="Cambria" w:hAnsi="Cambria" w:cs="Cambria"/>
          <w:color w:val="0000CD"/>
          <w:lang w:val="vi-VN"/>
        </w:rPr>
        <w:t>ờ</w:t>
      </w:r>
      <w:r w:rsidRPr="001C7FBB">
        <w:rPr>
          <w:color w:val="0000CD"/>
          <w:lang w:val="vi-VN"/>
        </w:rPr>
        <w:t>i gian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cho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toán</w:t>
      </w:r>
    </w:p>
    <w:p w14:paraId="08618938"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5: T</w:t>
      </w:r>
      <w:r w:rsidRPr="001C7FBB">
        <w:rPr>
          <w:rStyle w:val="shorttext"/>
          <w:rFonts w:ascii="Cambria" w:hAnsi="Cambria" w:cs="Cambria"/>
          <w:color w:val="0000CD"/>
          <w:lang w:val="vi-VN"/>
        </w:rPr>
        <w:t>ạ</w:t>
      </w:r>
      <w:r w:rsidRPr="001C7FBB">
        <w:rPr>
          <w:rStyle w:val="shorttext"/>
          <w:color w:val="0000CD"/>
          <w:lang w:val="vi-VN"/>
        </w:rPr>
        <w:t>o và lên l</w:t>
      </w:r>
      <w:r w:rsidRPr="001C7FBB">
        <w:rPr>
          <w:rStyle w:val="shorttext"/>
          <w:rFonts w:ascii="Cambria" w:hAnsi="Cambria" w:cs="Cambria"/>
          <w:color w:val="0000CD"/>
          <w:lang w:val="vi-VN"/>
        </w:rPr>
        <w:t>ị</w:t>
      </w:r>
      <w:r w:rsidRPr="001C7FBB">
        <w:rPr>
          <w:rStyle w:val="shorttext"/>
          <w:color w:val="0000CD"/>
          <w:lang w:val="vi-VN"/>
        </w:rPr>
        <w:t>ch công vi</w:t>
      </w:r>
      <w:r w:rsidRPr="001C7FBB">
        <w:rPr>
          <w:rStyle w:val="shorttext"/>
          <w:rFonts w:ascii="Cambria" w:hAnsi="Cambria" w:cs="Cambria"/>
          <w:color w:val="0000CD"/>
          <w:lang w:val="vi-VN"/>
        </w:rPr>
        <w:t>ệ</w:t>
      </w:r>
      <w:r w:rsidRPr="001C7FBB">
        <w:rPr>
          <w:rStyle w:val="shorttext"/>
          <w:color w:val="0000CD"/>
          <w:lang w:val="vi-VN"/>
        </w:rPr>
        <w:t>c thanh l</w:t>
      </w:r>
      <w:r w:rsidRPr="001C7FBB">
        <w:rPr>
          <w:rStyle w:val="shorttext"/>
          <w:rFonts w:ascii="Cambria" w:hAnsi="Cambria" w:cs="Cambria"/>
          <w:color w:val="0000CD"/>
          <w:lang w:val="vi-VN"/>
        </w:rPr>
        <w:t>ọ</w:t>
      </w:r>
      <w:r w:rsidRPr="001C7FBB">
        <w:rPr>
          <w:rStyle w:val="shorttext"/>
          <w:color w:val="0000CD"/>
          <w:lang w:val="vi-VN"/>
        </w:rPr>
        <w:t>c</w:t>
      </w:r>
    </w:p>
    <w:p w14:paraId="20D9DF25"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6: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ị</w:t>
      </w:r>
      <w:r w:rsidRPr="001C7FBB">
        <w:rPr>
          <w:color w:val="0000CD"/>
          <w:lang w:val="vi-VN"/>
        </w:rPr>
        <w:t>nh c</w:t>
      </w:r>
      <w:r w:rsidRPr="001C7FBB">
        <w:rPr>
          <w:rFonts w:ascii="Cambria" w:hAnsi="Cambria" w:cs="Cambria"/>
          <w:color w:val="0000CD"/>
          <w:lang w:val="vi-VN"/>
        </w:rPr>
        <w:t>ấ</w:t>
      </w:r>
      <w:r w:rsidRPr="001C7FBB">
        <w:rPr>
          <w:color w:val="0000CD"/>
          <w:lang w:val="vi-VN"/>
        </w:rPr>
        <w:t>u hình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tra B</w:t>
      </w:r>
      <w:r w:rsidRPr="001C7FBB">
        <w:rPr>
          <w:rFonts w:ascii="Cambria" w:hAnsi="Cambria" w:cs="Cambria"/>
          <w:color w:val="0000CD"/>
          <w:lang w:val="vi-VN"/>
        </w:rPr>
        <w:t>ả</w:t>
      </w:r>
      <w:r w:rsidRPr="001C7FBB">
        <w:rPr>
          <w:color w:val="0000CD"/>
          <w:lang w:val="vi-VN"/>
        </w:rPr>
        <w:t>n ghi s</w:t>
      </w:r>
      <w:r w:rsidRPr="001C7FBB">
        <w:rPr>
          <w:rFonts w:ascii="Cambria" w:hAnsi="Cambria" w:cs="Cambria"/>
          <w:color w:val="0000CD"/>
          <w:lang w:val="vi-VN"/>
        </w:rPr>
        <w:t>ẽ</w:t>
      </w:r>
      <w:r w:rsidRPr="001C7FBB">
        <w:rPr>
          <w:color w:val="0000CD"/>
          <w:lang w:val="vi-VN"/>
        </w:rPr>
        <w:t xml:space="preserve"> b</w:t>
      </w:r>
      <w:r w:rsidRPr="001C7FBB">
        <w:rPr>
          <w:rFonts w:ascii="Cambria" w:hAnsi="Cambria" w:cs="Cambria"/>
          <w:color w:val="0000CD"/>
          <w:lang w:val="vi-VN"/>
        </w:rPr>
        <w:t>ị</w:t>
      </w:r>
      <w:r w:rsidRPr="001C7FBB">
        <w:rPr>
          <w:color w:val="0000CD"/>
          <w:lang w:val="vi-VN"/>
        </w:rPr>
        <w:t xml:space="preserve"> Xóa theo Lô</w:t>
      </w:r>
    </w:p>
    <w:p w14:paraId="615251F3" w14:textId="77777777" w:rsidR="009B29A7" w:rsidRPr="001058B5" w:rsidRDefault="009B29A7" w:rsidP="009B29A7">
      <w:pPr>
        <w:pStyle w:val="BodyText"/>
        <w:spacing w:before="3"/>
        <w:rPr>
          <w:rFonts w:ascii="Arial" w:hAnsi="Arial" w:cs="Arial"/>
          <w:sz w:val="23"/>
        </w:rPr>
      </w:pPr>
    </w:p>
    <w:p w14:paraId="2E1ECA5E" w14:textId="77777777" w:rsidR="009B29A7" w:rsidRPr="001058B5" w:rsidRDefault="009B29A7" w:rsidP="009B29A7">
      <w:pPr>
        <w:pStyle w:val="Heading6"/>
        <w:ind w:left="1660"/>
      </w:pPr>
      <w:bookmarkStart w:id="1849" w:name="Step_1:_If_Necessary,_Tune_Online_and_Ar"/>
      <w:bookmarkStart w:id="1850" w:name="_bookmark2054"/>
      <w:bookmarkEnd w:id="1849"/>
      <w:bookmarkEnd w:id="1850"/>
      <w:r>
        <w:rPr>
          <w:lang w:val="vi-VN"/>
        </w:rPr>
        <w:t>B</w:t>
      </w:r>
      <w:r>
        <w:rPr>
          <w:rFonts w:ascii="Cambria" w:hAnsi="Cambria" w:cs="Cambria"/>
          <w:lang w:val="vi-VN"/>
        </w:rPr>
        <w:t>ướ</w:t>
      </w:r>
      <w:r>
        <w:rPr>
          <w:lang w:val="vi-VN"/>
        </w:rPr>
        <w:t>c 1: N</w:t>
      </w:r>
      <w:r>
        <w:rPr>
          <w:rFonts w:ascii="Cambria" w:hAnsi="Cambria" w:cs="Cambria"/>
          <w:lang w:val="vi-VN"/>
        </w:rPr>
        <w:t>ế</w:t>
      </w:r>
      <w:r>
        <w:rPr>
          <w:lang w:val="vi-VN"/>
        </w:rPr>
        <w:t>u c</w:t>
      </w:r>
      <w:r>
        <w:rPr>
          <w:rFonts w:ascii="Cambria" w:hAnsi="Cambria" w:cs="Cambria"/>
          <w:lang w:val="vi-VN"/>
        </w:rPr>
        <w:t>ầ</w:t>
      </w:r>
      <w:r>
        <w:rPr>
          <w:lang w:val="vi-VN"/>
        </w:rPr>
        <w:t>n thi</w:t>
      </w:r>
      <w:r>
        <w:rPr>
          <w:rFonts w:ascii="Cambria" w:hAnsi="Cambria" w:cs="Cambria"/>
          <w:lang w:val="vi-VN"/>
        </w:rPr>
        <w:t>ế</w:t>
      </w:r>
      <w:r>
        <w:rPr>
          <w:lang w:val="vi-VN"/>
        </w:rPr>
        <w:t>t, Tune Online và l</w:t>
      </w:r>
      <w:r>
        <w:rPr>
          <w:rFonts w:ascii="Cambria" w:hAnsi="Cambria" w:cs="Cambria"/>
          <w:lang w:val="vi-VN"/>
        </w:rPr>
        <w:t>ư</w:t>
      </w:r>
      <w:r>
        <w:rPr>
          <w:lang w:val="vi-VN"/>
        </w:rPr>
        <w:t>u tr</w:t>
      </w:r>
      <w:r>
        <w:rPr>
          <w:rFonts w:ascii="Cambria" w:hAnsi="Cambria" w:cs="Cambria"/>
          <w:lang w:val="vi-VN"/>
        </w:rPr>
        <w:t>ữ</w:t>
      </w:r>
      <w:r>
        <w:rPr>
          <w:lang w:val="vi-VN"/>
        </w:rPr>
        <w:t xml:space="preserve"> kích th</w:t>
      </w:r>
      <w:r>
        <w:rPr>
          <w:rFonts w:ascii="Cambria" w:hAnsi="Cambria" w:cs="Cambria"/>
          <w:lang w:val="vi-VN"/>
        </w:rPr>
        <w:t>ướ</w:t>
      </w:r>
      <w:r>
        <w:rPr>
          <w:lang w:val="vi-VN"/>
        </w:rPr>
        <w:t>c nh</w:t>
      </w:r>
      <w:r>
        <w:rPr>
          <w:rFonts w:ascii="Cambria" w:hAnsi="Cambria" w:cs="Cambria"/>
          <w:lang w:val="vi-VN"/>
        </w:rPr>
        <w:t>ậ</w:t>
      </w:r>
      <w:r>
        <w:rPr>
          <w:lang w:val="vi-VN"/>
        </w:rPr>
        <w:t>t ký làm l</w:t>
      </w:r>
      <w:r>
        <w:rPr>
          <w:rFonts w:ascii="Cambria" w:hAnsi="Cambria" w:cs="Cambria"/>
          <w:lang w:val="vi-VN"/>
        </w:rPr>
        <w:t>ạ</w:t>
      </w:r>
      <w:r>
        <w:rPr>
          <w:lang w:val="vi-VN"/>
        </w:rPr>
        <w:t>i</w:t>
      </w:r>
    </w:p>
    <w:p w14:paraId="6E4651FC" w14:textId="77777777" w:rsidR="009B29A7" w:rsidRPr="001058B5" w:rsidRDefault="009B29A7" w:rsidP="009B29A7">
      <w:pPr>
        <w:spacing w:before="54" w:line="232" w:lineRule="auto"/>
        <w:ind w:left="1659" w:right="700"/>
        <w:rPr>
          <w:rFonts w:ascii="Arial" w:hAnsi="Arial" w:cs="Arial"/>
          <w:sz w:val="20"/>
        </w:rPr>
      </w:pPr>
      <w:r w:rsidRPr="001C7FBB">
        <w:rPr>
          <w:rFonts w:ascii="Arial" w:hAnsi="Arial" w:cs="Arial"/>
          <w:sz w:val="20"/>
          <w:szCs w:val="20"/>
          <w:lang w:val="vi-VN"/>
        </w:rPr>
        <w:t>Quá trình thanh lọc có thể tạo thêm các bản ghi làm lại. Trước khi bạn chạy quy trình này, bạn có thể cần điều chỉnh trực tuyến và lưu trữ làm lại kích thước nhật ký để chứa các bản ghi bổ sung được tạo trong quá trình thanh toán bảng kiểm tra. Để biết thêm thông tin về các tệp nhật ký điều chỉnh, hãy xem</w:t>
      </w:r>
      <w:r w:rsidRPr="001058B5">
        <w:rPr>
          <w:rFonts w:ascii="Arial" w:hAnsi="Arial" w:cs="Arial"/>
          <w:i/>
          <w:sz w:val="20"/>
        </w:rPr>
        <w:t xml:space="preserve"> 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1AC42896" w14:textId="77777777" w:rsidR="009B29A7" w:rsidRPr="001058B5" w:rsidRDefault="009B29A7" w:rsidP="009B29A7">
      <w:pPr>
        <w:pStyle w:val="BodyText"/>
        <w:rPr>
          <w:rFonts w:ascii="Arial" w:hAnsi="Arial" w:cs="Arial"/>
          <w:sz w:val="23"/>
        </w:rPr>
      </w:pPr>
    </w:p>
    <w:p w14:paraId="7255B5AA" w14:textId="77777777" w:rsidR="009B29A7" w:rsidRPr="001058B5" w:rsidRDefault="009B29A7" w:rsidP="009B29A7">
      <w:pPr>
        <w:pStyle w:val="Heading6"/>
        <w:ind w:left="1660"/>
      </w:pPr>
      <w:bookmarkStart w:id="1851" w:name="Step_2:_Plan_a_Timestamp_and_Archive_Str"/>
      <w:bookmarkStart w:id="1852" w:name="_bookmark2055"/>
      <w:bookmarkEnd w:id="1851"/>
      <w:bookmarkEnd w:id="1852"/>
      <w:r>
        <w:rPr>
          <w:rStyle w:val="shorttext"/>
          <w:lang w:val="vi-VN"/>
        </w:rPr>
        <w:t>B</w:t>
      </w:r>
      <w:r>
        <w:rPr>
          <w:rStyle w:val="shorttext"/>
          <w:rFonts w:ascii="Cambria" w:hAnsi="Cambria" w:cs="Cambria"/>
          <w:lang w:val="vi-VN"/>
        </w:rPr>
        <w:t>ướ</w:t>
      </w:r>
      <w:r>
        <w:rPr>
          <w:rStyle w:val="shorttext"/>
          <w:lang w:val="vi-VN"/>
        </w:rPr>
        <w:t>c 2: L</w:t>
      </w:r>
      <w:r>
        <w:rPr>
          <w:rStyle w:val="shorttext"/>
          <w:rFonts w:ascii="Cambria" w:hAnsi="Cambria" w:cs="Cambria"/>
          <w:lang w:val="vi-VN"/>
        </w:rPr>
        <w:t>ậ</w:t>
      </w:r>
      <w:r>
        <w:rPr>
          <w:rStyle w:val="shorttext"/>
          <w:lang w:val="vi-VN"/>
        </w:rPr>
        <w:t>p k</w:t>
      </w:r>
      <w:r>
        <w:rPr>
          <w:rStyle w:val="shorttext"/>
          <w:rFonts w:ascii="Cambria" w:hAnsi="Cambria" w:cs="Cambria"/>
          <w:lang w:val="vi-VN"/>
        </w:rPr>
        <w:t>ế</w:t>
      </w:r>
      <w:r>
        <w:rPr>
          <w:rStyle w:val="shorttext"/>
          <w:lang w:val="vi-VN"/>
        </w:rPr>
        <w:t xml:space="preserve"> ho</w:t>
      </w:r>
      <w:r>
        <w:rPr>
          <w:rStyle w:val="shorttext"/>
          <w:rFonts w:ascii="Cambria" w:hAnsi="Cambria" w:cs="Cambria"/>
          <w:lang w:val="vi-VN"/>
        </w:rPr>
        <w:t>ạ</w:t>
      </w:r>
      <w:r>
        <w:rPr>
          <w:rStyle w:val="shorttext"/>
          <w:lang w:val="vi-VN"/>
        </w:rPr>
        <w:t>ch d</w:t>
      </w:r>
      <w:r>
        <w:rPr>
          <w:rStyle w:val="shorttext"/>
          <w:rFonts w:ascii="Cambria" w:hAnsi="Cambria" w:cs="Cambria"/>
          <w:lang w:val="vi-VN"/>
        </w:rPr>
        <w:t>ấ</w:t>
      </w:r>
      <w:r>
        <w:rPr>
          <w:rStyle w:val="shorttext"/>
          <w:lang w:val="vi-VN"/>
        </w:rPr>
        <w:t>u th</w:t>
      </w:r>
      <w:r>
        <w:rPr>
          <w:rStyle w:val="shorttext"/>
          <w:rFonts w:ascii="Cambria" w:hAnsi="Cambria" w:cs="Cambria"/>
          <w:lang w:val="vi-VN"/>
        </w:rPr>
        <w:t>ờ</w:t>
      </w:r>
      <w:r>
        <w:rPr>
          <w:rStyle w:val="shorttext"/>
          <w:lang w:val="vi-VN"/>
        </w:rPr>
        <w:t>i gian và chi</w:t>
      </w:r>
      <w:r>
        <w:rPr>
          <w:rStyle w:val="shorttext"/>
          <w:rFonts w:ascii="Cambria" w:hAnsi="Cambria" w:cs="Cambria"/>
          <w:lang w:val="vi-VN"/>
        </w:rPr>
        <w:t>ế</w:t>
      </w:r>
      <w:r>
        <w:rPr>
          <w:rStyle w:val="shorttext"/>
          <w:lang w:val="vi-VN"/>
        </w:rPr>
        <w:t>n l</w:t>
      </w:r>
      <w:r>
        <w:rPr>
          <w:rStyle w:val="shorttext"/>
          <w:rFonts w:ascii="Cambria" w:hAnsi="Cambria" w:cs="Cambria"/>
          <w:lang w:val="vi-VN"/>
        </w:rPr>
        <w:t>ượ</w:t>
      </w:r>
      <w:r>
        <w:rPr>
          <w:rStyle w:val="shorttext"/>
          <w:lang w:val="vi-VN"/>
        </w:rPr>
        <w:t>c l</w:t>
      </w:r>
      <w:r>
        <w:rPr>
          <w:rStyle w:val="shorttext"/>
          <w:rFonts w:ascii="Cambria" w:hAnsi="Cambria" w:cs="Cambria"/>
          <w:lang w:val="vi-VN"/>
        </w:rPr>
        <w:t>ư</w:t>
      </w:r>
      <w:r>
        <w:rPr>
          <w:rStyle w:val="shorttext"/>
          <w:lang w:val="vi-VN"/>
        </w:rPr>
        <w:t>u trữ</w:t>
      </w:r>
    </w:p>
    <w:p w14:paraId="5D273D48" w14:textId="77777777" w:rsidR="009B29A7" w:rsidRPr="001C7FBB" w:rsidRDefault="009B29A7" w:rsidP="009B29A7">
      <w:pPr>
        <w:pStyle w:val="BodyText"/>
        <w:spacing w:before="57" w:line="230" w:lineRule="auto"/>
        <w:ind w:left="1660" w:right="715"/>
        <w:rPr>
          <w:rFonts w:ascii="Arial" w:hAnsi="Arial" w:cs="Arial"/>
        </w:rPr>
      </w:pPr>
      <w:r w:rsidRPr="001C7FBB">
        <w:rPr>
          <w:rFonts w:ascii="Arial" w:hAnsi="Arial" w:cs="Arial"/>
          <w:lang w:val="vi-VN"/>
        </w:rPr>
        <w:t>Bạn phải ghi lại dấu thời gian của cơ sở dữ liệu và các bản ghi kiểm toán của hệ điều hành trước khi bạn có thể lưu trữ chúng. Bạn có thể kiểm tra ngày dấu thời gian bằng cách truy vấn chế độ xem từ điển dữ liệu DBA_ AUDIT_MGMT_LAST_ARCH_TS. Sau đó, khi quá trình thanh trừng diễn ra, Cơ sở dữ liệu Oracle chỉ thanh lọc các bản ghi đường mòn kiểm toán đã được tạo trước ngày dấu thời gian này. Xem "</w:t>
      </w:r>
      <w:r w:rsidRPr="001C7FBB">
        <w:rPr>
          <w:rFonts w:ascii="Arial" w:hAnsi="Arial" w:cs="Arial"/>
          <w:color w:val="0000CD"/>
          <w:lang w:val="vi-VN"/>
        </w:rPr>
        <w:t>Bước 4: Tùy chọn, Đặt Dấu thời gian Lưu trữ cho Bản ghi Kiểm toán</w:t>
      </w:r>
      <w:r w:rsidRPr="001C7FBB">
        <w:rPr>
          <w:rFonts w:ascii="Arial" w:hAnsi="Arial" w:cs="Arial"/>
          <w:lang w:val="vi-VN"/>
        </w:rPr>
        <w:t>" trên trang 9-69 để biết thêm thông tin</w:t>
      </w:r>
      <w:r w:rsidRPr="001C7FBB">
        <w:rPr>
          <w:rFonts w:ascii="Arial" w:hAnsi="Arial" w:cs="Arial"/>
        </w:rPr>
        <w:t>.</w:t>
      </w:r>
    </w:p>
    <w:p w14:paraId="4566DD2E" w14:textId="77777777" w:rsidR="009B29A7" w:rsidRPr="001C7FBB" w:rsidRDefault="009B29A7" w:rsidP="009B29A7">
      <w:pPr>
        <w:pStyle w:val="BodyText"/>
        <w:spacing w:before="119" w:line="232" w:lineRule="auto"/>
        <w:ind w:left="1660" w:right="848"/>
        <w:rPr>
          <w:rFonts w:ascii="Arial" w:hAnsi="Arial" w:cs="Arial"/>
        </w:rPr>
      </w:pPr>
      <w:r w:rsidRPr="001C7FBB">
        <w:rPr>
          <w:rFonts w:ascii="Arial" w:hAnsi="Arial" w:cs="Arial"/>
          <w:lang w:val="vi-VN"/>
        </w:rPr>
        <w:t>Sau khi bạn đã đặt dấu thời gian cho các bản ghi, bạn đã sẵn sàng để lưu trữ chúng. Xem các phần sau để biết thêm thông tin</w:t>
      </w:r>
      <w:r w:rsidRPr="001C7FBB">
        <w:rPr>
          <w:rFonts w:ascii="Arial" w:hAnsi="Arial" w:cs="Arial"/>
        </w:rPr>
        <w:t>:</w:t>
      </w:r>
    </w:p>
    <w:p w14:paraId="16400861" w14:textId="77777777" w:rsidR="009B29A7"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021" w:history="1">
        <w:r w:rsidR="009B29A7" w:rsidRPr="001058B5">
          <w:rPr>
            <w:rFonts w:ascii="Arial" w:hAnsi="Arial" w:cs="Arial"/>
            <w:color w:val="0000CC"/>
            <w:sz w:val="20"/>
          </w:rPr>
          <w:t xml:space="preserve">"Archiving the Database Audit </w:t>
        </w:r>
        <w:r w:rsidR="009B29A7" w:rsidRPr="001058B5">
          <w:rPr>
            <w:rFonts w:ascii="Arial" w:hAnsi="Arial" w:cs="Arial"/>
            <w:color w:val="0000CC"/>
            <w:spacing w:val="-4"/>
            <w:sz w:val="20"/>
          </w:rPr>
          <w:t>Trail"</w:t>
        </w:r>
        <w:r w:rsidR="009B29A7">
          <w:rPr>
            <w:rFonts w:ascii="Arial" w:hAnsi="Arial" w:cs="Arial"/>
            <w:color w:val="0000CC"/>
            <w:spacing w:val="-4"/>
            <w:sz w:val="20"/>
          </w:rPr>
          <w:t xml:space="preserve"> trang</w:t>
        </w:r>
        <w:r w:rsidR="009B29A7" w:rsidRPr="001058B5">
          <w:rPr>
            <w:rFonts w:ascii="Arial" w:hAnsi="Arial" w:cs="Arial"/>
            <w:spacing w:val="-2"/>
            <w:sz w:val="20"/>
          </w:rPr>
          <w:t xml:space="preserve"> </w:t>
        </w:r>
        <w:r w:rsidR="009B29A7" w:rsidRPr="001058B5">
          <w:rPr>
            <w:rFonts w:ascii="Arial" w:hAnsi="Arial" w:cs="Arial"/>
            <w:sz w:val="20"/>
          </w:rPr>
          <w:t>9-61</w:t>
        </w:r>
      </w:hyperlink>
    </w:p>
    <w:p w14:paraId="318E1C79" w14:textId="77777777" w:rsidR="009B29A7"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039" w:history="1">
        <w:r w:rsidR="009B29A7" w:rsidRPr="001058B5">
          <w:rPr>
            <w:rFonts w:ascii="Arial" w:hAnsi="Arial" w:cs="Arial"/>
            <w:color w:val="0000CC"/>
            <w:sz w:val="20"/>
          </w:rPr>
          <w:t xml:space="preserve">"Archiving the Operating System Audit </w:t>
        </w:r>
        <w:r w:rsidR="009B29A7" w:rsidRPr="001058B5">
          <w:rPr>
            <w:rFonts w:ascii="Arial" w:hAnsi="Arial" w:cs="Arial"/>
            <w:color w:val="0000CC"/>
            <w:spacing w:val="-4"/>
            <w:sz w:val="20"/>
          </w:rPr>
          <w:t xml:space="preserve">Trail" </w:t>
        </w:r>
        <w:r w:rsidR="009B29A7">
          <w:rPr>
            <w:rFonts w:ascii="Arial" w:hAnsi="Arial" w:cs="Arial"/>
            <w:sz w:val="20"/>
          </w:rPr>
          <w:t>trang</w:t>
        </w:r>
        <w:r w:rsidR="009B29A7" w:rsidRPr="001058B5">
          <w:rPr>
            <w:rFonts w:ascii="Arial" w:hAnsi="Arial" w:cs="Arial"/>
            <w:spacing w:val="-3"/>
            <w:sz w:val="20"/>
          </w:rPr>
          <w:t xml:space="preserve"> </w:t>
        </w:r>
        <w:r w:rsidR="009B29A7" w:rsidRPr="001058B5">
          <w:rPr>
            <w:rFonts w:ascii="Arial" w:hAnsi="Arial" w:cs="Arial"/>
            <w:sz w:val="20"/>
          </w:rPr>
          <w:t>9-65</w:t>
        </w:r>
      </w:hyperlink>
    </w:p>
    <w:p w14:paraId="33E72061" w14:textId="77777777" w:rsidR="009B29A7" w:rsidRPr="001058B5" w:rsidRDefault="009B29A7" w:rsidP="009B29A7">
      <w:pPr>
        <w:pStyle w:val="BodyText"/>
        <w:spacing w:before="2"/>
        <w:rPr>
          <w:rFonts w:ascii="Arial" w:hAnsi="Arial" w:cs="Arial"/>
          <w:sz w:val="23"/>
        </w:rPr>
      </w:pPr>
    </w:p>
    <w:p w14:paraId="44D1FB96" w14:textId="77777777" w:rsidR="009B29A7" w:rsidRPr="001058B5" w:rsidRDefault="009B29A7" w:rsidP="009B29A7">
      <w:pPr>
        <w:pStyle w:val="Heading6"/>
        <w:ind w:left="1660"/>
      </w:pPr>
      <w:bookmarkStart w:id="1853" w:name="Step_3:_Initialize_the_Audit_Trail_Clean"/>
      <w:bookmarkStart w:id="1854" w:name="_bookmark2056"/>
      <w:bookmarkEnd w:id="1853"/>
      <w:bookmarkEnd w:id="1854"/>
      <w:r>
        <w:rPr>
          <w:lang w:val="vi-VN"/>
        </w:rPr>
        <w:t>B</w:t>
      </w:r>
      <w:r>
        <w:rPr>
          <w:rFonts w:ascii="Cambria" w:hAnsi="Cambria" w:cs="Cambria"/>
          <w:lang w:val="vi-VN"/>
        </w:rPr>
        <w:t>ướ</w:t>
      </w:r>
      <w:r>
        <w:rPr>
          <w:lang w:val="vi-VN"/>
        </w:rPr>
        <w:t>c 3: Kh</w:t>
      </w:r>
      <w:r>
        <w:rPr>
          <w:rFonts w:ascii="Cambria" w:hAnsi="Cambria" w:cs="Cambria"/>
          <w:lang w:val="vi-VN"/>
        </w:rPr>
        <w:t>ở</w:t>
      </w:r>
      <w:r>
        <w:rPr>
          <w:lang w:val="vi-VN"/>
        </w:rPr>
        <w:t>i t</w:t>
      </w:r>
      <w:r>
        <w:rPr>
          <w:rFonts w:ascii="Cambria" w:hAnsi="Cambria" w:cs="Cambria"/>
          <w:lang w:val="vi-VN"/>
        </w:rPr>
        <w:t>ạ</w:t>
      </w:r>
      <w:r>
        <w:rPr>
          <w:lang w:val="vi-VN"/>
        </w:rPr>
        <w:t>o ho</w:t>
      </w:r>
      <w:r>
        <w:rPr>
          <w:rFonts w:ascii="Cambria" w:hAnsi="Cambria" w:cs="Cambria"/>
          <w:lang w:val="vi-VN"/>
        </w:rPr>
        <w:t>ạ</w:t>
      </w:r>
      <w:r>
        <w:rPr>
          <w:lang w:val="vi-VN"/>
        </w:rPr>
        <w:t>t đ</w:t>
      </w:r>
      <w:r>
        <w:rPr>
          <w:rFonts w:ascii="Cambria" w:hAnsi="Cambria" w:cs="Cambria"/>
          <w:lang w:val="vi-VN"/>
        </w:rPr>
        <w:t>ộ</w:t>
      </w:r>
      <w:r>
        <w:rPr>
          <w:lang w:val="vi-VN"/>
        </w:rPr>
        <w:t>ng d</w:t>
      </w:r>
      <w:r>
        <w:rPr>
          <w:rFonts w:ascii="Cambria" w:hAnsi="Cambria" w:cs="Cambria"/>
          <w:lang w:val="vi-VN"/>
        </w:rPr>
        <w:t>ọ</w:t>
      </w:r>
      <w:r>
        <w:rPr>
          <w:lang w:val="vi-VN"/>
        </w:rPr>
        <w:t>n d</w:t>
      </w:r>
      <w:r>
        <w:rPr>
          <w:rFonts w:ascii="Cambria" w:hAnsi="Cambria" w:cs="Cambria"/>
          <w:lang w:val="vi-VN"/>
        </w:rPr>
        <w:t>ẹ</w:t>
      </w:r>
      <w:r>
        <w:rPr>
          <w:lang w:val="vi-VN"/>
        </w:rPr>
        <w:t>p ki</w:t>
      </w:r>
      <w:r>
        <w:rPr>
          <w:rFonts w:ascii="Cambria" w:hAnsi="Cambria" w:cs="Cambria"/>
          <w:lang w:val="vi-VN"/>
        </w:rPr>
        <w:t>ể</w:t>
      </w:r>
      <w:r>
        <w:rPr>
          <w:lang w:val="vi-VN"/>
        </w:rPr>
        <w:t>m tra đ</w:t>
      </w:r>
      <w:r>
        <w:rPr>
          <w:rFonts w:ascii="Cambria" w:hAnsi="Cambria" w:cs="Cambria"/>
          <w:lang w:val="vi-VN"/>
        </w:rPr>
        <w:t>ườ</w:t>
      </w:r>
      <w:r>
        <w:rPr>
          <w:lang w:val="vi-VN"/>
        </w:rPr>
        <w:t>ng mòn</w:t>
      </w:r>
    </w:p>
    <w:p w14:paraId="46AD74DF" w14:textId="77777777" w:rsidR="009B29A7" w:rsidRPr="001C7FBB" w:rsidRDefault="009B29A7" w:rsidP="009B29A7">
      <w:pPr>
        <w:pStyle w:val="BodyText"/>
        <w:spacing w:before="56" w:line="230" w:lineRule="auto"/>
        <w:ind w:left="1659" w:right="700"/>
        <w:rPr>
          <w:rFonts w:ascii="Arial" w:hAnsi="Arial" w:cs="Arial"/>
        </w:rPr>
      </w:pPr>
      <w:r w:rsidRPr="001C7FBB">
        <w:rPr>
          <w:rFonts w:ascii="Arial" w:hAnsi="Arial" w:cs="Arial"/>
          <w:lang w:val="vi-VN"/>
        </w:rPr>
        <w:t>Trước khi bạn có thể thanh lọc đường mòn kiểm tra bằng cách sử dụng thủ tục DBMS_AUDIT_MGMT.CLEAN_AUDIT_ TRAIL PL / SQL, bạn phải khởi tạo đường mòn kiểm toán cho hoạt động dọn dẹp. Đối với đường dẫn kiểm toán cơ sở dữ liệu, nếu bạn không di chuyển bảng tính kiểm tra cơ sở dữ liệu (SYS.AUD $ và SYS.FGA_LOG $) từ vùng bảng SYSTEM sang vùng bảng khác, quá trình này di chuyển các bảng này đến vùng bảng SYSAUX hoặc tới vùng bảng mà bạn được chỉ định trong "</w:t>
      </w:r>
      <w:r w:rsidRPr="001C7FBB">
        <w:rPr>
          <w:rFonts w:ascii="Arial" w:hAnsi="Arial" w:cs="Arial"/>
          <w:color w:val="0000CD"/>
          <w:lang w:val="vi-VN"/>
        </w:rPr>
        <w:t>Di chuyển Đường dẫn Kiểm tra Cơ sở dữ liệu đến một Vùng bảng Khác</w:t>
      </w:r>
      <w:r w:rsidRPr="001C7FBB">
        <w:rPr>
          <w:rFonts w:ascii="Arial" w:hAnsi="Arial" w:cs="Arial"/>
          <w:lang w:val="vi-VN"/>
        </w:rPr>
        <w:t>" trên trang 9-60. Lưu ý rằng việc di chuyển các bảng này mất một thời gian, vì vậy bạn có thể muốn lập lịch trình khởi tạo trong thời gian khi cơ sở dữ liệu không bận.</w:t>
      </w:r>
      <w:r w:rsidRPr="001C7FBB">
        <w:rPr>
          <w:rFonts w:ascii="Arial" w:hAnsi="Arial" w:cs="Arial"/>
          <w:spacing w:val="-5"/>
        </w:rPr>
        <w:t>.</w:t>
      </w:r>
    </w:p>
    <w:p w14:paraId="07695E84" w14:textId="77777777" w:rsidR="009B29A7" w:rsidRPr="001058B5" w:rsidRDefault="009B29A7" w:rsidP="009B29A7">
      <w:pPr>
        <w:pStyle w:val="BodyText"/>
        <w:spacing w:before="109"/>
        <w:ind w:left="1660"/>
        <w:rPr>
          <w:rFonts w:ascii="Arial" w:hAnsi="Arial" w:cs="Arial"/>
        </w:rPr>
      </w:pPr>
      <w:r w:rsidRPr="001C7FBB">
        <w:rPr>
          <w:rStyle w:val="shorttext"/>
          <w:rFonts w:ascii="Arial" w:hAnsi="Arial" w:cs="Arial"/>
          <w:lang w:val="vi-VN"/>
        </w:rPr>
        <w:t>Để khởi tạo hoạt động dọn dẹp đường mòn kiểm toán</w:t>
      </w:r>
      <w:r w:rsidRPr="001058B5">
        <w:rPr>
          <w:rFonts w:ascii="Arial" w:hAnsi="Arial" w:cs="Arial"/>
        </w:rPr>
        <w:t>:</w:t>
      </w:r>
    </w:p>
    <w:p w14:paraId="705B96B6" w14:textId="77777777" w:rsidR="009B29A7" w:rsidRPr="00747425" w:rsidRDefault="009B29A7" w:rsidP="009B29A7">
      <w:pPr>
        <w:pStyle w:val="ListParagraph"/>
        <w:numPr>
          <w:ilvl w:val="0"/>
          <w:numId w:val="28"/>
        </w:numPr>
        <w:tabs>
          <w:tab w:val="left" w:pos="2020"/>
        </w:tabs>
        <w:spacing w:before="112" w:line="246" w:lineRule="exact"/>
        <w:rPr>
          <w:rFonts w:ascii="Arial" w:hAnsi="Arial" w:cs="Arial"/>
          <w:sz w:val="20"/>
          <w:szCs w:val="20"/>
        </w:rPr>
      </w:pPr>
      <w:r w:rsidRPr="00747425">
        <w:rPr>
          <w:rFonts w:ascii="Arial" w:hAnsi="Arial" w:cs="Arial"/>
          <w:sz w:val="20"/>
          <w:szCs w:val="20"/>
          <w:lang w:val="vi-VN"/>
        </w:rPr>
        <w:t>Đăng nhập vào SQL * Plus với tư cách người dùng quản trị có đặc quyền EXECUTE trên</w:t>
      </w:r>
      <w:r w:rsidRPr="00747425">
        <w:rPr>
          <w:rFonts w:ascii="Arial" w:hAnsi="Arial" w:cs="Arial"/>
          <w:sz w:val="20"/>
          <w:szCs w:val="20"/>
        </w:rPr>
        <w:t xml:space="preserve"> gói</w:t>
      </w:r>
    </w:p>
    <w:p w14:paraId="04B1BD21" w14:textId="77777777" w:rsidR="009B29A7" w:rsidRPr="00747425" w:rsidRDefault="009B29A7" w:rsidP="009B29A7">
      <w:pPr>
        <w:pStyle w:val="BodyText"/>
        <w:spacing w:line="246" w:lineRule="exact"/>
        <w:ind w:left="2020"/>
        <w:rPr>
          <w:rFonts w:ascii="Arial" w:hAnsi="Arial" w:cs="Arial"/>
        </w:rPr>
      </w:pPr>
      <w:r w:rsidRPr="00747425">
        <w:rPr>
          <w:rFonts w:ascii="Arial" w:hAnsi="Arial" w:cs="Arial"/>
        </w:rPr>
        <w:t>DBMS_AUDIT_MGMT</w:t>
      </w:r>
      <w:r w:rsidRPr="00747425">
        <w:rPr>
          <w:rFonts w:ascii="Arial" w:hAnsi="Arial" w:cs="Arial"/>
          <w:spacing w:val="-84"/>
        </w:rPr>
        <w:t xml:space="preserve"> </w:t>
      </w:r>
      <w:r w:rsidRPr="00747425">
        <w:rPr>
          <w:rFonts w:ascii="Arial" w:hAnsi="Arial" w:cs="Arial"/>
        </w:rPr>
        <w:t>PL/SQL</w:t>
      </w:r>
      <w:r>
        <w:rPr>
          <w:rFonts w:ascii="Arial" w:hAnsi="Arial" w:cs="Arial"/>
        </w:rPr>
        <w:t>.</w:t>
      </w:r>
    </w:p>
    <w:p w14:paraId="31B15BF4" w14:textId="77777777" w:rsidR="009B29A7" w:rsidRPr="00747425" w:rsidRDefault="009B29A7" w:rsidP="009B29A7">
      <w:pPr>
        <w:pStyle w:val="BodyText"/>
        <w:spacing w:before="121" w:line="230" w:lineRule="auto"/>
        <w:ind w:left="2020" w:right="1200"/>
        <w:jc w:val="both"/>
        <w:rPr>
          <w:rFonts w:ascii="Arial" w:hAnsi="Arial" w:cs="Arial"/>
        </w:rPr>
      </w:pPr>
      <w:r w:rsidRPr="00747425">
        <w:rPr>
          <w:rFonts w:ascii="Arial" w:hAnsi="Arial" w:cs="Arial"/>
          <w:lang w:val="vi-VN"/>
        </w:rPr>
        <w:t>Nếu bạn chưa làm như vậy, hãy khởi tạo hoạt động dọn dẹp đường mòn kiểm toán bằng cách chạy thủ tục DBMS_AUDIT_MGMT.INIT_CLEANUP. (Bạn chỉ cần thực hiện bước này một lần.</w:t>
      </w:r>
      <w:r w:rsidRPr="00747425">
        <w:rPr>
          <w:rFonts w:ascii="Arial" w:hAnsi="Arial" w:cs="Arial"/>
          <w:lang w:val="vi-VN"/>
        </w:rPr>
        <w:br/>
        <w:t xml:space="preserve">Bạn có thể kiểm tra xem đường dẫn kiểm toán đã được khởi tạo để dọn dẹp hay chưa bằng cách chạy hàm </w:t>
      </w:r>
      <w:r w:rsidRPr="00747425">
        <w:rPr>
          <w:rFonts w:ascii="Arial" w:hAnsi="Arial" w:cs="Arial"/>
          <w:lang w:val="vi-VN"/>
        </w:rPr>
        <w:lastRenderedPageBreak/>
        <w:t>DBMS_AUDIT_MGMT.IS_CLEANUP_INITIALIZED. Xem "Xác minh rằng Đường dẫn Kiểm tra được Khởi tạo để Dọn dẹp" trên trang 9-75</w:t>
      </w:r>
    </w:p>
    <w:p w14:paraId="7C21659F" w14:textId="77777777" w:rsidR="009B29A7" w:rsidRPr="001058B5" w:rsidRDefault="009B29A7" w:rsidP="009B29A7">
      <w:pPr>
        <w:pStyle w:val="BodyText"/>
        <w:spacing w:before="121" w:line="230" w:lineRule="auto"/>
        <w:ind w:right="1200"/>
        <w:jc w:val="both"/>
        <w:rPr>
          <w:rFonts w:ascii="Arial" w:hAnsi="Arial" w:cs="Arial"/>
        </w:rPr>
        <w:sectPr w:rsidR="009B29A7" w:rsidRPr="001058B5">
          <w:pgSz w:w="12240" w:h="15840"/>
          <w:pgMar w:top="840" w:right="1060" w:bottom="860" w:left="1100" w:header="549" w:footer="663" w:gutter="0"/>
          <w:cols w:space="720"/>
        </w:sectPr>
      </w:pPr>
    </w:p>
    <w:p w14:paraId="284477A1" w14:textId="77777777" w:rsidR="009B29A7" w:rsidRPr="001058B5" w:rsidRDefault="009B29A7" w:rsidP="009B29A7">
      <w:pPr>
        <w:pStyle w:val="BodyText"/>
        <w:spacing w:before="93"/>
        <w:ind w:left="1899" w:firstLine="720"/>
        <w:rPr>
          <w:rFonts w:ascii="Arial" w:hAnsi="Arial" w:cs="Arial"/>
        </w:rPr>
      </w:pPr>
      <w:r w:rsidRPr="001058B5">
        <w:rPr>
          <w:rFonts w:ascii="Arial" w:hAnsi="Arial" w:cs="Arial"/>
        </w:rPr>
        <w:lastRenderedPageBreak/>
        <w:t>For example:</w:t>
      </w:r>
    </w:p>
    <w:p w14:paraId="65AE207F" w14:textId="77777777" w:rsidR="009B29A7" w:rsidRPr="001058B5" w:rsidRDefault="009B29A7" w:rsidP="009B29A7">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64218D23" w14:textId="77777777" w:rsidR="009B29A7" w:rsidRPr="001058B5" w:rsidRDefault="009B29A7" w:rsidP="009B29A7">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76307238"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3B9ACDDF" w14:textId="77777777" w:rsidR="009B29A7" w:rsidRPr="001058B5" w:rsidRDefault="009B29A7" w:rsidP="009B29A7">
      <w:pPr>
        <w:spacing w:before="14"/>
        <w:ind w:left="2620"/>
        <w:rPr>
          <w:rFonts w:ascii="Arial" w:hAnsi="Arial" w:cs="Arial"/>
          <w:sz w:val="18"/>
        </w:rPr>
      </w:pPr>
      <w:r w:rsidRPr="001058B5">
        <w:rPr>
          <w:rFonts w:ascii="Arial" w:hAnsi="Arial" w:cs="Arial"/>
          <w:w w:val="86"/>
          <w:sz w:val="18"/>
        </w:rPr>
        <w:t>/</w:t>
      </w:r>
    </w:p>
    <w:p w14:paraId="3CD8C3D8" w14:textId="77777777" w:rsidR="009B29A7" w:rsidRPr="001058B5" w:rsidRDefault="009B29A7" w:rsidP="009B29A7">
      <w:pPr>
        <w:pStyle w:val="BodyText"/>
        <w:spacing w:before="3"/>
        <w:rPr>
          <w:rFonts w:ascii="Arial" w:hAnsi="Arial" w:cs="Arial"/>
          <w:sz w:val="18"/>
        </w:rPr>
      </w:pPr>
    </w:p>
    <w:p w14:paraId="62DE1B85" w14:textId="77777777" w:rsidR="009B29A7" w:rsidRPr="001058B5" w:rsidRDefault="009B29A7" w:rsidP="009B29A7">
      <w:pPr>
        <w:pStyle w:val="BodyText"/>
        <w:spacing w:before="1"/>
        <w:ind w:left="2620"/>
        <w:rPr>
          <w:rFonts w:ascii="Arial" w:hAnsi="Arial" w:cs="Arial"/>
        </w:rPr>
      </w:pPr>
      <w:r>
        <w:rPr>
          <w:rFonts w:ascii="Arial" w:hAnsi="Arial" w:cs="Arial"/>
        </w:rPr>
        <w:t>Trong ví dụ cụ thể này</w:t>
      </w:r>
      <w:r w:rsidRPr="001058B5">
        <w:rPr>
          <w:rFonts w:ascii="Arial" w:hAnsi="Arial" w:cs="Arial"/>
        </w:rPr>
        <w:t>:</w:t>
      </w:r>
    </w:p>
    <w:p w14:paraId="7DD2A64A" w14:textId="77777777" w:rsidR="009B29A7" w:rsidRPr="001058B5" w:rsidRDefault="009B29A7" w:rsidP="009B29A7">
      <w:pPr>
        <w:pStyle w:val="ListParagraph"/>
        <w:numPr>
          <w:ilvl w:val="1"/>
          <w:numId w:val="28"/>
        </w:numPr>
        <w:tabs>
          <w:tab w:val="left" w:pos="2980"/>
        </w:tabs>
        <w:ind w:hanging="359"/>
        <w:rPr>
          <w:rFonts w:ascii="Arial" w:hAnsi="Arial" w:cs="Arial"/>
          <w:sz w:val="20"/>
        </w:rPr>
      </w:pPr>
      <w:r w:rsidRPr="001058B5">
        <w:rPr>
          <w:rFonts w:ascii="Arial" w:hAnsi="Arial" w:cs="Arial"/>
          <w:sz w:val="20"/>
        </w:rPr>
        <w:t xml:space="preserve">AUDIT_TRAIL_TYPE: </w:t>
      </w:r>
      <w:r>
        <w:rPr>
          <w:rFonts w:ascii="Arial" w:hAnsi="Arial" w:cs="Arial"/>
          <w:sz w:val="20"/>
        </w:rPr>
        <w:t>nhập một trong những giá trị sau</w:t>
      </w:r>
      <w:r w:rsidRPr="001058B5">
        <w:rPr>
          <w:rFonts w:ascii="Arial" w:hAnsi="Arial" w:cs="Arial"/>
          <w:sz w:val="20"/>
        </w:rPr>
        <w:t>:</w:t>
      </w:r>
    </w:p>
    <w:p w14:paraId="15425115"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 xml:space="preserve">DBMS_AUDIT_MGMT.AUDIT_TRAIL_AUD_STD: </w:t>
      </w:r>
      <w:r w:rsidRPr="00311610">
        <w:rPr>
          <w:rStyle w:val="shorttext"/>
          <w:rFonts w:ascii="Arial" w:hAnsi="Arial" w:cs="Arial"/>
          <w:sz w:val="20"/>
          <w:szCs w:val="20"/>
          <w:lang w:val="vi-VN"/>
        </w:rPr>
        <w:t>Bảng xếp hạng kiểm toán chuẩn, AUD $.</w:t>
      </w:r>
    </w:p>
    <w:p w14:paraId="2C2D5132"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DBMS_AUDIT_MGMT.AUDIT_TRAIL_FGA_STD:</w:t>
      </w:r>
      <w:r w:rsidRPr="00311610">
        <w:rPr>
          <w:rFonts w:ascii="Arial" w:hAnsi="Arial" w:cs="Arial"/>
          <w:spacing w:val="-19"/>
          <w:w w:val="95"/>
          <w:sz w:val="20"/>
          <w:szCs w:val="20"/>
        </w:rPr>
        <w:t xml:space="preserve"> </w:t>
      </w:r>
      <w:r w:rsidRPr="00311610">
        <w:rPr>
          <w:rStyle w:val="shorttext"/>
          <w:rFonts w:ascii="Arial" w:hAnsi="Arial" w:cs="Arial"/>
          <w:sz w:val="20"/>
          <w:szCs w:val="20"/>
          <w:lang w:val="vi-VN"/>
        </w:rPr>
        <w:t>Bảng khảo sát chi tiết hạt mịn,</w:t>
      </w:r>
      <w:r w:rsidRPr="00311610">
        <w:rPr>
          <w:rFonts w:ascii="Arial" w:hAnsi="Arial" w:cs="Arial"/>
          <w:sz w:val="20"/>
          <w:szCs w:val="20"/>
          <w:lang w:val="vi-VN"/>
        </w:rPr>
        <w:br/>
      </w:r>
      <w:r w:rsidRPr="00311610">
        <w:rPr>
          <w:rStyle w:val="shorttext"/>
          <w:rFonts w:ascii="Arial" w:hAnsi="Arial" w:cs="Arial"/>
          <w:sz w:val="20"/>
          <w:szCs w:val="20"/>
          <w:lang w:val="vi-VN"/>
        </w:rPr>
        <w:t>FGA_LOG $.</w:t>
      </w:r>
    </w:p>
    <w:p w14:paraId="6190B857"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Style w:val="shorttext"/>
          <w:rFonts w:ascii="Arial" w:hAnsi="Arial" w:cs="Arial"/>
          <w:sz w:val="20"/>
          <w:szCs w:val="20"/>
        </w:rPr>
      </w:pPr>
      <w:r w:rsidRPr="00311610">
        <w:rPr>
          <w:rFonts w:ascii="Arial" w:hAnsi="Arial" w:cs="Arial"/>
          <w:w w:val="90"/>
          <w:sz w:val="20"/>
          <w:szCs w:val="20"/>
        </w:rPr>
        <w:t xml:space="preserve">DBMS_AUDIT_MGMT.AUDIT_TRAIL_DB_STD: </w:t>
      </w:r>
      <w:r w:rsidRPr="00311610">
        <w:rPr>
          <w:rStyle w:val="shorttext"/>
          <w:rFonts w:ascii="Arial" w:hAnsi="Arial" w:cs="Arial"/>
          <w:sz w:val="20"/>
          <w:szCs w:val="20"/>
          <w:lang w:val="vi-VN"/>
        </w:rPr>
        <w:t>Cả bảng xếp hạng kiểm tra tiêu chuẩn và chi tiết hạt mịn</w:t>
      </w:r>
    </w:p>
    <w:p w14:paraId="07FCBEE5"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Fonts w:ascii="Arial" w:hAnsi="Arial" w:cs="Arial"/>
          <w:sz w:val="20"/>
          <w:szCs w:val="20"/>
        </w:rPr>
      </w:pPr>
      <w:r w:rsidRPr="00311610">
        <w:rPr>
          <w:rFonts w:ascii="Arial" w:hAnsi="Arial" w:cs="Arial"/>
          <w:w w:val="95"/>
          <w:sz w:val="20"/>
          <w:szCs w:val="20"/>
        </w:rPr>
        <w:t>DBMS_AUDIT_MGMT.AUDIT_TRAIL_OS:</w:t>
      </w:r>
      <w:r w:rsidRPr="00311610">
        <w:rPr>
          <w:rFonts w:ascii="Arial" w:hAnsi="Arial" w:cs="Arial"/>
          <w:spacing w:val="-29"/>
          <w:w w:val="95"/>
          <w:sz w:val="20"/>
          <w:szCs w:val="20"/>
        </w:rPr>
        <w:t xml:space="preserve"> </w:t>
      </w:r>
      <w:r w:rsidRPr="00311610">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06341024" w14:textId="77777777" w:rsidR="009B29A7" w:rsidRPr="00311610" w:rsidRDefault="009B29A7" w:rsidP="009B29A7">
      <w:pPr>
        <w:pStyle w:val="ListParagraph"/>
        <w:numPr>
          <w:ilvl w:val="2"/>
          <w:numId w:val="28"/>
        </w:numPr>
        <w:tabs>
          <w:tab w:val="left" w:pos="3339"/>
          <w:tab w:val="left" w:pos="3340"/>
        </w:tabs>
        <w:spacing w:before="125" w:line="228" w:lineRule="auto"/>
        <w:ind w:right="452" w:hanging="359"/>
        <w:rPr>
          <w:rFonts w:ascii="Arial" w:hAnsi="Arial" w:cs="Arial"/>
          <w:sz w:val="20"/>
          <w:szCs w:val="20"/>
        </w:rPr>
      </w:pPr>
      <w:r w:rsidRPr="00311610">
        <w:rPr>
          <w:rFonts w:ascii="Arial" w:hAnsi="Arial" w:cs="Arial"/>
          <w:w w:val="90"/>
          <w:sz w:val="20"/>
          <w:szCs w:val="20"/>
        </w:rPr>
        <w:t>DBMS_AUDIT_MGMT.AUDIT_TRAIL_XML</w:t>
      </w:r>
      <w:r w:rsidRPr="00311610">
        <w:rPr>
          <w:rStyle w:val="shorttext"/>
          <w:rFonts w:ascii="Arial" w:hAnsi="Arial" w:cs="Arial"/>
          <w:sz w:val="20"/>
          <w:szCs w:val="20"/>
          <w:lang w:val="vi-VN"/>
        </w:rPr>
        <w:t>XML Các tệp đường dẫn kiểm tra hệ thống điều hành</w:t>
      </w:r>
    </w:p>
    <w:p w14:paraId="165BEA5B" w14:textId="77777777" w:rsidR="009B29A7" w:rsidRPr="00311610" w:rsidRDefault="009B29A7" w:rsidP="009B29A7">
      <w:pPr>
        <w:pStyle w:val="ListParagraph"/>
        <w:numPr>
          <w:ilvl w:val="2"/>
          <w:numId w:val="28"/>
        </w:numPr>
        <w:tabs>
          <w:tab w:val="left" w:pos="3339"/>
          <w:tab w:val="left" w:pos="3340"/>
        </w:tabs>
        <w:spacing w:before="124" w:line="228" w:lineRule="auto"/>
        <w:ind w:right="366" w:hanging="359"/>
        <w:rPr>
          <w:rFonts w:ascii="Arial" w:hAnsi="Arial" w:cs="Arial"/>
          <w:sz w:val="20"/>
          <w:szCs w:val="20"/>
        </w:rPr>
      </w:pPr>
      <w:r w:rsidRPr="00311610">
        <w:rPr>
          <w:rFonts w:ascii="Arial" w:hAnsi="Arial" w:cs="Arial"/>
          <w:w w:val="90"/>
          <w:sz w:val="20"/>
          <w:szCs w:val="20"/>
        </w:rPr>
        <w:t xml:space="preserve">DBMS_AUDIT_MGMT.AUDIT_TRAIL_FILES: </w:t>
      </w:r>
      <w:r w:rsidRPr="00311610">
        <w:rPr>
          <w:rStyle w:val="shorttext"/>
          <w:rFonts w:ascii="Arial" w:hAnsi="Arial" w:cs="Arial"/>
          <w:sz w:val="20"/>
          <w:szCs w:val="20"/>
          <w:lang w:val="vi-VN"/>
        </w:rPr>
        <w:t>Cả hai tệp đường dẫn kiểm tra của hệ điều hành và XML</w:t>
      </w:r>
    </w:p>
    <w:p w14:paraId="5F3A5E27" w14:textId="77777777" w:rsidR="009B29A7" w:rsidRPr="00311610" w:rsidRDefault="009B29A7" w:rsidP="009B29A7">
      <w:pPr>
        <w:pStyle w:val="ListParagraph"/>
        <w:numPr>
          <w:ilvl w:val="2"/>
          <w:numId w:val="28"/>
        </w:numPr>
        <w:tabs>
          <w:tab w:val="left" w:pos="3339"/>
          <w:tab w:val="left" w:pos="3340"/>
        </w:tabs>
        <w:spacing w:before="124" w:line="228" w:lineRule="auto"/>
        <w:ind w:right="401" w:hanging="359"/>
        <w:rPr>
          <w:rFonts w:ascii="Arial" w:hAnsi="Arial" w:cs="Arial"/>
          <w:sz w:val="20"/>
          <w:szCs w:val="20"/>
        </w:rPr>
      </w:pPr>
      <w:r w:rsidRPr="00311610">
        <w:rPr>
          <w:rFonts w:ascii="Arial" w:hAnsi="Arial" w:cs="Arial"/>
          <w:w w:val="95"/>
          <w:sz w:val="20"/>
          <w:szCs w:val="20"/>
        </w:rPr>
        <w:t>DBMS_AUDIT_MGMT.AUDIT_TRAIL_ALL:</w:t>
      </w:r>
      <w:r w:rsidRPr="00311610">
        <w:rPr>
          <w:rFonts w:ascii="Arial" w:hAnsi="Arial" w:cs="Arial"/>
          <w:spacing w:val="-29"/>
          <w:w w:val="95"/>
          <w:sz w:val="20"/>
          <w:szCs w:val="20"/>
        </w:rPr>
        <w:t xml:space="preserve"> </w:t>
      </w:r>
      <w:r w:rsidRPr="00311610">
        <w:rPr>
          <w:rFonts w:ascii="Arial" w:hAnsi="Arial" w:cs="Arial"/>
          <w:sz w:val="20"/>
          <w:szCs w:val="20"/>
          <w:lang w:val="vi-VN"/>
        </w:rPr>
        <w:t>Tất cả các bản ghi kiểm tra đường mòn, nghĩa là cả đường dẫn kiểm toán cơ sở dữ liệu và các loại đường mòn kiểm tra hệ thống điều hành.</w:t>
      </w:r>
    </w:p>
    <w:p w14:paraId="5D3AE7BE" w14:textId="77777777" w:rsidR="009B29A7" w:rsidRPr="001058B5" w:rsidRDefault="009B29A7" w:rsidP="009B29A7">
      <w:pPr>
        <w:pStyle w:val="ListParagraph"/>
        <w:numPr>
          <w:ilvl w:val="1"/>
          <w:numId w:val="2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311610">
        <w:rPr>
          <w:rFonts w:ascii="Arial" w:hAnsi="Arial" w:cs="Arial"/>
          <w:sz w:val="20"/>
          <w:lang w:val="vi-VN"/>
        </w:rPr>
        <w:t>Chỉ định khoảng thời gian lọc mặc định mong muốn theo giờ (ví dụ: 12 cho mỗi 12 giờ). Các thủ tục DBMS_AUDIT_MGMT sử dụng giá trị này để xác định cách thanh lọc các bản ghi kiểm toán. Thời gian bắt đầu khi bạn chạy thủ tục DBMS_AUDIT_MGMT.INIT_CLEANUP. Để cập nhật giá trị này sau, hãy đặt thuộc tính DBMS_AUDIT_MGMT.CLEAN_UP_INTERVAL của thủ tục DBMS_AUDIT_ MGMT.SET_AUDIT_TRAIL_PROPERTY</w:t>
      </w:r>
      <w:r w:rsidRPr="001058B5">
        <w:rPr>
          <w:rFonts w:ascii="Arial" w:hAnsi="Arial" w:cs="Arial"/>
          <w:sz w:val="20"/>
        </w:rPr>
        <w:t>.</w:t>
      </w:r>
    </w:p>
    <w:p w14:paraId="37D93B3E" w14:textId="77777777" w:rsidR="009B29A7" w:rsidRPr="001058B5" w:rsidRDefault="009B29A7" w:rsidP="009B29A7">
      <w:pPr>
        <w:pStyle w:val="BodyText"/>
        <w:spacing w:before="125" w:line="230" w:lineRule="auto"/>
        <w:ind w:left="2980" w:right="205"/>
        <w:rPr>
          <w:rFonts w:ascii="Arial" w:hAnsi="Arial" w:cs="Arial"/>
        </w:rPr>
      </w:pPr>
      <w:r>
        <w:rPr>
          <w:lang w:val="vi-VN"/>
        </w:rPr>
        <w:t>Cài đ</w:t>
      </w:r>
      <w:r>
        <w:rPr>
          <w:rFonts w:ascii="Cambria" w:hAnsi="Cambria" w:cs="Cambria"/>
          <w:lang w:val="vi-VN"/>
        </w:rPr>
        <w:t>ặ</w:t>
      </w:r>
      <w:r>
        <w:rPr>
          <w:lang w:val="vi-VN"/>
        </w:rPr>
        <w:t xml:space="preserve">t DEFAULT_CLEANUP_INTERVAL </w:t>
      </w:r>
      <w:r w:rsidRPr="00311610">
        <w:rPr>
          <w:rFonts w:ascii="Arial" w:hAnsi="Arial" w:cs="Arial"/>
          <w:lang w:val="vi-VN"/>
        </w:rPr>
        <w:t>phải cho biết tần suất mà DBMS_AUDIT_MGMT.CLEAN_AUDIT_TRAIL được gọi. Nếu bạn không chắc về tần suất, hãy đặt nó thành giá trị gần đúng. Bạn có thể thay đổi giá trị này sau bằng cách sử dụng thủ tục DBMS_AUDIT_MGMT.SET_AUDIT_TRAIL_PROPERTY.</w:t>
      </w:r>
    </w:p>
    <w:p w14:paraId="23C27D7C" w14:textId="77777777" w:rsidR="009B29A7" w:rsidRPr="001058B5" w:rsidRDefault="009B29A7" w:rsidP="009B29A7">
      <w:pPr>
        <w:pStyle w:val="BodyText"/>
        <w:spacing w:before="9"/>
        <w:rPr>
          <w:rFonts w:ascii="Arial" w:hAnsi="Arial" w:cs="Arial"/>
          <w:sz w:val="22"/>
        </w:rPr>
      </w:pPr>
    </w:p>
    <w:p w14:paraId="7754CE38" w14:textId="77777777" w:rsidR="009B29A7" w:rsidRPr="001058B5" w:rsidRDefault="009B29A7" w:rsidP="009B29A7">
      <w:pPr>
        <w:pStyle w:val="Heading6"/>
      </w:pPr>
      <w:bookmarkStart w:id="1855" w:name="Step_4:_Optionally,_Set_an_Archive_Times"/>
      <w:bookmarkStart w:id="1856" w:name="_bookmark2058"/>
      <w:bookmarkStart w:id="1857" w:name="_bookmark2059"/>
      <w:bookmarkEnd w:id="1855"/>
      <w:bookmarkEnd w:id="1856"/>
      <w:bookmarkEnd w:id="1857"/>
      <w:r>
        <w:rPr>
          <w:lang w:val="vi-VN"/>
        </w:rPr>
        <w:t>B</w:t>
      </w:r>
      <w:r>
        <w:rPr>
          <w:rFonts w:ascii="Cambria" w:hAnsi="Cambria" w:cs="Cambria"/>
          <w:lang w:val="vi-VN"/>
        </w:rPr>
        <w:t>ướ</w:t>
      </w:r>
      <w:r>
        <w:rPr>
          <w:lang w:val="vi-VN"/>
        </w:rPr>
        <w:t>c 4: Tùy ch</w:t>
      </w:r>
      <w:r>
        <w:rPr>
          <w:rFonts w:ascii="Cambria" w:hAnsi="Cambria" w:cs="Cambria"/>
          <w:lang w:val="vi-VN"/>
        </w:rPr>
        <w:t>ọ</w:t>
      </w:r>
      <w:r>
        <w:rPr>
          <w:lang w:val="vi-VN"/>
        </w:rPr>
        <w:t>n,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cho B</w:t>
      </w:r>
      <w:r>
        <w:rPr>
          <w:rFonts w:ascii="Cambria" w:hAnsi="Cambria" w:cs="Cambria"/>
          <w:lang w:val="vi-VN"/>
        </w:rPr>
        <w:t>ả</w:t>
      </w:r>
      <w:r>
        <w:rPr>
          <w:lang w:val="vi-VN"/>
        </w:rPr>
        <w:t>n ghi ki</w:t>
      </w:r>
      <w:r>
        <w:rPr>
          <w:rFonts w:ascii="Cambria" w:hAnsi="Cambria" w:cs="Cambria"/>
          <w:lang w:val="vi-VN"/>
        </w:rPr>
        <w:t>ể</w:t>
      </w:r>
      <w:r>
        <w:rPr>
          <w:lang w:val="vi-VN"/>
        </w:rPr>
        <w:t>m tra</w:t>
      </w:r>
    </w:p>
    <w:p w14:paraId="0B7821D3" w14:textId="77777777" w:rsidR="009B29A7" w:rsidRPr="00311610" w:rsidRDefault="009B29A7" w:rsidP="009B29A7">
      <w:pPr>
        <w:pStyle w:val="BodyText"/>
        <w:spacing w:before="119" w:line="230" w:lineRule="auto"/>
        <w:ind w:left="2260" w:right="219"/>
        <w:rPr>
          <w:rFonts w:ascii="Arial" w:hAnsi="Arial" w:cs="Arial"/>
        </w:rPr>
      </w:pPr>
      <w:r w:rsidRPr="00311610">
        <w:rPr>
          <w:rFonts w:ascii="Arial" w:hAnsi="Arial" w:cs="Arial"/>
          <w:lang w:val="vi-VN"/>
        </w:rPr>
        <w:t>Nếu bạn muốn xóa tất cả đường mòn kiểm tra, bạn có thể bỏ qua bước này.</w:t>
      </w:r>
      <w:r w:rsidRPr="00311610">
        <w:rPr>
          <w:rFonts w:ascii="Arial" w:hAnsi="Arial" w:cs="Arial"/>
          <w:lang w:val="vi-VN"/>
        </w:rPr>
        <w:br/>
        <w:t>Bạn có thể đặt dấu thời gian khi bản ghi kiểm toán cuối cùng được lưu trữ. Việc đặt dấu thời gian lưu trữ cung cấp gợi ý cho cơ sở hạ tầng dọn dẹp mà hoạt động dọn dẹp sẽ được gọi sau mỗi 6 giờ.</w:t>
      </w:r>
      <w:r w:rsidRPr="00311610">
        <w:rPr>
          <w:rFonts w:ascii="Arial" w:hAnsi="Arial" w:cs="Arial"/>
          <w:lang w:val="vi-VN"/>
        </w:rPr>
        <w:br/>
        <w:t>Đối với đường dẫn kiểm toán cơ sở dữ liệu, bạn phải đặt dấu thời gian sau khi bạn đã khởi tạo hoạt động dọn dẹp đường mòn kiểm toán. Để tìm dấu thời gian lưu trữ cuối cùng cho đường mòn kiểm tra, bạn có thể truy vấn chế độ xem từ điển dữ liệu DBA_AUDIT_MGMT_LAST_ARCH_TS. Sau khi bạn đặt dấu thời gian, tất cả các bản ghi kiểm tra trong đường mòn kiểm tra cho biết thời gian sớm hơn dấu thời gian đó sẽ bị xóa khi bạn chạy thủ tục PLMS SQL DBMS_AUDIT_MGMT.CLEAN_AUDIT_TRAIL. Nếu bạn muốn xóa cài đặt dấu thời gian lưu trữ, hãy xem</w:t>
      </w:r>
      <w:r w:rsidRPr="00311610">
        <w:rPr>
          <w:rFonts w:ascii="Arial" w:hAnsi="Arial" w:cs="Arial"/>
          <w:color w:val="0000CC"/>
        </w:rPr>
        <w:t xml:space="preserve"> </w:t>
      </w:r>
      <w:hyperlink w:anchor="_bookmark2088" w:history="1">
        <w:r w:rsidRPr="00311610">
          <w:rPr>
            <w:rFonts w:ascii="Arial" w:hAnsi="Arial" w:cs="Arial"/>
            <w:color w:val="0000CC"/>
          </w:rPr>
          <w:t>"Clearing</w:t>
        </w:r>
      </w:hyperlink>
      <w:r w:rsidRPr="00311610">
        <w:rPr>
          <w:rFonts w:ascii="Arial" w:hAnsi="Arial" w:cs="Arial"/>
          <w:color w:val="0000CC"/>
        </w:rPr>
        <w:t xml:space="preserve"> </w:t>
      </w:r>
      <w:hyperlink w:anchor="_bookmark2088" w:history="1">
        <w:r w:rsidRPr="00311610">
          <w:rPr>
            <w:rFonts w:ascii="Arial" w:hAnsi="Arial" w:cs="Arial"/>
            <w:color w:val="0000CC"/>
          </w:rPr>
          <w:t xml:space="preserve">the Archive Timestamp Setting" </w:t>
        </w:r>
        <w:r w:rsidRPr="00311610">
          <w:rPr>
            <w:rFonts w:ascii="Arial" w:hAnsi="Arial" w:cs="Arial"/>
          </w:rPr>
          <w:t>trang 9-78</w:t>
        </w:r>
      </w:hyperlink>
      <w:r w:rsidRPr="00311610">
        <w:rPr>
          <w:rFonts w:ascii="Arial" w:hAnsi="Arial" w:cs="Arial"/>
        </w:rPr>
        <w:t>.</w:t>
      </w:r>
    </w:p>
    <w:p w14:paraId="1AB64949" w14:textId="77777777" w:rsidR="009B29A7" w:rsidRPr="001058B5" w:rsidRDefault="009B29A7" w:rsidP="009B29A7">
      <w:pPr>
        <w:spacing w:line="230" w:lineRule="auto"/>
        <w:rPr>
          <w:rFonts w:ascii="Arial" w:hAnsi="Arial" w:cs="Arial"/>
        </w:rPr>
        <w:sectPr w:rsidR="009B29A7" w:rsidRPr="001058B5">
          <w:pgSz w:w="12240" w:h="15840"/>
          <w:pgMar w:top="840" w:right="1060" w:bottom="860" w:left="1100" w:header="549" w:footer="663" w:gutter="0"/>
          <w:cols w:space="720"/>
        </w:sectPr>
      </w:pPr>
    </w:p>
    <w:p w14:paraId="5E2640BF" w14:textId="77777777" w:rsidR="009B29A7" w:rsidRPr="001058B5" w:rsidRDefault="009B29A7" w:rsidP="009B29A7">
      <w:pPr>
        <w:pStyle w:val="BodyText"/>
        <w:spacing w:before="5"/>
        <w:rPr>
          <w:rFonts w:ascii="Arial" w:hAnsi="Arial" w:cs="Arial"/>
          <w:sz w:val="25"/>
        </w:rPr>
      </w:pPr>
    </w:p>
    <w:p w14:paraId="7C8EC74F" w14:textId="77777777" w:rsidR="009B29A7" w:rsidRPr="001058B5" w:rsidRDefault="009B29A7" w:rsidP="009B29A7">
      <w:pPr>
        <w:pStyle w:val="BodyText"/>
        <w:spacing w:before="99" w:line="232" w:lineRule="auto"/>
        <w:ind w:left="1660" w:right="700" w:hanging="1"/>
        <w:rPr>
          <w:rFonts w:ascii="Arial" w:hAnsi="Arial" w:cs="Arial"/>
        </w:rPr>
      </w:pPr>
      <w:r>
        <w:rPr>
          <w:lang w:val="vi-VN"/>
        </w:rPr>
        <w:t>Đ</w:t>
      </w:r>
      <w:r>
        <w:rPr>
          <w:rFonts w:ascii="Cambria" w:hAnsi="Cambria" w:cs="Cambria"/>
          <w:lang w:val="vi-VN"/>
        </w:rPr>
        <w:t>ố</w:t>
      </w:r>
      <w:r>
        <w:rPr>
          <w:lang w:val="vi-VN"/>
        </w:rPr>
        <w:t>i v</w:t>
      </w:r>
      <w:r>
        <w:rPr>
          <w:rFonts w:ascii="Cambria" w:hAnsi="Cambria" w:cs="Cambria"/>
          <w:lang w:val="vi-VN"/>
        </w:rPr>
        <w:t>ớ</w:t>
      </w:r>
      <w:r>
        <w:rPr>
          <w:lang w:val="vi-VN"/>
        </w:rPr>
        <w:t>i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hãy nh</w:t>
      </w:r>
      <w:r>
        <w:rPr>
          <w:rFonts w:ascii="Cambria" w:hAnsi="Cambria" w:cs="Cambria"/>
          <w:lang w:val="vi-VN"/>
        </w:rPr>
        <w:t>ớ</w:t>
      </w:r>
      <w:r>
        <w:rPr>
          <w:lang w:val="vi-VN"/>
        </w:rPr>
        <w:t xml:space="preserve"> r</w:t>
      </w:r>
      <w:r>
        <w:rPr>
          <w:rFonts w:ascii="Cambria" w:hAnsi="Cambria" w:cs="Cambria"/>
          <w:lang w:val="vi-VN"/>
        </w:rPr>
        <w:t>ằ</w:t>
      </w:r>
      <w:r>
        <w:rPr>
          <w:lang w:val="vi-VN"/>
        </w:rPr>
        <w:t>ng b</w:t>
      </w:r>
      <w:r>
        <w:rPr>
          <w:rFonts w:ascii="Cambria" w:hAnsi="Cambria" w:cs="Cambria"/>
          <w:lang w:val="vi-VN"/>
        </w:rPr>
        <w:t>ạ</w:t>
      </w:r>
      <w:r>
        <w:rPr>
          <w:lang w:val="vi-VN"/>
        </w:rPr>
        <w:t>n không th</w:t>
      </w:r>
      <w:r>
        <w:rPr>
          <w:rFonts w:ascii="Cambria" w:hAnsi="Cambria" w:cs="Cambria"/>
          <w:lang w:val="vi-VN"/>
        </w:rPr>
        <w:t>ể</w:t>
      </w:r>
      <w:r>
        <w:rPr>
          <w:lang w:val="vi-VN"/>
        </w:rPr>
        <w:t xml:space="preserve"> xóa t</w:t>
      </w:r>
      <w:r>
        <w:rPr>
          <w:rFonts w:ascii="Cambria" w:hAnsi="Cambria" w:cs="Cambria"/>
          <w:lang w:val="vi-VN"/>
        </w:rPr>
        <w:t>ừ</w:t>
      </w:r>
      <w:r>
        <w:rPr>
          <w:lang w:val="vi-VN"/>
        </w:rPr>
        <w:t>ng b</w:t>
      </w:r>
      <w:r>
        <w:rPr>
          <w:rFonts w:ascii="Cambria" w:hAnsi="Cambria" w:cs="Cambria"/>
          <w:lang w:val="vi-VN"/>
        </w:rPr>
        <w:t>ả</w:t>
      </w:r>
      <w:r>
        <w:rPr>
          <w:lang w:val="vi-VN"/>
        </w:rPr>
        <w:t>n ghi ki</w:t>
      </w:r>
      <w:r>
        <w:rPr>
          <w:rFonts w:ascii="Cambria" w:hAnsi="Cambria" w:cs="Cambria"/>
          <w:lang w:val="vi-VN"/>
        </w:rPr>
        <w:t>ể</w:t>
      </w:r>
      <w:r>
        <w:rPr>
          <w:lang w:val="vi-VN"/>
        </w:rPr>
        <w:t>m toán trong các t</w:t>
      </w:r>
      <w:r>
        <w:rPr>
          <w:rFonts w:ascii="Cambria" w:hAnsi="Cambria" w:cs="Cambria"/>
          <w:lang w:val="vi-VN"/>
        </w:rPr>
        <w:t>ệ</w:t>
      </w:r>
      <w:r>
        <w:rPr>
          <w:lang w:val="vi-VN"/>
        </w:rPr>
        <w:t>p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(bao g</w:t>
      </w:r>
      <w:r>
        <w:rPr>
          <w:rFonts w:ascii="Cambria" w:hAnsi="Cambria" w:cs="Cambria"/>
          <w:lang w:val="vi-VN"/>
        </w:rPr>
        <w:t>ồ</w:t>
      </w:r>
      <w:r>
        <w:rPr>
          <w:lang w:val="vi-VN"/>
        </w:rPr>
        <w:t>m XML). Thay vào đó,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 Oracle lo</w:t>
      </w:r>
      <w:r>
        <w:rPr>
          <w:rFonts w:ascii="Cambria" w:hAnsi="Cambria" w:cs="Cambria"/>
          <w:lang w:val="vi-VN"/>
        </w:rPr>
        <w:t>ạ</w:t>
      </w:r>
      <w:r>
        <w:rPr>
          <w:lang w:val="vi-VN"/>
        </w:rPr>
        <w:t>i b</w:t>
      </w:r>
      <w:r>
        <w:rPr>
          <w:rFonts w:ascii="Cambria" w:hAnsi="Cambria" w:cs="Cambria"/>
          <w:lang w:val="vi-VN"/>
        </w:rPr>
        <w:t>ỏ</w:t>
      </w:r>
      <w:r>
        <w:rPr>
          <w:lang w:val="vi-VN"/>
        </w:rPr>
        <w:t xml:space="preserve"> toàn b</w:t>
      </w:r>
      <w:r>
        <w:rPr>
          <w:rFonts w:ascii="Cambria" w:hAnsi="Cambria" w:cs="Cambria"/>
          <w:lang w:val="vi-VN"/>
        </w:rPr>
        <w:t>ộ</w:t>
      </w:r>
      <w:r>
        <w:rPr>
          <w:lang w:val="vi-VN"/>
        </w:rPr>
        <w:t xml:space="preserve"> t</w:t>
      </w:r>
      <w:r>
        <w:rPr>
          <w:rFonts w:ascii="Cambria" w:hAnsi="Cambria" w:cs="Cambria"/>
          <w:lang w:val="vi-VN"/>
        </w:rPr>
        <w:t>ệ</w:t>
      </w:r>
      <w:r>
        <w:rPr>
          <w:lang w:val="vi-VN"/>
        </w:rPr>
        <w:t>p có ch</w:t>
      </w:r>
      <w:r>
        <w:rPr>
          <w:rFonts w:ascii="Cambria" w:hAnsi="Cambria" w:cs="Cambria"/>
          <w:lang w:val="vi-VN"/>
        </w:rPr>
        <w:t>ứ</w:t>
      </w:r>
      <w:r>
        <w:rPr>
          <w:lang w:val="vi-VN"/>
        </w:rPr>
        <w:t>a các b</w:t>
      </w:r>
      <w:r>
        <w:rPr>
          <w:rFonts w:ascii="Cambria" w:hAnsi="Cambria" w:cs="Cambria"/>
          <w:lang w:val="vi-VN"/>
        </w:rPr>
        <w:t>ả</w:t>
      </w:r>
      <w:r>
        <w:rPr>
          <w:lang w:val="vi-VN"/>
        </w:rPr>
        <w:t>n ghi đ</w:t>
      </w:r>
      <w:r>
        <w:rPr>
          <w:rFonts w:ascii="Cambria" w:hAnsi="Cambria" w:cs="Cambria"/>
          <w:lang w:val="vi-VN"/>
        </w:rPr>
        <w:t>ượ</w:t>
      </w:r>
      <w:r>
        <w:rPr>
          <w:lang w:val="vi-VN"/>
        </w:rPr>
        <w:t>c đ</w:t>
      </w:r>
      <w:r>
        <w:rPr>
          <w:rFonts w:ascii="Cambria" w:hAnsi="Cambria" w:cs="Cambria"/>
          <w:lang w:val="vi-VN"/>
        </w:rPr>
        <w:t>ặ</w:t>
      </w:r>
      <w:r>
        <w:rPr>
          <w:lang w:val="vi-VN"/>
        </w:rPr>
        <w:t>t th</w:t>
      </w:r>
      <w:r>
        <w:rPr>
          <w:rFonts w:ascii="Cambria" w:hAnsi="Cambria" w:cs="Cambria"/>
          <w:lang w:val="vi-VN"/>
        </w:rPr>
        <w:t>ờ</w:t>
      </w:r>
      <w:r>
        <w:rPr>
          <w:lang w:val="vi-VN"/>
        </w:rPr>
        <w:t>i gian.</w:t>
      </w:r>
    </w:p>
    <w:p w14:paraId="0C811F6F" w14:textId="77777777" w:rsidR="009B29A7" w:rsidRPr="001058B5" w:rsidRDefault="009B29A7" w:rsidP="009B29A7">
      <w:pPr>
        <w:pStyle w:val="BodyText"/>
        <w:spacing w:before="117" w:line="232" w:lineRule="auto"/>
        <w:ind w:left="1660" w:right="802"/>
        <w:rPr>
          <w:rFonts w:ascii="Arial" w:hAnsi="Arial" w:cs="Arial"/>
        </w:rPr>
      </w:pPr>
      <w:r>
        <w:rPr>
          <w:lang w:val="vi-VN"/>
        </w:rPr>
        <w:t>N</w:t>
      </w:r>
      <w:r>
        <w:rPr>
          <w:rFonts w:ascii="Cambria" w:hAnsi="Cambria" w:cs="Cambria"/>
          <w:lang w:val="vi-VN"/>
        </w:rPr>
        <w:t>ế</w:t>
      </w:r>
      <w:r>
        <w:rPr>
          <w:lang w:val="vi-VN"/>
        </w:rPr>
        <w:t>u b</w:t>
      </w:r>
      <w:r>
        <w:rPr>
          <w:rFonts w:ascii="Cambria" w:hAnsi="Cambria" w:cs="Cambria"/>
          <w:lang w:val="vi-VN"/>
        </w:rPr>
        <w:t>ạ</w:t>
      </w:r>
      <w:r>
        <w:rPr>
          <w:lang w:val="vi-VN"/>
        </w:rPr>
        <w:t>n đang s</w:t>
      </w:r>
      <w:r>
        <w:rPr>
          <w:rFonts w:ascii="Cambria" w:hAnsi="Cambria" w:cs="Cambria"/>
          <w:lang w:val="vi-VN"/>
        </w:rPr>
        <w:t>ử</w:t>
      </w:r>
      <w:r>
        <w:rPr>
          <w:lang w:val="vi-VN"/>
        </w:rPr>
        <w:t xml:space="preserve"> d</w:t>
      </w:r>
      <w:r>
        <w:rPr>
          <w:rFonts w:ascii="Cambria" w:hAnsi="Cambria" w:cs="Cambria"/>
          <w:lang w:val="vi-VN"/>
        </w:rPr>
        <w:t>ụ</w:t>
      </w:r>
      <w:r>
        <w:rPr>
          <w:lang w:val="vi-VN"/>
        </w:rPr>
        <w:t>ng Oracle Real Application Clusters (Oracle RAC), sau đó s</w:t>
      </w:r>
      <w:r>
        <w:rPr>
          <w:rFonts w:ascii="Cambria" w:hAnsi="Cambria" w:cs="Cambria"/>
          <w:lang w:val="vi-VN"/>
        </w:rPr>
        <w:t>ử</w:t>
      </w:r>
      <w:r>
        <w:rPr>
          <w:lang w:val="vi-VN"/>
        </w:rPr>
        <w:t xml:space="preserve"> d</w:t>
      </w:r>
      <w:r>
        <w:rPr>
          <w:rFonts w:ascii="Cambria" w:hAnsi="Cambria" w:cs="Cambria"/>
          <w:lang w:val="vi-VN"/>
        </w:rPr>
        <w:t>ụ</w:t>
      </w:r>
      <w:r>
        <w:rPr>
          <w:lang w:val="vi-VN"/>
        </w:rPr>
        <w:t>ng Network Time Protocol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trên m</w:t>
      </w:r>
      <w:r>
        <w:rPr>
          <w:rFonts w:ascii="Cambria" w:hAnsi="Cambria" w:cs="Cambria"/>
          <w:lang w:val="vi-VN"/>
        </w:rPr>
        <w:t>ỗ</w:t>
      </w:r>
      <w:r>
        <w:rPr>
          <w:lang w:val="vi-VN"/>
        </w:rPr>
        <w:t>i máy tính mà b</w:t>
      </w:r>
      <w:r>
        <w:rPr>
          <w:rFonts w:ascii="Cambria" w:hAnsi="Cambria" w:cs="Cambria"/>
          <w:lang w:val="vi-VN"/>
        </w:rPr>
        <w:t>ạ</w:t>
      </w:r>
      <w:r>
        <w:rPr>
          <w:lang w:val="vi-VN"/>
        </w:rPr>
        <w:t>n đã cài đ</w:t>
      </w:r>
      <w:r>
        <w:rPr>
          <w:rFonts w:ascii="Cambria" w:hAnsi="Cambria" w:cs="Cambria"/>
          <w:lang w:val="vi-VN"/>
        </w:rPr>
        <w:t>ặ</w:t>
      </w:r>
      <w:r>
        <w:rPr>
          <w:lang w:val="vi-VN"/>
        </w:rPr>
        <w:t>t m</w:t>
      </w:r>
      <w:r>
        <w:rPr>
          <w:rFonts w:ascii="Cambria" w:hAnsi="Cambria" w:cs="Cambria"/>
          <w:lang w:val="vi-VN"/>
        </w:rPr>
        <w:t>ộ</w:t>
      </w:r>
      <w:r>
        <w:rPr>
          <w:lang w:val="vi-VN"/>
        </w:rPr>
        <w:t>t cá th</w:t>
      </w:r>
      <w:r>
        <w:rPr>
          <w:rFonts w:ascii="Cambria" w:hAnsi="Cambria" w:cs="Cambria"/>
          <w:lang w:val="vi-VN"/>
        </w:rPr>
        <w:t>ể</w:t>
      </w:r>
      <w:r>
        <w:rPr>
          <w:lang w:val="vi-VN"/>
        </w:rPr>
        <w:t xml:space="preserve"> Oracle Database. Ví d</w:t>
      </w:r>
      <w:r>
        <w:rPr>
          <w:rFonts w:ascii="Cambria" w:hAnsi="Cambria" w:cs="Cambria"/>
          <w:lang w:val="vi-VN"/>
        </w:rPr>
        <w:t>ụ</w:t>
      </w:r>
      <w:r>
        <w:rPr>
          <w:lang w:val="vi-VN"/>
        </w:rPr>
        <w:t>, gi</w:t>
      </w:r>
      <w:r>
        <w:rPr>
          <w:rFonts w:ascii="Cambria" w:hAnsi="Cambria" w:cs="Cambria"/>
          <w:lang w:val="vi-VN"/>
        </w:rPr>
        <w:t>ả</w:t>
      </w:r>
      <w:r>
        <w:rPr>
          <w:lang w:val="vi-VN"/>
        </w:rPr>
        <w:t xml:space="preserve"> s</w:t>
      </w:r>
      <w:r>
        <w:rPr>
          <w:rFonts w:ascii="Cambria" w:hAnsi="Cambria" w:cs="Cambria"/>
          <w:lang w:val="vi-VN"/>
        </w:rPr>
        <w:t>ử</w:t>
      </w:r>
      <w:r>
        <w:rPr>
          <w:lang w:val="vi-VN"/>
        </w:rPr>
        <w:t xml:space="preserve"> b</w:t>
      </w:r>
      <w:r>
        <w:rPr>
          <w:rFonts w:ascii="Cambria" w:hAnsi="Cambria" w:cs="Cambria"/>
          <w:lang w:val="vi-VN"/>
        </w:rPr>
        <w:t>ạ</w:t>
      </w:r>
      <w:r>
        <w:rPr>
          <w:lang w:val="vi-VN"/>
        </w:rPr>
        <w:t>n đ</w:t>
      </w:r>
      <w:r>
        <w:rPr>
          <w:rFonts w:ascii="Cambria" w:hAnsi="Cambria" w:cs="Cambria"/>
          <w:lang w:val="vi-VN"/>
        </w:rPr>
        <w:t>ặ</w:t>
      </w:r>
      <w:r>
        <w:rPr>
          <w:lang w:val="vi-VN"/>
        </w:rPr>
        <w:t>t th</w:t>
      </w:r>
      <w:r>
        <w:rPr>
          <w:rFonts w:ascii="Cambria" w:hAnsi="Cambria" w:cs="Cambria"/>
          <w:lang w:val="vi-VN"/>
        </w:rPr>
        <w:t>ờ</w:t>
      </w:r>
      <w:r>
        <w:rPr>
          <w:lang w:val="vi-VN"/>
        </w:rPr>
        <w:t>i gian cho m</w:t>
      </w:r>
      <w:r>
        <w:rPr>
          <w:rFonts w:ascii="Cambria" w:hAnsi="Cambria" w:cs="Cambria"/>
          <w:lang w:val="vi-VN"/>
        </w:rPr>
        <w:t>ộ</w:t>
      </w:r>
      <w:r>
        <w:rPr>
          <w:lang w:val="vi-VN"/>
        </w:rPr>
        <w:t>t nút th</w:t>
      </w:r>
      <w:r>
        <w:rPr>
          <w:rFonts w:ascii="Cambria" w:hAnsi="Cambria" w:cs="Cambria"/>
          <w:lang w:val="vi-VN"/>
        </w:rPr>
        <w:t>ể</w:t>
      </w:r>
      <w:r>
        <w:rPr>
          <w:lang w:val="vi-VN"/>
        </w:rPr>
        <w:t xml:space="preserve"> hi</w:t>
      </w:r>
      <w:r>
        <w:rPr>
          <w:rFonts w:ascii="Cambria" w:hAnsi="Cambria" w:cs="Cambria"/>
          <w:lang w:val="vi-VN"/>
        </w:rPr>
        <w:t>ệ</w:t>
      </w:r>
      <w:r>
        <w:rPr>
          <w:lang w:val="vi-VN"/>
        </w:rPr>
        <w:t>n Oracle RAC lúc 11:00 gi</w:t>
      </w:r>
      <w:r>
        <w:rPr>
          <w:rFonts w:ascii="Cambria" w:hAnsi="Cambria" w:cs="Cambria"/>
          <w:lang w:val="vi-VN"/>
        </w:rPr>
        <w:t>ờ</w:t>
      </w:r>
      <w:r>
        <w:rPr>
          <w:lang w:val="vi-VN"/>
        </w:rPr>
        <w:t xml:space="preserve"> sáng và sau đó thi</w:t>
      </w:r>
      <w:r>
        <w:rPr>
          <w:rFonts w:ascii="Cambria" w:hAnsi="Cambria" w:cs="Cambria"/>
          <w:lang w:val="vi-VN"/>
        </w:rPr>
        <w:t>ế</w:t>
      </w:r>
      <w:r>
        <w:rPr>
          <w:lang w:val="vi-VN"/>
        </w:rPr>
        <w:t>t l</w:t>
      </w:r>
      <w:r>
        <w:rPr>
          <w:rFonts w:ascii="Cambria" w:hAnsi="Cambria" w:cs="Cambria"/>
          <w:lang w:val="vi-VN"/>
        </w:rPr>
        <w:t>ậ</w:t>
      </w:r>
      <w:r>
        <w:rPr>
          <w:lang w:val="vi-VN"/>
        </w:rPr>
        <w:t>p nút cá th</w:t>
      </w:r>
      <w:r>
        <w:rPr>
          <w:rFonts w:ascii="Cambria" w:hAnsi="Cambria" w:cs="Cambria"/>
          <w:lang w:val="vi-VN"/>
        </w:rPr>
        <w:t>ể</w:t>
      </w:r>
      <w:r>
        <w:rPr>
          <w:lang w:val="vi-VN"/>
        </w:rPr>
        <w:t xml:space="preserve"> Oracle RAC ti</w:t>
      </w:r>
      <w:r>
        <w:rPr>
          <w:rFonts w:ascii="Cambria" w:hAnsi="Cambria" w:cs="Cambria"/>
          <w:lang w:val="vi-VN"/>
        </w:rPr>
        <w:t>ế</w:t>
      </w:r>
      <w:r>
        <w:rPr>
          <w:lang w:val="vi-VN"/>
        </w:rPr>
        <w:t>p theo lúc 11:00:05. K</w:t>
      </w:r>
      <w:r>
        <w:rPr>
          <w:rFonts w:ascii="Cambria" w:hAnsi="Cambria" w:cs="Cambria"/>
          <w:lang w:val="vi-VN"/>
        </w:rPr>
        <w:t>ế</w:t>
      </w:r>
      <w:r>
        <w:rPr>
          <w:lang w:val="vi-VN"/>
        </w:rPr>
        <w:t>t qu</w:t>
      </w:r>
      <w:r>
        <w:rPr>
          <w:rFonts w:ascii="Cambria" w:hAnsi="Cambria" w:cs="Cambria"/>
          <w:lang w:val="vi-VN"/>
        </w:rPr>
        <w:t>ả</w:t>
      </w:r>
      <w:r>
        <w:rPr>
          <w:lang w:val="vi-VN"/>
        </w:rPr>
        <w:t xml:space="preserve"> là, hai nút có th</w:t>
      </w:r>
      <w:r>
        <w:rPr>
          <w:rFonts w:ascii="Cambria" w:hAnsi="Cambria" w:cs="Cambria"/>
          <w:lang w:val="vi-VN"/>
        </w:rPr>
        <w:t>ờ</w:t>
      </w:r>
      <w:r>
        <w:rPr>
          <w:lang w:val="vi-VN"/>
        </w:rPr>
        <w:t>i gian không phù h</w:t>
      </w:r>
      <w:r>
        <w:rPr>
          <w:rFonts w:ascii="Cambria" w:hAnsi="Cambria" w:cs="Cambria"/>
          <w:lang w:val="vi-VN"/>
        </w:rPr>
        <w:t>ợ</w:t>
      </w:r>
      <w:r>
        <w:rPr>
          <w:lang w:val="vi-VN"/>
        </w:rPr>
        <w:t>p. B</w:t>
      </w:r>
      <w:r>
        <w:rPr>
          <w:rFonts w:ascii="Cambria" w:hAnsi="Cambria" w:cs="Cambria"/>
          <w:lang w:val="vi-VN"/>
        </w:rPr>
        <w:t>ạ</w:t>
      </w:r>
      <w:r>
        <w:rPr>
          <w:lang w:val="vi-VN"/>
        </w:rPr>
        <w:t>n có th</w:t>
      </w:r>
      <w:r>
        <w:rPr>
          <w:rFonts w:ascii="Cambria" w:hAnsi="Cambria" w:cs="Cambria"/>
          <w:lang w:val="vi-VN"/>
        </w:rPr>
        <w:t>ể</w:t>
      </w:r>
      <w:r>
        <w:rPr>
          <w:lang w:val="vi-VN"/>
        </w:rPr>
        <w:t xml:space="preserve"> s</w:t>
      </w:r>
      <w:r>
        <w:rPr>
          <w:rFonts w:ascii="Cambria" w:hAnsi="Cambria" w:cs="Cambria"/>
          <w:lang w:val="vi-VN"/>
        </w:rPr>
        <w:t>ử</w:t>
      </w:r>
      <w:r>
        <w:rPr>
          <w:lang w:val="vi-VN"/>
        </w:rPr>
        <w:t xml:space="preserve"> d</w:t>
      </w:r>
      <w:r>
        <w:rPr>
          <w:rFonts w:ascii="Cambria" w:hAnsi="Cambria" w:cs="Cambria"/>
          <w:lang w:val="vi-VN"/>
        </w:rPr>
        <w:t>ụ</w:t>
      </w:r>
      <w:r>
        <w:rPr>
          <w:lang w:val="vi-VN"/>
        </w:rPr>
        <w:t>ng Giao th</w:t>
      </w:r>
      <w:r>
        <w:rPr>
          <w:rFonts w:ascii="Cambria" w:hAnsi="Cambria" w:cs="Cambria"/>
          <w:lang w:val="vi-VN"/>
        </w:rPr>
        <w:t>ứ</w:t>
      </w:r>
      <w:r>
        <w:rPr>
          <w:lang w:val="vi-VN"/>
        </w:rPr>
        <w:t>c th</w:t>
      </w:r>
      <w:r>
        <w:rPr>
          <w:rFonts w:ascii="Cambria" w:hAnsi="Cambria" w:cs="Cambria"/>
          <w:lang w:val="vi-VN"/>
        </w:rPr>
        <w:t>ờ</w:t>
      </w:r>
      <w:r>
        <w:rPr>
          <w:lang w:val="vi-VN"/>
        </w:rPr>
        <w:t>i gian m</w:t>
      </w:r>
      <w:r>
        <w:rPr>
          <w:rFonts w:ascii="Cambria" w:hAnsi="Cambria" w:cs="Cambria"/>
          <w:lang w:val="vi-VN"/>
        </w:rPr>
        <w:t>ạ</w:t>
      </w:r>
      <w:r>
        <w:rPr>
          <w:lang w:val="vi-VN"/>
        </w:rPr>
        <w:t>ng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cho các nút cá th</w:t>
      </w:r>
      <w:r>
        <w:rPr>
          <w:rFonts w:ascii="Cambria" w:hAnsi="Cambria" w:cs="Cambria"/>
          <w:lang w:val="vi-VN"/>
        </w:rPr>
        <w:t>ể</w:t>
      </w:r>
      <w:r>
        <w:rPr>
          <w:lang w:val="vi-VN"/>
        </w:rPr>
        <w:t xml:space="preserve"> Oracle RAC này.</w:t>
      </w:r>
    </w:p>
    <w:p w14:paraId="509F9102" w14:textId="77777777" w:rsidR="009B29A7" w:rsidRPr="001058B5" w:rsidRDefault="009B29A7" w:rsidP="009B29A7">
      <w:pPr>
        <w:pStyle w:val="BodyText"/>
        <w:spacing w:before="106" w:line="246" w:lineRule="exact"/>
        <w:ind w:left="1660"/>
        <w:rPr>
          <w:rFonts w:ascii="Arial" w:hAnsi="Arial" w:cs="Arial"/>
        </w:rPr>
      </w:pPr>
      <w:r>
        <w:rPr>
          <w:rFonts w:ascii="Arial" w:hAnsi="Arial" w:cs="Arial"/>
        </w:rPr>
        <w:t>Để đặt dấu thời gian,</w:t>
      </w:r>
      <w:r w:rsidRPr="001058B5">
        <w:rPr>
          <w:rFonts w:ascii="Arial" w:hAnsi="Arial" w:cs="Arial"/>
        </w:rPr>
        <w:t xml:space="preserve"> </w:t>
      </w:r>
      <w:r>
        <w:rPr>
          <w:rFonts w:ascii="Arial" w:hAnsi="Arial" w:cs="Arial"/>
        </w:rPr>
        <w:t>hãy sử dụng thủ tục</w:t>
      </w:r>
      <w:r w:rsidRPr="001058B5">
        <w:rPr>
          <w:rFonts w:ascii="Arial" w:hAnsi="Arial" w:cs="Arial"/>
        </w:rPr>
        <w:t xml:space="preserve"> DBMS_AUDIT_MGMT.SET_LAST_ARCHIVE_TIMESTAMP</w:t>
      </w:r>
    </w:p>
    <w:p w14:paraId="148ACF99" w14:textId="77777777" w:rsidR="009B29A7" w:rsidRPr="001058B5" w:rsidRDefault="009B29A7" w:rsidP="009B29A7">
      <w:pPr>
        <w:pStyle w:val="BodyText"/>
        <w:ind w:left="1660" w:right="6623" w:hanging="1"/>
        <w:rPr>
          <w:rFonts w:ascii="Arial" w:hAnsi="Arial" w:cs="Arial"/>
        </w:rPr>
      </w:pPr>
      <w:r>
        <w:rPr>
          <w:rFonts w:ascii="Arial" w:hAnsi="Arial" w:cs="Arial"/>
        </w:rPr>
        <w:t>PL/SQL</w:t>
      </w:r>
      <w:r w:rsidRPr="001058B5">
        <w:rPr>
          <w:rFonts w:ascii="Arial" w:hAnsi="Arial" w:cs="Arial"/>
        </w:rPr>
        <w:t>.</w:t>
      </w:r>
    </w:p>
    <w:p w14:paraId="2C4ADA34" w14:textId="77777777" w:rsidR="009B29A7" w:rsidRPr="001058B5" w:rsidRDefault="009B29A7" w:rsidP="009B29A7">
      <w:pPr>
        <w:pStyle w:val="BodyText"/>
        <w:spacing w:before="106"/>
        <w:ind w:left="1660" w:right="6666"/>
        <w:rPr>
          <w:rFonts w:ascii="Arial" w:hAnsi="Arial" w:cs="Arial"/>
        </w:rPr>
      </w:pPr>
      <w:r>
        <w:rPr>
          <w:rFonts w:ascii="Arial" w:hAnsi="Arial" w:cs="Arial"/>
        </w:rPr>
        <w:t>Ví dụ</w:t>
      </w:r>
      <w:r w:rsidRPr="001058B5">
        <w:rPr>
          <w:rFonts w:ascii="Arial" w:hAnsi="Arial" w:cs="Arial"/>
        </w:rPr>
        <w:t>:</w:t>
      </w:r>
    </w:p>
    <w:p w14:paraId="4EA1CA84"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2FE30AB0" w14:textId="77777777" w:rsidR="009B29A7" w:rsidRPr="001058B5" w:rsidRDefault="009B29A7" w:rsidP="009B29A7">
      <w:pPr>
        <w:spacing w:before="16"/>
        <w:ind w:left="1844"/>
        <w:rPr>
          <w:rFonts w:ascii="Arial" w:hAnsi="Arial" w:cs="Arial"/>
          <w:sz w:val="18"/>
        </w:rPr>
      </w:pPr>
      <w:r w:rsidRPr="001058B5">
        <w:rPr>
          <w:rFonts w:ascii="Arial" w:hAnsi="Arial" w:cs="Arial"/>
          <w:w w:val="95"/>
          <w:sz w:val="18"/>
        </w:rPr>
        <w:t>DBMS_AUDIT_MGMT.SET_LAST_ARCHIVE_TIMESTAMP(</w:t>
      </w:r>
    </w:p>
    <w:p w14:paraId="341DC885" w14:textId="77777777" w:rsidR="009B29A7" w:rsidRPr="001058B5" w:rsidRDefault="009B29A7" w:rsidP="009B29A7">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75A27433"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7450B937"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57DE7A60" w14:textId="77777777" w:rsidR="009B29A7" w:rsidRPr="001058B5" w:rsidRDefault="009B29A7" w:rsidP="009B29A7">
      <w:pPr>
        <w:pStyle w:val="BodyText"/>
        <w:spacing w:before="3"/>
        <w:rPr>
          <w:rFonts w:ascii="Arial" w:hAnsi="Arial" w:cs="Arial"/>
          <w:sz w:val="18"/>
        </w:rPr>
      </w:pPr>
    </w:p>
    <w:p w14:paraId="0D09976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44024527" w14:textId="77777777" w:rsidR="009B29A7" w:rsidRPr="001058B5" w:rsidRDefault="009B29A7"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AUDIT_TRAIL_TYPE</w:t>
      </w:r>
      <w:r>
        <w:rPr>
          <w:rFonts w:ascii="Arial" w:hAnsi="Arial" w:cs="Arial"/>
          <w:sz w:val="20"/>
        </w:rPr>
        <w:t>: nhập 1 trong những cài đặt sau</w:t>
      </w:r>
      <w:r w:rsidRPr="001058B5">
        <w:rPr>
          <w:rFonts w:ascii="Arial" w:hAnsi="Arial" w:cs="Arial"/>
          <w:sz w:val="20"/>
        </w:rPr>
        <w:t>:</w:t>
      </w:r>
    </w:p>
    <w:p w14:paraId="2623B0E0" w14:textId="77777777" w:rsidR="009B29A7" w:rsidRPr="00311610" w:rsidRDefault="009B29A7" w:rsidP="009B29A7">
      <w:pPr>
        <w:pStyle w:val="ListParagraph"/>
        <w:numPr>
          <w:ilvl w:val="0"/>
          <w:numId w:val="27"/>
        </w:numPr>
        <w:tabs>
          <w:tab w:val="left" w:pos="2379"/>
          <w:tab w:val="left" w:pos="2380"/>
        </w:tabs>
        <w:spacing w:before="117" w:line="228" w:lineRule="auto"/>
        <w:ind w:right="1093" w:hanging="359"/>
        <w:rPr>
          <w:rFonts w:ascii="Arial" w:hAnsi="Arial" w:cs="Arial"/>
          <w:sz w:val="20"/>
          <w:szCs w:val="20"/>
        </w:rPr>
      </w:pPr>
      <w:r w:rsidRPr="00311610">
        <w:rPr>
          <w:rFonts w:ascii="Arial" w:hAnsi="Arial" w:cs="Arial"/>
          <w:w w:val="90"/>
          <w:sz w:val="20"/>
          <w:szCs w:val="20"/>
        </w:rPr>
        <w:t xml:space="preserve">DBMS_AUDIT_MGMT.AUDIT_TRAIL_AUD_STD: </w:t>
      </w:r>
      <w:r w:rsidRPr="00311610">
        <w:rPr>
          <w:rStyle w:val="shorttext"/>
          <w:rFonts w:ascii="Arial" w:hAnsi="Arial" w:cs="Arial"/>
          <w:sz w:val="20"/>
          <w:szCs w:val="20"/>
          <w:lang w:val="vi-VN"/>
        </w:rPr>
        <w:t>Chỉ định bảng kiểm tra đường tiêu chuẩn, AUD $.</w:t>
      </w:r>
    </w:p>
    <w:p w14:paraId="424554B2" w14:textId="77777777" w:rsidR="009B29A7" w:rsidRPr="00311610" w:rsidRDefault="009B29A7" w:rsidP="009B29A7">
      <w:pPr>
        <w:pStyle w:val="ListParagraph"/>
        <w:numPr>
          <w:ilvl w:val="0"/>
          <w:numId w:val="27"/>
        </w:numPr>
        <w:tabs>
          <w:tab w:val="left" w:pos="2379"/>
          <w:tab w:val="left" w:pos="2380"/>
        </w:tabs>
        <w:spacing w:before="120" w:line="228" w:lineRule="auto"/>
        <w:ind w:right="826" w:hanging="359"/>
        <w:rPr>
          <w:rFonts w:ascii="Arial" w:hAnsi="Arial" w:cs="Arial"/>
          <w:sz w:val="20"/>
          <w:szCs w:val="20"/>
        </w:rPr>
      </w:pPr>
      <w:r w:rsidRPr="00311610">
        <w:rPr>
          <w:rFonts w:ascii="Arial" w:hAnsi="Arial" w:cs="Arial"/>
          <w:w w:val="90"/>
          <w:sz w:val="20"/>
          <w:szCs w:val="20"/>
        </w:rPr>
        <w:t xml:space="preserve">DBMS_AUDIT_MGMT.AUDIT_TRAIL_FGA_STD: </w:t>
      </w:r>
      <w:r w:rsidRPr="00311610">
        <w:rPr>
          <w:rFonts w:ascii="Arial" w:hAnsi="Arial" w:cs="Arial"/>
          <w:sz w:val="20"/>
          <w:szCs w:val="20"/>
          <w:lang w:val="vi-VN"/>
        </w:rPr>
        <w:t xml:space="preserve">Chỉ định bảng kiểm tra chi tiết hạt mịn, FGA_LOG </w:t>
      </w:r>
      <w:r w:rsidRPr="00311610">
        <w:rPr>
          <w:rFonts w:ascii="Arial" w:hAnsi="Arial" w:cs="Arial"/>
          <w:sz w:val="20"/>
          <w:szCs w:val="20"/>
        </w:rPr>
        <w:t>$.</w:t>
      </w:r>
    </w:p>
    <w:p w14:paraId="78CF09E7" w14:textId="77777777" w:rsidR="009B29A7" w:rsidRPr="00311610" w:rsidRDefault="009B29A7" w:rsidP="009B29A7">
      <w:pPr>
        <w:pStyle w:val="ListParagraph"/>
        <w:numPr>
          <w:ilvl w:val="0"/>
          <w:numId w:val="27"/>
        </w:numPr>
        <w:tabs>
          <w:tab w:val="left" w:pos="2379"/>
          <w:tab w:val="left" w:pos="2380"/>
        </w:tabs>
        <w:spacing w:before="112" w:line="246" w:lineRule="exact"/>
        <w:ind w:hanging="359"/>
        <w:rPr>
          <w:rFonts w:ascii="Arial" w:hAnsi="Arial" w:cs="Arial"/>
          <w:sz w:val="20"/>
          <w:szCs w:val="20"/>
        </w:rPr>
      </w:pPr>
      <w:r w:rsidRPr="00311610">
        <w:rPr>
          <w:rFonts w:ascii="Arial" w:hAnsi="Arial" w:cs="Arial"/>
          <w:sz w:val="20"/>
          <w:szCs w:val="20"/>
        </w:rPr>
        <w:t>DBMS_AUDIT_MGMT.AUDIT_TRAIL_OS</w:t>
      </w:r>
      <w:r w:rsidRPr="00311610">
        <w:rPr>
          <w:rFonts w:ascii="Arial" w:hAnsi="Arial" w:cs="Arial"/>
          <w:sz w:val="20"/>
          <w:szCs w:val="20"/>
          <w:lang w:val="vi-VN"/>
        </w:rPr>
        <w:t xml:space="preserve"> Các tệp đường dẫn kiểm tra hệ thống điều hành với .aud mở rộng. (Cài đặt này không áp dụng cho các mục nhập Nhật ký sự kiện Windows).</w:t>
      </w:r>
    </w:p>
    <w:p w14:paraId="39BBC992" w14:textId="77777777" w:rsidR="009B29A7" w:rsidRPr="00311610" w:rsidRDefault="009B29A7" w:rsidP="009B29A7">
      <w:pPr>
        <w:pStyle w:val="ListParagraph"/>
        <w:numPr>
          <w:ilvl w:val="0"/>
          <w:numId w:val="27"/>
        </w:numPr>
        <w:tabs>
          <w:tab w:val="left" w:pos="2379"/>
          <w:tab w:val="left" w:pos="2380"/>
        </w:tabs>
        <w:spacing w:before="107"/>
        <w:ind w:hanging="359"/>
        <w:rPr>
          <w:rFonts w:ascii="Arial" w:hAnsi="Arial" w:cs="Arial"/>
          <w:sz w:val="20"/>
          <w:szCs w:val="20"/>
        </w:rPr>
      </w:pPr>
      <w:r w:rsidRPr="00311610">
        <w:rPr>
          <w:rFonts w:ascii="Arial" w:hAnsi="Arial" w:cs="Arial"/>
          <w:sz w:val="20"/>
          <w:szCs w:val="20"/>
        </w:rPr>
        <w:t>DBMS_AUDIT_MGMT.AUDIT_TRAIL_XML:</w:t>
      </w:r>
      <w:r w:rsidRPr="00311610">
        <w:rPr>
          <w:rFonts w:ascii="Arial" w:hAnsi="Arial" w:cs="Arial"/>
          <w:spacing w:val="-15"/>
          <w:sz w:val="20"/>
          <w:szCs w:val="20"/>
        </w:rPr>
        <w:t xml:space="preserve"> </w:t>
      </w:r>
      <w:r w:rsidRPr="00311610">
        <w:rPr>
          <w:rStyle w:val="shorttext"/>
          <w:rFonts w:ascii="Arial" w:hAnsi="Arial" w:cs="Arial"/>
          <w:sz w:val="20"/>
          <w:szCs w:val="20"/>
          <w:lang w:val="vi-VN"/>
        </w:rPr>
        <w:t xml:space="preserve">Chỉ định đường dẫn kiểm tra </w:t>
      </w:r>
      <w:r w:rsidRPr="00311610">
        <w:rPr>
          <w:rStyle w:val="shorttext"/>
          <w:rFonts w:ascii="Arial" w:hAnsi="Arial" w:cs="Arial"/>
          <w:sz w:val="20"/>
          <w:szCs w:val="20"/>
        </w:rPr>
        <w:t xml:space="preserve">tệp </w:t>
      </w:r>
      <w:r w:rsidRPr="00311610">
        <w:rPr>
          <w:rStyle w:val="shorttext"/>
          <w:rFonts w:ascii="Arial" w:hAnsi="Arial" w:cs="Arial"/>
          <w:sz w:val="20"/>
          <w:szCs w:val="20"/>
          <w:lang w:val="vi-VN"/>
        </w:rPr>
        <w:t>XML</w:t>
      </w:r>
      <w:r w:rsidRPr="00311610">
        <w:rPr>
          <w:rFonts w:ascii="Arial" w:hAnsi="Arial" w:cs="Arial"/>
          <w:sz w:val="20"/>
          <w:szCs w:val="20"/>
        </w:rPr>
        <w:t>.</w:t>
      </w:r>
    </w:p>
    <w:p w14:paraId="7430BA2E" w14:textId="77777777" w:rsidR="009B29A7" w:rsidRPr="00311610" w:rsidRDefault="009B29A7" w:rsidP="006F7931">
      <w:pPr>
        <w:pStyle w:val="ListParagraph"/>
        <w:numPr>
          <w:ilvl w:val="1"/>
          <w:numId w:val="137"/>
        </w:numPr>
        <w:tabs>
          <w:tab w:val="left" w:pos="2020"/>
        </w:tabs>
        <w:spacing w:before="118" w:line="228" w:lineRule="auto"/>
        <w:ind w:right="874" w:hanging="359"/>
        <w:rPr>
          <w:rFonts w:ascii="Arial" w:hAnsi="Arial" w:cs="Arial"/>
          <w:sz w:val="20"/>
          <w:szCs w:val="20"/>
        </w:rPr>
      </w:pPr>
      <w:r w:rsidRPr="001058B5">
        <w:rPr>
          <w:rFonts w:ascii="Arial" w:hAnsi="Arial" w:cs="Arial"/>
          <w:w w:val="95"/>
          <w:sz w:val="20"/>
        </w:rPr>
        <w:t xml:space="preserve">LAST_ARCHIVE_TIME: </w:t>
      </w:r>
      <w:r w:rsidRPr="00311610">
        <w:rPr>
          <w:rFonts w:ascii="Arial" w:hAnsi="Arial" w:cs="Arial"/>
          <w:sz w:val="20"/>
          <w:szCs w:val="20"/>
          <w:lang w:val="vi-VN"/>
        </w:rPr>
        <w:t>Nhập dấu thời gian trong định dạng HHYY-MM-DD HH: MI: SS.FF UTC (Giờ quốc tế phối hợp) cho AUDIT_TRAIL_DB_AUD và AUDIT_TRAIL_ FGA_STD (đường dẫn kiểm tra tiêu chuẩn và chi tiết) và trong Múi giờ địa phương cho AUDIT_TRAIL_OS và AUDIT_TRAIL_XML (hoạt động các đường dẫn kiểm tra hệ thống và XML</w:t>
      </w:r>
      <w:r w:rsidRPr="00311610">
        <w:rPr>
          <w:rFonts w:ascii="Arial" w:hAnsi="Arial" w:cs="Arial"/>
          <w:w w:val="95"/>
          <w:sz w:val="20"/>
          <w:szCs w:val="20"/>
        </w:rPr>
        <w:t>).</w:t>
      </w:r>
    </w:p>
    <w:p w14:paraId="0C63763E" w14:textId="77777777" w:rsidR="009B29A7" w:rsidRPr="001058B5" w:rsidRDefault="009B29A7" w:rsidP="006F7931">
      <w:pPr>
        <w:pStyle w:val="ListParagraph"/>
        <w:numPr>
          <w:ilvl w:val="1"/>
          <w:numId w:val="137"/>
        </w:numPr>
        <w:tabs>
          <w:tab w:val="left" w:pos="2020"/>
        </w:tabs>
        <w:spacing w:before="121" w:line="228" w:lineRule="auto"/>
        <w:ind w:right="814" w:hanging="359"/>
        <w:rPr>
          <w:rFonts w:ascii="Arial" w:hAnsi="Arial" w:cs="Arial"/>
          <w:sz w:val="20"/>
        </w:rPr>
      </w:pPr>
      <w:r w:rsidRPr="00311610">
        <w:rPr>
          <w:rFonts w:ascii="Arial" w:hAnsi="Arial" w:cs="Arial"/>
          <w:sz w:val="20"/>
          <w:szCs w:val="20"/>
        </w:rPr>
        <w:t xml:space="preserve">RAC_INSTANCE_NUMBER: </w:t>
      </w:r>
      <w:r w:rsidRPr="00311610">
        <w:rPr>
          <w:rFonts w:ascii="Arial" w:hAnsi="Arial" w:cs="Arial"/>
          <w:sz w:val="20"/>
          <w:szCs w:val="20"/>
          <w:lang w:val="vi-VN"/>
        </w:rPr>
        <w:t>Chỉ định số cá thể cho một cài đặt Oracle RAC. Nếu bạn đã chỉ định loại đường dẫn kiểm tra DBMS_AUDIT_MGMT.AUDIT_TRAIL_AUD_STD hoặc DBMS_AUDIT_MGMT.AUDIT_TRAIL_FGA_STD, bạn có thể bỏ qua đối số RAC_ INSTANCE_NUMBER. Điều này là do chỉ có một bảng AUD $ và FGA_LOG $, ngay cả khi cài đặt Oracle RAC. Giá trị mặc định là 0, được sử dụng cho các cài đặt cơ sở dữ liệu đơn l</w:t>
      </w:r>
      <w:r w:rsidRPr="001058B5">
        <w:rPr>
          <w:rFonts w:ascii="Arial" w:hAnsi="Arial" w:cs="Arial"/>
          <w:sz w:val="20"/>
        </w:rPr>
        <w:t>.</w:t>
      </w:r>
    </w:p>
    <w:p w14:paraId="5EBBE1FE" w14:textId="77777777" w:rsidR="009B29A7" w:rsidRPr="00311610" w:rsidRDefault="009B29A7" w:rsidP="009B29A7">
      <w:pPr>
        <w:pStyle w:val="BodyText"/>
        <w:spacing w:before="125" w:line="228" w:lineRule="auto"/>
        <w:ind w:left="1660" w:right="848" w:hanging="1"/>
        <w:rPr>
          <w:rFonts w:ascii="Arial" w:hAnsi="Arial" w:cs="Arial"/>
        </w:rPr>
      </w:pPr>
      <w:r w:rsidRPr="00311610">
        <w:rPr>
          <w:rFonts w:ascii="Arial" w:hAnsi="Arial" w:cs="Arial"/>
          <w:lang w:val="vi-VN"/>
        </w:rPr>
        <w:t>Thông thường, sau khi bạn đặt dấu thời gian, bạn có thể sử dụng thủ tục PLMS SQL DBMS_AUDIT_MGMT.CLEAN_ AUDIT_TRAIL để xóa các bản ghi kiểm toán đã được tạo trước ngày dấu thời gian</w:t>
      </w:r>
      <w:r w:rsidRPr="00311610">
        <w:rPr>
          <w:rFonts w:ascii="Arial" w:hAnsi="Arial" w:cs="Arial"/>
        </w:rPr>
        <w:t>.</w:t>
      </w:r>
    </w:p>
    <w:p w14:paraId="68D9B353" w14:textId="77777777" w:rsidR="009B29A7" w:rsidRPr="001058B5" w:rsidRDefault="009B29A7" w:rsidP="009B29A7">
      <w:pPr>
        <w:pStyle w:val="BodyText"/>
        <w:spacing w:before="6"/>
        <w:rPr>
          <w:rFonts w:ascii="Arial" w:hAnsi="Arial" w:cs="Arial"/>
          <w:sz w:val="23"/>
        </w:rPr>
      </w:pPr>
    </w:p>
    <w:p w14:paraId="02C16022" w14:textId="77777777" w:rsidR="009B29A7" w:rsidRPr="001058B5" w:rsidRDefault="009B29A7" w:rsidP="009B29A7">
      <w:pPr>
        <w:pStyle w:val="Heading6"/>
        <w:ind w:left="1660"/>
      </w:pPr>
      <w:bookmarkStart w:id="1858" w:name="Step_5:_Create_and_Schedule_the_Purge_Jo"/>
      <w:bookmarkStart w:id="1859" w:name="_bookmark2063"/>
      <w:bookmarkStart w:id="1860" w:name="_bookmark2064"/>
      <w:bookmarkEnd w:id="1858"/>
      <w:bookmarkEnd w:id="1859"/>
      <w:bookmarkEnd w:id="1860"/>
      <w:r>
        <w:rPr>
          <w:rStyle w:val="shorttext"/>
          <w:lang w:val="vi-VN"/>
        </w:rPr>
        <w:t>B</w:t>
      </w:r>
      <w:r>
        <w:rPr>
          <w:rStyle w:val="shorttext"/>
          <w:rFonts w:ascii="Cambria" w:hAnsi="Cambria" w:cs="Cambria"/>
          <w:lang w:val="vi-VN"/>
        </w:rPr>
        <w:t>ướ</w:t>
      </w:r>
      <w:r>
        <w:rPr>
          <w:rStyle w:val="shorttext"/>
          <w:lang w:val="vi-VN"/>
        </w:rPr>
        <w:t>c 5: T</w:t>
      </w:r>
      <w:r>
        <w:rPr>
          <w:rStyle w:val="shorttext"/>
          <w:rFonts w:ascii="Cambria" w:hAnsi="Cambria" w:cs="Cambria"/>
          <w:lang w:val="vi-VN"/>
        </w:rPr>
        <w:t>ạ</w:t>
      </w:r>
      <w:r>
        <w:rPr>
          <w:rStyle w:val="shorttext"/>
          <w:lang w:val="vi-VN"/>
        </w:rPr>
        <w:t>o và lên l</w:t>
      </w:r>
      <w:r>
        <w:rPr>
          <w:rStyle w:val="shorttext"/>
          <w:rFonts w:ascii="Cambria" w:hAnsi="Cambria" w:cs="Cambria"/>
          <w:lang w:val="vi-VN"/>
        </w:rPr>
        <w:t>ị</w:t>
      </w:r>
      <w:r>
        <w:rPr>
          <w:rStyle w:val="shorttext"/>
          <w:lang w:val="vi-VN"/>
        </w:rPr>
        <w:t>ch công vi</w:t>
      </w:r>
      <w:r>
        <w:rPr>
          <w:rStyle w:val="shorttext"/>
          <w:rFonts w:ascii="Cambria" w:hAnsi="Cambria" w:cs="Cambria"/>
          <w:lang w:val="vi-VN"/>
        </w:rPr>
        <w:t>ệ</w:t>
      </w:r>
      <w:r>
        <w:rPr>
          <w:rStyle w:val="shorttext"/>
          <w:lang w:val="vi-VN"/>
        </w:rPr>
        <w:t>c thanh l</w:t>
      </w:r>
      <w:r>
        <w:rPr>
          <w:rStyle w:val="shorttext"/>
          <w:rFonts w:ascii="Cambria" w:hAnsi="Cambria" w:cs="Cambria"/>
          <w:lang w:val="vi-VN"/>
        </w:rPr>
        <w:t>ọ</w:t>
      </w:r>
      <w:r>
        <w:rPr>
          <w:rStyle w:val="shorttext"/>
          <w:lang w:val="vi-VN"/>
        </w:rPr>
        <w:t>c</w:t>
      </w:r>
    </w:p>
    <w:p w14:paraId="4F9197D2" w14:textId="77777777" w:rsidR="009B29A7" w:rsidRPr="00311610" w:rsidRDefault="009B29A7" w:rsidP="009B29A7">
      <w:pPr>
        <w:pStyle w:val="BodyText"/>
        <w:spacing w:before="58" w:line="228" w:lineRule="auto"/>
        <w:ind w:left="1660" w:right="1001" w:hanging="1"/>
        <w:rPr>
          <w:rFonts w:ascii="Arial" w:hAnsi="Arial" w:cs="Arial"/>
        </w:rPr>
      </w:pPr>
      <w:r w:rsidRPr="00311610">
        <w:rPr>
          <w:rFonts w:ascii="Arial" w:hAnsi="Arial" w:cs="Arial"/>
          <w:lang w:val="vi-VN"/>
        </w:rPr>
        <w:t>Tạo và lên lịch công việc thanh lọc bằng cách chạy thủ tục DBMS_AUDIT_MGMT.CREATE_PURGE_ JOB PL / SQL</w:t>
      </w:r>
      <w:r w:rsidRPr="00311610">
        <w:rPr>
          <w:rFonts w:ascii="Arial" w:hAnsi="Arial" w:cs="Arial"/>
        </w:rPr>
        <w:t>.</w:t>
      </w:r>
    </w:p>
    <w:p w14:paraId="1F7A3839"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2ECBA086" w14:textId="77777777" w:rsidR="009B29A7" w:rsidRPr="001058B5" w:rsidRDefault="009B29A7" w:rsidP="009B29A7">
      <w:pPr>
        <w:rPr>
          <w:rFonts w:ascii="Arial" w:hAnsi="Arial" w:cs="Arial"/>
        </w:rPr>
        <w:sectPr w:rsidR="009B29A7" w:rsidRPr="001058B5">
          <w:pgSz w:w="12240" w:h="15840"/>
          <w:pgMar w:top="840" w:right="1060" w:bottom="860" w:left="1100" w:header="549" w:footer="663" w:gutter="0"/>
          <w:cols w:space="720"/>
        </w:sectPr>
      </w:pPr>
    </w:p>
    <w:p w14:paraId="54DA08E6" w14:textId="77777777" w:rsidR="009B29A7" w:rsidRPr="001058B5" w:rsidRDefault="009B29A7" w:rsidP="009B29A7">
      <w:pPr>
        <w:pStyle w:val="BodyText"/>
        <w:spacing w:before="7"/>
        <w:rPr>
          <w:rFonts w:ascii="Arial" w:hAnsi="Arial" w:cs="Arial"/>
          <w:sz w:val="27"/>
        </w:rPr>
      </w:pPr>
    </w:p>
    <w:p w14:paraId="4B943FB0" w14:textId="77777777" w:rsidR="009B29A7" w:rsidRPr="001058B5" w:rsidRDefault="009B29A7" w:rsidP="009B29A7">
      <w:pPr>
        <w:spacing w:before="95"/>
        <w:ind w:left="2260"/>
        <w:rPr>
          <w:rFonts w:ascii="Arial" w:hAnsi="Arial" w:cs="Arial"/>
          <w:sz w:val="18"/>
        </w:rPr>
      </w:pPr>
      <w:r w:rsidRPr="001058B5">
        <w:rPr>
          <w:rFonts w:ascii="Arial" w:hAnsi="Arial" w:cs="Arial"/>
          <w:w w:val="95"/>
          <w:sz w:val="18"/>
        </w:rPr>
        <w:t>BEGIN</w:t>
      </w:r>
    </w:p>
    <w:p w14:paraId="115C1E81"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DBMS_AUDIT_MGMT.CREATE_PURGE_JOB (</w:t>
      </w:r>
    </w:p>
    <w:p w14:paraId="160AECFE" w14:textId="77777777" w:rsidR="009B29A7" w:rsidRPr="001058B5" w:rsidRDefault="009B29A7" w:rsidP="009B29A7">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C32939B" w14:textId="77777777" w:rsidR="009B29A7" w:rsidRPr="001058B5" w:rsidRDefault="009B29A7" w:rsidP="009B29A7">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7B55782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18EF37A7"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2C36C03C" w14:textId="77777777" w:rsidR="009B29A7" w:rsidRPr="001058B5" w:rsidRDefault="009B29A7" w:rsidP="009B29A7">
      <w:pPr>
        <w:pStyle w:val="BodyText"/>
        <w:spacing w:before="4"/>
        <w:rPr>
          <w:rFonts w:ascii="Arial" w:hAnsi="Arial" w:cs="Arial"/>
          <w:sz w:val="18"/>
        </w:rPr>
      </w:pPr>
    </w:p>
    <w:p w14:paraId="4B798AF9" w14:textId="77777777" w:rsidR="009B29A7" w:rsidRPr="001058B5" w:rsidRDefault="009B29A7" w:rsidP="009B29A7">
      <w:pPr>
        <w:pStyle w:val="BodyText"/>
        <w:ind w:left="2260"/>
        <w:rPr>
          <w:rFonts w:ascii="Arial" w:hAnsi="Arial" w:cs="Arial"/>
        </w:rPr>
      </w:pPr>
      <w:r w:rsidRPr="001058B5">
        <w:rPr>
          <w:rFonts w:ascii="Arial" w:hAnsi="Arial" w:cs="Arial"/>
        </w:rPr>
        <w:t>In this example:</w:t>
      </w:r>
    </w:p>
    <w:p w14:paraId="10D54FBF" w14:textId="77777777" w:rsidR="009B29A7" w:rsidRPr="001058B5" w:rsidRDefault="009B29A7"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 xml:space="preserve">AUDIT_TRAIL_TYPE: </w:t>
      </w:r>
      <w:r>
        <w:rPr>
          <w:rFonts w:ascii="Arial" w:hAnsi="Arial" w:cs="Arial"/>
          <w:sz w:val="20"/>
        </w:rPr>
        <w:t>nhập vào 1 trong những giá trị sau</w:t>
      </w:r>
      <w:r w:rsidRPr="001058B5">
        <w:rPr>
          <w:rFonts w:ascii="Arial" w:hAnsi="Arial" w:cs="Arial"/>
          <w:sz w:val="20"/>
        </w:rPr>
        <w:t>:</w:t>
      </w:r>
    </w:p>
    <w:p w14:paraId="62610B55" w14:textId="77777777" w:rsidR="009B29A7" w:rsidRPr="00596E3A"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w w:val="95"/>
          <w:sz w:val="20"/>
        </w:rPr>
        <w:t>DBMS_AUDIT_MGMT.AUDIT_TRAIL_AUD_</w:t>
      </w:r>
      <w:r w:rsidRPr="00596E3A">
        <w:rPr>
          <w:rFonts w:ascii="Arial" w:hAnsi="Arial" w:cs="Arial"/>
          <w:w w:val="95"/>
          <w:sz w:val="20"/>
          <w:szCs w:val="20"/>
        </w:rPr>
        <w:t>STD</w:t>
      </w:r>
      <w:r w:rsidRPr="00596E3A">
        <w:rPr>
          <w:rStyle w:val="shorttext"/>
          <w:rFonts w:ascii="Arial" w:hAnsi="Arial" w:cs="Arial"/>
          <w:sz w:val="20"/>
          <w:szCs w:val="20"/>
          <w:lang w:val="vi-VN"/>
        </w:rPr>
        <w:t>Bảng kiểm tra đường mòn tiêu chuẩn, AUD</w:t>
      </w:r>
      <w:r w:rsidRPr="00596E3A">
        <w:rPr>
          <w:rFonts w:ascii="Arial" w:hAnsi="Arial" w:cs="Arial"/>
          <w:w w:val="95"/>
          <w:sz w:val="20"/>
          <w:szCs w:val="20"/>
        </w:rPr>
        <w:t xml:space="preserve"> $</w:t>
      </w:r>
    </w:p>
    <w:p w14:paraId="3FFC9784" w14:textId="77777777" w:rsidR="009B29A7" w:rsidRPr="00596E3A" w:rsidRDefault="009B29A7" w:rsidP="006F7931">
      <w:pPr>
        <w:pStyle w:val="ListParagraph"/>
        <w:numPr>
          <w:ilvl w:val="3"/>
          <w:numId w:val="137"/>
        </w:numPr>
        <w:tabs>
          <w:tab w:val="left" w:pos="2979"/>
          <w:tab w:val="left" w:pos="2980"/>
        </w:tabs>
        <w:spacing w:before="108" w:line="252" w:lineRule="auto"/>
        <w:ind w:right="3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khảo sát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584D8269" w14:textId="77777777" w:rsidR="009B29A7" w:rsidRPr="00596E3A" w:rsidRDefault="009B29A7" w:rsidP="006F7931">
      <w:pPr>
        <w:pStyle w:val="ListParagraph"/>
        <w:numPr>
          <w:ilvl w:val="3"/>
          <w:numId w:val="137"/>
        </w:numPr>
        <w:tabs>
          <w:tab w:val="left" w:pos="2979"/>
          <w:tab w:val="left" w:pos="2980"/>
        </w:tabs>
        <w:spacing w:before="107" w:line="228" w:lineRule="auto"/>
        <w:ind w:right="203"/>
        <w:rPr>
          <w:rFonts w:ascii="Arial" w:hAnsi="Arial" w:cs="Arial"/>
          <w:sz w:val="20"/>
          <w:szCs w:val="20"/>
        </w:rPr>
      </w:pPr>
      <w:r w:rsidRPr="00596E3A">
        <w:rPr>
          <w:rFonts w:ascii="Arial" w:hAnsi="Arial" w:cs="Arial"/>
          <w:w w:val="90"/>
          <w:sz w:val="20"/>
          <w:szCs w:val="20"/>
        </w:rPr>
        <w:t xml:space="preserve">DBMS_AUDIT_MGMT.AUDIT_TRAIL_DB_STD: </w:t>
      </w:r>
      <w:r w:rsidRPr="00596E3A">
        <w:rPr>
          <w:rStyle w:val="shorttext"/>
          <w:rFonts w:ascii="Arial" w:hAnsi="Arial" w:cs="Arial"/>
          <w:sz w:val="20"/>
          <w:szCs w:val="20"/>
          <w:lang w:val="vi-VN"/>
        </w:rPr>
        <w:t>Cả bảng xếp hạng kiểm tra tiêu chuẩn và chi tiết hạt mịn</w:t>
      </w:r>
    </w:p>
    <w:p w14:paraId="3090DFB8"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pacing w:val="-13"/>
          <w:w w:val="95"/>
          <w:sz w:val="20"/>
          <w:szCs w:val="20"/>
        </w:rPr>
        <w:t xml:space="preserve"> </w:t>
      </w:r>
      <w:r w:rsidRPr="00596E3A">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40E36D10"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đường dẫn kiểm tra XML</w:t>
      </w:r>
    </w:p>
    <w:p w14:paraId="6FDBC2C5" w14:textId="77777777" w:rsidR="009B29A7" w:rsidRPr="00596E3A" w:rsidRDefault="009B29A7" w:rsidP="006F7931">
      <w:pPr>
        <w:pStyle w:val="ListParagraph"/>
        <w:numPr>
          <w:ilvl w:val="3"/>
          <w:numId w:val="137"/>
        </w:numPr>
        <w:tabs>
          <w:tab w:val="left" w:pos="2979"/>
          <w:tab w:val="left" w:pos="2980"/>
        </w:tabs>
        <w:spacing w:before="117" w:line="228" w:lineRule="auto"/>
        <w:ind w:right="210"/>
        <w:rPr>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5CCBF61A" w14:textId="77777777" w:rsidR="009B29A7" w:rsidRPr="00596E3A" w:rsidRDefault="009B29A7" w:rsidP="006F7931">
      <w:pPr>
        <w:pStyle w:val="ListParagraph"/>
        <w:numPr>
          <w:ilvl w:val="3"/>
          <w:numId w:val="137"/>
        </w:numPr>
        <w:tabs>
          <w:tab w:val="left" w:pos="2979"/>
          <w:tab w:val="left" w:pos="2980"/>
        </w:tabs>
        <w:spacing w:before="124" w:line="228" w:lineRule="auto"/>
        <w:ind w:right="761"/>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17AD2B13" w14:textId="77777777" w:rsidR="009B29A7" w:rsidRPr="001058B5" w:rsidRDefault="009B29A7" w:rsidP="006F7931">
      <w:pPr>
        <w:pStyle w:val="ListParagraph"/>
        <w:numPr>
          <w:ilvl w:val="2"/>
          <w:numId w:val="137"/>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596E3A">
        <w:rPr>
          <w:rFonts w:ascii="Arial" w:hAnsi="Arial" w:cs="Arial"/>
          <w:sz w:val="20"/>
          <w:lang w:val="vi-VN"/>
        </w:rPr>
        <w:t>Chỉ định khoảng thời gian hàng giờ cho công việc thanh lọc này để chạy. Thời gian bắt đầu khi bạn chạy thủ tục DBMS_AUDIT_MGMT.CREATE_PURGE_JOB, trong trường hợp này, 12 giờ sau khi bạn chạy thủ tục này. Sau đó, nếu bạn muốn cập nhật giá trị này, hãy chạy quy trình DBMS_AUDIT_MGMT.SET_PURGE_JOB_INTERVAL</w:t>
      </w:r>
      <w:r w:rsidRPr="001058B5">
        <w:rPr>
          <w:rFonts w:ascii="Arial" w:hAnsi="Arial" w:cs="Arial"/>
          <w:sz w:val="20"/>
        </w:rPr>
        <w:t>.</w:t>
      </w:r>
    </w:p>
    <w:p w14:paraId="695A3365" w14:textId="77777777" w:rsidR="009B29A7" w:rsidRPr="00596E3A" w:rsidRDefault="009B29A7" w:rsidP="006F7931">
      <w:pPr>
        <w:pStyle w:val="ListParagraph"/>
        <w:numPr>
          <w:ilvl w:val="2"/>
          <w:numId w:val="137"/>
        </w:numPr>
        <w:tabs>
          <w:tab w:val="left" w:pos="2620"/>
        </w:tabs>
        <w:spacing w:before="109"/>
        <w:ind w:left="2619" w:hanging="359"/>
        <w:rPr>
          <w:rFonts w:ascii="Arial" w:hAnsi="Arial" w:cs="Arial"/>
          <w:sz w:val="20"/>
          <w:szCs w:val="20"/>
        </w:rPr>
      </w:pPr>
      <w:r w:rsidRPr="001058B5">
        <w:rPr>
          <w:rFonts w:ascii="Arial" w:hAnsi="Arial" w:cs="Arial"/>
          <w:sz w:val="20"/>
        </w:rPr>
        <w:t>USE_LAST_ARCH_TIMESTAMP:</w:t>
      </w:r>
      <w:r w:rsidRPr="001058B5">
        <w:rPr>
          <w:rFonts w:ascii="Arial" w:hAnsi="Arial" w:cs="Arial"/>
          <w:spacing w:val="-11"/>
          <w:sz w:val="20"/>
        </w:rPr>
        <w:t xml:space="preserve"> </w:t>
      </w:r>
      <w:r w:rsidRPr="00596E3A">
        <w:rPr>
          <w:rStyle w:val="shorttext"/>
          <w:rFonts w:ascii="Arial" w:hAnsi="Arial" w:cs="Arial"/>
          <w:sz w:val="20"/>
          <w:szCs w:val="20"/>
          <w:lang w:val="vi-VN"/>
        </w:rPr>
        <w:t>Nhập một trong các cài đặt sau</w:t>
      </w:r>
      <w:r w:rsidRPr="00596E3A">
        <w:rPr>
          <w:rFonts w:ascii="Arial" w:hAnsi="Arial" w:cs="Arial"/>
          <w:sz w:val="20"/>
          <w:szCs w:val="20"/>
        </w:rPr>
        <w:t>:</w:t>
      </w:r>
    </w:p>
    <w:p w14:paraId="44728C13" w14:textId="77777777" w:rsidR="009B29A7" w:rsidRPr="00596E3A" w:rsidRDefault="009B29A7" w:rsidP="006F7931">
      <w:pPr>
        <w:pStyle w:val="ListParagraph"/>
        <w:numPr>
          <w:ilvl w:val="3"/>
          <w:numId w:val="137"/>
        </w:numPr>
        <w:tabs>
          <w:tab w:val="left" w:pos="2979"/>
          <w:tab w:val="left" w:pos="2980"/>
        </w:tabs>
        <w:spacing w:before="117" w:line="228" w:lineRule="auto"/>
        <w:ind w:left="2979" w:right="186" w:hanging="359"/>
        <w:rPr>
          <w:rFonts w:ascii="Arial" w:hAnsi="Arial" w:cs="Arial"/>
          <w:sz w:val="20"/>
          <w:szCs w:val="20"/>
        </w:rPr>
      </w:pPr>
      <w:r w:rsidRPr="00596E3A">
        <w:rPr>
          <w:rFonts w:ascii="Arial" w:hAnsi="Arial" w:cs="Arial"/>
          <w:sz w:val="20"/>
          <w:szCs w:val="20"/>
        </w:rPr>
        <w:t>TRUE:</w:t>
      </w:r>
      <w:r w:rsidRPr="00596E3A">
        <w:rPr>
          <w:rFonts w:ascii="Arial" w:hAnsi="Arial" w:cs="Arial"/>
          <w:spacing w:val="-11"/>
          <w:sz w:val="20"/>
          <w:szCs w:val="20"/>
        </w:rPr>
        <w:t xml:space="preserve"> </w:t>
      </w:r>
      <w:r w:rsidRPr="00596E3A">
        <w:rPr>
          <w:rFonts w:ascii="Arial" w:hAnsi="Arial" w:cs="Arial"/>
          <w:sz w:val="20"/>
          <w:szCs w:val="20"/>
          <w:lang w:val="vi-VN"/>
        </w:rPr>
        <w:t>Xóa các bản ghi kiểm toán được tạo trước dấu thời gian lưu trữ cuối cùng. Để kiểm tra dấu thời gian được ghi cuối cùng, hãy truy vấn cột LAST_ARCHIVE_TS của chế độ xem từ điển dữ liệu DBA_ AUDIT_MGMT_LAST_ARCH_TS. Giá trị mặc định là true. Oracle khuyên bạn nên đặt USE_LAST_ARCH_TIMESTAMP thành TRUE</w:t>
      </w:r>
      <w:r w:rsidRPr="00596E3A">
        <w:rPr>
          <w:rFonts w:ascii="Arial" w:hAnsi="Arial" w:cs="Arial"/>
          <w:sz w:val="20"/>
          <w:szCs w:val="20"/>
        </w:rPr>
        <w:t>.</w:t>
      </w:r>
    </w:p>
    <w:p w14:paraId="79747B55" w14:textId="77777777" w:rsidR="009B29A7" w:rsidRPr="00596E3A" w:rsidRDefault="009B29A7" w:rsidP="006F7931">
      <w:pPr>
        <w:pStyle w:val="ListParagraph"/>
        <w:numPr>
          <w:ilvl w:val="3"/>
          <w:numId w:val="137"/>
        </w:numPr>
        <w:tabs>
          <w:tab w:val="left" w:pos="2980"/>
        </w:tabs>
        <w:spacing w:before="119" w:line="230" w:lineRule="auto"/>
        <w:ind w:left="2979" w:right="185" w:hanging="359"/>
        <w:jc w:val="both"/>
        <w:rPr>
          <w:rFonts w:ascii="Arial" w:hAnsi="Arial" w:cs="Arial"/>
          <w:sz w:val="20"/>
          <w:szCs w:val="20"/>
        </w:rPr>
      </w:pPr>
      <w:r w:rsidRPr="00596E3A">
        <w:rPr>
          <w:rFonts w:ascii="Arial" w:hAnsi="Arial" w:cs="Arial"/>
          <w:sz w:val="20"/>
          <w:szCs w:val="20"/>
        </w:rPr>
        <w:t>FALSE:</w:t>
      </w:r>
      <w:r w:rsidRPr="00596E3A">
        <w:rPr>
          <w:rFonts w:ascii="Arial" w:hAnsi="Arial" w:cs="Arial"/>
          <w:spacing w:val="-17"/>
          <w:sz w:val="20"/>
          <w:szCs w:val="20"/>
        </w:rPr>
        <w:t xml:space="preserve"> </w:t>
      </w:r>
      <w:r w:rsidRPr="00596E3A">
        <w:rPr>
          <w:rFonts w:ascii="Arial" w:hAnsi="Arial" w:cs="Arial"/>
          <w:sz w:val="20"/>
          <w:szCs w:val="20"/>
          <w:lang w:val="vi-VN"/>
        </w:rPr>
        <w:t>Xóa tất cả các bản ghi kiểm toán mà không xem xét dấu thời gian lưu trữ cuối cùng. Hãy cẩn thận khi sử dụng cài đặt này, trong trường hợp bạn vô tình xóa các bản ghi kiểm tra không được xóa</w:t>
      </w:r>
      <w:r w:rsidRPr="00596E3A">
        <w:rPr>
          <w:rFonts w:ascii="Arial" w:hAnsi="Arial" w:cs="Arial"/>
          <w:sz w:val="20"/>
          <w:szCs w:val="20"/>
        </w:rPr>
        <w:t>.</w:t>
      </w:r>
    </w:p>
    <w:p w14:paraId="04AC6232" w14:textId="77777777" w:rsidR="009B29A7" w:rsidRPr="001058B5" w:rsidRDefault="009B29A7" w:rsidP="009B29A7">
      <w:pPr>
        <w:pStyle w:val="BodyText"/>
        <w:spacing w:before="4"/>
        <w:rPr>
          <w:rFonts w:ascii="Arial" w:hAnsi="Arial" w:cs="Arial"/>
          <w:sz w:val="23"/>
        </w:rPr>
      </w:pPr>
    </w:p>
    <w:p w14:paraId="643FC472" w14:textId="77777777" w:rsidR="009B29A7" w:rsidRPr="001058B5" w:rsidRDefault="009B29A7" w:rsidP="009B29A7">
      <w:pPr>
        <w:pStyle w:val="Heading6"/>
      </w:pPr>
      <w:bookmarkStart w:id="1861" w:name="Step_6:_Optionally,_Configure_the_Audit_"/>
      <w:bookmarkStart w:id="1862" w:name="_bookmark2065"/>
      <w:bookmarkStart w:id="1863" w:name="_bookmark2066"/>
      <w:bookmarkStart w:id="1864" w:name="_bookmark2068"/>
      <w:bookmarkEnd w:id="1861"/>
      <w:bookmarkEnd w:id="1862"/>
      <w:bookmarkEnd w:id="1863"/>
      <w:bookmarkEnd w:id="1864"/>
      <w:r>
        <w:rPr>
          <w:lang w:val="vi-VN"/>
        </w:rPr>
        <w:t>B</w:t>
      </w:r>
      <w:r>
        <w:rPr>
          <w:rFonts w:ascii="Cambria" w:hAnsi="Cambria" w:cs="Cambria"/>
          <w:lang w:val="vi-VN"/>
        </w:rPr>
        <w:t>ướ</w:t>
      </w:r>
      <w:r>
        <w:rPr>
          <w:lang w:val="vi-VN"/>
        </w:rPr>
        <w:t>c 6: Tùy ch</w:t>
      </w:r>
      <w:r>
        <w:rPr>
          <w:rFonts w:ascii="Cambria" w:hAnsi="Cambria" w:cs="Cambria"/>
          <w:lang w:val="vi-VN"/>
        </w:rPr>
        <w:t>ọ</w:t>
      </w:r>
      <w:r>
        <w:rPr>
          <w:lang w:val="vi-VN"/>
        </w:rPr>
        <w:t>n, Đ</w:t>
      </w:r>
      <w:r>
        <w:rPr>
          <w:rFonts w:ascii="Cambria" w:hAnsi="Cambria" w:cs="Cambria"/>
          <w:lang w:val="vi-VN"/>
        </w:rPr>
        <w:t>ị</w:t>
      </w:r>
      <w:r>
        <w:rPr>
          <w:lang w:val="vi-VN"/>
        </w:rPr>
        <w:t>nh c</w:t>
      </w:r>
      <w:r>
        <w:rPr>
          <w:rFonts w:ascii="Cambria" w:hAnsi="Cambria" w:cs="Cambria"/>
          <w:lang w:val="vi-VN"/>
        </w:rPr>
        <w:t>ấ</w:t>
      </w:r>
      <w:r>
        <w:rPr>
          <w:lang w:val="vi-VN"/>
        </w:rPr>
        <w:t>u hình B</w:t>
      </w:r>
      <w:r>
        <w:rPr>
          <w:rFonts w:ascii="Cambria" w:hAnsi="Cambria" w:cs="Cambria"/>
          <w:lang w:val="vi-VN"/>
        </w:rPr>
        <w:t>ả</w:t>
      </w:r>
      <w:r>
        <w:rPr>
          <w:lang w:val="vi-VN"/>
        </w:rPr>
        <w:t>n ghi Ki</w:t>
      </w:r>
      <w:r>
        <w:rPr>
          <w:rFonts w:ascii="Cambria" w:hAnsi="Cambria" w:cs="Cambria"/>
          <w:lang w:val="vi-VN"/>
        </w:rPr>
        <w:t>ể</w:t>
      </w:r>
      <w:r>
        <w:rPr>
          <w:lang w:val="vi-VN"/>
        </w:rPr>
        <w:t>m tra B</w:t>
      </w:r>
      <w:r>
        <w:rPr>
          <w:rFonts w:ascii="Cambria" w:hAnsi="Cambria" w:cs="Cambria"/>
          <w:lang w:val="vi-VN"/>
        </w:rPr>
        <w:t>ả</w:t>
      </w:r>
      <w:r>
        <w:rPr>
          <w:lang w:val="vi-VN"/>
        </w:rPr>
        <w:t>n ghi s</w:t>
      </w:r>
      <w:r>
        <w:rPr>
          <w:rFonts w:ascii="Cambria" w:hAnsi="Cambria" w:cs="Cambria"/>
          <w:lang w:val="vi-VN"/>
        </w:rPr>
        <w:t>ẽ</w:t>
      </w:r>
      <w:r>
        <w:rPr>
          <w:lang w:val="vi-VN"/>
        </w:rPr>
        <w:t xml:space="preserve"> b</w:t>
      </w:r>
      <w:r>
        <w:rPr>
          <w:rFonts w:ascii="Cambria" w:hAnsi="Cambria" w:cs="Cambria"/>
          <w:lang w:val="vi-VN"/>
        </w:rPr>
        <w:t>ị</w:t>
      </w:r>
      <w:r>
        <w:rPr>
          <w:lang w:val="vi-VN"/>
        </w:rPr>
        <w:t xml:space="preserve"> Xóa theo Lô</w:t>
      </w:r>
    </w:p>
    <w:p w14:paraId="7D6030A9" w14:textId="77777777" w:rsidR="009B29A7" w:rsidRPr="00596E3A" w:rsidRDefault="009B29A7" w:rsidP="009B29A7">
      <w:pPr>
        <w:pStyle w:val="BodyText"/>
        <w:spacing w:before="58" w:line="230" w:lineRule="auto"/>
        <w:ind w:left="2260" w:right="185" w:hanging="1"/>
        <w:rPr>
          <w:rFonts w:ascii="Arial" w:hAnsi="Arial" w:cs="Arial"/>
        </w:rPr>
      </w:pPr>
      <w:r w:rsidRPr="00596E3A">
        <w:rPr>
          <w:rFonts w:ascii="Arial" w:hAnsi="Arial" w:cs="Arial"/>
          <w:lang w:val="vi-VN"/>
        </w:rPr>
        <w:t>Theo mặc định, các thủ tục gói DBMS_AUDIT_MGMT xóa cơ sở dữ liệu và các bản ghi đường dẫn kiểm toán của hệ điều hành theo lô 10.000 bản ghi kiểm toán cơ sở dữ liệu hoặc 1000 tệp kiểm tra hệ điều hành. Bạn có thể đặt kích thước lô này thành một giá trị khác nếu bạn muốn. Sau đó, khi Cơ sở dữ liệu Oracle chạy công việc thanh lọc, nó xóa từng lô, thay vì tất cả các bản ghi cùng nhau. Nếu đường mòn kiểm toán rất lớn (và chúng có thể phát triển khá lớn), việc xóa các bản ghi theo lô tạo điều kiện cho hoạt động thanh lọc</w:t>
      </w:r>
      <w:r w:rsidRPr="00596E3A">
        <w:rPr>
          <w:rFonts w:ascii="Arial" w:hAnsi="Arial" w:cs="Arial"/>
        </w:rPr>
        <w:t>.</w:t>
      </w:r>
    </w:p>
    <w:p w14:paraId="6E37CF22" w14:textId="77777777" w:rsidR="009B29A7" w:rsidRPr="00596E3A" w:rsidRDefault="009B29A7" w:rsidP="009B29A7">
      <w:pPr>
        <w:pStyle w:val="BodyText"/>
        <w:spacing w:before="124" w:line="230" w:lineRule="auto"/>
        <w:ind w:left="2259" w:right="102"/>
        <w:rPr>
          <w:rFonts w:ascii="Arial" w:hAnsi="Arial" w:cs="Arial"/>
        </w:rPr>
      </w:pPr>
      <w:r w:rsidRPr="00596E3A">
        <w:rPr>
          <w:rFonts w:ascii="Arial" w:hAnsi="Arial" w:cs="Arial"/>
          <w:lang w:val="vi-VN"/>
        </w:rPr>
        <w:t xml:space="preserve">Để tìm cài đặt theo lô hiện tại, bạn có thể truy vấn các cột PARAMETER_NAME và PARAMETER_ VALUE của chế độ xem từ điển dữ liệu </w:t>
      </w:r>
      <w:r w:rsidRPr="00596E3A">
        <w:rPr>
          <w:rFonts w:ascii="Arial" w:hAnsi="Arial" w:cs="Arial"/>
          <w:lang w:val="vi-VN"/>
        </w:rPr>
        <w:lastRenderedPageBreak/>
        <w:t>DBA_AUDIT_MGMT_CONFIG_PARAMS. Để đặt kích thước lô, hãy sử dụng thủ tục DBMS_AUDIT_MGMT.SET_AUDIT_TRAIL_PROPERTY. Nếu sau này bạn muốn xóa cài đặt này, hãy xem "Xóa Kích thước lô hàng kiểm tra cơ sở dữ liệu" trên trang 9-78</w:t>
      </w:r>
      <w:r w:rsidRPr="00596E3A">
        <w:rPr>
          <w:rFonts w:ascii="Arial" w:hAnsi="Arial" w:cs="Arial"/>
        </w:rPr>
        <w:t>.</w:t>
      </w:r>
    </w:p>
    <w:p w14:paraId="6E124269" w14:textId="77777777" w:rsidR="009B29A7" w:rsidRPr="001058B5" w:rsidRDefault="009B29A7" w:rsidP="009B29A7">
      <w:pPr>
        <w:spacing w:line="230" w:lineRule="auto"/>
        <w:rPr>
          <w:rFonts w:ascii="Arial" w:hAnsi="Arial" w:cs="Arial"/>
        </w:rPr>
        <w:sectPr w:rsidR="009B29A7" w:rsidRPr="001058B5">
          <w:footerReference w:type="even" r:id="rId229"/>
          <w:footerReference w:type="default" r:id="rId230"/>
          <w:pgSz w:w="12240" w:h="15840"/>
          <w:pgMar w:top="840" w:right="1060" w:bottom="860" w:left="1100" w:header="549" w:footer="663" w:gutter="0"/>
          <w:pgNumType w:start="71"/>
          <w:cols w:space="720"/>
        </w:sectPr>
      </w:pPr>
    </w:p>
    <w:p w14:paraId="4D8AA81C" w14:textId="77777777" w:rsidR="009B29A7" w:rsidRPr="001058B5" w:rsidRDefault="009B29A7" w:rsidP="009B29A7">
      <w:pPr>
        <w:pStyle w:val="BodyText"/>
        <w:spacing w:before="5"/>
        <w:rPr>
          <w:rFonts w:ascii="Arial" w:hAnsi="Arial" w:cs="Arial"/>
          <w:sz w:val="25"/>
        </w:rPr>
      </w:pPr>
    </w:p>
    <w:p w14:paraId="5B601EA6" w14:textId="77777777" w:rsidR="009B29A7" w:rsidRPr="001058B5" w:rsidRDefault="009B29A7" w:rsidP="009B29A7">
      <w:pPr>
        <w:pStyle w:val="BodyText"/>
        <w:spacing w:before="93"/>
        <w:ind w:left="1660"/>
        <w:rPr>
          <w:rFonts w:ascii="Arial" w:hAnsi="Arial" w:cs="Arial"/>
        </w:rPr>
      </w:pPr>
      <w:r w:rsidRPr="001058B5">
        <w:rPr>
          <w:rFonts w:ascii="Arial" w:hAnsi="Arial" w:cs="Arial"/>
        </w:rPr>
        <w:t>For example:</w:t>
      </w:r>
    </w:p>
    <w:p w14:paraId="1184B667" w14:textId="77777777" w:rsidR="009B29A7" w:rsidRPr="001058B5" w:rsidRDefault="009B29A7" w:rsidP="009B29A7">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2B5636B4" w14:textId="77777777" w:rsidR="009B29A7" w:rsidRPr="001058B5" w:rsidRDefault="009B29A7" w:rsidP="009B29A7">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257D747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8E9508B" w14:textId="77777777" w:rsidR="009B29A7" w:rsidRPr="001058B5" w:rsidRDefault="009B29A7" w:rsidP="009B29A7">
      <w:pPr>
        <w:spacing w:before="15"/>
        <w:ind w:left="1660"/>
        <w:rPr>
          <w:rFonts w:ascii="Arial" w:hAnsi="Arial" w:cs="Arial"/>
          <w:sz w:val="18"/>
        </w:rPr>
      </w:pPr>
      <w:r w:rsidRPr="001058B5">
        <w:rPr>
          <w:rFonts w:ascii="Arial" w:hAnsi="Arial" w:cs="Arial"/>
          <w:w w:val="86"/>
          <w:sz w:val="18"/>
        </w:rPr>
        <w:t>/</w:t>
      </w:r>
    </w:p>
    <w:p w14:paraId="09C3CC80" w14:textId="77777777" w:rsidR="009B29A7" w:rsidRPr="001058B5" w:rsidRDefault="009B29A7" w:rsidP="009B29A7">
      <w:pPr>
        <w:pStyle w:val="BodyText"/>
        <w:spacing w:before="4"/>
        <w:rPr>
          <w:rFonts w:ascii="Arial" w:hAnsi="Arial" w:cs="Arial"/>
          <w:sz w:val="18"/>
        </w:rPr>
      </w:pPr>
    </w:p>
    <w:p w14:paraId="3789027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1E30A9BC" w14:textId="77777777" w:rsidR="009B29A7" w:rsidRPr="00596E3A" w:rsidRDefault="009B29A7" w:rsidP="006F7931">
      <w:pPr>
        <w:pStyle w:val="ListParagraph"/>
        <w:numPr>
          <w:ilvl w:val="1"/>
          <w:numId w:val="137"/>
        </w:numPr>
        <w:tabs>
          <w:tab w:val="left" w:pos="2020"/>
        </w:tabs>
        <w:spacing w:before="121" w:line="228" w:lineRule="auto"/>
        <w:ind w:right="825" w:hanging="359"/>
        <w:rPr>
          <w:rFonts w:ascii="Arial" w:hAnsi="Arial" w:cs="Arial"/>
          <w:sz w:val="20"/>
          <w:szCs w:val="20"/>
        </w:rPr>
      </w:pPr>
      <w:r w:rsidRPr="001058B5">
        <w:rPr>
          <w:rFonts w:ascii="Arial" w:hAnsi="Arial" w:cs="Arial"/>
          <w:sz w:val="20"/>
        </w:rPr>
        <w:t>AUDIT_TRAIL_TYPE:</w:t>
      </w:r>
      <w:r w:rsidRPr="001058B5">
        <w:rPr>
          <w:rFonts w:ascii="Arial" w:hAnsi="Arial" w:cs="Arial"/>
          <w:spacing w:val="-24"/>
          <w:sz w:val="20"/>
        </w:rPr>
        <w:t xml:space="preserve"> </w:t>
      </w:r>
      <w:r w:rsidRPr="00596E3A">
        <w:rPr>
          <w:rFonts w:ascii="Arial" w:hAnsi="Arial" w:cs="Arial"/>
          <w:sz w:val="20"/>
          <w:szCs w:val="20"/>
          <w:lang w:val="vi-VN"/>
        </w:rPr>
        <w:t>Chỉ định loại đường mòn kiểm tra, trong trường hợp này là đường dẫn kiểm tra hệ thống cơ sở dữ liệu. Nhập một trong các giá trị sau</w:t>
      </w:r>
      <w:r w:rsidRPr="00596E3A">
        <w:rPr>
          <w:rFonts w:ascii="Arial" w:hAnsi="Arial" w:cs="Arial"/>
          <w:sz w:val="20"/>
          <w:szCs w:val="20"/>
        </w:rPr>
        <w:t>:</w:t>
      </w:r>
    </w:p>
    <w:p w14:paraId="4BEC599A" w14:textId="77777777" w:rsidR="009B29A7" w:rsidRPr="00596E3A" w:rsidRDefault="009B29A7" w:rsidP="009B29A7">
      <w:pPr>
        <w:pStyle w:val="ListParagraph"/>
        <w:numPr>
          <w:ilvl w:val="0"/>
          <w:numId w:val="26"/>
        </w:numPr>
        <w:tabs>
          <w:tab w:val="left" w:pos="2379"/>
          <w:tab w:val="left" w:pos="2380"/>
        </w:tabs>
        <w:spacing w:before="114"/>
        <w:rPr>
          <w:rFonts w:ascii="Arial" w:hAnsi="Arial" w:cs="Arial"/>
          <w:sz w:val="20"/>
          <w:szCs w:val="20"/>
        </w:rPr>
      </w:pPr>
      <w:r w:rsidRPr="00596E3A">
        <w:rPr>
          <w:rFonts w:ascii="Arial" w:hAnsi="Arial" w:cs="Arial"/>
          <w:sz w:val="20"/>
          <w:szCs w:val="20"/>
        </w:rPr>
        <w:t>DBMS_AUDIT_MGMT.AUDIT_TRAIL_AUD_STD:</w:t>
      </w:r>
      <w:r w:rsidRPr="00596E3A">
        <w:rPr>
          <w:rFonts w:ascii="Arial" w:hAnsi="Arial" w:cs="Arial"/>
          <w:spacing w:val="-24"/>
          <w:sz w:val="20"/>
          <w:szCs w:val="20"/>
        </w:rPr>
        <w:t xml:space="preserve"> </w:t>
      </w:r>
      <w:r w:rsidRPr="00596E3A">
        <w:rPr>
          <w:rStyle w:val="shorttext"/>
          <w:rFonts w:ascii="Arial" w:hAnsi="Arial" w:cs="Arial"/>
          <w:sz w:val="20"/>
          <w:szCs w:val="20"/>
          <w:lang w:val="vi-VN"/>
        </w:rPr>
        <w:t>Bảng theo dõi kiểm toán chuẩn</w:t>
      </w:r>
      <w:r w:rsidRPr="00596E3A">
        <w:rPr>
          <w:rFonts w:ascii="Arial" w:hAnsi="Arial" w:cs="Arial"/>
          <w:spacing w:val="-23"/>
          <w:sz w:val="20"/>
          <w:szCs w:val="20"/>
        </w:rPr>
        <w:t xml:space="preserve"> </w:t>
      </w:r>
      <w:r w:rsidRPr="00596E3A">
        <w:rPr>
          <w:rFonts w:ascii="Arial" w:hAnsi="Arial" w:cs="Arial"/>
          <w:sz w:val="20"/>
          <w:szCs w:val="20"/>
        </w:rPr>
        <w:t>AUD$.</w:t>
      </w:r>
    </w:p>
    <w:p w14:paraId="45364DA6" w14:textId="77777777" w:rsidR="009B29A7" w:rsidRPr="00596E3A" w:rsidRDefault="009B29A7" w:rsidP="009B29A7">
      <w:pPr>
        <w:pStyle w:val="ListParagraph"/>
        <w:numPr>
          <w:ilvl w:val="0"/>
          <w:numId w:val="26"/>
        </w:numPr>
        <w:tabs>
          <w:tab w:val="left" w:pos="2379"/>
          <w:tab w:val="left" w:pos="2380"/>
        </w:tabs>
        <w:spacing w:before="118" w:line="228" w:lineRule="auto"/>
        <w:ind w:right="9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kiểm tra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4F4DB7F0" w14:textId="77777777" w:rsidR="009B29A7" w:rsidRPr="00596E3A" w:rsidRDefault="009B29A7" w:rsidP="009B29A7">
      <w:pPr>
        <w:pStyle w:val="ListParagraph"/>
        <w:numPr>
          <w:ilvl w:val="0"/>
          <w:numId w:val="26"/>
        </w:numPr>
        <w:tabs>
          <w:tab w:val="left" w:pos="2379"/>
          <w:tab w:val="left" w:pos="2380"/>
        </w:tabs>
        <w:rPr>
          <w:rFonts w:ascii="Arial" w:hAnsi="Arial" w:cs="Arial"/>
          <w:sz w:val="20"/>
          <w:szCs w:val="20"/>
        </w:rPr>
      </w:pPr>
      <w:r w:rsidRPr="00596E3A">
        <w:rPr>
          <w:rFonts w:ascii="Arial" w:hAnsi="Arial" w:cs="Arial"/>
          <w:sz w:val="20"/>
          <w:szCs w:val="20"/>
        </w:rPr>
        <w:t>DBMS_AUDIT_MGMT.AUDIT_TRAIL_OS:</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kiểm tra hệ điều hành</w:t>
      </w:r>
      <w:r w:rsidRPr="00596E3A">
        <w:rPr>
          <w:rFonts w:ascii="Arial" w:hAnsi="Arial" w:cs="Arial"/>
          <w:sz w:val="20"/>
          <w:szCs w:val="20"/>
        </w:rPr>
        <w:t>.</w:t>
      </w:r>
    </w:p>
    <w:p w14:paraId="73965BD5" w14:textId="77777777" w:rsidR="009B29A7" w:rsidRPr="00596E3A" w:rsidRDefault="009B29A7" w:rsidP="009B29A7">
      <w:pPr>
        <w:pStyle w:val="ListParagraph"/>
        <w:numPr>
          <w:ilvl w:val="0"/>
          <w:numId w:val="26"/>
        </w:numPr>
        <w:tabs>
          <w:tab w:val="left" w:pos="2379"/>
          <w:tab w:val="left" w:pos="2380"/>
        </w:tabs>
        <w:spacing w:before="108"/>
        <w:rPr>
          <w:rFonts w:ascii="Arial" w:hAnsi="Arial" w:cs="Arial"/>
          <w:sz w:val="20"/>
          <w:szCs w:val="20"/>
        </w:rPr>
      </w:pPr>
      <w:r w:rsidRPr="00596E3A">
        <w:rPr>
          <w:rFonts w:ascii="Arial" w:hAnsi="Arial" w:cs="Arial"/>
          <w:sz w:val="20"/>
          <w:szCs w:val="20"/>
        </w:rPr>
        <w:t xml:space="preserve">DBMS_AUDIT_MGMT.AUDIT_TRAIL_XML: </w:t>
      </w:r>
      <w:r w:rsidRPr="00596E3A">
        <w:rPr>
          <w:rStyle w:val="shorttext"/>
          <w:rFonts w:ascii="Arial" w:hAnsi="Arial" w:cs="Arial"/>
          <w:sz w:val="20"/>
          <w:szCs w:val="20"/>
          <w:lang w:val="vi-VN"/>
        </w:rPr>
        <w:t>Tệp kiểm tra XML</w:t>
      </w:r>
      <w:r w:rsidRPr="00596E3A">
        <w:rPr>
          <w:rFonts w:ascii="Arial" w:hAnsi="Arial" w:cs="Arial"/>
          <w:sz w:val="20"/>
          <w:szCs w:val="20"/>
        </w:rPr>
        <w:t>.</w:t>
      </w:r>
    </w:p>
    <w:p w14:paraId="6A4DFEED" w14:textId="77777777" w:rsidR="009B29A7" w:rsidRPr="001058B5" w:rsidRDefault="009B29A7" w:rsidP="006F7931">
      <w:pPr>
        <w:pStyle w:val="ListParagraph"/>
        <w:numPr>
          <w:ilvl w:val="1"/>
          <w:numId w:val="137"/>
        </w:numPr>
        <w:tabs>
          <w:tab w:val="left" w:pos="2020"/>
        </w:tabs>
        <w:spacing w:before="115" w:line="230" w:lineRule="auto"/>
        <w:ind w:right="788" w:hanging="359"/>
        <w:rPr>
          <w:rFonts w:ascii="Arial" w:hAnsi="Arial" w:cs="Arial"/>
          <w:sz w:val="20"/>
        </w:rPr>
      </w:pPr>
      <w:r w:rsidRPr="001058B5">
        <w:rPr>
          <w:rFonts w:ascii="Arial" w:hAnsi="Arial" w:cs="Arial"/>
          <w:w w:val="90"/>
          <w:sz w:val="20"/>
        </w:rPr>
        <w:t>AUDIT_TRAIL_PROPERTY</w:t>
      </w:r>
      <w:r>
        <w:rPr>
          <w:lang w:val="vi-VN"/>
        </w:rPr>
        <w:t xml:space="preserve">: </w:t>
      </w:r>
      <w:r w:rsidRPr="00596E3A">
        <w:rPr>
          <w:rFonts w:ascii="Arial" w:hAnsi="Arial" w:cs="Arial"/>
          <w:sz w:val="20"/>
          <w:szCs w:val="20"/>
          <w:lang w:val="vi-VN"/>
        </w:rPr>
        <w:t>Sử dụng thuộc tính DBMS_AUDIT_MGMT.DB_DELETE_BATCH_SIZE để chỉ ra cài đặt kích thước lô đường kiểm tra cơ sở dữ liệu. Nếu bạn muốn theo dõi đường dẫn kiểm tra của hệ điều hành, hãy sử dụng thuộc tính FILE_DELETE_BATCH_SIZE</w:t>
      </w:r>
      <w:r w:rsidRPr="00596E3A">
        <w:rPr>
          <w:rFonts w:ascii="Arial" w:hAnsi="Arial" w:cs="Arial"/>
          <w:spacing w:val="-3"/>
          <w:sz w:val="20"/>
          <w:szCs w:val="20"/>
        </w:rPr>
        <w:t>.</w:t>
      </w:r>
    </w:p>
    <w:p w14:paraId="4D39B060" w14:textId="77777777" w:rsidR="009B29A7" w:rsidRPr="001058B5" w:rsidRDefault="009B29A7" w:rsidP="006F7931">
      <w:pPr>
        <w:pStyle w:val="ListParagraph"/>
        <w:numPr>
          <w:ilvl w:val="1"/>
          <w:numId w:val="137"/>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w:t>
      </w:r>
      <w:r w:rsidRPr="00596E3A">
        <w:rPr>
          <w:rFonts w:ascii="Arial" w:hAnsi="Arial" w:cs="Arial"/>
          <w:sz w:val="20"/>
          <w:szCs w:val="20"/>
          <w:lang w:val="vi-VN"/>
        </w:rPr>
        <w:t>Đặt số lượng tệp bản ghi kiểm toán thành 100.000 cho mỗi lô. Nhập giá trị trong khoảng từ 100 đến 1000000. Để xác định số này, hãy xem xét tổng số bản ghi bị xóa và khoảng thời gian thực hiện thao tác thanh lọc. Giá trị mặc định là 10000 cho đường kiểm tra cơ sở dữ liệu và 1000 cho bản ghi kiểm tra của hệ điều hành</w:t>
      </w:r>
      <w:r w:rsidRPr="00596E3A">
        <w:rPr>
          <w:rFonts w:ascii="Arial" w:hAnsi="Arial" w:cs="Arial"/>
          <w:sz w:val="20"/>
          <w:szCs w:val="20"/>
        </w:rPr>
        <w:t>.</w:t>
      </w:r>
    </w:p>
    <w:p w14:paraId="39302A64" w14:textId="77777777" w:rsidR="009B29A7" w:rsidRPr="001058B5" w:rsidRDefault="009B29A7" w:rsidP="009B29A7">
      <w:pPr>
        <w:pStyle w:val="BodyText"/>
        <w:spacing w:before="3"/>
        <w:rPr>
          <w:rFonts w:ascii="Arial" w:hAnsi="Arial" w:cs="Arial"/>
          <w:sz w:val="25"/>
        </w:rPr>
      </w:pPr>
    </w:p>
    <w:p w14:paraId="07D71E2A" w14:textId="77777777" w:rsidR="009B29A7" w:rsidRPr="001058B5" w:rsidRDefault="009B29A7" w:rsidP="009B29A7">
      <w:pPr>
        <w:pStyle w:val="Heading4"/>
        <w:ind w:left="100"/>
      </w:pPr>
      <w:bookmarkStart w:id="1865" w:name="Manually_Purging_the_Audit_Trail"/>
      <w:bookmarkStart w:id="1866" w:name="_bookmark2069"/>
      <w:bookmarkStart w:id="1867" w:name="_bookmark2070"/>
      <w:bookmarkEnd w:id="1865"/>
      <w:bookmarkEnd w:id="1866"/>
      <w:bookmarkEnd w:id="1867"/>
      <w:r>
        <w:rPr>
          <w:rStyle w:val="shorttext"/>
          <w:lang w:val="vi-VN"/>
        </w:rPr>
        <w:t>D</w:t>
      </w:r>
      <w:r>
        <w:rPr>
          <w:rStyle w:val="shorttext"/>
          <w:rFonts w:ascii="Cambria" w:hAnsi="Cambria" w:cs="Cambria"/>
          <w:lang w:val="vi-VN"/>
        </w:rPr>
        <w:t>ọ</w:t>
      </w:r>
      <w:r>
        <w:rPr>
          <w:rStyle w:val="shorttext"/>
          <w:lang w:val="vi-VN"/>
        </w:rPr>
        <w:t>n d</w:t>
      </w:r>
      <w:r>
        <w:rPr>
          <w:rStyle w:val="shorttext"/>
          <w:rFonts w:ascii="Cambria" w:hAnsi="Cambria" w:cs="Cambria"/>
          <w:lang w:val="vi-VN"/>
        </w:rPr>
        <w:t>ẹ</w:t>
      </w:r>
      <w:r>
        <w:rPr>
          <w:rStyle w:val="shorttext"/>
          <w:lang w:val="vi-VN"/>
        </w:rPr>
        <w:t>p đ</w:t>
      </w:r>
      <w:r>
        <w:rPr>
          <w:rStyle w:val="shorttext"/>
          <w:rFonts w:ascii="Cambria" w:hAnsi="Cambria" w:cs="Cambria"/>
          <w:lang w:val="vi-VN"/>
        </w:rPr>
        <w:t>ườ</w:t>
      </w:r>
      <w:r>
        <w:rPr>
          <w:rStyle w:val="shorttext"/>
          <w:lang w:val="vi-VN"/>
        </w:rPr>
        <w:t>ng ki</w:t>
      </w:r>
      <w:r>
        <w:rPr>
          <w:rStyle w:val="shorttext"/>
          <w:rFonts w:ascii="Cambria" w:hAnsi="Cambria" w:cs="Cambria"/>
          <w:lang w:val="vi-VN"/>
        </w:rPr>
        <w:t>ể</w:t>
      </w:r>
      <w:r>
        <w:rPr>
          <w:rStyle w:val="shorttext"/>
          <w:lang w:val="vi-VN"/>
        </w:rPr>
        <w:t>m tra theo cách th</w:t>
      </w:r>
      <w:r>
        <w:rPr>
          <w:rStyle w:val="shorttext"/>
          <w:rFonts w:ascii="Cambria" w:hAnsi="Cambria" w:cs="Cambria"/>
          <w:lang w:val="vi-VN"/>
        </w:rPr>
        <w:t>ủ</w:t>
      </w:r>
      <w:r>
        <w:rPr>
          <w:rStyle w:val="shorttext"/>
          <w:lang w:val="vi-VN"/>
        </w:rPr>
        <w:t xml:space="preserve"> công</w:t>
      </w:r>
    </w:p>
    <w:p w14:paraId="62ACF0F2" w14:textId="77777777" w:rsidR="009B29A7" w:rsidRPr="00596E3A" w:rsidRDefault="009B29A7" w:rsidP="009B29A7">
      <w:pPr>
        <w:pStyle w:val="BodyText"/>
        <w:spacing w:before="80" w:line="232" w:lineRule="auto"/>
        <w:ind w:left="1659" w:right="1081"/>
        <w:jc w:val="both"/>
        <w:rPr>
          <w:rFonts w:ascii="Arial" w:hAnsi="Arial" w:cs="Arial"/>
        </w:rPr>
      </w:pPr>
      <w:r w:rsidRPr="00596E3A">
        <w:rPr>
          <w:rFonts w:ascii="Arial" w:hAnsi="Arial" w:cs="Arial"/>
          <w:lang w:val="vi-VN"/>
        </w:rPr>
        <w:t>Bạn có thể tự dọn dẹp đường mòn kiểm toán ngay lập tức mà không cần lên lịch công việc thanh lọc. Tương tự như một công việc thanh lọc, bạn có thể thanh lọc các bản ghi đường mòn kiểm toán đã được tạo trước ngày dấu thời gian lưu trữ hoặc tất cả các bản ghi trong đường mòn kiểm tra</w:t>
      </w:r>
      <w:r w:rsidRPr="00596E3A">
        <w:rPr>
          <w:rFonts w:ascii="Arial" w:hAnsi="Arial" w:cs="Arial"/>
        </w:rPr>
        <w:t>.</w:t>
      </w:r>
    </w:p>
    <w:p w14:paraId="1FA45CE4" w14:textId="77777777" w:rsidR="009B29A7" w:rsidRPr="00596E3A" w:rsidRDefault="009B29A7" w:rsidP="009B29A7">
      <w:pPr>
        <w:pStyle w:val="BodyText"/>
        <w:spacing w:before="121" w:line="228" w:lineRule="auto"/>
        <w:ind w:left="1660" w:right="848"/>
        <w:rPr>
          <w:rFonts w:ascii="Arial" w:hAnsi="Arial" w:cs="Arial"/>
        </w:rPr>
      </w:pPr>
      <w:r w:rsidRPr="00596E3A">
        <w:rPr>
          <w:rFonts w:ascii="Arial" w:hAnsi="Arial" w:cs="Arial"/>
          <w:lang w:val="vi-VN"/>
        </w:rPr>
        <w:t>Lưu ý những điều sau về thủ tục PLMS SQL DBMS_AUDIT_MGMT.CLEAN_AUDIT_TRAIL</w:t>
      </w:r>
      <w:r w:rsidRPr="00596E3A">
        <w:rPr>
          <w:rFonts w:ascii="Arial" w:hAnsi="Arial" w:cs="Arial"/>
        </w:rPr>
        <w:t>:</w:t>
      </w:r>
    </w:p>
    <w:p w14:paraId="7F8C5CA8" w14:textId="77777777" w:rsidR="009B29A7" w:rsidRPr="00596E3A" w:rsidRDefault="009B29A7" w:rsidP="006F7931">
      <w:pPr>
        <w:pStyle w:val="ListParagraph"/>
        <w:numPr>
          <w:ilvl w:val="1"/>
          <w:numId w:val="137"/>
        </w:numPr>
        <w:tabs>
          <w:tab w:val="left" w:pos="2020"/>
        </w:tabs>
        <w:spacing w:before="115"/>
        <w:ind w:hanging="359"/>
        <w:rPr>
          <w:rFonts w:ascii="Arial" w:hAnsi="Arial" w:cs="Arial"/>
          <w:sz w:val="20"/>
          <w:szCs w:val="20"/>
        </w:rPr>
      </w:pPr>
      <w:r w:rsidRPr="00596E3A">
        <w:rPr>
          <w:rFonts w:ascii="Arial" w:hAnsi="Arial" w:cs="Arial"/>
          <w:sz w:val="20"/>
          <w:szCs w:val="20"/>
          <w:lang w:val="vi-VN"/>
        </w:rPr>
        <w:t>Chỉ thư mục kiểm toán hiện tại được dọn sạch khi bạn chạy thủ tục này</w:t>
      </w:r>
      <w:r w:rsidRPr="00596E3A">
        <w:rPr>
          <w:rFonts w:ascii="Arial" w:hAnsi="Arial" w:cs="Arial"/>
          <w:sz w:val="20"/>
          <w:szCs w:val="20"/>
        </w:rPr>
        <w:t>.</w:t>
      </w:r>
    </w:p>
    <w:p w14:paraId="46CBA453" w14:textId="77777777" w:rsidR="009B29A7" w:rsidRPr="00596E3A" w:rsidRDefault="009B29A7" w:rsidP="006F7931">
      <w:pPr>
        <w:pStyle w:val="ListParagraph"/>
        <w:numPr>
          <w:ilvl w:val="1"/>
          <w:numId w:val="137"/>
        </w:numPr>
        <w:tabs>
          <w:tab w:val="left" w:pos="2020"/>
        </w:tabs>
        <w:spacing w:before="121" w:line="228" w:lineRule="auto"/>
        <w:ind w:right="819" w:hanging="359"/>
        <w:rPr>
          <w:rFonts w:ascii="Arial" w:hAnsi="Arial" w:cs="Arial"/>
          <w:sz w:val="20"/>
          <w:szCs w:val="20"/>
        </w:rPr>
      </w:pPr>
      <w:r w:rsidRPr="00596E3A">
        <w:rPr>
          <w:rFonts w:ascii="Arial" w:hAnsi="Arial" w:cs="Arial"/>
          <w:sz w:val="20"/>
          <w:szCs w:val="20"/>
          <w:lang w:val="vi-VN"/>
        </w:rPr>
        <w:t>Trên Microsoft Windows, vì gói DBMS_AUDIT_MGMT không hỗ trợ dọn dẹp Windows Event Viewer, việc thiết lập thuộc tính AUDIT_TRAIL_TYPE thành DBMS_AUDIT_MGMT.AUDIT_TRAIL_OS không có hiệu lực. Điều này là do các bản ghi kiểm toán hệ điều hành trên Windows được ghi vào Windows Event Viewer. Gói DBMS_ AUDIT_MGMT không hỗ trợ loại hoạt động dọn dẹp này.</w:t>
      </w:r>
    </w:p>
    <w:p w14:paraId="0D6BD168" w14:textId="77777777" w:rsidR="009B29A7" w:rsidRPr="00596E3A" w:rsidRDefault="009B29A7" w:rsidP="006F7931">
      <w:pPr>
        <w:pStyle w:val="ListParagraph"/>
        <w:numPr>
          <w:ilvl w:val="1"/>
          <w:numId w:val="137"/>
        </w:numPr>
        <w:tabs>
          <w:tab w:val="left" w:pos="2020"/>
        </w:tabs>
        <w:spacing w:before="121" w:line="228" w:lineRule="auto"/>
        <w:ind w:right="787" w:hanging="359"/>
        <w:rPr>
          <w:rFonts w:ascii="Arial" w:hAnsi="Arial" w:cs="Arial"/>
          <w:sz w:val="20"/>
          <w:szCs w:val="20"/>
        </w:rPr>
      </w:pPr>
      <w:r w:rsidRPr="00596E3A">
        <w:rPr>
          <w:rFonts w:ascii="Arial" w:hAnsi="Arial" w:cs="Arial"/>
          <w:sz w:val="20"/>
          <w:szCs w:val="20"/>
          <w:lang w:val="vi-VN"/>
        </w:rPr>
        <w:t>Trên nền tảng UNIX, nếu bạn đặt tham số khởi tạo AUDIT_SYSLOG_LEVEL thành giá trị hợp lệ như được liệt kê trong Tham chiếu cơ sở dữ liệu Oracle, thì Cơ sở dữ liệu Oracle ghi tệp nhật ký hệ điều hành vào tệp syslog. Nếu bạn đặt thuộc tính AUDIT_TRAIL_TYPE thành DBMS_AUDIT_MGMT.AUDIT_TRAIL_OS, thì thủ tục chỉ loại bỏ các tệp .aud trong thư mục kiểm tra (Thư mục này được chỉ định bởi tham số khởi tạo AUDIT_FILE_DEST).</w:t>
      </w:r>
    </w:p>
    <w:p w14:paraId="7C4D40AB" w14:textId="77777777" w:rsidR="009B29A7" w:rsidRPr="00596E3A" w:rsidRDefault="009B29A7" w:rsidP="006F7931">
      <w:pPr>
        <w:pStyle w:val="ListParagraph"/>
        <w:numPr>
          <w:ilvl w:val="1"/>
          <w:numId w:val="137"/>
        </w:numPr>
        <w:tabs>
          <w:tab w:val="left" w:pos="2020"/>
        </w:tabs>
        <w:spacing w:before="129" w:line="228" w:lineRule="auto"/>
        <w:ind w:right="892" w:hanging="359"/>
        <w:rPr>
          <w:rFonts w:ascii="Arial" w:hAnsi="Arial" w:cs="Arial"/>
          <w:sz w:val="20"/>
          <w:szCs w:val="20"/>
        </w:rPr>
      </w:pPr>
      <w:r w:rsidRPr="00596E3A">
        <w:rPr>
          <w:rFonts w:ascii="Arial" w:hAnsi="Arial" w:cs="Arial"/>
          <w:sz w:val="20"/>
          <w:szCs w:val="20"/>
          <w:lang w:val="vi-VN"/>
        </w:rPr>
        <w:t>Khi tham số AUDIT_TRAIL_TYPE được đặt thành DBMS_AUDIT_MGMT.AUDIT_TRAIL_ XML, quy trình này chỉ xóa các tệp kiểm tra XML (.xml) trong thư mục kiểm tra hiện tại. Cơ sở dữ liệu Oracle duy trì tệp chỉ mục, được gọi là adx_ $ ORACLE_SID.txt</w:t>
      </w:r>
      <w:r w:rsidRPr="00596E3A">
        <w:rPr>
          <w:rFonts w:ascii="Arial" w:hAnsi="Arial" w:cs="Arial"/>
          <w:sz w:val="20"/>
          <w:szCs w:val="20"/>
        </w:rPr>
        <w:t>,</w:t>
      </w:r>
    </w:p>
    <w:p w14:paraId="3AB6E1AC"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14FC5F93" w14:textId="77777777" w:rsidR="009B29A7" w:rsidRPr="001058B5" w:rsidRDefault="009B29A7" w:rsidP="009B29A7">
      <w:pPr>
        <w:pStyle w:val="BodyText"/>
        <w:spacing w:before="5"/>
        <w:rPr>
          <w:rFonts w:ascii="Arial" w:hAnsi="Arial" w:cs="Arial"/>
          <w:sz w:val="25"/>
        </w:rPr>
      </w:pPr>
    </w:p>
    <w:p w14:paraId="30EB46F2" w14:textId="77777777" w:rsidR="009B29A7" w:rsidRPr="00596E3A" w:rsidRDefault="009B29A7" w:rsidP="009B29A7">
      <w:pPr>
        <w:pStyle w:val="BodyText"/>
        <w:spacing w:before="120" w:line="230" w:lineRule="auto"/>
        <w:ind w:left="2260" w:right="102"/>
        <w:rPr>
          <w:rFonts w:ascii="Arial" w:hAnsi="Arial" w:cs="Arial"/>
          <w:lang w:val="vi-VN"/>
        </w:rPr>
      </w:pPr>
      <w:r w:rsidRPr="00596E3A">
        <w:rPr>
          <w:rFonts w:ascii="Arial" w:hAnsi="Arial" w:cs="Arial"/>
          <w:lang w:val="vi-VN"/>
        </w:rPr>
        <w:t>liệt kê các tệp XML được tạo bởi kiểm toán XML. Quy trình dọn dẹp không xóa tệp này.</w:t>
      </w:r>
    </w:p>
    <w:p w14:paraId="4D0D82C3" w14:textId="77777777" w:rsidR="009B29A7" w:rsidRPr="001058B5" w:rsidRDefault="009B29A7" w:rsidP="009B29A7">
      <w:pPr>
        <w:pStyle w:val="BodyText"/>
        <w:spacing w:before="120" w:line="230" w:lineRule="auto"/>
        <w:ind w:left="2260" w:right="102"/>
        <w:rPr>
          <w:rFonts w:ascii="Arial" w:hAnsi="Arial" w:cs="Arial"/>
        </w:rPr>
      </w:pPr>
      <w:r w:rsidRPr="00596E3A">
        <w:rPr>
          <w:rFonts w:ascii="Arial" w:hAnsi="Arial" w:cs="Arial"/>
          <w:lang w:val="vi-VN"/>
        </w:rPr>
        <w:t>Đối với các đường dẫn kiểm toán cơ sở dữ liệu, bạn phải khởi tạo cơ sở hạ tầng dọn dẹp bằng cách chạy thủ tục DBMS_AUDIT_MGMT.INIT_CLEANUP và sau đó dọn sạch đường dẫn kiểm toán cơ sở dữ liệu bằng cách sử dụng phương thức được mô tả trong</w:t>
      </w:r>
      <w:r w:rsidRPr="00596E3A">
        <w:rPr>
          <w:rFonts w:ascii="Arial" w:hAnsi="Arial" w:cs="Arial"/>
          <w:color w:val="0000CC"/>
        </w:rPr>
        <w:t xml:space="preserve">  </w:t>
      </w:r>
      <w:hyperlink w:anchor="_bookmark2072" w:history="1">
        <w:r w:rsidRPr="00596E3A">
          <w:rPr>
            <w:rFonts w:ascii="Arial" w:hAnsi="Arial" w:cs="Arial"/>
            <w:color w:val="0000CC"/>
          </w:rPr>
          <w:t>"Purging a Subset of Records from the Database</w:t>
        </w:r>
      </w:hyperlink>
      <w:r w:rsidRPr="00596E3A">
        <w:rPr>
          <w:rFonts w:ascii="Arial" w:hAnsi="Arial" w:cs="Arial"/>
          <w:color w:val="0000CC"/>
        </w:rPr>
        <w:t xml:space="preserve"> </w:t>
      </w:r>
      <w:hyperlink w:anchor="_bookmark2072" w:history="1">
        <w:r w:rsidRPr="00596E3A">
          <w:rPr>
            <w:rFonts w:ascii="Arial" w:hAnsi="Arial" w:cs="Arial"/>
            <w:color w:val="0000CC"/>
          </w:rPr>
          <w:t xml:space="preserve">Audit </w:t>
        </w:r>
        <w:r w:rsidRPr="00596E3A">
          <w:rPr>
            <w:rFonts w:ascii="Arial" w:hAnsi="Arial" w:cs="Arial"/>
            <w:color w:val="0000CC"/>
            <w:spacing w:val="-4"/>
          </w:rPr>
          <w:t xml:space="preserve">Trail" </w:t>
        </w:r>
        <w:r w:rsidRPr="00596E3A">
          <w:rPr>
            <w:rFonts w:ascii="Arial" w:hAnsi="Arial" w:cs="Arial"/>
          </w:rPr>
          <w:t>trang 9-74</w:t>
        </w:r>
      </w:hyperlink>
      <w:r w:rsidRPr="001058B5">
        <w:rPr>
          <w:rFonts w:ascii="Arial" w:hAnsi="Arial" w:cs="Arial"/>
        </w:rPr>
        <w:t>.</w:t>
      </w:r>
    </w:p>
    <w:p w14:paraId="1A5E4C4F" w14:textId="77777777" w:rsidR="009B29A7" w:rsidRPr="00596E3A" w:rsidRDefault="009B29A7" w:rsidP="009B29A7">
      <w:pPr>
        <w:pStyle w:val="BodyText"/>
        <w:spacing w:before="114"/>
        <w:ind w:left="2260"/>
        <w:rPr>
          <w:rFonts w:ascii="Arial" w:hAnsi="Arial" w:cs="Arial"/>
        </w:rPr>
      </w:pPr>
      <w:r w:rsidRPr="00596E3A">
        <w:rPr>
          <w:rStyle w:val="shorttext"/>
          <w:rFonts w:ascii="Arial" w:hAnsi="Arial" w:cs="Arial"/>
          <w:lang w:val="vi-VN"/>
        </w:rPr>
        <w:t>Để thanh lọc theo cách thủ công đường mòn kiểm toán</w:t>
      </w:r>
      <w:r w:rsidRPr="00596E3A">
        <w:rPr>
          <w:rFonts w:ascii="Arial" w:hAnsi="Arial" w:cs="Arial"/>
        </w:rPr>
        <w:t>:</w:t>
      </w:r>
    </w:p>
    <w:p w14:paraId="2EA22188" w14:textId="77777777" w:rsidR="009B29A7" w:rsidRPr="001058B5" w:rsidRDefault="009B29A7" w:rsidP="009B29A7">
      <w:pPr>
        <w:pStyle w:val="ListParagraph"/>
        <w:numPr>
          <w:ilvl w:val="0"/>
          <w:numId w:val="25"/>
        </w:numPr>
        <w:tabs>
          <w:tab w:val="left" w:pos="2620"/>
        </w:tabs>
        <w:spacing w:before="117" w:line="232" w:lineRule="auto"/>
        <w:ind w:right="245"/>
        <w:rPr>
          <w:rFonts w:ascii="Arial" w:hAnsi="Arial" w:cs="Arial"/>
          <w:sz w:val="20"/>
        </w:rPr>
      </w:pPr>
      <w:r>
        <w:rPr>
          <w:rFonts w:ascii="Arial" w:hAnsi="Arial" w:cs="Arial"/>
          <w:sz w:val="20"/>
        </w:rPr>
        <w:t xml:space="preserve">Làm theo những bước sau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Pr>
            <w:rFonts w:ascii="Arial" w:hAnsi="Arial" w:cs="Arial"/>
            <w:sz w:val="20"/>
          </w:rPr>
          <w:t>trên trang</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1CED260A"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1: Nếu cần thiết, Tune Online và lưu trữ kích thước nhật ký làm lại</w:t>
      </w:r>
    </w:p>
    <w:p w14:paraId="50D919FC" w14:textId="77777777" w:rsidR="009B29A7" w:rsidRPr="00596E3A" w:rsidRDefault="009B29A7" w:rsidP="009B29A7">
      <w:pPr>
        <w:pStyle w:val="ListParagraph"/>
        <w:numPr>
          <w:ilvl w:val="1"/>
          <w:numId w:val="25"/>
        </w:numPr>
        <w:tabs>
          <w:tab w:val="left" w:pos="2980"/>
        </w:tabs>
        <w:rPr>
          <w:rStyle w:val="shorttext"/>
          <w:rFonts w:ascii="Arial" w:hAnsi="Arial" w:cs="Arial"/>
          <w:color w:val="0000CD"/>
          <w:sz w:val="18"/>
        </w:rPr>
      </w:pPr>
      <w:r w:rsidRPr="00596E3A">
        <w:rPr>
          <w:rStyle w:val="shorttext"/>
          <w:rFonts w:ascii="Arial" w:hAnsi="Arial" w:cs="Arial"/>
          <w:color w:val="0000CD"/>
          <w:sz w:val="20"/>
          <w:lang w:val="vi-VN"/>
        </w:rPr>
        <w:t>Bước 2: Lập kế hoạch cho một dấu thời gian và chiến lược lưu trữ</w:t>
      </w:r>
    </w:p>
    <w:p w14:paraId="33C6B5E9"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3: Khởi tạo hoạt động dọn dẹp đường kiểm tra</w:t>
      </w:r>
    </w:p>
    <w:p w14:paraId="693D6B8E" w14:textId="77777777" w:rsidR="009B29A7" w:rsidRPr="00596E3A" w:rsidRDefault="009B29A7" w:rsidP="009B29A7">
      <w:pPr>
        <w:pStyle w:val="ListParagraph"/>
        <w:numPr>
          <w:ilvl w:val="1"/>
          <w:numId w:val="25"/>
        </w:numPr>
        <w:tabs>
          <w:tab w:val="left" w:pos="2980"/>
        </w:tabs>
        <w:rPr>
          <w:rFonts w:ascii="Arial" w:hAnsi="Arial" w:cs="Arial"/>
          <w:color w:val="0000CD"/>
          <w:sz w:val="18"/>
        </w:rPr>
      </w:pPr>
      <w:r w:rsidRPr="00596E3A">
        <w:rPr>
          <w:rFonts w:ascii="Arial" w:hAnsi="Arial" w:cs="Arial"/>
          <w:color w:val="0000CD"/>
          <w:sz w:val="20"/>
          <w:lang w:val="vi-VN"/>
        </w:rPr>
        <w:t>Bước 4: Tùy chọn, Đặt Dấu thời gian Lưu trữ cho Bản ghi Kiểm toán</w:t>
      </w:r>
    </w:p>
    <w:p w14:paraId="74542476" w14:textId="77777777" w:rsidR="009B29A7" w:rsidRPr="00596E3A" w:rsidRDefault="009B29A7" w:rsidP="009B29A7">
      <w:pPr>
        <w:pStyle w:val="ListParagraph"/>
        <w:numPr>
          <w:ilvl w:val="1"/>
          <w:numId w:val="25"/>
        </w:numPr>
        <w:tabs>
          <w:tab w:val="left" w:pos="2980"/>
        </w:tabs>
        <w:spacing w:before="112"/>
        <w:rPr>
          <w:rStyle w:val="shorttext"/>
          <w:rFonts w:ascii="Arial" w:hAnsi="Arial" w:cs="Arial"/>
          <w:color w:val="0000CD"/>
          <w:sz w:val="18"/>
        </w:rPr>
      </w:pPr>
      <w:r w:rsidRPr="00596E3A">
        <w:rPr>
          <w:rStyle w:val="shorttext"/>
          <w:rFonts w:ascii="Arial" w:hAnsi="Arial" w:cs="Arial"/>
          <w:color w:val="0000CD"/>
          <w:sz w:val="20"/>
          <w:lang w:val="vi-VN"/>
        </w:rPr>
        <w:t>Bước 5: Tạo và lên lịch công việc thanh lọc</w:t>
      </w:r>
    </w:p>
    <w:p w14:paraId="5B07C910"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color w:val="0000CD"/>
          <w:lang w:val="vi-VN"/>
        </w:rPr>
        <w:t>B</w:t>
      </w:r>
      <w:r w:rsidRPr="00596E3A">
        <w:rPr>
          <w:rFonts w:ascii="Cambria" w:hAnsi="Cambria" w:cs="Cambria"/>
          <w:color w:val="0000CD"/>
          <w:lang w:val="vi-VN"/>
        </w:rPr>
        <w:t>ướ</w:t>
      </w:r>
      <w:r w:rsidRPr="00596E3A">
        <w:rPr>
          <w:color w:val="0000CD"/>
          <w:lang w:val="vi-VN"/>
        </w:rPr>
        <w:t>c 6: Tùy ch</w:t>
      </w:r>
      <w:r w:rsidRPr="00596E3A">
        <w:rPr>
          <w:rFonts w:ascii="Cambria" w:hAnsi="Cambria" w:cs="Cambria"/>
          <w:color w:val="0000CD"/>
          <w:lang w:val="vi-VN"/>
        </w:rPr>
        <w:t>ọ</w:t>
      </w:r>
      <w:r w:rsidRPr="00596E3A">
        <w:rPr>
          <w:color w:val="0000CD"/>
          <w:lang w:val="vi-VN"/>
        </w:rPr>
        <w:t>n, Đ</w:t>
      </w:r>
      <w:r w:rsidRPr="00596E3A">
        <w:rPr>
          <w:rFonts w:ascii="Cambria" w:hAnsi="Cambria" w:cs="Cambria"/>
          <w:color w:val="0000CD"/>
          <w:lang w:val="vi-VN"/>
        </w:rPr>
        <w:t>ị</w:t>
      </w:r>
      <w:r w:rsidRPr="00596E3A">
        <w:rPr>
          <w:color w:val="0000CD"/>
          <w:lang w:val="vi-VN"/>
        </w:rPr>
        <w:t>nh c</w:t>
      </w:r>
      <w:r w:rsidRPr="00596E3A">
        <w:rPr>
          <w:rFonts w:ascii="Cambria" w:hAnsi="Cambria" w:cs="Cambria"/>
          <w:color w:val="0000CD"/>
          <w:lang w:val="vi-VN"/>
        </w:rPr>
        <w:t>ấ</w:t>
      </w:r>
      <w:r w:rsidRPr="00596E3A">
        <w:rPr>
          <w:color w:val="0000CD"/>
          <w:lang w:val="vi-VN"/>
        </w:rPr>
        <w:t>u hình B</w:t>
      </w:r>
      <w:r w:rsidRPr="00596E3A">
        <w:rPr>
          <w:rFonts w:ascii="Cambria" w:hAnsi="Cambria" w:cs="Cambria"/>
          <w:color w:val="0000CD"/>
          <w:lang w:val="vi-VN"/>
        </w:rPr>
        <w:t>ả</w:t>
      </w:r>
      <w:r w:rsidRPr="00596E3A">
        <w:rPr>
          <w:color w:val="0000CD"/>
          <w:lang w:val="vi-VN"/>
        </w:rPr>
        <w:t>n ghi Ki</w:t>
      </w:r>
      <w:r w:rsidRPr="00596E3A">
        <w:rPr>
          <w:rFonts w:ascii="Cambria" w:hAnsi="Cambria" w:cs="Cambria"/>
          <w:color w:val="0000CD"/>
          <w:lang w:val="vi-VN"/>
        </w:rPr>
        <w:t>ể</w:t>
      </w:r>
      <w:r w:rsidRPr="00596E3A">
        <w:rPr>
          <w:color w:val="0000CD"/>
          <w:lang w:val="vi-VN"/>
        </w:rPr>
        <w:t>m tra B</w:t>
      </w:r>
      <w:r w:rsidRPr="00596E3A">
        <w:rPr>
          <w:rFonts w:ascii="Cambria" w:hAnsi="Cambria" w:cs="Cambria"/>
          <w:color w:val="0000CD"/>
          <w:lang w:val="vi-VN"/>
        </w:rPr>
        <w:t>ả</w:t>
      </w:r>
      <w:r w:rsidRPr="00596E3A">
        <w:rPr>
          <w:color w:val="0000CD"/>
          <w:lang w:val="vi-VN"/>
        </w:rPr>
        <w:t>n ghi s</w:t>
      </w:r>
      <w:r w:rsidRPr="00596E3A">
        <w:rPr>
          <w:rFonts w:ascii="Cambria" w:hAnsi="Cambria" w:cs="Cambria"/>
          <w:color w:val="0000CD"/>
          <w:lang w:val="vi-VN"/>
        </w:rPr>
        <w:t>ẽ</w:t>
      </w:r>
      <w:r w:rsidRPr="00596E3A">
        <w:rPr>
          <w:color w:val="0000CD"/>
          <w:lang w:val="vi-VN"/>
        </w:rPr>
        <w:t xml:space="preserve"> b</w:t>
      </w:r>
      <w:r w:rsidRPr="00596E3A">
        <w:rPr>
          <w:rFonts w:ascii="Cambria" w:hAnsi="Cambria" w:cs="Cambria"/>
          <w:color w:val="0000CD"/>
          <w:lang w:val="vi-VN"/>
        </w:rPr>
        <w:t>ị</w:t>
      </w:r>
      <w:r w:rsidRPr="00596E3A">
        <w:rPr>
          <w:color w:val="0000CD"/>
          <w:lang w:val="vi-VN"/>
        </w:rPr>
        <w:t xml:space="preserve"> Xóa theo Lô</w:t>
      </w:r>
    </w:p>
    <w:p w14:paraId="54B950F0" w14:textId="77777777" w:rsidR="009B29A7" w:rsidRPr="001058B5" w:rsidRDefault="009B29A7" w:rsidP="009B29A7">
      <w:pPr>
        <w:pStyle w:val="ListParagraph"/>
        <w:numPr>
          <w:ilvl w:val="0"/>
          <w:numId w:val="2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6462F721" w14:textId="77777777" w:rsidR="009B29A7" w:rsidRPr="001058B5" w:rsidRDefault="009B29A7" w:rsidP="009B29A7">
      <w:pPr>
        <w:pStyle w:val="BodyText"/>
        <w:ind w:left="2620" w:right="5663"/>
        <w:rPr>
          <w:rFonts w:ascii="Arial" w:hAnsi="Arial" w:cs="Arial"/>
        </w:rPr>
      </w:pPr>
      <w:r w:rsidRPr="001058B5">
        <w:rPr>
          <w:rFonts w:ascii="Arial" w:hAnsi="Arial" w:cs="Arial"/>
        </w:rPr>
        <w:t>PL/SQL procedure.</w:t>
      </w:r>
    </w:p>
    <w:p w14:paraId="43AF9510" w14:textId="77777777" w:rsidR="009B29A7" w:rsidRPr="001058B5" w:rsidRDefault="009B29A7" w:rsidP="009B29A7">
      <w:pPr>
        <w:pStyle w:val="BodyText"/>
        <w:spacing w:before="105"/>
        <w:ind w:left="2620" w:right="5707"/>
        <w:rPr>
          <w:rFonts w:ascii="Arial" w:hAnsi="Arial" w:cs="Arial"/>
        </w:rPr>
      </w:pPr>
      <w:r w:rsidRPr="001058B5">
        <w:rPr>
          <w:rFonts w:ascii="Arial" w:hAnsi="Arial" w:cs="Arial"/>
        </w:rPr>
        <w:t>For example:</w:t>
      </w:r>
    </w:p>
    <w:p w14:paraId="41F66C1E" w14:textId="77777777" w:rsidR="009B29A7" w:rsidRPr="001058B5" w:rsidRDefault="009B29A7" w:rsidP="009B29A7">
      <w:pPr>
        <w:spacing w:before="141"/>
        <w:ind w:left="2620"/>
        <w:rPr>
          <w:rFonts w:ascii="Arial" w:hAnsi="Arial" w:cs="Arial"/>
          <w:sz w:val="18"/>
        </w:rPr>
      </w:pPr>
      <w:r w:rsidRPr="001058B5">
        <w:rPr>
          <w:rFonts w:ascii="Arial" w:hAnsi="Arial" w:cs="Arial"/>
          <w:w w:val="95"/>
          <w:sz w:val="18"/>
        </w:rPr>
        <w:t>BEGIN</w:t>
      </w:r>
    </w:p>
    <w:p w14:paraId="259E848E" w14:textId="77777777" w:rsidR="009B29A7" w:rsidRPr="001058B5" w:rsidRDefault="009B29A7" w:rsidP="009B29A7">
      <w:pPr>
        <w:spacing w:before="16"/>
        <w:ind w:left="2804"/>
        <w:rPr>
          <w:rFonts w:ascii="Arial" w:hAnsi="Arial" w:cs="Arial"/>
          <w:sz w:val="18"/>
        </w:rPr>
      </w:pPr>
      <w:r w:rsidRPr="001058B5">
        <w:rPr>
          <w:rFonts w:ascii="Arial" w:hAnsi="Arial" w:cs="Arial"/>
          <w:w w:val="95"/>
          <w:sz w:val="18"/>
        </w:rPr>
        <w:t>DBMS_AUDIT_MGMT.CLEAN_AUDIT_TRAIL(</w:t>
      </w:r>
    </w:p>
    <w:p w14:paraId="4D500444" w14:textId="77777777" w:rsidR="009B29A7" w:rsidRPr="001058B5" w:rsidRDefault="009B29A7" w:rsidP="009B29A7">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11C085E3" w14:textId="77777777" w:rsidR="009B29A7" w:rsidRPr="001058B5" w:rsidRDefault="009B29A7" w:rsidP="009B29A7">
      <w:pPr>
        <w:spacing w:line="203" w:lineRule="exact"/>
        <w:ind w:left="2620"/>
        <w:rPr>
          <w:rFonts w:ascii="Arial" w:hAnsi="Arial" w:cs="Arial"/>
          <w:sz w:val="18"/>
        </w:rPr>
      </w:pPr>
      <w:r w:rsidRPr="001058B5">
        <w:rPr>
          <w:rFonts w:ascii="Arial" w:hAnsi="Arial" w:cs="Arial"/>
          <w:w w:val="95"/>
          <w:sz w:val="18"/>
        </w:rPr>
        <w:t>END;</w:t>
      </w:r>
    </w:p>
    <w:p w14:paraId="21DD1F7F"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3B0E104C" w14:textId="77777777" w:rsidR="009B29A7" w:rsidRPr="001058B5" w:rsidRDefault="009B29A7" w:rsidP="009B29A7">
      <w:pPr>
        <w:pStyle w:val="BodyText"/>
        <w:spacing w:before="3"/>
        <w:rPr>
          <w:rFonts w:ascii="Arial" w:hAnsi="Arial" w:cs="Arial"/>
          <w:sz w:val="18"/>
        </w:rPr>
      </w:pPr>
    </w:p>
    <w:p w14:paraId="25940030" w14:textId="77777777" w:rsidR="009B29A7" w:rsidRPr="001058B5" w:rsidRDefault="009B29A7" w:rsidP="009B29A7">
      <w:pPr>
        <w:pStyle w:val="BodyText"/>
        <w:ind w:left="2620"/>
        <w:rPr>
          <w:rFonts w:ascii="Arial" w:hAnsi="Arial" w:cs="Arial"/>
        </w:rPr>
      </w:pPr>
      <w:r w:rsidRPr="001058B5">
        <w:rPr>
          <w:rFonts w:ascii="Arial" w:hAnsi="Arial" w:cs="Arial"/>
        </w:rPr>
        <w:t>In this example:</w:t>
      </w:r>
    </w:p>
    <w:p w14:paraId="39D7FD57" w14:textId="77777777" w:rsidR="009B29A7" w:rsidRPr="001058B5" w:rsidRDefault="009B29A7" w:rsidP="009B29A7">
      <w:pPr>
        <w:pStyle w:val="ListParagraph"/>
        <w:numPr>
          <w:ilvl w:val="1"/>
          <w:numId w:val="25"/>
        </w:numPr>
        <w:tabs>
          <w:tab w:val="left" w:pos="2980"/>
        </w:tabs>
        <w:rPr>
          <w:rFonts w:ascii="Arial" w:hAnsi="Arial" w:cs="Arial"/>
          <w:sz w:val="20"/>
        </w:rPr>
      </w:pPr>
      <w:r w:rsidRPr="001058B5">
        <w:rPr>
          <w:rFonts w:ascii="Arial" w:hAnsi="Arial" w:cs="Arial"/>
          <w:sz w:val="20"/>
        </w:rPr>
        <w:t>AUDIT_TRAIL_TYPE</w:t>
      </w:r>
      <w:r>
        <w:rPr>
          <w:rFonts w:ascii="Arial" w:hAnsi="Arial" w:cs="Arial"/>
          <w:sz w:val="20"/>
        </w:rPr>
        <w:t>:nhập 1 trong những giá trị sau</w:t>
      </w:r>
      <w:r w:rsidRPr="001058B5">
        <w:rPr>
          <w:rFonts w:ascii="Arial" w:hAnsi="Arial" w:cs="Arial"/>
          <w:sz w:val="20"/>
        </w:rPr>
        <w:t>:</w:t>
      </w:r>
    </w:p>
    <w:p w14:paraId="2E1ECC85" w14:textId="77777777" w:rsidR="009B29A7" w:rsidRPr="00596E3A" w:rsidRDefault="009B29A7" w:rsidP="009B29A7">
      <w:pPr>
        <w:pStyle w:val="ListParagraph"/>
        <w:numPr>
          <w:ilvl w:val="2"/>
          <w:numId w:val="25"/>
        </w:numPr>
        <w:tabs>
          <w:tab w:val="left" w:pos="3339"/>
          <w:tab w:val="left" w:pos="3340"/>
        </w:tabs>
        <w:spacing w:before="108"/>
        <w:ind w:hanging="359"/>
        <w:rPr>
          <w:rFonts w:ascii="Arial" w:hAnsi="Arial" w:cs="Arial"/>
          <w:sz w:val="20"/>
          <w:szCs w:val="20"/>
        </w:rPr>
      </w:pPr>
      <w:r w:rsidRPr="001058B5">
        <w:rPr>
          <w:rFonts w:ascii="Arial" w:hAnsi="Arial" w:cs="Arial"/>
          <w:w w:val="95"/>
          <w:sz w:val="20"/>
        </w:rPr>
        <w:t>DBMS_AUDIT_MGMT.AUDIT_TRAIL_AUD_STD</w:t>
      </w:r>
      <w:r w:rsidRPr="00596E3A">
        <w:rPr>
          <w:rStyle w:val="shorttext"/>
          <w:rFonts w:ascii="Arial" w:hAnsi="Arial" w:cs="Arial"/>
          <w:sz w:val="20"/>
          <w:szCs w:val="20"/>
          <w:lang w:val="vi-VN"/>
        </w:rPr>
        <w:t>Bảng theo dõi kiểm toán chuẩn</w:t>
      </w:r>
      <w:r w:rsidRPr="00596E3A">
        <w:rPr>
          <w:rFonts w:ascii="Arial" w:hAnsi="Arial" w:cs="Arial"/>
          <w:w w:val="95"/>
          <w:sz w:val="20"/>
          <w:szCs w:val="20"/>
        </w:rPr>
        <w:t>,</w:t>
      </w:r>
      <w:r w:rsidRPr="00596E3A">
        <w:rPr>
          <w:rFonts w:ascii="Arial" w:hAnsi="Arial" w:cs="Arial"/>
          <w:spacing w:val="-28"/>
          <w:w w:val="95"/>
          <w:sz w:val="20"/>
          <w:szCs w:val="20"/>
        </w:rPr>
        <w:t xml:space="preserve"> </w:t>
      </w:r>
      <w:r w:rsidRPr="00596E3A">
        <w:rPr>
          <w:rFonts w:ascii="Arial" w:hAnsi="Arial" w:cs="Arial"/>
          <w:w w:val="95"/>
          <w:sz w:val="20"/>
          <w:szCs w:val="20"/>
        </w:rPr>
        <w:t>AUD$</w:t>
      </w:r>
    </w:p>
    <w:p w14:paraId="6E98E2F4" w14:textId="77777777" w:rsidR="009B29A7" w:rsidRPr="00596E3A" w:rsidRDefault="009B29A7" w:rsidP="009B29A7">
      <w:pPr>
        <w:pStyle w:val="ListParagraph"/>
        <w:numPr>
          <w:ilvl w:val="2"/>
          <w:numId w:val="25"/>
        </w:numPr>
        <w:tabs>
          <w:tab w:val="left" w:pos="3339"/>
          <w:tab w:val="left" w:pos="3340"/>
        </w:tabs>
        <w:spacing w:before="109"/>
        <w:ind w:hanging="359"/>
        <w:rPr>
          <w:rFonts w:ascii="Arial" w:hAnsi="Arial" w:cs="Arial"/>
          <w:sz w:val="20"/>
          <w:szCs w:val="20"/>
        </w:rPr>
      </w:pPr>
      <w:r w:rsidRPr="00596E3A">
        <w:rPr>
          <w:rFonts w:ascii="Arial" w:hAnsi="Arial" w:cs="Arial"/>
          <w:w w:val="95"/>
          <w:sz w:val="20"/>
          <w:szCs w:val="20"/>
        </w:rPr>
        <w:t>DBMS_AUDIT_MGMT.AUDIT_TRAIL_FGA_STD:</w:t>
      </w:r>
      <w:r w:rsidRPr="00596E3A">
        <w:rPr>
          <w:rFonts w:ascii="Arial" w:hAnsi="Arial" w:cs="Arial"/>
          <w:spacing w:val="-19"/>
          <w:w w:val="95"/>
          <w:sz w:val="20"/>
          <w:szCs w:val="20"/>
        </w:rPr>
        <w:t xml:space="preserve"> </w:t>
      </w:r>
      <w:r w:rsidRPr="00596E3A">
        <w:rPr>
          <w:rStyle w:val="shorttext"/>
          <w:rFonts w:ascii="Arial" w:hAnsi="Arial" w:cs="Arial"/>
          <w:sz w:val="20"/>
          <w:szCs w:val="20"/>
          <w:lang w:val="vi-VN"/>
        </w:rPr>
        <w:t>Bảng khảo sát chi tiết hạt mịn,</w:t>
      </w:r>
      <w:r w:rsidRPr="00596E3A">
        <w:rPr>
          <w:rFonts w:ascii="Arial" w:hAnsi="Arial" w:cs="Arial"/>
          <w:w w:val="95"/>
          <w:sz w:val="20"/>
          <w:szCs w:val="20"/>
        </w:rPr>
        <w:t>FGA_LOG$</w:t>
      </w:r>
    </w:p>
    <w:p w14:paraId="7A47A645" w14:textId="77777777" w:rsidR="009B29A7" w:rsidRPr="00596E3A" w:rsidRDefault="009B29A7" w:rsidP="009B29A7">
      <w:pPr>
        <w:pStyle w:val="ListParagraph"/>
        <w:numPr>
          <w:ilvl w:val="2"/>
          <w:numId w:val="25"/>
        </w:numPr>
        <w:tabs>
          <w:tab w:val="left" w:pos="3339"/>
          <w:tab w:val="left" w:pos="3340"/>
        </w:tabs>
        <w:spacing w:before="117" w:line="228" w:lineRule="auto"/>
        <w:ind w:right="359" w:hanging="359"/>
        <w:rPr>
          <w:rFonts w:ascii="Arial" w:hAnsi="Arial" w:cs="Arial"/>
          <w:sz w:val="20"/>
          <w:szCs w:val="20"/>
        </w:rPr>
      </w:pPr>
      <w:r w:rsidRPr="00596E3A">
        <w:rPr>
          <w:rFonts w:ascii="Arial" w:hAnsi="Arial" w:cs="Arial"/>
          <w:w w:val="90"/>
          <w:sz w:val="20"/>
          <w:szCs w:val="20"/>
        </w:rPr>
        <w:t>DBMS_AUDIT_MGMT.AUDIT_TRAIL_DB_STD</w:t>
      </w:r>
      <w:r w:rsidRPr="00596E3A">
        <w:rPr>
          <w:rFonts w:ascii="Arial" w:hAnsi="Arial" w:cs="Arial"/>
          <w:sz w:val="20"/>
          <w:szCs w:val="20"/>
          <w:lang w:val="vi-VN"/>
        </w:rPr>
        <w:t>Cả bảng xếp hạng kiểm tra tiêu chuẩn và chi tiết hạt mịn</w:t>
      </w:r>
    </w:p>
    <w:p w14:paraId="29C29A2E" w14:textId="77777777" w:rsidR="009B29A7" w:rsidRPr="00596E3A" w:rsidRDefault="009B29A7" w:rsidP="009B29A7">
      <w:pPr>
        <w:pStyle w:val="ListParagraph"/>
        <w:numPr>
          <w:ilvl w:val="2"/>
          <w:numId w:val="25"/>
        </w:numPr>
        <w:tabs>
          <w:tab w:val="left" w:pos="3339"/>
          <w:tab w:val="left" w:pos="3340"/>
        </w:tabs>
        <w:spacing w:before="124" w:line="228" w:lineRule="auto"/>
        <w:ind w:right="188" w:hanging="359"/>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z w:val="20"/>
          <w:szCs w:val="20"/>
          <w:lang w:val="vi-VN"/>
        </w:rPr>
        <w:t xml:space="preserve"> Các tệp đường dẫn kiểm tra hệ thống điều hành có phần mở rộng .aud. (Cài đặt này không áp dụng cho các mục nhập Nhật ký sự kiện Windows).</w:t>
      </w:r>
    </w:p>
    <w:p w14:paraId="29A1ACF5" w14:textId="77777777" w:rsidR="009B29A7" w:rsidRPr="00596E3A" w:rsidRDefault="009B29A7" w:rsidP="009B29A7">
      <w:pPr>
        <w:pStyle w:val="ListParagraph"/>
        <w:numPr>
          <w:ilvl w:val="2"/>
          <w:numId w:val="25"/>
        </w:numPr>
        <w:tabs>
          <w:tab w:val="left" w:pos="3339"/>
          <w:tab w:val="left" w:pos="3340"/>
        </w:tabs>
        <w:spacing w:before="117" w:line="228" w:lineRule="auto"/>
        <w:ind w:right="366" w:hanging="359"/>
        <w:rPr>
          <w:rStyle w:val="shorttext"/>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5"/>
          <w:sz w:val="20"/>
          <w:szCs w:val="20"/>
        </w:rPr>
        <w:t xml:space="preserve"> </w:t>
      </w:r>
      <w:r w:rsidRPr="00596E3A">
        <w:rPr>
          <w:rStyle w:val="shorttext"/>
          <w:rFonts w:ascii="Arial" w:hAnsi="Arial" w:cs="Arial"/>
          <w:sz w:val="20"/>
          <w:szCs w:val="20"/>
          <w:lang w:val="vi-VN"/>
        </w:rPr>
        <w:t>Tệp đường dẫn kiểm tra XML</w:t>
      </w:r>
    </w:p>
    <w:p w14:paraId="3A74E91A"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Style w:val="shorttext"/>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321F69D5"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pacing w:val="-29"/>
          <w:w w:val="95"/>
          <w:sz w:val="20"/>
          <w:szCs w:val="20"/>
        </w:rPr>
        <w:t xml:space="preserve"> </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7A2BCC9E" w14:textId="77777777" w:rsidR="009B29A7" w:rsidRPr="001058B5" w:rsidRDefault="009B29A7" w:rsidP="009B29A7">
      <w:pPr>
        <w:pStyle w:val="ListParagraph"/>
        <w:numPr>
          <w:ilvl w:val="1"/>
          <w:numId w:val="25"/>
        </w:numPr>
        <w:tabs>
          <w:tab w:val="left" w:pos="2980"/>
        </w:tabs>
        <w:spacing w:before="114"/>
        <w:rPr>
          <w:rFonts w:ascii="Arial" w:hAnsi="Arial" w:cs="Arial"/>
          <w:sz w:val="20"/>
        </w:rPr>
      </w:pPr>
      <w:r w:rsidRPr="001058B5">
        <w:rPr>
          <w:rFonts w:ascii="Arial" w:hAnsi="Arial" w:cs="Arial"/>
          <w:sz w:val="20"/>
        </w:rPr>
        <w:t>USE_LAST_ARCH_TIMESTAMP</w:t>
      </w:r>
      <w:r>
        <w:rPr>
          <w:rFonts w:ascii="Arial" w:hAnsi="Arial" w:cs="Arial"/>
          <w:sz w:val="20"/>
        </w:rPr>
        <w:t>: nhập 1 trong những cài đặt sau</w:t>
      </w:r>
      <w:r w:rsidRPr="001058B5">
        <w:rPr>
          <w:rFonts w:ascii="Arial" w:hAnsi="Arial" w:cs="Arial"/>
          <w:sz w:val="20"/>
        </w:rPr>
        <w:t>:</w:t>
      </w:r>
    </w:p>
    <w:p w14:paraId="7D55CB19" w14:textId="77777777" w:rsidR="009B29A7" w:rsidRPr="00596E3A" w:rsidRDefault="009B29A7" w:rsidP="009B29A7">
      <w:pPr>
        <w:pStyle w:val="ListParagraph"/>
        <w:numPr>
          <w:ilvl w:val="2"/>
          <w:numId w:val="2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Pr>
          <w:rFonts w:ascii="Arial" w:hAnsi="Arial" w:cs="Arial"/>
          <w:sz w:val="20"/>
        </w:rPr>
        <w:t>:</w:t>
      </w:r>
      <w:r w:rsidRPr="00596E3A">
        <w:rPr>
          <w:lang w:val="vi-VN"/>
        </w:rPr>
        <w:t xml:space="preserve"> </w:t>
      </w:r>
      <w:r>
        <w:rPr>
          <w:lang w:val="vi-VN"/>
        </w:rPr>
        <w:t>Xóa các b</w:t>
      </w:r>
      <w:r>
        <w:rPr>
          <w:rFonts w:ascii="Cambria" w:hAnsi="Cambria" w:cs="Cambria"/>
          <w:lang w:val="vi-VN"/>
        </w:rPr>
        <w:t>ả</w:t>
      </w:r>
      <w:r>
        <w:rPr>
          <w:lang w:val="vi-VN"/>
        </w:rPr>
        <w:t>n ghi ki</w:t>
      </w:r>
      <w:r>
        <w:rPr>
          <w:rFonts w:ascii="Cambria" w:hAnsi="Cambria" w:cs="Cambria"/>
          <w:lang w:val="vi-VN"/>
        </w:rPr>
        <w:t>ể</w:t>
      </w:r>
      <w:r>
        <w:rPr>
          <w:lang w:val="vi-VN"/>
        </w:rPr>
        <w:t>m toán đ</w:t>
      </w:r>
      <w:r>
        <w:rPr>
          <w:rFonts w:ascii="Cambria" w:hAnsi="Cambria" w:cs="Cambria"/>
          <w:lang w:val="vi-VN"/>
        </w:rPr>
        <w:t>ượ</w:t>
      </w:r>
      <w:r>
        <w:rPr>
          <w:lang w:val="vi-VN"/>
        </w:rPr>
        <w:t>c t</w:t>
      </w:r>
      <w:r>
        <w:rPr>
          <w:rFonts w:ascii="Cambria" w:hAnsi="Cambria" w:cs="Cambria"/>
          <w:lang w:val="vi-VN"/>
        </w:rPr>
        <w:t>ạ</w:t>
      </w:r>
      <w:r>
        <w:rPr>
          <w:lang w:val="vi-VN"/>
        </w:rPr>
        <w:t>o tr</w:t>
      </w:r>
      <w:r>
        <w:rPr>
          <w:rFonts w:ascii="Cambria" w:hAnsi="Cambria" w:cs="Cambria"/>
          <w:lang w:val="vi-VN"/>
        </w:rPr>
        <w:t>ướ</w:t>
      </w:r>
      <w:r>
        <w:rPr>
          <w:lang w:val="vi-VN"/>
        </w:rPr>
        <w:t>c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cu</w:t>
      </w:r>
      <w:r>
        <w:rPr>
          <w:rFonts w:ascii="Cambria" w:hAnsi="Cambria" w:cs="Cambria"/>
          <w:lang w:val="vi-VN"/>
        </w:rPr>
        <w:t>ố</w:t>
      </w:r>
      <w:r>
        <w:rPr>
          <w:lang w:val="vi-VN"/>
        </w:rPr>
        <w:t>i cùng. Đ</w:t>
      </w:r>
      <w:r>
        <w:rPr>
          <w:rFonts w:ascii="Cambria" w:hAnsi="Cambria" w:cs="Cambria"/>
          <w:lang w:val="vi-VN"/>
        </w:rPr>
        <w:t>ể</w:t>
      </w:r>
      <w:r>
        <w:rPr>
          <w:lang w:val="vi-VN"/>
        </w:rPr>
        <w:t xml:space="preserve">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hãy xem</w:t>
      </w:r>
      <w:r w:rsidRPr="001058B5">
        <w:rPr>
          <w:rFonts w:ascii="Arial" w:hAnsi="Arial" w:cs="Arial"/>
          <w:sz w:val="20"/>
        </w:rPr>
        <w:t xml:space="preserv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Pr>
            <w:rFonts w:ascii="Arial" w:hAnsi="Arial" w:cs="Arial"/>
            <w:sz w:val="20"/>
          </w:rPr>
          <w:t xml:space="preserve">trang </w:t>
        </w:r>
        <w:r w:rsidRPr="001058B5">
          <w:rPr>
            <w:rFonts w:ascii="Arial" w:hAnsi="Arial" w:cs="Arial"/>
            <w:sz w:val="20"/>
          </w:rPr>
          <w:t>9-69</w:t>
        </w:r>
      </w:hyperlink>
      <w:r>
        <w:rPr>
          <w:rFonts w:ascii="Arial" w:hAnsi="Arial" w:cs="Arial"/>
          <w:sz w:val="20"/>
        </w:rPr>
        <w:t xml:space="preserve">. </w:t>
      </w:r>
      <w:r w:rsidRPr="00596E3A">
        <w:rPr>
          <w:rFonts w:ascii="Arial" w:hAnsi="Arial" w:cs="Arial"/>
          <w:sz w:val="20"/>
        </w:rPr>
        <w:t>Mặc định(and</w:t>
      </w:r>
    </w:p>
    <w:p w14:paraId="5F5D681B" w14:textId="77777777" w:rsidR="009B29A7" w:rsidRPr="00596E3A" w:rsidRDefault="009B29A7" w:rsidP="009B29A7">
      <w:pPr>
        <w:spacing w:line="230" w:lineRule="auto"/>
        <w:rPr>
          <w:rFonts w:ascii="Arial" w:hAnsi="Arial" w:cs="Arial"/>
          <w:sz w:val="20"/>
        </w:rPr>
        <w:sectPr w:rsidR="009B29A7" w:rsidRPr="00596E3A">
          <w:pgSz w:w="12240" w:h="15840"/>
          <w:pgMar w:top="840" w:right="1060" w:bottom="860" w:left="1100" w:header="549" w:footer="663" w:gutter="0"/>
          <w:cols w:space="720"/>
        </w:sectPr>
      </w:pPr>
    </w:p>
    <w:p w14:paraId="1D6FAE8D" w14:textId="77777777" w:rsidR="009B29A7" w:rsidRPr="00596E3A" w:rsidRDefault="009B29A7" w:rsidP="009B29A7">
      <w:pPr>
        <w:pStyle w:val="BodyText"/>
        <w:spacing w:before="5"/>
        <w:rPr>
          <w:rFonts w:ascii="Arial" w:hAnsi="Arial" w:cs="Arial"/>
          <w:sz w:val="25"/>
        </w:rPr>
      </w:pPr>
    </w:p>
    <w:p w14:paraId="6088096C" w14:textId="77777777" w:rsidR="009B29A7" w:rsidRPr="00596E3A" w:rsidRDefault="009B29A7" w:rsidP="009B29A7">
      <w:pPr>
        <w:pStyle w:val="BodyText"/>
        <w:spacing w:before="103" w:line="228" w:lineRule="auto"/>
        <w:ind w:left="2740" w:right="870" w:hanging="1"/>
        <w:rPr>
          <w:rFonts w:ascii="Arial" w:hAnsi="Arial" w:cs="Arial"/>
        </w:rPr>
      </w:pPr>
      <w:r>
        <w:rPr>
          <w:rFonts w:ascii="Arial" w:hAnsi="Arial" w:cs="Arial"/>
        </w:rPr>
        <w:t>Lời khuyên</w:t>
      </w:r>
      <w:r w:rsidRPr="00596E3A">
        <w:rPr>
          <w:rFonts w:ascii="Arial" w:hAnsi="Arial" w:cs="Arial"/>
        </w:rPr>
        <w:t>)</w:t>
      </w:r>
      <w:r w:rsidRPr="00596E3A">
        <w:rPr>
          <w:rFonts w:ascii="Arial" w:hAnsi="Arial" w:cs="Arial"/>
          <w:spacing w:val="-27"/>
        </w:rPr>
        <w:t xml:space="preserve"> giá trị là </w:t>
      </w:r>
      <w:r w:rsidRPr="00596E3A">
        <w:rPr>
          <w:rFonts w:ascii="Arial" w:hAnsi="Arial" w:cs="Arial"/>
        </w:rPr>
        <w:t>TRUE</w:t>
      </w:r>
      <w:r w:rsidRPr="00596E3A">
        <w:rPr>
          <w:rFonts w:ascii="Arial" w:hAnsi="Arial" w:cs="Arial"/>
          <w:lang w:val="vi-VN"/>
        </w:rPr>
        <w:t>Oracle khuyên bạn nên đặt USE_LAST_ ARCH_TIMESTAMP thành TRUE.</w:t>
      </w:r>
    </w:p>
    <w:p w14:paraId="5DDE68E5" w14:textId="77777777" w:rsidR="009B29A7" w:rsidRPr="00596E3A" w:rsidRDefault="009B29A7" w:rsidP="009B29A7">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FALSE: </w:t>
      </w:r>
      <w:r w:rsidRPr="00596E3A">
        <w:rPr>
          <w:rFonts w:ascii="Arial" w:hAnsi="Arial" w:cs="Arial"/>
          <w:lang w:val="vi-VN"/>
        </w:rPr>
        <w:t>Xóa tất cả các bản ghi kiểm toán mà không xem xét dấu thời gian lưu trữ cuối cùng. Hãy cẩn thận khi sử dụng cài đặt này, trong trường hợp bạn vô tình xóa các bản ghi kiểm tra đã bị xóa</w:t>
      </w:r>
      <w:r w:rsidRPr="00596E3A">
        <w:rPr>
          <w:rFonts w:ascii="Arial" w:hAnsi="Arial" w:cs="Arial"/>
        </w:rPr>
        <w:t>.</w:t>
      </w:r>
    </w:p>
    <w:p w14:paraId="386B1247" w14:textId="77777777" w:rsidR="009B29A7" w:rsidRPr="001058B5" w:rsidRDefault="009B29A7" w:rsidP="009B29A7">
      <w:pPr>
        <w:pStyle w:val="BodyText"/>
        <w:spacing w:before="8"/>
        <w:rPr>
          <w:rFonts w:ascii="Arial" w:hAnsi="Arial" w:cs="Arial"/>
          <w:sz w:val="25"/>
        </w:rPr>
      </w:pPr>
    </w:p>
    <w:p w14:paraId="7EA8F5A5" w14:textId="77777777" w:rsidR="009B29A7" w:rsidRPr="001058B5" w:rsidRDefault="009B29A7" w:rsidP="009B29A7">
      <w:pPr>
        <w:pStyle w:val="Heading4"/>
        <w:ind w:left="100"/>
      </w:pPr>
      <w:bookmarkStart w:id="1868" w:name="Purging_a_Subset_of_Records_from_the_Dat"/>
      <w:bookmarkStart w:id="1869" w:name="_bookmark2072"/>
      <w:bookmarkEnd w:id="1868"/>
      <w:bookmarkEnd w:id="1869"/>
      <w:r>
        <w:rPr>
          <w:lang w:val="vi-VN"/>
        </w:rPr>
        <w:t>D</w:t>
      </w:r>
      <w:r>
        <w:rPr>
          <w:rFonts w:ascii="Cambria" w:hAnsi="Cambria" w:cs="Cambria"/>
          <w:lang w:val="vi-VN"/>
        </w:rPr>
        <w:t>ọ</w:t>
      </w:r>
      <w:r>
        <w:rPr>
          <w:lang w:val="vi-VN"/>
        </w:rPr>
        <w:t>n d</w:t>
      </w:r>
      <w:r>
        <w:rPr>
          <w:rFonts w:ascii="Cambria" w:hAnsi="Cambria" w:cs="Cambria"/>
          <w:lang w:val="vi-VN"/>
        </w:rPr>
        <w:t>ẹ</w:t>
      </w:r>
      <w:r>
        <w:rPr>
          <w:lang w:val="vi-VN"/>
        </w:rPr>
        <w:t>p m</w:t>
      </w:r>
      <w:r>
        <w:rPr>
          <w:rFonts w:ascii="Cambria" w:hAnsi="Cambria" w:cs="Cambria"/>
          <w:lang w:val="vi-VN"/>
        </w:rPr>
        <w:t>ộ</w:t>
      </w:r>
      <w:r>
        <w:rPr>
          <w:lang w:val="vi-VN"/>
        </w:rPr>
        <w:t>t t</w:t>
      </w:r>
      <w:r>
        <w:rPr>
          <w:rFonts w:ascii="Cambria" w:hAnsi="Cambria" w:cs="Cambria"/>
          <w:lang w:val="vi-VN"/>
        </w:rPr>
        <w:t>ậ</w:t>
      </w:r>
      <w:r>
        <w:rPr>
          <w:lang w:val="vi-VN"/>
        </w:rPr>
        <w:t>p h</w:t>
      </w:r>
      <w:r>
        <w:rPr>
          <w:rFonts w:ascii="Cambria" w:hAnsi="Cambria" w:cs="Cambria"/>
          <w:lang w:val="vi-VN"/>
        </w:rPr>
        <w:t>ợ</w:t>
      </w:r>
      <w:r>
        <w:rPr>
          <w:lang w:val="vi-VN"/>
        </w:rPr>
        <w:t>p các b</w:t>
      </w:r>
      <w:r>
        <w:rPr>
          <w:rFonts w:ascii="Cambria" w:hAnsi="Cambria" w:cs="Cambria"/>
          <w:lang w:val="vi-VN"/>
        </w:rPr>
        <w:t>ả</w:t>
      </w:r>
      <w:r>
        <w:rPr>
          <w:lang w:val="vi-VN"/>
        </w:rPr>
        <w:t>n ghi t</w:t>
      </w:r>
      <w:r>
        <w:rPr>
          <w:rFonts w:ascii="Cambria" w:hAnsi="Cambria" w:cs="Cambria"/>
          <w:lang w:val="vi-VN"/>
        </w:rPr>
        <w:t>ừ</w:t>
      </w:r>
      <w:r>
        <w:rPr>
          <w:lang w:val="vi-VN"/>
        </w:rPr>
        <w:t xml:space="preserve">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w:t>
      </w:r>
    </w:p>
    <w:p w14:paraId="32E4C290" w14:textId="77777777" w:rsidR="009B29A7" w:rsidRPr="00596E3A" w:rsidRDefault="009B29A7" w:rsidP="009B29A7">
      <w:pPr>
        <w:pStyle w:val="BodyText"/>
        <w:spacing w:before="82" w:line="230" w:lineRule="auto"/>
        <w:ind w:left="1659" w:right="848"/>
        <w:rPr>
          <w:rFonts w:ascii="Arial" w:hAnsi="Arial" w:cs="Arial"/>
        </w:rPr>
      </w:pPr>
      <w:r w:rsidRPr="00596E3A">
        <w:rPr>
          <w:rFonts w:ascii="Arial" w:hAnsi="Arial" w:cs="Arial"/>
          <w:lang w:val="vi-VN"/>
        </w:rPr>
        <w:t>Bạn có thể xóa các bản ghi theo cách thủ công khỏi bảng theo dõi kiểm tra cơ sở dữ liệu. Phương pháp này có thể hữu ích nếu bạn muốn loại bỏ một tập con cụ thể của các bản ghi. Bạn có thể sử dụng phương thức này nếu bảng tính kiểm tra cơ sở dữ liệu nằm trong bất kỳ vùng bảng nào, bao gồm cả vùng bảng SYSTEM.</w:t>
      </w:r>
    </w:p>
    <w:p w14:paraId="0D08DF77" w14:textId="77777777" w:rsidR="009B29A7" w:rsidRPr="00596E3A" w:rsidRDefault="009B29A7" w:rsidP="009B29A7">
      <w:pPr>
        <w:pStyle w:val="BodyText"/>
        <w:spacing w:before="120" w:line="232" w:lineRule="auto"/>
        <w:ind w:left="1660" w:right="848"/>
        <w:rPr>
          <w:rFonts w:ascii="Arial" w:hAnsi="Arial" w:cs="Arial"/>
        </w:rPr>
      </w:pPr>
      <w:r w:rsidRPr="00596E3A">
        <w:rPr>
          <w:rFonts w:ascii="Arial" w:hAnsi="Arial" w:cs="Arial"/>
          <w:lang w:val="vi-VN"/>
        </w:rPr>
        <w:t>Ví dụ: để xóa bản ghi kiểm toán được tạo muộn hơn tối ngày 28 tháng 2 năm 2009 nhưng trước ngày 28 tháng 3 năm 2009, hãy nhập tuyên bố sau</w:t>
      </w:r>
      <w:r w:rsidRPr="00596E3A">
        <w:rPr>
          <w:rFonts w:ascii="Arial" w:hAnsi="Arial" w:cs="Arial"/>
        </w:rPr>
        <w:t>:</w:t>
      </w:r>
    </w:p>
    <w:p w14:paraId="287180D8"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2568A32E" w14:textId="77777777" w:rsidR="009B29A7" w:rsidRPr="00596E3A" w:rsidRDefault="009B29A7" w:rsidP="009B29A7">
      <w:pPr>
        <w:spacing w:before="16" w:line="259" w:lineRule="auto"/>
        <w:ind w:left="1937" w:right="848"/>
        <w:rPr>
          <w:rFonts w:ascii="Arial" w:hAnsi="Arial" w:cs="Arial"/>
          <w:sz w:val="20"/>
          <w:szCs w:val="20"/>
        </w:rPr>
      </w:pPr>
      <w:r w:rsidRPr="00596E3A">
        <w:rPr>
          <w:rFonts w:ascii="Arial" w:hAnsi="Arial" w:cs="Arial"/>
          <w:w w:val="90"/>
          <w:sz w:val="20"/>
          <w:szCs w:val="20"/>
        </w:rPr>
        <w:t>WHERE</w:t>
      </w:r>
      <w:r w:rsidRPr="00596E3A">
        <w:rPr>
          <w:rFonts w:ascii="Arial" w:hAnsi="Arial" w:cs="Arial"/>
          <w:spacing w:val="-47"/>
          <w:w w:val="90"/>
          <w:sz w:val="20"/>
          <w:szCs w:val="20"/>
        </w:rPr>
        <w:t xml:space="preserve"> </w:t>
      </w:r>
      <w:r w:rsidRPr="00596E3A">
        <w:rPr>
          <w:rFonts w:ascii="Arial" w:hAnsi="Arial" w:cs="Arial"/>
          <w:w w:val="90"/>
          <w:sz w:val="20"/>
          <w:szCs w:val="20"/>
        </w:rPr>
        <w:t>NTIMESTAMP#</w:t>
      </w:r>
      <w:r w:rsidRPr="00596E3A">
        <w:rPr>
          <w:rFonts w:ascii="Arial" w:hAnsi="Arial" w:cs="Arial"/>
          <w:spacing w:val="-47"/>
          <w:w w:val="90"/>
          <w:sz w:val="20"/>
          <w:szCs w:val="20"/>
        </w:rPr>
        <w:t xml:space="preserve"> </w:t>
      </w:r>
      <w:r w:rsidRPr="00596E3A">
        <w:rPr>
          <w:rFonts w:ascii="Arial" w:hAnsi="Arial" w:cs="Arial"/>
          <w:w w:val="90"/>
          <w:sz w:val="20"/>
          <w:szCs w:val="20"/>
        </w:rPr>
        <w:t>&gt;</w:t>
      </w:r>
      <w:r w:rsidRPr="00596E3A">
        <w:rPr>
          <w:rFonts w:ascii="Arial" w:hAnsi="Arial" w:cs="Arial"/>
          <w:spacing w:val="-47"/>
          <w:w w:val="90"/>
          <w:sz w:val="20"/>
          <w:szCs w:val="20"/>
        </w:rPr>
        <w:t xml:space="preserve"> </w:t>
      </w:r>
      <w:r w:rsidRPr="00596E3A">
        <w:rPr>
          <w:rFonts w:ascii="Arial" w:hAnsi="Arial" w:cs="Arial"/>
          <w:w w:val="90"/>
          <w:sz w:val="20"/>
          <w:szCs w:val="20"/>
        </w:rPr>
        <w:t>TO_TIMESTAMP</w:t>
      </w:r>
      <w:r w:rsidRPr="00596E3A">
        <w:rPr>
          <w:rFonts w:ascii="Arial" w:hAnsi="Arial" w:cs="Arial"/>
          <w:spacing w:val="-47"/>
          <w:w w:val="90"/>
          <w:sz w:val="20"/>
          <w:szCs w:val="20"/>
        </w:rPr>
        <w:t xml:space="preserve"> </w:t>
      </w:r>
      <w:r w:rsidRPr="00596E3A">
        <w:rPr>
          <w:rFonts w:ascii="Arial" w:hAnsi="Arial" w:cs="Arial"/>
          <w:w w:val="90"/>
          <w:sz w:val="20"/>
          <w:szCs w:val="20"/>
        </w:rPr>
        <w:t>('28-FEB-09</w:t>
      </w:r>
      <w:r w:rsidRPr="00596E3A">
        <w:rPr>
          <w:rFonts w:ascii="Arial" w:hAnsi="Arial" w:cs="Arial"/>
          <w:spacing w:val="-47"/>
          <w:w w:val="90"/>
          <w:sz w:val="20"/>
          <w:szCs w:val="20"/>
        </w:rPr>
        <w:t xml:space="preserve"> </w:t>
      </w:r>
      <w:r w:rsidRPr="00596E3A">
        <w:rPr>
          <w:rFonts w:ascii="Arial" w:hAnsi="Arial" w:cs="Arial"/>
          <w:w w:val="90"/>
          <w:sz w:val="20"/>
          <w:szCs w:val="20"/>
        </w:rPr>
        <w:t>09.07.59.907000</w:t>
      </w:r>
      <w:r w:rsidRPr="00596E3A">
        <w:rPr>
          <w:rFonts w:ascii="Arial" w:hAnsi="Arial" w:cs="Arial"/>
          <w:spacing w:val="-47"/>
          <w:w w:val="90"/>
          <w:sz w:val="20"/>
          <w:szCs w:val="20"/>
        </w:rPr>
        <w:t xml:space="preserve"> </w:t>
      </w:r>
      <w:r w:rsidRPr="00596E3A">
        <w:rPr>
          <w:rFonts w:ascii="Arial" w:hAnsi="Arial" w:cs="Arial"/>
          <w:w w:val="90"/>
          <w:sz w:val="20"/>
          <w:szCs w:val="20"/>
        </w:rPr>
        <w:t>PM')</w:t>
      </w:r>
      <w:r w:rsidRPr="00596E3A">
        <w:rPr>
          <w:rFonts w:ascii="Arial" w:hAnsi="Arial" w:cs="Arial"/>
          <w:spacing w:val="-47"/>
          <w:w w:val="90"/>
          <w:sz w:val="20"/>
          <w:szCs w:val="20"/>
        </w:rPr>
        <w:t xml:space="preserve"> </w:t>
      </w:r>
      <w:r w:rsidRPr="00596E3A">
        <w:rPr>
          <w:rFonts w:ascii="Arial" w:hAnsi="Arial" w:cs="Arial"/>
          <w:spacing w:val="-2"/>
          <w:w w:val="90"/>
          <w:sz w:val="20"/>
          <w:szCs w:val="20"/>
        </w:rPr>
        <w:t xml:space="preserve">AND </w:t>
      </w:r>
      <w:r w:rsidRPr="00596E3A">
        <w:rPr>
          <w:rFonts w:ascii="Arial" w:hAnsi="Arial" w:cs="Arial"/>
          <w:w w:val="95"/>
          <w:sz w:val="20"/>
          <w:szCs w:val="20"/>
        </w:rPr>
        <w:t>NTIMESTAMP#</w:t>
      </w:r>
      <w:r w:rsidRPr="00596E3A">
        <w:rPr>
          <w:rFonts w:ascii="Arial" w:hAnsi="Arial" w:cs="Arial"/>
          <w:spacing w:val="-51"/>
          <w:w w:val="95"/>
          <w:sz w:val="20"/>
          <w:szCs w:val="20"/>
        </w:rPr>
        <w:t xml:space="preserve"> </w:t>
      </w:r>
      <w:r w:rsidRPr="00596E3A">
        <w:rPr>
          <w:rFonts w:ascii="Arial" w:hAnsi="Arial" w:cs="Arial"/>
          <w:w w:val="95"/>
          <w:sz w:val="20"/>
          <w:szCs w:val="20"/>
        </w:rPr>
        <w:t>&lt;</w:t>
      </w:r>
      <w:r w:rsidRPr="00596E3A">
        <w:rPr>
          <w:rFonts w:ascii="Arial" w:hAnsi="Arial" w:cs="Arial"/>
          <w:spacing w:val="-51"/>
          <w:w w:val="95"/>
          <w:sz w:val="20"/>
          <w:szCs w:val="20"/>
        </w:rPr>
        <w:t xml:space="preserve"> </w:t>
      </w:r>
      <w:r w:rsidRPr="00596E3A">
        <w:rPr>
          <w:rFonts w:ascii="Arial" w:hAnsi="Arial" w:cs="Arial"/>
          <w:w w:val="95"/>
          <w:sz w:val="20"/>
          <w:szCs w:val="20"/>
        </w:rPr>
        <w:t>TO_TIMESTAMP</w:t>
      </w:r>
      <w:r w:rsidRPr="00596E3A">
        <w:rPr>
          <w:rFonts w:ascii="Arial" w:hAnsi="Arial" w:cs="Arial"/>
          <w:spacing w:val="-51"/>
          <w:w w:val="95"/>
          <w:sz w:val="20"/>
          <w:szCs w:val="20"/>
        </w:rPr>
        <w:t xml:space="preserve"> </w:t>
      </w:r>
      <w:r w:rsidRPr="00596E3A">
        <w:rPr>
          <w:rFonts w:ascii="Arial" w:hAnsi="Arial" w:cs="Arial"/>
          <w:w w:val="95"/>
          <w:sz w:val="20"/>
          <w:szCs w:val="20"/>
        </w:rPr>
        <w:t>('28-MAR-09</w:t>
      </w:r>
      <w:r w:rsidRPr="00596E3A">
        <w:rPr>
          <w:rFonts w:ascii="Arial" w:hAnsi="Arial" w:cs="Arial"/>
          <w:spacing w:val="-51"/>
          <w:w w:val="95"/>
          <w:sz w:val="20"/>
          <w:szCs w:val="20"/>
        </w:rPr>
        <w:t xml:space="preserve"> </w:t>
      </w:r>
      <w:r w:rsidRPr="00596E3A">
        <w:rPr>
          <w:rFonts w:ascii="Arial" w:hAnsi="Arial" w:cs="Arial"/>
          <w:w w:val="95"/>
          <w:sz w:val="20"/>
          <w:szCs w:val="20"/>
        </w:rPr>
        <w:t>09.07.59.907000</w:t>
      </w:r>
      <w:r w:rsidRPr="00596E3A">
        <w:rPr>
          <w:rFonts w:ascii="Arial" w:hAnsi="Arial" w:cs="Arial"/>
          <w:spacing w:val="-51"/>
          <w:w w:val="95"/>
          <w:sz w:val="20"/>
          <w:szCs w:val="20"/>
        </w:rPr>
        <w:t xml:space="preserve"> </w:t>
      </w:r>
      <w:r w:rsidRPr="00596E3A">
        <w:rPr>
          <w:rFonts w:ascii="Arial" w:hAnsi="Arial" w:cs="Arial"/>
          <w:w w:val="95"/>
          <w:sz w:val="20"/>
          <w:szCs w:val="20"/>
        </w:rPr>
        <w:t>PM');</w:t>
      </w:r>
    </w:p>
    <w:p w14:paraId="3A48E4D7" w14:textId="77777777" w:rsidR="009B29A7" w:rsidRPr="00596E3A" w:rsidRDefault="009B29A7" w:rsidP="009B29A7">
      <w:pPr>
        <w:pStyle w:val="BodyText"/>
        <w:spacing w:before="4"/>
        <w:rPr>
          <w:rFonts w:ascii="Arial" w:hAnsi="Arial" w:cs="Arial"/>
        </w:rPr>
      </w:pPr>
    </w:p>
    <w:p w14:paraId="197FF0BD" w14:textId="77777777" w:rsidR="009B29A7" w:rsidRPr="00596E3A" w:rsidRDefault="009B29A7" w:rsidP="009B29A7">
      <w:pPr>
        <w:pStyle w:val="BodyText"/>
        <w:spacing w:line="232" w:lineRule="auto"/>
        <w:ind w:left="1660" w:right="848"/>
        <w:rPr>
          <w:rFonts w:ascii="Arial" w:hAnsi="Arial" w:cs="Arial"/>
        </w:rPr>
      </w:pPr>
      <w:r w:rsidRPr="00596E3A">
        <w:rPr>
          <w:rFonts w:ascii="Arial" w:hAnsi="Arial" w:cs="Arial"/>
          <w:lang w:val="vi-VN"/>
        </w:rPr>
        <w:t>Ngoài ra, để xóa tất cả các bản ghi kiểm toán khỏi đường mòn kiểm tra, hãy nhập tuyên bố sau:</w:t>
      </w:r>
    </w:p>
    <w:p w14:paraId="5C4333F6"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192D5224" w14:textId="77777777" w:rsidR="009B29A7" w:rsidRPr="00596E3A" w:rsidRDefault="009B29A7" w:rsidP="009B29A7">
      <w:pPr>
        <w:pStyle w:val="BodyText"/>
        <w:spacing w:before="1"/>
        <w:rPr>
          <w:rFonts w:ascii="Arial" w:hAnsi="Arial" w:cs="Arial"/>
        </w:rPr>
      </w:pPr>
    </w:p>
    <w:p w14:paraId="7AB4E686" w14:textId="77777777" w:rsidR="009B29A7" w:rsidRPr="00596E3A" w:rsidRDefault="009B29A7" w:rsidP="009B29A7">
      <w:pPr>
        <w:pStyle w:val="BodyText"/>
        <w:spacing w:before="1" w:line="228" w:lineRule="auto"/>
        <w:ind w:left="1660" w:right="700" w:hanging="1"/>
        <w:rPr>
          <w:rFonts w:ascii="Arial" w:hAnsi="Arial" w:cs="Arial"/>
        </w:rPr>
      </w:pPr>
      <w:r w:rsidRPr="00596E3A">
        <w:rPr>
          <w:rFonts w:ascii="Arial" w:hAnsi="Arial" w:cs="Arial"/>
          <w:lang w:val="vi-VN"/>
        </w:rPr>
        <w:t>Chỉ người dùng SYS hoặc người dùng mà SYS đã cấp đặc quyền DELETE trên SYS.AUD $ mới có thể xóa các bản ghi từ bộ kiểm tra cơ sở dữ liệu</w:t>
      </w:r>
      <w:r w:rsidRPr="00596E3A">
        <w:rPr>
          <w:rFonts w:ascii="Arial" w:hAnsi="Arial" w:cs="Arial"/>
        </w:rPr>
        <w:t>l.</w:t>
      </w:r>
    </w:p>
    <w:p w14:paraId="08FC8C68" w14:textId="77777777" w:rsidR="009B29A7" w:rsidRPr="001058B5" w:rsidRDefault="008D1AB8" w:rsidP="009B29A7">
      <w:pPr>
        <w:pStyle w:val="BodyText"/>
        <w:spacing w:before="5"/>
        <w:rPr>
          <w:rFonts w:ascii="Arial" w:hAnsi="Arial" w:cs="Arial"/>
          <w:sz w:val="18"/>
        </w:rPr>
      </w:pPr>
      <w:r>
        <w:rPr>
          <w:rFonts w:ascii="Arial" w:hAnsi="Arial" w:cs="Arial"/>
        </w:rPr>
        <w:pict w14:anchorId="51566E33">
          <v:group id="_x0000_s1728" style="position:absolute;margin-left:174pt;margin-top:13.4pt;width:300pt;height:2.5pt;z-index:502639344;mso-wrap-distance-left:0;mso-wrap-distance-right:0;mso-position-horizontal-relative:page" coordorigin="3480,268" coordsize="6000,50">
            <v:line id="_x0000_s1729" style="position:absolute" from="3480,271" to="9480,271" strokeweight=".24pt"/>
            <v:line id="_x0000_s1730" style="position:absolute" from="3480,315" to="9480,315" strokeweight=".24pt"/>
            <w10:wrap type="topAndBottom" anchorx="page"/>
          </v:group>
        </w:pict>
      </w:r>
    </w:p>
    <w:p w14:paraId="5BA330A5" w14:textId="77777777" w:rsidR="009B29A7" w:rsidRPr="001058B5" w:rsidRDefault="009B29A7" w:rsidP="009B29A7">
      <w:pPr>
        <w:pStyle w:val="BodyText"/>
        <w:spacing w:before="28" w:after="103" w:line="230" w:lineRule="auto"/>
        <w:ind w:left="2379" w:right="1754"/>
        <w:rPr>
          <w:rFonts w:ascii="Arial" w:hAnsi="Arial" w:cs="Arial"/>
        </w:rPr>
      </w:pPr>
      <w:r>
        <w:rPr>
          <w:rFonts w:ascii="Arial" w:hAnsi="Arial" w:cs="Arial"/>
          <w:b/>
          <w:sz w:val="19"/>
        </w:rPr>
        <w:t>Chú ý</w:t>
      </w:r>
      <w:r w:rsidRPr="001058B5">
        <w:rPr>
          <w:rFonts w:ascii="Arial" w:hAnsi="Arial" w:cs="Arial"/>
          <w:b/>
          <w:sz w:val="19"/>
        </w:rPr>
        <w:t xml:space="preserve">: </w:t>
      </w:r>
      <w:r w:rsidRPr="00596E3A">
        <w:rPr>
          <w:rFonts w:ascii="Arial" w:hAnsi="Arial" w:cs="Arial"/>
          <w:lang w:val="vi-VN"/>
        </w:rPr>
        <w:t>Nếu đường dẫn kiểm toán đầy và các kết nối đang được kiểm tra (có nghĩa là, nếu câu lệnh KIỂM TOÁN AUDIT được đặt), thì người dùng điển hình không thể kết nối với cơ sở dữ liệu vì bản ghi kiểm toán liên quan cho kết nối không thể được chèn vào đường kiểm toán. Trong trường hợp này, hãy kết nối như SYS với đặc quyền SYSDBA và tạo khoảng trống có sẵn trong đường mòn kiểm toán. Hãy nhớ rằng các hoạt động của SYS không được ghi lại trong đường dẫn kiểm toán chuẩn, nhưng chúng được kiểm tra nếu bạn đặt tham số AUDIT_SYS_OPERATIONS thành TRUE</w:t>
      </w:r>
      <w:r w:rsidRPr="00596E3A">
        <w:rPr>
          <w:rFonts w:ascii="Arial" w:hAnsi="Arial" w:cs="Arial"/>
        </w:rPr>
        <w:t>.</w:t>
      </w:r>
    </w:p>
    <w:p w14:paraId="1E8E12FE" w14:textId="77777777" w:rsidR="009B29A7" w:rsidRPr="001058B5" w:rsidRDefault="008D1AB8"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358A11A">
          <v:group id="_x0000_s1694" style="width:300pt;height:2.5pt;mso-position-horizontal-relative:char;mso-position-vertical-relative:line" coordsize="6000,50">
            <v:line id="_x0000_s1695" style="position:absolute" from="0,2" to="6000,2" strokeweight=".24pt"/>
            <v:line id="_x0000_s1696" style="position:absolute" from="0,47" to="6000,47" strokeweight=".24pt"/>
            <w10:anchorlock/>
          </v:group>
        </w:pict>
      </w:r>
    </w:p>
    <w:p w14:paraId="4B7B6713" w14:textId="77777777" w:rsidR="009B29A7" w:rsidRPr="001058B5" w:rsidRDefault="009B29A7" w:rsidP="009B29A7">
      <w:pPr>
        <w:pStyle w:val="BodyText"/>
        <w:spacing w:before="9"/>
        <w:rPr>
          <w:rFonts w:ascii="Arial" w:hAnsi="Arial" w:cs="Arial"/>
          <w:sz w:val="11"/>
        </w:rPr>
      </w:pPr>
    </w:p>
    <w:p w14:paraId="582E24B5" w14:textId="77777777" w:rsidR="009B29A7" w:rsidRPr="00596E3A" w:rsidRDefault="009B29A7" w:rsidP="009B29A7">
      <w:pPr>
        <w:pStyle w:val="BodyText"/>
        <w:spacing w:before="100" w:line="230" w:lineRule="auto"/>
        <w:ind w:left="1660" w:right="802"/>
        <w:rPr>
          <w:rFonts w:ascii="Arial" w:hAnsi="Arial" w:cs="Arial"/>
        </w:rPr>
      </w:pPr>
      <w:r w:rsidRPr="00596E3A">
        <w:rPr>
          <w:rFonts w:ascii="Arial" w:hAnsi="Arial" w:cs="Arial"/>
          <w:lang w:val="vi-VN"/>
        </w:rPr>
        <w:t>Sau khi bạn xóa các hàng khỏi bảng đường dẫn kiểm tra cơ sở dữ liệu, không gian giải phóng có sẵn để sử dụng lại bởi bảng đó. (Bảng SYS.AUD $ chỉ được phân bổ dưới dạng nhiều phần mở rộng cần thiết để duy trì các bản ghi kiểm toán hiện tại.) Bạn không cần phải làm bất cứ điều gì để làm cho không gian này có sẵn cho bảng để sử dụng lại. Nếu bạn muốn sử dụng không gian này cho một bảng khác, hãy làm theo các bước sau:</w:t>
      </w:r>
    </w:p>
    <w:p w14:paraId="7D4327AA" w14:textId="77777777" w:rsidR="009B29A7" w:rsidRPr="00596E3A" w:rsidRDefault="009B29A7" w:rsidP="009B29A7">
      <w:pPr>
        <w:pStyle w:val="ListParagraph"/>
        <w:numPr>
          <w:ilvl w:val="0"/>
          <w:numId w:val="24"/>
        </w:numPr>
        <w:tabs>
          <w:tab w:val="left" w:pos="2020"/>
        </w:tabs>
        <w:spacing w:before="116" w:line="343" w:lineRule="auto"/>
        <w:ind w:right="2121"/>
        <w:jc w:val="left"/>
        <w:rPr>
          <w:rFonts w:ascii="Arial" w:hAnsi="Arial" w:cs="Arial"/>
          <w:sz w:val="20"/>
          <w:szCs w:val="20"/>
        </w:rPr>
      </w:pPr>
      <w:r w:rsidRPr="00596E3A">
        <w:rPr>
          <w:rFonts w:ascii="Arial" w:hAnsi="Arial" w:cs="Arial"/>
          <w:sz w:val="20"/>
          <w:szCs w:val="20"/>
        </w:rPr>
        <w:t>D</w:t>
      </w:r>
      <w:r w:rsidRPr="00596E3A">
        <w:rPr>
          <w:rFonts w:ascii="Arial" w:hAnsi="Arial" w:cs="Arial"/>
          <w:sz w:val="20"/>
          <w:szCs w:val="20"/>
          <w:lang w:val="vi-VN"/>
        </w:rPr>
        <w:t>i chuyển bảng AUD $ sang vùng bảng được quản lý không gian tự động. Ví dụ</w:t>
      </w:r>
      <w:r w:rsidRPr="00596E3A">
        <w:rPr>
          <w:rFonts w:ascii="Arial" w:hAnsi="Arial" w:cs="Arial"/>
          <w:sz w:val="20"/>
          <w:szCs w:val="20"/>
        </w:rPr>
        <w:t>:</w:t>
      </w:r>
    </w:p>
    <w:p w14:paraId="1455A4E3" w14:textId="77777777" w:rsidR="009B29A7" w:rsidRPr="001058B5" w:rsidRDefault="009B29A7" w:rsidP="009B29A7">
      <w:pPr>
        <w:spacing w:before="35"/>
        <w:ind w:left="2020"/>
        <w:rPr>
          <w:rFonts w:ascii="Arial" w:hAnsi="Arial" w:cs="Arial"/>
          <w:sz w:val="18"/>
        </w:rPr>
      </w:pPr>
      <w:r w:rsidRPr="001058B5">
        <w:rPr>
          <w:rFonts w:ascii="Arial" w:hAnsi="Arial" w:cs="Arial"/>
          <w:w w:val="95"/>
          <w:sz w:val="18"/>
        </w:rPr>
        <w:t>BEGIN</w:t>
      </w:r>
    </w:p>
    <w:p w14:paraId="34A36352" w14:textId="77777777" w:rsidR="009B29A7" w:rsidRPr="001058B5" w:rsidRDefault="009B29A7" w:rsidP="009B29A7">
      <w:pPr>
        <w:spacing w:before="15"/>
        <w:ind w:left="2204"/>
        <w:rPr>
          <w:rFonts w:ascii="Arial" w:hAnsi="Arial" w:cs="Arial"/>
          <w:sz w:val="18"/>
        </w:rPr>
      </w:pPr>
      <w:r w:rsidRPr="001058B5">
        <w:rPr>
          <w:rFonts w:ascii="Arial" w:hAnsi="Arial" w:cs="Arial"/>
          <w:w w:val="95"/>
          <w:sz w:val="18"/>
        </w:rPr>
        <w:t>DBMS_AUDIT_MGMT.SET_AUDIT_TRAIL_LOCATION</w:t>
      </w:r>
    </w:p>
    <w:p w14:paraId="7B2605DF" w14:textId="77777777" w:rsidR="009B29A7" w:rsidRPr="001058B5" w:rsidRDefault="009B29A7" w:rsidP="009B29A7">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7CBC27FB" w14:textId="77777777" w:rsidR="009B29A7" w:rsidRPr="001058B5" w:rsidRDefault="009B29A7" w:rsidP="009B29A7">
      <w:pPr>
        <w:spacing w:line="203" w:lineRule="exact"/>
        <w:ind w:left="2020"/>
        <w:rPr>
          <w:rFonts w:ascii="Arial" w:hAnsi="Arial" w:cs="Arial"/>
          <w:sz w:val="18"/>
        </w:rPr>
      </w:pPr>
      <w:r w:rsidRPr="001058B5">
        <w:rPr>
          <w:rFonts w:ascii="Arial" w:hAnsi="Arial" w:cs="Arial"/>
          <w:w w:val="95"/>
          <w:sz w:val="18"/>
        </w:rPr>
        <w:t>END;</w:t>
      </w:r>
    </w:p>
    <w:p w14:paraId="5956BEA5" w14:textId="77777777" w:rsidR="009B29A7" w:rsidRPr="001058B5" w:rsidRDefault="009B29A7" w:rsidP="009B29A7">
      <w:pPr>
        <w:spacing w:before="17"/>
        <w:ind w:left="2020"/>
        <w:rPr>
          <w:rFonts w:ascii="Arial" w:hAnsi="Arial" w:cs="Arial"/>
          <w:sz w:val="18"/>
        </w:rPr>
      </w:pPr>
      <w:r w:rsidRPr="001058B5">
        <w:rPr>
          <w:rFonts w:ascii="Arial" w:hAnsi="Arial" w:cs="Arial"/>
          <w:w w:val="86"/>
          <w:sz w:val="18"/>
        </w:rPr>
        <w:t>/</w:t>
      </w:r>
    </w:p>
    <w:p w14:paraId="6FDCA085" w14:textId="77777777" w:rsidR="009B29A7" w:rsidRPr="001058B5" w:rsidRDefault="009B29A7" w:rsidP="009B29A7">
      <w:pPr>
        <w:pStyle w:val="BodyText"/>
        <w:spacing w:before="2"/>
        <w:rPr>
          <w:rFonts w:ascii="Arial" w:hAnsi="Arial" w:cs="Arial"/>
          <w:sz w:val="18"/>
        </w:rPr>
      </w:pPr>
    </w:p>
    <w:p w14:paraId="7E0713AF" w14:textId="77777777" w:rsidR="009B29A7" w:rsidRPr="001058B5" w:rsidRDefault="009B29A7" w:rsidP="009B29A7">
      <w:pPr>
        <w:pStyle w:val="ListParagraph"/>
        <w:numPr>
          <w:ilvl w:val="0"/>
          <w:numId w:val="24"/>
        </w:numPr>
        <w:tabs>
          <w:tab w:val="left" w:pos="2020"/>
        </w:tabs>
        <w:spacing w:before="0"/>
        <w:jc w:val="left"/>
        <w:rPr>
          <w:rFonts w:ascii="Arial" w:hAnsi="Arial" w:cs="Arial"/>
          <w:sz w:val="20"/>
        </w:rPr>
      </w:pPr>
      <w:r>
        <w:rPr>
          <w:rFonts w:ascii="Arial" w:hAnsi="Arial" w:cs="Arial"/>
          <w:sz w:val="20"/>
        </w:rPr>
        <w:t>Chạy câu lệnh sau</w:t>
      </w:r>
      <w:r w:rsidRPr="001058B5">
        <w:rPr>
          <w:rFonts w:ascii="Arial" w:hAnsi="Arial" w:cs="Arial"/>
          <w:sz w:val="20"/>
        </w:rPr>
        <w:t>:</w:t>
      </w:r>
    </w:p>
    <w:p w14:paraId="708B2D10" w14:textId="77777777" w:rsidR="009B29A7" w:rsidRPr="001058B5" w:rsidRDefault="009B29A7" w:rsidP="009B29A7">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264CAED5" w14:textId="77777777" w:rsidR="009B29A7" w:rsidRPr="001058B5" w:rsidRDefault="009B29A7" w:rsidP="009B29A7">
      <w:pPr>
        <w:spacing w:line="259" w:lineRule="auto"/>
        <w:rPr>
          <w:rFonts w:ascii="Arial" w:hAnsi="Arial" w:cs="Arial"/>
          <w:sz w:val="18"/>
        </w:rPr>
        <w:sectPr w:rsidR="009B29A7" w:rsidRPr="001058B5">
          <w:pgSz w:w="12240" w:h="15840"/>
          <w:pgMar w:top="840" w:right="1060" w:bottom="860" w:left="1100" w:header="549" w:footer="663" w:gutter="0"/>
          <w:cols w:space="720"/>
        </w:sectPr>
      </w:pPr>
    </w:p>
    <w:p w14:paraId="66DBEA22" w14:textId="77777777" w:rsidR="009B29A7" w:rsidRPr="001058B5" w:rsidRDefault="009B29A7" w:rsidP="009B29A7">
      <w:pPr>
        <w:pStyle w:val="BodyText"/>
        <w:rPr>
          <w:rFonts w:ascii="Arial" w:hAnsi="Arial" w:cs="Arial"/>
        </w:rPr>
      </w:pPr>
    </w:p>
    <w:p w14:paraId="1DB20281" w14:textId="77777777" w:rsidR="009B29A7" w:rsidRPr="001058B5" w:rsidRDefault="009B29A7" w:rsidP="009B29A7">
      <w:pPr>
        <w:pStyle w:val="BodyText"/>
        <w:spacing w:before="3"/>
        <w:rPr>
          <w:rFonts w:ascii="Arial" w:hAnsi="Arial" w:cs="Arial"/>
          <w:sz w:val="27"/>
        </w:rPr>
      </w:pPr>
    </w:p>
    <w:p w14:paraId="5116D4C5" w14:textId="77777777" w:rsidR="009B29A7" w:rsidRPr="00596E3A" w:rsidRDefault="009B29A7" w:rsidP="009B29A7">
      <w:pPr>
        <w:pStyle w:val="ListParagraph"/>
        <w:numPr>
          <w:ilvl w:val="0"/>
          <w:numId w:val="24"/>
        </w:numPr>
        <w:tabs>
          <w:tab w:val="left" w:pos="2620"/>
        </w:tabs>
        <w:spacing w:before="102" w:line="228" w:lineRule="auto"/>
        <w:ind w:left="2620" w:right="736"/>
        <w:jc w:val="left"/>
        <w:rPr>
          <w:rFonts w:ascii="Arial" w:hAnsi="Arial" w:cs="Arial"/>
          <w:sz w:val="18"/>
        </w:rPr>
      </w:pPr>
      <w:r w:rsidRPr="00596E3A">
        <w:rPr>
          <w:rFonts w:ascii="Arial" w:hAnsi="Arial" w:cs="Arial"/>
          <w:sz w:val="20"/>
          <w:lang w:val="vi-VN"/>
        </w:rPr>
        <w:t>Nếu bạn phải di chuyển bảng AUD $ trở lại bảng SYSTEM, sau đó chạy câu lệnh sau</w:t>
      </w:r>
      <w:r w:rsidRPr="00596E3A">
        <w:rPr>
          <w:rFonts w:ascii="Arial" w:hAnsi="Arial" w:cs="Arial"/>
          <w:sz w:val="18"/>
        </w:rPr>
        <w:t>:</w:t>
      </w:r>
    </w:p>
    <w:p w14:paraId="73ED7576" w14:textId="77777777" w:rsidR="009B29A7" w:rsidRPr="001058B5" w:rsidRDefault="009B29A7" w:rsidP="009B29A7">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77C01F48" w14:textId="77777777" w:rsidR="009B29A7" w:rsidRPr="001058B5" w:rsidRDefault="009B29A7" w:rsidP="009B29A7">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207D1142"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790BCD71"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54D5584B" w14:textId="77777777" w:rsidR="009B29A7" w:rsidRPr="00596E3A" w:rsidRDefault="009B29A7" w:rsidP="009B29A7">
      <w:pPr>
        <w:pStyle w:val="BodyText"/>
        <w:rPr>
          <w:rFonts w:ascii="Arial" w:hAnsi="Arial" w:cs="Arial"/>
          <w:sz w:val="19"/>
        </w:rPr>
      </w:pPr>
    </w:p>
    <w:p w14:paraId="17A912FC" w14:textId="77777777" w:rsidR="009B29A7" w:rsidRPr="00596E3A" w:rsidRDefault="009B29A7" w:rsidP="009B29A7">
      <w:pPr>
        <w:pStyle w:val="BodyText"/>
        <w:spacing w:line="230" w:lineRule="auto"/>
        <w:ind w:left="2259"/>
        <w:rPr>
          <w:rFonts w:ascii="Arial" w:hAnsi="Arial" w:cs="Arial"/>
        </w:rPr>
      </w:pPr>
      <w:r w:rsidRPr="00596E3A">
        <w:rPr>
          <w:rFonts w:ascii="Arial" w:hAnsi="Arial" w:cs="Arial"/>
          <w:lang w:val="vi-VN"/>
        </w:rPr>
        <w:t>Nếu bạn muốn xóa cả hai hàng khỏi bảng tính kiểm tra cơ sở dữ liệu và giải phóng không gian đã sử dụng cho các đối tượng vùng bảng khác, hãy sử dụng câu lệnh TRUNCATE TABLE. Ví dụ</w:t>
      </w:r>
      <w:r w:rsidRPr="00596E3A">
        <w:rPr>
          <w:rFonts w:ascii="Arial" w:hAnsi="Arial" w:cs="Arial"/>
        </w:rPr>
        <w:t>:</w:t>
      </w:r>
    </w:p>
    <w:p w14:paraId="4C4A09F0" w14:textId="77777777" w:rsidR="009B29A7" w:rsidRPr="001058B5" w:rsidRDefault="009B29A7" w:rsidP="009B29A7">
      <w:pPr>
        <w:spacing w:before="142"/>
        <w:ind w:left="2260"/>
        <w:rPr>
          <w:rFonts w:ascii="Arial" w:hAnsi="Arial" w:cs="Arial"/>
          <w:sz w:val="18"/>
        </w:rPr>
      </w:pPr>
      <w:r w:rsidRPr="001058B5">
        <w:rPr>
          <w:rFonts w:ascii="Arial" w:hAnsi="Arial" w:cs="Arial"/>
          <w:w w:val="95"/>
          <w:sz w:val="18"/>
        </w:rPr>
        <w:t>TRUNCATE TABLE SYS.AUD$;</w:t>
      </w:r>
    </w:p>
    <w:p w14:paraId="4F6C2576" w14:textId="77777777" w:rsidR="009B29A7" w:rsidRPr="001058B5" w:rsidRDefault="008D1AB8" w:rsidP="009B29A7">
      <w:pPr>
        <w:pStyle w:val="BodyText"/>
        <w:spacing w:before="5"/>
        <w:rPr>
          <w:rFonts w:ascii="Arial" w:hAnsi="Arial" w:cs="Arial"/>
          <w:sz w:val="19"/>
        </w:rPr>
      </w:pPr>
      <w:r>
        <w:rPr>
          <w:rFonts w:ascii="Arial" w:hAnsi="Arial" w:cs="Arial"/>
        </w:rPr>
        <w:pict w14:anchorId="396FF60A">
          <v:group id="_x0000_s1731" style="position:absolute;margin-left:204pt;margin-top:13pt;width:300pt;height:2.55pt;z-index:502640368;mso-wrap-distance-left:0;mso-wrap-distance-right:0;mso-position-horizontal-relative:page" coordorigin="4080,260" coordsize="6000,51">
            <v:line id="_x0000_s1732" style="position:absolute" from="4080,263" to="10080,263" strokeweight=".24pt"/>
            <v:line id="_x0000_s1733" style="position:absolute" from="4080,308" to="10080,308" strokeweight=".24pt"/>
            <w10:wrap type="topAndBottom" anchorx="page"/>
          </v:group>
        </w:pict>
      </w:r>
    </w:p>
    <w:p w14:paraId="02E60194" w14:textId="77777777" w:rsidR="009B29A7" w:rsidRPr="001058B5" w:rsidRDefault="009B29A7" w:rsidP="009B29A7">
      <w:pPr>
        <w:pStyle w:val="BodyText"/>
        <w:spacing w:before="29" w:after="108" w:line="228" w:lineRule="auto"/>
        <w:ind w:left="2980" w:right="1456" w:hanging="1"/>
        <w:rPr>
          <w:rFonts w:ascii="Arial" w:hAnsi="Arial" w:cs="Arial"/>
        </w:rPr>
      </w:pPr>
      <w:r>
        <w:rPr>
          <w:rFonts w:ascii="Arial" w:hAnsi="Arial" w:cs="Arial"/>
          <w:b/>
          <w:w w:val="95"/>
          <w:sz w:val="19"/>
        </w:rPr>
        <w:t>Chú ý</w:t>
      </w:r>
      <w:r w:rsidRPr="001058B5">
        <w:rPr>
          <w:rFonts w:ascii="Arial" w:hAnsi="Arial" w:cs="Arial"/>
          <w:b/>
          <w:w w:val="95"/>
          <w:sz w:val="19"/>
        </w:rPr>
        <w:t xml:space="preserve">: </w:t>
      </w:r>
      <w:r w:rsidRPr="00596E3A">
        <w:rPr>
          <w:rFonts w:ascii="Arial" w:hAnsi="Arial" w:cs="Arial"/>
          <w:lang w:val="vi-VN"/>
        </w:rPr>
        <w:t>SYS.AUD $ và SYS.FGA_LOG $ là các đối tượng SYS duy nhất có thể được sửa đổi trực tiếp</w:t>
      </w:r>
      <w:r w:rsidRPr="00596E3A">
        <w:rPr>
          <w:rFonts w:ascii="Arial" w:hAnsi="Arial" w:cs="Arial"/>
        </w:rPr>
        <w:t>.</w:t>
      </w:r>
    </w:p>
    <w:p w14:paraId="4CD738D9" w14:textId="77777777" w:rsidR="009B29A7" w:rsidRPr="001058B5" w:rsidRDefault="008D1AB8"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4A2919AB">
          <v:group id="_x0000_s1691" style="width:300pt;height:2.5pt;mso-position-horizontal-relative:char;mso-position-vertical-relative:line" coordsize="6000,50">
            <v:line id="_x0000_s1692" style="position:absolute" from="0,2" to="6000,2" strokeweight=".24pt"/>
            <v:line id="_x0000_s1693" style="position:absolute" from="0,47" to="6000,47" strokeweight=".24pt"/>
            <w10:anchorlock/>
          </v:group>
        </w:pict>
      </w:r>
    </w:p>
    <w:p w14:paraId="77ACAB82" w14:textId="77777777" w:rsidR="009B29A7" w:rsidRPr="001058B5" w:rsidRDefault="009B29A7" w:rsidP="009B29A7">
      <w:pPr>
        <w:pStyle w:val="BodyText"/>
        <w:spacing w:before="5"/>
        <w:rPr>
          <w:rFonts w:ascii="Arial" w:hAnsi="Arial" w:cs="Arial"/>
          <w:sz w:val="9"/>
        </w:rPr>
      </w:pPr>
    </w:p>
    <w:p w14:paraId="363C806E" w14:textId="77777777" w:rsidR="009B29A7" w:rsidRPr="001058B5" w:rsidRDefault="009B29A7" w:rsidP="009B29A7">
      <w:pPr>
        <w:pStyle w:val="Heading4"/>
        <w:spacing w:before="107"/>
        <w:ind w:left="14" w:right="5029"/>
        <w:jc w:val="center"/>
      </w:pPr>
      <w:bookmarkStart w:id="1870" w:name="Other_Audit_Trail_Purge_Operations"/>
      <w:bookmarkStart w:id="1871" w:name="_bookmark2075"/>
      <w:bookmarkEnd w:id="1870"/>
      <w:bookmarkEnd w:id="1871"/>
      <w:r>
        <w:rPr>
          <w:rStyle w:val="shorttext"/>
          <w:lang w:val="vi-VN"/>
        </w:rPr>
        <w:t>Các ho</w:t>
      </w:r>
      <w:r>
        <w:rPr>
          <w:rStyle w:val="shorttext"/>
          <w:rFonts w:ascii="Cambria" w:hAnsi="Cambria" w:cs="Cambria"/>
          <w:lang w:val="vi-VN"/>
        </w:rPr>
        <w:t>ạ</w:t>
      </w:r>
      <w:r>
        <w:rPr>
          <w:rStyle w:val="shorttext"/>
          <w:lang w:val="vi-VN"/>
        </w:rPr>
        <w:t>t đ</w:t>
      </w:r>
      <w:r>
        <w:rPr>
          <w:rStyle w:val="shorttext"/>
          <w:rFonts w:ascii="Cambria" w:hAnsi="Cambria" w:cs="Cambria"/>
          <w:lang w:val="vi-VN"/>
        </w:rPr>
        <w:t>ộ</w:t>
      </w:r>
      <w:r>
        <w:rPr>
          <w:rStyle w:val="shorttext"/>
          <w:lang w:val="vi-VN"/>
        </w:rPr>
        <w:t>ng ki</w:t>
      </w:r>
      <w:r>
        <w:rPr>
          <w:rStyle w:val="shorttext"/>
          <w:rFonts w:ascii="Cambria" w:hAnsi="Cambria" w:cs="Cambria"/>
          <w:lang w:val="vi-VN"/>
        </w:rPr>
        <w:t>ể</w:t>
      </w:r>
      <w:r>
        <w:rPr>
          <w:rStyle w:val="shorttext"/>
          <w:lang w:val="vi-VN"/>
        </w:rPr>
        <w:t>m tra đ</w:t>
      </w:r>
      <w:r>
        <w:rPr>
          <w:rStyle w:val="shorttext"/>
          <w:rFonts w:ascii="Cambria" w:hAnsi="Cambria" w:cs="Cambria"/>
          <w:lang w:val="vi-VN"/>
        </w:rPr>
        <w:t>ườ</w:t>
      </w:r>
      <w:r>
        <w:rPr>
          <w:rStyle w:val="shorttext"/>
          <w:lang w:val="vi-VN"/>
        </w:rPr>
        <w:t>ng mòn ki</w:t>
      </w:r>
      <w:r>
        <w:rPr>
          <w:rStyle w:val="shorttext"/>
          <w:rFonts w:ascii="Cambria" w:hAnsi="Cambria" w:cs="Cambria"/>
          <w:lang w:val="vi-VN"/>
        </w:rPr>
        <w:t>ể</w:t>
      </w:r>
      <w:r>
        <w:rPr>
          <w:rStyle w:val="shorttext"/>
          <w:lang w:val="vi-VN"/>
        </w:rPr>
        <w:t>m tra khác</w:t>
      </w:r>
    </w:p>
    <w:p w14:paraId="4A17CC82" w14:textId="77777777" w:rsidR="009B29A7" w:rsidRPr="001058B5" w:rsidRDefault="009B29A7" w:rsidP="009B29A7">
      <w:pPr>
        <w:pStyle w:val="BodyText"/>
        <w:spacing w:before="75"/>
        <w:ind w:left="2260"/>
        <w:rPr>
          <w:rFonts w:ascii="Arial" w:hAnsi="Arial" w:cs="Arial"/>
        </w:rPr>
      </w:pPr>
      <w:r>
        <w:rPr>
          <w:rFonts w:ascii="Arial" w:hAnsi="Arial" w:cs="Arial"/>
        </w:rPr>
        <w:t>Phần này chứa</w:t>
      </w:r>
      <w:r w:rsidRPr="001058B5">
        <w:rPr>
          <w:rFonts w:ascii="Arial" w:hAnsi="Arial" w:cs="Arial"/>
        </w:rPr>
        <w:t>:</w:t>
      </w:r>
    </w:p>
    <w:p w14:paraId="0E0D7B2F"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Xác minh rằng đường dẫn kiểm tra được khởi tạo để dọn dẹp</w:t>
      </w:r>
    </w:p>
    <w:p w14:paraId="363B7964"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Fonts w:ascii="Arial" w:hAnsi="Arial" w:cs="Arial"/>
          <w:color w:val="0000CD"/>
          <w:sz w:val="20"/>
          <w:lang w:val="vi-VN"/>
        </w:rPr>
        <w:t>Đặt khoảng thời gian thanh toán kiểm tra đường mòn mặc định cho bất kỳ loại đường kiểm tra nào</w:t>
      </w:r>
    </w:p>
    <w:p w14:paraId="22ACB777"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Hủy cài đặt dọn dẹp khởi tạo</w:t>
      </w:r>
    </w:p>
    <w:p w14:paraId="5707044E"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Kích hoạt hoặc vô hiệu hóa một thanh tra kiểm tra</w:t>
      </w:r>
    </w:p>
    <w:p w14:paraId="433D0764"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Thiết lập khoảng thời gian công việc kiểm tra đường mòn mặc định cho một công việc thanh lọc cụ thể</w:t>
      </w:r>
    </w:p>
    <w:p w14:paraId="1751661D"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một công việc kiểm tra đường mòn</w:t>
      </w:r>
    </w:p>
    <w:p w14:paraId="28C737C2"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Xóa cài đặt dấu thời gian lưu trữ</w:t>
      </w:r>
    </w:p>
    <w:p w14:paraId="7DB2E36A"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kích thước lô hàng kiểm tra cơ sở dữ liệu</w:t>
      </w:r>
    </w:p>
    <w:p w14:paraId="52CB66D2" w14:textId="77777777" w:rsidR="009B29A7" w:rsidRPr="001058B5" w:rsidRDefault="009B29A7" w:rsidP="009B29A7">
      <w:pPr>
        <w:pStyle w:val="BodyText"/>
        <w:spacing w:before="1"/>
        <w:rPr>
          <w:rFonts w:ascii="Arial" w:hAnsi="Arial" w:cs="Arial"/>
          <w:sz w:val="23"/>
        </w:rPr>
      </w:pPr>
    </w:p>
    <w:p w14:paraId="6034764E" w14:textId="77777777" w:rsidR="009B29A7" w:rsidRPr="0031293E" w:rsidRDefault="009B29A7" w:rsidP="009B29A7">
      <w:pPr>
        <w:pStyle w:val="Heading6"/>
        <w:spacing w:before="1"/>
        <w:rPr>
          <w:sz w:val="22"/>
          <w:szCs w:val="22"/>
        </w:rPr>
      </w:pPr>
      <w:bookmarkStart w:id="1872" w:name="Verifying_That_the_Audit_Trail_Is_Initia"/>
      <w:bookmarkStart w:id="1873" w:name="_bookmark2076"/>
      <w:bookmarkStart w:id="1874" w:name="_bookmark2077"/>
      <w:bookmarkEnd w:id="1872"/>
      <w:bookmarkEnd w:id="1873"/>
      <w:bookmarkEnd w:id="1874"/>
      <w:r w:rsidRPr="0031293E">
        <w:rPr>
          <w:sz w:val="22"/>
          <w:szCs w:val="22"/>
          <w:lang w:val="vi-VN"/>
        </w:rPr>
        <w:t>Xác minh rằng đường dẫn kiểm tra được khởi tạo để dọn dẹp</w:t>
      </w:r>
    </w:p>
    <w:p w14:paraId="57AB7D61" w14:textId="77777777" w:rsidR="009B29A7" w:rsidRPr="001058B5" w:rsidRDefault="009B29A7" w:rsidP="009B29A7">
      <w:pPr>
        <w:pStyle w:val="BodyText"/>
        <w:spacing w:before="59" w:line="228" w:lineRule="auto"/>
        <w:ind w:left="2260" w:hanging="1"/>
        <w:rPr>
          <w:rFonts w:ascii="Arial" w:hAnsi="Arial" w:cs="Arial"/>
        </w:rPr>
      </w:pPr>
      <w:r w:rsidRPr="0031293E">
        <w:rPr>
          <w:rFonts w:ascii="Arial" w:hAnsi="Arial" w:cs="Arial"/>
          <w:lang w:val="vi-VN"/>
        </w:rPr>
        <w:t>Bạn có thể kiểm tra xem đường mòn kiểm toán đã được khởi tạo để dọn dẹp hay chưa bằng cách chạy hàm DBMS_ AUDIT_MGMT.IS_CLEANUP_INITIALIZED. Nếu đường dẫn kiểm toán đã được khởi tạo, thì hàm này trả về TRUE. Nếu không, nó trả về FALSE</w:t>
      </w:r>
      <w:r w:rsidRPr="001058B5">
        <w:rPr>
          <w:rFonts w:ascii="Arial" w:hAnsi="Arial" w:cs="Arial"/>
        </w:rPr>
        <w:t>.</w:t>
      </w:r>
    </w:p>
    <w:p w14:paraId="68F5D36B"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39BCA044" w14:textId="77777777" w:rsidR="009B29A7" w:rsidRPr="001058B5" w:rsidRDefault="009B29A7" w:rsidP="009B29A7">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145D15DD" w14:textId="77777777" w:rsidR="009B29A7" w:rsidRPr="001058B5" w:rsidRDefault="009B29A7" w:rsidP="009B29A7">
      <w:pPr>
        <w:ind w:left="2352"/>
        <w:rPr>
          <w:rFonts w:ascii="Arial" w:hAnsi="Arial" w:cs="Arial"/>
          <w:sz w:val="18"/>
        </w:rPr>
      </w:pPr>
      <w:r w:rsidRPr="001058B5">
        <w:rPr>
          <w:rFonts w:ascii="Arial" w:hAnsi="Arial" w:cs="Arial"/>
          <w:w w:val="95"/>
          <w:sz w:val="18"/>
        </w:rPr>
        <w:t>IF</w:t>
      </w:r>
    </w:p>
    <w:p w14:paraId="521C8BDC" w14:textId="77777777" w:rsidR="009B29A7" w:rsidRPr="001058B5" w:rsidRDefault="009B29A7" w:rsidP="009B29A7">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2C2E6930" w14:textId="77777777" w:rsidR="009B29A7" w:rsidRPr="001058B5" w:rsidRDefault="009B29A7" w:rsidP="009B29A7">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0B86305B" w14:textId="77777777" w:rsidR="009B29A7" w:rsidRPr="001058B5" w:rsidRDefault="009B29A7" w:rsidP="009B29A7">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35F9C55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4A144983"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0754F532" w14:textId="77777777" w:rsidR="009B29A7" w:rsidRPr="001058B5" w:rsidRDefault="009B29A7" w:rsidP="009B29A7">
      <w:pPr>
        <w:pStyle w:val="BodyText"/>
        <w:spacing w:before="9"/>
        <w:rPr>
          <w:rFonts w:ascii="Arial" w:hAnsi="Arial" w:cs="Arial"/>
          <w:sz w:val="18"/>
        </w:rPr>
      </w:pPr>
    </w:p>
    <w:p w14:paraId="614F2108" w14:textId="77777777" w:rsidR="009B29A7" w:rsidRPr="001058B5" w:rsidRDefault="009B29A7" w:rsidP="009B29A7">
      <w:pPr>
        <w:pStyle w:val="BodyText"/>
        <w:spacing w:line="232" w:lineRule="auto"/>
        <w:ind w:left="2259"/>
        <w:rPr>
          <w:rFonts w:ascii="Arial" w:hAnsi="Arial" w:cs="Arial"/>
        </w:rPr>
      </w:pPr>
      <w:r w:rsidRPr="0031293E">
        <w:rPr>
          <w:rFonts w:ascii="Arial" w:hAnsi="Arial" w:cs="Arial"/>
          <w:lang w:val="vi-VN"/>
        </w:rPr>
        <w:t>Ví dụ này xác minh rằng đường dẫn kiểm tra tiêu chuẩn cơ sở dữ liệu đã được khởi tạo và trả về một thông báo cho biết trạng thái của nó. Để chọn cài đặt cho đường mòn kiểm toán khác, hãy chọn từ cài đặt AUDIT_TRAIL_TYPE được mô tả trong</w:t>
      </w:r>
      <w:r w:rsidRPr="0031293E">
        <w:rPr>
          <w:rFonts w:ascii="Arial" w:hAnsi="Arial" w:cs="Arial"/>
          <w:color w:val="0000CC"/>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3B30DA5"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71F2F55" w14:textId="77777777" w:rsidR="009B29A7" w:rsidRPr="001058B5" w:rsidRDefault="009B29A7" w:rsidP="009B29A7">
      <w:pPr>
        <w:pStyle w:val="BodyText"/>
        <w:spacing w:before="5"/>
        <w:rPr>
          <w:rFonts w:ascii="Arial" w:hAnsi="Arial" w:cs="Arial"/>
          <w:sz w:val="25"/>
        </w:rPr>
      </w:pPr>
    </w:p>
    <w:p w14:paraId="0267B928" w14:textId="77777777" w:rsidR="009B29A7" w:rsidRPr="001058B5" w:rsidRDefault="008D1AB8" w:rsidP="009B29A7">
      <w:pPr>
        <w:pStyle w:val="BodyText"/>
        <w:spacing w:before="93"/>
        <w:ind w:left="1660"/>
        <w:rPr>
          <w:rFonts w:ascii="Arial" w:hAnsi="Arial" w:cs="Arial"/>
        </w:rPr>
      </w:pPr>
      <w:hyperlink w:anchor="_bookmark2056" w:history="1">
        <w:r w:rsidR="009B29A7" w:rsidRPr="001058B5">
          <w:rPr>
            <w:rFonts w:ascii="Arial" w:hAnsi="Arial" w:cs="Arial"/>
            <w:color w:val="0000CC"/>
          </w:rPr>
          <w:t xml:space="preserve">Trail Cleanup Operation" </w:t>
        </w:r>
        <w:r w:rsidR="009B29A7">
          <w:rPr>
            <w:rFonts w:ascii="Arial" w:hAnsi="Arial" w:cs="Arial"/>
          </w:rPr>
          <w:t>trang</w:t>
        </w:r>
        <w:r w:rsidR="009B29A7" w:rsidRPr="001058B5">
          <w:rPr>
            <w:rFonts w:ascii="Arial" w:hAnsi="Arial" w:cs="Arial"/>
          </w:rPr>
          <w:t xml:space="preserve"> 9-68</w:t>
        </w:r>
      </w:hyperlink>
      <w:r w:rsidR="009B29A7" w:rsidRPr="001058B5">
        <w:rPr>
          <w:rFonts w:ascii="Arial" w:hAnsi="Arial" w:cs="Arial"/>
        </w:rPr>
        <w:t>.</w:t>
      </w:r>
    </w:p>
    <w:p w14:paraId="28DBCAD0" w14:textId="0B7EFBC8" w:rsidR="008C539B" w:rsidRPr="001058B5" w:rsidRDefault="008C539B">
      <w:pPr>
        <w:pStyle w:val="BodyText"/>
        <w:spacing w:before="93"/>
        <w:ind w:left="1660"/>
        <w:rPr>
          <w:rFonts w:ascii="Arial" w:hAnsi="Arial" w:cs="Arial"/>
        </w:rPr>
      </w:pPr>
    </w:p>
    <w:p w14:paraId="130044F0" w14:textId="77777777" w:rsidR="008C539B" w:rsidRPr="001058B5" w:rsidRDefault="008C539B">
      <w:pPr>
        <w:pStyle w:val="BodyText"/>
        <w:spacing w:before="2"/>
        <w:rPr>
          <w:rFonts w:ascii="Arial" w:hAnsi="Arial" w:cs="Arial"/>
          <w:sz w:val="23"/>
        </w:rPr>
      </w:pPr>
    </w:p>
    <w:p w14:paraId="0C616795" w14:textId="77777777" w:rsidR="008C539B" w:rsidRPr="001058B5" w:rsidRDefault="00C12992">
      <w:pPr>
        <w:pStyle w:val="Heading6"/>
        <w:spacing w:before="1"/>
        <w:ind w:left="1660"/>
      </w:pPr>
      <w:bookmarkStart w:id="1875" w:name="Setting_the_Default_Audit_Trail_Purge_In"/>
      <w:bookmarkStart w:id="1876" w:name="_bookmark2078"/>
      <w:bookmarkEnd w:id="1875"/>
      <w:bookmarkEnd w:id="1876"/>
      <w:r w:rsidRPr="001058B5">
        <w:t xml:space="preserve">Setting the </w:t>
      </w:r>
      <w:bookmarkStart w:id="1877" w:name="_bookmark2079"/>
      <w:bookmarkEnd w:id="1877"/>
      <w:r w:rsidRPr="001058B5">
        <w:t>Default Audit Trail Purge Interval for Any Audit Trail Type</w:t>
      </w:r>
    </w:p>
    <w:p w14:paraId="0FCF820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set a default purge operation interval, in hours, that must pass before the next purge operation takes place for a specified audit trail type.</w:t>
      </w:r>
    </w:p>
    <w:p w14:paraId="26BC9B57"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FD88A4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standard audit trail. Choose from the following</w:t>
      </w:r>
      <w:r w:rsidRPr="001058B5">
        <w:rPr>
          <w:rFonts w:ascii="Arial" w:hAnsi="Arial" w:cs="Arial"/>
          <w:spacing w:val="-6"/>
          <w:sz w:val="20"/>
        </w:rPr>
        <w:t xml:space="preserve"> </w:t>
      </w:r>
      <w:r w:rsidRPr="001058B5">
        <w:rPr>
          <w:rFonts w:ascii="Arial" w:hAnsi="Arial" w:cs="Arial"/>
          <w:sz w:val="20"/>
        </w:rPr>
        <w:t>settings:</w:t>
      </w:r>
    </w:p>
    <w:p w14:paraId="513CDC4B" w14:textId="77777777" w:rsidR="008C539B" w:rsidRPr="001058B5" w:rsidRDefault="00C12992">
      <w:pPr>
        <w:pStyle w:val="ListParagraph"/>
        <w:numPr>
          <w:ilvl w:val="0"/>
          <w:numId w:val="2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Pr="001058B5">
        <w:rPr>
          <w:rFonts w:ascii="Arial" w:hAnsi="Arial" w:cs="Arial"/>
          <w:sz w:val="20"/>
        </w:rPr>
        <w:t>Standard</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2"/>
          <w:sz w:val="20"/>
        </w:rPr>
        <w:t xml:space="preserve"> </w:t>
      </w:r>
      <w:r w:rsidRPr="001058B5">
        <w:rPr>
          <w:rFonts w:ascii="Arial" w:hAnsi="Arial" w:cs="Arial"/>
          <w:sz w:val="20"/>
        </w:rPr>
        <w:t>AUD$</w:t>
      </w:r>
    </w:p>
    <w:p w14:paraId="26DC0CAE" w14:textId="77777777" w:rsidR="008C539B" w:rsidRPr="001058B5" w:rsidRDefault="00C12992">
      <w:pPr>
        <w:pStyle w:val="ListParagraph"/>
        <w:numPr>
          <w:ilvl w:val="0"/>
          <w:numId w:val="2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2DF241C" w14:textId="77777777" w:rsidR="008C539B" w:rsidRPr="001058B5" w:rsidRDefault="00C12992">
      <w:pPr>
        <w:pStyle w:val="ListParagraph"/>
        <w:numPr>
          <w:ilvl w:val="0"/>
          <w:numId w:val="2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25792927" w14:textId="77777777" w:rsidR="008C539B" w:rsidRPr="001058B5" w:rsidRDefault="00C12992">
      <w:pPr>
        <w:pStyle w:val="ListParagraph"/>
        <w:numPr>
          <w:ilvl w:val="0"/>
          <w:numId w:val="2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342C94FC"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2D5C5CE4" w14:textId="77777777" w:rsidR="008C539B" w:rsidRPr="001058B5" w:rsidRDefault="00C12992">
      <w:pPr>
        <w:pStyle w:val="ListParagraph"/>
        <w:numPr>
          <w:ilvl w:val="0"/>
          <w:numId w:val="2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2"/>
          <w:sz w:val="20"/>
        </w:rPr>
        <w:t xml:space="preserve"> </w:t>
      </w:r>
      <w:r w:rsidRPr="001058B5">
        <w:rPr>
          <w:rFonts w:ascii="Arial" w:hAnsi="Arial" w:cs="Arial"/>
          <w:sz w:val="20"/>
        </w:rPr>
        <w:t>system</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1"/>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files</w:t>
      </w:r>
    </w:p>
    <w:p w14:paraId="4B646C65" w14:textId="77777777" w:rsidR="008C539B" w:rsidRPr="001058B5" w:rsidRDefault="00C12992">
      <w:pPr>
        <w:pStyle w:val="ListParagraph"/>
        <w:numPr>
          <w:ilvl w:val="0"/>
          <w:numId w:val="2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69F492A" w14:textId="77777777" w:rsidR="008C539B" w:rsidRPr="001058B5" w:rsidRDefault="00C12992">
      <w:pPr>
        <w:pStyle w:val="ListParagraph"/>
        <w:numPr>
          <w:ilvl w:val="0"/>
          <w:numId w:val="2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07C6AE5F" w14:textId="77777777" w:rsidR="008C539B" w:rsidRPr="001058B5" w:rsidRDefault="00C12992">
      <w:pPr>
        <w:pStyle w:val="BodyText"/>
        <w:spacing w:before="122" w:line="230" w:lineRule="auto"/>
        <w:ind w:left="2020" w:right="888"/>
        <w:rPr>
          <w:rFonts w:ascii="Arial" w:hAnsi="Arial" w:cs="Arial"/>
        </w:rPr>
      </w:pPr>
      <w:r w:rsidRPr="001058B5">
        <w:rPr>
          <w:rFonts w:ascii="Arial" w:hAnsi="Arial" w:cs="Arial"/>
          <w:spacing w:val="-6"/>
        </w:rPr>
        <w:t xml:space="preserve">You </w:t>
      </w:r>
      <w:r w:rsidRPr="001058B5">
        <w:rPr>
          <w:rFonts w:ascii="Arial" w:hAnsi="Arial" w:cs="Arial"/>
        </w:rPr>
        <w:t xml:space="preserve">can set a default interval for multiple audit trail types, so long as they do not conflict. For example, you can set individual intervals for the DBMS_AUDIT_ </w:t>
      </w:r>
      <w:r w:rsidRPr="001058B5">
        <w:rPr>
          <w:rFonts w:ascii="Arial" w:hAnsi="Arial" w:cs="Arial"/>
          <w:w w:val="90"/>
        </w:rPr>
        <w:t>MGMT.AUDIT_TRAIL_AUD_STD</w:t>
      </w:r>
      <w:r w:rsidRPr="001058B5">
        <w:rPr>
          <w:rFonts w:ascii="Arial" w:hAnsi="Arial" w:cs="Arial"/>
          <w:spacing w:val="-95"/>
          <w:w w:val="90"/>
        </w:rPr>
        <w:t xml:space="preserve"> </w:t>
      </w:r>
      <w:r w:rsidRPr="001058B5">
        <w:rPr>
          <w:rFonts w:ascii="Arial" w:hAnsi="Arial" w:cs="Arial"/>
          <w:w w:val="90"/>
        </w:rPr>
        <w:t>and DBMS_AUDIT_MGMT.AUDIT_TRAIL_FGA_STD</w:t>
      </w:r>
    </w:p>
    <w:p w14:paraId="6C1C2B61" w14:textId="77777777" w:rsidR="008C539B" w:rsidRPr="001058B5" w:rsidRDefault="00C12992">
      <w:pPr>
        <w:pStyle w:val="BodyText"/>
        <w:spacing w:line="241" w:lineRule="exact"/>
        <w:ind w:left="2020"/>
        <w:rPr>
          <w:rFonts w:ascii="Arial" w:hAnsi="Arial" w:cs="Arial"/>
        </w:rPr>
      </w:pPr>
      <w:r w:rsidRPr="001058B5">
        <w:rPr>
          <w:rFonts w:ascii="Arial" w:hAnsi="Arial" w:cs="Arial"/>
        </w:rPr>
        <w:t>properties, but not for the DBMS_AUDIT_MGMT.AUDIT_TRAIL_DB_STD</w:t>
      </w:r>
      <w:r w:rsidRPr="001058B5">
        <w:rPr>
          <w:rFonts w:ascii="Arial" w:hAnsi="Arial" w:cs="Arial"/>
          <w:spacing w:val="-93"/>
        </w:rPr>
        <w:t xml:space="preserve"> </w:t>
      </w:r>
      <w:r w:rsidRPr="001058B5">
        <w:rPr>
          <w:rFonts w:ascii="Arial" w:hAnsi="Arial" w:cs="Arial"/>
          <w:spacing w:val="-4"/>
        </w:rPr>
        <w:t>property.</w:t>
      </w:r>
    </w:p>
    <w:p w14:paraId="0FB92346" w14:textId="77777777" w:rsidR="008C539B" w:rsidRPr="001058B5" w:rsidRDefault="00C12992" w:rsidP="006F7931">
      <w:pPr>
        <w:pStyle w:val="ListParagraph"/>
        <w:numPr>
          <w:ilvl w:val="1"/>
          <w:numId w:val="137"/>
        </w:numPr>
        <w:tabs>
          <w:tab w:val="left" w:pos="2020"/>
        </w:tabs>
        <w:spacing w:before="116" w:line="230" w:lineRule="auto"/>
        <w:ind w:right="794" w:hanging="359"/>
        <w:rPr>
          <w:rFonts w:ascii="Arial" w:hAnsi="Arial" w:cs="Arial"/>
          <w:sz w:val="20"/>
        </w:rPr>
      </w:pPr>
      <w:r w:rsidRPr="001058B5">
        <w:rPr>
          <w:rFonts w:ascii="Arial" w:hAnsi="Arial" w:cs="Arial"/>
          <w:w w:val="90"/>
          <w:sz w:val="20"/>
        </w:rPr>
        <w:t>AUDIT_TRAIL_PROPERTY:</w:t>
      </w:r>
      <w:r w:rsidRPr="001058B5">
        <w:rPr>
          <w:rFonts w:ascii="Arial" w:hAnsi="Arial" w:cs="Arial"/>
          <w:spacing w:val="-14"/>
          <w:w w:val="90"/>
          <w:sz w:val="20"/>
        </w:rPr>
        <w:t xml:space="preserve"> </w:t>
      </w:r>
      <w:r w:rsidRPr="001058B5">
        <w:rPr>
          <w:rFonts w:ascii="Arial" w:hAnsi="Arial" w:cs="Arial"/>
          <w:w w:val="90"/>
          <w:sz w:val="20"/>
        </w:rPr>
        <w:t>Sets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DBMS_AUDIT_MGMT.CLEAN_UP_INTERVAL</w:t>
      </w:r>
      <w:r w:rsidRPr="001058B5">
        <w:rPr>
          <w:rFonts w:ascii="Arial" w:hAnsi="Arial" w:cs="Arial"/>
          <w:spacing w:val="-81"/>
          <w:w w:val="90"/>
          <w:sz w:val="20"/>
        </w:rPr>
        <w:t xml:space="preserve"> </w:t>
      </w:r>
      <w:r w:rsidRPr="001058B5">
        <w:rPr>
          <w:rFonts w:ascii="Arial" w:hAnsi="Arial" w:cs="Arial"/>
          <w:w w:val="90"/>
          <w:sz w:val="20"/>
        </w:rPr>
        <w:t xml:space="preserve">property </w:t>
      </w:r>
      <w:r w:rsidRPr="001058B5">
        <w:rPr>
          <w:rFonts w:ascii="Arial" w:hAnsi="Arial" w:cs="Arial"/>
          <w:sz w:val="20"/>
        </w:rPr>
        <w:t xml:space="preserve">to indicate the purge operation interval setting. </w:t>
      </w:r>
      <w:r w:rsidRPr="001058B5">
        <w:rPr>
          <w:rFonts w:ascii="Arial" w:hAnsi="Arial" w:cs="Arial"/>
          <w:spacing w:val="-9"/>
          <w:sz w:val="20"/>
        </w:rPr>
        <w:t xml:space="preserve">To </w:t>
      </w:r>
      <w:r w:rsidRPr="001058B5">
        <w:rPr>
          <w:rFonts w:ascii="Arial" w:hAnsi="Arial" w:cs="Arial"/>
          <w:sz w:val="20"/>
        </w:rPr>
        <w:t xml:space="preserve">find the current property </w:t>
      </w:r>
      <w:r w:rsidRPr="001058B5">
        <w:rPr>
          <w:rFonts w:ascii="Arial" w:hAnsi="Arial" w:cs="Arial"/>
          <w:w w:val="95"/>
          <w:sz w:val="20"/>
        </w:rPr>
        <w:t>settings, query the PARAMETER_NAME and PARAMETER_VALUE columns of the DBA_ AUDIT_MGMT_CONFIG_PARAMS</w:t>
      </w:r>
      <w:r w:rsidRPr="001058B5">
        <w:rPr>
          <w:rFonts w:ascii="Arial" w:hAnsi="Arial" w:cs="Arial"/>
          <w:spacing w:val="-78"/>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spacing w:val="-4"/>
          <w:w w:val="95"/>
          <w:sz w:val="20"/>
        </w:rPr>
        <w:t>view.</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timing</w:t>
      </w:r>
      <w:r w:rsidRPr="001058B5">
        <w:rPr>
          <w:rFonts w:ascii="Arial" w:hAnsi="Arial" w:cs="Arial"/>
          <w:spacing w:val="-5"/>
          <w:w w:val="95"/>
          <w:sz w:val="20"/>
        </w:rPr>
        <w:t xml:space="preserve"> </w:t>
      </w:r>
      <w:r w:rsidRPr="001058B5">
        <w:rPr>
          <w:rFonts w:ascii="Arial" w:hAnsi="Arial" w:cs="Arial"/>
          <w:w w:val="95"/>
          <w:sz w:val="20"/>
        </w:rPr>
        <w:t>begins</w:t>
      </w:r>
      <w:r w:rsidRPr="001058B5">
        <w:rPr>
          <w:rFonts w:ascii="Arial" w:hAnsi="Arial" w:cs="Arial"/>
          <w:spacing w:val="-5"/>
          <w:w w:val="95"/>
          <w:sz w:val="20"/>
        </w:rPr>
        <w:t xml:space="preserve"> </w:t>
      </w:r>
      <w:r w:rsidRPr="001058B5">
        <w:rPr>
          <w:rFonts w:ascii="Arial" w:hAnsi="Arial" w:cs="Arial"/>
          <w:w w:val="95"/>
          <w:sz w:val="20"/>
        </w:rPr>
        <w:t>when</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5"/>
          <w:w w:val="95"/>
          <w:sz w:val="20"/>
        </w:rPr>
        <w:t xml:space="preserve"> </w:t>
      </w:r>
      <w:r w:rsidRPr="001058B5">
        <w:rPr>
          <w:rFonts w:ascii="Arial" w:hAnsi="Arial" w:cs="Arial"/>
          <w:w w:val="95"/>
          <w:sz w:val="20"/>
        </w:rPr>
        <w:t xml:space="preserve">set </w:t>
      </w:r>
      <w:r w:rsidRPr="001058B5">
        <w:rPr>
          <w:rFonts w:ascii="Arial" w:hAnsi="Arial" w:cs="Arial"/>
          <w:sz w:val="20"/>
        </w:rPr>
        <w:t>the DBMS_AUDIT_MGMT.CLEAN_UP_INTERVAL</w:t>
      </w:r>
      <w:r w:rsidRPr="001058B5">
        <w:rPr>
          <w:rFonts w:ascii="Arial" w:hAnsi="Arial" w:cs="Arial"/>
          <w:spacing w:val="-97"/>
          <w:sz w:val="20"/>
        </w:rPr>
        <w:t xml:space="preserve"> </w:t>
      </w:r>
      <w:r w:rsidRPr="001058B5">
        <w:rPr>
          <w:rFonts w:ascii="Arial" w:hAnsi="Arial" w:cs="Arial"/>
          <w:spacing w:val="-3"/>
          <w:sz w:val="20"/>
        </w:rPr>
        <w:t>property.</w:t>
      </w:r>
    </w:p>
    <w:p w14:paraId="4C8AF1CC" w14:textId="77777777" w:rsidR="008C539B" w:rsidRPr="001058B5" w:rsidRDefault="00C12992" w:rsidP="006F7931">
      <w:pPr>
        <w:pStyle w:val="ListParagraph"/>
        <w:numPr>
          <w:ilvl w:val="1"/>
          <w:numId w:val="137"/>
        </w:numPr>
        <w:tabs>
          <w:tab w:val="left" w:pos="2020"/>
        </w:tabs>
        <w:spacing w:before="105" w:line="246" w:lineRule="exact"/>
        <w:ind w:hanging="359"/>
        <w:rPr>
          <w:rFonts w:ascii="Arial" w:hAnsi="Arial" w:cs="Arial"/>
          <w:sz w:val="20"/>
        </w:rPr>
      </w:pPr>
      <w:r w:rsidRPr="001058B5">
        <w:rPr>
          <w:rFonts w:ascii="Arial" w:hAnsi="Arial" w:cs="Arial"/>
          <w:sz w:val="20"/>
        </w:rPr>
        <w:t>AUDIT_TRAIL_PROPERTY_VALUE:</w:t>
      </w:r>
      <w:r w:rsidRPr="001058B5">
        <w:rPr>
          <w:rFonts w:ascii="Arial" w:hAnsi="Arial" w:cs="Arial"/>
          <w:spacing w:val="-14"/>
          <w:sz w:val="20"/>
        </w:rPr>
        <w:t xml:space="preserve"> </w:t>
      </w:r>
      <w:r w:rsidRPr="001058B5">
        <w:rPr>
          <w:rFonts w:ascii="Arial" w:hAnsi="Arial" w:cs="Arial"/>
          <w:sz w:val="20"/>
        </w:rPr>
        <w:t>Updates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default</w:t>
      </w:r>
      <w:r w:rsidRPr="001058B5">
        <w:rPr>
          <w:rFonts w:ascii="Arial" w:hAnsi="Arial" w:cs="Arial"/>
          <w:spacing w:val="-14"/>
          <w:sz w:val="20"/>
        </w:rPr>
        <w:t xml:space="preserve"> </w:t>
      </w:r>
      <w:r w:rsidRPr="001058B5">
        <w:rPr>
          <w:rFonts w:ascii="Arial" w:hAnsi="Arial" w:cs="Arial"/>
          <w:sz w:val="20"/>
        </w:rPr>
        <w:t>hourly</w:t>
      </w:r>
      <w:r w:rsidRPr="001058B5">
        <w:rPr>
          <w:rFonts w:ascii="Arial" w:hAnsi="Arial" w:cs="Arial"/>
          <w:spacing w:val="-14"/>
          <w:sz w:val="20"/>
        </w:rPr>
        <w:t xml:space="preserve"> </w:t>
      </w:r>
      <w:r w:rsidRPr="001058B5">
        <w:rPr>
          <w:rFonts w:ascii="Arial" w:hAnsi="Arial" w:cs="Arial"/>
          <w:sz w:val="20"/>
        </w:rPr>
        <w:t>interval</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4"/>
          <w:sz w:val="20"/>
        </w:rPr>
        <w:t xml:space="preserve"> </w:t>
      </w:r>
      <w:r w:rsidRPr="001058B5">
        <w:rPr>
          <w:rFonts w:ascii="Arial" w:hAnsi="Arial" w:cs="Arial"/>
          <w:sz w:val="20"/>
        </w:rPr>
        <w:t>by</w:t>
      </w:r>
      <w:r w:rsidRPr="001058B5">
        <w:rPr>
          <w:rFonts w:ascii="Arial" w:hAnsi="Arial" w:cs="Arial"/>
          <w:spacing w:val="-15"/>
          <w:sz w:val="20"/>
        </w:rPr>
        <w:t xml:space="preserve"> </w:t>
      </w:r>
      <w:r w:rsidRPr="001058B5">
        <w:rPr>
          <w:rFonts w:ascii="Arial" w:hAnsi="Arial" w:cs="Arial"/>
          <w:sz w:val="20"/>
        </w:rPr>
        <w:t>the</w:t>
      </w:r>
    </w:p>
    <w:p w14:paraId="096AEFE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DBMS_AUDIT_MGMT.INIT_CLEANUP</w:t>
      </w:r>
      <w:r w:rsidRPr="001058B5">
        <w:rPr>
          <w:rFonts w:ascii="Arial" w:hAnsi="Arial" w:cs="Arial"/>
          <w:spacing w:val="-91"/>
        </w:rPr>
        <w:t xml:space="preserve"> </w:t>
      </w:r>
      <w:r w:rsidRPr="001058B5">
        <w:rPr>
          <w:rFonts w:ascii="Arial" w:hAnsi="Arial" w:cs="Arial"/>
        </w:rPr>
        <w:t>procedure. Enter a value between 1 and 999.</w:t>
      </w:r>
    </w:p>
    <w:p w14:paraId="66818398" w14:textId="77777777" w:rsidR="008C539B" w:rsidRPr="001058B5" w:rsidRDefault="008C539B">
      <w:pPr>
        <w:pStyle w:val="BodyText"/>
        <w:spacing w:before="11"/>
        <w:rPr>
          <w:rFonts w:ascii="Arial" w:hAnsi="Arial" w:cs="Arial"/>
          <w:sz w:val="22"/>
        </w:rPr>
      </w:pPr>
    </w:p>
    <w:p w14:paraId="11A25DE6" w14:textId="77777777" w:rsidR="008C539B" w:rsidRPr="001058B5" w:rsidRDefault="00C12992">
      <w:pPr>
        <w:pStyle w:val="Heading6"/>
        <w:ind w:left="1660"/>
      </w:pPr>
      <w:bookmarkStart w:id="1878" w:name="Cancelling_the_Initialization_Cleanup_Se"/>
      <w:bookmarkStart w:id="1879" w:name="_bookmark2080"/>
      <w:bookmarkEnd w:id="1878"/>
      <w:bookmarkEnd w:id="1879"/>
      <w:r w:rsidRPr="001058B5">
        <w:t>Cance</w:t>
      </w:r>
      <w:bookmarkStart w:id="1880" w:name="_bookmark2081"/>
      <w:bookmarkEnd w:id="1880"/>
      <w:r w:rsidRPr="001058B5">
        <w:t>lling the Initialization Cleanup Settings</w:t>
      </w:r>
    </w:p>
    <w:p w14:paraId="1CF907D0" w14:textId="77777777" w:rsidR="008C539B" w:rsidRPr="001058B5" w:rsidRDefault="00C12992">
      <w:pPr>
        <w:pStyle w:val="BodyText"/>
        <w:spacing w:before="59" w:line="228" w:lineRule="auto"/>
        <w:ind w:left="1659" w:right="1343"/>
        <w:rPr>
          <w:rFonts w:ascii="Arial" w:hAnsi="Arial" w:cs="Arial"/>
        </w:rPr>
      </w:pPr>
      <w:r w:rsidRPr="001058B5">
        <w:rPr>
          <w:rFonts w:ascii="Arial" w:hAnsi="Arial" w:cs="Arial"/>
          <w:spacing w:val="-6"/>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cancel</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settings,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1"/>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default cleanup</w:t>
      </w:r>
      <w:r w:rsidRPr="001058B5">
        <w:rPr>
          <w:rFonts w:ascii="Arial" w:hAnsi="Arial" w:cs="Arial"/>
          <w:spacing w:val="-25"/>
          <w:w w:val="95"/>
        </w:rPr>
        <w:t xml:space="preserve"> </w:t>
      </w:r>
      <w:r w:rsidRPr="001058B5">
        <w:rPr>
          <w:rFonts w:ascii="Arial" w:hAnsi="Arial" w:cs="Arial"/>
          <w:w w:val="95"/>
        </w:rPr>
        <w:t>interval,</w:t>
      </w:r>
      <w:r w:rsidRPr="001058B5">
        <w:rPr>
          <w:rFonts w:ascii="Arial" w:hAnsi="Arial" w:cs="Arial"/>
          <w:spacing w:val="-25"/>
          <w:w w:val="95"/>
        </w:rPr>
        <w:t xml:space="preserve"> </w:t>
      </w:r>
      <w:r w:rsidRPr="001058B5">
        <w:rPr>
          <w:rFonts w:ascii="Arial" w:hAnsi="Arial" w:cs="Arial"/>
          <w:w w:val="95"/>
        </w:rPr>
        <w:t>by</w:t>
      </w:r>
      <w:r w:rsidRPr="001058B5">
        <w:rPr>
          <w:rFonts w:ascii="Arial" w:hAnsi="Arial" w:cs="Arial"/>
          <w:spacing w:val="-25"/>
          <w:w w:val="95"/>
        </w:rPr>
        <w:t xml:space="preserve"> </w:t>
      </w:r>
      <w:r w:rsidRPr="001058B5">
        <w:rPr>
          <w:rFonts w:ascii="Arial" w:hAnsi="Arial" w:cs="Arial"/>
          <w:w w:val="95"/>
        </w:rPr>
        <w:t>invoking</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DBMS_AUDIT_MGMT.DEINIT_CLEANUP</w:t>
      </w:r>
      <w:r w:rsidRPr="001058B5">
        <w:rPr>
          <w:rFonts w:ascii="Arial" w:hAnsi="Arial" w:cs="Arial"/>
          <w:spacing w:val="-95"/>
          <w:w w:val="95"/>
        </w:rPr>
        <w:t xml:space="preserve"> </w:t>
      </w:r>
      <w:r w:rsidRPr="001058B5">
        <w:rPr>
          <w:rFonts w:ascii="Arial" w:hAnsi="Arial" w:cs="Arial"/>
          <w:w w:val="95"/>
        </w:rPr>
        <w:t>procedure.</w:t>
      </w:r>
    </w:p>
    <w:p w14:paraId="18AD8670" w14:textId="77777777" w:rsidR="008C539B" w:rsidRPr="001058B5" w:rsidRDefault="00C12992">
      <w:pPr>
        <w:pStyle w:val="BodyText"/>
        <w:spacing w:before="111"/>
        <w:ind w:left="1660"/>
        <w:rPr>
          <w:rFonts w:ascii="Arial" w:hAnsi="Arial" w:cs="Arial"/>
        </w:rPr>
      </w:pPr>
      <w:r w:rsidRPr="001058B5">
        <w:rPr>
          <w:rFonts w:ascii="Arial" w:hAnsi="Arial" w:cs="Arial"/>
        </w:rPr>
        <w:t>For example, to cancel all purge settings for the standard audit trail:</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lastRenderedPageBreak/>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footerReference w:type="even" r:id="rId231"/>
          <w:footerReference w:type="default" r:id="rId232"/>
          <w:pgSz w:w="12240" w:h="15840"/>
          <w:pgMar w:top="840" w:right="106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3C600C44" w14:textId="77777777" w:rsidR="008C539B" w:rsidRPr="001058B5" w:rsidRDefault="00C12992" w:rsidP="006F7931">
      <w:pPr>
        <w:pStyle w:val="ListParagraph"/>
        <w:numPr>
          <w:ilvl w:val="2"/>
          <w:numId w:val="137"/>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Pr="001058B5">
        <w:rPr>
          <w:rFonts w:ascii="Arial" w:hAnsi="Arial" w:cs="Arial"/>
          <w:w w:val="95"/>
          <w:sz w:val="20"/>
        </w:rPr>
        <w:t>Enter</w:t>
      </w:r>
      <w:r w:rsidRPr="001058B5">
        <w:rPr>
          <w:rFonts w:ascii="Arial" w:hAnsi="Arial" w:cs="Arial"/>
          <w:spacing w:val="-19"/>
          <w:w w:val="95"/>
          <w:sz w:val="20"/>
        </w:rPr>
        <w:t xml:space="preserve"> </w:t>
      </w:r>
      <w:r w:rsidRPr="001058B5">
        <w:rPr>
          <w:rFonts w:ascii="Arial" w:hAnsi="Arial" w:cs="Arial"/>
          <w:w w:val="95"/>
          <w:sz w:val="20"/>
        </w:rPr>
        <w:t>one</w:t>
      </w:r>
      <w:r w:rsidRPr="001058B5">
        <w:rPr>
          <w:rFonts w:ascii="Arial" w:hAnsi="Arial" w:cs="Arial"/>
          <w:spacing w:val="-19"/>
          <w:w w:val="95"/>
          <w:sz w:val="20"/>
        </w:rPr>
        <w:t xml:space="preserve"> </w:t>
      </w:r>
      <w:r w:rsidRPr="001058B5">
        <w:rPr>
          <w:rFonts w:ascii="Arial" w:hAnsi="Arial" w:cs="Arial"/>
          <w:w w:val="95"/>
          <w:sz w:val="20"/>
        </w:rPr>
        <w:t>of</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AUDIT_TRAIL_TYPE</w:t>
      </w:r>
      <w:r w:rsidRPr="001058B5">
        <w:rPr>
          <w:rFonts w:ascii="Arial" w:hAnsi="Arial" w:cs="Arial"/>
          <w:spacing w:val="-89"/>
          <w:w w:val="95"/>
          <w:sz w:val="20"/>
        </w:rPr>
        <w:t xml:space="preserve"> </w:t>
      </w:r>
      <w:r w:rsidRPr="001058B5">
        <w:rPr>
          <w:rFonts w:ascii="Arial" w:hAnsi="Arial" w:cs="Arial"/>
          <w:w w:val="95"/>
          <w:sz w:val="20"/>
        </w:rPr>
        <w:t>settings</w:t>
      </w:r>
      <w:r w:rsidRPr="001058B5">
        <w:rPr>
          <w:rFonts w:ascii="Arial" w:hAnsi="Arial" w:cs="Arial"/>
          <w:spacing w:val="-18"/>
          <w:w w:val="95"/>
          <w:sz w:val="20"/>
        </w:rPr>
        <w:t xml:space="preserve"> </w:t>
      </w:r>
      <w:r w:rsidRPr="001058B5">
        <w:rPr>
          <w:rFonts w:ascii="Arial" w:hAnsi="Arial" w:cs="Arial"/>
          <w:w w:val="95"/>
          <w:sz w:val="20"/>
        </w:rPr>
        <w:t>listed</w:t>
      </w:r>
      <w:r w:rsidRPr="001058B5">
        <w:rPr>
          <w:rFonts w:ascii="Arial" w:hAnsi="Arial" w:cs="Arial"/>
          <w:spacing w:val="-17"/>
          <w:w w:val="95"/>
          <w:sz w:val="20"/>
        </w:rPr>
        <w:t xml:space="preserve"> </w:t>
      </w:r>
      <w:r w:rsidRPr="001058B5">
        <w:rPr>
          <w:rFonts w:ascii="Arial" w:hAnsi="Arial" w:cs="Arial"/>
          <w:w w:val="95"/>
          <w:sz w:val="20"/>
        </w:rPr>
        <w:t>in</w:t>
      </w:r>
      <w:r w:rsidRPr="001058B5">
        <w:rPr>
          <w:rFonts w:ascii="Arial" w:hAnsi="Arial" w:cs="Arial"/>
          <w:spacing w:val="-18"/>
          <w:w w:val="95"/>
          <w:sz w:val="20"/>
        </w:rPr>
        <w:t xml:space="preserve"> </w:t>
      </w:r>
      <w:hyperlink w:anchor="_bookmark2056" w:history="1">
        <w:r w:rsidRPr="001058B5">
          <w:rPr>
            <w:rFonts w:ascii="Arial" w:hAnsi="Arial" w:cs="Arial"/>
            <w:color w:val="0000CC"/>
            <w:w w:val="95"/>
            <w:sz w:val="20"/>
          </w:rPr>
          <w:t>"Step</w:t>
        </w:r>
        <w:r w:rsidRPr="001058B5">
          <w:rPr>
            <w:rFonts w:ascii="Arial" w:hAnsi="Arial" w:cs="Arial"/>
            <w:color w:val="0000CC"/>
            <w:spacing w:val="-18"/>
            <w:w w:val="95"/>
            <w:sz w:val="20"/>
          </w:rPr>
          <w:t xml:space="preserve"> </w:t>
        </w:r>
        <w:r w:rsidRPr="001058B5">
          <w:rPr>
            <w:rFonts w:ascii="Arial" w:hAnsi="Arial" w:cs="Arial"/>
            <w:color w:val="0000CC"/>
            <w:w w:val="95"/>
            <w:sz w:val="20"/>
          </w:rPr>
          <w:t>3:</w:t>
        </w:r>
      </w:hyperlink>
      <w:hyperlink w:anchor="_bookmark2056" w:history="1">
        <w:r w:rsidRPr="001058B5">
          <w:rPr>
            <w:rFonts w:ascii="Arial" w:hAnsi="Arial" w:cs="Arial"/>
            <w:color w:val="0000CC"/>
            <w:w w:val="95"/>
            <w:sz w:val="20"/>
          </w:rPr>
          <w:t xml:space="preserve"> </w:t>
        </w:r>
        <w:r w:rsidRPr="001058B5">
          <w:rPr>
            <w:rFonts w:ascii="Arial" w:hAnsi="Arial" w:cs="Arial"/>
            <w:color w:val="0000CC"/>
            <w:sz w:val="20"/>
          </w:rPr>
          <w:t xml:space="preserve">Initialize the Audit </w:t>
        </w:r>
        <w:r w:rsidRPr="001058B5">
          <w:rPr>
            <w:rFonts w:ascii="Arial" w:hAnsi="Arial" w:cs="Arial"/>
            <w:color w:val="0000CC"/>
            <w:spacing w:val="-4"/>
            <w:sz w:val="20"/>
          </w:rPr>
          <w:t xml:space="preserve">Trail </w:t>
        </w:r>
        <w:r w:rsidRPr="001058B5">
          <w:rPr>
            <w:rFonts w:ascii="Arial" w:hAnsi="Arial" w:cs="Arial"/>
            <w:color w:val="0000CC"/>
            <w:sz w:val="20"/>
          </w:rPr>
          <w:t xml:space="preserve">Cleanup Operation" </w:t>
        </w:r>
        <w:r w:rsidRPr="001058B5">
          <w:rPr>
            <w:rFonts w:ascii="Arial" w:hAnsi="Arial" w:cs="Arial"/>
            <w:sz w:val="20"/>
          </w:rPr>
          <w:t>on page 9-68</w:t>
        </w:r>
      </w:hyperlink>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77777777" w:rsidR="008C539B" w:rsidRPr="001058B5" w:rsidRDefault="00C12992">
      <w:pPr>
        <w:pStyle w:val="Heading6"/>
      </w:pPr>
      <w:bookmarkStart w:id="1881" w:name="Enabling_or_Disabling_an_Audit_Trail_Pur"/>
      <w:bookmarkStart w:id="1882" w:name="_bookmark2082"/>
      <w:bookmarkEnd w:id="1881"/>
      <w:bookmarkEnd w:id="1882"/>
      <w:r w:rsidRPr="001058B5">
        <w:t>Enabling or Disabling an Audit T</w:t>
      </w:r>
      <w:bookmarkStart w:id="1883" w:name="_bookmark2083"/>
      <w:bookmarkEnd w:id="1883"/>
      <w:r w:rsidRPr="001058B5">
        <w:t>rail Purge Job</w:t>
      </w:r>
    </w:p>
    <w:p w14:paraId="6B29F4D2" w14:textId="77777777" w:rsidR="008C539B" w:rsidRPr="001058B5" w:rsidRDefault="00C12992">
      <w:pPr>
        <w:pStyle w:val="BodyText"/>
        <w:spacing w:before="58" w:line="228" w:lineRule="auto"/>
        <w:ind w:left="2260" w:right="453" w:hanging="1"/>
        <w:rPr>
          <w:rFonts w:ascii="Arial" w:hAnsi="Arial" w:cs="Arial"/>
        </w:rPr>
      </w:pPr>
      <w:r w:rsidRPr="001058B5">
        <w:rPr>
          <w:rFonts w:ascii="Arial" w:hAnsi="Arial" w:cs="Arial"/>
          <w:spacing w:val="-9"/>
          <w:w w:val="95"/>
        </w:rPr>
        <w:t xml:space="preserve">To </w:t>
      </w:r>
      <w:r w:rsidRPr="001058B5">
        <w:rPr>
          <w:rFonts w:ascii="Arial" w:hAnsi="Arial" w:cs="Arial"/>
          <w:w w:val="95"/>
        </w:rPr>
        <w:t xml:space="preserve">enable or disable an audit trail purge job, use the DBMS_AUDIT_MGMT.SET_PURGE_ </w:t>
      </w:r>
      <w:r w:rsidRPr="001058B5">
        <w:rPr>
          <w:rFonts w:ascii="Arial" w:hAnsi="Arial" w:cs="Arial"/>
        </w:rPr>
        <w:t>JOB_STATUS</w:t>
      </w:r>
      <w:r w:rsidRPr="001058B5">
        <w:rPr>
          <w:rFonts w:ascii="Arial" w:hAnsi="Arial" w:cs="Arial"/>
          <w:spacing w:val="-80"/>
        </w:rPr>
        <w:t xml:space="preserve"> </w:t>
      </w:r>
      <w:r w:rsidRPr="001058B5">
        <w:rPr>
          <w:rFonts w:ascii="Arial" w:hAnsi="Arial" w:cs="Arial"/>
        </w:rPr>
        <w:t>PL/SQL procedure.</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41CEE80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9A93EF9" w14:textId="77777777" w:rsidR="008C539B" w:rsidRPr="001058B5" w:rsidRDefault="00C12992" w:rsidP="006F7931">
      <w:pPr>
        <w:pStyle w:val="ListParagraph"/>
        <w:numPr>
          <w:ilvl w:val="2"/>
          <w:numId w:val="137"/>
        </w:numPr>
        <w:tabs>
          <w:tab w:val="left" w:pos="2620"/>
        </w:tabs>
        <w:spacing w:before="121" w:line="228" w:lineRule="auto"/>
        <w:ind w:right="185"/>
        <w:rPr>
          <w:rFonts w:ascii="Arial" w:hAnsi="Arial" w:cs="Arial"/>
          <w:sz w:val="20"/>
        </w:rPr>
      </w:pPr>
      <w:r w:rsidRPr="001058B5">
        <w:rPr>
          <w:rFonts w:ascii="Arial" w:hAnsi="Arial" w:cs="Arial"/>
          <w:w w:val="90"/>
          <w:sz w:val="20"/>
        </w:rPr>
        <w:t xml:space="preserve">AUDIT_TRAIL_PURGE_NAME: Specifies a purge job called OS_Audit_Trail_PJ. </w:t>
      </w:r>
      <w:r w:rsidRPr="001058B5">
        <w:rPr>
          <w:rFonts w:ascii="Arial" w:hAnsi="Arial" w:cs="Arial"/>
          <w:spacing w:val="-10"/>
          <w:w w:val="90"/>
          <w:sz w:val="20"/>
        </w:rPr>
        <w:t xml:space="preserve">To </w:t>
      </w:r>
      <w:r w:rsidRPr="001058B5">
        <w:rPr>
          <w:rFonts w:ascii="Arial" w:hAnsi="Arial" w:cs="Arial"/>
          <w:w w:val="90"/>
          <w:sz w:val="20"/>
        </w:rPr>
        <w:t xml:space="preserve">find </w:t>
      </w:r>
      <w:r w:rsidRPr="001058B5">
        <w:rPr>
          <w:rFonts w:ascii="Arial" w:hAnsi="Arial" w:cs="Arial"/>
          <w:sz w:val="20"/>
        </w:rPr>
        <w:t>existing</w:t>
      </w:r>
      <w:r w:rsidRPr="001058B5">
        <w:rPr>
          <w:rFonts w:ascii="Arial" w:hAnsi="Arial" w:cs="Arial"/>
          <w:spacing w:val="-18"/>
          <w:sz w:val="20"/>
        </w:rPr>
        <w:t xml:space="preserve"> </w:t>
      </w:r>
      <w:r w:rsidRPr="001058B5">
        <w:rPr>
          <w:rFonts w:ascii="Arial" w:hAnsi="Arial" w:cs="Arial"/>
          <w:sz w:val="20"/>
        </w:rPr>
        <w:t>purge</w:t>
      </w:r>
      <w:r w:rsidRPr="001058B5">
        <w:rPr>
          <w:rFonts w:ascii="Arial" w:hAnsi="Arial" w:cs="Arial"/>
          <w:spacing w:val="-20"/>
          <w:sz w:val="20"/>
        </w:rPr>
        <w:t xml:space="preserve"> </w:t>
      </w:r>
      <w:r w:rsidRPr="001058B5">
        <w:rPr>
          <w:rFonts w:ascii="Arial" w:hAnsi="Arial" w:cs="Arial"/>
          <w:sz w:val="20"/>
        </w:rPr>
        <w:t>jobs,</w:t>
      </w:r>
      <w:r w:rsidRPr="001058B5">
        <w:rPr>
          <w:rFonts w:ascii="Arial" w:hAnsi="Arial" w:cs="Arial"/>
          <w:spacing w:val="-20"/>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JOB_NAME</w:t>
      </w:r>
      <w:r w:rsidRPr="001058B5">
        <w:rPr>
          <w:rFonts w:ascii="Arial" w:hAnsi="Arial" w:cs="Arial"/>
          <w:spacing w:val="-94"/>
          <w:sz w:val="20"/>
        </w:rPr>
        <w:t xml:space="preserve"> </w:t>
      </w:r>
      <w:r w:rsidRPr="001058B5">
        <w:rPr>
          <w:rFonts w:ascii="Arial" w:hAnsi="Arial" w:cs="Arial"/>
          <w:sz w:val="20"/>
        </w:rPr>
        <w:t>and</w:t>
      </w:r>
      <w:r w:rsidRPr="001058B5">
        <w:rPr>
          <w:rFonts w:ascii="Arial" w:hAnsi="Arial" w:cs="Arial"/>
          <w:spacing w:val="-20"/>
          <w:sz w:val="20"/>
        </w:rPr>
        <w:t xml:space="preserve"> </w:t>
      </w:r>
      <w:r w:rsidRPr="001058B5">
        <w:rPr>
          <w:rFonts w:ascii="Arial" w:hAnsi="Arial" w:cs="Arial"/>
          <w:sz w:val="20"/>
        </w:rPr>
        <w:t>JOB_STATUS</w:t>
      </w:r>
      <w:r w:rsidRPr="001058B5">
        <w:rPr>
          <w:rFonts w:ascii="Arial" w:hAnsi="Arial" w:cs="Arial"/>
          <w:spacing w:val="-93"/>
          <w:sz w:val="20"/>
        </w:rPr>
        <w:t xml:space="preserve"> </w:t>
      </w:r>
      <w:r w:rsidRPr="001058B5">
        <w:rPr>
          <w:rFonts w:ascii="Arial" w:hAnsi="Arial" w:cs="Arial"/>
          <w:sz w:val="20"/>
        </w:rPr>
        <w:t>columns</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CE1A0CA"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AUDIT_TRAIL_STATUS_VALUE:</w:t>
      </w:r>
      <w:r w:rsidRPr="001058B5">
        <w:rPr>
          <w:rFonts w:ascii="Arial" w:hAnsi="Arial" w:cs="Arial"/>
          <w:spacing w:val="-12"/>
          <w:sz w:val="20"/>
        </w:rPr>
        <w:t xml:space="preserve"> </w:t>
      </w:r>
      <w:r w:rsidRPr="001058B5">
        <w:rPr>
          <w:rFonts w:ascii="Arial" w:hAnsi="Arial" w:cs="Arial"/>
          <w:sz w:val="20"/>
        </w:rPr>
        <w:t>Enter</w:t>
      </w:r>
      <w:r w:rsidRPr="001058B5">
        <w:rPr>
          <w:rFonts w:ascii="Arial" w:hAnsi="Arial" w:cs="Arial"/>
          <w:spacing w:val="-12"/>
          <w:sz w:val="20"/>
        </w:rPr>
        <w:t xml:space="preserve"> </w:t>
      </w:r>
      <w:r w:rsidRPr="001058B5">
        <w:rPr>
          <w:rFonts w:ascii="Arial" w:hAnsi="Arial" w:cs="Arial"/>
          <w:sz w:val="20"/>
        </w:rPr>
        <w:t>one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properties:</w:t>
      </w:r>
    </w:p>
    <w:p w14:paraId="66E2200D"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DBMS_AUDIT_MGMT.PURGE_JOB_ENABLE:</w:t>
      </w:r>
      <w:r w:rsidRPr="001058B5">
        <w:rPr>
          <w:rFonts w:ascii="Arial" w:hAnsi="Arial" w:cs="Arial"/>
          <w:spacing w:val="-25"/>
          <w:sz w:val="20"/>
        </w:rPr>
        <w:t xml:space="preserve"> </w:t>
      </w:r>
      <w:r w:rsidRPr="001058B5">
        <w:rPr>
          <w:rFonts w:ascii="Arial" w:hAnsi="Arial" w:cs="Arial"/>
          <w:sz w:val="20"/>
        </w:rPr>
        <w:t>Enables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specified</w:t>
      </w:r>
      <w:r w:rsidRPr="001058B5">
        <w:rPr>
          <w:rFonts w:ascii="Arial" w:hAnsi="Arial" w:cs="Arial"/>
          <w:spacing w:val="-24"/>
          <w:sz w:val="20"/>
        </w:rPr>
        <w:t xml:space="preserve"> </w:t>
      </w:r>
      <w:r w:rsidRPr="001058B5">
        <w:rPr>
          <w:rFonts w:ascii="Arial" w:hAnsi="Arial" w:cs="Arial"/>
          <w:sz w:val="20"/>
        </w:rPr>
        <w:t>purge</w:t>
      </w:r>
      <w:r w:rsidRPr="001058B5">
        <w:rPr>
          <w:rFonts w:ascii="Arial" w:hAnsi="Arial" w:cs="Arial"/>
          <w:spacing w:val="-25"/>
          <w:sz w:val="20"/>
        </w:rPr>
        <w:t xml:space="preserve"> </w:t>
      </w:r>
      <w:r w:rsidRPr="001058B5">
        <w:rPr>
          <w:rFonts w:ascii="Arial" w:hAnsi="Arial" w:cs="Arial"/>
          <w:sz w:val="20"/>
        </w:rPr>
        <w:t>job.</w:t>
      </w:r>
    </w:p>
    <w:p w14:paraId="0BF4752F"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DBMS_AUDIT_MGMT.PURGE_JOB_DISABLE:</w:t>
      </w:r>
      <w:r w:rsidRPr="001058B5">
        <w:rPr>
          <w:rFonts w:ascii="Arial" w:hAnsi="Arial" w:cs="Arial"/>
          <w:spacing w:val="-30"/>
          <w:sz w:val="20"/>
        </w:rPr>
        <w:t xml:space="preserve"> </w:t>
      </w:r>
      <w:r w:rsidRPr="001058B5">
        <w:rPr>
          <w:rFonts w:ascii="Arial" w:hAnsi="Arial" w:cs="Arial"/>
          <w:sz w:val="20"/>
        </w:rPr>
        <w:t>Disables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specified</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w:t>
      </w:r>
    </w:p>
    <w:p w14:paraId="3C40331D" w14:textId="77777777" w:rsidR="008C539B" w:rsidRPr="001058B5" w:rsidRDefault="008C539B">
      <w:pPr>
        <w:pStyle w:val="BodyText"/>
        <w:spacing w:before="10"/>
        <w:rPr>
          <w:rFonts w:ascii="Arial" w:hAnsi="Arial" w:cs="Arial"/>
          <w:sz w:val="22"/>
        </w:rPr>
      </w:pPr>
    </w:p>
    <w:p w14:paraId="05F5AB5E" w14:textId="77777777" w:rsidR="008C539B" w:rsidRPr="001058B5" w:rsidRDefault="00C12992">
      <w:pPr>
        <w:pStyle w:val="Heading6"/>
      </w:pPr>
      <w:bookmarkStart w:id="1884" w:name="Setting_the_Default_Audit_Trail_Purge_Jo"/>
      <w:bookmarkStart w:id="1885" w:name="_bookmark2084"/>
      <w:bookmarkEnd w:id="1884"/>
      <w:bookmarkEnd w:id="1885"/>
      <w:r w:rsidRPr="001058B5">
        <w:rPr>
          <w:spacing w:val="-15"/>
        </w:rPr>
        <w:t xml:space="preserve">Setting </w:t>
      </w:r>
      <w:bookmarkStart w:id="1886" w:name="_bookmark2085"/>
      <w:bookmarkEnd w:id="1886"/>
      <w:r w:rsidRPr="001058B5">
        <w:rPr>
          <w:spacing w:val="-12"/>
        </w:rPr>
        <w:t xml:space="preserve">the </w:t>
      </w:r>
      <w:r w:rsidRPr="001058B5">
        <w:rPr>
          <w:spacing w:val="-17"/>
        </w:rPr>
        <w:t xml:space="preserve">Default </w:t>
      </w:r>
      <w:r w:rsidRPr="001058B5">
        <w:rPr>
          <w:spacing w:val="-18"/>
        </w:rPr>
        <w:t xml:space="preserve">Audit </w:t>
      </w:r>
      <w:r w:rsidRPr="001058B5">
        <w:rPr>
          <w:spacing w:val="-17"/>
        </w:rPr>
        <w:t xml:space="preserve">Trail </w:t>
      </w:r>
      <w:r w:rsidRPr="001058B5">
        <w:rPr>
          <w:spacing w:val="-18"/>
        </w:rPr>
        <w:t xml:space="preserve">Purge </w:t>
      </w:r>
      <w:r w:rsidRPr="001058B5">
        <w:rPr>
          <w:spacing w:val="-15"/>
        </w:rPr>
        <w:t xml:space="preserve">Job </w:t>
      </w:r>
      <w:r w:rsidRPr="001058B5">
        <w:rPr>
          <w:spacing w:val="-16"/>
        </w:rPr>
        <w:t xml:space="preserve">Interval </w:t>
      </w:r>
      <w:r w:rsidRPr="001058B5">
        <w:rPr>
          <w:spacing w:val="-13"/>
        </w:rPr>
        <w:t xml:space="preserve">for </w:t>
      </w:r>
      <w:r w:rsidRPr="001058B5">
        <w:t xml:space="preserve">a </w:t>
      </w:r>
      <w:r w:rsidRPr="001058B5">
        <w:rPr>
          <w:spacing w:val="-16"/>
        </w:rPr>
        <w:t xml:space="preserve">Specified </w:t>
      </w:r>
      <w:r w:rsidRPr="001058B5">
        <w:rPr>
          <w:spacing w:val="-18"/>
        </w:rPr>
        <w:t xml:space="preserve">Purge </w:t>
      </w:r>
      <w:r w:rsidRPr="001058B5">
        <w:rPr>
          <w:spacing w:val="-23"/>
        </w:rPr>
        <w:t>Job</w:t>
      </w:r>
    </w:p>
    <w:p w14:paraId="3CBBE1BB" w14:textId="77777777" w:rsidR="008C539B" w:rsidRPr="001058B5" w:rsidRDefault="00C12992">
      <w:pPr>
        <w:pStyle w:val="BodyText"/>
        <w:spacing w:before="57"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can set a default purge operation interval, in hours, that must pass before the next purge job operation takes place. The interval setting that is used in the DBMS_AUDIT_ MGMT.CREATE_PURGE_JOB</w:t>
      </w:r>
      <w:r w:rsidRPr="001058B5">
        <w:rPr>
          <w:rFonts w:ascii="Arial" w:hAnsi="Arial" w:cs="Arial"/>
          <w:spacing w:val="-87"/>
        </w:rPr>
        <w:t xml:space="preserve"> </w:t>
      </w:r>
      <w:r w:rsidRPr="001058B5">
        <w:rPr>
          <w:rFonts w:ascii="Arial" w:hAnsi="Arial" w:cs="Arial"/>
        </w:rPr>
        <w:t>procedure takes precedence over this setting.</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E27C5B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66D9B1A9" w14:textId="77777777" w:rsidR="008C539B" w:rsidRPr="001058B5" w:rsidRDefault="008C539B">
      <w:pPr>
        <w:pStyle w:val="BodyText"/>
        <w:spacing w:before="3"/>
        <w:rPr>
          <w:rFonts w:ascii="Arial" w:hAnsi="Arial" w:cs="Arial"/>
          <w:sz w:val="18"/>
        </w:rPr>
      </w:pPr>
    </w:p>
    <w:p w14:paraId="48817D9B" w14:textId="77777777" w:rsidR="008C539B" w:rsidRPr="001058B5" w:rsidRDefault="00C12992">
      <w:pPr>
        <w:pStyle w:val="BodyText"/>
        <w:ind w:left="2260"/>
        <w:rPr>
          <w:rFonts w:ascii="Arial" w:hAnsi="Arial" w:cs="Arial"/>
        </w:rPr>
      </w:pPr>
      <w:r w:rsidRPr="001058B5">
        <w:rPr>
          <w:rFonts w:ascii="Arial" w:hAnsi="Arial" w:cs="Arial"/>
        </w:rPr>
        <w:t>In this example:</w:t>
      </w:r>
    </w:p>
    <w:p w14:paraId="2ABC7BA7" w14:textId="77777777" w:rsidR="008C539B" w:rsidRPr="001058B5" w:rsidRDefault="00C12992" w:rsidP="006F7931">
      <w:pPr>
        <w:pStyle w:val="ListParagraph"/>
        <w:numPr>
          <w:ilvl w:val="2"/>
          <w:numId w:val="137"/>
        </w:numPr>
        <w:tabs>
          <w:tab w:val="left" w:pos="2620"/>
        </w:tabs>
        <w:spacing w:before="121" w:line="228" w:lineRule="auto"/>
        <w:ind w:right="140"/>
        <w:rPr>
          <w:rFonts w:ascii="Arial" w:hAnsi="Arial" w:cs="Arial"/>
          <w:sz w:val="20"/>
        </w:rPr>
      </w:pPr>
      <w:r w:rsidRPr="001058B5">
        <w:rPr>
          <w:rFonts w:ascii="Arial" w:hAnsi="Arial" w:cs="Arial"/>
          <w:sz w:val="20"/>
        </w:rPr>
        <w:t>AUDIT_TRAIL_PURGE_NAME:</w:t>
      </w:r>
      <w:r w:rsidRPr="001058B5">
        <w:rPr>
          <w:rFonts w:ascii="Arial" w:hAnsi="Arial" w:cs="Arial"/>
          <w:spacing w:val="-30"/>
          <w:sz w:val="20"/>
        </w:rPr>
        <w:t xml:space="preserve"> </w:t>
      </w:r>
      <w:r w:rsidRPr="001058B5">
        <w:rPr>
          <w:rFonts w:ascii="Arial" w:hAnsi="Arial" w:cs="Arial"/>
          <w:sz w:val="20"/>
        </w:rPr>
        <w:t>Specifies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name</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w:t>
      </w:r>
      <w:r w:rsidRPr="001058B5">
        <w:rPr>
          <w:rFonts w:ascii="Arial" w:hAnsi="Arial" w:cs="Arial"/>
          <w:spacing w:val="-30"/>
          <w:sz w:val="20"/>
        </w:rPr>
        <w:t xml:space="preserve"> </w:t>
      </w:r>
      <w:r w:rsidRPr="001058B5">
        <w:rPr>
          <w:rFonts w:ascii="Arial" w:hAnsi="Arial" w:cs="Arial"/>
          <w:sz w:val="20"/>
        </w:rPr>
        <w:t>trail</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30"/>
          <w:sz w:val="20"/>
        </w:rPr>
        <w:t xml:space="preserve"> </w:t>
      </w:r>
      <w:r w:rsidRPr="001058B5">
        <w:rPr>
          <w:rFonts w:ascii="Arial" w:hAnsi="Arial" w:cs="Arial"/>
          <w:spacing w:val="-9"/>
          <w:sz w:val="20"/>
        </w:rPr>
        <w:t>To</w:t>
      </w:r>
      <w:r w:rsidRPr="001058B5">
        <w:rPr>
          <w:rFonts w:ascii="Arial" w:hAnsi="Arial" w:cs="Arial"/>
          <w:spacing w:val="-30"/>
          <w:sz w:val="20"/>
        </w:rPr>
        <w:t xml:space="preserve"> </w:t>
      </w:r>
      <w:r w:rsidRPr="001058B5">
        <w:rPr>
          <w:rFonts w:ascii="Arial" w:hAnsi="Arial" w:cs="Arial"/>
          <w:sz w:val="20"/>
        </w:rPr>
        <w:t>find</w:t>
      </w:r>
      <w:r w:rsidRPr="001058B5">
        <w:rPr>
          <w:rFonts w:ascii="Arial" w:hAnsi="Arial" w:cs="Arial"/>
          <w:spacing w:val="-29"/>
          <w:sz w:val="20"/>
        </w:rPr>
        <w:t xml:space="preserve"> </w:t>
      </w:r>
      <w:r w:rsidRPr="001058B5">
        <w:rPr>
          <w:rFonts w:ascii="Arial" w:hAnsi="Arial" w:cs="Arial"/>
          <w:sz w:val="20"/>
        </w:rPr>
        <w:t>a list</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1"/>
          <w:sz w:val="20"/>
        </w:rPr>
        <w:t xml:space="preserve"> </w:t>
      </w:r>
      <w:r w:rsidRPr="001058B5">
        <w:rPr>
          <w:rFonts w:ascii="Arial" w:hAnsi="Arial" w:cs="Arial"/>
          <w:sz w:val="20"/>
        </w:rPr>
        <w:t>existing</w:t>
      </w:r>
      <w:r w:rsidRPr="001058B5">
        <w:rPr>
          <w:rFonts w:ascii="Arial" w:hAnsi="Arial" w:cs="Arial"/>
          <w:spacing w:val="-31"/>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jobs,</w:t>
      </w:r>
      <w:r w:rsidRPr="001058B5">
        <w:rPr>
          <w:rFonts w:ascii="Arial" w:hAnsi="Arial" w:cs="Arial"/>
          <w:spacing w:val="-30"/>
          <w:sz w:val="20"/>
        </w:rPr>
        <w:t xml:space="preserve"> </w:t>
      </w:r>
      <w:r w:rsidRPr="001058B5">
        <w:rPr>
          <w:rFonts w:ascii="Arial" w:hAnsi="Arial" w:cs="Arial"/>
          <w:sz w:val="20"/>
        </w:rPr>
        <w:t>query</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JOB_NAME</w:t>
      </w:r>
      <w:r w:rsidRPr="001058B5">
        <w:rPr>
          <w:rFonts w:ascii="Arial" w:hAnsi="Arial" w:cs="Arial"/>
          <w:spacing w:val="-103"/>
          <w:sz w:val="20"/>
        </w:rPr>
        <w:t xml:space="preserve"> </w:t>
      </w:r>
      <w:r w:rsidRPr="001058B5">
        <w:rPr>
          <w:rFonts w:ascii="Arial" w:hAnsi="Arial" w:cs="Arial"/>
          <w:sz w:val="20"/>
        </w:rPr>
        <w:t>and</w:t>
      </w:r>
      <w:r w:rsidRPr="001058B5">
        <w:rPr>
          <w:rFonts w:ascii="Arial" w:hAnsi="Arial" w:cs="Arial"/>
          <w:spacing w:val="-30"/>
          <w:sz w:val="20"/>
        </w:rPr>
        <w:t xml:space="preserve"> </w:t>
      </w:r>
      <w:r w:rsidRPr="001058B5">
        <w:rPr>
          <w:rFonts w:ascii="Arial" w:hAnsi="Arial" w:cs="Arial"/>
          <w:sz w:val="20"/>
        </w:rPr>
        <w:t>JOB_STATUS</w:t>
      </w:r>
      <w:r w:rsidRPr="001058B5">
        <w:rPr>
          <w:rFonts w:ascii="Arial" w:hAnsi="Arial" w:cs="Arial"/>
          <w:spacing w:val="-103"/>
          <w:sz w:val="20"/>
        </w:rPr>
        <w:t xml:space="preserve"> </w:t>
      </w:r>
      <w:r w:rsidRPr="001058B5">
        <w:rPr>
          <w:rFonts w:ascii="Arial" w:hAnsi="Arial" w:cs="Arial"/>
          <w:sz w:val="20"/>
        </w:rPr>
        <w:t>columns</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1BE06F11" w14:textId="77777777" w:rsidR="008C539B" w:rsidRPr="001058B5" w:rsidRDefault="00C12992" w:rsidP="006F7931">
      <w:pPr>
        <w:pStyle w:val="ListParagraph"/>
        <w:numPr>
          <w:ilvl w:val="2"/>
          <w:numId w:val="137"/>
        </w:numPr>
        <w:tabs>
          <w:tab w:val="left" w:pos="2620"/>
        </w:tabs>
        <w:spacing w:before="121" w:line="228" w:lineRule="auto"/>
        <w:ind w:right="193"/>
        <w:rPr>
          <w:rFonts w:ascii="Arial" w:hAnsi="Arial" w:cs="Arial"/>
          <w:sz w:val="20"/>
        </w:rPr>
      </w:pPr>
      <w:r w:rsidRPr="001058B5">
        <w:rPr>
          <w:rFonts w:ascii="Arial" w:hAnsi="Arial" w:cs="Arial"/>
          <w:sz w:val="20"/>
        </w:rPr>
        <w:t xml:space="preserve">AUDIT_TRAIL_INTERVAL_VALUE: Updates the default hourly interval set by the </w:t>
      </w:r>
      <w:r w:rsidRPr="001058B5">
        <w:rPr>
          <w:rFonts w:ascii="Arial" w:hAnsi="Arial" w:cs="Arial"/>
          <w:w w:val="95"/>
          <w:sz w:val="20"/>
        </w:rPr>
        <w:t>DBMS_AUDIT_MGMT.CREATE_PURGE_JOB</w:t>
      </w:r>
      <w:r w:rsidRPr="001058B5">
        <w:rPr>
          <w:rFonts w:ascii="Arial" w:hAnsi="Arial" w:cs="Arial"/>
          <w:spacing w:val="-98"/>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Enter</w:t>
      </w:r>
      <w:r w:rsidRPr="001058B5">
        <w:rPr>
          <w:rFonts w:ascii="Arial" w:hAnsi="Arial" w:cs="Arial"/>
          <w:spacing w:val="-29"/>
          <w:w w:val="95"/>
          <w:sz w:val="20"/>
        </w:rPr>
        <w:t xml:space="preserve"> </w:t>
      </w:r>
      <w:r w:rsidRPr="001058B5">
        <w:rPr>
          <w:rFonts w:ascii="Arial" w:hAnsi="Arial" w:cs="Arial"/>
          <w:w w:val="95"/>
          <w:sz w:val="20"/>
        </w:rPr>
        <w:t>a</w:t>
      </w:r>
      <w:r w:rsidRPr="001058B5">
        <w:rPr>
          <w:rFonts w:ascii="Arial" w:hAnsi="Arial" w:cs="Arial"/>
          <w:spacing w:val="-29"/>
          <w:w w:val="95"/>
          <w:sz w:val="20"/>
        </w:rPr>
        <w:t xml:space="preserve"> </w:t>
      </w:r>
      <w:r w:rsidRPr="001058B5">
        <w:rPr>
          <w:rFonts w:ascii="Arial" w:hAnsi="Arial" w:cs="Arial"/>
          <w:w w:val="95"/>
          <w:sz w:val="20"/>
        </w:rPr>
        <w:t>value</w:t>
      </w:r>
      <w:r w:rsidRPr="001058B5">
        <w:rPr>
          <w:rFonts w:ascii="Arial" w:hAnsi="Arial" w:cs="Arial"/>
          <w:spacing w:val="-30"/>
          <w:w w:val="95"/>
          <w:sz w:val="20"/>
        </w:rPr>
        <w:t xml:space="preserve"> </w:t>
      </w:r>
      <w:r w:rsidRPr="001058B5">
        <w:rPr>
          <w:rFonts w:ascii="Arial" w:hAnsi="Arial" w:cs="Arial"/>
          <w:w w:val="95"/>
          <w:sz w:val="20"/>
        </w:rPr>
        <w:t>between</w:t>
      </w:r>
      <w:r w:rsidRPr="001058B5">
        <w:rPr>
          <w:rFonts w:ascii="Arial" w:hAnsi="Arial" w:cs="Arial"/>
          <w:spacing w:val="-29"/>
          <w:w w:val="95"/>
          <w:sz w:val="20"/>
        </w:rPr>
        <w:t xml:space="preserve"> </w:t>
      </w:r>
      <w:r w:rsidRPr="001058B5">
        <w:rPr>
          <w:rFonts w:ascii="Arial" w:hAnsi="Arial" w:cs="Arial"/>
          <w:w w:val="95"/>
          <w:sz w:val="20"/>
        </w:rPr>
        <w:t>1</w:t>
      </w:r>
      <w:r w:rsidRPr="001058B5">
        <w:rPr>
          <w:rFonts w:ascii="Arial" w:hAnsi="Arial" w:cs="Arial"/>
          <w:spacing w:val="-99"/>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 xml:space="preserve">999. </w:t>
      </w:r>
      <w:r w:rsidRPr="001058B5">
        <w:rPr>
          <w:rFonts w:ascii="Arial" w:hAnsi="Arial" w:cs="Arial"/>
          <w:sz w:val="20"/>
        </w:rPr>
        <w:t>The timing begins when you run the purge</w:t>
      </w:r>
      <w:r w:rsidRPr="001058B5">
        <w:rPr>
          <w:rFonts w:ascii="Arial" w:hAnsi="Arial" w:cs="Arial"/>
          <w:spacing w:val="-7"/>
          <w:sz w:val="20"/>
        </w:rPr>
        <w:t xml:space="preserve"> </w:t>
      </w:r>
      <w:r w:rsidRPr="001058B5">
        <w:rPr>
          <w:rFonts w:ascii="Arial" w:hAnsi="Arial" w:cs="Arial"/>
          <w:sz w:val="20"/>
        </w:rPr>
        <w:t>job.</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77777777" w:rsidR="008C539B" w:rsidRPr="001058B5" w:rsidRDefault="00C12992">
      <w:pPr>
        <w:pStyle w:val="Heading6"/>
        <w:spacing w:before="105"/>
        <w:ind w:left="1660"/>
      </w:pPr>
      <w:bookmarkStart w:id="1887" w:name="Deleting_an_Audit_Trail_Purge_Job"/>
      <w:bookmarkStart w:id="1888" w:name="_bookmark2086"/>
      <w:bookmarkEnd w:id="1887"/>
      <w:bookmarkEnd w:id="1888"/>
      <w:r w:rsidRPr="001058B5">
        <w:t xml:space="preserve">Deleting an Audit </w:t>
      </w:r>
      <w:bookmarkStart w:id="1889" w:name="_bookmark2087"/>
      <w:bookmarkEnd w:id="1889"/>
      <w:r w:rsidRPr="001058B5">
        <w:t>Trail Purge Job</w:t>
      </w:r>
    </w:p>
    <w:p w14:paraId="679A7F0E" w14:textId="77777777" w:rsidR="008C539B" w:rsidRPr="001058B5" w:rsidRDefault="00C12992">
      <w:pPr>
        <w:pStyle w:val="BodyText"/>
        <w:spacing w:before="58" w:line="228" w:lineRule="auto"/>
        <w:ind w:left="1659" w:right="700"/>
        <w:rPr>
          <w:rFonts w:ascii="Arial" w:hAnsi="Arial" w:cs="Arial"/>
        </w:rPr>
      </w:pPr>
      <w:r w:rsidRPr="001058B5">
        <w:rPr>
          <w:rFonts w:ascii="Arial" w:hAnsi="Arial" w:cs="Arial"/>
          <w:spacing w:val="-9"/>
          <w:w w:val="95"/>
        </w:rPr>
        <w:t>To</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10"/>
          <w:w w:val="95"/>
        </w:rPr>
        <w:t xml:space="preserve"> </w:t>
      </w:r>
      <w:r w:rsidRPr="001058B5">
        <w:rPr>
          <w:rFonts w:ascii="Arial" w:hAnsi="Arial" w:cs="Arial"/>
          <w:w w:val="95"/>
        </w:rPr>
        <w:t>an</w:t>
      </w:r>
      <w:r w:rsidRPr="001058B5">
        <w:rPr>
          <w:rFonts w:ascii="Arial" w:hAnsi="Arial" w:cs="Arial"/>
          <w:spacing w:val="-10"/>
          <w:w w:val="95"/>
        </w:rPr>
        <w:t xml:space="preserve"> </w:t>
      </w:r>
      <w:r w:rsidRPr="001058B5">
        <w:rPr>
          <w:rFonts w:ascii="Arial" w:hAnsi="Arial" w:cs="Arial"/>
          <w:w w:val="95"/>
        </w:rPr>
        <w:t>audit</w:t>
      </w:r>
      <w:r w:rsidRPr="001058B5">
        <w:rPr>
          <w:rFonts w:ascii="Arial" w:hAnsi="Arial" w:cs="Arial"/>
          <w:spacing w:val="-10"/>
          <w:w w:val="95"/>
        </w:rPr>
        <w:t xml:space="preserve"> </w:t>
      </w:r>
      <w:r w:rsidRPr="001058B5">
        <w:rPr>
          <w:rFonts w:ascii="Arial" w:hAnsi="Arial" w:cs="Arial"/>
          <w:w w:val="95"/>
        </w:rPr>
        <w:t>trail</w:t>
      </w:r>
      <w:r w:rsidRPr="001058B5">
        <w:rPr>
          <w:rFonts w:ascii="Arial" w:hAnsi="Arial" w:cs="Arial"/>
          <w:spacing w:val="-10"/>
          <w:w w:val="95"/>
        </w:rPr>
        <w:t xml:space="preserve"> </w:t>
      </w:r>
      <w:r w:rsidRPr="001058B5">
        <w:rPr>
          <w:rFonts w:ascii="Arial" w:hAnsi="Arial" w:cs="Arial"/>
          <w:w w:val="95"/>
        </w:rPr>
        <w:t>purge</w:t>
      </w:r>
      <w:r w:rsidRPr="001058B5">
        <w:rPr>
          <w:rFonts w:ascii="Arial" w:hAnsi="Arial" w:cs="Arial"/>
          <w:spacing w:val="-11"/>
          <w:w w:val="95"/>
        </w:rPr>
        <w:t xml:space="preserve"> </w:t>
      </w:r>
      <w:r w:rsidRPr="001058B5">
        <w:rPr>
          <w:rFonts w:ascii="Arial" w:hAnsi="Arial" w:cs="Arial"/>
          <w:w w:val="95"/>
        </w:rPr>
        <w:t>job,</w:t>
      </w:r>
      <w:r w:rsidRPr="001058B5">
        <w:rPr>
          <w:rFonts w:ascii="Arial" w:hAnsi="Arial" w:cs="Arial"/>
          <w:spacing w:val="-11"/>
          <w:w w:val="95"/>
        </w:rPr>
        <w:t xml:space="preserve"> </w:t>
      </w:r>
      <w:r w:rsidRPr="001058B5">
        <w:rPr>
          <w:rFonts w:ascii="Arial" w:hAnsi="Arial" w:cs="Arial"/>
          <w:w w:val="95"/>
        </w:rPr>
        <w:t>use</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DBMS_AUDIT_MGMT.DROP_PURGE_JOB</w:t>
      </w:r>
      <w:r w:rsidRPr="001058B5">
        <w:rPr>
          <w:rFonts w:ascii="Arial" w:hAnsi="Arial" w:cs="Arial"/>
          <w:spacing w:val="-82"/>
          <w:w w:val="95"/>
        </w:rPr>
        <w:t xml:space="preserve"> </w:t>
      </w:r>
      <w:r w:rsidRPr="001058B5">
        <w:rPr>
          <w:rFonts w:ascii="Arial" w:hAnsi="Arial" w:cs="Arial"/>
          <w:w w:val="95"/>
        </w:rPr>
        <w:t xml:space="preserve">PL/SQL </w:t>
      </w:r>
      <w:r w:rsidRPr="001058B5">
        <w:rPr>
          <w:rFonts w:ascii="Arial" w:hAnsi="Arial" w:cs="Arial"/>
        </w:rPr>
        <w:t>procedure.</w:t>
      </w:r>
      <w:r w:rsidRPr="001058B5">
        <w:rPr>
          <w:rFonts w:ascii="Arial" w:hAnsi="Arial" w:cs="Arial"/>
          <w:spacing w:val="-31"/>
        </w:rPr>
        <w:t xml:space="preserve"> </w:t>
      </w:r>
      <w:r w:rsidRPr="001058B5">
        <w:rPr>
          <w:rFonts w:ascii="Arial" w:hAnsi="Arial" w:cs="Arial"/>
          <w:spacing w:val="-9"/>
        </w:rPr>
        <w:t>To</w:t>
      </w:r>
      <w:r w:rsidRPr="001058B5">
        <w:rPr>
          <w:rFonts w:ascii="Arial" w:hAnsi="Arial" w:cs="Arial"/>
          <w:spacing w:val="-31"/>
        </w:rPr>
        <w:t xml:space="preserve"> </w:t>
      </w:r>
      <w:r w:rsidRPr="001058B5">
        <w:rPr>
          <w:rFonts w:ascii="Arial" w:hAnsi="Arial" w:cs="Arial"/>
        </w:rPr>
        <w:t>find</w:t>
      </w:r>
      <w:r w:rsidRPr="001058B5">
        <w:rPr>
          <w:rFonts w:ascii="Arial" w:hAnsi="Arial" w:cs="Arial"/>
          <w:spacing w:val="-30"/>
        </w:rPr>
        <w:t xml:space="preserve"> </w:t>
      </w:r>
      <w:r w:rsidRPr="001058B5">
        <w:rPr>
          <w:rFonts w:ascii="Arial" w:hAnsi="Arial" w:cs="Arial"/>
        </w:rPr>
        <w:t>existing</w:t>
      </w:r>
      <w:r w:rsidRPr="001058B5">
        <w:rPr>
          <w:rFonts w:ascii="Arial" w:hAnsi="Arial" w:cs="Arial"/>
          <w:spacing w:val="-31"/>
        </w:rPr>
        <w:t xml:space="preserve"> </w:t>
      </w:r>
      <w:r w:rsidRPr="001058B5">
        <w:rPr>
          <w:rFonts w:ascii="Arial" w:hAnsi="Arial" w:cs="Arial"/>
        </w:rPr>
        <w:t>purge</w:t>
      </w:r>
      <w:r w:rsidRPr="001058B5">
        <w:rPr>
          <w:rFonts w:ascii="Arial" w:hAnsi="Arial" w:cs="Arial"/>
          <w:spacing w:val="-31"/>
        </w:rPr>
        <w:t xml:space="preserve"> </w:t>
      </w:r>
      <w:r w:rsidRPr="001058B5">
        <w:rPr>
          <w:rFonts w:ascii="Arial" w:hAnsi="Arial" w:cs="Arial"/>
        </w:rPr>
        <w:t>jobs,</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JOB_NAME</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JOB_STATUS</w:t>
      </w:r>
      <w:r w:rsidRPr="001058B5">
        <w:rPr>
          <w:rFonts w:ascii="Arial" w:hAnsi="Arial" w:cs="Arial"/>
          <w:spacing w:val="-104"/>
        </w:rPr>
        <w:t xml:space="preserve"> </w:t>
      </w:r>
      <w:r w:rsidRPr="001058B5">
        <w:rPr>
          <w:rFonts w:ascii="Arial" w:hAnsi="Arial" w:cs="Arial"/>
        </w:rPr>
        <w:t>columns</w:t>
      </w:r>
      <w:r w:rsidRPr="001058B5">
        <w:rPr>
          <w:rFonts w:ascii="Arial" w:hAnsi="Arial" w:cs="Arial"/>
          <w:spacing w:val="-31"/>
        </w:rPr>
        <w:t xml:space="preserve"> </w:t>
      </w:r>
      <w:r w:rsidRPr="001058B5">
        <w:rPr>
          <w:rFonts w:ascii="Arial" w:hAnsi="Arial" w:cs="Arial"/>
        </w:rPr>
        <w:t>of the</w:t>
      </w:r>
      <w:r w:rsidRPr="001058B5">
        <w:rPr>
          <w:rFonts w:ascii="Arial" w:hAnsi="Arial" w:cs="Arial"/>
          <w:spacing w:val="-9"/>
        </w:rPr>
        <w:t xml:space="preserve"> </w:t>
      </w:r>
      <w:r w:rsidRPr="001058B5">
        <w:rPr>
          <w:rFonts w:ascii="Arial" w:hAnsi="Arial" w:cs="Arial"/>
        </w:rPr>
        <w:t>DBA_AUDIT_MGMT_CLEANUP_JOBS</w:t>
      </w:r>
      <w:r w:rsidRPr="001058B5">
        <w:rPr>
          <w:rFonts w:ascii="Arial" w:hAnsi="Arial" w:cs="Arial"/>
          <w:spacing w:val="-85"/>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spacing w:val="-4"/>
        </w:rPr>
        <w:t>view.</w:t>
      </w:r>
    </w:p>
    <w:p w14:paraId="2D091DDE"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A3F4CC4"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Pr="001058B5">
        <w:rPr>
          <w:rFonts w:ascii="Arial" w:hAnsi="Arial" w:cs="Arial"/>
          <w:sz w:val="20"/>
        </w:rPr>
        <w:t>Specifies</w:t>
      </w:r>
      <w:r w:rsidRPr="001058B5">
        <w:rPr>
          <w:rFonts w:ascii="Arial" w:hAnsi="Arial" w:cs="Arial"/>
          <w:spacing w:val="-22"/>
          <w:sz w:val="20"/>
        </w:rPr>
        <w:t xml:space="preserve"> </w:t>
      </w:r>
      <w:r w:rsidRPr="001058B5">
        <w:rPr>
          <w:rFonts w:ascii="Arial" w:hAnsi="Arial" w:cs="Arial"/>
          <w:sz w:val="20"/>
        </w:rPr>
        <w:t>a</w:t>
      </w:r>
      <w:r w:rsidRPr="001058B5">
        <w:rPr>
          <w:rFonts w:ascii="Arial" w:hAnsi="Arial" w:cs="Arial"/>
          <w:spacing w:val="-21"/>
          <w:sz w:val="20"/>
        </w:rPr>
        <w:t xml:space="preserve"> </w:t>
      </w:r>
      <w:r w:rsidRPr="001058B5">
        <w:rPr>
          <w:rFonts w:ascii="Arial" w:hAnsi="Arial" w:cs="Arial"/>
          <w:sz w:val="20"/>
        </w:rPr>
        <w:t>purge</w:t>
      </w:r>
      <w:r w:rsidRPr="001058B5">
        <w:rPr>
          <w:rFonts w:ascii="Arial" w:hAnsi="Arial" w:cs="Arial"/>
          <w:spacing w:val="-22"/>
          <w:sz w:val="20"/>
        </w:rPr>
        <w:t xml:space="preserve"> </w:t>
      </w:r>
      <w:r w:rsidRPr="001058B5">
        <w:rPr>
          <w:rFonts w:ascii="Arial" w:hAnsi="Arial" w:cs="Arial"/>
          <w:sz w:val="20"/>
        </w:rPr>
        <w:t>job</w:t>
      </w:r>
      <w:r w:rsidRPr="001058B5">
        <w:rPr>
          <w:rFonts w:ascii="Arial" w:hAnsi="Arial" w:cs="Arial"/>
          <w:spacing w:val="-21"/>
          <w:sz w:val="20"/>
        </w:rPr>
        <w:t xml:space="preserve"> </w:t>
      </w:r>
      <w:r w:rsidRPr="001058B5">
        <w:rPr>
          <w:rFonts w:ascii="Arial" w:hAnsi="Arial" w:cs="Arial"/>
          <w:sz w:val="20"/>
        </w:rPr>
        <w:t>called</w:t>
      </w:r>
      <w:r w:rsidRPr="001058B5">
        <w:rPr>
          <w:rFonts w:ascii="Arial" w:hAnsi="Arial" w:cs="Arial"/>
          <w:spacing w:val="-21"/>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7777777" w:rsidR="008C539B" w:rsidRPr="001058B5" w:rsidRDefault="00C12992">
      <w:pPr>
        <w:pStyle w:val="Heading6"/>
        <w:ind w:left="1660"/>
      </w:pPr>
      <w:bookmarkStart w:id="1890" w:name="Clearing_the_Archive_Timestamp_Setting"/>
      <w:bookmarkStart w:id="1891" w:name="_bookmark2088"/>
      <w:bookmarkEnd w:id="1890"/>
      <w:bookmarkEnd w:id="1891"/>
      <w:r w:rsidRPr="001058B5">
        <w:t>Clearing the Archi</w:t>
      </w:r>
      <w:bookmarkStart w:id="1892" w:name="_bookmark2089"/>
      <w:bookmarkEnd w:id="1892"/>
      <w:r w:rsidRPr="001058B5">
        <w:t>ve Timestamp Setting</w:t>
      </w:r>
    </w:p>
    <w:p w14:paraId="11846BCC" w14:textId="77777777" w:rsidR="008C539B" w:rsidRPr="001058B5" w:rsidRDefault="00C12992">
      <w:pPr>
        <w:pStyle w:val="BodyText"/>
        <w:spacing w:before="59" w:line="228" w:lineRule="auto"/>
        <w:ind w:left="1660" w:right="1506" w:hanging="1"/>
        <w:rPr>
          <w:rFonts w:ascii="Arial" w:hAnsi="Arial" w:cs="Arial"/>
        </w:rPr>
      </w:pPr>
      <w:r w:rsidRPr="001058B5">
        <w:rPr>
          <w:rFonts w:ascii="Arial" w:hAnsi="Arial" w:cs="Arial"/>
          <w:spacing w:val="-9"/>
          <w:w w:val="95"/>
        </w:rPr>
        <w:t>To</w:t>
      </w:r>
      <w:r w:rsidRPr="001058B5">
        <w:rPr>
          <w:rFonts w:ascii="Arial" w:hAnsi="Arial" w:cs="Arial"/>
          <w:spacing w:val="-14"/>
          <w:w w:val="95"/>
        </w:rPr>
        <w:t xml:space="preserve"> </w:t>
      </w:r>
      <w:r w:rsidRPr="001058B5">
        <w:rPr>
          <w:rFonts w:ascii="Arial" w:hAnsi="Arial" w:cs="Arial"/>
          <w:w w:val="95"/>
        </w:rPr>
        <w:t>clear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archive</w:t>
      </w:r>
      <w:r w:rsidRPr="001058B5">
        <w:rPr>
          <w:rFonts w:ascii="Arial" w:hAnsi="Arial" w:cs="Arial"/>
          <w:spacing w:val="-13"/>
          <w:w w:val="95"/>
        </w:rPr>
        <w:t xml:space="preserve"> </w:t>
      </w:r>
      <w:r w:rsidRPr="001058B5">
        <w:rPr>
          <w:rFonts w:ascii="Arial" w:hAnsi="Arial" w:cs="Arial"/>
          <w:w w:val="95"/>
        </w:rPr>
        <w:t>timestamp</w:t>
      </w:r>
      <w:r w:rsidRPr="001058B5">
        <w:rPr>
          <w:rFonts w:ascii="Arial" w:hAnsi="Arial" w:cs="Arial"/>
          <w:spacing w:val="-13"/>
          <w:w w:val="95"/>
        </w:rPr>
        <w:t xml:space="preserve"> </w:t>
      </w:r>
      <w:r w:rsidRPr="001058B5">
        <w:rPr>
          <w:rFonts w:ascii="Arial" w:hAnsi="Arial" w:cs="Arial"/>
          <w:w w:val="95"/>
        </w:rPr>
        <w:t>setting,</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DBMS_AUDIT_MGMT.CLEAR_LAST_ </w:t>
      </w:r>
      <w:r w:rsidRPr="001058B5">
        <w:rPr>
          <w:rFonts w:ascii="Arial" w:hAnsi="Arial" w:cs="Arial"/>
        </w:rPr>
        <w:t>ARCHIVE_TIMESTAMP</w:t>
      </w:r>
      <w:r w:rsidRPr="001058B5">
        <w:rPr>
          <w:rFonts w:ascii="Arial" w:hAnsi="Arial" w:cs="Arial"/>
          <w:spacing w:val="-87"/>
        </w:rPr>
        <w:t xml:space="preserve"> </w:t>
      </w:r>
      <w:r w:rsidRPr="001058B5">
        <w:rPr>
          <w:rFonts w:ascii="Arial" w:hAnsi="Arial" w:cs="Arial"/>
        </w:rPr>
        <w:t>PL/SQL procedure.</w:t>
      </w:r>
    </w:p>
    <w:p w14:paraId="20281AB2"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77777777" w:rsidR="008C539B" w:rsidRPr="001058B5" w:rsidRDefault="00C12992">
      <w:pPr>
        <w:pStyle w:val="BodyText"/>
        <w:spacing w:before="1"/>
        <w:ind w:left="1660"/>
        <w:rPr>
          <w:rFonts w:ascii="Arial" w:hAnsi="Arial" w:cs="Arial"/>
        </w:rPr>
      </w:pPr>
      <w:r w:rsidRPr="001058B5">
        <w:rPr>
          <w:rFonts w:ascii="Arial" w:hAnsi="Arial" w:cs="Arial"/>
        </w:rPr>
        <w:t>In this example:</w:t>
      </w:r>
    </w:p>
    <w:p w14:paraId="7D704DDC" w14:textId="77777777" w:rsidR="008C539B" w:rsidRPr="001058B5" w:rsidRDefault="00C12992" w:rsidP="006F7931">
      <w:pPr>
        <w:pStyle w:val="ListParagraph"/>
        <w:numPr>
          <w:ilvl w:val="1"/>
          <w:numId w:val="137"/>
        </w:numPr>
        <w:tabs>
          <w:tab w:val="left" w:pos="2020"/>
        </w:tabs>
        <w:spacing w:before="120" w:line="228" w:lineRule="auto"/>
        <w:ind w:right="791" w:hanging="359"/>
        <w:rPr>
          <w:rFonts w:ascii="Arial" w:hAnsi="Arial" w:cs="Arial"/>
          <w:sz w:val="20"/>
        </w:rPr>
      </w:pPr>
      <w:r w:rsidRPr="001058B5">
        <w:rPr>
          <w:rFonts w:ascii="Arial" w:hAnsi="Arial" w:cs="Arial"/>
          <w:w w:val="95"/>
          <w:sz w:val="20"/>
        </w:rPr>
        <w:t>RAC_INSTANCE_NUMBER:</w:t>
      </w:r>
      <w:r w:rsidRPr="001058B5">
        <w:rPr>
          <w:rFonts w:ascii="Arial" w:hAnsi="Arial" w:cs="Arial"/>
          <w:spacing w:val="-27"/>
          <w:w w:val="95"/>
          <w:sz w:val="20"/>
        </w:rPr>
        <w:t xml:space="preserve"> </w:t>
      </w:r>
      <w:r w:rsidRPr="001058B5">
        <w:rPr>
          <w:rFonts w:ascii="Arial" w:hAnsi="Arial" w:cs="Arial"/>
          <w:w w:val="95"/>
          <w:sz w:val="20"/>
        </w:rPr>
        <w:t>If</w:t>
      </w:r>
      <w:r w:rsidRPr="001058B5">
        <w:rPr>
          <w:rFonts w:ascii="Arial" w:hAnsi="Arial" w:cs="Arial"/>
          <w:spacing w:val="-27"/>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AUDIT_TRAIL_TYPE</w:t>
      </w:r>
      <w:r w:rsidRPr="001058B5">
        <w:rPr>
          <w:rFonts w:ascii="Arial" w:hAnsi="Arial" w:cs="Arial"/>
          <w:spacing w:val="-96"/>
          <w:w w:val="95"/>
          <w:sz w:val="20"/>
        </w:rPr>
        <w:t xml:space="preserve"> </w:t>
      </w:r>
      <w:r w:rsidRPr="001058B5">
        <w:rPr>
          <w:rFonts w:ascii="Arial" w:hAnsi="Arial" w:cs="Arial"/>
          <w:w w:val="95"/>
          <w:sz w:val="20"/>
        </w:rPr>
        <w:t>property</w:t>
      </w:r>
      <w:r w:rsidRPr="001058B5">
        <w:rPr>
          <w:rFonts w:ascii="Arial" w:hAnsi="Arial" w:cs="Arial"/>
          <w:spacing w:val="-27"/>
          <w:w w:val="95"/>
          <w:sz w:val="20"/>
        </w:rPr>
        <w:t xml:space="preserve"> </w:t>
      </w:r>
      <w:r w:rsidRPr="001058B5">
        <w:rPr>
          <w:rFonts w:ascii="Arial" w:hAnsi="Arial" w:cs="Arial"/>
          <w:w w:val="95"/>
          <w:sz w:val="20"/>
        </w:rPr>
        <w:t>is</w:t>
      </w:r>
      <w:r w:rsidRPr="001058B5">
        <w:rPr>
          <w:rFonts w:ascii="Arial" w:hAnsi="Arial" w:cs="Arial"/>
          <w:spacing w:val="-27"/>
          <w:w w:val="95"/>
          <w:sz w:val="20"/>
        </w:rPr>
        <w:t xml:space="preserve"> </w:t>
      </w:r>
      <w:r w:rsidRPr="001058B5">
        <w:rPr>
          <w:rFonts w:ascii="Arial" w:hAnsi="Arial" w:cs="Arial"/>
          <w:w w:val="95"/>
          <w:sz w:val="20"/>
        </w:rPr>
        <w:t>set</w:t>
      </w:r>
      <w:r w:rsidRPr="001058B5">
        <w:rPr>
          <w:rFonts w:ascii="Arial" w:hAnsi="Arial" w:cs="Arial"/>
          <w:spacing w:val="-27"/>
          <w:w w:val="95"/>
          <w:sz w:val="20"/>
        </w:rPr>
        <w:t xml:space="preserve"> </w:t>
      </w:r>
      <w:r w:rsidRPr="001058B5">
        <w:rPr>
          <w:rFonts w:ascii="Arial" w:hAnsi="Arial" w:cs="Arial"/>
          <w:w w:val="95"/>
          <w:sz w:val="20"/>
        </w:rPr>
        <w:t>to</w:t>
      </w:r>
      <w:r w:rsidRPr="001058B5">
        <w:rPr>
          <w:rFonts w:ascii="Arial" w:hAnsi="Arial" w:cs="Arial"/>
          <w:spacing w:val="-27"/>
          <w:w w:val="95"/>
          <w:sz w:val="20"/>
        </w:rPr>
        <w:t xml:space="preserve"> </w:t>
      </w:r>
      <w:r w:rsidRPr="001058B5">
        <w:rPr>
          <w:rFonts w:ascii="Arial" w:hAnsi="Arial" w:cs="Arial"/>
          <w:w w:val="95"/>
          <w:sz w:val="20"/>
        </w:rPr>
        <w:t xml:space="preserve">DBMS_AUDIT_ </w:t>
      </w:r>
      <w:r w:rsidRPr="001058B5">
        <w:rPr>
          <w:rFonts w:ascii="Arial" w:hAnsi="Arial" w:cs="Arial"/>
          <w:w w:val="90"/>
          <w:sz w:val="20"/>
        </w:rPr>
        <w:t>MGMT.AUDIT_TRAIL_OS</w:t>
      </w:r>
      <w:r w:rsidRPr="001058B5">
        <w:rPr>
          <w:rFonts w:ascii="Arial" w:hAnsi="Arial" w:cs="Arial"/>
          <w:spacing w:val="-76"/>
          <w:w w:val="90"/>
          <w:sz w:val="20"/>
        </w:rPr>
        <w:t xml:space="preserve"> </w:t>
      </w:r>
      <w:r w:rsidRPr="001058B5">
        <w:rPr>
          <w:rFonts w:ascii="Arial" w:hAnsi="Arial" w:cs="Arial"/>
          <w:w w:val="90"/>
          <w:sz w:val="20"/>
        </w:rPr>
        <w:t>or</w:t>
      </w:r>
      <w:r w:rsidRPr="001058B5">
        <w:rPr>
          <w:rFonts w:ascii="Arial" w:hAnsi="Arial" w:cs="Arial"/>
          <w:spacing w:val="-8"/>
          <w:w w:val="90"/>
          <w:sz w:val="20"/>
        </w:rPr>
        <w:t xml:space="preserve"> </w:t>
      </w:r>
      <w:r w:rsidRPr="001058B5">
        <w:rPr>
          <w:rFonts w:ascii="Arial" w:hAnsi="Arial" w:cs="Arial"/>
          <w:w w:val="90"/>
          <w:sz w:val="20"/>
        </w:rPr>
        <w:t>DBMS_AUDIT_MGMT.AUDIT_TRAIL_XML,</w:t>
      </w:r>
      <w:r w:rsidRPr="001058B5">
        <w:rPr>
          <w:rFonts w:ascii="Arial" w:hAnsi="Arial" w:cs="Arial"/>
          <w:spacing w:val="-8"/>
          <w:w w:val="90"/>
          <w:sz w:val="20"/>
        </w:rPr>
        <w:t xml:space="preserve"> </w:t>
      </w:r>
      <w:r w:rsidRPr="001058B5">
        <w:rPr>
          <w:rFonts w:ascii="Arial" w:hAnsi="Arial" w:cs="Arial"/>
          <w:w w:val="90"/>
          <w:sz w:val="20"/>
        </w:rPr>
        <w:t>then</w:t>
      </w:r>
      <w:r w:rsidRPr="001058B5">
        <w:rPr>
          <w:rFonts w:ascii="Arial" w:hAnsi="Arial" w:cs="Arial"/>
          <w:spacing w:val="-8"/>
          <w:w w:val="90"/>
          <w:sz w:val="20"/>
        </w:rPr>
        <w:t xml:space="preserve"> </w:t>
      </w:r>
      <w:r w:rsidRPr="001058B5">
        <w:rPr>
          <w:rFonts w:ascii="Arial" w:hAnsi="Arial" w:cs="Arial"/>
          <w:w w:val="90"/>
          <w:sz w:val="20"/>
        </w:rPr>
        <w:t>you</w:t>
      </w:r>
      <w:r w:rsidRPr="001058B5">
        <w:rPr>
          <w:rFonts w:ascii="Arial" w:hAnsi="Arial" w:cs="Arial"/>
          <w:spacing w:val="-8"/>
          <w:w w:val="90"/>
          <w:sz w:val="20"/>
        </w:rPr>
        <w:t xml:space="preserve"> </w:t>
      </w:r>
      <w:r w:rsidRPr="001058B5">
        <w:rPr>
          <w:rFonts w:ascii="Arial" w:hAnsi="Arial" w:cs="Arial"/>
          <w:w w:val="90"/>
          <w:sz w:val="20"/>
        </w:rPr>
        <w:t>cannot</w:t>
      </w:r>
      <w:r w:rsidRPr="001058B5">
        <w:rPr>
          <w:rFonts w:ascii="Arial" w:hAnsi="Arial" w:cs="Arial"/>
          <w:spacing w:val="-8"/>
          <w:w w:val="90"/>
          <w:sz w:val="20"/>
        </w:rPr>
        <w:t xml:space="preserve"> </w:t>
      </w:r>
      <w:r w:rsidRPr="001058B5">
        <w:rPr>
          <w:rFonts w:ascii="Arial" w:hAnsi="Arial" w:cs="Arial"/>
          <w:w w:val="90"/>
          <w:sz w:val="20"/>
        </w:rPr>
        <w:t xml:space="preserve">set </w:t>
      </w:r>
      <w:r w:rsidRPr="001058B5">
        <w:rPr>
          <w:rFonts w:ascii="Arial" w:hAnsi="Arial" w:cs="Arial"/>
          <w:sz w:val="20"/>
        </w:rPr>
        <w:t>RAC_INSTANCE_NUMBER</w:t>
      </w:r>
      <w:r w:rsidRPr="001058B5">
        <w:rPr>
          <w:rFonts w:ascii="Arial" w:hAnsi="Arial" w:cs="Arial"/>
          <w:spacing w:val="-93"/>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pacing w:val="-6"/>
          <w:sz w:val="20"/>
        </w:rPr>
        <w:t>You</w:t>
      </w:r>
      <w:r w:rsidRPr="001058B5">
        <w:rPr>
          <w:rFonts w:ascii="Arial" w:hAnsi="Arial" w:cs="Arial"/>
          <w:spacing w:val="-19"/>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omit</w:t>
      </w:r>
      <w:r w:rsidRPr="001058B5">
        <w:rPr>
          <w:rFonts w:ascii="Arial" w:hAnsi="Arial" w:cs="Arial"/>
          <w:spacing w:val="-19"/>
          <w:sz w:val="20"/>
        </w:rPr>
        <w:t xml:space="preserve"> </w:t>
      </w:r>
      <w:r w:rsidRPr="001058B5">
        <w:rPr>
          <w:rFonts w:ascii="Arial" w:hAnsi="Arial" w:cs="Arial"/>
          <w:sz w:val="20"/>
        </w:rPr>
        <w:t>this</w:t>
      </w:r>
      <w:r w:rsidRPr="001058B5">
        <w:rPr>
          <w:rFonts w:ascii="Arial" w:hAnsi="Arial" w:cs="Arial"/>
          <w:spacing w:val="-20"/>
          <w:sz w:val="20"/>
        </w:rPr>
        <w:t xml:space="preserve"> </w:t>
      </w:r>
      <w:r w:rsidRPr="001058B5">
        <w:rPr>
          <w:rFonts w:ascii="Arial" w:hAnsi="Arial" w:cs="Arial"/>
          <w:sz w:val="20"/>
        </w:rPr>
        <w:t>setting</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20"/>
          <w:sz w:val="20"/>
        </w:rPr>
        <w:t xml:space="preserve"> </w:t>
      </w:r>
      <w:r w:rsidRPr="001058B5">
        <w:rPr>
          <w:rFonts w:ascii="Arial" w:hAnsi="Arial" w:cs="Arial"/>
          <w:sz w:val="20"/>
        </w:rPr>
        <w:t>specify</w:t>
      </w:r>
      <w:r w:rsidRPr="001058B5">
        <w:rPr>
          <w:rFonts w:ascii="Arial" w:hAnsi="Arial" w:cs="Arial"/>
          <w:spacing w:val="-18"/>
          <w:sz w:val="20"/>
        </w:rPr>
        <w:t xml:space="preserve"> </w:t>
      </w:r>
      <w:r w:rsidRPr="001058B5">
        <w:rPr>
          <w:rFonts w:ascii="Arial" w:hAnsi="Arial" w:cs="Arial"/>
          <w:sz w:val="20"/>
        </w:rPr>
        <w:t>1</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indicate</w:t>
      </w:r>
      <w:r w:rsidRPr="001058B5">
        <w:rPr>
          <w:rFonts w:ascii="Arial" w:hAnsi="Arial" w:cs="Arial"/>
          <w:spacing w:val="-20"/>
          <w:sz w:val="20"/>
        </w:rPr>
        <w:t xml:space="preserve"> </w:t>
      </w:r>
      <w:r w:rsidRPr="001058B5">
        <w:rPr>
          <w:rFonts w:ascii="Arial" w:hAnsi="Arial" w:cs="Arial"/>
          <w:sz w:val="20"/>
        </w:rPr>
        <w:t>an instance</w:t>
      </w:r>
      <w:r w:rsidRPr="001058B5">
        <w:rPr>
          <w:rFonts w:ascii="Arial" w:hAnsi="Arial" w:cs="Arial"/>
          <w:spacing w:val="-1"/>
          <w:sz w:val="20"/>
        </w:rPr>
        <w:t xml:space="preserve"> </w:t>
      </w:r>
      <w:r w:rsidRPr="001058B5">
        <w:rPr>
          <w:rFonts w:ascii="Arial" w:hAnsi="Arial" w:cs="Arial"/>
          <w:sz w:val="20"/>
        </w:rPr>
        <w:t>number.</w:t>
      </w:r>
    </w:p>
    <w:p w14:paraId="5867D972" w14:textId="77777777" w:rsidR="008C539B" w:rsidRPr="001058B5" w:rsidRDefault="00C12992">
      <w:pPr>
        <w:pStyle w:val="BodyText"/>
        <w:spacing w:before="125" w:line="228" w:lineRule="auto"/>
        <w:ind w:left="2020" w:right="700" w:hanging="1"/>
        <w:rPr>
          <w:rFonts w:ascii="Arial" w:hAnsi="Arial" w:cs="Arial"/>
        </w:rPr>
      </w:pPr>
      <w:r w:rsidRPr="001058B5">
        <w:rPr>
          <w:rFonts w:ascii="Arial" w:hAnsi="Arial" w:cs="Arial"/>
          <w:spacing w:val="-6"/>
          <w:w w:val="95"/>
        </w:rPr>
        <w:t>You</w:t>
      </w:r>
      <w:r w:rsidRPr="001058B5">
        <w:rPr>
          <w:rFonts w:ascii="Arial" w:hAnsi="Arial" w:cs="Arial"/>
          <w:spacing w:val="-25"/>
          <w:w w:val="95"/>
        </w:rPr>
        <w:t xml:space="preserve"> </w:t>
      </w:r>
      <w:r w:rsidRPr="001058B5">
        <w:rPr>
          <w:rFonts w:ascii="Arial" w:hAnsi="Arial" w:cs="Arial"/>
          <w:w w:val="95"/>
        </w:rPr>
        <w:t>can</w:t>
      </w:r>
      <w:r w:rsidRPr="001058B5">
        <w:rPr>
          <w:rFonts w:ascii="Arial" w:hAnsi="Arial" w:cs="Arial"/>
          <w:spacing w:val="-25"/>
          <w:w w:val="95"/>
        </w:rPr>
        <w:t xml:space="preserve"> </w:t>
      </w:r>
      <w:r w:rsidRPr="001058B5">
        <w:rPr>
          <w:rFonts w:ascii="Arial" w:hAnsi="Arial" w:cs="Arial"/>
          <w:w w:val="95"/>
        </w:rPr>
        <w:t>omit</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RAC_INSTANCE_NUMBER</w:t>
      </w:r>
      <w:r w:rsidRPr="001058B5">
        <w:rPr>
          <w:rFonts w:ascii="Arial" w:hAnsi="Arial" w:cs="Arial"/>
          <w:spacing w:val="-95"/>
          <w:w w:val="95"/>
        </w:rPr>
        <w:t xml:space="preserve"> </w:t>
      </w:r>
      <w:r w:rsidRPr="001058B5">
        <w:rPr>
          <w:rFonts w:ascii="Arial" w:hAnsi="Arial" w:cs="Arial"/>
          <w:w w:val="95"/>
        </w:rPr>
        <w:t>setting</w:t>
      </w:r>
      <w:r w:rsidRPr="001058B5">
        <w:rPr>
          <w:rFonts w:ascii="Arial" w:hAnsi="Arial" w:cs="Arial"/>
          <w:spacing w:val="-25"/>
          <w:w w:val="95"/>
        </w:rPr>
        <w:t xml:space="preserve"> </w:t>
      </w:r>
      <w:r w:rsidRPr="001058B5">
        <w:rPr>
          <w:rFonts w:ascii="Arial" w:hAnsi="Arial" w:cs="Arial"/>
          <w:w w:val="95"/>
        </w:rPr>
        <w:t>when</w:t>
      </w:r>
      <w:r w:rsidRPr="001058B5">
        <w:rPr>
          <w:rFonts w:ascii="Arial" w:hAnsi="Arial" w:cs="Arial"/>
          <w:spacing w:val="-25"/>
          <w:w w:val="95"/>
        </w:rPr>
        <w:t xml:space="preserve"> </w:t>
      </w:r>
      <w:r w:rsidRPr="001058B5">
        <w:rPr>
          <w:rFonts w:ascii="Arial" w:hAnsi="Arial" w:cs="Arial"/>
          <w:w w:val="95"/>
        </w:rPr>
        <w:t>AUDIT_TRAIL_TYPE</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 xml:space="preserve">DBMS_ </w:t>
      </w:r>
      <w:r w:rsidRPr="001058B5">
        <w:rPr>
          <w:rFonts w:ascii="Arial" w:hAnsi="Arial" w:cs="Arial"/>
          <w:w w:val="85"/>
        </w:rPr>
        <w:t>AUDIT_MGMT.AUDIT_TRAIL_AUD_STD or DBMS_AUDIT_MGMT.AUDIT_TRAIL_FGA_STD,</w:t>
      </w:r>
      <w:r w:rsidRPr="001058B5">
        <w:rPr>
          <w:rFonts w:ascii="Arial" w:hAnsi="Arial" w:cs="Arial"/>
          <w:spacing w:val="20"/>
          <w:w w:val="85"/>
        </w:rPr>
        <w:t xml:space="preserve"> </w:t>
      </w:r>
      <w:r w:rsidRPr="001058B5">
        <w:rPr>
          <w:rFonts w:ascii="Arial" w:hAnsi="Arial" w:cs="Arial"/>
          <w:w w:val="85"/>
        </w:rPr>
        <w:t>or</w:t>
      </w:r>
    </w:p>
    <w:p w14:paraId="230DDEC8" w14:textId="77777777" w:rsidR="008C539B" w:rsidRPr="001058B5" w:rsidRDefault="00C12992">
      <w:pPr>
        <w:pStyle w:val="BodyText"/>
        <w:spacing w:line="230" w:lineRule="auto"/>
        <w:ind w:left="2019" w:right="700"/>
        <w:rPr>
          <w:rFonts w:ascii="Arial" w:hAnsi="Arial" w:cs="Arial"/>
        </w:rPr>
      </w:pPr>
      <w:r w:rsidRPr="001058B5">
        <w:rPr>
          <w:rFonts w:ascii="Arial" w:hAnsi="Arial" w:cs="Arial"/>
        </w:rPr>
        <w:t>if the database is not an Oracle RAC database. Otherwise, specify the correct instance</w:t>
      </w:r>
      <w:r w:rsidRPr="001058B5">
        <w:rPr>
          <w:rFonts w:ascii="Arial" w:hAnsi="Arial" w:cs="Arial"/>
          <w:spacing w:val="-24"/>
        </w:rPr>
        <w:t xml:space="preserve"> </w:t>
      </w:r>
      <w:r w:rsidRPr="001058B5">
        <w:rPr>
          <w:rFonts w:ascii="Arial" w:hAnsi="Arial" w:cs="Arial"/>
          <w:spacing w:val="-3"/>
        </w:rPr>
        <w:t>number.</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find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instance</w:t>
      </w:r>
      <w:r w:rsidRPr="001058B5">
        <w:rPr>
          <w:rFonts w:ascii="Arial" w:hAnsi="Arial" w:cs="Arial"/>
          <w:spacing w:val="-24"/>
        </w:rPr>
        <w:t xml:space="preserve"> </w:t>
      </w:r>
      <w:r w:rsidRPr="001058B5">
        <w:rPr>
          <w:rFonts w:ascii="Arial" w:hAnsi="Arial" w:cs="Arial"/>
        </w:rPr>
        <w:t>number</w:t>
      </w:r>
      <w:r w:rsidRPr="001058B5">
        <w:rPr>
          <w:rFonts w:ascii="Arial" w:hAnsi="Arial" w:cs="Arial"/>
          <w:spacing w:val="-23"/>
        </w:rPr>
        <w:t xml:space="preserve"> </w:t>
      </w:r>
      <w:r w:rsidRPr="001058B5">
        <w:rPr>
          <w:rFonts w:ascii="Arial" w:hAnsi="Arial" w:cs="Arial"/>
        </w:rPr>
        <w:t>by</w:t>
      </w:r>
      <w:r w:rsidRPr="001058B5">
        <w:rPr>
          <w:rFonts w:ascii="Arial" w:hAnsi="Arial" w:cs="Arial"/>
          <w:spacing w:val="-24"/>
        </w:rPr>
        <w:t xml:space="preserve"> </w:t>
      </w:r>
      <w:r w:rsidRPr="001058B5">
        <w:rPr>
          <w:rFonts w:ascii="Arial" w:hAnsi="Arial" w:cs="Arial"/>
        </w:rPr>
        <w:t>issuing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SHOW</w:t>
      </w:r>
      <w:r w:rsidRPr="001058B5">
        <w:rPr>
          <w:rFonts w:ascii="Arial" w:hAnsi="Arial" w:cs="Arial"/>
          <w:spacing w:val="-65"/>
        </w:rPr>
        <w:t xml:space="preserve"> </w:t>
      </w:r>
      <w:r w:rsidRPr="001058B5">
        <w:rPr>
          <w:rFonts w:ascii="Arial" w:hAnsi="Arial" w:cs="Arial"/>
        </w:rPr>
        <w:t>PARAMETER INSTANCE_NUMBER</w:t>
      </w:r>
      <w:r w:rsidRPr="001058B5">
        <w:rPr>
          <w:rFonts w:ascii="Arial" w:hAnsi="Arial" w:cs="Arial"/>
          <w:spacing w:val="-88"/>
        </w:rPr>
        <w:t xml:space="preserve"> </w:t>
      </w:r>
      <w:r w:rsidRPr="001058B5">
        <w:rPr>
          <w:rFonts w:ascii="Arial" w:hAnsi="Arial" w:cs="Arial"/>
        </w:rPr>
        <w:t>command in SQL*Plus.</w:t>
      </w:r>
    </w:p>
    <w:p w14:paraId="66285580" w14:textId="77777777" w:rsidR="008C539B" w:rsidRPr="001058B5" w:rsidRDefault="008C539B">
      <w:pPr>
        <w:pStyle w:val="BodyText"/>
        <w:spacing w:before="11"/>
        <w:rPr>
          <w:rFonts w:ascii="Arial" w:hAnsi="Arial" w:cs="Arial"/>
          <w:sz w:val="22"/>
        </w:rPr>
      </w:pPr>
    </w:p>
    <w:p w14:paraId="34650E34" w14:textId="77777777" w:rsidR="008C539B" w:rsidRPr="001058B5" w:rsidRDefault="00C12992">
      <w:pPr>
        <w:pStyle w:val="Heading6"/>
        <w:spacing w:before="1"/>
        <w:ind w:left="1660"/>
      </w:pPr>
      <w:bookmarkStart w:id="1893" w:name="Clearing_the_Database_Audit_Trail_Batch_"/>
      <w:bookmarkStart w:id="1894" w:name="_bookmark2090"/>
      <w:bookmarkEnd w:id="1893"/>
      <w:bookmarkEnd w:id="1894"/>
      <w:r w:rsidRPr="001058B5">
        <w:t>Clearing the Datab</w:t>
      </w:r>
      <w:bookmarkStart w:id="1895" w:name="_bookmark2091"/>
      <w:bookmarkEnd w:id="1895"/>
      <w:r w:rsidRPr="001058B5">
        <w:t>ase Audit Trail Batch Size</w:t>
      </w:r>
    </w:p>
    <w:p w14:paraId="23DEC0A7" w14:textId="77777777" w:rsidR="008C539B" w:rsidRPr="001058B5" w:rsidRDefault="00C12992">
      <w:pPr>
        <w:pStyle w:val="BodyText"/>
        <w:spacing w:before="59" w:line="228" w:lineRule="auto"/>
        <w:ind w:left="1660" w:right="1547" w:hanging="1"/>
        <w:rPr>
          <w:rFonts w:ascii="Arial" w:hAnsi="Arial" w:cs="Arial"/>
        </w:rPr>
      </w:pPr>
      <w:r w:rsidRPr="001058B5">
        <w:rPr>
          <w:rFonts w:ascii="Arial" w:hAnsi="Arial" w:cs="Arial"/>
          <w:spacing w:val="-9"/>
          <w:w w:val="95"/>
        </w:rPr>
        <w:t>To</w:t>
      </w:r>
      <w:r w:rsidRPr="001058B5">
        <w:rPr>
          <w:rFonts w:ascii="Arial" w:hAnsi="Arial" w:cs="Arial"/>
          <w:spacing w:val="-27"/>
          <w:w w:val="95"/>
        </w:rPr>
        <w:t xml:space="preserve"> </w:t>
      </w:r>
      <w:r w:rsidRPr="001058B5">
        <w:rPr>
          <w:rFonts w:ascii="Arial" w:hAnsi="Arial" w:cs="Arial"/>
          <w:w w:val="95"/>
        </w:rPr>
        <w:t>clear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batch</w:t>
      </w:r>
      <w:r w:rsidRPr="001058B5">
        <w:rPr>
          <w:rFonts w:ascii="Arial" w:hAnsi="Arial" w:cs="Arial"/>
          <w:spacing w:val="-27"/>
          <w:w w:val="95"/>
        </w:rPr>
        <w:t xml:space="preserve"> </w:t>
      </w:r>
      <w:r w:rsidRPr="001058B5">
        <w:rPr>
          <w:rFonts w:ascii="Arial" w:hAnsi="Arial" w:cs="Arial"/>
          <w:w w:val="95"/>
        </w:rPr>
        <w:t>size</w:t>
      </w:r>
      <w:r w:rsidRPr="001058B5">
        <w:rPr>
          <w:rFonts w:ascii="Arial" w:hAnsi="Arial" w:cs="Arial"/>
          <w:spacing w:val="-27"/>
          <w:w w:val="95"/>
        </w:rPr>
        <w:t xml:space="preserve"> </w:t>
      </w:r>
      <w:r w:rsidRPr="001058B5">
        <w:rPr>
          <w:rFonts w:ascii="Arial" w:hAnsi="Arial" w:cs="Arial"/>
          <w:w w:val="95"/>
        </w:rPr>
        <w:t>setting,</w:t>
      </w:r>
      <w:r w:rsidRPr="001058B5">
        <w:rPr>
          <w:rFonts w:ascii="Arial" w:hAnsi="Arial" w:cs="Arial"/>
          <w:spacing w:val="-27"/>
          <w:w w:val="95"/>
        </w:rPr>
        <w:t xml:space="preserve"> </w:t>
      </w:r>
      <w:r w:rsidRPr="001058B5">
        <w:rPr>
          <w:rFonts w:ascii="Arial" w:hAnsi="Arial" w:cs="Arial"/>
          <w:w w:val="95"/>
        </w:rPr>
        <w:t>use</w:t>
      </w:r>
      <w:r w:rsidRPr="001058B5">
        <w:rPr>
          <w:rFonts w:ascii="Arial" w:hAnsi="Arial" w:cs="Arial"/>
          <w:spacing w:val="-26"/>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33917F64"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151FEA9A"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0477E0E1" w14:textId="77777777" w:rsidR="008C539B" w:rsidRPr="001058B5" w:rsidRDefault="008C539B">
      <w:pPr>
        <w:pStyle w:val="BodyText"/>
        <w:spacing w:before="2"/>
        <w:rPr>
          <w:rFonts w:ascii="Arial" w:hAnsi="Arial" w:cs="Arial"/>
          <w:sz w:val="18"/>
        </w:rPr>
      </w:pPr>
    </w:p>
    <w:p w14:paraId="05FABD6E" w14:textId="77777777" w:rsidR="008C539B" w:rsidRPr="001058B5" w:rsidRDefault="00C12992">
      <w:pPr>
        <w:pStyle w:val="BodyText"/>
        <w:ind w:left="1660"/>
        <w:rPr>
          <w:rFonts w:ascii="Arial" w:hAnsi="Arial" w:cs="Arial"/>
        </w:rPr>
      </w:pPr>
      <w:r w:rsidRPr="001058B5">
        <w:rPr>
          <w:rFonts w:ascii="Arial" w:hAnsi="Arial" w:cs="Arial"/>
        </w:rPr>
        <w:t>In this example:</w:t>
      </w:r>
    </w:p>
    <w:p w14:paraId="7F41E67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one</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AUDIT_TRAIL_TYPE</w:t>
      </w:r>
      <w:r w:rsidRPr="001058B5">
        <w:rPr>
          <w:rFonts w:ascii="Arial" w:hAnsi="Arial" w:cs="Arial"/>
          <w:spacing w:val="-90"/>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hyperlink w:anchor="_bookmark2065" w:history="1">
        <w:r w:rsidRPr="001058B5">
          <w:rPr>
            <w:rFonts w:ascii="Arial" w:hAnsi="Arial" w:cs="Arial"/>
            <w:color w:val="0000CC"/>
            <w:sz w:val="20"/>
          </w:rPr>
          <w:t>"Step</w:t>
        </w:r>
        <w:r w:rsidRPr="001058B5">
          <w:rPr>
            <w:rFonts w:ascii="Arial" w:hAnsi="Arial" w:cs="Arial"/>
            <w:color w:val="0000CC"/>
            <w:spacing w:val="-16"/>
            <w:sz w:val="20"/>
          </w:rPr>
          <w:t xml:space="preserve"> </w:t>
        </w:r>
        <w:r w:rsidRPr="001058B5">
          <w:rPr>
            <w:rFonts w:ascii="Arial" w:hAnsi="Arial" w:cs="Arial"/>
            <w:color w:val="0000CC"/>
            <w:sz w:val="20"/>
          </w:rPr>
          <w:t>6:</w:t>
        </w:r>
      </w:hyperlink>
    </w:p>
    <w:p w14:paraId="1E329A2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6518671" w14:textId="77777777" w:rsidR="008C539B" w:rsidRPr="001058B5" w:rsidRDefault="008C539B">
      <w:pPr>
        <w:pStyle w:val="BodyText"/>
        <w:spacing w:before="5"/>
        <w:rPr>
          <w:rFonts w:ascii="Arial" w:hAnsi="Arial" w:cs="Arial"/>
          <w:sz w:val="25"/>
        </w:rPr>
      </w:pPr>
    </w:p>
    <w:p w14:paraId="509F6B93" w14:textId="77777777" w:rsidR="008C539B" w:rsidRPr="001058B5" w:rsidRDefault="008D1AB8">
      <w:pPr>
        <w:pStyle w:val="BodyText"/>
        <w:spacing w:before="99" w:line="232" w:lineRule="auto"/>
        <w:ind w:left="2620" w:right="840"/>
        <w:rPr>
          <w:rFonts w:ascii="Arial" w:hAnsi="Arial" w:cs="Arial"/>
        </w:rPr>
      </w:pPr>
      <w:hyperlink w:anchor="_bookmark2065" w:history="1">
        <w:r w:rsidR="00C12992" w:rsidRPr="001058B5">
          <w:rPr>
            <w:rFonts w:ascii="Arial" w:hAnsi="Arial" w:cs="Arial"/>
            <w:color w:val="0000CC"/>
          </w:rPr>
          <w:t xml:space="preserve">Optionally, Configure the Audit Trail Records to be Deleted in Batches" </w:t>
        </w:r>
        <w:r w:rsidR="00C12992" w:rsidRPr="001058B5">
          <w:rPr>
            <w:rFonts w:ascii="Arial" w:hAnsi="Arial" w:cs="Arial"/>
          </w:rPr>
          <w:t>on</w:t>
        </w:r>
      </w:hyperlink>
      <w:r w:rsidR="00C12992" w:rsidRPr="001058B5">
        <w:rPr>
          <w:rFonts w:ascii="Arial" w:hAnsi="Arial" w:cs="Arial"/>
        </w:rPr>
        <w:t xml:space="preserve"> </w:t>
      </w:r>
      <w:hyperlink w:anchor="_bookmark2065" w:history="1">
        <w:r w:rsidR="00C12992" w:rsidRPr="001058B5">
          <w:rPr>
            <w:rFonts w:ascii="Arial" w:hAnsi="Arial" w:cs="Arial"/>
          </w:rPr>
          <w:t>page 9-71</w:t>
        </w:r>
      </w:hyperlink>
      <w:r w:rsidR="00C12992" w:rsidRPr="001058B5">
        <w:rPr>
          <w:rFonts w:ascii="Arial" w:hAnsi="Arial" w:cs="Arial"/>
        </w:rPr>
        <w:t>.</w:t>
      </w:r>
    </w:p>
    <w:p w14:paraId="0EEECE08" w14:textId="77777777" w:rsidR="008C539B" w:rsidRPr="001058B5" w:rsidRDefault="00C12992" w:rsidP="006F7931">
      <w:pPr>
        <w:pStyle w:val="ListParagraph"/>
        <w:numPr>
          <w:ilvl w:val="2"/>
          <w:numId w:val="137"/>
        </w:numPr>
        <w:tabs>
          <w:tab w:val="left" w:pos="2620"/>
        </w:tabs>
        <w:spacing w:before="121" w:line="228" w:lineRule="auto"/>
        <w:ind w:left="2619" w:right="242" w:hanging="359"/>
        <w:jc w:val="both"/>
        <w:rPr>
          <w:rFonts w:ascii="Arial" w:hAnsi="Arial" w:cs="Arial"/>
          <w:sz w:val="20"/>
        </w:rPr>
      </w:pPr>
      <w:r w:rsidRPr="001058B5">
        <w:rPr>
          <w:rFonts w:ascii="Arial" w:hAnsi="Arial" w:cs="Arial"/>
          <w:w w:val="90"/>
          <w:sz w:val="20"/>
        </w:rPr>
        <w:t xml:space="preserve">AUDIT_TRAIL_PROPERTY: Specifies the DB_DELETE_BATCH_SIZE </w:t>
      </w:r>
      <w:r w:rsidRPr="001058B5">
        <w:rPr>
          <w:rFonts w:ascii="Arial" w:hAnsi="Arial" w:cs="Arial"/>
          <w:spacing w:val="-3"/>
          <w:w w:val="90"/>
          <w:sz w:val="20"/>
        </w:rPr>
        <w:t xml:space="preserve">property. </w:t>
      </w:r>
      <w:r w:rsidRPr="001058B5">
        <w:rPr>
          <w:rFonts w:ascii="Arial" w:hAnsi="Arial" w:cs="Arial"/>
          <w:w w:val="90"/>
          <w:sz w:val="20"/>
        </w:rPr>
        <w:t xml:space="preserve">Query the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2"/>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w w:val="95"/>
          <w:sz w:val="20"/>
        </w:rPr>
        <w:t>view</w:t>
      </w:r>
      <w:r w:rsidRPr="001058B5">
        <w:rPr>
          <w:rFonts w:ascii="Arial" w:hAnsi="Arial" w:cs="Arial"/>
          <w:spacing w:val="-12"/>
          <w:w w:val="95"/>
          <w:sz w:val="20"/>
        </w:rPr>
        <w:t xml:space="preserve"> </w:t>
      </w:r>
      <w:r w:rsidRPr="001058B5">
        <w:rPr>
          <w:rFonts w:ascii="Arial" w:hAnsi="Arial" w:cs="Arial"/>
          <w:w w:val="95"/>
          <w:sz w:val="20"/>
        </w:rPr>
        <w:t>to</w:t>
      </w:r>
      <w:r w:rsidRPr="001058B5">
        <w:rPr>
          <w:rFonts w:ascii="Arial" w:hAnsi="Arial" w:cs="Arial"/>
          <w:spacing w:val="-13"/>
          <w:w w:val="95"/>
          <w:sz w:val="20"/>
        </w:rPr>
        <w:t xml:space="preserve"> </w:t>
      </w:r>
      <w:r w:rsidRPr="001058B5">
        <w:rPr>
          <w:rFonts w:ascii="Arial" w:hAnsi="Arial" w:cs="Arial"/>
          <w:w w:val="95"/>
          <w:sz w:val="20"/>
        </w:rPr>
        <w:t>find</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current</w:t>
      </w:r>
      <w:r w:rsidRPr="001058B5">
        <w:rPr>
          <w:rFonts w:ascii="Arial" w:hAnsi="Arial" w:cs="Arial"/>
          <w:spacing w:val="-12"/>
          <w:w w:val="95"/>
          <w:sz w:val="20"/>
        </w:rPr>
        <w:t xml:space="preserve"> </w:t>
      </w:r>
      <w:r w:rsidRPr="001058B5">
        <w:rPr>
          <w:rFonts w:ascii="Arial" w:hAnsi="Arial" w:cs="Arial"/>
          <w:w w:val="95"/>
          <w:sz w:val="20"/>
        </w:rPr>
        <w:t>status</w:t>
      </w:r>
      <w:r w:rsidRPr="001058B5">
        <w:rPr>
          <w:rFonts w:ascii="Arial" w:hAnsi="Arial" w:cs="Arial"/>
          <w:spacing w:val="-13"/>
          <w:w w:val="95"/>
          <w:sz w:val="20"/>
        </w:rPr>
        <w:t xml:space="preserve"> </w:t>
      </w:r>
      <w:r w:rsidRPr="001058B5">
        <w:rPr>
          <w:rFonts w:ascii="Arial" w:hAnsi="Arial" w:cs="Arial"/>
          <w:w w:val="95"/>
          <w:sz w:val="20"/>
        </w:rPr>
        <w:t xml:space="preserve">of </w:t>
      </w:r>
      <w:r w:rsidRPr="001058B5">
        <w:rPr>
          <w:rFonts w:ascii="Arial" w:hAnsi="Arial" w:cs="Arial"/>
          <w:sz w:val="20"/>
        </w:rPr>
        <w:t>this</w:t>
      </w:r>
      <w:r w:rsidRPr="001058B5">
        <w:rPr>
          <w:rFonts w:ascii="Arial" w:hAnsi="Arial" w:cs="Arial"/>
          <w:spacing w:val="-1"/>
          <w:sz w:val="20"/>
        </w:rPr>
        <w:t xml:space="preserve"> </w:t>
      </w:r>
      <w:r w:rsidRPr="001058B5">
        <w:rPr>
          <w:rFonts w:ascii="Arial" w:hAnsi="Arial" w:cs="Arial"/>
          <w:spacing w:val="-3"/>
          <w:sz w:val="20"/>
        </w:rPr>
        <w:t>property.</w:t>
      </w:r>
    </w:p>
    <w:p w14:paraId="7A62C465" w14:textId="77777777" w:rsidR="008C539B" w:rsidRPr="001058B5" w:rsidRDefault="00C12992" w:rsidP="006F7931">
      <w:pPr>
        <w:pStyle w:val="ListParagraph"/>
        <w:numPr>
          <w:ilvl w:val="2"/>
          <w:numId w:val="137"/>
        </w:numPr>
        <w:tabs>
          <w:tab w:val="left" w:pos="2620"/>
        </w:tabs>
        <w:spacing w:before="125" w:line="228" w:lineRule="auto"/>
        <w:ind w:left="2619" w:right="485" w:hanging="359"/>
        <w:rPr>
          <w:rFonts w:ascii="Arial" w:hAnsi="Arial" w:cs="Arial"/>
          <w:sz w:val="20"/>
        </w:rPr>
      </w:pPr>
      <w:r w:rsidRPr="001058B5">
        <w:rPr>
          <w:rFonts w:ascii="Arial" w:hAnsi="Arial" w:cs="Arial"/>
          <w:w w:val="95"/>
          <w:sz w:val="20"/>
        </w:rPr>
        <w:t>USE_DEFAULT_VALUES:</w:t>
      </w:r>
      <w:r w:rsidRPr="001058B5">
        <w:rPr>
          <w:rFonts w:ascii="Arial" w:hAnsi="Arial" w:cs="Arial"/>
          <w:spacing w:val="-3"/>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set</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TRUE,</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3"/>
          <w:w w:val="95"/>
          <w:sz w:val="20"/>
        </w:rPr>
        <w:t xml:space="preserve"> </w:t>
      </w:r>
      <w:r w:rsidRPr="001058B5">
        <w:rPr>
          <w:rFonts w:ascii="Arial" w:hAnsi="Arial" w:cs="Arial"/>
          <w:w w:val="95"/>
          <w:sz w:val="20"/>
        </w:rPr>
        <w:t>clears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4"/>
          <w:w w:val="95"/>
          <w:sz w:val="20"/>
        </w:rPr>
        <w:t xml:space="preserve"> </w:t>
      </w:r>
      <w:r w:rsidRPr="001058B5">
        <w:rPr>
          <w:rFonts w:ascii="Arial" w:hAnsi="Arial" w:cs="Arial"/>
          <w:w w:val="95"/>
          <w:sz w:val="20"/>
        </w:rPr>
        <w:t>current</w:t>
      </w:r>
      <w:r w:rsidRPr="001058B5">
        <w:rPr>
          <w:rFonts w:ascii="Arial" w:hAnsi="Arial" w:cs="Arial"/>
          <w:spacing w:val="-3"/>
          <w:w w:val="95"/>
          <w:sz w:val="20"/>
        </w:rPr>
        <w:t xml:space="preserve"> </w:t>
      </w:r>
      <w:r w:rsidRPr="001058B5">
        <w:rPr>
          <w:rFonts w:ascii="Arial" w:hAnsi="Arial" w:cs="Arial"/>
          <w:w w:val="95"/>
          <w:sz w:val="20"/>
        </w:rPr>
        <w:t>audit</w:t>
      </w:r>
      <w:r w:rsidRPr="001058B5">
        <w:rPr>
          <w:rFonts w:ascii="Arial" w:hAnsi="Arial" w:cs="Arial"/>
          <w:spacing w:val="-3"/>
          <w:w w:val="95"/>
          <w:sz w:val="20"/>
        </w:rPr>
        <w:t xml:space="preserve"> </w:t>
      </w:r>
      <w:r w:rsidRPr="001058B5">
        <w:rPr>
          <w:rFonts w:ascii="Arial" w:hAnsi="Arial" w:cs="Arial"/>
          <w:w w:val="95"/>
          <w:sz w:val="20"/>
        </w:rPr>
        <w:t>record</w:t>
      </w:r>
      <w:r w:rsidRPr="001058B5">
        <w:rPr>
          <w:rFonts w:ascii="Arial" w:hAnsi="Arial" w:cs="Arial"/>
          <w:spacing w:val="-3"/>
          <w:w w:val="95"/>
          <w:sz w:val="20"/>
        </w:rPr>
        <w:t xml:space="preserve"> </w:t>
      </w:r>
      <w:r w:rsidRPr="001058B5">
        <w:rPr>
          <w:rFonts w:ascii="Arial" w:hAnsi="Arial" w:cs="Arial"/>
          <w:w w:val="95"/>
          <w:sz w:val="20"/>
        </w:rPr>
        <w:t xml:space="preserve">batch </w:t>
      </w:r>
      <w:r w:rsidRPr="001058B5">
        <w:rPr>
          <w:rFonts w:ascii="Arial" w:hAnsi="Arial" w:cs="Arial"/>
          <w:sz w:val="20"/>
        </w:rPr>
        <w:t>size and uses the default value, 10000,</w:t>
      </w:r>
      <w:r w:rsidRPr="001058B5">
        <w:rPr>
          <w:rFonts w:ascii="Arial" w:hAnsi="Arial" w:cs="Arial"/>
          <w:spacing w:val="-16"/>
          <w:sz w:val="20"/>
        </w:rPr>
        <w:t xml:space="preserve"> </w:t>
      </w:r>
      <w:r w:rsidRPr="001058B5">
        <w:rPr>
          <w:rFonts w:ascii="Arial" w:hAnsi="Arial" w:cs="Arial"/>
          <w:sz w:val="20"/>
        </w:rPr>
        <w:t>instead.</w:t>
      </w:r>
    </w:p>
    <w:p w14:paraId="3A155F70" w14:textId="77777777" w:rsidR="008C539B" w:rsidRPr="001058B5" w:rsidRDefault="008C539B">
      <w:pPr>
        <w:pStyle w:val="BodyText"/>
        <w:spacing w:before="5"/>
        <w:rPr>
          <w:rFonts w:ascii="Arial" w:hAnsi="Arial" w:cs="Arial"/>
          <w:sz w:val="25"/>
        </w:rPr>
      </w:pPr>
    </w:p>
    <w:p w14:paraId="60FB1231" w14:textId="77777777" w:rsidR="008C539B" w:rsidRPr="001058B5" w:rsidRDefault="00C12992">
      <w:pPr>
        <w:pStyle w:val="Heading4"/>
        <w:spacing w:before="1"/>
      </w:pPr>
      <w:bookmarkStart w:id="1896" w:name="Example:_Directly_Calling_a_Database_Aud"/>
      <w:bookmarkStart w:id="1897" w:name="_bookmark2092"/>
      <w:bookmarkEnd w:id="1896"/>
      <w:bookmarkEnd w:id="1897"/>
      <w:r w:rsidRPr="001058B5">
        <w:t>Example: Directly Calling a Database Audit Trail P</w:t>
      </w:r>
      <w:bookmarkStart w:id="1898" w:name="_bookmark2093"/>
      <w:bookmarkEnd w:id="1898"/>
      <w:r w:rsidRPr="001058B5">
        <w:t>urge Operation</w:t>
      </w:r>
    </w:p>
    <w:p w14:paraId="1AF5DF15" w14:textId="77777777" w:rsidR="008C539B" w:rsidRPr="001058B5" w:rsidRDefault="00C12992">
      <w:pPr>
        <w:pStyle w:val="BodyText"/>
        <w:spacing w:before="82" w:line="230" w:lineRule="auto"/>
        <w:ind w:left="2259" w:right="185"/>
        <w:rPr>
          <w:rFonts w:ascii="Arial" w:hAnsi="Arial" w:cs="Arial"/>
        </w:rPr>
      </w:pPr>
      <w:r w:rsidRPr="001058B5">
        <w:rPr>
          <w:rFonts w:ascii="Arial" w:hAnsi="Arial" w:cs="Arial"/>
        </w:rPr>
        <w:t xml:space="preserve">The pseudo code in </w:t>
      </w:r>
      <w:hyperlink w:anchor="_bookmark2094" w:history="1">
        <w:r w:rsidRPr="001058B5">
          <w:rPr>
            <w:rFonts w:ascii="Arial" w:hAnsi="Arial" w:cs="Arial"/>
            <w:color w:val="0000CC"/>
          </w:rPr>
          <w:t xml:space="preserve">Example 9–27 </w:t>
        </w:r>
      </w:hyperlink>
      <w:r w:rsidRPr="001058B5">
        <w:rPr>
          <w:rFonts w:ascii="Arial" w:hAnsi="Arial" w:cs="Arial"/>
        </w:rPr>
        <w:t xml:space="preserve">creates a database audit trail purge operation that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user</w:t>
      </w:r>
      <w:r w:rsidRPr="001058B5">
        <w:rPr>
          <w:rFonts w:ascii="Arial" w:hAnsi="Arial" w:cs="Arial"/>
          <w:spacing w:val="-10"/>
          <w:w w:val="95"/>
        </w:rPr>
        <w:t xml:space="preserve"> </w:t>
      </w:r>
      <w:r w:rsidRPr="001058B5">
        <w:rPr>
          <w:rFonts w:ascii="Arial" w:hAnsi="Arial" w:cs="Arial"/>
          <w:w w:val="95"/>
        </w:rPr>
        <w:t>calls</w:t>
      </w:r>
      <w:r w:rsidRPr="001058B5">
        <w:rPr>
          <w:rFonts w:ascii="Arial" w:hAnsi="Arial" w:cs="Arial"/>
          <w:spacing w:val="-11"/>
          <w:w w:val="95"/>
        </w:rPr>
        <w:t xml:space="preserve"> </w:t>
      </w:r>
      <w:r w:rsidRPr="001058B5">
        <w:rPr>
          <w:rFonts w:ascii="Arial" w:hAnsi="Arial" w:cs="Arial"/>
          <w:w w:val="95"/>
        </w:rPr>
        <w:t>by</w:t>
      </w:r>
      <w:r w:rsidRPr="001058B5">
        <w:rPr>
          <w:rFonts w:ascii="Arial" w:hAnsi="Arial" w:cs="Arial"/>
          <w:spacing w:val="-10"/>
          <w:w w:val="95"/>
        </w:rPr>
        <w:t xml:space="preserve"> </w:t>
      </w:r>
      <w:r w:rsidRPr="001058B5">
        <w:rPr>
          <w:rFonts w:ascii="Arial" w:hAnsi="Arial" w:cs="Arial"/>
          <w:w w:val="95"/>
        </w:rPr>
        <w:t>invoking</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DBMS_ADUIT.CLEAN_AUDIT_TRAIL</w:t>
      </w:r>
      <w:r w:rsidRPr="001058B5">
        <w:rPr>
          <w:rFonts w:ascii="Arial" w:hAnsi="Arial" w:cs="Arial"/>
          <w:spacing w:val="-83"/>
          <w:w w:val="95"/>
        </w:rPr>
        <w:t xml:space="preserve"> </w:t>
      </w:r>
      <w:r w:rsidRPr="001058B5">
        <w:rPr>
          <w:rFonts w:ascii="Arial" w:hAnsi="Arial" w:cs="Arial"/>
          <w:w w:val="95"/>
        </w:rPr>
        <w:t>procedure.</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 xml:space="preserve">purge </w:t>
      </w:r>
      <w:r w:rsidRPr="001058B5">
        <w:rPr>
          <w:rFonts w:ascii="Arial" w:hAnsi="Arial" w:cs="Arial"/>
        </w:rPr>
        <w:t>operation deletes records that were created before the last archived timestamp by using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archives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calculates</w:t>
      </w:r>
      <w:r w:rsidRPr="001058B5">
        <w:rPr>
          <w:rFonts w:ascii="Arial" w:hAnsi="Arial" w:cs="Arial"/>
          <w:spacing w:val="-5"/>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were archived</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SetCleanUpAuditTrail</w:t>
      </w:r>
      <w:r w:rsidRPr="001058B5">
        <w:rPr>
          <w:rFonts w:ascii="Arial" w:hAnsi="Arial" w:cs="Arial"/>
          <w:spacing w:val="-97"/>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last</w:t>
      </w:r>
      <w:r w:rsidRPr="001058B5">
        <w:rPr>
          <w:rFonts w:ascii="Arial" w:hAnsi="Arial" w:cs="Arial"/>
          <w:spacing w:val="-24"/>
        </w:rPr>
        <w:t xml:space="preserve"> </w:t>
      </w:r>
      <w:r w:rsidRPr="001058B5">
        <w:rPr>
          <w:rFonts w:ascii="Arial" w:hAnsi="Arial" w:cs="Arial"/>
        </w:rPr>
        <w:t>archive</w:t>
      </w:r>
      <w:r w:rsidRPr="001058B5">
        <w:rPr>
          <w:rFonts w:ascii="Arial" w:hAnsi="Arial" w:cs="Arial"/>
          <w:spacing w:val="-24"/>
        </w:rPr>
        <w:t xml:space="preserve"> </w:t>
      </w:r>
      <w:r w:rsidRPr="001058B5">
        <w:rPr>
          <w:rFonts w:ascii="Arial" w:hAnsi="Arial" w:cs="Arial"/>
        </w:rPr>
        <w:t>timestamp, and</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calls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CLEAN_AUDIT_TRAIL</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deletes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 xml:space="preserve">trail records in batches of 100,000 records each. In this example, major steps are in </w:t>
      </w:r>
      <w:r w:rsidRPr="001058B5">
        <w:rPr>
          <w:rFonts w:ascii="Arial" w:hAnsi="Arial" w:cs="Arial"/>
          <w:b/>
        </w:rPr>
        <w:t xml:space="preserve">bold </w:t>
      </w:r>
      <w:r w:rsidRPr="001058B5">
        <w:rPr>
          <w:rFonts w:ascii="Arial" w:hAnsi="Arial" w:cs="Arial"/>
        </w:rPr>
        <w:t>typeface.</w:t>
      </w:r>
    </w:p>
    <w:p w14:paraId="657BF714" w14:textId="77777777" w:rsidR="008C539B" w:rsidRPr="001058B5" w:rsidRDefault="008C539B">
      <w:pPr>
        <w:pStyle w:val="BodyText"/>
        <w:spacing w:before="11"/>
        <w:rPr>
          <w:rFonts w:ascii="Arial" w:hAnsi="Arial" w:cs="Arial"/>
          <w:sz w:val="25"/>
        </w:rPr>
      </w:pPr>
    </w:p>
    <w:p w14:paraId="5FC29AEC" w14:textId="77777777" w:rsidR="008C539B" w:rsidRPr="001058B5" w:rsidRDefault="00C12992">
      <w:pPr>
        <w:ind w:left="2260"/>
        <w:rPr>
          <w:rFonts w:ascii="Arial" w:hAnsi="Arial" w:cs="Arial"/>
          <w:b/>
          <w:i/>
          <w:sz w:val="18"/>
        </w:rPr>
      </w:pPr>
      <w:bookmarkStart w:id="1899" w:name="_bookmark2094"/>
      <w:bookmarkEnd w:id="1899"/>
      <w:r w:rsidRPr="001058B5">
        <w:rPr>
          <w:rFonts w:ascii="Arial" w:hAnsi="Arial" w:cs="Arial"/>
          <w:b/>
          <w:i/>
          <w:sz w:val="18"/>
        </w:rPr>
        <w:t>Example 9–27 Directly Calling a Database Audit Trail Purge Operation</w:t>
      </w:r>
    </w:p>
    <w:p w14:paraId="47BE35B6"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Initialize the AUD$ table for cleanup:</w:t>
      </w:r>
    </w:p>
    <w:p w14:paraId="671F691F" w14:textId="77777777" w:rsidR="008C539B" w:rsidRPr="001058B5" w:rsidRDefault="00C12992">
      <w:pPr>
        <w:spacing w:before="17" w:line="259" w:lineRule="auto"/>
        <w:ind w:left="2260" w:right="4739"/>
        <w:rPr>
          <w:rFonts w:ascii="Arial" w:hAnsi="Arial" w:cs="Arial"/>
          <w:sz w:val="18"/>
        </w:rPr>
      </w:pPr>
      <w:r w:rsidRPr="001058B5">
        <w:rPr>
          <w:rFonts w:ascii="Arial" w:hAnsi="Arial" w:cs="Arial"/>
          <w:w w:val="85"/>
          <w:sz w:val="18"/>
        </w:rPr>
        <w:t xml:space="preserve">PROCEDURE CleanUpAuditTrailMain() </w:t>
      </w:r>
      <w:r w:rsidRPr="001058B5">
        <w:rPr>
          <w:rFonts w:ascii="Arial" w:hAnsi="Arial" w:cs="Arial"/>
          <w:w w:val="95"/>
          <w:sz w:val="18"/>
        </w:rPr>
        <w:t>BEGIN</w:t>
      </w:r>
    </w:p>
    <w:p w14:paraId="3B10BA94" w14:textId="77777777" w:rsidR="008C539B" w:rsidRPr="001058B5" w:rsidRDefault="00C12992">
      <w:pPr>
        <w:spacing w:line="259" w:lineRule="auto"/>
        <w:ind w:left="2444" w:right="2671"/>
        <w:rPr>
          <w:rFonts w:ascii="Arial" w:hAnsi="Arial" w:cs="Arial"/>
          <w:sz w:val="18"/>
        </w:rPr>
      </w:pP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Connect</w:t>
      </w:r>
      <w:r w:rsidRPr="001058B5">
        <w:rPr>
          <w:rFonts w:ascii="Arial" w:hAnsi="Arial" w:cs="Arial"/>
          <w:spacing w:val="-35"/>
          <w:w w:val="90"/>
          <w:sz w:val="18"/>
        </w:rPr>
        <w:t xml:space="preserve"> </w:t>
      </w:r>
      <w:r w:rsidRPr="001058B5">
        <w:rPr>
          <w:rFonts w:ascii="Arial" w:hAnsi="Arial" w:cs="Arial"/>
          <w:w w:val="90"/>
          <w:sz w:val="18"/>
        </w:rPr>
        <w:t>to</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database</w:t>
      </w:r>
      <w:r w:rsidRPr="001058B5">
        <w:rPr>
          <w:rFonts w:ascii="Arial" w:hAnsi="Arial" w:cs="Arial"/>
          <w:spacing w:val="-36"/>
          <w:w w:val="90"/>
          <w:sz w:val="18"/>
        </w:rPr>
        <w:t xml:space="preserve"> </w:t>
      </w:r>
      <w:r w:rsidRPr="001058B5">
        <w:rPr>
          <w:rFonts w:ascii="Arial" w:hAnsi="Arial" w:cs="Arial"/>
          <w:w w:val="90"/>
          <w:sz w:val="18"/>
        </w:rPr>
        <w:t>using</w:t>
      </w:r>
      <w:r w:rsidRPr="001058B5">
        <w:rPr>
          <w:rFonts w:ascii="Arial" w:hAnsi="Arial" w:cs="Arial"/>
          <w:spacing w:val="-36"/>
          <w:w w:val="90"/>
          <w:sz w:val="18"/>
        </w:rPr>
        <w:t xml:space="preserve"> </w:t>
      </w:r>
      <w:r w:rsidRPr="001058B5">
        <w:rPr>
          <w:rFonts w:ascii="Arial" w:hAnsi="Arial" w:cs="Arial"/>
          <w:w w:val="90"/>
          <w:sz w:val="18"/>
        </w:rPr>
        <w:t>appropriate</w:t>
      </w:r>
      <w:r w:rsidRPr="001058B5">
        <w:rPr>
          <w:rFonts w:ascii="Arial" w:hAnsi="Arial" w:cs="Arial"/>
          <w:spacing w:val="-35"/>
          <w:w w:val="90"/>
          <w:sz w:val="18"/>
        </w:rPr>
        <w:t xml:space="preserve"> </w:t>
      </w:r>
      <w:r w:rsidRPr="001058B5">
        <w:rPr>
          <w:rFonts w:ascii="Arial" w:hAnsi="Arial" w:cs="Arial"/>
          <w:w w:val="90"/>
          <w:sz w:val="18"/>
        </w:rPr>
        <w:t xml:space="preserve">login. </w:t>
      </w:r>
      <w:r w:rsidRPr="001058B5">
        <w:rPr>
          <w:rFonts w:ascii="Arial" w:hAnsi="Arial" w:cs="Arial"/>
          <w:w w:val="95"/>
          <w:sz w:val="18"/>
        </w:rPr>
        <w:t>CALL</w:t>
      </w:r>
      <w:r w:rsidRPr="001058B5">
        <w:rPr>
          <w:rFonts w:ascii="Arial" w:hAnsi="Arial" w:cs="Arial"/>
          <w:spacing w:val="-21"/>
          <w:w w:val="95"/>
          <w:sz w:val="18"/>
        </w:rPr>
        <w:t xml:space="preserve"> </w:t>
      </w:r>
      <w:r w:rsidRPr="001058B5">
        <w:rPr>
          <w:rFonts w:ascii="Arial" w:hAnsi="Arial" w:cs="Arial"/>
          <w:w w:val="95"/>
          <w:sz w:val="18"/>
        </w:rPr>
        <w:t>ConnectToDatabase();</w:t>
      </w:r>
    </w:p>
    <w:p w14:paraId="0BD2A453" w14:textId="77777777" w:rsidR="008C539B" w:rsidRPr="001058B5" w:rsidRDefault="00C12992">
      <w:pPr>
        <w:ind w:left="2444"/>
        <w:rPr>
          <w:rFonts w:ascii="Arial" w:hAnsi="Arial" w:cs="Arial"/>
          <w:sz w:val="18"/>
        </w:rPr>
      </w:pPr>
      <w:r w:rsidRPr="001058B5">
        <w:rPr>
          <w:rFonts w:ascii="Arial" w:hAnsi="Arial" w:cs="Arial"/>
          <w:w w:val="95"/>
          <w:sz w:val="18"/>
        </w:rPr>
        <w:t>-- The login used must have privileges to modify Audit settings.</w:t>
      </w:r>
    </w:p>
    <w:p w14:paraId="2AF6AE7D" w14:textId="77777777" w:rsidR="008C539B" w:rsidRPr="001058B5" w:rsidRDefault="00C12992">
      <w:pPr>
        <w:spacing w:before="15"/>
        <w:ind w:left="2444"/>
        <w:rPr>
          <w:rFonts w:ascii="Arial" w:hAnsi="Arial" w:cs="Arial"/>
          <w:sz w:val="18"/>
        </w:rPr>
      </w:pPr>
      <w:r w:rsidRPr="001058B5">
        <w:rPr>
          <w:rFonts w:ascii="Arial" w:hAnsi="Arial" w:cs="Arial"/>
          <w:w w:val="95"/>
          <w:sz w:val="18"/>
        </w:rPr>
        <w:t>-- Currently, the DBA will be the authorized user</w:t>
      </w:r>
    </w:p>
    <w:p w14:paraId="5490BCF0" w14:textId="77777777" w:rsidR="008C539B" w:rsidRPr="001058B5" w:rsidRDefault="008C539B">
      <w:pPr>
        <w:pStyle w:val="BodyText"/>
        <w:spacing w:before="9"/>
        <w:rPr>
          <w:rFonts w:ascii="Arial" w:hAnsi="Arial" w:cs="Arial"/>
        </w:rPr>
      </w:pPr>
    </w:p>
    <w:p w14:paraId="4FAD209F" w14:textId="77777777" w:rsidR="008C539B" w:rsidRPr="001058B5" w:rsidRDefault="00C12992">
      <w:pPr>
        <w:ind w:left="2444"/>
        <w:rPr>
          <w:rFonts w:ascii="Arial" w:hAnsi="Arial" w:cs="Arial"/>
          <w:sz w:val="18"/>
        </w:rPr>
      </w:pPr>
      <w:r w:rsidRPr="001058B5">
        <w:rPr>
          <w:rFonts w:ascii="Arial" w:hAnsi="Arial" w:cs="Arial"/>
          <w:w w:val="95"/>
          <w:sz w:val="18"/>
        </w:rPr>
        <w:t>DBMS_AUDIT_MGMT.INIT_CLEANUP(</w:t>
      </w:r>
    </w:p>
    <w:p w14:paraId="3FC96102" w14:textId="77777777" w:rsidR="008C539B" w:rsidRPr="001058B5" w:rsidRDefault="00C12992">
      <w:pPr>
        <w:tabs>
          <w:tab w:val="left" w:pos="5039"/>
        </w:tabs>
        <w:spacing w:before="16" w:line="259" w:lineRule="auto"/>
        <w:ind w:left="2538" w:right="14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2B9B5D20" w14:textId="77777777" w:rsidR="008C539B" w:rsidRPr="001058B5" w:rsidRDefault="00C12992">
      <w:pPr>
        <w:ind w:left="2260"/>
        <w:rPr>
          <w:rFonts w:ascii="Arial" w:hAnsi="Arial" w:cs="Arial"/>
          <w:sz w:val="18"/>
        </w:rPr>
      </w:pPr>
      <w:r w:rsidRPr="001058B5">
        <w:rPr>
          <w:rFonts w:ascii="Arial" w:hAnsi="Arial" w:cs="Arial"/>
          <w:w w:val="95"/>
          <w:sz w:val="18"/>
        </w:rPr>
        <w:t>END; /*PROCEDURE */</w:t>
      </w:r>
    </w:p>
    <w:p w14:paraId="02504E79"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5DDF341F"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-- 2. Optionally, set the batch size:</w:t>
      </w:r>
    </w:p>
    <w:p w14:paraId="56DF83FF" w14:textId="77777777" w:rsidR="008C539B" w:rsidRPr="001058B5" w:rsidRDefault="00C12992">
      <w:pPr>
        <w:spacing w:before="15"/>
        <w:ind w:left="2260"/>
        <w:rPr>
          <w:rFonts w:ascii="Arial" w:hAnsi="Arial" w:cs="Arial"/>
          <w:sz w:val="18"/>
        </w:rPr>
      </w:pPr>
      <w:r w:rsidRPr="001058B5">
        <w:rPr>
          <w:rFonts w:ascii="Arial" w:hAnsi="Arial" w:cs="Arial"/>
          <w:w w:val="95"/>
          <w:sz w:val="18"/>
        </w:rPr>
        <w:t>BEGIN</w:t>
      </w:r>
    </w:p>
    <w:p w14:paraId="57D7AC58"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DBMS_AUDIT_MGMT.SET_AUDIT_TRAIL_PROPERTY(</w:t>
      </w:r>
    </w:p>
    <w:p w14:paraId="07FB9C97" w14:textId="77777777" w:rsidR="008C539B" w:rsidRPr="001058B5" w:rsidRDefault="00C12992">
      <w:pPr>
        <w:tabs>
          <w:tab w:val="left" w:pos="5039"/>
        </w:tabs>
        <w:spacing w:before="17"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=&gt;</w:t>
      </w:r>
      <w:r w:rsidRPr="001058B5">
        <w:rPr>
          <w:rFonts w:ascii="Arial" w:hAnsi="Arial" w:cs="Arial"/>
          <w:spacing w:val="8"/>
          <w:w w:val="85"/>
          <w:sz w:val="18"/>
        </w:rPr>
        <w:t xml:space="preserve"> </w:t>
      </w:r>
      <w:r w:rsidRPr="001058B5">
        <w:rPr>
          <w:rFonts w:ascii="Arial" w:hAnsi="Arial" w:cs="Arial"/>
          <w:w w:val="85"/>
          <w:sz w:val="18"/>
        </w:rPr>
        <w:t>DBMS_AUDIT_MGMT.DB_DELETE_BATCH_SIZE,</w:t>
      </w:r>
    </w:p>
    <w:p w14:paraId="5AB3008E" w14:textId="77777777" w:rsidR="008C539B" w:rsidRPr="001058B5" w:rsidRDefault="00C12992">
      <w:pPr>
        <w:spacing w:line="259" w:lineRule="auto"/>
        <w:ind w:left="2260" w:right="1456" w:firstLine="278"/>
        <w:rPr>
          <w:rFonts w:ascii="Arial" w:hAnsi="Arial" w:cs="Arial"/>
          <w:sz w:val="18"/>
        </w:rPr>
      </w:pPr>
      <w:r w:rsidRPr="001058B5">
        <w:rPr>
          <w:rFonts w:ascii="Arial" w:hAnsi="Arial" w:cs="Arial"/>
          <w:w w:val="90"/>
          <w:sz w:val="18"/>
        </w:rPr>
        <w:t>AUDIT_TRAIL_PROPERTY_VALUE</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100000</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delete</w:t>
      </w:r>
      <w:r w:rsidRPr="001058B5">
        <w:rPr>
          <w:rFonts w:ascii="Arial" w:hAnsi="Arial" w:cs="Arial"/>
          <w:spacing w:val="-44"/>
          <w:w w:val="90"/>
          <w:sz w:val="18"/>
        </w:rPr>
        <w:t xml:space="preserve"> </w:t>
      </w:r>
      <w:r w:rsidRPr="001058B5">
        <w:rPr>
          <w:rFonts w:ascii="Arial" w:hAnsi="Arial" w:cs="Arial"/>
          <w:w w:val="90"/>
          <w:sz w:val="18"/>
        </w:rPr>
        <w:t>batch</w:t>
      </w:r>
      <w:r w:rsidRPr="001058B5">
        <w:rPr>
          <w:rFonts w:ascii="Arial" w:hAnsi="Arial" w:cs="Arial"/>
          <w:spacing w:val="-43"/>
          <w:w w:val="90"/>
          <w:sz w:val="18"/>
        </w:rPr>
        <w:t xml:space="preserve"> </w:t>
      </w:r>
      <w:r w:rsidRPr="001058B5">
        <w:rPr>
          <w:rFonts w:ascii="Arial" w:hAnsi="Arial" w:cs="Arial"/>
          <w:w w:val="90"/>
          <w:sz w:val="18"/>
        </w:rPr>
        <w:t>size</w:t>
      </w:r>
      <w:r w:rsidRPr="001058B5">
        <w:rPr>
          <w:rFonts w:ascii="Arial" w:hAnsi="Arial" w:cs="Arial"/>
          <w:spacing w:val="-43"/>
          <w:w w:val="90"/>
          <w:sz w:val="18"/>
        </w:rPr>
        <w:t xml:space="preserve"> </w:t>
      </w:r>
      <w:r w:rsidRPr="001058B5">
        <w:rPr>
          <w:rFonts w:ascii="Arial" w:hAnsi="Arial" w:cs="Arial"/>
          <w:w w:val="90"/>
          <w:sz w:val="18"/>
        </w:rPr>
        <w:t xml:space="preserve">*/); </w:t>
      </w:r>
      <w:r w:rsidRPr="001058B5">
        <w:rPr>
          <w:rFonts w:ascii="Arial" w:hAnsi="Arial" w:cs="Arial"/>
          <w:w w:val="95"/>
          <w:sz w:val="18"/>
        </w:rPr>
        <w:t>END; /*PROCEDURE</w:t>
      </w:r>
      <w:r w:rsidRPr="001058B5">
        <w:rPr>
          <w:rFonts w:ascii="Arial" w:hAnsi="Arial" w:cs="Arial"/>
          <w:spacing w:val="-31"/>
          <w:w w:val="95"/>
          <w:sz w:val="18"/>
        </w:rPr>
        <w:t xml:space="preserve"> </w:t>
      </w:r>
      <w:r w:rsidRPr="001058B5">
        <w:rPr>
          <w:rFonts w:ascii="Arial" w:hAnsi="Arial" w:cs="Arial"/>
          <w:w w:val="95"/>
          <w:sz w:val="18"/>
        </w:rPr>
        <w:t>*/</w:t>
      </w:r>
    </w:p>
    <w:p w14:paraId="20292E2A" w14:textId="77777777" w:rsidR="008C539B" w:rsidRPr="001058B5" w:rsidRDefault="00C12992">
      <w:pPr>
        <w:ind w:left="2260"/>
        <w:rPr>
          <w:rFonts w:ascii="Arial" w:hAnsi="Arial" w:cs="Arial"/>
          <w:sz w:val="18"/>
        </w:rPr>
      </w:pPr>
      <w:r w:rsidRPr="001058B5">
        <w:rPr>
          <w:rFonts w:ascii="Arial" w:hAnsi="Arial" w:cs="Arial"/>
          <w:w w:val="86"/>
          <w:sz w:val="18"/>
        </w:rPr>
        <w:t>/</w:t>
      </w:r>
    </w:p>
    <w:p w14:paraId="66DCCE48" w14:textId="77777777" w:rsidR="008C539B" w:rsidRPr="001058B5" w:rsidRDefault="00C12992">
      <w:pPr>
        <w:spacing w:before="14" w:line="259" w:lineRule="auto"/>
        <w:ind w:left="2260" w:right="4381"/>
        <w:rPr>
          <w:rFonts w:ascii="Arial" w:hAnsi="Arial" w:cs="Arial"/>
          <w:sz w:val="18"/>
        </w:rPr>
      </w:pPr>
      <w:r w:rsidRPr="001058B5">
        <w:rPr>
          <w:rFonts w:ascii="Arial" w:hAnsi="Arial" w:cs="Arial"/>
          <w:b/>
          <w:w w:val="95"/>
          <w:sz w:val="18"/>
        </w:rPr>
        <w:t>--</w:t>
      </w:r>
      <w:r w:rsidRPr="001058B5">
        <w:rPr>
          <w:rFonts w:ascii="Arial" w:hAnsi="Arial" w:cs="Arial"/>
          <w:b/>
          <w:spacing w:val="-63"/>
          <w:w w:val="95"/>
          <w:sz w:val="18"/>
        </w:rPr>
        <w:t xml:space="preserve"> </w:t>
      </w:r>
      <w:r w:rsidRPr="001058B5">
        <w:rPr>
          <w:rFonts w:ascii="Arial" w:hAnsi="Arial" w:cs="Arial"/>
          <w:b/>
          <w:w w:val="95"/>
          <w:sz w:val="18"/>
        </w:rPr>
        <w:t>3.</w:t>
      </w:r>
      <w:r w:rsidRPr="001058B5">
        <w:rPr>
          <w:rFonts w:ascii="Arial" w:hAnsi="Arial" w:cs="Arial"/>
          <w:b/>
          <w:spacing w:val="-63"/>
          <w:w w:val="95"/>
          <w:sz w:val="18"/>
        </w:rPr>
        <w:t xml:space="preserve"> </w:t>
      </w:r>
      <w:r w:rsidRPr="001058B5">
        <w:rPr>
          <w:rFonts w:ascii="Arial" w:hAnsi="Arial" w:cs="Arial"/>
          <w:b/>
          <w:w w:val="95"/>
          <w:sz w:val="18"/>
        </w:rPr>
        <w:t>Set</w:t>
      </w:r>
      <w:r w:rsidRPr="001058B5">
        <w:rPr>
          <w:rFonts w:ascii="Arial" w:hAnsi="Arial" w:cs="Arial"/>
          <w:b/>
          <w:spacing w:val="-63"/>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last</w:t>
      </w:r>
      <w:r w:rsidRPr="001058B5">
        <w:rPr>
          <w:rFonts w:ascii="Arial" w:hAnsi="Arial" w:cs="Arial"/>
          <w:b/>
          <w:spacing w:val="-63"/>
          <w:w w:val="95"/>
          <w:sz w:val="18"/>
        </w:rPr>
        <w:t xml:space="preserve"> </w:t>
      </w:r>
      <w:r w:rsidRPr="001058B5">
        <w:rPr>
          <w:rFonts w:ascii="Arial" w:hAnsi="Arial" w:cs="Arial"/>
          <w:b/>
          <w:w w:val="95"/>
          <w:sz w:val="18"/>
        </w:rPr>
        <w:t>archive</w:t>
      </w:r>
      <w:r w:rsidRPr="001058B5">
        <w:rPr>
          <w:rFonts w:ascii="Arial" w:hAnsi="Arial" w:cs="Arial"/>
          <w:b/>
          <w:spacing w:val="-63"/>
          <w:w w:val="95"/>
          <w:sz w:val="18"/>
        </w:rPr>
        <w:t xml:space="preserve"> </w:t>
      </w:r>
      <w:r w:rsidRPr="001058B5">
        <w:rPr>
          <w:rFonts w:ascii="Arial" w:hAnsi="Arial" w:cs="Arial"/>
          <w:b/>
          <w:w w:val="95"/>
          <w:sz w:val="18"/>
        </w:rPr>
        <w:t xml:space="preserve">timestamp: </w:t>
      </w:r>
      <w:r w:rsidRPr="001058B5">
        <w:rPr>
          <w:rFonts w:ascii="Arial" w:hAnsi="Arial" w:cs="Arial"/>
          <w:w w:val="95"/>
          <w:sz w:val="18"/>
        </w:rPr>
        <w:t>PROCEDURE SetCleanUpAuditTrail() BEGIN</w:t>
      </w:r>
    </w:p>
    <w:p w14:paraId="3FE295DE" w14:textId="77777777" w:rsidR="008C539B" w:rsidRPr="001058B5" w:rsidRDefault="00C12992">
      <w:pPr>
        <w:spacing w:line="259" w:lineRule="auto"/>
        <w:ind w:left="2444" w:right="3383"/>
        <w:rPr>
          <w:rFonts w:ascii="Arial" w:hAnsi="Arial" w:cs="Arial"/>
          <w:sz w:val="18"/>
        </w:rPr>
      </w:pPr>
      <w:r w:rsidRPr="001058B5">
        <w:rPr>
          <w:rFonts w:ascii="Arial" w:hAnsi="Arial" w:cs="Arial"/>
          <w:w w:val="95"/>
          <w:sz w:val="18"/>
        </w:rPr>
        <w:t xml:space="preserve">CALL FindLastArchivedTimestamp(AUD$); </w:t>
      </w:r>
      <w:r w:rsidRPr="001058B5">
        <w:rPr>
          <w:rFonts w:ascii="Arial" w:hAnsi="Arial" w:cs="Arial"/>
          <w:w w:val="85"/>
          <w:sz w:val="18"/>
        </w:rPr>
        <w:t>DBMS_AUDIT_MGMT.SET_LAST_ARCHIVE_TIMESTAMP(</w:t>
      </w:r>
    </w:p>
    <w:p w14:paraId="729C4D32" w14:textId="77777777" w:rsidR="008C539B" w:rsidRPr="001058B5" w:rsidRDefault="00C12992">
      <w:pPr>
        <w:tabs>
          <w:tab w:val="left" w:pos="4946"/>
        </w:tabs>
        <w:spacing w:line="259" w:lineRule="auto"/>
        <w:ind w:left="2538" w:right="15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'20-AUG-2009</w:t>
      </w:r>
      <w:r w:rsidRPr="001058B5">
        <w:rPr>
          <w:rFonts w:ascii="Arial" w:hAnsi="Arial" w:cs="Arial"/>
          <w:spacing w:val="-59"/>
          <w:w w:val="95"/>
          <w:sz w:val="18"/>
        </w:rPr>
        <w:t xml:space="preserve"> </w:t>
      </w:r>
      <w:r w:rsidRPr="001058B5">
        <w:rPr>
          <w:rFonts w:ascii="Arial" w:hAnsi="Arial" w:cs="Arial"/>
          <w:w w:val="95"/>
          <w:sz w:val="18"/>
        </w:rPr>
        <w:t>00:00:00');</w:t>
      </w:r>
    </w:p>
    <w:p w14:paraId="714A786A" w14:textId="77777777" w:rsidR="008C539B" w:rsidRPr="001058B5" w:rsidRDefault="00C12992">
      <w:pPr>
        <w:ind w:left="2260"/>
        <w:rPr>
          <w:rFonts w:ascii="Arial" w:hAnsi="Arial" w:cs="Arial"/>
          <w:sz w:val="18"/>
        </w:rPr>
      </w:pPr>
      <w:r w:rsidRPr="001058B5">
        <w:rPr>
          <w:rFonts w:ascii="Arial" w:hAnsi="Arial" w:cs="Arial"/>
          <w:w w:val="95"/>
          <w:sz w:val="18"/>
        </w:rPr>
        <w:t>END /* PROCEDURE */</w:t>
      </w:r>
    </w:p>
    <w:p w14:paraId="50FA611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306B5618"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-- 4. Run a customized archive procedure to purge the audit trail records:</w:t>
      </w:r>
    </w:p>
    <w:p w14:paraId="20D2AD0A"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4D4515B3" w14:textId="77777777" w:rsidR="008C539B" w:rsidRPr="001058B5" w:rsidRDefault="00C12992">
      <w:pPr>
        <w:spacing w:before="16" w:line="259" w:lineRule="auto"/>
        <w:ind w:left="2444" w:right="5027"/>
        <w:rPr>
          <w:rFonts w:ascii="Arial" w:hAnsi="Arial" w:cs="Arial"/>
          <w:sz w:val="18"/>
        </w:rPr>
      </w:pPr>
      <w:r w:rsidRPr="001058B5">
        <w:rPr>
          <w:rFonts w:ascii="Arial" w:hAnsi="Arial" w:cs="Arial"/>
          <w:w w:val="95"/>
          <w:sz w:val="18"/>
        </w:rPr>
        <w:t>CALL MakeAuditSettings(); LOOP</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How</w:t>
      </w:r>
      <w:r w:rsidRPr="001058B5">
        <w:rPr>
          <w:rFonts w:ascii="Arial" w:hAnsi="Arial" w:cs="Arial"/>
          <w:spacing w:val="-57"/>
          <w:w w:val="95"/>
          <w:sz w:val="18"/>
        </w:rPr>
        <w:t xml:space="preserve"> </w:t>
      </w:r>
      <w:r w:rsidRPr="001058B5">
        <w:rPr>
          <w:rFonts w:ascii="Arial" w:hAnsi="Arial" w:cs="Arial"/>
          <w:w w:val="95"/>
          <w:sz w:val="18"/>
        </w:rPr>
        <w:t>long</w:t>
      </w:r>
      <w:r w:rsidRPr="001058B5">
        <w:rPr>
          <w:rFonts w:ascii="Arial" w:hAnsi="Arial" w:cs="Arial"/>
          <w:spacing w:val="-57"/>
          <w:w w:val="95"/>
          <w:sz w:val="18"/>
        </w:rPr>
        <w:t xml:space="preserve"> </w:t>
      </w:r>
      <w:r w:rsidRPr="001058B5">
        <w:rPr>
          <w:rFonts w:ascii="Arial" w:hAnsi="Arial" w:cs="Arial"/>
          <w:w w:val="95"/>
          <w:sz w:val="18"/>
        </w:rPr>
        <w:t>to</w:t>
      </w:r>
      <w:r w:rsidRPr="001058B5">
        <w:rPr>
          <w:rFonts w:ascii="Arial" w:hAnsi="Arial" w:cs="Arial"/>
          <w:spacing w:val="-57"/>
          <w:w w:val="95"/>
          <w:sz w:val="18"/>
        </w:rPr>
        <w:t xml:space="preserve"> </w:t>
      </w:r>
      <w:r w:rsidRPr="001058B5">
        <w:rPr>
          <w:rFonts w:ascii="Arial" w:hAnsi="Arial" w:cs="Arial"/>
          <w:w w:val="95"/>
          <w:sz w:val="18"/>
        </w:rPr>
        <w:t>loop*/)</w:t>
      </w:r>
    </w:p>
    <w:p w14:paraId="6E5E4F4A" w14:textId="77777777" w:rsidR="008C539B" w:rsidRPr="001058B5" w:rsidRDefault="00C12992">
      <w:pPr>
        <w:spacing w:line="259" w:lineRule="auto"/>
        <w:ind w:left="2630" w:right="3093"/>
        <w:rPr>
          <w:rFonts w:ascii="Arial" w:hAnsi="Arial" w:cs="Arial"/>
          <w:sz w:val="18"/>
        </w:rPr>
      </w:pP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Invoke</w:t>
      </w:r>
      <w:r w:rsidRPr="001058B5">
        <w:rPr>
          <w:rFonts w:ascii="Arial" w:hAnsi="Arial" w:cs="Arial"/>
          <w:spacing w:val="-36"/>
          <w:w w:val="90"/>
          <w:sz w:val="18"/>
        </w:rPr>
        <w:t xml:space="preserve"> </w:t>
      </w:r>
      <w:r w:rsidRPr="001058B5">
        <w:rPr>
          <w:rFonts w:ascii="Arial" w:hAnsi="Arial" w:cs="Arial"/>
          <w:w w:val="90"/>
          <w:sz w:val="18"/>
        </w:rPr>
        <w:t>function</w:t>
      </w:r>
      <w:r w:rsidRPr="001058B5">
        <w:rPr>
          <w:rFonts w:ascii="Arial" w:hAnsi="Arial" w:cs="Arial"/>
          <w:spacing w:val="-36"/>
          <w:w w:val="90"/>
          <w:sz w:val="18"/>
        </w:rPr>
        <w:t xml:space="preserve"> </w:t>
      </w:r>
      <w:r w:rsidRPr="001058B5">
        <w:rPr>
          <w:rFonts w:ascii="Arial" w:hAnsi="Arial" w:cs="Arial"/>
          <w:w w:val="90"/>
          <w:sz w:val="18"/>
        </w:rPr>
        <w:t>for</w:t>
      </w:r>
      <w:r w:rsidRPr="001058B5">
        <w:rPr>
          <w:rFonts w:ascii="Arial" w:hAnsi="Arial" w:cs="Arial"/>
          <w:spacing w:val="-36"/>
          <w:w w:val="90"/>
          <w:sz w:val="18"/>
        </w:rPr>
        <w:t xml:space="preserve"> </w:t>
      </w:r>
      <w:r w:rsidRPr="001058B5">
        <w:rPr>
          <w:rFonts w:ascii="Arial" w:hAnsi="Arial" w:cs="Arial"/>
          <w:w w:val="90"/>
          <w:sz w:val="18"/>
        </w:rPr>
        <w:t>audit</w:t>
      </w:r>
      <w:r w:rsidRPr="001058B5">
        <w:rPr>
          <w:rFonts w:ascii="Arial" w:hAnsi="Arial" w:cs="Arial"/>
          <w:spacing w:val="-36"/>
          <w:w w:val="90"/>
          <w:sz w:val="18"/>
        </w:rPr>
        <w:t xml:space="preserve"> </w:t>
      </w:r>
      <w:r w:rsidRPr="001058B5">
        <w:rPr>
          <w:rFonts w:ascii="Arial" w:hAnsi="Arial" w:cs="Arial"/>
          <w:w w:val="90"/>
          <w:sz w:val="18"/>
        </w:rPr>
        <w:t>record</w:t>
      </w:r>
      <w:r w:rsidRPr="001058B5">
        <w:rPr>
          <w:rFonts w:ascii="Arial" w:hAnsi="Arial" w:cs="Arial"/>
          <w:spacing w:val="-37"/>
          <w:w w:val="90"/>
          <w:sz w:val="18"/>
        </w:rPr>
        <w:t xml:space="preserve"> </w:t>
      </w:r>
      <w:r w:rsidRPr="001058B5">
        <w:rPr>
          <w:rFonts w:ascii="Arial" w:hAnsi="Arial" w:cs="Arial"/>
          <w:w w:val="90"/>
          <w:sz w:val="18"/>
        </w:rPr>
        <w:t xml:space="preserve">archival </w:t>
      </w:r>
      <w:r w:rsidRPr="001058B5">
        <w:rPr>
          <w:rFonts w:ascii="Arial" w:hAnsi="Arial" w:cs="Arial"/>
          <w:w w:val="95"/>
          <w:sz w:val="18"/>
        </w:rPr>
        <w:t>CALL</w:t>
      </w:r>
      <w:r w:rsidRPr="001058B5">
        <w:rPr>
          <w:rFonts w:ascii="Arial" w:hAnsi="Arial" w:cs="Arial"/>
          <w:spacing w:val="-38"/>
          <w:w w:val="95"/>
          <w:sz w:val="18"/>
        </w:rPr>
        <w:t xml:space="preserve"> </w:t>
      </w:r>
      <w:r w:rsidRPr="001058B5">
        <w:rPr>
          <w:rFonts w:ascii="Arial" w:hAnsi="Arial" w:cs="Arial"/>
          <w:w w:val="95"/>
          <w:sz w:val="18"/>
        </w:rPr>
        <w:t>DoAuditRecordArchival(AUD$);</w:t>
      </w:r>
    </w:p>
    <w:p w14:paraId="3314ACDD"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B38722D" w14:textId="77777777" w:rsidR="008C539B" w:rsidRPr="001058B5" w:rsidRDefault="008C539B">
      <w:pPr>
        <w:pStyle w:val="BodyText"/>
        <w:rPr>
          <w:rFonts w:ascii="Arial" w:hAnsi="Arial" w:cs="Arial"/>
        </w:rPr>
      </w:pPr>
    </w:p>
    <w:p w14:paraId="7F8104A8" w14:textId="77777777" w:rsidR="008C539B" w:rsidRPr="001058B5" w:rsidRDefault="008C539B">
      <w:pPr>
        <w:pStyle w:val="BodyText"/>
        <w:spacing w:before="7"/>
        <w:rPr>
          <w:rFonts w:ascii="Arial" w:hAnsi="Arial" w:cs="Arial"/>
          <w:sz w:val="18"/>
        </w:rPr>
      </w:pPr>
    </w:p>
    <w:p w14:paraId="139C98D8" w14:textId="77777777" w:rsidR="008C539B" w:rsidRPr="001058B5" w:rsidRDefault="00C12992">
      <w:pPr>
        <w:ind w:left="2030"/>
        <w:rPr>
          <w:rFonts w:ascii="Arial" w:hAnsi="Arial" w:cs="Arial"/>
          <w:sz w:val="18"/>
        </w:rPr>
      </w:pPr>
      <w:r w:rsidRPr="001058B5">
        <w:rPr>
          <w:rFonts w:ascii="Arial" w:hAnsi="Arial" w:cs="Arial"/>
          <w:w w:val="95"/>
          <w:sz w:val="18"/>
        </w:rPr>
        <w:t>CALL SetCleanUpAuditTrail();</w:t>
      </w:r>
    </w:p>
    <w:p w14:paraId="79A05B06" w14:textId="77777777" w:rsidR="008C539B" w:rsidRPr="001058B5" w:rsidRDefault="00C12992">
      <w:pPr>
        <w:spacing w:before="16" w:line="259" w:lineRule="auto"/>
        <w:ind w:left="2215" w:right="4333" w:hanging="185"/>
        <w:rPr>
          <w:rFonts w:ascii="Arial" w:hAnsi="Arial" w:cs="Arial"/>
          <w:sz w:val="18"/>
        </w:rPr>
      </w:pPr>
      <w:r w:rsidRPr="001058B5">
        <w:rPr>
          <w:rFonts w:ascii="Arial" w:hAnsi="Arial" w:cs="Arial"/>
          <w:w w:val="95"/>
          <w:sz w:val="18"/>
        </w:rPr>
        <w:t>IF(/*</w:t>
      </w:r>
      <w:r w:rsidRPr="001058B5">
        <w:rPr>
          <w:rFonts w:ascii="Arial" w:hAnsi="Arial" w:cs="Arial"/>
          <w:spacing w:val="-67"/>
          <w:w w:val="95"/>
          <w:sz w:val="18"/>
        </w:rPr>
        <w:t xml:space="preserve"> </w:t>
      </w:r>
      <w:r w:rsidRPr="001058B5">
        <w:rPr>
          <w:rFonts w:ascii="Arial" w:hAnsi="Arial" w:cs="Arial"/>
          <w:w w:val="95"/>
          <w:sz w:val="18"/>
        </w:rPr>
        <w:t>Clean</w:t>
      </w:r>
      <w:r w:rsidRPr="001058B5">
        <w:rPr>
          <w:rFonts w:ascii="Arial" w:hAnsi="Arial" w:cs="Arial"/>
          <w:spacing w:val="-67"/>
          <w:w w:val="95"/>
          <w:sz w:val="18"/>
        </w:rPr>
        <w:t xml:space="preserve"> </w:t>
      </w:r>
      <w:r w:rsidRPr="001058B5">
        <w:rPr>
          <w:rFonts w:ascii="Arial" w:hAnsi="Arial" w:cs="Arial"/>
          <w:w w:val="95"/>
          <w:sz w:val="18"/>
        </w:rPr>
        <w:t>up</w:t>
      </w:r>
      <w:r w:rsidRPr="001058B5">
        <w:rPr>
          <w:rFonts w:ascii="Arial" w:hAnsi="Arial" w:cs="Arial"/>
          <w:spacing w:val="-67"/>
          <w:w w:val="95"/>
          <w:sz w:val="18"/>
        </w:rPr>
        <w:t xml:space="preserve"> </w:t>
      </w:r>
      <w:r w:rsidRPr="001058B5">
        <w:rPr>
          <w:rFonts w:ascii="Arial" w:hAnsi="Arial" w:cs="Arial"/>
          <w:w w:val="95"/>
          <w:sz w:val="18"/>
        </w:rPr>
        <w:t>is</w:t>
      </w:r>
      <w:r w:rsidRPr="001058B5">
        <w:rPr>
          <w:rFonts w:ascii="Arial" w:hAnsi="Arial" w:cs="Arial"/>
          <w:spacing w:val="-67"/>
          <w:w w:val="95"/>
          <w:sz w:val="18"/>
        </w:rPr>
        <w:t xml:space="preserve"> </w:t>
      </w:r>
      <w:r w:rsidRPr="001058B5">
        <w:rPr>
          <w:rFonts w:ascii="Arial" w:hAnsi="Arial" w:cs="Arial"/>
          <w:w w:val="95"/>
          <w:sz w:val="18"/>
        </w:rPr>
        <w:t>needed</w:t>
      </w:r>
      <w:r w:rsidRPr="001058B5">
        <w:rPr>
          <w:rFonts w:ascii="Arial" w:hAnsi="Arial" w:cs="Arial"/>
          <w:spacing w:val="-67"/>
          <w:w w:val="95"/>
          <w:sz w:val="18"/>
        </w:rPr>
        <w:t xml:space="preserve"> </w:t>
      </w:r>
      <w:r w:rsidRPr="001058B5">
        <w:rPr>
          <w:rFonts w:ascii="Arial" w:hAnsi="Arial" w:cs="Arial"/>
          <w:w w:val="95"/>
          <w:sz w:val="18"/>
        </w:rPr>
        <w:t>immediately</w:t>
      </w:r>
      <w:r w:rsidRPr="001058B5">
        <w:rPr>
          <w:rFonts w:ascii="Arial" w:hAnsi="Arial" w:cs="Arial"/>
          <w:spacing w:val="-67"/>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DBMS_AUDIT_MGMT.CLEAN_AUDIT_TRAIL(</w:t>
      </w:r>
    </w:p>
    <w:p w14:paraId="17D0FD1A" w14:textId="77777777" w:rsidR="008C539B" w:rsidRPr="001058B5" w:rsidRDefault="00C12992">
      <w:pPr>
        <w:tabs>
          <w:tab w:val="left" w:pos="4531"/>
        </w:tabs>
        <w:spacing w:line="259" w:lineRule="auto"/>
        <w:ind w:left="2307"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USE_LAST_ARCH_TIMESTAMP =&gt;</w:t>
      </w:r>
      <w:r w:rsidRPr="001058B5">
        <w:rPr>
          <w:rFonts w:ascii="Arial" w:hAnsi="Arial" w:cs="Arial"/>
          <w:spacing w:val="-43"/>
          <w:w w:val="95"/>
          <w:sz w:val="18"/>
        </w:rPr>
        <w:t xml:space="preserve"> </w:t>
      </w:r>
      <w:r w:rsidRPr="001058B5">
        <w:rPr>
          <w:rFonts w:ascii="Arial" w:hAnsi="Arial" w:cs="Arial"/>
          <w:w w:val="95"/>
          <w:sz w:val="18"/>
        </w:rPr>
        <w:t>TRUE);</w:t>
      </w:r>
    </w:p>
    <w:p w14:paraId="478A95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END IF</w:t>
      </w:r>
    </w:p>
    <w:p w14:paraId="2A86EB4D" w14:textId="77777777" w:rsidR="008C539B" w:rsidRPr="001058B5" w:rsidRDefault="00C12992">
      <w:pPr>
        <w:spacing w:before="17" w:line="259" w:lineRule="auto"/>
        <w:ind w:left="1660" w:right="6565" w:firstLine="93"/>
        <w:jc w:val="center"/>
        <w:rPr>
          <w:rFonts w:ascii="Arial" w:hAnsi="Arial" w:cs="Arial"/>
          <w:sz w:val="18"/>
        </w:rPr>
      </w:pPr>
      <w:r w:rsidRPr="001058B5">
        <w:rPr>
          <w:rFonts w:ascii="Arial" w:hAnsi="Arial" w:cs="Arial"/>
          <w:w w:val="95"/>
          <w:sz w:val="18"/>
        </w:rPr>
        <w:t>END</w:t>
      </w:r>
      <w:r w:rsidRPr="001058B5">
        <w:rPr>
          <w:rFonts w:ascii="Arial" w:hAnsi="Arial" w:cs="Arial"/>
          <w:spacing w:val="-62"/>
          <w:w w:val="95"/>
          <w:sz w:val="18"/>
        </w:rPr>
        <w:t xml:space="preserve"> </w:t>
      </w:r>
      <w:r w:rsidRPr="001058B5">
        <w:rPr>
          <w:rFonts w:ascii="Arial" w:hAnsi="Arial" w:cs="Arial"/>
          <w:w w:val="95"/>
          <w:sz w:val="18"/>
        </w:rPr>
        <w:t>LOOP</w:t>
      </w:r>
      <w:r w:rsidRPr="001058B5">
        <w:rPr>
          <w:rFonts w:ascii="Arial" w:hAnsi="Arial" w:cs="Arial"/>
          <w:spacing w:val="-62"/>
          <w:w w:val="95"/>
          <w:sz w:val="18"/>
        </w:rPr>
        <w:t xml:space="preserve"> </w:t>
      </w:r>
      <w:r w:rsidRPr="001058B5">
        <w:rPr>
          <w:rFonts w:ascii="Arial" w:hAnsi="Arial" w:cs="Arial"/>
          <w:w w:val="95"/>
          <w:sz w:val="18"/>
        </w:rPr>
        <w:t>/*LOOP*/ END;</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PROCEDURE</w:t>
      </w:r>
      <w:r w:rsidRPr="001058B5">
        <w:rPr>
          <w:rFonts w:ascii="Arial" w:hAnsi="Arial" w:cs="Arial"/>
          <w:spacing w:val="-69"/>
          <w:w w:val="95"/>
          <w:sz w:val="18"/>
        </w:rPr>
        <w:t xml:space="preserve"> </w:t>
      </w:r>
      <w:r w:rsidRPr="001058B5">
        <w:rPr>
          <w:rFonts w:ascii="Arial" w:hAnsi="Arial" w:cs="Arial"/>
          <w:w w:val="95"/>
          <w:sz w:val="18"/>
        </w:rPr>
        <w:t>*/</w:t>
      </w:r>
    </w:p>
    <w:p w14:paraId="14FDAF2F" w14:textId="77777777" w:rsidR="008C539B" w:rsidRPr="001058B5" w:rsidRDefault="00C12992">
      <w:pPr>
        <w:ind w:left="1660"/>
        <w:rPr>
          <w:rFonts w:ascii="Arial" w:hAnsi="Arial" w:cs="Arial"/>
          <w:sz w:val="18"/>
        </w:rPr>
      </w:pPr>
      <w:r w:rsidRPr="001058B5">
        <w:rPr>
          <w:rFonts w:ascii="Arial" w:hAnsi="Arial" w:cs="Arial"/>
          <w:w w:val="86"/>
          <w:sz w:val="18"/>
        </w:rPr>
        <w:t>/</w:t>
      </w:r>
    </w:p>
    <w:p w14:paraId="6336591E" w14:textId="77777777" w:rsidR="008C539B" w:rsidRPr="001058B5" w:rsidRDefault="008C539B">
      <w:pPr>
        <w:pStyle w:val="BodyText"/>
        <w:rPr>
          <w:rFonts w:ascii="Arial" w:hAnsi="Arial" w:cs="Arial"/>
          <w:sz w:val="18"/>
        </w:rPr>
      </w:pPr>
    </w:p>
    <w:p w14:paraId="3705B2D5" w14:textId="77777777" w:rsidR="008C539B" w:rsidRPr="001058B5" w:rsidRDefault="00C12992">
      <w:pPr>
        <w:pStyle w:val="Heading3"/>
        <w:spacing w:before="134"/>
        <w:ind w:left="100"/>
      </w:pPr>
      <w:bookmarkStart w:id="1900" w:name="Finding_Information_About_Audited_Activi"/>
      <w:bookmarkStart w:id="1901" w:name="_bookmark2095"/>
      <w:bookmarkEnd w:id="1900"/>
      <w:bookmarkEnd w:id="1901"/>
      <w:r w:rsidRPr="001058B5">
        <w:t>Finding Information About Audited Activities</w:t>
      </w:r>
    </w:p>
    <w:p w14:paraId="70AA7489"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6459FD5"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097"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the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8119628"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102" w:history="1">
        <w:r w:rsidR="00C12992" w:rsidRPr="001058B5">
          <w:rPr>
            <w:rFonts w:ascii="Arial" w:hAnsi="Arial" w:cs="Arial"/>
            <w:color w:val="0000CC"/>
            <w:sz w:val="20"/>
          </w:rPr>
          <w:t xml:space="preserve">Using Audit </w:t>
        </w:r>
        <w:r w:rsidR="00C12992" w:rsidRPr="001058B5">
          <w:rPr>
            <w:rFonts w:ascii="Arial" w:hAnsi="Arial" w:cs="Arial"/>
            <w:color w:val="0000CC"/>
            <w:spacing w:val="-4"/>
            <w:sz w:val="20"/>
          </w:rPr>
          <w:t xml:space="preserve">Trail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Investigate Suspicious Activities</w:t>
        </w:r>
      </w:hyperlink>
    </w:p>
    <w:p w14:paraId="65BA45F6"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115" w:history="1">
        <w:r w:rsidR="00C12992" w:rsidRPr="001058B5">
          <w:rPr>
            <w:rFonts w:ascii="Arial" w:hAnsi="Arial" w:cs="Arial"/>
            <w:color w:val="0000CC"/>
            <w:sz w:val="20"/>
          </w:rPr>
          <w:t xml:space="preserve">Deleting the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61AC882" w14:textId="77777777" w:rsidR="008C539B" w:rsidRPr="001058B5" w:rsidRDefault="00C12992">
      <w:pPr>
        <w:pStyle w:val="BodyText"/>
        <w:spacing w:before="212" w:line="230" w:lineRule="auto"/>
        <w:ind w:left="2379" w:right="1581"/>
        <w:rPr>
          <w:rFonts w:ascii="Arial" w:hAnsi="Arial" w:cs="Arial"/>
        </w:rPr>
      </w:pPr>
      <w:r w:rsidRPr="001058B5">
        <w:rPr>
          <w:rFonts w:ascii="Arial" w:hAnsi="Arial" w:cs="Arial"/>
          <w:b/>
          <w:sz w:val="19"/>
        </w:rPr>
        <w:t xml:space="preserve">Tip: </w:t>
      </w:r>
      <w:r w:rsidRPr="001058B5">
        <w:rPr>
          <w:rFonts w:ascii="Arial" w:hAnsi="Arial" w:cs="Arial"/>
          <w:spacing w:val="-9"/>
        </w:rPr>
        <w:t xml:space="preserve">To </w:t>
      </w:r>
      <w:r w:rsidRPr="001058B5">
        <w:rPr>
          <w:rFonts w:ascii="Arial" w:hAnsi="Arial" w:cs="Arial"/>
        </w:rPr>
        <w:t xml:space="preserve">find </w:t>
      </w:r>
      <w:bookmarkStart w:id="1902" w:name="_bookmark2096"/>
      <w:bookmarkEnd w:id="1902"/>
      <w:r w:rsidRPr="001058B5">
        <w:rPr>
          <w:rFonts w:ascii="Arial" w:hAnsi="Arial" w:cs="Arial"/>
        </w:rPr>
        <w:t>error information about audit policies, check the trace 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location</w:t>
      </w:r>
      <w:r w:rsidRPr="001058B5">
        <w:rPr>
          <w:rFonts w:ascii="Arial" w:hAnsi="Arial" w:cs="Arial"/>
          <w:spacing w:val="-31"/>
        </w:rPr>
        <w:t xml:space="preserve"> </w:t>
      </w:r>
      <w:r w:rsidRPr="001058B5">
        <w:rPr>
          <w:rFonts w:ascii="Arial" w:hAnsi="Arial" w:cs="Arial"/>
        </w:rPr>
        <w:t>of the trace</w:t>
      </w:r>
      <w:r w:rsidRPr="001058B5">
        <w:rPr>
          <w:rFonts w:ascii="Arial" w:hAnsi="Arial" w:cs="Arial"/>
          <w:spacing w:val="-2"/>
        </w:rPr>
        <w:t xml:space="preserve"> </w:t>
      </w:r>
      <w:r w:rsidRPr="001058B5">
        <w:rPr>
          <w:rFonts w:ascii="Arial" w:hAnsi="Arial" w:cs="Arial"/>
        </w:rPr>
        <w:t>files.</w:t>
      </w:r>
    </w:p>
    <w:p w14:paraId="3C8AEA69" w14:textId="77777777" w:rsidR="008C539B" w:rsidRPr="001058B5" w:rsidRDefault="008C539B">
      <w:pPr>
        <w:pStyle w:val="BodyText"/>
        <w:spacing w:before="12"/>
        <w:rPr>
          <w:rFonts w:ascii="Arial" w:hAnsi="Arial" w:cs="Arial"/>
        </w:rPr>
      </w:pPr>
    </w:p>
    <w:p w14:paraId="384F870D" w14:textId="77777777" w:rsidR="008C539B" w:rsidRPr="001058B5" w:rsidRDefault="00C12992">
      <w:pPr>
        <w:pStyle w:val="Heading4"/>
        <w:ind w:left="100"/>
      </w:pPr>
      <w:bookmarkStart w:id="1903" w:name="Using_Data_Dictionary_Views_to_Find_Info"/>
      <w:bookmarkStart w:id="1904" w:name="_bookmark2097"/>
      <w:bookmarkEnd w:id="1903"/>
      <w:bookmarkEnd w:id="1904"/>
      <w:r w:rsidRPr="001058B5">
        <w:t>Using Data Dictionary Vie</w:t>
      </w:r>
      <w:bookmarkStart w:id="1905" w:name="_bookmark2099"/>
      <w:bookmarkEnd w:id="1905"/>
      <w:r w:rsidRPr="001058B5">
        <w:t>ws to Find Inf</w:t>
      </w:r>
      <w:bookmarkStart w:id="1906" w:name="_bookmark2098"/>
      <w:bookmarkEnd w:id="1906"/>
      <w:r w:rsidRPr="001058B5">
        <w:t>ormation About the Audit Trail</w:t>
      </w:r>
    </w:p>
    <w:p w14:paraId="5DFCCD72" w14:textId="77777777" w:rsidR="008C539B" w:rsidRPr="001058B5" w:rsidRDefault="008D1AB8">
      <w:pPr>
        <w:pStyle w:val="BodyText"/>
        <w:spacing w:before="80" w:line="232" w:lineRule="auto"/>
        <w:ind w:left="1660" w:right="848"/>
        <w:rPr>
          <w:rFonts w:ascii="Arial" w:hAnsi="Arial" w:cs="Arial"/>
          <w:i/>
        </w:rPr>
      </w:pPr>
      <w:hyperlink w:anchor="_bookmark2101" w:history="1">
        <w:r w:rsidR="00C12992" w:rsidRPr="001058B5">
          <w:rPr>
            <w:rFonts w:ascii="Arial" w:hAnsi="Arial" w:cs="Arial"/>
            <w:color w:val="0000CC"/>
          </w:rPr>
          <w:t xml:space="preserve">Table 9–7 </w:t>
        </w:r>
      </w:hyperlink>
      <w:r w:rsidR="00C12992" w:rsidRPr="001058B5">
        <w:rPr>
          <w:rFonts w:ascii="Arial" w:hAnsi="Arial" w:cs="Arial"/>
        </w:rPr>
        <w:t xml:space="preserve">lists data dictionary views that provide auditing information. For detailed information about these views, see </w:t>
      </w:r>
      <w:r w:rsidR="00C12992" w:rsidRPr="001058B5">
        <w:rPr>
          <w:rFonts w:ascii="Arial" w:hAnsi="Arial" w:cs="Arial"/>
          <w:i/>
        </w:rPr>
        <w:t>Oracle Database Reference.</w:t>
      </w:r>
    </w:p>
    <w:p w14:paraId="46627271" w14:textId="77777777" w:rsidR="008C539B" w:rsidRPr="001058B5" w:rsidRDefault="008C539B">
      <w:pPr>
        <w:pStyle w:val="BodyText"/>
        <w:spacing w:before="5"/>
        <w:rPr>
          <w:rFonts w:ascii="Arial" w:hAnsi="Arial" w:cs="Arial"/>
          <w:i/>
          <w:sz w:val="11"/>
        </w:rPr>
      </w:pPr>
    </w:p>
    <w:p w14:paraId="49CD45B2" w14:textId="77777777" w:rsidR="008C539B" w:rsidRPr="001058B5" w:rsidRDefault="00C12992">
      <w:pPr>
        <w:tabs>
          <w:tab w:val="left" w:pos="1133"/>
        </w:tabs>
        <w:spacing w:before="105"/>
        <w:ind w:left="100"/>
        <w:rPr>
          <w:rFonts w:ascii="Arial" w:hAnsi="Arial" w:cs="Arial"/>
          <w:b/>
          <w:i/>
          <w:sz w:val="18"/>
        </w:rPr>
      </w:pPr>
      <w:bookmarkStart w:id="1907" w:name="_bookmark2100"/>
      <w:bookmarkStart w:id="1908" w:name="_bookmark2101"/>
      <w:bookmarkEnd w:id="1907"/>
      <w:bookmarkEnd w:id="190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9–7</w:t>
      </w:r>
      <w:r w:rsidRPr="001058B5">
        <w:rPr>
          <w:rFonts w:ascii="Arial" w:hAnsi="Arial" w:cs="Arial"/>
          <w:b/>
          <w:i/>
          <w:sz w:val="18"/>
        </w:rPr>
        <w:tab/>
        <w:t>Data Dictionary Views That Display Information about the Database Audit</w:t>
      </w:r>
      <w:r w:rsidRPr="001058B5">
        <w:rPr>
          <w:rFonts w:ascii="Arial" w:hAnsi="Arial" w:cs="Arial"/>
          <w:b/>
          <w:i/>
          <w:spacing w:val="-15"/>
          <w:sz w:val="18"/>
        </w:rPr>
        <w:t xml:space="preserve"> </w:t>
      </w:r>
      <w:r w:rsidRPr="001058B5">
        <w:rPr>
          <w:rFonts w:ascii="Arial" w:hAnsi="Arial" w:cs="Arial"/>
          <w:b/>
          <w:i/>
          <w:spacing w:val="-4"/>
          <w:sz w:val="18"/>
        </w:rPr>
        <w:t>Trail</w:t>
      </w:r>
    </w:p>
    <w:p w14:paraId="62F7A60A"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8C539B" w:rsidRPr="001058B5" w14:paraId="1E87C075" w14:textId="77777777">
        <w:trPr>
          <w:trHeight w:val="311"/>
        </w:trPr>
        <w:tc>
          <w:tcPr>
            <w:tcW w:w="2993" w:type="dxa"/>
            <w:tcBorders>
              <w:top w:val="single" w:sz="18" w:space="0" w:color="000000"/>
              <w:bottom w:val="single" w:sz="4" w:space="0" w:color="000000"/>
            </w:tcBorders>
          </w:tcPr>
          <w:p w14:paraId="51A9A87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263" w:type="dxa"/>
            <w:tcBorders>
              <w:top w:val="single" w:sz="18" w:space="0" w:color="000000"/>
              <w:bottom w:val="single" w:sz="4" w:space="0" w:color="000000"/>
            </w:tcBorders>
          </w:tcPr>
          <w:p w14:paraId="74AFFCF2" w14:textId="77777777" w:rsidR="008C539B" w:rsidRPr="001058B5" w:rsidRDefault="00C12992">
            <w:pPr>
              <w:pStyle w:val="TableParagraph"/>
              <w:spacing w:before="27"/>
              <w:ind w:left="396"/>
              <w:rPr>
                <w:rFonts w:ascii="Arial" w:hAnsi="Arial" w:cs="Arial"/>
                <w:b/>
                <w:sz w:val="18"/>
              </w:rPr>
            </w:pPr>
            <w:r w:rsidRPr="001058B5">
              <w:rPr>
                <w:rFonts w:ascii="Arial" w:hAnsi="Arial" w:cs="Arial"/>
                <w:b/>
                <w:sz w:val="18"/>
              </w:rPr>
              <w:t>Description</w:t>
            </w:r>
          </w:p>
        </w:tc>
      </w:tr>
      <w:tr w:rsidR="008C539B" w:rsidRPr="001058B5" w14:paraId="25651597" w14:textId="77777777">
        <w:trPr>
          <w:trHeight w:val="532"/>
        </w:trPr>
        <w:tc>
          <w:tcPr>
            <w:tcW w:w="2993" w:type="dxa"/>
            <w:tcBorders>
              <w:top w:val="single" w:sz="4" w:space="0" w:color="000000"/>
              <w:bottom w:val="single" w:sz="2" w:space="0" w:color="000000"/>
            </w:tcBorders>
          </w:tcPr>
          <w:p w14:paraId="58EF1BB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ALL_AUDIT_POLICIES</w:t>
            </w:r>
          </w:p>
        </w:tc>
        <w:tc>
          <w:tcPr>
            <w:tcW w:w="6263" w:type="dxa"/>
            <w:tcBorders>
              <w:top w:val="single" w:sz="4" w:space="0" w:color="000000"/>
              <w:bottom w:val="single" w:sz="2" w:space="0" w:color="000000"/>
            </w:tcBorders>
          </w:tcPr>
          <w:p w14:paraId="68086705" w14:textId="77777777" w:rsidR="008C539B" w:rsidRPr="001058B5" w:rsidRDefault="00C12992">
            <w:pPr>
              <w:pStyle w:val="TableParagraph"/>
              <w:spacing w:before="59" w:line="216" w:lineRule="auto"/>
              <w:ind w:left="396"/>
              <w:rPr>
                <w:rFonts w:ascii="Arial" w:hAnsi="Arial" w:cs="Arial"/>
                <w:sz w:val="18"/>
              </w:rPr>
            </w:pPr>
            <w:r w:rsidRPr="001058B5">
              <w:rPr>
                <w:rFonts w:ascii="Arial" w:hAnsi="Arial" w:cs="Arial"/>
                <w:sz w:val="18"/>
              </w:rPr>
              <w:t>Describes the fine-grained auditing policies on the tables and views accessible to the current user</w:t>
            </w:r>
          </w:p>
        </w:tc>
      </w:tr>
      <w:tr w:rsidR="008C539B" w:rsidRPr="001058B5" w14:paraId="1CA060B6" w14:textId="77777777">
        <w:trPr>
          <w:trHeight w:val="535"/>
        </w:trPr>
        <w:tc>
          <w:tcPr>
            <w:tcW w:w="2993" w:type="dxa"/>
            <w:tcBorders>
              <w:top w:val="single" w:sz="2" w:space="0" w:color="000000"/>
              <w:bottom w:val="single" w:sz="2" w:space="0" w:color="000000"/>
            </w:tcBorders>
          </w:tcPr>
          <w:p w14:paraId="31FA15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ALL_AUDIT_POLICY_COLUMNS</w:t>
            </w:r>
          </w:p>
        </w:tc>
        <w:tc>
          <w:tcPr>
            <w:tcW w:w="6263" w:type="dxa"/>
            <w:tcBorders>
              <w:top w:val="single" w:sz="2" w:space="0" w:color="000000"/>
              <w:bottom w:val="single" w:sz="2" w:space="0" w:color="000000"/>
            </w:tcBorders>
          </w:tcPr>
          <w:p w14:paraId="6216B811" w14:textId="77777777" w:rsidR="008C539B" w:rsidRPr="001058B5" w:rsidRDefault="00C12992">
            <w:pPr>
              <w:pStyle w:val="TableParagraph"/>
              <w:spacing w:before="61" w:line="216" w:lineRule="auto"/>
              <w:ind w:left="39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5A129F8F" w14:textId="77777777">
        <w:trPr>
          <w:trHeight w:val="535"/>
        </w:trPr>
        <w:tc>
          <w:tcPr>
            <w:tcW w:w="2993" w:type="dxa"/>
            <w:tcBorders>
              <w:top w:val="single" w:sz="2" w:space="0" w:color="000000"/>
              <w:bottom w:val="single" w:sz="2" w:space="0" w:color="000000"/>
            </w:tcBorders>
          </w:tcPr>
          <w:p w14:paraId="4FAAD5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ALL_DEF_AUDIT_OPTS</w:t>
            </w:r>
          </w:p>
        </w:tc>
        <w:tc>
          <w:tcPr>
            <w:tcW w:w="6263" w:type="dxa"/>
            <w:tcBorders>
              <w:top w:val="single" w:sz="2" w:space="0" w:color="000000"/>
              <w:bottom w:val="single" w:sz="2" w:space="0" w:color="000000"/>
            </w:tcBorders>
          </w:tcPr>
          <w:p w14:paraId="67C3B564" w14:textId="77777777" w:rsidR="008C539B" w:rsidRPr="001058B5" w:rsidRDefault="00C12992">
            <w:pPr>
              <w:pStyle w:val="TableParagraph"/>
              <w:spacing w:before="61" w:line="216" w:lineRule="auto"/>
              <w:ind w:left="397"/>
              <w:rPr>
                <w:rFonts w:ascii="Arial" w:hAnsi="Arial" w:cs="Arial"/>
                <w:sz w:val="18"/>
              </w:rPr>
            </w:pPr>
            <w:r w:rsidRPr="001058B5">
              <w:rPr>
                <w:rFonts w:ascii="Arial" w:hAnsi="Arial" w:cs="Arial"/>
                <w:sz w:val="18"/>
              </w:rPr>
              <w:t>Lists default object-auditing options that are to be applied when objects are created</w:t>
            </w:r>
          </w:p>
        </w:tc>
      </w:tr>
      <w:tr w:rsidR="008C539B" w:rsidRPr="001058B5" w14:paraId="2C77DE27" w14:textId="77777777">
        <w:trPr>
          <w:trHeight w:val="335"/>
        </w:trPr>
        <w:tc>
          <w:tcPr>
            <w:tcW w:w="2993" w:type="dxa"/>
            <w:tcBorders>
              <w:top w:val="single" w:sz="2" w:space="0" w:color="000000"/>
              <w:bottom w:val="single" w:sz="2" w:space="0" w:color="000000"/>
            </w:tcBorders>
          </w:tcPr>
          <w:p w14:paraId="17800FD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AUDIT_ACTIONS</w:t>
            </w:r>
          </w:p>
        </w:tc>
        <w:tc>
          <w:tcPr>
            <w:tcW w:w="6263" w:type="dxa"/>
            <w:tcBorders>
              <w:top w:val="single" w:sz="2" w:space="0" w:color="000000"/>
              <w:bottom w:val="single" w:sz="2" w:space="0" w:color="000000"/>
            </w:tcBorders>
          </w:tcPr>
          <w:p w14:paraId="26EB5064"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Describes audit trail action type codes</w:t>
            </w:r>
          </w:p>
        </w:tc>
      </w:tr>
      <w:tr w:rsidR="008C539B" w:rsidRPr="001058B5" w14:paraId="38E1CCBF" w14:textId="77777777">
        <w:trPr>
          <w:trHeight w:val="334"/>
        </w:trPr>
        <w:tc>
          <w:tcPr>
            <w:tcW w:w="2993" w:type="dxa"/>
            <w:tcBorders>
              <w:top w:val="single" w:sz="2" w:space="0" w:color="000000"/>
              <w:bottom w:val="single" w:sz="2" w:space="0" w:color="000000"/>
            </w:tcBorders>
          </w:tcPr>
          <w:p w14:paraId="0D923F2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DBA_AUDIT_EXISTS</w:t>
            </w:r>
          </w:p>
        </w:tc>
        <w:tc>
          <w:tcPr>
            <w:tcW w:w="6263" w:type="dxa"/>
            <w:tcBorders>
              <w:top w:val="single" w:sz="2" w:space="0" w:color="000000"/>
              <w:bottom w:val="single" w:sz="2" w:space="0" w:color="000000"/>
            </w:tcBorders>
          </w:tcPr>
          <w:p w14:paraId="3E8CC15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audit trail entries produced BY AUDIT NOT EXISTS</w:t>
            </w:r>
          </w:p>
        </w:tc>
      </w:tr>
      <w:tr w:rsidR="008C539B" w:rsidRPr="001058B5" w14:paraId="18C00D2A" w14:textId="77777777">
        <w:trPr>
          <w:trHeight w:val="1035"/>
        </w:trPr>
        <w:tc>
          <w:tcPr>
            <w:tcW w:w="2993" w:type="dxa"/>
            <w:tcBorders>
              <w:top w:val="single" w:sz="2" w:space="0" w:color="000000"/>
              <w:bottom w:val="single" w:sz="2" w:space="0" w:color="000000"/>
            </w:tcBorders>
          </w:tcPr>
          <w:p w14:paraId="4978805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DBA_AUDIT_MGMT_CLEAN_EVENTS</w:t>
            </w:r>
          </w:p>
        </w:tc>
        <w:tc>
          <w:tcPr>
            <w:tcW w:w="6263" w:type="dxa"/>
            <w:tcBorders>
              <w:top w:val="single" w:sz="2" w:space="0" w:color="000000"/>
              <w:bottom w:val="single" w:sz="2" w:space="0" w:color="000000"/>
            </w:tcBorders>
          </w:tcPr>
          <w:p w14:paraId="2EDFA7D3" w14:textId="77777777" w:rsidR="008C539B" w:rsidRPr="001058B5" w:rsidRDefault="00C12992">
            <w:pPr>
              <w:pStyle w:val="TableParagraph"/>
              <w:spacing w:before="64" w:line="211" w:lineRule="auto"/>
              <w:ind w:left="396" w:right="160"/>
              <w:jc w:val="both"/>
              <w:rPr>
                <w:rFonts w:ascii="Arial" w:hAnsi="Arial" w:cs="Arial"/>
                <w:sz w:val="18"/>
              </w:rPr>
            </w:pPr>
            <w:r w:rsidRPr="001058B5">
              <w:rPr>
                <w:rFonts w:ascii="Arial" w:hAnsi="Arial" w:cs="Arial"/>
                <w:sz w:val="18"/>
              </w:rPr>
              <w:t>Displays</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history</w:t>
            </w:r>
            <w:r w:rsidRPr="001058B5">
              <w:rPr>
                <w:rFonts w:ascii="Arial" w:hAnsi="Arial" w:cs="Arial"/>
                <w:spacing w:val="-10"/>
                <w:sz w:val="18"/>
              </w:rPr>
              <w:t xml:space="preserve"> </w:t>
            </w:r>
            <w:r w:rsidRPr="001058B5">
              <w:rPr>
                <w:rFonts w:ascii="Arial" w:hAnsi="Arial" w:cs="Arial"/>
                <w:sz w:val="18"/>
              </w:rPr>
              <w:t>of</w:t>
            </w:r>
            <w:r w:rsidRPr="001058B5">
              <w:rPr>
                <w:rFonts w:ascii="Arial" w:hAnsi="Arial" w:cs="Arial"/>
                <w:spacing w:val="-8"/>
                <w:sz w:val="18"/>
              </w:rPr>
              <w:t xml:space="preserve"> </w:t>
            </w:r>
            <w:r w:rsidRPr="001058B5">
              <w:rPr>
                <w:rFonts w:ascii="Arial" w:hAnsi="Arial" w:cs="Arial"/>
                <w:sz w:val="18"/>
              </w:rPr>
              <w:t>purge</w:t>
            </w:r>
            <w:r w:rsidRPr="001058B5">
              <w:rPr>
                <w:rFonts w:ascii="Arial" w:hAnsi="Arial" w:cs="Arial"/>
                <w:spacing w:val="-9"/>
                <w:sz w:val="18"/>
              </w:rPr>
              <w:t xml:space="preserve"> </w:t>
            </w:r>
            <w:r w:rsidRPr="001058B5">
              <w:rPr>
                <w:rFonts w:ascii="Arial" w:hAnsi="Arial" w:cs="Arial"/>
                <w:sz w:val="18"/>
              </w:rPr>
              <w:t>events.</w:t>
            </w:r>
            <w:r w:rsidRPr="001058B5">
              <w:rPr>
                <w:rFonts w:ascii="Arial" w:hAnsi="Arial" w:cs="Arial"/>
                <w:spacing w:val="-8"/>
                <w:sz w:val="18"/>
              </w:rPr>
              <w:t xml:space="preserve"> </w:t>
            </w:r>
            <w:r w:rsidRPr="001058B5">
              <w:rPr>
                <w:rFonts w:ascii="Arial" w:hAnsi="Arial" w:cs="Arial"/>
                <w:spacing w:val="-3"/>
                <w:sz w:val="18"/>
              </w:rPr>
              <w:t>Periodically,</w:t>
            </w:r>
            <w:r w:rsidRPr="001058B5">
              <w:rPr>
                <w:rFonts w:ascii="Arial" w:hAnsi="Arial" w:cs="Arial"/>
                <w:spacing w:val="-9"/>
                <w:sz w:val="18"/>
              </w:rPr>
              <w:t xml:space="preserve"> </w:t>
            </w:r>
            <w:r w:rsidRPr="001058B5">
              <w:rPr>
                <w:rFonts w:ascii="Arial" w:hAnsi="Arial" w:cs="Arial"/>
                <w:sz w:val="18"/>
              </w:rPr>
              <w:t>as</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7"/>
                <w:sz w:val="18"/>
              </w:rPr>
              <w:t xml:space="preserve"> </w:t>
            </w:r>
            <w:r w:rsidRPr="001058B5">
              <w:rPr>
                <w:rFonts w:ascii="Arial" w:hAnsi="Arial" w:cs="Arial"/>
                <w:sz w:val="18"/>
              </w:rPr>
              <w:t>SYS</w:t>
            </w:r>
            <w:r w:rsidRPr="001058B5">
              <w:rPr>
                <w:rFonts w:ascii="Arial" w:hAnsi="Arial" w:cs="Arial"/>
                <w:spacing w:val="-77"/>
                <w:sz w:val="18"/>
              </w:rPr>
              <w:t xml:space="preserve"> </w:t>
            </w:r>
            <w:r w:rsidRPr="001058B5">
              <w:rPr>
                <w:rFonts w:ascii="Arial" w:hAnsi="Arial" w:cs="Arial"/>
                <w:sz w:val="18"/>
              </w:rPr>
              <w:t>connected with</w:t>
            </w:r>
            <w:r w:rsidRPr="001058B5">
              <w:rPr>
                <w:rFonts w:ascii="Arial" w:hAnsi="Arial" w:cs="Arial"/>
                <w:spacing w:val="-12"/>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SYSDBA</w:t>
            </w:r>
            <w:r w:rsidRPr="001058B5">
              <w:rPr>
                <w:rFonts w:ascii="Arial" w:hAnsi="Arial" w:cs="Arial"/>
                <w:spacing w:val="-80"/>
                <w:sz w:val="18"/>
              </w:rPr>
              <w:t xml:space="preserve"> </w:t>
            </w:r>
            <w:r w:rsidRPr="001058B5">
              <w:rPr>
                <w:rFonts w:ascii="Arial" w:hAnsi="Arial" w:cs="Arial"/>
                <w:sz w:val="18"/>
              </w:rPr>
              <w:t>privilege,</w:t>
            </w:r>
            <w:r w:rsidRPr="001058B5">
              <w:rPr>
                <w:rFonts w:ascii="Arial" w:hAnsi="Arial" w:cs="Arial"/>
                <w:spacing w:val="-12"/>
                <w:sz w:val="18"/>
              </w:rPr>
              <w:t xml:space="preserve"> </w:t>
            </w:r>
            <w:r w:rsidRPr="001058B5">
              <w:rPr>
                <w:rFonts w:ascii="Arial" w:hAnsi="Arial" w:cs="Arial"/>
                <w:sz w:val="18"/>
              </w:rPr>
              <w:t>you</w:t>
            </w:r>
            <w:r w:rsidRPr="001058B5">
              <w:rPr>
                <w:rFonts w:ascii="Arial" w:hAnsi="Arial" w:cs="Arial"/>
                <w:spacing w:val="-12"/>
                <w:sz w:val="18"/>
              </w:rPr>
              <w:t xml:space="preserve"> </w:t>
            </w:r>
            <w:r w:rsidRPr="001058B5">
              <w:rPr>
                <w:rFonts w:ascii="Arial" w:hAnsi="Arial" w:cs="Arial"/>
                <w:sz w:val="18"/>
              </w:rPr>
              <w:t>should</w:t>
            </w:r>
            <w:r w:rsidRPr="001058B5">
              <w:rPr>
                <w:rFonts w:ascii="Arial" w:hAnsi="Arial" w:cs="Arial"/>
                <w:spacing w:val="-12"/>
                <w:sz w:val="18"/>
              </w:rPr>
              <w:t xml:space="preserve"> </w:t>
            </w:r>
            <w:r w:rsidRPr="001058B5">
              <w:rPr>
                <w:rFonts w:ascii="Arial" w:hAnsi="Arial" w:cs="Arial"/>
                <w:sz w:val="18"/>
              </w:rPr>
              <w:t>delete</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contents</w:t>
            </w:r>
            <w:r w:rsidRPr="001058B5">
              <w:rPr>
                <w:rFonts w:ascii="Arial" w:hAnsi="Arial" w:cs="Arial"/>
                <w:spacing w:val="-12"/>
                <w:sz w:val="18"/>
              </w:rPr>
              <w:t xml:space="preserve"> </w:t>
            </w:r>
            <w:r w:rsidRPr="001058B5">
              <w:rPr>
                <w:rFonts w:ascii="Arial" w:hAnsi="Arial" w:cs="Arial"/>
                <w:sz w:val="18"/>
              </w:rPr>
              <w:t>of</w:t>
            </w:r>
            <w:r w:rsidRPr="001058B5">
              <w:rPr>
                <w:rFonts w:ascii="Arial" w:hAnsi="Arial" w:cs="Arial"/>
                <w:spacing w:val="-12"/>
                <w:sz w:val="18"/>
              </w:rPr>
              <w:t xml:space="preserve"> </w:t>
            </w:r>
            <w:r w:rsidRPr="001058B5">
              <w:rPr>
                <w:rFonts w:ascii="Arial" w:hAnsi="Arial" w:cs="Arial"/>
                <w:sz w:val="18"/>
              </w:rPr>
              <w:t>this</w:t>
            </w:r>
            <w:r w:rsidRPr="001058B5">
              <w:rPr>
                <w:rFonts w:ascii="Arial" w:hAnsi="Arial" w:cs="Arial"/>
                <w:spacing w:val="-12"/>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so that it does not grow too large. For</w:t>
            </w:r>
            <w:r w:rsidRPr="001058B5">
              <w:rPr>
                <w:rFonts w:ascii="Arial" w:hAnsi="Arial" w:cs="Arial"/>
                <w:spacing w:val="-9"/>
                <w:sz w:val="18"/>
              </w:rPr>
              <w:t xml:space="preserve"> </w:t>
            </w:r>
            <w:r w:rsidRPr="001058B5">
              <w:rPr>
                <w:rFonts w:ascii="Arial" w:hAnsi="Arial" w:cs="Arial"/>
                <w:sz w:val="18"/>
              </w:rPr>
              <w:t>example:</w:t>
            </w:r>
          </w:p>
          <w:p w14:paraId="553621EB" w14:textId="77777777" w:rsidR="008C539B" w:rsidRPr="001058B5" w:rsidRDefault="00C12992">
            <w:pPr>
              <w:pStyle w:val="TableParagraph"/>
              <w:spacing w:before="107"/>
              <w:ind w:left="396"/>
              <w:jc w:val="both"/>
              <w:rPr>
                <w:rFonts w:ascii="Arial" w:hAnsi="Arial" w:cs="Arial"/>
                <w:sz w:val="18"/>
              </w:rPr>
            </w:pPr>
            <w:r w:rsidRPr="001058B5">
              <w:rPr>
                <w:rFonts w:ascii="Arial" w:hAnsi="Arial" w:cs="Arial"/>
                <w:w w:val="95"/>
                <w:sz w:val="18"/>
              </w:rPr>
              <w:t>DELETE FROM</w:t>
            </w:r>
            <w:r w:rsidRPr="001058B5">
              <w:rPr>
                <w:rFonts w:ascii="Arial" w:hAnsi="Arial" w:cs="Arial"/>
                <w:spacing w:val="-54"/>
                <w:w w:val="95"/>
                <w:sz w:val="18"/>
              </w:rPr>
              <w:t xml:space="preserve"> </w:t>
            </w:r>
            <w:r w:rsidRPr="001058B5">
              <w:rPr>
                <w:rFonts w:ascii="Arial" w:hAnsi="Arial" w:cs="Arial"/>
                <w:w w:val="95"/>
                <w:sz w:val="18"/>
              </w:rPr>
              <w:t>DBA_AUDIT_MGMT_CLEAN_EVENTS;</w:t>
            </w:r>
          </w:p>
        </w:tc>
      </w:tr>
      <w:tr w:rsidR="008C539B" w:rsidRPr="001058B5" w14:paraId="6D5D4FD0" w14:textId="77777777">
        <w:trPr>
          <w:trHeight w:val="334"/>
        </w:trPr>
        <w:tc>
          <w:tcPr>
            <w:tcW w:w="2993" w:type="dxa"/>
            <w:tcBorders>
              <w:top w:val="single" w:sz="2" w:space="0" w:color="000000"/>
              <w:bottom w:val="single" w:sz="2" w:space="0" w:color="000000"/>
            </w:tcBorders>
          </w:tcPr>
          <w:p w14:paraId="1AC5C11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DBA_AUDIT_MGMT_CLEANUP_JOBS</w:t>
            </w:r>
          </w:p>
        </w:tc>
        <w:tc>
          <w:tcPr>
            <w:tcW w:w="6263" w:type="dxa"/>
            <w:tcBorders>
              <w:top w:val="single" w:sz="2" w:space="0" w:color="000000"/>
              <w:bottom w:val="single" w:sz="2" w:space="0" w:color="000000"/>
            </w:tcBorders>
          </w:tcPr>
          <w:p w14:paraId="2F8DC8CE"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currently configured audit trail purge jobs</w:t>
            </w:r>
          </w:p>
        </w:tc>
      </w:tr>
      <w:tr w:rsidR="008C539B" w:rsidRPr="001058B5" w14:paraId="510EA93A" w14:textId="77777777">
        <w:trPr>
          <w:trHeight w:val="535"/>
        </w:trPr>
        <w:tc>
          <w:tcPr>
            <w:tcW w:w="2993" w:type="dxa"/>
            <w:tcBorders>
              <w:top w:val="single" w:sz="2" w:space="0" w:color="000000"/>
              <w:bottom w:val="single" w:sz="2" w:space="0" w:color="000000"/>
            </w:tcBorders>
          </w:tcPr>
          <w:p w14:paraId="2FCBDB9E"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DBA_AUDIT_MGMT_CONFIG_PARAMS</w:t>
            </w:r>
          </w:p>
        </w:tc>
        <w:tc>
          <w:tcPr>
            <w:tcW w:w="6263" w:type="dxa"/>
            <w:tcBorders>
              <w:top w:val="single" w:sz="2" w:space="0" w:color="000000"/>
              <w:bottom w:val="single" w:sz="2" w:space="0" w:color="000000"/>
            </w:tcBorders>
          </w:tcPr>
          <w:p w14:paraId="3AB51C62" w14:textId="77777777" w:rsidR="008C539B" w:rsidRPr="001058B5" w:rsidRDefault="00C12992">
            <w:pPr>
              <w:pStyle w:val="TableParagraph"/>
              <w:spacing w:before="61" w:line="216" w:lineRule="auto"/>
              <w:ind w:left="397" w:hanging="1"/>
              <w:rPr>
                <w:rFonts w:ascii="Arial" w:hAnsi="Arial" w:cs="Arial"/>
                <w:sz w:val="18"/>
              </w:rPr>
            </w:pPr>
            <w:r w:rsidRPr="001058B5">
              <w:rPr>
                <w:rFonts w:ascii="Arial" w:hAnsi="Arial" w:cs="Arial"/>
                <w:sz w:val="18"/>
              </w:rPr>
              <w:t>Displays the currently configured audit trail properties that are used by the DBMS_AUDIT_MGMT</w:t>
            </w:r>
            <w:r w:rsidRPr="001058B5">
              <w:rPr>
                <w:rFonts w:ascii="Arial" w:hAnsi="Arial" w:cs="Arial"/>
                <w:spacing w:val="-83"/>
                <w:sz w:val="18"/>
              </w:rPr>
              <w:t xml:space="preserve"> </w:t>
            </w:r>
            <w:r w:rsidRPr="001058B5">
              <w:rPr>
                <w:rFonts w:ascii="Arial" w:hAnsi="Arial" w:cs="Arial"/>
                <w:sz w:val="18"/>
              </w:rPr>
              <w:t>PL/SQL package</w:t>
            </w:r>
          </w:p>
        </w:tc>
      </w:tr>
      <w:tr w:rsidR="008C539B" w:rsidRPr="001058B5" w14:paraId="27C2FDC2" w14:textId="77777777">
        <w:trPr>
          <w:trHeight w:val="334"/>
        </w:trPr>
        <w:tc>
          <w:tcPr>
            <w:tcW w:w="2993" w:type="dxa"/>
            <w:tcBorders>
              <w:top w:val="single" w:sz="2" w:space="0" w:color="000000"/>
              <w:bottom w:val="single" w:sz="2" w:space="0" w:color="000000"/>
            </w:tcBorders>
          </w:tcPr>
          <w:p w14:paraId="3A7EF6C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DBA_AUDIT_MGMT_LAST_ARCH_TS</w:t>
            </w:r>
          </w:p>
        </w:tc>
        <w:tc>
          <w:tcPr>
            <w:tcW w:w="6263" w:type="dxa"/>
            <w:tcBorders>
              <w:top w:val="single" w:sz="2" w:space="0" w:color="000000"/>
              <w:bottom w:val="single" w:sz="2" w:space="0" w:color="000000"/>
            </w:tcBorders>
          </w:tcPr>
          <w:p w14:paraId="33CF036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last archive timestamps that have set for audit trail purges.</w:t>
            </w:r>
          </w:p>
        </w:tc>
      </w:tr>
      <w:tr w:rsidR="008C539B" w:rsidRPr="001058B5" w14:paraId="7B2D372D" w14:textId="77777777">
        <w:trPr>
          <w:trHeight w:val="335"/>
        </w:trPr>
        <w:tc>
          <w:tcPr>
            <w:tcW w:w="2993" w:type="dxa"/>
            <w:tcBorders>
              <w:top w:val="single" w:sz="2" w:space="0" w:color="000000"/>
              <w:bottom w:val="single" w:sz="2" w:space="0" w:color="000000"/>
            </w:tcBorders>
          </w:tcPr>
          <w:p w14:paraId="7E8DC5C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DBA_AUDIT_OBJECT</w:t>
            </w:r>
          </w:p>
        </w:tc>
        <w:tc>
          <w:tcPr>
            <w:tcW w:w="6263" w:type="dxa"/>
            <w:tcBorders>
              <w:top w:val="single" w:sz="2" w:space="0" w:color="000000"/>
              <w:bottom w:val="single" w:sz="2" w:space="0" w:color="000000"/>
            </w:tcBorders>
          </w:tcPr>
          <w:p w14:paraId="1FEA50DF"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Lists audit trail records for all objects in the system</w:t>
            </w:r>
          </w:p>
        </w:tc>
      </w:tr>
      <w:tr w:rsidR="008C539B" w:rsidRPr="001058B5" w14:paraId="3601E34E" w14:textId="77777777">
        <w:trPr>
          <w:trHeight w:val="334"/>
        </w:trPr>
        <w:tc>
          <w:tcPr>
            <w:tcW w:w="2993" w:type="dxa"/>
            <w:tcBorders>
              <w:top w:val="single" w:sz="2" w:space="0" w:color="000000"/>
              <w:bottom w:val="single" w:sz="2" w:space="0" w:color="000000"/>
            </w:tcBorders>
          </w:tcPr>
          <w:p w14:paraId="10AAB41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DBA_AUDIT_POLICIES</w:t>
            </w:r>
          </w:p>
        </w:tc>
        <w:tc>
          <w:tcPr>
            <w:tcW w:w="6263" w:type="dxa"/>
            <w:tcBorders>
              <w:top w:val="single" w:sz="2" w:space="0" w:color="000000"/>
              <w:bottom w:val="single" w:sz="2" w:space="0" w:color="000000"/>
            </w:tcBorders>
          </w:tcPr>
          <w:p w14:paraId="7FCB517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the fine-grained auditing policies on the system</w:t>
            </w:r>
          </w:p>
        </w:tc>
      </w:tr>
      <w:tr w:rsidR="008C539B" w:rsidRPr="001058B5" w14:paraId="5B28B6E4" w14:textId="77777777">
        <w:trPr>
          <w:trHeight w:val="334"/>
        </w:trPr>
        <w:tc>
          <w:tcPr>
            <w:tcW w:w="2993" w:type="dxa"/>
            <w:tcBorders>
              <w:top w:val="single" w:sz="2" w:space="0" w:color="000000"/>
              <w:bottom w:val="single" w:sz="2" w:space="0" w:color="000000"/>
            </w:tcBorders>
          </w:tcPr>
          <w:p w14:paraId="0179F8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DBA_AUDIT_SESSION</w:t>
            </w:r>
          </w:p>
        </w:tc>
        <w:tc>
          <w:tcPr>
            <w:tcW w:w="6263" w:type="dxa"/>
            <w:tcBorders>
              <w:top w:val="single" w:sz="2" w:space="0" w:color="000000"/>
              <w:bottom w:val="single" w:sz="2" w:space="0" w:color="000000"/>
            </w:tcBorders>
          </w:tcPr>
          <w:p w14:paraId="3F3E7C0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audit trail records concerning CONNECT</w:t>
            </w:r>
            <w:r w:rsidRPr="001058B5">
              <w:rPr>
                <w:rFonts w:ascii="Arial" w:hAnsi="Arial" w:cs="Arial"/>
                <w:spacing w:val="-79"/>
                <w:sz w:val="18"/>
              </w:rPr>
              <w:t xml:space="preserve"> </w:t>
            </w:r>
            <w:r w:rsidRPr="001058B5">
              <w:rPr>
                <w:rFonts w:ascii="Arial" w:hAnsi="Arial" w:cs="Arial"/>
                <w:sz w:val="18"/>
              </w:rPr>
              <w:t>and DISCONNECT</w:t>
            </w:r>
          </w:p>
        </w:tc>
      </w:tr>
      <w:tr w:rsidR="008C539B" w:rsidRPr="001058B5" w14:paraId="27810FCA" w14:textId="77777777">
        <w:trPr>
          <w:trHeight w:val="532"/>
        </w:trPr>
        <w:tc>
          <w:tcPr>
            <w:tcW w:w="2993" w:type="dxa"/>
            <w:tcBorders>
              <w:top w:val="single" w:sz="2" w:space="0" w:color="000000"/>
              <w:bottom w:val="single" w:sz="4" w:space="0" w:color="000000"/>
            </w:tcBorders>
          </w:tcPr>
          <w:p w14:paraId="43FD1D6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DBA_AUDIT_POLICY_COLUMNS</w:t>
            </w:r>
          </w:p>
        </w:tc>
        <w:tc>
          <w:tcPr>
            <w:tcW w:w="6263" w:type="dxa"/>
            <w:tcBorders>
              <w:top w:val="single" w:sz="2" w:space="0" w:color="000000"/>
              <w:bottom w:val="single" w:sz="4" w:space="0" w:color="000000"/>
            </w:tcBorders>
          </w:tcPr>
          <w:p w14:paraId="605E94D8" w14:textId="77777777" w:rsidR="008C539B" w:rsidRPr="001058B5" w:rsidRDefault="00C12992">
            <w:pPr>
              <w:pStyle w:val="TableParagraph"/>
              <w:spacing w:before="64" w:line="213" w:lineRule="auto"/>
              <w:ind w:left="396"/>
              <w:rPr>
                <w:rFonts w:ascii="Arial" w:hAnsi="Arial" w:cs="Arial"/>
                <w:sz w:val="18"/>
              </w:rPr>
            </w:pPr>
            <w:r w:rsidRPr="001058B5">
              <w:rPr>
                <w:rFonts w:ascii="Arial" w:hAnsi="Arial" w:cs="Arial"/>
                <w:sz w:val="18"/>
              </w:rPr>
              <w:t>Describes the fine-grained auditing policy columns on the tables and views throughout the database.</w:t>
            </w:r>
          </w:p>
        </w:tc>
      </w:tr>
    </w:tbl>
    <w:p w14:paraId="1D4792C0" w14:textId="77777777" w:rsidR="008C539B" w:rsidRPr="001058B5" w:rsidRDefault="008C539B">
      <w:pPr>
        <w:spacing w:line="213" w:lineRule="auto"/>
        <w:rPr>
          <w:rFonts w:ascii="Arial" w:hAnsi="Arial" w:cs="Arial"/>
          <w:sz w:val="18"/>
        </w:rPr>
        <w:sectPr w:rsidR="008C539B" w:rsidRPr="001058B5">
          <w:headerReference w:type="even" r:id="rId233"/>
          <w:headerReference w:type="default" r:id="rId234"/>
          <w:pgSz w:w="12240" w:h="15840"/>
          <w:pgMar w:top="840" w:right="1060" w:bottom="860" w:left="1100" w:header="549" w:footer="663" w:gutter="0"/>
          <w:cols w:space="720"/>
        </w:sectPr>
      </w:pPr>
    </w:p>
    <w:p w14:paraId="5DD58579" w14:textId="77777777" w:rsidR="008C539B" w:rsidRPr="001058B5" w:rsidRDefault="008C539B">
      <w:pPr>
        <w:pStyle w:val="BodyText"/>
        <w:spacing w:before="4"/>
        <w:rPr>
          <w:rFonts w:ascii="Arial" w:hAnsi="Arial" w:cs="Arial"/>
          <w:b/>
          <w:i/>
          <w:sz w:val="27"/>
        </w:rPr>
      </w:pPr>
    </w:p>
    <w:p w14:paraId="636E55D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9–7 (Cont.) Data Dictionary Views That Display Information about the Database Audit Trail</w:t>
      </w:r>
    </w:p>
    <w:p w14:paraId="1AE0D02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8C539B" w:rsidRPr="001058B5" w14:paraId="6FCCE0E4" w14:textId="77777777">
        <w:trPr>
          <w:trHeight w:val="311"/>
        </w:trPr>
        <w:tc>
          <w:tcPr>
            <w:tcW w:w="2714" w:type="dxa"/>
            <w:tcBorders>
              <w:top w:val="single" w:sz="18" w:space="0" w:color="000000"/>
              <w:bottom w:val="single" w:sz="4" w:space="0" w:color="000000"/>
            </w:tcBorders>
          </w:tcPr>
          <w:p w14:paraId="3D9D81D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542" w:type="dxa"/>
            <w:tcBorders>
              <w:top w:val="single" w:sz="18" w:space="0" w:color="000000"/>
              <w:bottom w:val="single" w:sz="4" w:space="0" w:color="000000"/>
            </w:tcBorders>
          </w:tcPr>
          <w:p w14:paraId="5E8A041E" w14:textId="77777777" w:rsidR="008C539B" w:rsidRPr="001058B5" w:rsidRDefault="00C12992">
            <w:pPr>
              <w:pStyle w:val="TableParagraph"/>
              <w:spacing w:before="27"/>
              <w:ind w:left="676"/>
              <w:rPr>
                <w:rFonts w:ascii="Arial" w:hAnsi="Arial" w:cs="Arial"/>
                <w:b/>
                <w:sz w:val="18"/>
              </w:rPr>
            </w:pPr>
            <w:r w:rsidRPr="001058B5">
              <w:rPr>
                <w:rFonts w:ascii="Arial" w:hAnsi="Arial" w:cs="Arial"/>
                <w:b/>
                <w:sz w:val="18"/>
              </w:rPr>
              <w:t>Description</w:t>
            </w:r>
          </w:p>
        </w:tc>
      </w:tr>
      <w:tr w:rsidR="008C539B" w:rsidRPr="001058B5" w14:paraId="60503826" w14:textId="77777777">
        <w:trPr>
          <w:trHeight w:val="532"/>
        </w:trPr>
        <w:tc>
          <w:tcPr>
            <w:tcW w:w="2714" w:type="dxa"/>
            <w:tcBorders>
              <w:top w:val="single" w:sz="4" w:space="0" w:color="000000"/>
              <w:bottom w:val="single" w:sz="2" w:space="0" w:color="000000"/>
            </w:tcBorders>
          </w:tcPr>
          <w:p w14:paraId="21DC7D8C"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DBA_AUDIT_STATEMENT</w:t>
            </w:r>
          </w:p>
        </w:tc>
        <w:tc>
          <w:tcPr>
            <w:tcW w:w="6542" w:type="dxa"/>
            <w:tcBorders>
              <w:top w:val="single" w:sz="4" w:space="0" w:color="000000"/>
              <w:bottom w:val="single" w:sz="2" w:space="0" w:color="000000"/>
            </w:tcBorders>
          </w:tcPr>
          <w:p w14:paraId="22C91AEF" w14:textId="77777777" w:rsidR="008C539B" w:rsidRPr="001058B5" w:rsidRDefault="00C12992">
            <w:pPr>
              <w:pStyle w:val="TableParagraph"/>
              <w:spacing w:before="41" w:line="214"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181B09B6" w14:textId="77777777" w:rsidR="008C539B" w:rsidRPr="001058B5" w:rsidRDefault="00C12992">
            <w:pPr>
              <w:pStyle w:val="TableParagraph"/>
              <w:spacing w:before="0" w:line="214" w:lineRule="exact"/>
              <w:ind w:left="676"/>
              <w:rPr>
                <w:rFonts w:ascii="Arial" w:hAnsi="Arial" w:cs="Arial"/>
                <w:sz w:val="18"/>
              </w:rPr>
            </w:pPr>
            <w:r w:rsidRPr="001058B5">
              <w:rPr>
                <w:rFonts w:ascii="Arial" w:hAnsi="Arial" w:cs="Arial"/>
                <w:sz w:val="18"/>
              </w:rPr>
              <w:t>ALTER SYSTEM</w:t>
            </w:r>
            <w:r w:rsidRPr="001058B5">
              <w:rPr>
                <w:rFonts w:ascii="Arial" w:hAnsi="Arial" w:cs="Arial"/>
                <w:spacing w:val="-73"/>
                <w:sz w:val="18"/>
              </w:rPr>
              <w:t xml:space="preserve"> </w:t>
            </w:r>
            <w:r w:rsidRPr="001058B5">
              <w:rPr>
                <w:rFonts w:ascii="Arial" w:hAnsi="Arial" w:cs="Arial"/>
                <w:sz w:val="18"/>
              </w:rPr>
              <w:t>statements throughout the database</w:t>
            </w:r>
          </w:p>
        </w:tc>
      </w:tr>
      <w:tr w:rsidR="008C539B" w:rsidRPr="001058B5" w14:paraId="044A4323" w14:textId="77777777">
        <w:trPr>
          <w:trHeight w:val="334"/>
        </w:trPr>
        <w:tc>
          <w:tcPr>
            <w:tcW w:w="2714" w:type="dxa"/>
            <w:tcBorders>
              <w:top w:val="single" w:sz="2" w:space="0" w:color="000000"/>
              <w:bottom w:val="single" w:sz="2" w:space="0" w:color="000000"/>
            </w:tcBorders>
          </w:tcPr>
          <w:p w14:paraId="0086EA0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DBA_AUDIT_TRAIL</w:t>
            </w:r>
          </w:p>
        </w:tc>
        <w:tc>
          <w:tcPr>
            <w:tcW w:w="6542" w:type="dxa"/>
            <w:tcBorders>
              <w:top w:val="single" w:sz="2" w:space="0" w:color="000000"/>
              <w:bottom w:val="single" w:sz="2" w:space="0" w:color="000000"/>
            </w:tcBorders>
          </w:tcPr>
          <w:p w14:paraId="52CC579F"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94"/>
                <w:sz w:val="18"/>
              </w:rPr>
              <w:t xml:space="preserve"> </w:t>
            </w:r>
            <w:r w:rsidRPr="001058B5">
              <w:rPr>
                <w:rFonts w:ascii="Arial" w:hAnsi="Arial" w:cs="Arial"/>
                <w:sz w:val="18"/>
              </w:rPr>
              <w:t>table</w:t>
            </w:r>
          </w:p>
        </w:tc>
      </w:tr>
      <w:tr w:rsidR="008C539B" w:rsidRPr="001058B5" w14:paraId="692E0F82" w14:textId="77777777">
        <w:trPr>
          <w:trHeight w:val="536"/>
        </w:trPr>
        <w:tc>
          <w:tcPr>
            <w:tcW w:w="2714" w:type="dxa"/>
            <w:tcBorders>
              <w:top w:val="single" w:sz="2" w:space="0" w:color="000000"/>
              <w:bottom w:val="single" w:sz="2" w:space="0" w:color="000000"/>
            </w:tcBorders>
          </w:tcPr>
          <w:p w14:paraId="2FFE428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DBA_COMMON_AUDIT_TRAIL</w:t>
            </w:r>
          </w:p>
        </w:tc>
        <w:tc>
          <w:tcPr>
            <w:tcW w:w="6542" w:type="dxa"/>
            <w:tcBorders>
              <w:top w:val="single" w:sz="2" w:space="0" w:color="000000"/>
              <w:bottom w:val="single" w:sz="2" w:space="0" w:color="000000"/>
            </w:tcBorders>
          </w:tcPr>
          <w:p w14:paraId="484AD9FC" w14:textId="77777777" w:rsidR="008C539B" w:rsidRPr="001058B5" w:rsidRDefault="00C12992">
            <w:pPr>
              <w:pStyle w:val="TableParagraph"/>
              <w:spacing w:before="45" w:line="212" w:lineRule="exact"/>
              <w:ind w:left="676"/>
              <w:rPr>
                <w:rFonts w:ascii="Arial" w:hAnsi="Arial" w:cs="Arial"/>
                <w:sz w:val="18"/>
              </w:rPr>
            </w:pPr>
            <w:r w:rsidRPr="001058B5">
              <w:rPr>
                <w:rFonts w:ascii="Arial" w:hAnsi="Arial" w:cs="Arial"/>
                <w:sz w:val="18"/>
              </w:rPr>
              <w:t>Combines standard and fine-grained audit log records, and includes</w:t>
            </w:r>
          </w:p>
          <w:p w14:paraId="7A996113"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SYS</w:t>
            </w:r>
            <w:r w:rsidRPr="001058B5">
              <w:rPr>
                <w:rFonts w:ascii="Arial" w:hAnsi="Arial" w:cs="Arial"/>
                <w:spacing w:val="-90"/>
                <w:sz w:val="18"/>
              </w:rPr>
              <w:t xml:space="preserve"> </w:t>
            </w:r>
            <w:r w:rsidRPr="001058B5">
              <w:rPr>
                <w:rFonts w:ascii="Arial" w:hAnsi="Arial" w:cs="Arial"/>
                <w:sz w:val="18"/>
              </w:rPr>
              <w:t>and mandatory audit records written in XML format</w:t>
            </w:r>
          </w:p>
        </w:tc>
      </w:tr>
      <w:tr w:rsidR="008C539B" w:rsidRPr="001058B5" w14:paraId="2DA49A2D" w14:textId="77777777">
        <w:trPr>
          <w:trHeight w:val="334"/>
        </w:trPr>
        <w:tc>
          <w:tcPr>
            <w:tcW w:w="2714" w:type="dxa"/>
            <w:tcBorders>
              <w:top w:val="single" w:sz="2" w:space="0" w:color="000000"/>
              <w:bottom w:val="single" w:sz="2" w:space="0" w:color="000000"/>
            </w:tcBorders>
          </w:tcPr>
          <w:p w14:paraId="2715E6F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DBA_FGA_AUDIT_TRAIL</w:t>
            </w:r>
          </w:p>
        </w:tc>
        <w:tc>
          <w:tcPr>
            <w:tcW w:w="6542" w:type="dxa"/>
            <w:tcBorders>
              <w:top w:val="single" w:sz="2" w:space="0" w:color="000000"/>
              <w:bottom w:val="single" w:sz="2" w:space="0" w:color="000000"/>
            </w:tcBorders>
          </w:tcPr>
          <w:p w14:paraId="0E495092"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audit trail records for fine-grained auditing.</w:t>
            </w:r>
          </w:p>
        </w:tc>
      </w:tr>
      <w:tr w:rsidR="008C539B" w:rsidRPr="001058B5" w14:paraId="5C945632" w14:textId="77777777">
        <w:trPr>
          <w:trHeight w:val="334"/>
        </w:trPr>
        <w:tc>
          <w:tcPr>
            <w:tcW w:w="2714" w:type="dxa"/>
            <w:tcBorders>
              <w:top w:val="single" w:sz="2" w:space="0" w:color="000000"/>
              <w:bottom w:val="single" w:sz="2" w:space="0" w:color="000000"/>
            </w:tcBorders>
          </w:tcPr>
          <w:p w14:paraId="1EBB7F7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DBA_OBJ_AUDIT_OPTS</w:t>
            </w:r>
          </w:p>
        </w:tc>
        <w:tc>
          <w:tcPr>
            <w:tcW w:w="6542" w:type="dxa"/>
            <w:tcBorders>
              <w:top w:val="single" w:sz="2" w:space="0" w:color="000000"/>
              <w:bottom w:val="single" w:sz="2" w:space="0" w:color="000000"/>
            </w:tcBorders>
          </w:tcPr>
          <w:p w14:paraId="1A16179B"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Displays the objects on which auditing options have been enabled</w:t>
            </w:r>
          </w:p>
        </w:tc>
      </w:tr>
      <w:tr w:rsidR="008C539B" w:rsidRPr="001058B5" w14:paraId="35F6C3D2" w14:textId="77777777">
        <w:trPr>
          <w:trHeight w:val="535"/>
        </w:trPr>
        <w:tc>
          <w:tcPr>
            <w:tcW w:w="2714" w:type="dxa"/>
            <w:tcBorders>
              <w:top w:val="single" w:sz="2" w:space="0" w:color="000000"/>
              <w:bottom w:val="single" w:sz="2" w:space="0" w:color="000000"/>
            </w:tcBorders>
          </w:tcPr>
          <w:p w14:paraId="41BBA18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DBA_PRIV_AUDIT_OPTS</w:t>
            </w:r>
          </w:p>
        </w:tc>
        <w:tc>
          <w:tcPr>
            <w:tcW w:w="6542" w:type="dxa"/>
            <w:tcBorders>
              <w:top w:val="single" w:sz="2" w:space="0" w:color="000000"/>
              <w:bottom w:val="single" w:sz="2" w:space="0" w:color="000000"/>
            </w:tcBorders>
          </w:tcPr>
          <w:p w14:paraId="5631221E"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Describes current system privileges being audited across the system and by user</w:t>
            </w:r>
          </w:p>
        </w:tc>
      </w:tr>
      <w:tr w:rsidR="008C539B" w:rsidRPr="001058B5" w14:paraId="3D60CF86" w14:textId="77777777">
        <w:trPr>
          <w:trHeight w:val="535"/>
        </w:trPr>
        <w:tc>
          <w:tcPr>
            <w:tcW w:w="2714" w:type="dxa"/>
            <w:tcBorders>
              <w:top w:val="single" w:sz="2" w:space="0" w:color="000000"/>
              <w:bottom w:val="single" w:sz="2" w:space="0" w:color="000000"/>
            </w:tcBorders>
          </w:tcPr>
          <w:p w14:paraId="56C330D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DBA_STMT_AUDIT_OPTS</w:t>
            </w:r>
          </w:p>
        </w:tc>
        <w:tc>
          <w:tcPr>
            <w:tcW w:w="6542" w:type="dxa"/>
            <w:tcBorders>
              <w:top w:val="single" w:sz="2" w:space="0" w:color="000000"/>
              <w:bottom w:val="single" w:sz="2" w:space="0" w:color="000000"/>
            </w:tcBorders>
          </w:tcPr>
          <w:p w14:paraId="1935BB58"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current statement auditing options across the system and by user</w:t>
            </w:r>
          </w:p>
        </w:tc>
      </w:tr>
      <w:tr w:rsidR="008C539B" w:rsidRPr="001058B5" w14:paraId="78D02FEA" w14:textId="77777777">
        <w:trPr>
          <w:trHeight w:val="534"/>
        </w:trPr>
        <w:tc>
          <w:tcPr>
            <w:tcW w:w="2714" w:type="dxa"/>
            <w:tcBorders>
              <w:top w:val="single" w:sz="2" w:space="0" w:color="000000"/>
              <w:bottom w:val="single" w:sz="2" w:space="0" w:color="000000"/>
            </w:tcBorders>
          </w:tcPr>
          <w:p w14:paraId="4606162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USER_AUDIT_OBJECT</w:t>
            </w:r>
          </w:p>
        </w:tc>
        <w:tc>
          <w:tcPr>
            <w:tcW w:w="6542" w:type="dxa"/>
            <w:tcBorders>
              <w:top w:val="single" w:sz="2" w:space="0" w:color="000000"/>
              <w:bottom w:val="single" w:sz="2" w:space="0" w:color="000000"/>
            </w:tcBorders>
          </w:tcPr>
          <w:p w14:paraId="728BD0A5"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Lists audit trail records for statements concerning objects that are accessible to the current user</w:t>
            </w:r>
          </w:p>
        </w:tc>
      </w:tr>
      <w:tr w:rsidR="008C539B" w:rsidRPr="001058B5" w14:paraId="309E391E" w14:textId="77777777">
        <w:trPr>
          <w:trHeight w:val="535"/>
        </w:trPr>
        <w:tc>
          <w:tcPr>
            <w:tcW w:w="2714" w:type="dxa"/>
            <w:tcBorders>
              <w:top w:val="single" w:sz="2" w:space="0" w:color="000000"/>
              <w:bottom w:val="single" w:sz="2" w:space="0" w:color="000000"/>
            </w:tcBorders>
          </w:tcPr>
          <w:p w14:paraId="65CB2C7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USER_AUDIT_POLICIES</w:t>
            </w:r>
          </w:p>
        </w:tc>
        <w:tc>
          <w:tcPr>
            <w:tcW w:w="6542" w:type="dxa"/>
            <w:tcBorders>
              <w:top w:val="single" w:sz="2" w:space="0" w:color="000000"/>
              <w:bottom w:val="single" w:sz="2" w:space="0" w:color="000000"/>
            </w:tcBorders>
          </w:tcPr>
          <w:p w14:paraId="3E752F23"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3E49BA13" w14:textId="77777777">
        <w:trPr>
          <w:trHeight w:val="535"/>
        </w:trPr>
        <w:tc>
          <w:tcPr>
            <w:tcW w:w="2714" w:type="dxa"/>
            <w:tcBorders>
              <w:top w:val="single" w:sz="2" w:space="0" w:color="000000"/>
              <w:bottom w:val="single" w:sz="2" w:space="0" w:color="000000"/>
            </w:tcBorders>
          </w:tcPr>
          <w:p w14:paraId="410200D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USER_AUDIT_SESSION</w:t>
            </w:r>
          </w:p>
        </w:tc>
        <w:tc>
          <w:tcPr>
            <w:tcW w:w="6542" w:type="dxa"/>
            <w:tcBorders>
              <w:top w:val="single" w:sz="2" w:space="0" w:color="000000"/>
              <w:bottom w:val="single" w:sz="2" w:space="0" w:color="000000"/>
            </w:tcBorders>
          </w:tcPr>
          <w:p w14:paraId="04E77394"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Lists all audit trail records concerning connections and disconnections for the current user</w:t>
            </w:r>
          </w:p>
        </w:tc>
      </w:tr>
      <w:tr w:rsidR="008C539B" w:rsidRPr="001058B5" w14:paraId="3D6FD523" w14:textId="77777777">
        <w:trPr>
          <w:trHeight w:val="535"/>
        </w:trPr>
        <w:tc>
          <w:tcPr>
            <w:tcW w:w="2714" w:type="dxa"/>
            <w:tcBorders>
              <w:top w:val="single" w:sz="2" w:space="0" w:color="000000"/>
              <w:bottom w:val="single" w:sz="2" w:space="0" w:color="000000"/>
            </w:tcBorders>
          </w:tcPr>
          <w:p w14:paraId="2D74456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USER_AUDIT_STATEMENT</w:t>
            </w:r>
          </w:p>
        </w:tc>
        <w:tc>
          <w:tcPr>
            <w:tcW w:w="6542" w:type="dxa"/>
            <w:tcBorders>
              <w:top w:val="single" w:sz="2" w:space="0" w:color="000000"/>
              <w:bottom w:val="single" w:sz="2" w:space="0" w:color="000000"/>
            </w:tcBorders>
          </w:tcPr>
          <w:p w14:paraId="6097DD88" w14:textId="77777777" w:rsidR="008C539B" w:rsidRPr="001058B5" w:rsidRDefault="00C12992">
            <w:pPr>
              <w:pStyle w:val="TableParagraph"/>
              <w:spacing w:before="45" w:line="213"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3D1A8512" w14:textId="77777777" w:rsidR="008C539B" w:rsidRPr="001058B5" w:rsidRDefault="00C12992">
            <w:pPr>
              <w:pStyle w:val="TableParagraph"/>
              <w:spacing w:before="0" w:line="213" w:lineRule="exact"/>
              <w:ind w:left="676"/>
              <w:rPr>
                <w:rFonts w:ascii="Arial" w:hAnsi="Arial" w:cs="Arial"/>
                <w:sz w:val="18"/>
              </w:rPr>
            </w:pPr>
            <w:r w:rsidRPr="001058B5">
              <w:rPr>
                <w:rFonts w:ascii="Arial" w:hAnsi="Arial" w:cs="Arial"/>
                <w:sz w:val="18"/>
              </w:rPr>
              <w:t>ALTER SYSTEM</w:t>
            </w:r>
            <w:r w:rsidRPr="001058B5">
              <w:rPr>
                <w:rFonts w:ascii="Arial" w:hAnsi="Arial" w:cs="Arial"/>
                <w:spacing w:val="-72"/>
                <w:sz w:val="18"/>
              </w:rPr>
              <w:t xml:space="preserve"> </w:t>
            </w:r>
            <w:r w:rsidRPr="001058B5">
              <w:rPr>
                <w:rFonts w:ascii="Arial" w:hAnsi="Arial" w:cs="Arial"/>
                <w:sz w:val="18"/>
              </w:rPr>
              <w:t>statements issued by the user</w:t>
            </w:r>
          </w:p>
        </w:tc>
      </w:tr>
      <w:tr w:rsidR="008C539B" w:rsidRPr="001058B5" w14:paraId="0678E032" w14:textId="77777777">
        <w:trPr>
          <w:trHeight w:val="535"/>
        </w:trPr>
        <w:tc>
          <w:tcPr>
            <w:tcW w:w="2714" w:type="dxa"/>
            <w:tcBorders>
              <w:top w:val="single" w:sz="2" w:space="0" w:color="000000"/>
              <w:bottom w:val="single" w:sz="2" w:space="0" w:color="000000"/>
            </w:tcBorders>
          </w:tcPr>
          <w:p w14:paraId="0650722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USER_AUDIT_TRAIL</w:t>
            </w:r>
          </w:p>
        </w:tc>
        <w:tc>
          <w:tcPr>
            <w:tcW w:w="6542" w:type="dxa"/>
            <w:tcBorders>
              <w:top w:val="single" w:sz="2" w:space="0" w:color="000000"/>
              <w:bottom w:val="single" w:sz="2" w:space="0" w:color="000000"/>
            </w:tcBorders>
          </w:tcPr>
          <w:p w14:paraId="57377B0F" w14:textId="77777777" w:rsidR="008C539B" w:rsidRPr="001058B5" w:rsidRDefault="00C12992">
            <w:pPr>
              <w:pStyle w:val="TableParagraph"/>
              <w:spacing w:before="65" w:line="211" w:lineRule="auto"/>
              <w:ind w:left="676" w:right="513" w:hanging="1"/>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77"/>
                <w:sz w:val="18"/>
              </w:rPr>
              <w:t xml:space="preserve"> </w:t>
            </w:r>
            <w:r w:rsidRPr="001058B5">
              <w:rPr>
                <w:rFonts w:ascii="Arial" w:hAnsi="Arial" w:cs="Arial"/>
                <w:sz w:val="18"/>
              </w:rPr>
              <w:t>table relating to the current user</w:t>
            </w:r>
          </w:p>
        </w:tc>
      </w:tr>
      <w:tr w:rsidR="008C539B" w:rsidRPr="001058B5" w14:paraId="7C18E5B9" w14:textId="77777777">
        <w:trPr>
          <w:trHeight w:val="335"/>
        </w:trPr>
        <w:tc>
          <w:tcPr>
            <w:tcW w:w="2714" w:type="dxa"/>
            <w:tcBorders>
              <w:top w:val="single" w:sz="2" w:space="0" w:color="000000"/>
              <w:bottom w:val="single" w:sz="2" w:space="0" w:color="000000"/>
            </w:tcBorders>
          </w:tcPr>
          <w:p w14:paraId="663D874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USER_OBJ_AUDIT_OPTS</w:t>
            </w:r>
          </w:p>
        </w:tc>
        <w:tc>
          <w:tcPr>
            <w:tcW w:w="6542" w:type="dxa"/>
            <w:tcBorders>
              <w:top w:val="single" w:sz="2" w:space="0" w:color="000000"/>
              <w:bottom w:val="single" w:sz="2" w:space="0" w:color="000000"/>
            </w:tcBorders>
          </w:tcPr>
          <w:p w14:paraId="617C6418" w14:textId="77777777" w:rsidR="008C539B" w:rsidRPr="001058B5" w:rsidRDefault="00C12992">
            <w:pPr>
              <w:pStyle w:val="TableParagraph"/>
              <w:spacing w:before="45"/>
              <w:ind w:left="676"/>
              <w:rPr>
                <w:rFonts w:ascii="Arial" w:hAnsi="Arial" w:cs="Arial"/>
                <w:sz w:val="18"/>
              </w:rPr>
            </w:pPr>
            <w:r w:rsidRPr="001058B5">
              <w:rPr>
                <w:rFonts w:ascii="Arial" w:hAnsi="Arial" w:cs="Arial"/>
                <w:sz w:val="18"/>
              </w:rPr>
              <w:t>Describes auditing options on all objects owned by the current user</w:t>
            </w:r>
          </w:p>
        </w:tc>
      </w:tr>
      <w:tr w:rsidR="008C539B" w:rsidRPr="001058B5" w14:paraId="0BBCBFBB" w14:textId="77777777">
        <w:trPr>
          <w:trHeight w:val="535"/>
        </w:trPr>
        <w:tc>
          <w:tcPr>
            <w:tcW w:w="2714" w:type="dxa"/>
            <w:tcBorders>
              <w:top w:val="single" w:sz="2" w:space="0" w:color="000000"/>
              <w:bottom w:val="single" w:sz="2" w:space="0" w:color="000000"/>
            </w:tcBorders>
          </w:tcPr>
          <w:p w14:paraId="6231F7D2"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V$LOGMNR_CONTENTS</w:t>
            </w:r>
          </w:p>
        </w:tc>
        <w:tc>
          <w:tcPr>
            <w:tcW w:w="6542" w:type="dxa"/>
            <w:tcBorders>
              <w:top w:val="single" w:sz="2" w:space="0" w:color="000000"/>
              <w:bottom w:val="single" w:sz="2" w:space="0" w:color="000000"/>
            </w:tcBorders>
          </w:tcPr>
          <w:p w14:paraId="31FD18D1" w14:textId="77777777" w:rsidR="008C539B" w:rsidRPr="001058B5" w:rsidRDefault="00C12992">
            <w:pPr>
              <w:pStyle w:val="TableParagraph"/>
              <w:spacing w:before="44" w:line="212" w:lineRule="exact"/>
              <w:ind w:left="676"/>
              <w:rPr>
                <w:rFonts w:ascii="Arial" w:hAnsi="Arial" w:cs="Arial"/>
                <w:sz w:val="18"/>
              </w:rPr>
            </w:pPr>
            <w:r w:rsidRPr="001058B5">
              <w:rPr>
                <w:rFonts w:ascii="Arial" w:hAnsi="Arial" w:cs="Arial"/>
                <w:sz w:val="18"/>
              </w:rPr>
              <w:t>Contains log history information. To query this view, you must have the</w:t>
            </w:r>
          </w:p>
          <w:p w14:paraId="55ADE87C"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SELECT ANY TRANSACTION</w:t>
            </w:r>
            <w:r w:rsidRPr="001058B5">
              <w:rPr>
                <w:rFonts w:ascii="Arial" w:hAnsi="Arial" w:cs="Arial"/>
                <w:spacing w:val="-74"/>
                <w:sz w:val="18"/>
              </w:rPr>
              <w:t xml:space="preserve"> </w:t>
            </w:r>
            <w:r w:rsidRPr="001058B5">
              <w:rPr>
                <w:rFonts w:ascii="Arial" w:hAnsi="Arial" w:cs="Arial"/>
                <w:sz w:val="18"/>
              </w:rPr>
              <w:t>privilege.</w:t>
            </w:r>
          </w:p>
        </w:tc>
      </w:tr>
      <w:tr w:rsidR="008C539B" w:rsidRPr="001058B5" w14:paraId="66041DF5" w14:textId="77777777">
        <w:trPr>
          <w:trHeight w:val="532"/>
        </w:trPr>
        <w:tc>
          <w:tcPr>
            <w:tcW w:w="2714" w:type="dxa"/>
            <w:tcBorders>
              <w:top w:val="single" w:sz="2" w:space="0" w:color="000000"/>
              <w:bottom w:val="single" w:sz="4" w:space="0" w:color="000000"/>
            </w:tcBorders>
          </w:tcPr>
          <w:p w14:paraId="631424E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V$XML_AUDIT_TRAIL</w:t>
            </w:r>
          </w:p>
        </w:tc>
        <w:tc>
          <w:tcPr>
            <w:tcW w:w="6542" w:type="dxa"/>
            <w:tcBorders>
              <w:top w:val="single" w:sz="2" w:space="0" w:color="000000"/>
              <w:bottom w:val="single" w:sz="4" w:space="0" w:color="000000"/>
            </w:tcBorders>
          </w:tcPr>
          <w:p w14:paraId="16D78B35" w14:textId="77777777" w:rsidR="008C539B" w:rsidRPr="001058B5" w:rsidRDefault="00C12992">
            <w:pPr>
              <w:pStyle w:val="TableParagraph"/>
              <w:spacing w:before="64" w:line="211" w:lineRule="auto"/>
              <w:ind w:left="675" w:right="661"/>
              <w:rPr>
                <w:rFonts w:ascii="Arial" w:hAnsi="Arial" w:cs="Arial"/>
                <w:sz w:val="18"/>
              </w:rPr>
            </w:pPr>
            <w:r w:rsidRPr="001058B5">
              <w:rPr>
                <w:rFonts w:ascii="Arial" w:hAnsi="Arial" w:cs="Arial"/>
                <w:sz w:val="18"/>
              </w:rPr>
              <w:t>Shows standard, fine-grained, SYS, and mandatory audit records written in XML format files.</w:t>
            </w:r>
          </w:p>
        </w:tc>
      </w:tr>
    </w:tbl>
    <w:p w14:paraId="46FE3890" w14:textId="77777777" w:rsidR="008C539B" w:rsidRPr="001058B5" w:rsidRDefault="008C539B">
      <w:pPr>
        <w:pStyle w:val="BodyText"/>
        <w:spacing w:before="6"/>
        <w:rPr>
          <w:rFonts w:ascii="Arial" w:hAnsi="Arial" w:cs="Arial"/>
          <w:b/>
          <w:i/>
          <w:sz w:val="24"/>
        </w:rPr>
      </w:pPr>
    </w:p>
    <w:p w14:paraId="21CCD01F" w14:textId="77777777" w:rsidR="008C539B" w:rsidRPr="001058B5" w:rsidRDefault="00C12992">
      <w:pPr>
        <w:pStyle w:val="Heading4"/>
        <w:spacing w:before="1"/>
      </w:pPr>
      <w:bookmarkStart w:id="1909" w:name="Using_Audit_Trail_Views_to_Investigate_S"/>
      <w:bookmarkStart w:id="1910" w:name="_bookmark2102"/>
      <w:bookmarkEnd w:id="1909"/>
      <w:bookmarkEnd w:id="1910"/>
      <w:r w:rsidRPr="001058B5">
        <w:t>Using Audit Tr</w:t>
      </w:r>
      <w:bookmarkStart w:id="1911" w:name="_bookmark2103"/>
      <w:bookmarkEnd w:id="1911"/>
      <w:r w:rsidRPr="001058B5">
        <w:t>ail Views to Investigate Suspicious Activities</w:t>
      </w:r>
    </w:p>
    <w:p w14:paraId="4958E6A4" w14:textId="77777777" w:rsidR="008C539B" w:rsidRPr="001058B5" w:rsidRDefault="00C12992">
      <w:pPr>
        <w:pStyle w:val="BodyText"/>
        <w:spacing w:before="79" w:line="232" w:lineRule="auto"/>
        <w:ind w:left="2259" w:right="185"/>
        <w:rPr>
          <w:rFonts w:ascii="Arial" w:hAnsi="Arial" w:cs="Arial"/>
        </w:rPr>
      </w:pPr>
      <w:r w:rsidRPr="001058B5">
        <w:rPr>
          <w:rFonts w:ascii="Arial" w:hAnsi="Arial" w:cs="Arial"/>
        </w:rPr>
        <w:t>This section provides examples that demonstrate how to examine and interpret the information in the audit trail. Suppose you want to audit the database for the following suspicious activities:</w:t>
      </w:r>
    </w:p>
    <w:p w14:paraId="7294EFF3" w14:textId="77777777" w:rsidR="008C539B" w:rsidRPr="001058B5" w:rsidRDefault="00C12992" w:rsidP="006F7931">
      <w:pPr>
        <w:pStyle w:val="ListParagraph"/>
        <w:numPr>
          <w:ilvl w:val="2"/>
          <w:numId w:val="137"/>
        </w:numPr>
        <w:tabs>
          <w:tab w:val="left" w:pos="2620"/>
        </w:tabs>
        <w:spacing w:before="117" w:line="232" w:lineRule="auto"/>
        <w:ind w:right="533"/>
        <w:rPr>
          <w:rFonts w:ascii="Arial" w:hAnsi="Arial" w:cs="Arial"/>
          <w:sz w:val="20"/>
        </w:rPr>
      </w:pP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settings,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quotas</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some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altered without</w:t>
      </w:r>
      <w:r w:rsidRPr="001058B5">
        <w:rPr>
          <w:rFonts w:ascii="Arial" w:hAnsi="Arial" w:cs="Arial"/>
          <w:spacing w:val="-1"/>
          <w:sz w:val="20"/>
        </w:rPr>
        <w:t xml:space="preserve"> </w:t>
      </w:r>
      <w:r w:rsidRPr="001058B5">
        <w:rPr>
          <w:rFonts w:ascii="Arial" w:hAnsi="Arial" w:cs="Arial"/>
          <w:sz w:val="20"/>
        </w:rPr>
        <w:t>authorization.</w:t>
      </w:r>
    </w:p>
    <w:p w14:paraId="56C63D54" w14:textId="77777777" w:rsidR="008C539B" w:rsidRPr="001058B5" w:rsidRDefault="00C12992" w:rsidP="006F7931">
      <w:pPr>
        <w:pStyle w:val="ListParagraph"/>
        <w:numPr>
          <w:ilvl w:val="2"/>
          <w:numId w:val="137"/>
        </w:numPr>
        <w:tabs>
          <w:tab w:val="left" w:pos="2620"/>
        </w:tabs>
        <w:spacing w:before="117" w:line="232" w:lineRule="auto"/>
        <w:ind w:right="952"/>
        <w:rPr>
          <w:rFonts w:ascii="Arial" w:hAnsi="Arial" w:cs="Arial"/>
          <w:sz w:val="20"/>
        </w:rPr>
      </w:pPr>
      <w:r w:rsidRPr="001058B5">
        <w:rPr>
          <w:rFonts w:ascii="Arial" w:hAnsi="Arial" w:cs="Arial"/>
          <w:sz w:val="20"/>
        </w:rPr>
        <w:t xml:space="preserve">A high number of deadlocks </w:t>
      </w:r>
      <w:r w:rsidRPr="001058B5">
        <w:rPr>
          <w:rFonts w:ascii="Arial" w:hAnsi="Arial" w:cs="Arial"/>
          <w:spacing w:val="-3"/>
          <w:sz w:val="20"/>
        </w:rPr>
        <w:t xml:space="preserve">occur, </w:t>
      </w:r>
      <w:r w:rsidRPr="001058B5">
        <w:rPr>
          <w:rFonts w:ascii="Arial" w:hAnsi="Arial" w:cs="Arial"/>
          <w:sz w:val="20"/>
        </w:rPr>
        <w:t>most likely because of users acquiring exclusive table</w:t>
      </w:r>
      <w:r w:rsidRPr="001058B5">
        <w:rPr>
          <w:rFonts w:ascii="Arial" w:hAnsi="Arial" w:cs="Arial"/>
          <w:spacing w:val="-2"/>
          <w:sz w:val="20"/>
        </w:rPr>
        <w:t xml:space="preserve"> </w:t>
      </w:r>
      <w:r w:rsidRPr="001058B5">
        <w:rPr>
          <w:rFonts w:ascii="Arial" w:hAnsi="Arial" w:cs="Arial"/>
          <w:sz w:val="20"/>
        </w:rPr>
        <w:t>locks.</w:t>
      </w:r>
    </w:p>
    <w:p w14:paraId="0E2BA9B1"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Rows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arbitrarily</w:t>
      </w:r>
      <w:r w:rsidRPr="001058B5">
        <w:rPr>
          <w:rFonts w:ascii="Arial" w:hAnsi="Arial" w:cs="Arial"/>
          <w:spacing w:val="-5"/>
          <w:sz w:val="20"/>
        </w:rPr>
        <w:t xml:space="preserve"> </w:t>
      </w:r>
      <w:r w:rsidRPr="001058B5">
        <w:rPr>
          <w:rFonts w:ascii="Arial" w:hAnsi="Arial" w:cs="Arial"/>
          <w:sz w:val="20"/>
        </w:rPr>
        <w:t>deleted</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emp</w:t>
      </w:r>
      <w:r w:rsidRPr="001058B5">
        <w:rPr>
          <w:rFonts w:ascii="Arial" w:hAnsi="Arial" w:cs="Arial"/>
          <w:spacing w:val="-82"/>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laurel's</w:t>
      </w:r>
      <w:r w:rsidRPr="001058B5">
        <w:rPr>
          <w:rFonts w:ascii="Arial" w:hAnsi="Arial" w:cs="Arial"/>
          <w:spacing w:val="-6"/>
          <w:sz w:val="20"/>
        </w:rPr>
        <w:t xml:space="preserve"> </w:t>
      </w:r>
      <w:r w:rsidRPr="001058B5">
        <w:rPr>
          <w:rFonts w:ascii="Arial" w:hAnsi="Arial" w:cs="Arial"/>
          <w:sz w:val="20"/>
        </w:rPr>
        <w:t>schema.</w:t>
      </w:r>
    </w:p>
    <w:p w14:paraId="3C19AD8A" w14:textId="77777777" w:rsidR="008C539B" w:rsidRPr="001058B5" w:rsidRDefault="00C12992">
      <w:pPr>
        <w:pStyle w:val="BodyText"/>
        <w:spacing w:before="108" w:line="343" w:lineRule="auto"/>
        <w:ind w:left="2260" w:right="42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suspect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jward</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swilliams</w:t>
      </w:r>
      <w:r w:rsidRPr="001058B5">
        <w:rPr>
          <w:rFonts w:ascii="Arial" w:hAnsi="Arial" w:cs="Arial"/>
          <w:spacing w:val="-96"/>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several</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detrimental</w:t>
      </w:r>
      <w:r w:rsidRPr="001058B5">
        <w:rPr>
          <w:rFonts w:ascii="Arial" w:hAnsi="Arial" w:cs="Arial"/>
          <w:spacing w:val="-22"/>
        </w:rPr>
        <w:t xml:space="preserve"> </w:t>
      </w:r>
      <w:r w:rsidRPr="001058B5">
        <w:rPr>
          <w:rFonts w:ascii="Arial" w:hAnsi="Arial" w:cs="Arial"/>
        </w:rPr>
        <w:t xml:space="preserve">actions. </w:t>
      </w:r>
      <w:r w:rsidRPr="001058B5">
        <w:rPr>
          <w:rFonts w:ascii="Arial" w:hAnsi="Arial" w:cs="Arial"/>
          <w:spacing w:val="-9"/>
        </w:rPr>
        <w:t xml:space="preserve">To </w:t>
      </w:r>
      <w:r w:rsidRPr="001058B5">
        <w:rPr>
          <w:rFonts w:ascii="Arial" w:hAnsi="Arial" w:cs="Arial"/>
        </w:rPr>
        <w:t>investigate, you issue the following statements (in the order</w:t>
      </w:r>
      <w:r w:rsidRPr="001058B5">
        <w:rPr>
          <w:rFonts w:ascii="Arial" w:hAnsi="Arial" w:cs="Arial"/>
          <w:spacing w:val="-10"/>
        </w:rPr>
        <w:t xml:space="preserve"> </w:t>
      </w:r>
      <w:r w:rsidRPr="001058B5">
        <w:rPr>
          <w:rFonts w:ascii="Arial" w:hAnsi="Arial" w:cs="Arial"/>
        </w:rPr>
        <w:t>specified):</w:t>
      </w:r>
    </w:p>
    <w:p w14:paraId="4023507D" w14:textId="77777777" w:rsidR="008C539B" w:rsidRPr="001058B5" w:rsidRDefault="00C12992">
      <w:pPr>
        <w:spacing w:before="35"/>
        <w:ind w:left="2260"/>
        <w:rPr>
          <w:rFonts w:ascii="Arial" w:hAnsi="Arial" w:cs="Arial"/>
          <w:sz w:val="18"/>
        </w:rPr>
      </w:pPr>
      <w:r w:rsidRPr="001058B5">
        <w:rPr>
          <w:rFonts w:ascii="Arial" w:hAnsi="Arial" w:cs="Arial"/>
          <w:w w:val="95"/>
          <w:sz w:val="18"/>
        </w:rPr>
        <w:t>AUDIT ALTER, INDEX, RENAME ON DEFAULT;</w:t>
      </w:r>
    </w:p>
    <w:p w14:paraId="25D39E95" w14:textId="77777777" w:rsidR="008C539B" w:rsidRPr="001058B5" w:rsidRDefault="00C12992">
      <w:pPr>
        <w:spacing w:before="17" w:line="259" w:lineRule="auto"/>
        <w:ind w:left="2260" w:right="2627"/>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VIEW</w:t>
      </w:r>
      <w:r w:rsidRPr="001058B5">
        <w:rPr>
          <w:rFonts w:ascii="Arial" w:hAnsi="Arial" w:cs="Arial"/>
          <w:spacing w:val="-39"/>
          <w:w w:val="90"/>
          <w:sz w:val="18"/>
        </w:rPr>
        <w:t xml:space="preserve"> </w:t>
      </w:r>
      <w:r w:rsidRPr="001058B5">
        <w:rPr>
          <w:rFonts w:ascii="Arial" w:hAnsi="Arial" w:cs="Arial"/>
          <w:w w:val="90"/>
          <w:sz w:val="18"/>
        </w:rPr>
        <w:t>laurel.employee</w:t>
      </w:r>
      <w:r w:rsidRPr="001058B5">
        <w:rPr>
          <w:rFonts w:ascii="Arial" w:hAnsi="Arial" w:cs="Arial"/>
          <w:spacing w:val="-38"/>
          <w:w w:val="90"/>
          <w:sz w:val="18"/>
        </w:rPr>
        <w:t xml:space="preserve"> </w:t>
      </w:r>
      <w:r w:rsidRPr="001058B5">
        <w:rPr>
          <w:rFonts w:ascii="Arial" w:hAnsi="Arial" w:cs="Arial"/>
          <w:w w:val="90"/>
          <w:sz w:val="18"/>
        </w:rPr>
        <w:t>AS</w:t>
      </w:r>
      <w:r w:rsidRPr="001058B5">
        <w:rPr>
          <w:rFonts w:ascii="Arial" w:hAnsi="Arial" w:cs="Arial"/>
          <w:spacing w:val="-39"/>
          <w:w w:val="90"/>
          <w:sz w:val="18"/>
        </w:rPr>
        <w:t xml:space="preserve">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FROM</w:t>
      </w:r>
      <w:r w:rsidRPr="001058B5">
        <w:rPr>
          <w:rFonts w:ascii="Arial" w:hAnsi="Arial" w:cs="Arial"/>
          <w:spacing w:val="-39"/>
          <w:w w:val="90"/>
          <w:sz w:val="18"/>
        </w:rPr>
        <w:t xml:space="preserve"> </w:t>
      </w:r>
      <w:r w:rsidRPr="001058B5">
        <w:rPr>
          <w:rFonts w:ascii="Arial" w:hAnsi="Arial" w:cs="Arial"/>
          <w:w w:val="90"/>
          <w:sz w:val="18"/>
        </w:rPr>
        <w:t xml:space="preserve">laurel.emp; </w:t>
      </w:r>
      <w:r w:rsidRPr="001058B5">
        <w:rPr>
          <w:rFonts w:ascii="Arial" w:hAnsi="Arial" w:cs="Arial"/>
          <w:w w:val="95"/>
          <w:sz w:val="18"/>
        </w:rPr>
        <w:t>AUDIT</w:t>
      </w:r>
      <w:r w:rsidRPr="001058B5">
        <w:rPr>
          <w:rFonts w:ascii="Arial" w:hAnsi="Arial" w:cs="Arial"/>
          <w:spacing w:val="-24"/>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BY</w:t>
      </w:r>
      <w:r w:rsidRPr="001058B5">
        <w:rPr>
          <w:rFonts w:ascii="Arial" w:hAnsi="Arial" w:cs="Arial"/>
          <w:spacing w:val="-24"/>
          <w:w w:val="95"/>
          <w:sz w:val="18"/>
        </w:rPr>
        <w:t xml:space="preserve"> </w:t>
      </w:r>
      <w:r w:rsidRPr="001058B5">
        <w:rPr>
          <w:rFonts w:ascii="Arial" w:hAnsi="Arial" w:cs="Arial"/>
          <w:w w:val="95"/>
          <w:sz w:val="18"/>
        </w:rPr>
        <w:t>jward,</w:t>
      </w:r>
      <w:r w:rsidRPr="001058B5">
        <w:rPr>
          <w:rFonts w:ascii="Arial" w:hAnsi="Arial" w:cs="Arial"/>
          <w:spacing w:val="-24"/>
          <w:w w:val="95"/>
          <w:sz w:val="18"/>
        </w:rPr>
        <w:t xml:space="preserve"> </w:t>
      </w:r>
      <w:r w:rsidRPr="001058B5">
        <w:rPr>
          <w:rFonts w:ascii="Arial" w:hAnsi="Arial" w:cs="Arial"/>
          <w:w w:val="95"/>
          <w:sz w:val="18"/>
        </w:rPr>
        <w:t>swilliams;</w:t>
      </w:r>
    </w:p>
    <w:p w14:paraId="4277856F" w14:textId="77777777" w:rsidR="008C539B" w:rsidRPr="001058B5" w:rsidRDefault="00C12992">
      <w:pPr>
        <w:spacing w:line="259" w:lineRule="auto"/>
        <w:ind w:left="2221" w:right="6204"/>
        <w:jc w:val="center"/>
        <w:rPr>
          <w:rFonts w:ascii="Arial" w:hAnsi="Arial" w:cs="Arial"/>
          <w:sz w:val="18"/>
        </w:rPr>
      </w:pPr>
      <w:r w:rsidRPr="001058B5">
        <w:rPr>
          <w:rFonts w:ascii="Arial" w:hAnsi="Arial" w:cs="Arial"/>
          <w:w w:val="90"/>
          <w:sz w:val="18"/>
        </w:rPr>
        <w:t xml:space="preserve">AUDIT ALTER USER; </w:t>
      </w:r>
      <w:r w:rsidRPr="001058B5">
        <w:rPr>
          <w:rFonts w:ascii="Arial" w:hAnsi="Arial" w:cs="Arial"/>
          <w:w w:val="95"/>
          <w:sz w:val="18"/>
        </w:rPr>
        <w:t>AUDIT</w:t>
      </w:r>
      <w:r w:rsidRPr="001058B5">
        <w:rPr>
          <w:rFonts w:ascii="Arial" w:hAnsi="Arial" w:cs="Arial"/>
          <w:spacing w:val="-68"/>
          <w:w w:val="95"/>
          <w:sz w:val="18"/>
        </w:rPr>
        <w:t xml:space="preserve"> </w:t>
      </w:r>
      <w:r w:rsidRPr="001058B5">
        <w:rPr>
          <w:rFonts w:ascii="Arial" w:hAnsi="Arial" w:cs="Arial"/>
          <w:w w:val="95"/>
          <w:sz w:val="18"/>
        </w:rPr>
        <w:t>LOCK</w:t>
      </w:r>
      <w:r w:rsidRPr="001058B5">
        <w:rPr>
          <w:rFonts w:ascii="Arial" w:hAnsi="Arial" w:cs="Arial"/>
          <w:spacing w:val="-68"/>
          <w:w w:val="95"/>
          <w:sz w:val="18"/>
        </w:rPr>
        <w:t xml:space="preserve"> </w:t>
      </w:r>
      <w:r w:rsidRPr="001058B5">
        <w:rPr>
          <w:rFonts w:ascii="Arial" w:hAnsi="Arial" w:cs="Arial"/>
          <w:w w:val="95"/>
          <w:sz w:val="18"/>
        </w:rPr>
        <w:t>TABLE BY ACCESS</w:t>
      </w:r>
    </w:p>
    <w:p w14:paraId="7E46BBDA"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WHENEVER SUCCESSFUL;</w:t>
      </w:r>
    </w:p>
    <w:p w14:paraId="7AA193CD" w14:textId="77777777" w:rsidR="008C539B" w:rsidRPr="001058B5" w:rsidRDefault="008C539B">
      <w:pPr>
        <w:spacing w:line="203" w:lineRule="exact"/>
        <w:rPr>
          <w:rFonts w:ascii="Arial" w:hAnsi="Arial" w:cs="Arial"/>
          <w:sz w:val="18"/>
        </w:rPr>
        <w:sectPr w:rsidR="008C539B" w:rsidRPr="001058B5">
          <w:footerReference w:type="even" r:id="rId235"/>
          <w:footerReference w:type="default" r:id="rId236"/>
          <w:pgSz w:w="12240" w:h="15840"/>
          <w:pgMar w:top="840" w:right="1060" w:bottom="860" w:left="1100" w:header="549" w:footer="663" w:gutter="0"/>
          <w:pgNumType w:start="81"/>
          <w:cols w:space="720"/>
        </w:sectPr>
      </w:pPr>
    </w:p>
    <w:p w14:paraId="23B0182F" w14:textId="77777777" w:rsidR="008C539B" w:rsidRPr="001058B5" w:rsidRDefault="008C539B">
      <w:pPr>
        <w:pStyle w:val="BodyText"/>
        <w:rPr>
          <w:rFonts w:ascii="Arial" w:hAnsi="Arial" w:cs="Arial"/>
        </w:rPr>
      </w:pPr>
    </w:p>
    <w:p w14:paraId="359C8E87" w14:textId="77777777" w:rsidR="008C539B" w:rsidRPr="001058B5" w:rsidRDefault="008C539B">
      <w:pPr>
        <w:pStyle w:val="BodyText"/>
        <w:spacing w:before="7"/>
        <w:rPr>
          <w:rFonts w:ascii="Arial" w:hAnsi="Arial" w:cs="Arial"/>
          <w:sz w:val="18"/>
        </w:rPr>
      </w:pPr>
    </w:p>
    <w:p w14:paraId="5214A782" w14:textId="77777777" w:rsidR="008C539B" w:rsidRPr="001058B5" w:rsidRDefault="00C12992">
      <w:pPr>
        <w:spacing w:line="259" w:lineRule="auto"/>
        <w:ind w:left="2030" w:right="6001" w:hanging="371"/>
        <w:rPr>
          <w:rFonts w:ascii="Arial" w:hAnsi="Arial" w:cs="Arial"/>
          <w:sz w:val="18"/>
        </w:rPr>
      </w:pPr>
      <w:r w:rsidRPr="001058B5">
        <w:rPr>
          <w:rFonts w:ascii="Arial" w:hAnsi="Arial" w:cs="Arial"/>
          <w:w w:val="90"/>
          <w:sz w:val="18"/>
        </w:rPr>
        <w:t>AUDIT</w:t>
      </w:r>
      <w:r w:rsidRPr="001058B5">
        <w:rPr>
          <w:rFonts w:ascii="Arial" w:hAnsi="Arial" w:cs="Arial"/>
          <w:spacing w:val="-43"/>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3"/>
          <w:w w:val="90"/>
          <w:sz w:val="18"/>
        </w:rPr>
        <w:t xml:space="preserve"> </w:t>
      </w:r>
      <w:r w:rsidRPr="001058B5">
        <w:rPr>
          <w:rFonts w:ascii="Arial" w:hAnsi="Arial" w:cs="Arial"/>
          <w:w w:val="90"/>
          <w:sz w:val="18"/>
        </w:rPr>
        <w:t xml:space="preserve">laurel.emp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ACCESS</w:t>
      </w:r>
    </w:p>
    <w:p w14:paraId="7D6B1797"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WHENEVER SUCCESSFUL;</w:t>
      </w:r>
    </w:p>
    <w:p w14:paraId="1074F53E" w14:textId="77777777" w:rsidR="008C539B" w:rsidRPr="001058B5" w:rsidRDefault="008C539B">
      <w:pPr>
        <w:pStyle w:val="BodyText"/>
        <w:spacing w:before="4"/>
        <w:rPr>
          <w:rFonts w:ascii="Arial" w:hAnsi="Arial" w:cs="Arial"/>
          <w:sz w:val="18"/>
        </w:rPr>
      </w:pPr>
    </w:p>
    <w:p w14:paraId="71F108E3"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jward:</w:t>
      </w:r>
    </w:p>
    <w:p w14:paraId="46EEE39A" w14:textId="77777777" w:rsidR="008C539B" w:rsidRPr="001058B5" w:rsidRDefault="00C12992">
      <w:pPr>
        <w:spacing w:before="137" w:line="259" w:lineRule="auto"/>
        <w:ind w:left="1660" w:right="5167"/>
        <w:rPr>
          <w:rFonts w:ascii="Arial" w:hAnsi="Arial" w:cs="Arial"/>
          <w:sz w:val="18"/>
        </w:rPr>
      </w:pPr>
      <w:r w:rsidRPr="001058B5">
        <w:rPr>
          <w:rFonts w:ascii="Arial" w:hAnsi="Arial" w:cs="Arial"/>
          <w:w w:val="95"/>
          <w:sz w:val="18"/>
        </w:rPr>
        <w:t>ALTER</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spacing w:val="-60"/>
          <w:w w:val="95"/>
          <w:sz w:val="18"/>
        </w:rPr>
        <w:t xml:space="preserve"> </w:t>
      </w:r>
      <w:r w:rsidRPr="001058B5">
        <w:rPr>
          <w:rFonts w:ascii="Arial" w:hAnsi="Arial" w:cs="Arial"/>
          <w:w w:val="95"/>
          <w:sz w:val="18"/>
        </w:rPr>
        <w:t>tsmith</w:t>
      </w:r>
      <w:r w:rsidRPr="001058B5">
        <w:rPr>
          <w:rFonts w:ascii="Arial" w:hAnsi="Arial" w:cs="Arial"/>
          <w:spacing w:val="-59"/>
          <w:w w:val="95"/>
          <w:sz w:val="18"/>
        </w:rPr>
        <w:t xml:space="preserve"> </w:t>
      </w:r>
      <w:r w:rsidRPr="001058B5">
        <w:rPr>
          <w:rFonts w:ascii="Arial" w:hAnsi="Arial" w:cs="Arial"/>
          <w:w w:val="95"/>
          <w:sz w:val="18"/>
        </w:rPr>
        <w:t>QUOTA</w:t>
      </w:r>
      <w:r w:rsidRPr="001058B5">
        <w:rPr>
          <w:rFonts w:ascii="Arial" w:hAnsi="Arial" w:cs="Arial"/>
          <w:spacing w:val="-60"/>
          <w:w w:val="95"/>
          <w:sz w:val="18"/>
        </w:rPr>
        <w:t xml:space="preserve"> </w:t>
      </w:r>
      <w:r w:rsidRPr="001058B5">
        <w:rPr>
          <w:rFonts w:ascii="Arial" w:hAnsi="Arial" w:cs="Arial"/>
          <w:w w:val="95"/>
          <w:sz w:val="18"/>
        </w:rPr>
        <w:t>0</w:t>
      </w:r>
      <w:r w:rsidRPr="001058B5">
        <w:rPr>
          <w:rFonts w:ascii="Arial" w:hAnsi="Arial" w:cs="Arial"/>
          <w:spacing w:val="-60"/>
          <w:w w:val="95"/>
          <w:sz w:val="18"/>
        </w:rPr>
        <w:t xml:space="preserve"> </w:t>
      </w:r>
      <w:r w:rsidRPr="001058B5">
        <w:rPr>
          <w:rFonts w:ascii="Arial" w:hAnsi="Arial" w:cs="Arial"/>
          <w:w w:val="95"/>
          <w:sz w:val="18"/>
        </w:rPr>
        <w:t>ON</w:t>
      </w:r>
      <w:r w:rsidRPr="001058B5">
        <w:rPr>
          <w:rFonts w:ascii="Arial" w:hAnsi="Arial" w:cs="Arial"/>
          <w:spacing w:val="-60"/>
          <w:w w:val="95"/>
          <w:sz w:val="18"/>
        </w:rPr>
        <w:t xml:space="preserve"> </w:t>
      </w:r>
      <w:r w:rsidRPr="001058B5">
        <w:rPr>
          <w:rFonts w:ascii="Arial" w:hAnsi="Arial" w:cs="Arial"/>
          <w:w w:val="95"/>
          <w:sz w:val="18"/>
        </w:rPr>
        <w:t>users; DROP USER djones;</w:t>
      </w:r>
    </w:p>
    <w:p w14:paraId="559E5D97" w14:textId="77777777" w:rsidR="008C539B" w:rsidRPr="001058B5" w:rsidRDefault="008C539B">
      <w:pPr>
        <w:pStyle w:val="BodyText"/>
        <w:spacing w:before="9"/>
        <w:rPr>
          <w:rFonts w:ascii="Arial" w:hAnsi="Arial" w:cs="Arial"/>
          <w:sz w:val="16"/>
        </w:rPr>
      </w:pPr>
    </w:p>
    <w:p w14:paraId="3779511C"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swilliams:</w:t>
      </w:r>
    </w:p>
    <w:p w14:paraId="44295E30" w14:textId="77777777" w:rsidR="008C539B" w:rsidRPr="001058B5" w:rsidRDefault="00C12992">
      <w:pPr>
        <w:spacing w:before="137"/>
        <w:ind w:left="1660"/>
        <w:rPr>
          <w:rFonts w:ascii="Arial" w:hAnsi="Arial" w:cs="Arial"/>
          <w:sz w:val="18"/>
        </w:rPr>
      </w:pPr>
      <w:r w:rsidRPr="001058B5">
        <w:rPr>
          <w:rFonts w:ascii="Arial" w:hAnsi="Arial" w:cs="Arial"/>
          <w:w w:val="90"/>
          <w:sz w:val="18"/>
        </w:rPr>
        <w:t>LOCK TABLE laurel.emp IN EXCLUSIVE MODE;</w:t>
      </w:r>
    </w:p>
    <w:p w14:paraId="020F2810" w14:textId="77777777" w:rsidR="008C539B" w:rsidRPr="001058B5" w:rsidRDefault="00C12992">
      <w:pPr>
        <w:spacing w:before="17"/>
        <w:ind w:left="1660"/>
        <w:rPr>
          <w:rFonts w:ascii="Arial" w:hAnsi="Arial" w:cs="Arial"/>
          <w:sz w:val="18"/>
        </w:rPr>
      </w:pPr>
      <w:r w:rsidRPr="001058B5">
        <w:rPr>
          <w:rFonts w:ascii="Arial" w:hAnsi="Arial" w:cs="Arial"/>
          <w:w w:val="95"/>
          <w:sz w:val="18"/>
        </w:rPr>
        <w:t>DELETE</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laurel.emp</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mgr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7698;</w:t>
      </w:r>
    </w:p>
    <w:p w14:paraId="1A80B260" w14:textId="77777777" w:rsidR="008C539B" w:rsidRPr="001058B5" w:rsidRDefault="00C12992">
      <w:pPr>
        <w:spacing w:before="16"/>
        <w:ind w:left="1660"/>
        <w:rPr>
          <w:rFonts w:ascii="Arial" w:hAnsi="Arial" w:cs="Arial"/>
          <w:sz w:val="18"/>
        </w:rPr>
      </w:pPr>
      <w:r w:rsidRPr="001058B5">
        <w:rPr>
          <w:rFonts w:ascii="Arial" w:hAnsi="Arial" w:cs="Arial"/>
          <w:w w:val="95"/>
          <w:sz w:val="18"/>
        </w:rPr>
        <w:t>ALTER TABLE laurel.emp ALLOCATE EXTENT (SIZE 100K);</w:t>
      </w:r>
    </w:p>
    <w:p w14:paraId="5647C812" w14:textId="77777777" w:rsidR="008C539B" w:rsidRPr="001058B5" w:rsidRDefault="00C12992">
      <w:pPr>
        <w:spacing w:before="15" w:line="259" w:lineRule="auto"/>
        <w:ind w:left="1660" w:right="3318"/>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INDEX</w:t>
      </w:r>
      <w:r w:rsidRPr="001058B5">
        <w:rPr>
          <w:rFonts w:ascii="Arial" w:hAnsi="Arial" w:cs="Arial"/>
          <w:spacing w:val="-45"/>
          <w:w w:val="90"/>
          <w:sz w:val="18"/>
        </w:rPr>
        <w:t xml:space="preserve"> </w:t>
      </w:r>
      <w:r w:rsidRPr="001058B5">
        <w:rPr>
          <w:rFonts w:ascii="Arial" w:hAnsi="Arial" w:cs="Arial"/>
          <w:w w:val="90"/>
          <w:sz w:val="18"/>
        </w:rPr>
        <w:t>laurel.ename_index</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laurel.emp</w:t>
      </w:r>
      <w:r w:rsidRPr="001058B5">
        <w:rPr>
          <w:rFonts w:ascii="Arial" w:hAnsi="Arial" w:cs="Arial"/>
          <w:spacing w:val="-45"/>
          <w:w w:val="90"/>
          <w:sz w:val="18"/>
        </w:rPr>
        <w:t xml:space="preserve"> </w:t>
      </w:r>
      <w:r w:rsidRPr="001058B5">
        <w:rPr>
          <w:rFonts w:ascii="Arial" w:hAnsi="Arial" w:cs="Arial"/>
          <w:w w:val="90"/>
          <w:sz w:val="18"/>
        </w:rPr>
        <w:t>(ename); CREATE</w:t>
      </w:r>
      <w:r w:rsidRPr="001058B5">
        <w:rPr>
          <w:rFonts w:ascii="Arial" w:hAnsi="Arial" w:cs="Arial"/>
          <w:spacing w:val="-53"/>
          <w:w w:val="90"/>
          <w:sz w:val="18"/>
        </w:rPr>
        <w:t xml:space="preserve"> </w:t>
      </w: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laurel.fire_employee</w:t>
      </w:r>
      <w:r w:rsidRPr="001058B5">
        <w:rPr>
          <w:rFonts w:ascii="Arial" w:hAnsi="Arial" w:cs="Arial"/>
          <w:spacing w:val="-53"/>
          <w:w w:val="90"/>
          <w:sz w:val="18"/>
        </w:rPr>
        <w:t xml:space="preserve"> </w:t>
      </w:r>
      <w:r w:rsidRPr="001058B5">
        <w:rPr>
          <w:rFonts w:ascii="Arial" w:hAnsi="Arial" w:cs="Arial"/>
          <w:w w:val="90"/>
          <w:sz w:val="18"/>
        </w:rPr>
        <w:t>(empid</w:t>
      </w:r>
      <w:r w:rsidRPr="001058B5">
        <w:rPr>
          <w:rFonts w:ascii="Arial" w:hAnsi="Arial" w:cs="Arial"/>
          <w:spacing w:val="-53"/>
          <w:w w:val="90"/>
          <w:sz w:val="18"/>
        </w:rPr>
        <w:t xml:space="preserve"> </w:t>
      </w:r>
      <w:r w:rsidRPr="001058B5">
        <w:rPr>
          <w:rFonts w:ascii="Arial" w:hAnsi="Arial" w:cs="Arial"/>
          <w:w w:val="90"/>
          <w:sz w:val="18"/>
        </w:rPr>
        <w:t>NUMBER)</w:t>
      </w:r>
      <w:r w:rsidRPr="001058B5">
        <w:rPr>
          <w:rFonts w:ascii="Arial" w:hAnsi="Arial" w:cs="Arial"/>
          <w:spacing w:val="-53"/>
          <w:w w:val="90"/>
          <w:sz w:val="18"/>
        </w:rPr>
        <w:t xml:space="preserve"> </w:t>
      </w:r>
      <w:r w:rsidRPr="001058B5">
        <w:rPr>
          <w:rFonts w:ascii="Arial" w:hAnsi="Arial" w:cs="Arial"/>
          <w:w w:val="90"/>
          <w:sz w:val="18"/>
        </w:rPr>
        <w:t>AS</w:t>
      </w:r>
    </w:p>
    <w:p w14:paraId="1AD3380D"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341A1893" w14:textId="77777777" w:rsidR="008C539B" w:rsidRPr="001058B5" w:rsidRDefault="00C12992">
      <w:pPr>
        <w:spacing w:before="16" w:line="259" w:lineRule="auto"/>
        <w:ind w:left="1844" w:right="4052" w:firstLine="186"/>
        <w:rPr>
          <w:rFonts w:ascii="Arial" w:hAnsi="Arial" w:cs="Arial"/>
          <w:sz w:val="18"/>
        </w:rPr>
      </w:pPr>
      <w:r w:rsidRPr="001058B5">
        <w:rPr>
          <w:rFonts w:ascii="Arial" w:hAnsi="Arial" w:cs="Arial"/>
          <w:w w:val="95"/>
          <w:sz w:val="18"/>
        </w:rPr>
        <w:t>DELETE</w:t>
      </w:r>
      <w:r w:rsidRPr="001058B5">
        <w:rPr>
          <w:rFonts w:ascii="Arial" w:hAnsi="Arial" w:cs="Arial"/>
          <w:spacing w:val="-73"/>
          <w:w w:val="95"/>
          <w:sz w:val="18"/>
        </w:rPr>
        <w:t xml:space="preserve"> </w:t>
      </w:r>
      <w:r w:rsidRPr="001058B5">
        <w:rPr>
          <w:rFonts w:ascii="Arial" w:hAnsi="Arial" w:cs="Arial"/>
          <w:w w:val="95"/>
          <w:sz w:val="18"/>
        </w:rPr>
        <w:t>FROM</w:t>
      </w:r>
      <w:r w:rsidRPr="001058B5">
        <w:rPr>
          <w:rFonts w:ascii="Arial" w:hAnsi="Arial" w:cs="Arial"/>
          <w:spacing w:val="-73"/>
          <w:w w:val="95"/>
          <w:sz w:val="18"/>
        </w:rPr>
        <w:t xml:space="preserve"> </w:t>
      </w:r>
      <w:r w:rsidRPr="001058B5">
        <w:rPr>
          <w:rFonts w:ascii="Arial" w:hAnsi="Arial" w:cs="Arial"/>
          <w:w w:val="95"/>
          <w:sz w:val="18"/>
        </w:rPr>
        <w:t>laurel.emp</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empno</w:t>
      </w:r>
      <w:r w:rsidRPr="001058B5">
        <w:rPr>
          <w:rFonts w:ascii="Arial" w:hAnsi="Arial" w:cs="Arial"/>
          <w:spacing w:val="-73"/>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empid; END;</w:t>
      </w:r>
    </w:p>
    <w:p w14:paraId="682D8EAD" w14:textId="77777777" w:rsidR="008C539B" w:rsidRPr="001058B5" w:rsidRDefault="00C12992">
      <w:pPr>
        <w:ind w:left="1660"/>
        <w:rPr>
          <w:rFonts w:ascii="Arial" w:hAnsi="Arial" w:cs="Arial"/>
          <w:sz w:val="18"/>
        </w:rPr>
      </w:pPr>
      <w:r w:rsidRPr="001058B5">
        <w:rPr>
          <w:rFonts w:ascii="Arial" w:hAnsi="Arial" w:cs="Arial"/>
          <w:w w:val="86"/>
          <w:sz w:val="18"/>
        </w:rPr>
        <w:t>/</w:t>
      </w:r>
    </w:p>
    <w:p w14:paraId="36C7636E" w14:textId="77777777" w:rsidR="008C539B" w:rsidRPr="001058B5" w:rsidRDefault="008C539B">
      <w:pPr>
        <w:pStyle w:val="BodyText"/>
        <w:spacing w:before="10"/>
        <w:rPr>
          <w:rFonts w:ascii="Arial" w:hAnsi="Arial" w:cs="Arial"/>
        </w:rPr>
      </w:pPr>
    </w:p>
    <w:p w14:paraId="1A3E51F9" w14:textId="77777777" w:rsidR="008C539B" w:rsidRPr="001058B5" w:rsidRDefault="00C12992">
      <w:pPr>
        <w:ind w:left="1660"/>
        <w:rPr>
          <w:rFonts w:ascii="Arial" w:hAnsi="Arial" w:cs="Arial"/>
          <w:sz w:val="18"/>
        </w:rPr>
      </w:pPr>
      <w:r w:rsidRPr="001058B5">
        <w:rPr>
          <w:rFonts w:ascii="Arial" w:hAnsi="Arial" w:cs="Arial"/>
          <w:w w:val="95"/>
          <w:sz w:val="18"/>
        </w:rPr>
        <w:t>EXECUTE laurel.fire_employee(7902);</w:t>
      </w:r>
    </w:p>
    <w:p w14:paraId="63DB7D38" w14:textId="77777777" w:rsidR="008C539B" w:rsidRPr="001058B5" w:rsidRDefault="008C539B">
      <w:pPr>
        <w:pStyle w:val="BodyText"/>
        <w:spacing w:before="8"/>
        <w:rPr>
          <w:rFonts w:ascii="Arial" w:hAnsi="Arial" w:cs="Arial"/>
          <w:sz w:val="18"/>
        </w:rPr>
      </w:pPr>
    </w:p>
    <w:p w14:paraId="765FBD49" w14:textId="77777777" w:rsidR="008C539B" w:rsidRPr="001058B5" w:rsidRDefault="00C12992">
      <w:pPr>
        <w:pStyle w:val="BodyText"/>
        <w:spacing w:line="232" w:lineRule="auto"/>
        <w:ind w:left="1660" w:right="700"/>
        <w:rPr>
          <w:rFonts w:ascii="Arial" w:hAnsi="Arial" w:cs="Arial"/>
        </w:rPr>
      </w:pPr>
      <w:r w:rsidRPr="001058B5">
        <w:rPr>
          <w:rFonts w:ascii="Arial" w:hAnsi="Arial" w:cs="Arial"/>
        </w:rPr>
        <w:t>The following sections display the information relevant to your investigation that can be viewed using the audit trail views in the data dictionary:</w:t>
      </w:r>
    </w:p>
    <w:p w14:paraId="51ED8198"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04" w:history="1">
        <w:r w:rsidR="00C12992" w:rsidRPr="001058B5">
          <w:rPr>
            <w:rFonts w:ascii="Arial" w:hAnsi="Arial" w:cs="Arial"/>
            <w:color w:val="0000CC"/>
            <w:sz w:val="20"/>
          </w:rPr>
          <w:t>Listing Active Statement Audit Options</w:t>
        </w:r>
      </w:hyperlink>
    </w:p>
    <w:p w14:paraId="1F918999"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107" w:history="1">
        <w:r w:rsidR="00C12992" w:rsidRPr="001058B5">
          <w:rPr>
            <w:rFonts w:ascii="Arial" w:hAnsi="Arial" w:cs="Arial"/>
            <w:color w:val="0000CC"/>
            <w:sz w:val="20"/>
          </w:rPr>
          <w:t>Listing Active Privilege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Options</w:t>
        </w:r>
      </w:hyperlink>
    </w:p>
    <w:p w14:paraId="2D588335"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09" w:history="1">
        <w:r w:rsidR="00C12992" w:rsidRPr="001058B5">
          <w:rPr>
            <w:rFonts w:ascii="Arial" w:hAnsi="Arial" w:cs="Arial"/>
            <w:color w:val="0000CC"/>
            <w:sz w:val="20"/>
          </w:rPr>
          <w:t>Listing Active Object Audit Options for Specific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37AE4CD0"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111" w:history="1">
        <w:r w:rsidR="00C12992" w:rsidRPr="001058B5">
          <w:rPr>
            <w:rFonts w:ascii="Arial" w:hAnsi="Arial" w:cs="Arial"/>
            <w:color w:val="0000CC"/>
            <w:sz w:val="20"/>
          </w:rPr>
          <w:t>Listing Default Object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Options</w:t>
        </w:r>
      </w:hyperlink>
    </w:p>
    <w:p w14:paraId="34C5A91F"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13" w:history="1">
        <w:r w:rsidR="00C12992" w:rsidRPr="001058B5">
          <w:rPr>
            <w:rFonts w:ascii="Arial" w:hAnsi="Arial" w:cs="Arial"/>
            <w:color w:val="0000CC"/>
            <w:sz w:val="20"/>
          </w:rPr>
          <w:t>Listing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1DF5D0C6"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114" w:history="1">
        <w:r w:rsidR="00C12992" w:rsidRPr="001058B5">
          <w:rPr>
            <w:rFonts w:ascii="Arial" w:hAnsi="Arial" w:cs="Arial"/>
            <w:color w:val="0000CC"/>
            <w:sz w:val="20"/>
          </w:rPr>
          <w:t>Listing Audit Records for the AUDIT SESSION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Option</w:t>
        </w:r>
      </w:hyperlink>
    </w:p>
    <w:p w14:paraId="7A56EC7B" w14:textId="77777777" w:rsidR="008C539B" w:rsidRPr="001058B5" w:rsidRDefault="008C539B">
      <w:pPr>
        <w:pStyle w:val="BodyText"/>
        <w:spacing w:before="3"/>
        <w:rPr>
          <w:rFonts w:ascii="Arial" w:hAnsi="Arial" w:cs="Arial"/>
          <w:sz w:val="23"/>
        </w:rPr>
      </w:pPr>
    </w:p>
    <w:p w14:paraId="73BB1F7E" w14:textId="77777777" w:rsidR="008C539B" w:rsidRPr="001058B5" w:rsidRDefault="00C12992">
      <w:pPr>
        <w:pStyle w:val="Heading6"/>
        <w:ind w:left="1660"/>
      </w:pPr>
      <w:bookmarkStart w:id="1912" w:name="Listing_Active_Statement_Audit_Options"/>
      <w:bookmarkStart w:id="1913" w:name="_bookmark2104"/>
      <w:bookmarkStart w:id="1914" w:name="_bookmark2105"/>
      <w:bookmarkEnd w:id="1912"/>
      <w:bookmarkEnd w:id="1913"/>
      <w:bookmarkEnd w:id="1914"/>
      <w:r w:rsidRPr="001058B5">
        <w:t>List</w:t>
      </w:r>
      <w:bookmarkStart w:id="1915" w:name="_bookmark2106"/>
      <w:bookmarkEnd w:id="1915"/>
      <w:r w:rsidRPr="001058B5">
        <w:t>ing Active Statement Audit Options</w:t>
      </w:r>
    </w:p>
    <w:p w14:paraId="6CB42BDE" w14:textId="77777777" w:rsidR="008C539B" w:rsidRPr="001058B5" w:rsidRDefault="00C12992">
      <w:pPr>
        <w:pStyle w:val="BodyText"/>
        <w:spacing w:before="49"/>
        <w:ind w:left="1660"/>
        <w:rPr>
          <w:rFonts w:ascii="Arial" w:hAnsi="Arial" w:cs="Arial"/>
        </w:rPr>
      </w:pPr>
      <w:r w:rsidRPr="001058B5">
        <w:rPr>
          <w:rFonts w:ascii="Arial" w:hAnsi="Arial" w:cs="Arial"/>
        </w:rPr>
        <w:t>The following query returns all the statement audit options that are set:</w:t>
      </w:r>
    </w:p>
    <w:p w14:paraId="5703D0AB"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DBA_STMT_AUDIT_OPTS;</w:t>
      </w:r>
    </w:p>
    <w:p w14:paraId="4869150D" w14:textId="77777777" w:rsidR="008C539B" w:rsidRPr="001058B5" w:rsidRDefault="008C539B">
      <w:pPr>
        <w:pStyle w:val="BodyText"/>
        <w:spacing w:before="3"/>
        <w:rPr>
          <w:rFonts w:ascii="Arial" w:hAnsi="Arial" w:cs="Arial"/>
          <w:sz w:val="18"/>
        </w:rPr>
      </w:pPr>
    </w:p>
    <w:p w14:paraId="025960E7"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39E734D7" w14:textId="77777777" w:rsidR="008C539B" w:rsidRPr="001058B5" w:rsidRDefault="008C539B">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8C539B" w:rsidRPr="001058B5" w14:paraId="4BC1E33C" w14:textId="77777777">
        <w:trPr>
          <w:trHeight w:val="205"/>
        </w:trPr>
        <w:tc>
          <w:tcPr>
            <w:tcW w:w="2088" w:type="dxa"/>
          </w:tcPr>
          <w:p w14:paraId="75E2FB6A"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USER_NAME</w:t>
            </w:r>
          </w:p>
        </w:tc>
        <w:tc>
          <w:tcPr>
            <w:tcW w:w="2038" w:type="dxa"/>
          </w:tcPr>
          <w:p w14:paraId="1FD40427" w14:textId="77777777" w:rsidR="008C539B" w:rsidRPr="001058B5" w:rsidRDefault="00C12992">
            <w:pPr>
              <w:pStyle w:val="TableParagraph"/>
              <w:spacing w:before="0" w:line="185" w:lineRule="exact"/>
              <w:ind w:left="185"/>
              <w:rPr>
                <w:rFonts w:ascii="Arial" w:hAnsi="Arial" w:cs="Arial"/>
                <w:sz w:val="18"/>
              </w:rPr>
            </w:pPr>
            <w:r w:rsidRPr="001058B5">
              <w:rPr>
                <w:rFonts w:ascii="Arial" w:hAnsi="Arial" w:cs="Arial"/>
                <w:w w:val="95"/>
                <w:sz w:val="18"/>
              </w:rPr>
              <w:t>AUDIT_OPTION</w:t>
            </w:r>
          </w:p>
        </w:tc>
        <w:tc>
          <w:tcPr>
            <w:tcW w:w="1297" w:type="dxa"/>
          </w:tcPr>
          <w:p w14:paraId="23AFFC5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SUCCESS</w:t>
            </w:r>
          </w:p>
        </w:tc>
        <w:tc>
          <w:tcPr>
            <w:tcW w:w="1163" w:type="dxa"/>
          </w:tcPr>
          <w:p w14:paraId="3170B44E" w14:textId="77777777" w:rsidR="008C539B" w:rsidRPr="001058B5" w:rsidRDefault="00C12992">
            <w:pPr>
              <w:pStyle w:val="TableParagraph"/>
              <w:spacing w:before="0" w:line="185" w:lineRule="exact"/>
              <w:ind w:left="278"/>
              <w:rPr>
                <w:rFonts w:ascii="Arial" w:hAnsi="Arial" w:cs="Arial"/>
                <w:sz w:val="18"/>
              </w:rPr>
            </w:pPr>
            <w:r w:rsidRPr="001058B5">
              <w:rPr>
                <w:rFonts w:ascii="Arial" w:hAnsi="Arial" w:cs="Arial"/>
                <w:w w:val="95"/>
                <w:sz w:val="18"/>
              </w:rPr>
              <w:t>FAILURE</w:t>
            </w:r>
          </w:p>
        </w:tc>
      </w:tr>
      <w:tr w:rsidR="008C539B" w:rsidRPr="001058B5" w14:paraId="70125852" w14:textId="77777777">
        <w:trPr>
          <w:trHeight w:val="220"/>
        </w:trPr>
        <w:tc>
          <w:tcPr>
            <w:tcW w:w="2088" w:type="dxa"/>
          </w:tcPr>
          <w:p w14:paraId="683758E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2038" w:type="dxa"/>
          </w:tcPr>
          <w:p w14:paraId="2E5A632C"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85"/>
                <w:sz w:val="18"/>
              </w:rPr>
              <w:t>-------------------</w:t>
            </w:r>
          </w:p>
        </w:tc>
        <w:tc>
          <w:tcPr>
            <w:tcW w:w="1297" w:type="dxa"/>
          </w:tcPr>
          <w:p w14:paraId="5C9B4CE0"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w:t>
            </w:r>
          </w:p>
        </w:tc>
        <w:tc>
          <w:tcPr>
            <w:tcW w:w="1163" w:type="dxa"/>
          </w:tcPr>
          <w:p w14:paraId="4CE10890"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85"/>
                <w:sz w:val="18"/>
              </w:rPr>
              <w:t>---------</w:t>
            </w:r>
          </w:p>
        </w:tc>
      </w:tr>
      <w:tr w:rsidR="008C539B" w:rsidRPr="001058B5" w14:paraId="41FE3F9A" w14:textId="77777777">
        <w:trPr>
          <w:trHeight w:val="219"/>
        </w:trPr>
        <w:tc>
          <w:tcPr>
            <w:tcW w:w="2088" w:type="dxa"/>
          </w:tcPr>
          <w:p w14:paraId="0AD3441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2038" w:type="dxa"/>
          </w:tcPr>
          <w:p w14:paraId="65E7FB66"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DROP ANY</w:t>
            </w:r>
            <w:r w:rsidRPr="001058B5">
              <w:rPr>
                <w:rFonts w:ascii="Arial" w:hAnsi="Arial" w:cs="Arial"/>
                <w:spacing w:val="-70"/>
                <w:w w:val="95"/>
                <w:sz w:val="18"/>
              </w:rPr>
              <w:t xml:space="preserve"> </w:t>
            </w:r>
            <w:r w:rsidRPr="001058B5">
              <w:rPr>
                <w:rFonts w:ascii="Arial" w:hAnsi="Arial" w:cs="Arial"/>
                <w:w w:val="95"/>
                <w:sz w:val="18"/>
              </w:rPr>
              <w:t>CLUSTER</w:t>
            </w:r>
          </w:p>
        </w:tc>
        <w:tc>
          <w:tcPr>
            <w:tcW w:w="1297" w:type="dxa"/>
          </w:tcPr>
          <w:p w14:paraId="0FA4581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ED52521"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4D45A0CF" w14:textId="77777777">
        <w:trPr>
          <w:trHeight w:val="220"/>
        </w:trPr>
        <w:tc>
          <w:tcPr>
            <w:tcW w:w="2088" w:type="dxa"/>
          </w:tcPr>
          <w:p w14:paraId="51DABDE7"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2038" w:type="dxa"/>
          </w:tcPr>
          <w:p w14:paraId="4FB42148"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DEBUG PROCEDURE</w:t>
            </w:r>
          </w:p>
        </w:tc>
        <w:tc>
          <w:tcPr>
            <w:tcW w:w="1297" w:type="dxa"/>
          </w:tcPr>
          <w:p w14:paraId="4C6DA33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51C646E"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1968AF30" w14:textId="77777777">
        <w:trPr>
          <w:trHeight w:val="205"/>
        </w:trPr>
        <w:tc>
          <w:tcPr>
            <w:tcW w:w="2088" w:type="dxa"/>
          </w:tcPr>
          <w:p w14:paraId="0336FEAB"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MSEDLAK</w:t>
            </w:r>
          </w:p>
        </w:tc>
        <w:tc>
          <w:tcPr>
            <w:tcW w:w="2038" w:type="dxa"/>
          </w:tcPr>
          <w:p w14:paraId="6FD494F3" w14:textId="77777777" w:rsidR="008C539B" w:rsidRPr="001058B5" w:rsidRDefault="00C12992">
            <w:pPr>
              <w:pStyle w:val="TableParagraph"/>
              <w:spacing w:line="175" w:lineRule="exact"/>
              <w:ind w:left="185"/>
              <w:rPr>
                <w:rFonts w:ascii="Arial" w:hAnsi="Arial" w:cs="Arial"/>
                <w:sz w:val="18"/>
              </w:rPr>
            </w:pPr>
            <w:r w:rsidRPr="001058B5">
              <w:rPr>
                <w:rFonts w:ascii="Arial" w:hAnsi="Arial" w:cs="Arial"/>
                <w:w w:val="95"/>
                <w:sz w:val="18"/>
              </w:rPr>
              <w:t>ALTER</w:t>
            </w:r>
            <w:r w:rsidRPr="001058B5">
              <w:rPr>
                <w:rFonts w:ascii="Arial" w:hAnsi="Arial" w:cs="Arial"/>
                <w:spacing w:val="-68"/>
                <w:w w:val="95"/>
                <w:sz w:val="18"/>
              </w:rPr>
              <w:t xml:space="preserve"> </w:t>
            </w:r>
            <w:r w:rsidRPr="001058B5">
              <w:rPr>
                <w:rFonts w:ascii="Arial" w:hAnsi="Arial" w:cs="Arial"/>
                <w:w w:val="95"/>
                <w:sz w:val="18"/>
              </w:rPr>
              <w:t>RESOURCE</w:t>
            </w:r>
            <w:r w:rsidRPr="001058B5">
              <w:rPr>
                <w:rFonts w:ascii="Arial" w:hAnsi="Arial" w:cs="Arial"/>
                <w:spacing w:val="-68"/>
                <w:w w:val="95"/>
                <w:sz w:val="18"/>
              </w:rPr>
              <w:t xml:space="preserve"> </w:t>
            </w:r>
            <w:r w:rsidRPr="001058B5">
              <w:rPr>
                <w:rFonts w:ascii="Arial" w:hAnsi="Arial" w:cs="Arial"/>
                <w:w w:val="95"/>
                <w:sz w:val="18"/>
              </w:rPr>
              <w:t>COST</w:t>
            </w:r>
          </w:p>
        </w:tc>
        <w:tc>
          <w:tcPr>
            <w:tcW w:w="1297" w:type="dxa"/>
          </w:tcPr>
          <w:p w14:paraId="49631C46"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BY ACCESS</w:t>
            </w:r>
          </w:p>
        </w:tc>
        <w:tc>
          <w:tcPr>
            <w:tcW w:w="1163" w:type="dxa"/>
          </w:tcPr>
          <w:p w14:paraId="7A408CDB" w14:textId="77777777" w:rsidR="008C539B" w:rsidRPr="001058B5" w:rsidRDefault="00C12992">
            <w:pPr>
              <w:pStyle w:val="TableParagraph"/>
              <w:spacing w:line="175"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bl>
    <w:p w14:paraId="60158134" w14:textId="77777777" w:rsidR="008C539B" w:rsidRPr="001058B5" w:rsidRDefault="008C539B">
      <w:pPr>
        <w:pStyle w:val="BodyText"/>
        <w:spacing w:before="6"/>
        <w:rPr>
          <w:rFonts w:ascii="Arial" w:hAnsi="Arial" w:cs="Arial"/>
          <w:sz w:val="23"/>
        </w:rPr>
      </w:pPr>
    </w:p>
    <w:p w14:paraId="340A8DA5" w14:textId="77777777" w:rsidR="008C539B" w:rsidRPr="001058B5" w:rsidRDefault="00C12992">
      <w:pPr>
        <w:pStyle w:val="Heading6"/>
        <w:ind w:left="1660"/>
      </w:pPr>
      <w:bookmarkStart w:id="1916" w:name="Listing_Active_Privilege_Audit_Options"/>
      <w:bookmarkStart w:id="1917" w:name="_bookmark2107"/>
      <w:bookmarkStart w:id="1918" w:name="_bookmark2108"/>
      <w:bookmarkEnd w:id="1916"/>
      <w:bookmarkEnd w:id="1917"/>
      <w:bookmarkEnd w:id="1918"/>
      <w:r w:rsidRPr="001058B5">
        <w:t>Listing Active Privilege Audit Options</w:t>
      </w:r>
    </w:p>
    <w:p w14:paraId="13E8C00C" w14:textId="77777777" w:rsidR="008C539B" w:rsidRPr="001058B5" w:rsidRDefault="00C12992">
      <w:pPr>
        <w:pStyle w:val="BodyText"/>
        <w:spacing w:before="50"/>
        <w:ind w:left="1660"/>
        <w:rPr>
          <w:rFonts w:ascii="Arial" w:hAnsi="Arial" w:cs="Arial"/>
        </w:rPr>
      </w:pPr>
      <w:r w:rsidRPr="001058B5">
        <w:rPr>
          <w:rFonts w:ascii="Arial" w:hAnsi="Arial" w:cs="Arial"/>
        </w:rPr>
        <w:t>The following query returns all the privilege audit options that are set:</w:t>
      </w:r>
    </w:p>
    <w:p w14:paraId="631C3C50" w14:textId="77777777" w:rsidR="008C539B" w:rsidRPr="001058B5" w:rsidRDefault="00C12992">
      <w:pPr>
        <w:spacing w:before="139"/>
        <w:ind w:left="1660"/>
        <w:rPr>
          <w:rFonts w:ascii="Arial" w:hAnsi="Arial" w:cs="Arial"/>
          <w:sz w:val="18"/>
        </w:rPr>
      </w:pPr>
      <w:r w:rsidRPr="001058B5">
        <w:rPr>
          <w:rFonts w:ascii="Arial" w:hAnsi="Arial" w:cs="Arial"/>
          <w:w w:val="95"/>
          <w:sz w:val="18"/>
        </w:rPr>
        <w:t>SELECT * FROM DBA_PRIV_AUDIT_OPTS;</w:t>
      </w:r>
    </w:p>
    <w:p w14:paraId="4D42AC7E" w14:textId="77777777" w:rsidR="008C539B" w:rsidRPr="001058B5" w:rsidRDefault="008C539B">
      <w:pPr>
        <w:pStyle w:val="BodyText"/>
        <w:spacing w:before="4"/>
        <w:rPr>
          <w:rFonts w:ascii="Arial" w:hAnsi="Arial" w:cs="Arial"/>
          <w:sz w:val="18"/>
        </w:rPr>
      </w:pPr>
    </w:p>
    <w:p w14:paraId="11E0390A"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61F8F140" w14:textId="77777777" w:rsidR="008C539B" w:rsidRPr="001058B5" w:rsidRDefault="00C12992">
      <w:pPr>
        <w:tabs>
          <w:tab w:val="left" w:pos="3512"/>
          <w:tab w:val="left" w:pos="5459"/>
          <w:tab w:val="left" w:pos="6662"/>
        </w:tabs>
        <w:spacing w:before="140"/>
        <w:ind w:left="1660"/>
        <w:rPr>
          <w:rFonts w:ascii="Arial" w:hAnsi="Arial" w:cs="Arial"/>
          <w:sz w:val="18"/>
        </w:rPr>
      </w:pPr>
      <w:r w:rsidRPr="001058B5">
        <w:rPr>
          <w:rFonts w:ascii="Arial" w:hAnsi="Arial" w:cs="Arial"/>
          <w:w w:val="90"/>
          <w:sz w:val="18"/>
        </w:rPr>
        <w:t>USER_NAME</w:t>
      </w:r>
      <w:r w:rsidRPr="001058B5">
        <w:rPr>
          <w:rFonts w:ascii="Arial" w:hAnsi="Arial" w:cs="Arial"/>
          <w:w w:val="90"/>
          <w:sz w:val="18"/>
        </w:rPr>
        <w:tab/>
        <w:t>PRIVILEGE</w:t>
      </w:r>
      <w:r w:rsidRPr="001058B5">
        <w:rPr>
          <w:rFonts w:ascii="Arial" w:hAnsi="Arial" w:cs="Arial"/>
          <w:w w:val="90"/>
          <w:sz w:val="18"/>
        </w:rPr>
        <w:tab/>
        <w:t>SUCCESS</w:t>
      </w:r>
      <w:r w:rsidRPr="001058B5">
        <w:rPr>
          <w:rFonts w:ascii="Arial" w:hAnsi="Arial" w:cs="Arial"/>
          <w:w w:val="90"/>
          <w:sz w:val="18"/>
        </w:rPr>
        <w:tab/>
      </w:r>
      <w:r w:rsidRPr="001058B5">
        <w:rPr>
          <w:rFonts w:ascii="Arial" w:hAnsi="Arial" w:cs="Arial"/>
          <w:w w:val="95"/>
          <w:sz w:val="18"/>
        </w:rPr>
        <w:t>FAILURE</w:t>
      </w:r>
    </w:p>
    <w:p w14:paraId="264BFC11" w14:textId="77777777" w:rsidR="008C539B" w:rsidRPr="001058B5" w:rsidRDefault="00C12992">
      <w:pPr>
        <w:tabs>
          <w:tab w:val="left" w:pos="3512"/>
          <w:tab w:val="left" w:pos="5459"/>
          <w:tab w:val="left" w:pos="6662"/>
        </w:tabs>
        <w:spacing w:before="17" w:line="259" w:lineRule="auto"/>
        <w:ind w:left="1660" w:right="2488"/>
        <w:rPr>
          <w:rFonts w:ascii="Arial" w:hAnsi="Arial" w:cs="Arial"/>
          <w:sz w:val="18"/>
        </w:rPr>
      </w:pP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PSMITH</w:t>
      </w:r>
      <w:r w:rsidRPr="001058B5">
        <w:rPr>
          <w:rFonts w:ascii="Arial" w:hAnsi="Arial" w:cs="Arial"/>
          <w:w w:val="95"/>
          <w:sz w:val="18"/>
        </w:rPr>
        <w:tab/>
        <w:t>BY</w:t>
      </w:r>
      <w:r w:rsidRPr="001058B5">
        <w:rPr>
          <w:rFonts w:ascii="Arial" w:hAnsi="Arial" w:cs="Arial"/>
          <w:spacing w:val="-50"/>
          <w:w w:val="95"/>
          <w:sz w:val="18"/>
        </w:rPr>
        <w:t xml:space="preserve"> </w:t>
      </w:r>
      <w:r w:rsidRPr="001058B5">
        <w:rPr>
          <w:rFonts w:ascii="Arial" w:hAnsi="Arial" w:cs="Arial"/>
          <w:w w:val="95"/>
          <w:sz w:val="18"/>
        </w:rPr>
        <w:t>ACCESS</w:t>
      </w:r>
      <w:r w:rsidRPr="001058B5">
        <w:rPr>
          <w:rFonts w:ascii="Arial" w:hAnsi="Arial" w:cs="Arial"/>
          <w:w w:val="95"/>
          <w:sz w:val="18"/>
        </w:rPr>
        <w:tab/>
        <w:t>BY</w:t>
      </w:r>
      <w:r w:rsidRPr="001058B5">
        <w:rPr>
          <w:rFonts w:ascii="Arial" w:hAnsi="Arial" w:cs="Arial"/>
          <w:spacing w:val="-18"/>
          <w:w w:val="95"/>
          <w:sz w:val="18"/>
        </w:rPr>
        <w:t xml:space="preserve"> </w:t>
      </w:r>
      <w:r w:rsidRPr="001058B5">
        <w:rPr>
          <w:rFonts w:ascii="Arial" w:hAnsi="Arial" w:cs="Arial"/>
          <w:w w:val="95"/>
          <w:sz w:val="18"/>
        </w:rPr>
        <w:t>ACCESS</w:t>
      </w:r>
    </w:p>
    <w:p w14:paraId="4C11ED8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66D1DCE2" w14:textId="77777777" w:rsidR="008C539B" w:rsidRPr="001058B5" w:rsidRDefault="008C539B">
      <w:pPr>
        <w:pStyle w:val="BodyText"/>
        <w:spacing w:before="6"/>
        <w:rPr>
          <w:rFonts w:ascii="Arial" w:hAnsi="Arial" w:cs="Arial"/>
          <w:sz w:val="26"/>
        </w:rPr>
      </w:pPr>
    </w:p>
    <w:p w14:paraId="1C13B494" w14:textId="77777777" w:rsidR="008C539B" w:rsidRPr="001058B5" w:rsidRDefault="00C12992">
      <w:pPr>
        <w:pStyle w:val="Heading6"/>
        <w:spacing w:before="105"/>
      </w:pPr>
      <w:bookmarkStart w:id="1919" w:name="Listing_Active_Object_Audit_Options_for_"/>
      <w:bookmarkStart w:id="1920" w:name="_bookmark2109"/>
      <w:bookmarkStart w:id="1921" w:name="_bookmark2110"/>
      <w:bookmarkEnd w:id="1919"/>
      <w:bookmarkEnd w:id="1920"/>
      <w:bookmarkEnd w:id="1921"/>
      <w:r w:rsidRPr="001058B5">
        <w:t>Listing Active Object Audit Options for Specific Objects</w:t>
      </w:r>
    </w:p>
    <w:p w14:paraId="3B034983"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The following query returns all audit options set for any objects with names that start with the characters emp</w:t>
      </w:r>
      <w:r w:rsidRPr="001058B5">
        <w:rPr>
          <w:rFonts w:ascii="Arial" w:hAnsi="Arial" w:cs="Arial"/>
          <w:spacing w:val="-81"/>
        </w:rPr>
        <w:t xml:space="preserve"> </w:t>
      </w:r>
      <w:r w:rsidRPr="001058B5">
        <w:rPr>
          <w:rFonts w:ascii="Arial" w:hAnsi="Arial" w:cs="Arial"/>
        </w:rPr>
        <w:t>and that are contained in the schema of laurel:</w:t>
      </w:r>
    </w:p>
    <w:p w14:paraId="082805D4" w14:textId="77777777" w:rsidR="008C539B" w:rsidRPr="001058B5" w:rsidRDefault="00C12992">
      <w:pPr>
        <w:spacing w:before="138"/>
        <w:ind w:left="2260"/>
        <w:rPr>
          <w:rFonts w:ascii="Arial" w:hAnsi="Arial" w:cs="Arial"/>
          <w:sz w:val="18"/>
        </w:rPr>
      </w:pPr>
      <w:r w:rsidRPr="001058B5">
        <w:rPr>
          <w:rFonts w:ascii="Arial" w:hAnsi="Arial" w:cs="Arial"/>
          <w:w w:val="95"/>
          <w:sz w:val="18"/>
        </w:rPr>
        <w:t>SELECT * FROM DBA_OBJ_AUDIT_OPTS</w:t>
      </w:r>
    </w:p>
    <w:p w14:paraId="02744453" w14:textId="77777777" w:rsidR="008C539B" w:rsidRPr="001058B5" w:rsidRDefault="00C12992">
      <w:pPr>
        <w:spacing w:before="15"/>
        <w:ind w:left="1400" w:right="1492"/>
        <w:jc w:val="center"/>
        <w:rPr>
          <w:rFonts w:ascii="Arial" w:hAnsi="Arial" w:cs="Arial"/>
          <w:sz w:val="18"/>
        </w:rPr>
      </w:pPr>
      <w:r w:rsidRPr="001058B5">
        <w:rPr>
          <w:rFonts w:ascii="Arial" w:hAnsi="Arial" w:cs="Arial"/>
          <w:w w:val="95"/>
          <w:sz w:val="18"/>
        </w:rPr>
        <w:t>WHERE OWNER = 'LAUREL' AND OBJECT_NAME LIKE 'EMP%';</w:t>
      </w:r>
    </w:p>
    <w:p w14:paraId="416DE15E" w14:textId="77777777" w:rsidR="008C539B" w:rsidRPr="001058B5" w:rsidRDefault="008C539B">
      <w:pPr>
        <w:pStyle w:val="BodyText"/>
        <w:spacing w:before="4"/>
        <w:rPr>
          <w:rFonts w:ascii="Arial" w:hAnsi="Arial" w:cs="Arial"/>
          <w:sz w:val="18"/>
        </w:rPr>
      </w:pPr>
    </w:p>
    <w:p w14:paraId="2F6BBC5A"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53259413" w14:textId="77777777" w:rsidR="008C539B" w:rsidRPr="001058B5" w:rsidRDefault="00C12992">
      <w:pPr>
        <w:tabs>
          <w:tab w:val="left" w:pos="3001"/>
        </w:tabs>
        <w:spacing w:before="140"/>
        <w:ind w:left="2260"/>
        <w:rPr>
          <w:rFonts w:ascii="Arial" w:hAnsi="Arial" w:cs="Arial"/>
          <w:sz w:val="18"/>
        </w:rPr>
      </w:pPr>
      <w:r w:rsidRPr="001058B5">
        <w:rPr>
          <w:rFonts w:ascii="Arial" w:hAnsi="Arial" w:cs="Arial"/>
          <w:w w:val="95"/>
          <w:sz w:val="18"/>
        </w:rPr>
        <w:t>OWNER</w:t>
      </w:r>
      <w:r w:rsidRPr="001058B5">
        <w:rPr>
          <w:rFonts w:ascii="Arial" w:hAnsi="Arial" w:cs="Arial"/>
          <w:w w:val="95"/>
          <w:sz w:val="18"/>
        </w:rPr>
        <w:tab/>
        <w:t>OBJECT_NAME</w:t>
      </w:r>
      <w:r w:rsidRPr="001058B5">
        <w:rPr>
          <w:rFonts w:ascii="Arial" w:hAnsi="Arial" w:cs="Arial"/>
          <w:spacing w:val="-28"/>
          <w:w w:val="95"/>
          <w:sz w:val="18"/>
        </w:rPr>
        <w:t xml:space="preserve"> </w:t>
      </w:r>
      <w:r w:rsidRPr="001058B5">
        <w:rPr>
          <w:rFonts w:ascii="Arial" w:hAnsi="Arial" w:cs="Arial"/>
          <w:w w:val="95"/>
          <w:sz w:val="18"/>
        </w:rPr>
        <w:t>OBJECT_TY</w:t>
      </w:r>
      <w:r w:rsidRPr="001058B5">
        <w:rPr>
          <w:rFonts w:ascii="Arial" w:hAnsi="Arial" w:cs="Arial"/>
          <w:spacing w:val="-28"/>
          <w:w w:val="95"/>
          <w:sz w:val="18"/>
        </w:rPr>
        <w:t xml:space="preserve"> </w:t>
      </w:r>
      <w:r w:rsidRPr="001058B5">
        <w:rPr>
          <w:rFonts w:ascii="Arial" w:hAnsi="Arial" w:cs="Arial"/>
          <w:w w:val="95"/>
          <w:sz w:val="18"/>
        </w:rPr>
        <w:t>ALT</w:t>
      </w:r>
      <w:r w:rsidRPr="001058B5">
        <w:rPr>
          <w:rFonts w:ascii="Arial" w:hAnsi="Arial" w:cs="Arial"/>
          <w:spacing w:val="-28"/>
          <w:w w:val="95"/>
          <w:sz w:val="18"/>
        </w:rPr>
        <w:t xml:space="preserve"> </w:t>
      </w:r>
      <w:r w:rsidRPr="001058B5">
        <w:rPr>
          <w:rFonts w:ascii="Arial" w:hAnsi="Arial" w:cs="Arial"/>
          <w:w w:val="95"/>
          <w:sz w:val="18"/>
        </w:rPr>
        <w:t>AUD</w:t>
      </w:r>
      <w:r w:rsidRPr="001058B5">
        <w:rPr>
          <w:rFonts w:ascii="Arial" w:hAnsi="Arial" w:cs="Arial"/>
          <w:spacing w:val="-28"/>
          <w:w w:val="95"/>
          <w:sz w:val="18"/>
        </w:rPr>
        <w:t xml:space="preserve"> </w:t>
      </w:r>
      <w:r w:rsidRPr="001058B5">
        <w:rPr>
          <w:rFonts w:ascii="Arial" w:hAnsi="Arial" w:cs="Arial"/>
          <w:w w:val="95"/>
          <w:sz w:val="18"/>
        </w:rPr>
        <w:t>COM</w:t>
      </w:r>
      <w:r w:rsidRPr="001058B5">
        <w:rPr>
          <w:rFonts w:ascii="Arial" w:hAnsi="Arial" w:cs="Arial"/>
          <w:spacing w:val="-27"/>
          <w:w w:val="95"/>
          <w:sz w:val="18"/>
        </w:rPr>
        <w:t xml:space="preserve"> </w:t>
      </w:r>
      <w:r w:rsidRPr="001058B5">
        <w:rPr>
          <w:rFonts w:ascii="Arial" w:hAnsi="Arial" w:cs="Arial"/>
          <w:w w:val="95"/>
          <w:sz w:val="18"/>
        </w:rPr>
        <w:t>DEL</w:t>
      </w:r>
      <w:r w:rsidRPr="001058B5">
        <w:rPr>
          <w:rFonts w:ascii="Arial" w:hAnsi="Arial" w:cs="Arial"/>
          <w:spacing w:val="-27"/>
          <w:w w:val="95"/>
          <w:sz w:val="18"/>
        </w:rPr>
        <w:t xml:space="preserve"> </w:t>
      </w:r>
      <w:r w:rsidRPr="001058B5">
        <w:rPr>
          <w:rFonts w:ascii="Arial" w:hAnsi="Arial" w:cs="Arial"/>
          <w:w w:val="95"/>
          <w:sz w:val="18"/>
        </w:rPr>
        <w:t>GRA</w:t>
      </w:r>
      <w:r w:rsidRPr="001058B5">
        <w:rPr>
          <w:rFonts w:ascii="Arial" w:hAnsi="Arial" w:cs="Arial"/>
          <w:spacing w:val="-28"/>
          <w:w w:val="95"/>
          <w:sz w:val="18"/>
        </w:rPr>
        <w:t xml:space="preserve"> </w:t>
      </w:r>
      <w:r w:rsidRPr="001058B5">
        <w:rPr>
          <w:rFonts w:ascii="Arial" w:hAnsi="Arial" w:cs="Arial"/>
          <w:w w:val="95"/>
          <w:sz w:val="18"/>
        </w:rPr>
        <w:t>IND</w:t>
      </w:r>
      <w:r w:rsidRPr="001058B5">
        <w:rPr>
          <w:rFonts w:ascii="Arial" w:hAnsi="Arial" w:cs="Arial"/>
          <w:spacing w:val="-28"/>
          <w:w w:val="95"/>
          <w:sz w:val="18"/>
        </w:rPr>
        <w:t xml:space="preserve"> </w:t>
      </w:r>
      <w:r w:rsidRPr="001058B5">
        <w:rPr>
          <w:rFonts w:ascii="Arial" w:hAnsi="Arial" w:cs="Arial"/>
          <w:w w:val="95"/>
          <w:sz w:val="18"/>
        </w:rPr>
        <w:t>INS</w:t>
      </w:r>
      <w:r w:rsidRPr="001058B5">
        <w:rPr>
          <w:rFonts w:ascii="Arial" w:hAnsi="Arial" w:cs="Arial"/>
          <w:spacing w:val="-28"/>
          <w:w w:val="95"/>
          <w:sz w:val="18"/>
        </w:rPr>
        <w:t xml:space="preserve"> </w:t>
      </w:r>
      <w:r w:rsidRPr="001058B5">
        <w:rPr>
          <w:rFonts w:ascii="Arial" w:hAnsi="Arial" w:cs="Arial"/>
          <w:w w:val="95"/>
          <w:sz w:val="18"/>
        </w:rPr>
        <w:t>LOC</w:t>
      </w:r>
      <w:r w:rsidRPr="001058B5">
        <w:rPr>
          <w:rFonts w:ascii="Arial" w:hAnsi="Arial" w:cs="Arial"/>
          <w:spacing w:val="-28"/>
          <w:w w:val="95"/>
          <w:sz w:val="18"/>
        </w:rPr>
        <w:t xml:space="preserve"> </w:t>
      </w:r>
      <w:r w:rsidRPr="001058B5">
        <w:rPr>
          <w:rFonts w:ascii="Arial" w:hAnsi="Arial" w:cs="Arial"/>
          <w:spacing w:val="-2"/>
          <w:w w:val="95"/>
          <w:sz w:val="18"/>
        </w:rPr>
        <w:t>...</w:t>
      </w:r>
    </w:p>
    <w:p w14:paraId="63AE6C66" w14:textId="77777777" w:rsidR="008C539B" w:rsidRPr="001058B5" w:rsidRDefault="00C12992">
      <w:pPr>
        <w:tabs>
          <w:tab w:val="left" w:pos="3001"/>
          <w:tab w:val="left" w:pos="4020"/>
          <w:tab w:val="left" w:pos="4946"/>
        </w:tabs>
        <w:spacing w:before="17" w:line="259" w:lineRule="auto"/>
        <w:ind w:left="2260" w:right="1796"/>
        <w:rPr>
          <w:rFonts w:ascii="Arial" w:hAnsi="Arial" w:cs="Arial"/>
          <w:sz w:val="18"/>
        </w:rPr>
      </w:pPr>
      <w:r w:rsidRPr="001058B5">
        <w:rPr>
          <w:rFonts w:ascii="Arial" w:hAnsi="Arial" w:cs="Arial"/>
          <w:w w:val="95"/>
          <w:sz w:val="18"/>
        </w:rPr>
        <w:t>-----</w:t>
      </w:r>
      <w:r w:rsidRPr="001058B5">
        <w:rPr>
          <w:rFonts w:ascii="Arial" w:hAnsi="Arial" w:cs="Arial"/>
          <w:w w:val="95"/>
          <w:sz w:val="18"/>
        </w:rPr>
        <w:tab/>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5"/>
          <w:sz w:val="18"/>
        </w:rPr>
        <w:t>LAUREL</w:t>
      </w:r>
      <w:r w:rsidRPr="001058B5">
        <w:rPr>
          <w:rFonts w:ascii="Arial" w:hAnsi="Arial" w:cs="Arial"/>
          <w:spacing w:val="-55"/>
          <w:w w:val="95"/>
          <w:sz w:val="18"/>
        </w:rPr>
        <w:t xml:space="preserve"> </w:t>
      </w:r>
      <w:r w:rsidRPr="001058B5">
        <w:rPr>
          <w:rFonts w:ascii="Arial" w:hAnsi="Arial" w:cs="Arial"/>
          <w:w w:val="95"/>
          <w:sz w:val="18"/>
        </w:rPr>
        <w:t>EMP</w:t>
      </w:r>
      <w:r w:rsidRPr="001058B5">
        <w:rPr>
          <w:rFonts w:ascii="Arial" w:hAnsi="Arial" w:cs="Arial"/>
          <w:w w:val="95"/>
          <w:sz w:val="18"/>
        </w:rPr>
        <w:tab/>
        <w:t>TABLE</w:t>
      </w:r>
      <w:r w:rsidRPr="001058B5">
        <w:rPr>
          <w:rFonts w:ascii="Arial" w:hAnsi="Arial" w:cs="Arial"/>
          <w:w w:val="95"/>
          <w:sz w:val="18"/>
        </w:rPr>
        <w:tab/>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A/-</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spacing w:val="-2"/>
          <w:w w:val="95"/>
          <w:sz w:val="18"/>
        </w:rPr>
        <w:t>...</w:t>
      </w:r>
    </w:p>
    <w:p w14:paraId="35817A8B" w14:textId="77777777" w:rsidR="008C539B" w:rsidRPr="001058B5" w:rsidRDefault="00C12992">
      <w:pPr>
        <w:tabs>
          <w:tab w:val="left" w:pos="4020"/>
          <w:tab w:val="left" w:pos="4946"/>
        </w:tabs>
        <w:spacing w:line="203" w:lineRule="exact"/>
        <w:ind w:left="2260"/>
        <w:rPr>
          <w:rFonts w:ascii="Arial" w:hAnsi="Arial" w:cs="Arial"/>
          <w:sz w:val="18"/>
        </w:rPr>
      </w:pPr>
      <w:r w:rsidRPr="001058B5">
        <w:rPr>
          <w:rFonts w:ascii="Arial" w:hAnsi="Arial" w:cs="Arial"/>
          <w:w w:val="90"/>
          <w:sz w:val="18"/>
        </w:rPr>
        <w:t>LAUREL</w:t>
      </w:r>
      <w:r w:rsidRPr="001058B5">
        <w:rPr>
          <w:rFonts w:ascii="Arial" w:hAnsi="Arial" w:cs="Arial"/>
          <w:spacing w:val="-39"/>
          <w:w w:val="90"/>
          <w:sz w:val="18"/>
        </w:rPr>
        <w:t xml:space="preserve"> </w:t>
      </w:r>
      <w:r w:rsidRPr="001058B5">
        <w:rPr>
          <w:rFonts w:ascii="Arial" w:hAnsi="Arial" w:cs="Arial"/>
          <w:w w:val="90"/>
          <w:sz w:val="18"/>
        </w:rPr>
        <w:t>EMPLOYEE</w:t>
      </w:r>
      <w:r w:rsidRPr="001058B5">
        <w:rPr>
          <w:rFonts w:ascii="Arial" w:hAnsi="Arial" w:cs="Arial"/>
          <w:w w:val="90"/>
          <w:sz w:val="18"/>
        </w:rPr>
        <w:tab/>
      </w:r>
      <w:r w:rsidRPr="001058B5">
        <w:rPr>
          <w:rFonts w:ascii="Arial" w:hAnsi="Arial" w:cs="Arial"/>
          <w:w w:val="95"/>
          <w:sz w:val="18"/>
        </w:rPr>
        <w:t>VIEW</w:t>
      </w:r>
      <w:r w:rsidRPr="001058B5">
        <w:rPr>
          <w:rFonts w:ascii="Arial" w:hAnsi="Arial" w:cs="Arial"/>
          <w:w w:val="95"/>
          <w:sz w:val="18"/>
        </w:rPr>
        <w:tab/>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A/-</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S/S</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spacing w:val="-2"/>
          <w:w w:val="95"/>
          <w:sz w:val="18"/>
        </w:rPr>
        <w:t>...</w:t>
      </w:r>
    </w:p>
    <w:p w14:paraId="4346F924" w14:textId="77777777" w:rsidR="008C539B" w:rsidRPr="001058B5" w:rsidRDefault="008C539B">
      <w:pPr>
        <w:pStyle w:val="BodyText"/>
        <w:spacing w:before="9"/>
        <w:rPr>
          <w:rFonts w:ascii="Arial" w:hAnsi="Arial" w:cs="Arial"/>
          <w:sz w:val="18"/>
        </w:rPr>
      </w:pPr>
    </w:p>
    <w:p w14:paraId="14D0C155"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The view returns information about all the audit options for the specified object. The information in the view is interpreted as follows:</w:t>
      </w:r>
    </w:p>
    <w:p w14:paraId="279598E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A dash (-) indicates that the audit option is not</w:t>
      </w:r>
      <w:r w:rsidRPr="001058B5">
        <w:rPr>
          <w:rFonts w:ascii="Arial" w:hAnsi="Arial" w:cs="Arial"/>
          <w:spacing w:val="-5"/>
          <w:sz w:val="20"/>
        </w:rPr>
        <w:t xml:space="preserve"> </w:t>
      </w:r>
      <w:r w:rsidRPr="001058B5">
        <w:rPr>
          <w:rFonts w:ascii="Arial" w:hAnsi="Arial" w:cs="Arial"/>
          <w:sz w:val="20"/>
        </w:rPr>
        <w:t>set.</w:t>
      </w:r>
    </w:p>
    <w:p w14:paraId="311759D1" w14:textId="77777777" w:rsidR="008C539B" w:rsidRPr="001058B5" w:rsidRDefault="00C12992" w:rsidP="006F7931">
      <w:pPr>
        <w:pStyle w:val="ListParagraph"/>
        <w:numPr>
          <w:ilvl w:val="2"/>
          <w:numId w:val="137"/>
        </w:numPr>
        <w:tabs>
          <w:tab w:val="left" w:pos="2620"/>
        </w:tabs>
        <w:spacing w:before="108"/>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w:t>
      </w:r>
      <w:r w:rsidRPr="001058B5">
        <w:rPr>
          <w:rFonts w:ascii="Arial" w:hAnsi="Arial" w:cs="Arial"/>
          <w:spacing w:val="-81"/>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7"/>
          <w:sz w:val="20"/>
        </w:rPr>
        <w:t xml:space="preserve"> </w:t>
      </w:r>
      <w:r w:rsidRPr="001058B5">
        <w:rPr>
          <w:rFonts w:ascii="Arial" w:hAnsi="Arial" w:cs="Arial"/>
          <w:sz w:val="20"/>
        </w:rPr>
        <w:t>SESSION.</w:t>
      </w:r>
    </w:p>
    <w:p w14:paraId="67DD6B7C" w14:textId="77777777" w:rsidR="008C539B" w:rsidRPr="001058B5" w:rsidRDefault="00C12992" w:rsidP="006F7931">
      <w:pPr>
        <w:pStyle w:val="ListParagraph"/>
        <w:numPr>
          <w:ilvl w:val="2"/>
          <w:numId w:val="137"/>
        </w:numPr>
        <w:tabs>
          <w:tab w:val="left" w:pos="2620"/>
        </w:tabs>
        <w:spacing w:before="107"/>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80"/>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ACCESS.</w:t>
      </w:r>
    </w:p>
    <w:p w14:paraId="3471559B"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Each</w:t>
      </w:r>
      <w:r w:rsidRPr="001058B5">
        <w:rPr>
          <w:rFonts w:ascii="Arial" w:hAnsi="Arial" w:cs="Arial"/>
          <w:spacing w:val="-33"/>
          <w:sz w:val="20"/>
        </w:rPr>
        <w:t xml:space="preserve"> </w:t>
      </w:r>
      <w:r w:rsidRPr="001058B5">
        <w:rPr>
          <w:rFonts w:ascii="Arial" w:hAnsi="Arial" w:cs="Arial"/>
          <w:sz w:val="20"/>
        </w:rPr>
        <w:t>audit</w:t>
      </w:r>
      <w:r w:rsidRPr="001058B5">
        <w:rPr>
          <w:rFonts w:ascii="Arial" w:hAnsi="Arial" w:cs="Arial"/>
          <w:spacing w:val="-33"/>
          <w:sz w:val="20"/>
        </w:rPr>
        <w:t xml:space="preserve"> </w:t>
      </w:r>
      <w:r w:rsidRPr="001058B5">
        <w:rPr>
          <w:rFonts w:ascii="Arial" w:hAnsi="Arial" w:cs="Arial"/>
          <w:sz w:val="20"/>
        </w:rPr>
        <w:t>option</w:t>
      </w:r>
      <w:r w:rsidRPr="001058B5">
        <w:rPr>
          <w:rFonts w:ascii="Arial" w:hAnsi="Arial" w:cs="Arial"/>
          <w:spacing w:val="-33"/>
          <w:sz w:val="20"/>
        </w:rPr>
        <w:t xml:space="preserve"> </w:t>
      </w:r>
      <w:r w:rsidRPr="001058B5">
        <w:rPr>
          <w:rFonts w:ascii="Arial" w:hAnsi="Arial" w:cs="Arial"/>
          <w:sz w:val="20"/>
        </w:rPr>
        <w:t>has</w:t>
      </w:r>
      <w:r w:rsidRPr="001058B5">
        <w:rPr>
          <w:rFonts w:ascii="Arial" w:hAnsi="Arial" w:cs="Arial"/>
          <w:spacing w:val="-33"/>
          <w:sz w:val="20"/>
        </w:rPr>
        <w:t xml:space="preserve"> </w:t>
      </w:r>
      <w:r w:rsidRPr="001058B5">
        <w:rPr>
          <w:rFonts w:ascii="Arial" w:hAnsi="Arial" w:cs="Arial"/>
          <w:sz w:val="20"/>
        </w:rPr>
        <w:t>two</w:t>
      </w:r>
      <w:r w:rsidRPr="001058B5">
        <w:rPr>
          <w:rFonts w:ascii="Arial" w:hAnsi="Arial" w:cs="Arial"/>
          <w:spacing w:val="-33"/>
          <w:sz w:val="20"/>
        </w:rPr>
        <w:t xml:space="preserve"> </w:t>
      </w:r>
      <w:r w:rsidRPr="001058B5">
        <w:rPr>
          <w:rFonts w:ascii="Arial" w:hAnsi="Arial" w:cs="Arial"/>
          <w:sz w:val="20"/>
        </w:rPr>
        <w:t>possible</w:t>
      </w:r>
      <w:r w:rsidRPr="001058B5">
        <w:rPr>
          <w:rFonts w:ascii="Arial" w:hAnsi="Arial" w:cs="Arial"/>
          <w:spacing w:val="-33"/>
          <w:sz w:val="20"/>
        </w:rPr>
        <w:t xml:space="preserve"> </w:t>
      </w:r>
      <w:r w:rsidRPr="001058B5">
        <w:rPr>
          <w:rFonts w:ascii="Arial" w:hAnsi="Arial" w:cs="Arial"/>
          <w:sz w:val="20"/>
        </w:rPr>
        <w:t>settings,</w:t>
      </w:r>
      <w:r w:rsidRPr="001058B5">
        <w:rPr>
          <w:rFonts w:ascii="Arial" w:hAnsi="Arial" w:cs="Arial"/>
          <w:spacing w:val="-33"/>
          <w:sz w:val="20"/>
        </w:rPr>
        <w:t xml:space="preserve"> </w:t>
      </w:r>
      <w:r w:rsidRPr="001058B5">
        <w:rPr>
          <w:rFonts w:ascii="Arial" w:hAnsi="Arial" w:cs="Arial"/>
          <w:sz w:val="20"/>
        </w:rPr>
        <w:t>WHENEVER</w:t>
      </w:r>
      <w:r w:rsidRPr="001058B5">
        <w:rPr>
          <w:rFonts w:ascii="Arial" w:hAnsi="Arial" w:cs="Arial"/>
          <w:spacing w:val="-85"/>
          <w:sz w:val="20"/>
        </w:rPr>
        <w:t xml:space="preserve"> </w:t>
      </w:r>
      <w:r w:rsidRPr="001058B5">
        <w:rPr>
          <w:rFonts w:ascii="Arial" w:hAnsi="Arial" w:cs="Arial"/>
          <w:sz w:val="20"/>
        </w:rPr>
        <w:t>SUCCESSFUL</w:t>
      </w:r>
      <w:r w:rsidRPr="001058B5">
        <w:rPr>
          <w:rFonts w:ascii="Arial" w:hAnsi="Arial" w:cs="Arial"/>
          <w:spacing w:val="-106"/>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WHENEVER NOT</w:t>
      </w:r>
      <w:r w:rsidRPr="001058B5">
        <w:rPr>
          <w:rFonts w:ascii="Arial" w:hAnsi="Arial" w:cs="Arial"/>
          <w:spacing w:val="-73"/>
          <w:sz w:val="20"/>
        </w:rPr>
        <w:t xml:space="preserve"> </w:t>
      </w:r>
      <w:r w:rsidRPr="001058B5">
        <w:rPr>
          <w:rFonts w:ascii="Arial" w:hAnsi="Arial" w:cs="Arial"/>
          <w:sz w:val="20"/>
        </w:rPr>
        <w:t>SUCCESSFUL,</w:t>
      </w:r>
      <w:r w:rsidRPr="001058B5">
        <w:rPr>
          <w:rFonts w:ascii="Arial" w:hAnsi="Arial" w:cs="Arial"/>
          <w:spacing w:val="-27"/>
          <w:sz w:val="20"/>
        </w:rPr>
        <w:t xml:space="preserve"> </w:t>
      </w:r>
      <w:r w:rsidRPr="001058B5">
        <w:rPr>
          <w:rFonts w:ascii="Arial" w:hAnsi="Arial" w:cs="Arial"/>
          <w:sz w:val="20"/>
        </w:rPr>
        <w:t>separated</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28"/>
          <w:sz w:val="20"/>
        </w:rPr>
        <w:t xml:space="preserve"> </w:t>
      </w:r>
      <w:r w:rsidRPr="001058B5">
        <w:rPr>
          <w:rFonts w:ascii="Arial" w:hAnsi="Arial" w:cs="Arial"/>
          <w:sz w:val="20"/>
        </w:rPr>
        <w:t>a</w:t>
      </w:r>
      <w:r w:rsidRPr="001058B5">
        <w:rPr>
          <w:rFonts w:ascii="Arial" w:hAnsi="Arial" w:cs="Arial"/>
          <w:spacing w:val="-27"/>
          <w:sz w:val="20"/>
        </w:rPr>
        <w:t xml:space="preserve"> </w:t>
      </w:r>
      <w:r w:rsidRPr="001058B5">
        <w:rPr>
          <w:rFonts w:ascii="Arial" w:hAnsi="Arial" w:cs="Arial"/>
          <w:sz w:val="20"/>
        </w:rPr>
        <w:t>slash</w:t>
      </w:r>
      <w:r w:rsidRPr="001058B5">
        <w:rPr>
          <w:rFonts w:ascii="Arial" w:hAnsi="Arial" w:cs="Arial"/>
          <w:spacing w:val="-28"/>
          <w:sz w:val="20"/>
        </w:rPr>
        <w:t xml:space="preserve"> </w:t>
      </w:r>
      <w:r w:rsidRPr="001058B5">
        <w:rPr>
          <w:rFonts w:ascii="Arial" w:hAnsi="Arial" w:cs="Arial"/>
          <w:sz w:val="20"/>
        </w:rPr>
        <w:t>(/).</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example,</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101"/>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option</w:t>
      </w:r>
      <w:r w:rsidRPr="001058B5">
        <w:rPr>
          <w:rFonts w:ascii="Arial" w:hAnsi="Arial" w:cs="Arial"/>
          <w:spacing w:val="-27"/>
          <w:sz w:val="20"/>
        </w:rPr>
        <w:t xml:space="preserve"> </w:t>
      </w:r>
      <w:r w:rsidRPr="001058B5">
        <w:rPr>
          <w:rFonts w:ascii="Arial" w:hAnsi="Arial" w:cs="Arial"/>
          <w:sz w:val="20"/>
        </w:rPr>
        <w:t>for laurel.emp</w:t>
      </w:r>
      <w:r w:rsidRPr="001058B5">
        <w:rPr>
          <w:rFonts w:ascii="Arial" w:hAnsi="Arial" w:cs="Arial"/>
          <w:spacing w:val="-100"/>
          <w:sz w:val="20"/>
        </w:rPr>
        <w:t xml:space="preserve"> </w:t>
      </w:r>
      <w:r w:rsidRPr="001058B5">
        <w:rPr>
          <w:rFonts w:ascii="Arial" w:hAnsi="Arial" w:cs="Arial"/>
          <w:sz w:val="20"/>
        </w:rPr>
        <w:t>is</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2"/>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successful</w:t>
      </w:r>
      <w:r w:rsidRPr="001058B5">
        <w:rPr>
          <w:rFonts w:ascii="Arial" w:hAnsi="Arial" w:cs="Arial"/>
          <w:spacing w:val="-26"/>
          <w:sz w:val="20"/>
        </w:rPr>
        <w:t xml:space="preserve"> </w:t>
      </w:r>
      <w:r w:rsidRPr="001058B5">
        <w:rPr>
          <w:rFonts w:ascii="Arial" w:hAnsi="Arial" w:cs="Arial"/>
          <w:sz w:val="20"/>
        </w:rPr>
        <w:t>DELETE</w:t>
      </w:r>
      <w:r w:rsidRPr="001058B5">
        <w:rPr>
          <w:rFonts w:ascii="Arial" w:hAnsi="Arial" w:cs="Arial"/>
          <w:spacing w:val="-100"/>
          <w:sz w:val="20"/>
        </w:rPr>
        <w:t xml:space="preserve"> </w:t>
      </w:r>
      <w:r w:rsidRPr="001058B5">
        <w:rPr>
          <w:rFonts w:ascii="Arial" w:hAnsi="Arial" w:cs="Arial"/>
          <w:sz w:val="20"/>
        </w:rPr>
        <w:t>statements</w:t>
      </w:r>
      <w:r w:rsidRPr="001058B5">
        <w:rPr>
          <w:rFonts w:ascii="Arial" w:hAnsi="Arial" w:cs="Arial"/>
          <w:spacing w:val="-27"/>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not</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at</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for unsuccessful DELETE</w:t>
      </w:r>
      <w:r w:rsidRPr="001058B5">
        <w:rPr>
          <w:rFonts w:ascii="Arial" w:hAnsi="Arial" w:cs="Arial"/>
          <w:spacing w:val="-83"/>
          <w:sz w:val="20"/>
        </w:rPr>
        <w:t xml:space="preserve"> </w:t>
      </w:r>
      <w:r w:rsidRPr="001058B5">
        <w:rPr>
          <w:rFonts w:ascii="Arial" w:hAnsi="Arial" w:cs="Arial"/>
          <w:sz w:val="20"/>
        </w:rPr>
        <w:t>statements.</w:t>
      </w:r>
    </w:p>
    <w:p w14:paraId="7AEDE1D0" w14:textId="77777777" w:rsidR="008C539B" w:rsidRPr="001058B5" w:rsidRDefault="008C539B">
      <w:pPr>
        <w:pStyle w:val="BodyText"/>
        <w:spacing w:before="2"/>
        <w:rPr>
          <w:rFonts w:ascii="Arial" w:hAnsi="Arial" w:cs="Arial"/>
          <w:sz w:val="23"/>
        </w:rPr>
      </w:pPr>
    </w:p>
    <w:p w14:paraId="12FCE5D8" w14:textId="77777777" w:rsidR="008C539B" w:rsidRPr="001058B5" w:rsidRDefault="00C12992">
      <w:pPr>
        <w:pStyle w:val="Heading6"/>
      </w:pPr>
      <w:bookmarkStart w:id="1922" w:name="Listing_Default_Object_Audit_Options"/>
      <w:bookmarkStart w:id="1923" w:name="_bookmark2111"/>
      <w:bookmarkStart w:id="1924" w:name="_bookmark2112"/>
      <w:bookmarkEnd w:id="1922"/>
      <w:bookmarkEnd w:id="1923"/>
      <w:bookmarkEnd w:id="1924"/>
      <w:r w:rsidRPr="001058B5">
        <w:t>Listing Default Object Audit Options</w:t>
      </w:r>
    </w:p>
    <w:p w14:paraId="0B0A5DEC" w14:textId="77777777" w:rsidR="008C539B" w:rsidRPr="001058B5" w:rsidRDefault="00C12992">
      <w:pPr>
        <w:pStyle w:val="BodyText"/>
        <w:spacing w:before="49"/>
        <w:ind w:left="2260"/>
        <w:rPr>
          <w:rFonts w:ascii="Arial" w:hAnsi="Arial" w:cs="Arial"/>
        </w:rPr>
      </w:pPr>
      <w:r w:rsidRPr="001058B5">
        <w:rPr>
          <w:rFonts w:ascii="Arial" w:hAnsi="Arial" w:cs="Arial"/>
        </w:rPr>
        <w:t>The following query returns all default object audit options:</w:t>
      </w:r>
    </w:p>
    <w:p w14:paraId="27C1E108"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ALL_DEF_AUDIT_OPTS;</w:t>
      </w:r>
    </w:p>
    <w:p w14:paraId="53E2AF85" w14:textId="77777777" w:rsidR="008C539B" w:rsidRPr="001058B5" w:rsidRDefault="008C539B">
      <w:pPr>
        <w:pStyle w:val="BodyText"/>
        <w:spacing w:before="4"/>
        <w:rPr>
          <w:rFonts w:ascii="Arial" w:hAnsi="Arial" w:cs="Arial"/>
          <w:sz w:val="18"/>
        </w:rPr>
      </w:pPr>
    </w:p>
    <w:p w14:paraId="3A746353"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1E13311C" w14:textId="77777777" w:rsidR="008C539B" w:rsidRPr="001058B5" w:rsidRDefault="00C12992">
      <w:pPr>
        <w:spacing w:before="140"/>
        <w:ind w:left="2260"/>
        <w:rPr>
          <w:rFonts w:ascii="Arial" w:hAnsi="Arial" w:cs="Arial"/>
          <w:sz w:val="18"/>
        </w:rPr>
      </w:pPr>
      <w:r w:rsidRPr="001058B5">
        <w:rPr>
          <w:rFonts w:ascii="Arial" w:hAnsi="Arial" w:cs="Arial"/>
          <w:w w:val="95"/>
          <w:sz w:val="18"/>
        </w:rPr>
        <w:t>ALT AUD COM DEL GRA IND INS LOC REN SEL UPD REF EXE FBK REA</w:t>
      </w:r>
    </w:p>
    <w:p w14:paraId="614FBD5C" w14:textId="77777777" w:rsidR="008C539B" w:rsidRPr="001058B5" w:rsidRDefault="00C12992">
      <w:pPr>
        <w:spacing w:before="16"/>
        <w:ind w:left="2260"/>
        <w:rPr>
          <w:rFonts w:ascii="Arial" w:hAnsi="Arial" w:cs="Arial"/>
          <w:sz w:val="18"/>
        </w:rPr>
      </w:pPr>
      <w:r w:rsidRPr="001058B5">
        <w:rPr>
          <w:rFonts w:ascii="Arial" w:hAnsi="Arial" w:cs="Arial"/>
          <w:w w:val="95"/>
          <w:sz w:val="18"/>
        </w:rPr>
        <w:t>--- --- --- --- --- --- --- --- --- --- --- --- --- --- ---</w:t>
      </w:r>
    </w:p>
    <w:p w14:paraId="4B20697C" w14:textId="77777777" w:rsidR="008C539B" w:rsidRPr="001058B5" w:rsidRDefault="00C12992">
      <w:pPr>
        <w:spacing w:before="17"/>
        <w:ind w:left="2260"/>
        <w:rPr>
          <w:rFonts w:ascii="Arial" w:hAnsi="Arial" w:cs="Arial"/>
          <w:sz w:val="18"/>
        </w:rPr>
      </w:pPr>
      <w:r w:rsidRPr="001058B5">
        <w:rPr>
          <w:rFonts w:ascii="Arial" w:hAnsi="Arial" w:cs="Arial"/>
          <w:w w:val="95"/>
          <w:sz w:val="18"/>
        </w:rPr>
        <w:t>S/S -/- -/- -/- -/- S/S -/- -/- S/S -/- -/- -/- -/- /- -/-</w:t>
      </w:r>
    </w:p>
    <w:p w14:paraId="357B8593" w14:textId="77777777" w:rsidR="008C539B" w:rsidRPr="001058B5" w:rsidRDefault="008C539B">
      <w:pPr>
        <w:pStyle w:val="BodyText"/>
        <w:spacing w:before="1"/>
        <w:rPr>
          <w:rFonts w:ascii="Arial" w:hAnsi="Arial" w:cs="Arial"/>
          <w:sz w:val="19"/>
        </w:rPr>
      </w:pPr>
    </w:p>
    <w:p w14:paraId="5EC035D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w w:val="95"/>
        </w:rPr>
        <w:t>Notice that the view returns information similar to the USER_OBJ_AUDIT_OPTS</w:t>
      </w:r>
      <w:r w:rsidRPr="001058B5">
        <w:rPr>
          <w:rFonts w:ascii="Arial" w:hAnsi="Arial" w:cs="Arial"/>
          <w:spacing w:val="-89"/>
          <w:w w:val="95"/>
        </w:rPr>
        <w:t xml:space="preserve"> </w:t>
      </w:r>
      <w:r w:rsidRPr="001058B5">
        <w:rPr>
          <w:rFonts w:ascii="Arial" w:hAnsi="Arial" w:cs="Arial"/>
          <w:w w:val="95"/>
        </w:rPr>
        <w:t xml:space="preserve">and DBA_ </w:t>
      </w:r>
      <w:r w:rsidRPr="001058B5">
        <w:rPr>
          <w:rFonts w:ascii="Arial" w:hAnsi="Arial" w:cs="Arial"/>
        </w:rPr>
        <w:t>OBJ_AUDIT_OPTS</w:t>
      </w:r>
      <w:r w:rsidRPr="001058B5">
        <w:rPr>
          <w:rFonts w:ascii="Arial" w:hAnsi="Arial" w:cs="Arial"/>
          <w:spacing w:val="-98"/>
        </w:rPr>
        <w:t xml:space="preserve"> </w:t>
      </w:r>
      <w:r w:rsidRPr="001058B5">
        <w:rPr>
          <w:rFonts w:ascii="Arial" w:hAnsi="Arial" w:cs="Arial"/>
        </w:rPr>
        <w:t>views (refer to previous example).</w:t>
      </w:r>
    </w:p>
    <w:p w14:paraId="0EDE3FFE" w14:textId="77777777" w:rsidR="008C539B" w:rsidRPr="001058B5" w:rsidRDefault="008C539B">
      <w:pPr>
        <w:pStyle w:val="BodyText"/>
        <w:spacing w:before="1"/>
        <w:rPr>
          <w:rFonts w:ascii="Arial" w:hAnsi="Arial" w:cs="Arial"/>
          <w:sz w:val="23"/>
        </w:rPr>
      </w:pPr>
    </w:p>
    <w:p w14:paraId="7F49A04D" w14:textId="77777777" w:rsidR="008C539B" w:rsidRPr="001058B5" w:rsidRDefault="00C12992">
      <w:pPr>
        <w:pStyle w:val="Heading6"/>
      </w:pPr>
      <w:bookmarkStart w:id="1925" w:name="Listing_Audit_Records"/>
      <w:bookmarkStart w:id="1926" w:name="_bookmark2113"/>
      <w:bookmarkEnd w:id="1925"/>
      <w:bookmarkEnd w:id="1926"/>
      <w:r w:rsidRPr="001058B5">
        <w:t>Listing Audit Records</w:t>
      </w:r>
    </w:p>
    <w:p w14:paraId="4697B08B" w14:textId="77777777" w:rsidR="008C539B" w:rsidRPr="001058B5" w:rsidRDefault="00C12992">
      <w:pPr>
        <w:pStyle w:val="BodyText"/>
        <w:spacing w:before="50"/>
        <w:ind w:left="2260"/>
        <w:rPr>
          <w:rFonts w:ascii="Arial" w:hAnsi="Arial" w:cs="Arial"/>
        </w:rPr>
      </w:pPr>
      <w:r w:rsidRPr="001058B5">
        <w:rPr>
          <w:rFonts w:ascii="Arial" w:hAnsi="Arial" w:cs="Arial"/>
        </w:rPr>
        <w:t>The following query lists audit records generated for all objects in the database:</w:t>
      </w:r>
    </w:p>
    <w:p w14:paraId="445CA707"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DBA_AUDIT_OBJECT;</w:t>
      </w:r>
    </w:p>
    <w:p w14:paraId="31808BEA" w14:textId="77777777" w:rsidR="008C539B" w:rsidRPr="001058B5" w:rsidRDefault="008C539B">
      <w:pPr>
        <w:pStyle w:val="BodyText"/>
        <w:rPr>
          <w:rFonts w:ascii="Arial" w:hAnsi="Arial" w:cs="Arial"/>
          <w:sz w:val="25"/>
        </w:rPr>
      </w:pPr>
    </w:p>
    <w:p w14:paraId="2B8457B7" w14:textId="77777777" w:rsidR="008C539B" w:rsidRPr="001058B5" w:rsidRDefault="00C12992">
      <w:pPr>
        <w:pStyle w:val="Heading6"/>
        <w:spacing w:before="1"/>
      </w:pPr>
      <w:bookmarkStart w:id="1927" w:name="Listing_Audit_Records_for_the_AUDIT_SESS"/>
      <w:bookmarkStart w:id="1928" w:name="_bookmark2114"/>
      <w:bookmarkEnd w:id="1927"/>
      <w:bookmarkEnd w:id="1928"/>
      <w:r w:rsidRPr="001058B5">
        <w:t>Listing Audit Records for the AUDIT SESSION Option</w:t>
      </w:r>
    </w:p>
    <w:p w14:paraId="0F25DACE"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following query lists audit information corresponding to the AUDIT SESSION</w:t>
      </w:r>
    </w:p>
    <w:p w14:paraId="3A47C3B7" w14:textId="77777777" w:rsidR="008C539B" w:rsidRPr="001058B5" w:rsidRDefault="00C12992">
      <w:pPr>
        <w:pStyle w:val="BodyText"/>
        <w:spacing w:line="242" w:lineRule="exact"/>
        <w:ind w:left="2259"/>
        <w:rPr>
          <w:rFonts w:ascii="Arial" w:hAnsi="Arial" w:cs="Arial"/>
        </w:rPr>
      </w:pPr>
      <w:r w:rsidRPr="001058B5">
        <w:rPr>
          <w:rFonts w:ascii="Arial" w:hAnsi="Arial" w:cs="Arial"/>
        </w:rPr>
        <w:t>statement audit option:</w:t>
      </w:r>
    </w:p>
    <w:p w14:paraId="6E2C03C4" w14:textId="77777777" w:rsidR="008C539B" w:rsidRPr="001058B5" w:rsidRDefault="00C12992">
      <w:pPr>
        <w:spacing w:before="139" w:line="259" w:lineRule="auto"/>
        <w:ind w:left="2630" w:right="1456" w:hanging="371"/>
        <w:rPr>
          <w:rFonts w:ascii="Arial" w:hAnsi="Arial" w:cs="Arial"/>
          <w:sz w:val="18"/>
        </w:rPr>
      </w:pPr>
      <w:r w:rsidRPr="001058B5">
        <w:rPr>
          <w:rFonts w:ascii="Arial" w:hAnsi="Arial" w:cs="Arial"/>
          <w:w w:val="85"/>
          <w:sz w:val="18"/>
        </w:rPr>
        <w:t xml:space="preserve">SELECT USERNAME, LOGOFF_TIME, LOGOFF_LREAD, LOGOFF_PREAD, </w:t>
      </w:r>
      <w:r w:rsidRPr="001058B5">
        <w:rPr>
          <w:rFonts w:ascii="Arial" w:hAnsi="Arial" w:cs="Arial"/>
          <w:w w:val="95"/>
          <w:sz w:val="18"/>
        </w:rPr>
        <w:t>LOGOFF_LWRITE, LOGOFF_DLOCK</w:t>
      </w:r>
    </w:p>
    <w:p w14:paraId="29997090" w14:textId="77777777" w:rsidR="008C539B" w:rsidRPr="001058B5" w:rsidRDefault="00C12992">
      <w:pPr>
        <w:ind w:left="1557" w:right="4243"/>
        <w:jc w:val="center"/>
        <w:rPr>
          <w:rFonts w:ascii="Arial" w:hAnsi="Arial" w:cs="Arial"/>
          <w:sz w:val="18"/>
        </w:rPr>
      </w:pPr>
      <w:r w:rsidRPr="001058B5">
        <w:rPr>
          <w:rFonts w:ascii="Arial" w:hAnsi="Arial" w:cs="Arial"/>
          <w:w w:val="95"/>
          <w:sz w:val="18"/>
        </w:rPr>
        <w:t>FROM DBA_AUDIT_SESSION;</w:t>
      </w:r>
    </w:p>
    <w:p w14:paraId="7E800F9D" w14:textId="77777777" w:rsidR="008C539B" w:rsidRPr="001058B5" w:rsidRDefault="008C539B">
      <w:pPr>
        <w:pStyle w:val="BodyText"/>
        <w:spacing w:before="4"/>
        <w:rPr>
          <w:rFonts w:ascii="Arial" w:hAnsi="Arial" w:cs="Arial"/>
          <w:sz w:val="18"/>
        </w:rPr>
      </w:pPr>
    </w:p>
    <w:p w14:paraId="11E3E8EF"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6F6BC5B4" w14:textId="77777777" w:rsidR="008C539B" w:rsidRPr="001058B5" w:rsidRDefault="00C12992">
      <w:pPr>
        <w:tabs>
          <w:tab w:val="left" w:pos="3278"/>
        </w:tabs>
        <w:spacing w:before="141"/>
        <w:ind w:left="2260"/>
        <w:rPr>
          <w:rFonts w:ascii="Arial" w:hAnsi="Arial" w:cs="Arial"/>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85"/>
          <w:sz w:val="18"/>
        </w:rPr>
        <w:t>LOGOFF_TI LOGOFF_LRE LOGOFF_PRE LOGOFF_LWR</w:t>
      </w:r>
      <w:r w:rsidRPr="001058B5">
        <w:rPr>
          <w:rFonts w:ascii="Arial" w:hAnsi="Arial" w:cs="Arial"/>
          <w:spacing w:val="15"/>
          <w:w w:val="85"/>
          <w:sz w:val="18"/>
        </w:rPr>
        <w:t xml:space="preserve"> </w:t>
      </w:r>
      <w:r w:rsidRPr="001058B5">
        <w:rPr>
          <w:rFonts w:ascii="Arial" w:hAnsi="Arial" w:cs="Arial"/>
          <w:w w:val="85"/>
          <w:sz w:val="18"/>
        </w:rPr>
        <w:t>LOGOFF_DLO</w:t>
      </w:r>
    </w:p>
    <w:p w14:paraId="148C8307" w14:textId="77777777" w:rsidR="008C539B" w:rsidRPr="001058B5" w:rsidRDefault="00C12992">
      <w:pPr>
        <w:spacing w:before="15" w:after="22"/>
        <w:ind w:left="2260"/>
        <w:rPr>
          <w:rFonts w:ascii="Arial" w:hAnsi="Arial" w:cs="Arial"/>
          <w:sz w:val="18"/>
        </w:rPr>
      </w:pP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8C539B" w:rsidRPr="001058B5" w14:paraId="075B2774" w14:textId="77777777">
        <w:trPr>
          <w:trHeight w:val="204"/>
        </w:trPr>
        <w:tc>
          <w:tcPr>
            <w:tcW w:w="2227" w:type="dxa"/>
          </w:tcPr>
          <w:p w14:paraId="6D8B681A" w14:textId="77777777" w:rsidR="008C539B" w:rsidRPr="001058B5" w:rsidRDefault="00C12992">
            <w:pPr>
              <w:pStyle w:val="TableParagraph"/>
              <w:tabs>
                <w:tab w:val="left" w:pos="1068"/>
              </w:tabs>
              <w:spacing w:before="0" w:line="185" w:lineRule="exact"/>
              <w:ind w:left="50"/>
              <w:rPr>
                <w:rFonts w:ascii="Arial" w:hAnsi="Arial" w:cs="Arial"/>
                <w:sz w:val="18"/>
              </w:rPr>
            </w:pPr>
            <w:r w:rsidRPr="001058B5">
              <w:rPr>
                <w:rFonts w:ascii="Arial" w:hAnsi="Arial" w:cs="Arial"/>
                <w:w w:val="95"/>
                <w:sz w:val="18"/>
              </w:rPr>
              <w:t>JWARD</w:t>
            </w:r>
            <w:r w:rsidRPr="001058B5">
              <w:rPr>
                <w:rFonts w:ascii="Arial" w:hAnsi="Arial" w:cs="Arial"/>
                <w:w w:val="95"/>
                <w:sz w:val="18"/>
              </w:rPr>
              <w:tab/>
              <w:t>02-AUG-91</w:t>
            </w:r>
          </w:p>
        </w:tc>
        <w:tc>
          <w:tcPr>
            <w:tcW w:w="1065" w:type="dxa"/>
          </w:tcPr>
          <w:p w14:paraId="18258F01" w14:textId="77777777" w:rsidR="008C539B" w:rsidRPr="001058B5" w:rsidRDefault="00C12992">
            <w:pPr>
              <w:pStyle w:val="TableParagraph"/>
              <w:spacing w:before="0" w:line="185" w:lineRule="exact"/>
              <w:ind w:right="368"/>
              <w:jc w:val="right"/>
              <w:rPr>
                <w:rFonts w:ascii="Arial" w:hAnsi="Arial" w:cs="Arial"/>
                <w:sz w:val="18"/>
              </w:rPr>
            </w:pPr>
            <w:r w:rsidRPr="001058B5">
              <w:rPr>
                <w:rFonts w:ascii="Arial" w:hAnsi="Arial" w:cs="Arial"/>
                <w:w w:val="85"/>
                <w:sz w:val="18"/>
              </w:rPr>
              <w:t>53</w:t>
            </w:r>
          </w:p>
        </w:tc>
        <w:tc>
          <w:tcPr>
            <w:tcW w:w="1020" w:type="dxa"/>
          </w:tcPr>
          <w:p w14:paraId="73EBE005" w14:textId="77777777" w:rsidR="008C539B" w:rsidRPr="001058B5" w:rsidRDefault="00C12992">
            <w:pPr>
              <w:pStyle w:val="TableParagraph"/>
              <w:spacing w:before="0" w:line="185" w:lineRule="exact"/>
              <w:ind w:right="367"/>
              <w:jc w:val="right"/>
              <w:rPr>
                <w:rFonts w:ascii="Arial" w:hAnsi="Arial" w:cs="Arial"/>
                <w:sz w:val="18"/>
              </w:rPr>
            </w:pPr>
            <w:r w:rsidRPr="001058B5">
              <w:rPr>
                <w:rFonts w:ascii="Arial" w:hAnsi="Arial" w:cs="Arial"/>
                <w:w w:val="86"/>
                <w:sz w:val="18"/>
              </w:rPr>
              <w:t>2</w:t>
            </w:r>
          </w:p>
        </w:tc>
        <w:tc>
          <w:tcPr>
            <w:tcW w:w="1111" w:type="dxa"/>
          </w:tcPr>
          <w:p w14:paraId="3AFE04AC" w14:textId="77777777" w:rsidR="008C539B" w:rsidRPr="001058B5" w:rsidRDefault="00C12992">
            <w:pPr>
              <w:pStyle w:val="TableParagraph"/>
              <w:spacing w:before="0" w:line="185" w:lineRule="exact"/>
              <w:ind w:right="460"/>
              <w:jc w:val="right"/>
              <w:rPr>
                <w:rFonts w:ascii="Arial" w:hAnsi="Arial" w:cs="Arial"/>
                <w:sz w:val="18"/>
              </w:rPr>
            </w:pPr>
            <w:r w:rsidRPr="001058B5">
              <w:rPr>
                <w:rFonts w:ascii="Arial" w:hAnsi="Arial" w:cs="Arial"/>
                <w:w w:val="85"/>
                <w:sz w:val="18"/>
              </w:rPr>
              <w:t>24</w:t>
            </w:r>
          </w:p>
        </w:tc>
        <w:tc>
          <w:tcPr>
            <w:tcW w:w="607" w:type="dxa"/>
          </w:tcPr>
          <w:p w14:paraId="3E0600D8" w14:textId="77777777" w:rsidR="008C539B" w:rsidRPr="001058B5" w:rsidRDefault="00C12992">
            <w:pPr>
              <w:pStyle w:val="TableParagraph"/>
              <w:spacing w:before="0" w:line="185" w:lineRule="exact"/>
              <w:ind w:right="47"/>
              <w:jc w:val="right"/>
              <w:rPr>
                <w:rFonts w:ascii="Arial" w:hAnsi="Arial" w:cs="Arial"/>
                <w:sz w:val="18"/>
              </w:rPr>
            </w:pPr>
            <w:r w:rsidRPr="001058B5">
              <w:rPr>
                <w:rFonts w:ascii="Arial" w:hAnsi="Arial" w:cs="Arial"/>
                <w:w w:val="86"/>
                <w:sz w:val="18"/>
              </w:rPr>
              <w:t>0</w:t>
            </w:r>
          </w:p>
        </w:tc>
      </w:tr>
      <w:tr w:rsidR="008C539B" w:rsidRPr="001058B5" w14:paraId="094F94F4" w14:textId="77777777">
        <w:trPr>
          <w:trHeight w:val="204"/>
        </w:trPr>
        <w:tc>
          <w:tcPr>
            <w:tcW w:w="2227" w:type="dxa"/>
          </w:tcPr>
          <w:p w14:paraId="4F053D78"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SWILLIAMS 02-AUG-91</w:t>
            </w:r>
          </w:p>
        </w:tc>
        <w:tc>
          <w:tcPr>
            <w:tcW w:w="1065" w:type="dxa"/>
          </w:tcPr>
          <w:p w14:paraId="17140481" w14:textId="77777777" w:rsidR="008C539B" w:rsidRPr="001058B5" w:rsidRDefault="00C12992">
            <w:pPr>
              <w:pStyle w:val="TableParagraph"/>
              <w:spacing w:line="175" w:lineRule="exact"/>
              <w:ind w:right="368"/>
              <w:jc w:val="right"/>
              <w:rPr>
                <w:rFonts w:ascii="Arial" w:hAnsi="Arial" w:cs="Arial"/>
                <w:sz w:val="18"/>
              </w:rPr>
            </w:pPr>
            <w:r w:rsidRPr="001058B5">
              <w:rPr>
                <w:rFonts w:ascii="Arial" w:hAnsi="Arial" w:cs="Arial"/>
                <w:w w:val="85"/>
                <w:sz w:val="18"/>
              </w:rPr>
              <w:t>3337</w:t>
            </w:r>
          </w:p>
        </w:tc>
        <w:tc>
          <w:tcPr>
            <w:tcW w:w="1020" w:type="dxa"/>
          </w:tcPr>
          <w:p w14:paraId="75FD8F85" w14:textId="77777777" w:rsidR="008C539B" w:rsidRPr="001058B5" w:rsidRDefault="00C12992">
            <w:pPr>
              <w:pStyle w:val="TableParagraph"/>
              <w:spacing w:line="175" w:lineRule="exact"/>
              <w:ind w:right="367"/>
              <w:jc w:val="right"/>
              <w:rPr>
                <w:rFonts w:ascii="Arial" w:hAnsi="Arial" w:cs="Arial"/>
                <w:sz w:val="18"/>
              </w:rPr>
            </w:pPr>
            <w:r w:rsidRPr="001058B5">
              <w:rPr>
                <w:rFonts w:ascii="Arial" w:hAnsi="Arial" w:cs="Arial"/>
                <w:w w:val="85"/>
                <w:sz w:val="18"/>
              </w:rPr>
              <w:t>256</w:t>
            </w:r>
          </w:p>
        </w:tc>
        <w:tc>
          <w:tcPr>
            <w:tcW w:w="1111" w:type="dxa"/>
          </w:tcPr>
          <w:p w14:paraId="1B77C62C" w14:textId="77777777" w:rsidR="008C539B" w:rsidRPr="001058B5" w:rsidRDefault="00C12992">
            <w:pPr>
              <w:pStyle w:val="TableParagraph"/>
              <w:spacing w:line="175" w:lineRule="exact"/>
              <w:ind w:right="460"/>
              <w:jc w:val="right"/>
              <w:rPr>
                <w:rFonts w:ascii="Arial" w:hAnsi="Arial" w:cs="Arial"/>
                <w:sz w:val="18"/>
              </w:rPr>
            </w:pPr>
            <w:r w:rsidRPr="001058B5">
              <w:rPr>
                <w:rFonts w:ascii="Arial" w:hAnsi="Arial" w:cs="Arial"/>
                <w:w w:val="85"/>
                <w:sz w:val="18"/>
              </w:rPr>
              <w:t>630</w:t>
            </w:r>
          </w:p>
        </w:tc>
        <w:tc>
          <w:tcPr>
            <w:tcW w:w="607" w:type="dxa"/>
          </w:tcPr>
          <w:p w14:paraId="5CFA4C57" w14:textId="77777777" w:rsidR="008C539B" w:rsidRPr="001058B5" w:rsidRDefault="00C12992">
            <w:pPr>
              <w:pStyle w:val="TableParagraph"/>
              <w:spacing w:line="175" w:lineRule="exact"/>
              <w:ind w:right="47"/>
              <w:jc w:val="right"/>
              <w:rPr>
                <w:rFonts w:ascii="Arial" w:hAnsi="Arial" w:cs="Arial"/>
                <w:sz w:val="18"/>
              </w:rPr>
            </w:pPr>
            <w:r w:rsidRPr="001058B5">
              <w:rPr>
                <w:rFonts w:ascii="Arial" w:hAnsi="Arial" w:cs="Arial"/>
                <w:w w:val="86"/>
                <w:sz w:val="18"/>
              </w:rPr>
              <w:t>0</w:t>
            </w:r>
          </w:p>
        </w:tc>
      </w:tr>
    </w:tbl>
    <w:p w14:paraId="4D1204F8" w14:textId="77777777" w:rsidR="008C539B" w:rsidRPr="001058B5" w:rsidRDefault="008C539B">
      <w:pPr>
        <w:spacing w:line="175" w:lineRule="exact"/>
        <w:jc w:val="right"/>
        <w:rPr>
          <w:rFonts w:ascii="Arial" w:hAnsi="Arial" w:cs="Arial"/>
          <w:sz w:val="18"/>
        </w:rPr>
        <w:sectPr w:rsidR="008C539B" w:rsidRPr="001058B5">
          <w:pgSz w:w="12240" w:h="15840"/>
          <w:pgMar w:top="840" w:right="1060" w:bottom="860" w:left="1100" w:header="549" w:footer="663" w:gutter="0"/>
          <w:cols w:space="720"/>
        </w:sectPr>
      </w:pPr>
    </w:p>
    <w:p w14:paraId="47557E00" w14:textId="77777777" w:rsidR="008C539B" w:rsidRPr="001058B5" w:rsidRDefault="008C539B">
      <w:pPr>
        <w:pStyle w:val="BodyText"/>
        <w:rPr>
          <w:rFonts w:ascii="Arial" w:hAnsi="Arial" w:cs="Arial"/>
        </w:rPr>
      </w:pPr>
    </w:p>
    <w:p w14:paraId="35CFB306" w14:textId="77777777" w:rsidR="008C539B" w:rsidRPr="001058B5" w:rsidRDefault="008C539B">
      <w:pPr>
        <w:pStyle w:val="BodyText"/>
        <w:rPr>
          <w:rFonts w:ascii="Arial" w:hAnsi="Arial" w:cs="Arial"/>
        </w:rPr>
      </w:pPr>
    </w:p>
    <w:p w14:paraId="7C13ABAB" w14:textId="77777777" w:rsidR="008C539B" w:rsidRPr="001058B5" w:rsidRDefault="008C539B">
      <w:pPr>
        <w:pStyle w:val="BodyText"/>
        <w:rPr>
          <w:rFonts w:ascii="Arial" w:hAnsi="Arial" w:cs="Arial"/>
        </w:rPr>
      </w:pPr>
    </w:p>
    <w:p w14:paraId="19ADABB2" w14:textId="77777777" w:rsidR="008C539B" w:rsidRPr="001058B5" w:rsidRDefault="00C12992">
      <w:pPr>
        <w:pStyle w:val="Heading4"/>
        <w:spacing w:before="274"/>
        <w:ind w:left="100"/>
      </w:pPr>
      <w:bookmarkStart w:id="1929" w:name="Deleting_the_Audit_Trail_Views"/>
      <w:bookmarkStart w:id="1930" w:name="_bookmark2115"/>
      <w:bookmarkEnd w:id="1929"/>
      <w:bookmarkEnd w:id="1930"/>
      <w:r w:rsidRPr="001058B5">
        <w:t>Deleting the A</w:t>
      </w:r>
      <w:bookmarkStart w:id="1931" w:name="_bookmark2116"/>
      <w:bookmarkEnd w:id="1931"/>
      <w:r w:rsidRPr="001058B5">
        <w:t>udit Trail Views</w:t>
      </w:r>
    </w:p>
    <w:p w14:paraId="36A086C9"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If you disable auditing and no longer need the audi</w:t>
      </w:r>
      <w:bookmarkStart w:id="1932" w:name="_bookmark2117"/>
      <w:bookmarkEnd w:id="1932"/>
      <w:r w:rsidRPr="001058B5">
        <w:rPr>
          <w:rFonts w:ascii="Arial" w:hAnsi="Arial" w:cs="Arial"/>
        </w:rPr>
        <w:t>t trail views, then delete them by connecting</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1"/>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SYS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script</w:t>
      </w:r>
      <w:r w:rsidRPr="001058B5">
        <w:rPr>
          <w:rFonts w:ascii="Arial" w:hAnsi="Arial" w:cs="Arial"/>
          <w:spacing w:val="-21"/>
        </w:rPr>
        <w:t xml:space="preserve"> </w:t>
      </w:r>
      <w:r w:rsidRPr="001058B5">
        <w:rPr>
          <w:rFonts w:ascii="Arial" w:hAnsi="Arial" w:cs="Arial"/>
        </w:rPr>
        <w:t>file</w:t>
      </w:r>
      <w:r w:rsidRPr="001058B5">
        <w:rPr>
          <w:rFonts w:ascii="Arial" w:hAnsi="Arial" w:cs="Arial"/>
          <w:spacing w:val="-20"/>
        </w:rPr>
        <w:t xml:space="preserve"> </w:t>
      </w:r>
      <w:r w:rsidRPr="001058B5">
        <w:rPr>
          <w:rFonts w:ascii="Arial" w:hAnsi="Arial" w:cs="Arial"/>
        </w:rPr>
        <w:t>CATNOAUD.SQL.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location</w:t>
      </w:r>
      <w:r w:rsidRPr="001058B5">
        <w:rPr>
          <w:rFonts w:ascii="Arial" w:hAnsi="Arial" w:cs="Arial"/>
          <w:spacing w:val="-20"/>
        </w:rPr>
        <w:t xml:space="preserve"> </w:t>
      </w:r>
      <w:r w:rsidRPr="001058B5">
        <w:rPr>
          <w:rFonts w:ascii="Arial" w:hAnsi="Arial" w:cs="Arial"/>
        </w:rPr>
        <w:t>of the CATNOAUD.SQL</w:t>
      </w:r>
      <w:r w:rsidRPr="001058B5">
        <w:rPr>
          <w:rFonts w:ascii="Arial" w:hAnsi="Arial" w:cs="Arial"/>
          <w:spacing w:val="-97"/>
        </w:rPr>
        <w:t xml:space="preserve"> </w:t>
      </w:r>
      <w:r w:rsidRPr="001058B5">
        <w:rPr>
          <w:rFonts w:ascii="Arial" w:hAnsi="Arial" w:cs="Arial"/>
        </w:rPr>
        <w:t>script is operating system-dependent.</w:t>
      </w:r>
    </w:p>
    <w:p w14:paraId="475F8C8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7A024FD" w14:textId="77777777" w:rsidR="008C539B" w:rsidRPr="001058B5" w:rsidRDefault="008C539B">
      <w:pPr>
        <w:pStyle w:val="BodyText"/>
        <w:rPr>
          <w:rFonts w:ascii="Arial" w:hAnsi="Arial" w:cs="Arial"/>
        </w:rPr>
      </w:pPr>
    </w:p>
    <w:p w14:paraId="15B7CBFD" w14:textId="77777777" w:rsidR="008C539B" w:rsidRPr="001058B5" w:rsidRDefault="008C539B">
      <w:pPr>
        <w:pStyle w:val="BodyText"/>
        <w:spacing w:before="4"/>
        <w:rPr>
          <w:rFonts w:ascii="Arial" w:hAnsi="Arial" w:cs="Arial"/>
          <w:sz w:val="24"/>
        </w:rPr>
      </w:pPr>
    </w:p>
    <w:p w14:paraId="471966BA" w14:textId="77777777" w:rsidR="008C539B" w:rsidRPr="001058B5" w:rsidRDefault="008D1AB8">
      <w:pPr>
        <w:pStyle w:val="Heading1"/>
        <w:tabs>
          <w:tab w:val="left" w:pos="9006"/>
        </w:tabs>
        <w:spacing w:before="120"/>
        <w:rPr>
          <w:u w:val="none"/>
        </w:rPr>
      </w:pPr>
      <w:r>
        <w:pict w14:anchorId="5DC3AD80">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1933" w:name="_bookmark2118"/>
      <w:bookmarkEnd w:id="1933"/>
      <w:r w:rsidR="00C12992" w:rsidRPr="001058B5">
        <w:rPr>
          <w:u w:val="thick"/>
        </w:rPr>
        <w:t xml:space="preserve"> </w:t>
      </w:r>
      <w:r w:rsidR="00C12992" w:rsidRPr="001058B5">
        <w:rPr>
          <w:u w:val="thick"/>
        </w:rPr>
        <w:tab/>
        <w:t>10</w:t>
      </w:r>
    </w:p>
    <w:p w14:paraId="3486C1CA" w14:textId="77777777" w:rsidR="008C539B" w:rsidRPr="001058B5" w:rsidRDefault="00C12992">
      <w:pPr>
        <w:pStyle w:val="Heading2"/>
        <w:ind w:left="2457"/>
      </w:pPr>
      <w:bookmarkStart w:id="1934" w:name="10_Keeping_Your_Oracle_Database_Secure"/>
      <w:bookmarkStart w:id="1935" w:name="_bookmark2119"/>
      <w:bookmarkEnd w:id="1934"/>
      <w:bookmarkEnd w:id="1935"/>
      <w:r w:rsidRPr="001058B5">
        <w:rPr>
          <w:spacing w:val="-6"/>
          <w:w w:val="95"/>
        </w:rPr>
        <w:t xml:space="preserve">Keeping </w:t>
      </w:r>
      <w:r w:rsidRPr="001058B5">
        <w:rPr>
          <w:spacing w:val="-14"/>
          <w:w w:val="95"/>
        </w:rPr>
        <w:t xml:space="preserve">Your </w:t>
      </w:r>
      <w:r w:rsidRPr="001058B5">
        <w:rPr>
          <w:spacing w:val="-6"/>
          <w:w w:val="95"/>
        </w:rPr>
        <w:t xml:space="preserve">Oracle </w:t>
      </w:r>
      <w:r w:rsidRPr="001058B5">
        <w:rPr>
          <w:spacing w:val="-5"/>
          <w:w w:val="95"/>
        </w:rPr>
        <w:t>Database</w:t>
      </w:r>
      <w:r w:rsidRPr="001058B5">
        <w:rPr>
          <w:spacing w:val="67"/>
          <w:w w:val="95"/>
        </w:rPr>
        <w:t xml:space="preserve"> </w:t>
      </w:r>
      <w:r w:rsidRPr="001058B5">
        <w:rPr>
          <w:spacing w:val="-5"/>
          <w:w w:val="95"/>
        </w:rPr>
        <w:t>Secure</w:t>
      </w:r>
    </w:p>
    <w:p w14:paraId="30C54284" w14:textId="77777777" w:rsidR="008C539B" w:rsidRPr="001058B5" w:rsidRDefault="008C539B">
      <w:pPr>
        <w:pStyle w:val="BodyText"/>
        <w:spacing w:before="5"/>
        <w:rPr>
          <w:rFonts w:ascii="Arial" w:hAnsi="Arial" w:cs="Arial"/>
          <w:b/>
          <w:sz w:val="67"/>
        </w:rPr>
      </w:pPr>
    </w:p>
    <w:p w14:paraId="1A959D8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78C8A971"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2120" w:history="1">
        <w:r w:rsidR="00C12992" w:rsidRPr="001058B5">
          <w:rPr>
            <w:rFonts w:ascii="Arial" w:hAnsi="Arial" w:cs="Arial"/>
            <w:color w:val="0000CC"/>
            <w:sz w:val="20"/>
          </w:rPr>
          <w:t>About the Security Guidelines in This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Chapter</w:t>
        </w:r>
      </w:hyperlink>
    </w:p>
    <w:p w14:paraId="451941BF"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2121" w:history="1">
        <w:r w:rsidR="00C12992" w:rsidRPr="001058B5">
          <w:rPr>
            <w:rFonts w:ascii="Arial" w:hAnsi="Arial" w:cs="Arial"/>
            <w:color w:val="0000CC"/>
            <w:sz w:val="20"/>
          </w:rPr>
          <w:t>Downloading Security Patches and Contacting Oracle Regarding</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Vulnerabilities</w:t>
        </w:r>
      </w:hyperlink>
    </w:p>
    <w:p w14:paraId="74FC133A"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2130" w:history="1">
        <w:r w:rsidR="00C12992" w:rsidRPr="001058B5">
          <w:rPr>
            <w:rFonts w:ascii="Arial" w:hAnsi="Arial" w:cs="Arial"/>
            <w:color w:val="0000CC"/>
            <w:sz w:val="20"/>
          </w:rPr>
          <w:t>Guidelines for Securing User Accounts and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Privileges</w:t>
        </w:r>
      </w:hyperlink>
    </w:p>
    <w:p w14:paraId="057A85EB"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2159"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487046F0"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2166"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Passwords</w:t>
        </w:r>
      </w:hyperlink>
    </w:p>
    <w:p w14:paraId="165E325E"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2194"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w:t>
        </w:r>
      </w:hyperlink>
    </w:p>
    <w:p w14:paraId="36BEF712"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2215" w:history="1">
        <w:r w:rsidR="00C12992" w:rsidRPr="001058B5">
          <w:rPr>
            <w:rFonts w:ascii="Arial" w:hAnsi="Arial" w:cs="Arial"/>
            <w:color w:val="0000CC"/>
            <w:sz w:val="20"/>
          </w:rPr>
          <w:t>Guidelines for Securing the ORACLE_LOADER Access</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Driver</w:t>
        </w:r>
      </w:hyperlink>
    </w:p>
    <w:p w14:paraId="57194CD9"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2219" w:history="1">
        <w:r w:rsidR="00C12992" w:rsidRPr="001058B5">
          <w:rPr>
            <w:rFonts w:ascii="Arial" w:hAnsi="Arial" w:cs="Arial"/>
            <w:color w:val="0000CC"/>
            <w:sz w:val="20"/>
          </w:rPr>
          <w:t>Guidelines for Securing a Database Installation and</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Configuration</w:t>
        </w:r>
      </w:hyperlink>
    </w:p>
    <w:p w14:paraId="00A5FC79"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2226" w:history="1">
        <w:r w:rsidR="00C12992" w:rsidRPr="001058B5">
          <w:rPr>
            <w:rFonts w:ascii="Arial" w:hAnsi="Arial" w:cs="Arial"/>
            <w:color w:val="0000CC"/>
            <w:sz w:val="20"/>
          </w:rPr>
          <w:t>Guidelines for Securing 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Network</w:t>
        </w:r>
      </w:hyperlink>
    </w:p>
    <w:p w14:paraId="7AD3670D"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2284" w:history="1">
        <w:r w:rsidR="00C12992" w:rsidRPr="001058B5">
          <w:rPr>
            <w:rFonts w:ascii="Arial" w:hAnsi="Arial" w:cs="Arial"/>
            <w:color w:val="0000CC"/>
            <w:sz w:val="20"/>
          </w:rPr>
          <w:t>Guidelines for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1B25474D"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2304" w:history="1">
        <w:r w:rsidR="00C12992" w:rsidRPr="001058B5">
          <w:rPr>
            <w:rFonts w:ascii="Arial" w:hAnsi="Arial" w:cs="Arial"/>
            <w:color w:val="0000CC"/>
            <w:sz w:val="20"/>
          </w:rPr>
          <w:t>Addressing 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w:t>
        </w:r>
      </w:hyperlink>
    </w:p>
    <w:p w14:paraId="002D1172" w14:textId="77777777" w:rsidR="008C539B" w:rsidRPr="001058B5" w:rsidRDefault="008C539B">
      <w:pPr>
        <w:pStyle w:val="BodyText"/>
        <w:spacing w:before="7"/>
        <w:rPr>
          <w:rFonts w:ascii="Arial" w:hAnsi="Arial" w:cs="Arial"/>
          <w:sz w:val="27"/>
        </w:rPr>
      </w:pPr>
    </w:p>
    <w:p w14:paraId="5C02E5EE" w14:textId="77777777" w:rsidR="008C539B" w:rsidRPr="001058B5" w:rsidRDefault="00C12992">
      <w:pPr>
        <w:pStyle w:val="Heading3"/>
      </w:pPr>
      <w:bookmarkStart w:id="1936" w:name="About_the_Security_Guidelines_in_This_Ch"/>
      <w:bookmarkStart w:id="1937" w:name="_bookmark2120"/>
      <w:bookmarkEnd w:id="1936"/>
      <w:bookmarkEnd w:id="1937"/>
      <w:r w:rsidRPr="001058B5">
        <w:t>About the Security Guidelines in This Chapter</w:t>
      </w:r>
    </w:p>
    <w:p w14:paraId="763BB90B"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14:paraId="6C36E490" w14:textId="77777777" w:rsidR="008C539B" w:rsidRPr="001058B5" w:rsidRDefault="00C12992">
      <w:pPr>
        <w:pStyle w:val="BodyText"/>
        <w:spacing w:before="115" w:line="232" w:lineRule="auto"/>
        <w:ind w:left="2260" w:right="681"/>
        <w:jc w:val="both"/>
        <w:rPr>
          <w:rFonts w:ascii="Arial" w:hAnsi="Arial" w:cs="Arial"/>
        </w:rPr>
      </w:pPr>
      <w:r w:rsidRPr="001058B5">
        <w:rPr>
          <w:rFonts w:ascii="Arial" w:hAnsi="Arial" w:cs="Arial"/>
        </w:rPr>
        <w:t xml:space="preserve">Oracle Database leads the industry in </w:t>
      </w:r>
      <w:r w:rsidRPr="001058B5">
        <w:rPr>
          <w:rFonts w:ascii="Arial" w:hAnsi="Arial" w:cs="Arial"/>
          <w:spacing w:val="-3"/>
        </w:rPr>
        <w:t xml:space="preserve">security. </w:t>
      </w:r>
      <w:r w:rsidRPr="001058B5">
        <w:rPr>
          <w:rFonts w:ascii="Arial" w:hAnsi="Arial" w:cs="Arial"/>
          <w:spacing w:val="-9"/>
        </w:rPr>
        <w:t xml:space="preserve">To </w:t>
      </w:r>
      <w:r w:rsidRPr="001058B5">
        <w:rPr>
          <w:rFonts w:ascii="Arial" w:hAnsi="Arial" w:cs="Arial"/>
        </w:rPr>
        <w:t>maximize the security features offered</w:t>
      </w:r>
      <w:r w:rsidRPr="001058B5">
        <w:rPr>
          <w:rFonts w:ascii="Arial" w:hAnsi="Arial" w:cs="Arial"/>
          <w:spacing w:val="-3"/>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business</w:t>
      </w:r>
      <w:r w:rsidRPr="001058B5">
        <w:rPr>
          <w:rFonts w:ascii="Arial" w:hAnsi="Arial" w:cs="Arial"/>
          <w:spacing w:val="-5"/>
        </w:rPr>
        <w:t xml:space="preserve"> </w:t>
      </w:r>
      <w:r w:rsidRPr="001058B5">
        <w:rPr>
          <w:rFonts w:ascii="Arial" w:hAnsi="Arial" w:cs="Arial"/>
        </w:rPr>
        <w:t>environment,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imperative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 database itself be well</w:t>
      </w:r>
      <w:r w:rsidRPr="001058B5">
        <w:rPr>
          <w:rFonts w:ascii="Arial" w:hAnsi="Arial" w:cs="Arial"/>
          <w:spacing w:val="-2"/>
        </w:rPr>
        <w:t xml:space="preserve"> </w:t>
      </w:r>
      <w:r w:rsidRPr="001058B5">
        <w:rPr>
          <w:rFonts w:ascii="Arial" w:hAnsi="Arial" w:cs="Arial"/>
        </w:rPr>
        <w:t>protected.</w:t>
      </w:r>
    </w:p>
    <w:p w14:paraId="10EB5509" w14:textId="77777777" w:rsidR="008C539B" w:rsidRPr="001058B5" w:rsidRDefault="00C12992">
      <w:pPr>
        <w:pStyle w:val="BodyText"/>
        <w:spacing w:before="116" w:line="232" w:lineRule="auto"/>
        <w:ind w:left="2260" w:right="237"/>
        <w:rPr>
          <w:rFonts w:ascii="Arial" w:hAnsi="Arial" w:cs="Arial"/>
        </w:rPr>
      </w:pPr>
      <w:r w:rsidRPr="001058B5">
        <w:rPr>
          <w:rFonts w:ascii="Arial" w:hAnsi="Arial" w:cs="Arial"/>
        </w:rP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14:paraId="2F2A0353" w14:textId="77777777" w:rsidR="008C539B" w:rsidRPr="001058B5" w:rsidRDefault="008D1AB8">
      <w:pPr>
        <w:pStyle w:val="BodyText"/>
        <w:spacing w:before="133"/>
        <w:ind w:left="2260"/>
        <w:rPr>
          <w:rFonts w:ascii="Arial" w:hAnsi="Arial" w:cs="Arial"/>
        </w:rPr>
      </w:pPr>
      <w:hyperlink r:id="rId237">
        <w:r w:rsidR="00C12992" w:rsidRPr="001058B5">
          <w:rPr>
            <w:rFonts w:ascii="Arial" w:hAnsi="Arial" w:cs="Arial"/>
            <w:color w:val="0000CC"/>
            <w:w w:val="90"/>
          </w:rPr>
          <w:t>http://www.oracle.com/technetwork/topics/security/whatsnew/index.html</w:t>
        </w:r>
      </w:hyperlink>
    </w:p>
    <w:p w14:paraId="79CE64CF" w14:textId="77777777" w:rsidR="008C539B" w:rsidRPr="001058B5" w:rsidRDefault="008C539B">
      <w:pPr>
        <w:rPr>
          <w:rFonts w:ascii="Arial" w:hAnsi="Arial" w:cs="Arial"/>
        </w:rPr>
        <w:sectPr w:rsidR="008C539B" w:rsidRPr="001058B5">
          <w:headerReference w:type="default" r:id="rId238"/>
          <w:footerReference w:type="even" r:id="rId239"/>
          <w:footerReference w:type="default" r:id="rId240"/>
          <w:pgSz w:w="12240" w:h="15840"/>
          <w:pgMar w:top="1500" w:right="1060" w:bottom="860" w:left="1100" w:header="0" w:footer="663" w:gutter="0"/>
          <w:pgNumType w:start="1"/>
          <w:cols w:space="720"/>
        </w:sectPr>
      </w:pPr>
    </w:p>
    <w:p w14:paraId="7DFE5B59" w14:textId="77777777" w:rsidR="008C539B" w:rsidRPr="001058B5" w:rsidRDefault="008C539B">
      <w:pPr>
        <w:pStyle w:val="BodyText"/>
        <w:spacing w:before="2"/>
        <w:rPr>
          <w:rFonts w:ascii="Arial" w:hAnsi="Arial" w:cs="Arial"/>
          <w:sz w:val="24"/>
        </w:rPr>
      </w:pPr>
    </w:p>
    <w:p w14:paraId="220352CE" w14:textId="77777777" w:rsidR="008C539B" w:rsidRPr="001058B5" w:rsidRDefault="00C12992">
      <w:pPr>
        <w:pStyle w:val="Heading3"/>
        <w:spacing w:before="131" w:line="220" w:lineRule="auto"/>
        <w:ind w:left="100" w:right="848"/>
      </w:pPr>
      <w:bookmarkStart w:id="1938" w:name="Downloading_Security_Patches_and_Contact"/>
      <w:bookmarkStart w:id="1939" w:name="_bookmark2121"/>
      <w:bookmarkStart w:id="1940" w:name="_bookmark2122"/>
      <w:bookmarkEnd w:id="1938"/>
      <w:bookmarkEnd w:id="1939"/>
      <w:bookmarkEnd w:id="1940"/>
      <w:r w:rsidRPr="001058B5">
        <w:rPr>
          <w:spacing w:val="-31"/>
        </w:rPr>
        <w:t>Downloading</w:t>
      </w:r>
      <w:r w:rsidRPr="001058B5">
        <w:rPr>
          <w:spacing w:val="-50"/>
        </w:rPr>
        <w:t xml:space="preserve"> </w:t>
      </w:r>
      <w:r w:rsidRPr="001058B5">
        <w:rPr>
          <w:spacing w:val="-25"/>
        </w:rPr>
        <w:t>Security</w:t>
      </w:r>
      <w:r w:rsidRPr="001058B5">
        <w:rPr>
          <w:spacing w:val="-47"/>
        </w:rPr>
        <w:t xml:space="preserve"> </w:t>
      </w:r>
      <w:r w:rsidRPr="001058B5">
        <w:rPr>
          <w:spacing w:val="-29"/>
        </w:rPr>
        <w:t>Patches</w:t>
      </w:r>
      <w:r w:rsidRPr="001058B5">
        <w:rPr>
          <w:spacing w:val="-47"/>
        </w:rPr>
        <w:t xml:space="preserve"> </w:t>
      </w:r>
      <w:r w:rsidRPr="001058B5">
        <w:rPr>
          <w:spacing w:val="-23"/>
        </w:rPr>
        <w:t>and</w:t>
      </w:r>
      <w:r w:rsidRPr="001058B5">
        <w:rPr>
          <w:spacing w:val="-50"/>
        </w:rPr>
        <w:t xml:space="preserve"> </w:t>
      </w:r>
      <w:r w:rsidRPr="001058B5">
        <w:rPr>
          <w:spacing w:val="-27"/>
        </w:rPr>
        <w:t>Contacting</w:t>
      </w:r>
      <w:r w:rsidRPr="001058B5">
        <w:rPr>
          <w:spacing w:val="-50"/>
        </w:rPr>
        <w:t xml:space="preserve"> </w:t>
      </w:r>
      <w:r w:rsidRPr="001058B5">
        <w:rPr>
          <w:spacing w:val="-26"/>
        </w:rPr>
        <w:t>Oracle</w:t>
      </w:r>
      <w:r w:rsidRPr="001058B5">
        <w:rPr>
          <w:spacing w:val="-47"/>
        </w:rPr>
        <w:t xml:space="preserve"> </w:t>
      </w:r>
      <w:r w:rsidRPr="001058B5">
        <w:rPr>
          <w:spacing w:val="-33"/>
        </w:rPr>
        <w:t xml:space="preserve">Regarding </w:t>
      </w:r>
      <w:r w:rsidRPr="001058B5">
        <w:rPr>
          <w:spacing w:val="-28"/>
        </w:rPr>
        <w:t>Vulnerabilities</w:t>
      </w:r>
    </w:p>
    <w:p w14:paraId="748C6AD8" w14:textId="77777777" w:rsidR="008C539B" w:rsidRPr="001058B5" w:rsidRDefault="00C12992">
      <w:pPr>
        <w:pStyle w:val="BodyText"/>
        <w:spacing w:before="86"/>
        <w:ind w:left="1660"/>
        <w:rPr>
          <w:rFonts w:ascii="Arial" w:hAnsi="Arial" w:cs="Arial"/>
        </w:rPr>
      </w:pPr>
      <w:r w:rsidRPr="001058B5">
        <w:rPr>
          <w:rFonts w:ascii="Arial" w:hAnsi="Arial" w:cs="Arial"/>
        </w:rPr>
        <w:t>This section contains:</w:t>
      </w:r>
    </w:p>
    <w:p w14:paraId="49EBE1A5"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23" w:history="1">
        <w:r w:rsidR="00C12992" w:rsidRPr="001058B5">
          <w:rPr>
            <w:rFonts w:ascii="Arial" w:hAnsi="Arial" w:cs="Arial"/>
            <w:color w:val="0000CC"/>
            <w:sz w:val="20"/>
          </w:rPr>
          <w:t xml:space="preserve">Applying Security Patches and </w:t>
        </w:r>
        <w:r w:rsidR="00C12992" w:rsidRPr="001058B5">
          <w:rPr>
            <w:rFonts w:ascii="Arial" w:hAnsi="Arial" w:cs="Arial"/>
            <w:color w:val="0000CC"/>
            <w:spacing w:val="-3"/>
            <w:sz w:val="20"/>
          </w:rPr>
          <w:t>Workaround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Solutions</w:t>
        </w:r>
      </w:hyperlink>
    </w:p>
    <w:p w14:paraId="793C5679"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128" w:history="1">
        <w:r w:rsidR="00C12992" w:rsidRPr="001058B5">
          <w:rPr>
            <w:rFonts w:ascii="Arial" w:hAnsi="Arial" w:cs="Arial"/>
            <w:color w:val="0000CC"/>
            <w:sz w:val="20"/>
          </w:rPr>
          <w:t>Contacting Oracle Security Regarding Vulnerabilities in Oracle</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Database</w:t>
        </w:r>
      </w:hyperlink>
    </w:p>
    <w:p w14:paraId="1ACE5080" w14:textId="77777777" w:rsidR="008C539B" w:rsidRPr="001058B5" w:rsidRDefault="008C539B">
      <w:pPr>
        <w:pStyle w:val="BodyText"/>
        <w:spacing w:before="7"/>
        <w:rPr>
          <w:rFonts w:ascii="Arial" w:hAnsi="Arial" w:cs="Arial"/>
          <w:sz w:val="25"/>
        </w:rPr>
      </w:pPr>
    </w:p>
    <w:p w14:paraId="77F311BE" w14:textId="77777777" w:rsidR="008C539B" w:rsidRPr="001058B5" w:rsidRDefault="00C12992">
      <w:pPr>
        <w:pStyle w:val="Heading4"/>
        <w:spacing w:before="1"/>
        <w:ind w:left="100"/>
      </w:pPr>
      <w:bookmarkStart w:id="1941" w:name="Applying_Security_Patches_and_Workaround"/>
      <w:bookmarkStart w:id="1942" w:name="_bookmark2123"/>
      <w:bookmarkEnd w:id="1941"/>
      <w:bookmarkEnd w:id="1942"/>
      <w:r w:rsidRPr="001058B5">
        <w:t>Applying Security Patches and Wor</w:t>
      </w:r>
      <w:bookmarkStart w:id="1943" w:name="_bookmark2124"/>
      <w:bookmarkEnd w:id="1943"/>
      <w:r w:rsidRPr="001058B5">
        <w:t>karound Solutions</w:t>
      </w:r>
    </w:p>
    <w:p w14:paraId="42FC9EA8"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Always apply all relevant security patches for both the operating system on which Oracle Database resides and Oracle Database itself, and for all installed Oracle Database options and components.</w:t>
      </w:r>
    </w:p>
    <w:p w14:paraId="705F7DF4" w14:textId="77777777" w:rsidR="008C539B" w:rsidRPr="001058B5" w:rsidRDefault="00C12992">
      <w:pPr>
        <w:pStyle w:val="BodyText"/>
        <w:spacing w:before="117" w:line="232" w:lineRule="auto"/>
        <w:ind w:left="1659" w:right="848"/>
        <w:rPr>
          <w:rFonts w:ascii="Arial" w:hAnsi="Arial" w:cs="Arial"/>
        </w:rPr>
      </w:pPr>
      <w:bookmarkStart w:id="1944" w:name="_bookmark2126"/>
      <w:bookmarkEnd w:id="1944"/>
      <w:r w:rsidRPr="001058B5">
        <w:rPr>
          <w:rFonts w:ascii="Arial" w:hAnsi="Arial" w:cs="Arial"/>
        </w:rPr>
        <w:t xml:space="preserve">Periodically check the security site on </w:t>
      </w:r>
      <w:bookmarkStart w:id="1945" w:name="_bookmark2125"/>
      <w:bookmarkEnd w:id="1945"/>
      <w:r w:rsidRPr="001058B5">
        <w:rPr>
          <w:rFonts w:ascii="Arial" w:hAnsi="Arial" w:cs="Arial"/>
        </w:rPr>
        <w:t>Oracle Technology Network for details about security alerts released by Oracle at</w:t>
      </w:r>
    </w:p>
    <w:p w14:paraId="1A6FDB33" w14:textId="77777777" w:rsidR="008C539B" w:rsidRPr="001058B5" w:rsidRDefault="008D1AB8">
      <w:pPr>
        <w:pStyle w:val="BodyText"/>
        <w:spacing w:before="137"/>
        <w:ind w:left="1660"/>
        <w:rPr>
          <w:rFonts w:ascii="Arial" w:hAnsi="Arial" w:cs="Arial"/>
        </w:rPr>
      </w:pPr>
      <w:hyperlink r:id="rId241">
        <w:r w:rsidR="00C12992" w:rsidRPr="001058B5">
          <w:rPr>
            <w:rFonts w:ascii="Arial" w:hAnsi="Arial" w:cs="Arial"/>
            <w:color w:val="0000CC"/>
            <w:w w:val="95"/>
          </w:rPr>
          <w:t>http</w:t>
        </w:r>
      </w:hyperlink>
      <w:hyperlink r:id="rId242">
        <w:r w:rsidR="00C12992" w:rsidRPr="001058B5">
          <w:rPr>
            <w:rFonts w:ascii="Arial" w:hAnsi="Arial" w:cs="Arial"/>
            <w:color w:val="0000CC"/>
            <w:w w:val="95"/>
          </w:rPr>
          <w:t>://www.oracle.com/technetwork/topi</w:t>
        </w:r>
        <w:bookmarkStart w:id="1946" w:name="_bookmark2127"/>
        <w:bookmarkEnd w:id="1946"/>
        <w:r w:rsidR="00C12992" w:rsidRPr="001058B5">
          <w:rPr>
            <w:rFonts w:ascii="Arial" w:hAnsi="Arial" w:cs="Arial"/>
            <w:color w:val="0000CC"/>
            <w:w w:val="95"/>
          </w:rPr>
          <w:t>cs/security/alerts-086861.html</w:t>
        </w:r>
      </w:hyperlink>
    </w:p>
    <w:p w14:paraId="5038FA2F" w14:textId="77777777" w:rsidR="008C539B" w:rsidRPr="001058B5" w:rsidRDefault="00C12992">
      <w:pPr>
        <w:pStyle w:val="BodyText"/>
        <w:spacing w:before="114" w:line="232" w:lineRule="auto"/>
        <w:ind w:left="1660" w:right="700"/>
        <w:rPr>
          <w:rFonts w:ascii="Arial" w:hAnsi="Arial" w:cs="Arial"/>
        </w:rPr>
      </w:pPr>
      <w:r w:rsidRPr="001058B5">
        <w:rPr>
          <w:rFonts w:ascii="Arial" w:hAnsi="Arial" w:cs="Arial"/>
        </w:rPr>
        <w:t>Also check the Oracle Worldwide Support Service site, My Oracle Support, for details about available and upcoming security-related patches at</w:t>
      </w:r>
    </w:p>
    <w:p w14:paraId="34E2C1EE" w14:textId="77777777" w:rsidR="008C539B" w:rsidRPr="001058B5" w:rsidRDefault="008D1AB8">
      <w:pPr>
        <w:pStyle w:val="BodyText"/>
        <w:spacing w:before="138"/>
        <w:ind w:left="1660"/>
        <w:rPr>
          <w:rFonts w:ascii="Arial" w:hAnsi="Arial" w:cs="Arial"/>
        </w:rPr>
      </w:pPr>
      <w:hyperlink r:id="rId243">
        <w:r w:rsidR="00C12992" w:rsidRPr="001058B5">
          <w:rPr>
            <w:rFonts w:ascii="Arial" w:hAnsi="Arial" w:cs="Arial"/>
            <w:color w:val="0000CC"/>
            <w:w w:val="95"/>
          </w:rPr>
          <w:t>http</w:t>
        </w:r>
      </w:hyperlink>
      <w:r w:rsidR="00C12992" w:rsidRPr="001058B5">
        <w:rPr>
          <w:rFonts w:ascii="Arial" w:hAnsi="Arial" w:cs="Arial"/>
          <w:color w:val="0000CC"/>
          <w:w w:val="95"/>
        </w:rPr>
        <w:t>s://support.oracle.com</w:t>
      </w:r>
    </w:p>
    <w:p w14:paraId="7A368DAA" w14:textId="77777777" w:rsidR="008C539B" w:rsidRPr="001058B5" w:rsidRDefault="008C539B">
      <w:pPr>
        <w:pStyle w:val="BodyText"/>
        <w:spacing w:before="7"/>
        <w:rPr>
          <w:rFonts w:ascii="Arial" w:hAnsi="Arial" w:cs="Arial"/>
          <w:sz w:val="27"/>
        </w:rPr>
      </w:pPr>
    </w:p>
    <w:p w14:paraId="19E5BA88" w14:textId="77777777" w:rsidR="008C539B" w:rsidRPr="001058B5" w:rsidRDefault="00C12992">
      <w:pPr>
        <w:pStyle w:val="Heading4"/>
        <w:ind w:left="100"/>
      </w:pPr>
      <w:bookmarkStart w:id="1947" w:name="Contacting_Oracle_Security_Regarding_Vul"/>
      <w:bookmarkStart w:id="1948" w:name="_bookmark2128"/>
      <w:bookmarkEnd w:id="1947"/>
      <w:bookmarkEnd w:id="1948"/>
      <w:r w:rsidRPr="001058B5">
        <w:t>Contacting Oracle Security Regarding Vulnerabilities in Orac</w:t>
      </w:r>
      <w:bookmarkStart w:id="1949" w:name="_bookmark2129"/>
      <w:bookmarkEnd w:id="1949"/>
      <w:r w:rsidRPr="001058B5">
        <w:t>le Database</w:t>
      </w:r>
    </w:p>
    <w:p w14:paraId="1D31ABFB" w14:textId="77777777" w:rsidR="008C539B" w:rsidRPr="001058B5" w:rsidRDefault="00C12992">
      <w:pPr>
        <w:pStyle w:val="BodyText"/>
        <w:spacing w:before="82" w:line="230" w:lineRule="auto"/>
        <w:ind w:left="1660" w:right="754"/>
        <w:rPr>
          <w:rFonts w:ascii="Arial" w:hAnsi="Arial" w:cs="Arial"/>
        </w:rPr>
      </w:pPr>
      <w:r w:rsidRPr="001058B5">
        <w:rPr>
          <w:rFonts w:ascii="Arial" w:hAnsi="Arial" w:cs="Arial"/>
        </w:rPr>
        <w:t xml:space="preserve">If you are an Oracle customer or an Oracle partner, use My Oracle Support to submit a Service Request on any potential Oracle product security vulnerability. Otherwise, </w:t>
      </w:r>
      <w:r w:rsidRPr="001058B5">
        <w:rPr>
          <w:rFonts w:ascii="Arial" w:hAnsi="Arial" w:cs="Arial"/>
          <w:w w:val="95"/>
        </w:rPr>
        <w:t xml:space="preserve">send an email to </w:t>
      </w:r>
      <w:hyperlink r:id="rId244">
        <w:r w:rsidRPr="001058B5">
          <w:rPr>
            <w:rFonts w:ascii="Arial" w:hAnsi="Arial" w:cs="Arial"/>
            <w:w w:val="95"/>
          </w:rPr>
          <w:t>secalert_us@oracle.com</w:t>
        </w:r>
        <w:r w:rsidRPr="001058B5">
          <w:rPr>
            <w:rFonts w:ascii="Arial" w:hAnsi="Arial" w:cs="Arial"/>
            <w:spacing w:val="-77"/>
            <w:w w:val="95"/>
          </w:rPr>
          <w:t xml:space="preserve"> </w:t>
        </w:r>
      </w:hyperlink>
      <w:r w:rsidRPr="001058B5">
        <w:rPr>
          <w:rFonts w:ascii="Arial" w:hAnsi="Arial" w:cs="Arial"/>
          <w:w w:val="95"/>
        </w:rPr>
        <w:t xml:space="preserve">with a complete description of the problem, </w:t>
      </w:r>
      <w:r w:rsidRPr="001058B5">
        <w:rPr>
          <w:rFonts w:ascii="Arial" w:hAnsi="Arial" w:cs="Arial"/>
        </w:rPr>
        <w:t>including product version and platform, together with any scripts and examples.</w:t>
      </w:r>
    </w:p>
    <w:p w14:paraId="159F74FB"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Oracle encourages those who want to contact Oracle Security to employ email encryption, using our encryption key.</w:t>
      </w:r>
    </w:p>
    <w:p w14:paraId="21578EE3" w14:textId="77777777" w:rsidR="008C539B" w:rsidRPr="001058B5" w:rsidRDefault="008C539B">
      <w:pPr>
        <w:pStyle w:val="BodyText"/>
        <w:spacing w:before="8"/>
        <w:rPr>
          <w:rFonts w:ascii="Arial" w:hAnsi="Arial" w:cs="Arial"/>
          <w:sz w:val="27"/>
        </w:rPr>
      </w:pPr>
    </w:p>
    <w:p w14:paraId="37115BCE" w14:textId="77777777" w:rsidR="008C539B" w:rsidRPr="001058B5" w:rsidRDefault="00C12992">
      <w:pPr>
        <w:pStyle w:val="Heading3"/>
        <w:ind w:left="100"/>
      </w:pPr>
      <w:bookmarkStart w:id="1950" w:name="Guidelines_for_Securing_User_Accounts_an"/>
      <w:bookmarkStart w:id="1951" w:name="_bookmark2130"/>
      <w:bookmarkStart w:id="1952" w:name="_bookmark2131"/>
      <w:bookmarkEnd w:id="1950"/>
      <w:bookmarkEnd w:id="1951"/>
      <w:bookmarkEnd w:id="1952"/>
      <w:r w:rsidRPr="001058B5">
        <w:t>Guidelines f</w:t>
      </w:r>
      <w:bookmarkStart w:id="1953" w:name="_bookmark2132"/>
      <w:bookmarkEnd w:id="1953"/>
      <w:r w:rsidRPr="001058B5">
        <w:t>or Securing User Accounts and Privileges</w:t>
      </w:r>
    </w:p>
    <w:p w14:paraId="2FFBB04C" w14:textId="77777777" w:rsidR="008C539B" w:rsidRPr="001058B5" w:rsidRDefault="00C12992">
      <w:pPr>
        <w:pStyle w:val="BodyText"/>
        <w:spacing w:before="80"/>
        <w:ind w:left="1660"/>
        <w:rPr>
          <w:rFonts w:ascii="Arial" w:hAnsi="Arial" w:cs="Arial"/>
        </w:rPr>
      </w:pPr>
      <w:r w:rsidRPr="001058B5">
        <w:rPr>
          <w:rFonts w:ascii="Arial" w:hAnsi="Arial" w:cs="Arial"/>
        </w:rPr>
        <w:t>Follow these guidelines to se</w:t>
      </w:r>
      <w:bookmarkStart w:id="1954" w:name="_bookmark2133"/>
      <w:bookmarkEnd w:id="1954"/>
      <w:r w:rsidRPr="001058B5">
        <w:rPr>
          <w:rFonts w:ascii="Arial" w:hAnsi="Arial" w:cs="Arial"/>
        </w:rPr>
        <w:t>cure user accounts and privileges:</w:t>
      </w:r>
    </w:p>
    <w:p w14:paraId="65A731DE" w14:textId="77777777" w:rsidR="008C539B" w:rsidRPr="001058B5" w:rsidRDefault="00C12992">
      <w:pPr>
        <w:pStyle w:val="Heading7"/>
        <w:numPr>
          <w:ilvl w:val="0"/>
          <w:numId w:val="21"/>
        </w:numPr>
        <w:tabs>
          <w:tab w:val="left" w:pos="2020"/>
        </w:tabs>
        <w:spacing w:before="117"/>
        <w:jc w:val="left"/>
        <w:rPr>
          <w:rFonts w:ascii="Arial" w:hAnsi="Arial" w:cs="Arial"/>
        </w:rPr>
      </w:pPr>
      <w:r w:rsidRPr="001058B5">
        <w:rPr>
          <w:rFonts w:ascii="Arial" w:hAnsi="Arial" w:cs="Arial"/>
        </w:rPr>
        <w:t>Practice the principle of least</w:t>
      </w:r>
      <w:r w:rsidRPr="001058B5">
        <w:rPr>
          <w:rFonts w:ascii="Arial" w:hAnsi="Arial" w:cs="Arial"/>
          <w:spacing w:val="-3"/>
        </w:rPr>
        <w:t xml:space="preserve"> </w:t>
      </w:r>
      <w:r w:rsidRPr="001058B5">
        <w:rPr>
          <w:rFonts w:ascii="Arial" w:hAnsi="Arial" w:cs="Arial"/>
        </w:rPr>
        <w:t>privilege.</w:t>
      </w:r>
    </w:p>
    <w:p w14:paraId="5A30FED1" w14:textId="77777777" w:rsidR="008C539B" w:rsidRPr="001058B5" w:rsidRDefault="00C12992">
      <w:pPr>
        <w:pStyle w:val="BodyText"/>
        <w:spacing w:before="115"/>
        <w:ind w:left="2020"/>
        <w:rPr>
          <w:rFonts w:ascii="Arial" w:hAnsi="Arial" w:cs="Arial"/>
        </w:rPr>
      </w:pPr>
      <w:r w:rsidRPr="001058B5">
        <w:rPr>
          <w:rFonts w:ascii="Arial" w:hAnsi="Arial" w:cs="Arial"/>
        </w:rPr>
        <w:t>Oracle recommends the following guidelines:</w:t>
      </w:r>
    </w:p>
    <w:p w14:paraId="24AC8AB8" w14:textId="77777777" w:rsidR="008C539B" w:rsidRPr="001058B5" w:rsidRDefault="00C12992">
      <w:pPr>
        <w:pStyle w:val="Heading7"/>
        <w:numPr>
          <w:ilvl w:val="1"/>
          <w:numId w:val="21"/>
        </w:numPr>
        <w:tabs>
          <w:tab w:val="left" w:pos="2380"/>
        </w:tabs>
        <w:spacing w:before="115"/>
        <w:ind w:hanging="960"/>
        <w:jc w:val="left"/>
        <w:rPr>
          <w:rFonts w:ascii="Arial" w:hAnsi="Arial" w:cs="Arial"/>
        </w:rPr>
      </w:pPr>
      <w:r w:rsidRPr="001058B5">
        <w:rPr>
          <w:rFonts w:ascii="Arial" w:hAnsi="Arial" w:cs="Arial"/>
        </w:rPr>
        <w:t>Grant necessary privileges</w:t>
      </w:r>
      <w:r w:rsidRPr="001058B5">
        <w:rPr>
          <w:rFonts w:ascii="Arial" w:hAnsi="Arial" w:cs="Arial"/>
          <w:spacing w:val="-1"/>
        </w:rPr>
        <w:t xml:space="preserve"> </w:t>
      </w:r>
      <w:r w:rsidRPr="001058B5">
        <w:rPr>
          <w:rFonts w:ascii="Arial" w:hAnsi="Arial" w:cs="Arial"/>
          <w:spacing w:val="-4"/>
        </w:rPr>
        <w:t>only.</w:t>
      </w:r>
    </w:p>
    <w:p w14:paraId="0A5272D0" w14:textId="77777777" w:rsidR="008C539B" w:rsidRPr="001058B5" w:rsidRDefault="00C12992">
      <w:pPr>
        <w:pStyle w:val="BodyText"/>
        <w:spacing w:before="121" w:line="232" w:lineRule="auto"/>
        <w:ind w:left="2380" w:right="848"/>
        <w:rPr>
          <w:rFonts w:ascii="Arial" w:hAnsi="Arial" w:cs="Arial"/>
        </w:rPr>
      </w:pPr>
      <w:r w:rsidRPr="001058B5">
        <w:rPr>
          <w:rFonts w:ascii="Arial" w:hAnsi="Arial" w:cs="Arial"/>
        </w:rPr>
        <w:t>Do not provide database users or roles more privileges than are necessary. (If poss</w:t>
      </w:r>
      <w:bookmarkStart w:id="1955" w:name="_bookmark2135"/>
      <w:bookmarkEnd w:id="1955"/>
      <w:r w:rsidRPr="001058B5">
        <w:rPr>
          <w:rFonts w:ascii="Arial" w:hAnsi="Arial" w:cs="Arial"/>
        </w:rPr>
        <w:t xml:space="preserve">ible, grant privileges to roles, not users.) In other words, the </w:t>
      </w:r>
      <w:r w:rsidRPr="001058B5">
        <w:rPr>
          <w:rFonts w:ascii="Arial" w:hAnsi="Arial" w:cs="Arial"/>
          <w:i/>
        </w:rPr>
        <w:t xml:space="preserve">principle of least privilege </w:t>
      </w:r>
      <w:r w:rsidRPr="001058B5">
        <w:rPr>
          <w:rFonts w:ascii="Arial" w:hAnsi="Arial" w:cs="Arial"/>
        </w:rPr>
        <w:t>is that users be given only those privileges that are actually required to ef</w:t>
      </w:r>
      <w:bookmarkStart w:id="1956" w:name="_bookmark2134"/>
      <w:bookmarkEnd w:id="1956"/>
      <w:r w:rsidRPr="001058B5">
        <w:rPr>
          <w:rFonts w:ascii="Arial" w:hAnsi="Arial" w:cs="Arial"/>
        </w:rPr>
        <w:t>ficiently perform their jobs.</w:t>
      </w:r>
    </w:p>
    <w:p w14:paraId="180B515C" w14:textId="77777777" w:rsidR="008C539B" w:rsidRPr="001058B5" w:rsidRDefault="00C12992">
      <w:pPr>
        <w:pStyle w:val="BodyText"/>
        <w:spacing w:before="110"/>
        <w:ind w:left="2380"/>
        <w:rPr>
          <w:rFonts w:ascii="Arial" w:hAnsi="Arial" w:cs="Arial"/>
        </w:rPr>
      </w:pPr>
      <w:r w:rsidRPr="001058B5">
        <w:rPr>
          <w:rFonts w:ascii="Arial" w:hAnsi="Arial" w:cs="Arial"/>
        </w:rPr>
        <w:t xml:space="preserve">To implement this principle, restrict </w:t>
      </w:r>
      <w:bookmarkStart w:id="1957" w:name="_bookmark2136"/>
      <w:bookmarkEnd w:id="1957"/>
      <w:r w:rsidRPr="001058B5">
        <w:rPr>
          <w:rFonts w:ascii="Arial" w:hAnsi="Arial" w:cs="Arial"/>
        </w:rPr>
        <w:t>the following as much as possible:</w:t>
      </w:r>
    </w:p>
    <w:p w14:paraId="053CE7F4" w14:textId="77777777" w:rsidR="008C539B" w:rsidRPr="001058B5" w:rsidRDefault="00C12992">
      <w:pPr>
        <w:pStyle w:val="ListParagraph"/>
        <w:numPr>
          <w:ilvl w:val="2"/>
          <w:numId w:val="21"/>
        </w:numPr>
        <w:tabs>
          <w:tab w:val="left" w:pos="2739"/>
          <w:tab w:val="left" w:pos="2740"/>
        </w:tabs>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SYSTEM</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bookmarkStart w:id="1958" w:name="_bookmark2137"/>
      <w:bookmarkEnd w:id="1958"/>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users.</w:t>
      </w:r>
    </w:p>
    <w:p w14:paraId="0C9B3198" w14:textId="77777777" w:rsidR="008C539B" w:rsidRPr="001058B5" w:rsidRDefault="00C12992">
      <w:pPr>
        <w:pStyle w:val="ListParagraph"/>
        <w:numPr>
          <w:ilvl w:val="2"/>
          <w:numId w:val="21"/>
        </w:numPr>
        <w:tabs>
          <w:tab w:val="left" w:pos="2739"/>
          <w:tab w:val="left" w:pos="2740"/>
        </w:tabs>
        <w:spacing w:before="117" w:line="228" w:lineRule="auto"/>
        <w:ind w:right="1761"/>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people</w:t>
      </w:r>
      <w:r w:rsidRPr="001058B5">
        <w:rPr>
          <w:rFonts w:ascii="Arial" w:hAnsi="Arial" w:cs="Arial"/>
          <w:spacing w:val="-9"/>
          <w:sz w:val="20"/>
        </w:rPr>
        <w:t xml:space="preserve"> </w:t>
      </w:r>
      <w:r w:rsidRPr="001058B5">
        <w:rPr>
          <w:rFonts w:ascii="Arial" w:hAnsi="Arial" w:cs="Arial"/>
          <w:sz w:val="20"/>
        </w:rPr>
        <w:t>who</w:t>
      </w:r>
      <w:r w:rsidRPr="001058B5">
        <w:rPr>
          <w:rFonts w:ascii="Arial" w:hAnsi="Arial" w:cs="Arial"/>
          <w:spacing w:val="-9"/>
          <w:sz w:val="20"/>
        </w:rPr>
        <w:t xml:space="preserve"> </w:t>
      </w:r>
      <w:r w:rsidRPr="001058B5">
        <w:rPr>
          <w:rFonts w:ascii="Arial" w:hAnsi="Arial" w:cs="Arial"/>
          <w:sz w:val="20"/>
        </w:rPr>
        <w:t>are</w:t>
      </w:r>
      <w:r w:rsidRPr="001058B5">
        <w:rPr>
          <w:rFonts w:ascii="Arial" w:hAnsi="Arial" w:cs="Arial"/>
          <w:spacing w:val="-9"/>
          <w:sz w:val="20"/>
        </w:rPr>
        <w:t xml:space="preserve"> </w:t>
      </w:r>
      <w:r w:rsidRPr="001058B5">
        <w:rPr>
          <w:rFonts w:ascii="Arial" w:hAnsi="Arial" w:cs="Arial"/>
          <w:sz w:val="20"/>
        </w:rPr>
        <w:t>allowed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make</w:t>
      </w:r>
      <w:r w:rsidRPr="001058B5">
        <w:rPr>
          <w:rFonts w:ascii="Arial" w:hAnsi="Arial" w:cs="Arial"/>
          <w:spacing w:val="-9"/>
          <w:sz w:val="20"/>
        </w:rPr>
        <w:t xml:space="preserve"> </w:t>
      </w:r>
      <w:r w:rsidRPr="001058B5">
        <w:rPr>
          <w:rFonts w:ascii="Arial" w:hAnsi="Arial" w:cs="Arial"/>
          <w:sz w:val="20"/>
        </w:rPr>
        <w:t>SYS-privileged connections to the</w:t>
      </w:r>
      <w:r w:rsidRPr="001058B5">
        <w:rPr>
          <w:rFonts w:ascii="Arial" w:hAnsi="Arial" w:cs="Arial"/>
          <w:spacing w:val="-4"/>
          <w:sz w:val="20"/>
        </w:rPr>
        <w:t xml:space="preserve"> </w:t>
      </w:r>
      <w:r w:rsidRPr="001058B5">
        <w:rPr>
          <w:rFonts w:ascii="Arial" w:hAnsi="Arial" w:cs="Arial"/>
          <w:sz w:val="20"/>
        </w:rPr>
        <w:t>database.</w:t>
      </w:r>
    </w:p>
    <w:p w14:paraId="38CA3F4E" w14:textId="77777777" w:rsidR="008C539B" w:rsidRPr="001058B5" w:rsidRDefault="00C12992">
      <w:pPr>
        <w:pStyle w:val="ListParagraph"/>
        <w:numPr>
          <w:ilvl w:val="2"/>
          <w:numId w:val="21"/>
        </w:numPr>
        <w:tabs>
          <w:tab w:val="left" w:pos="2739"/>
          <w:tab w:val="left" w:pos="2740"/>
        </w:tabs>
        <w:spacing w:before="125" w:line="228" w:lineRule="auto"/>
        <w:ind w:right="866"/>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number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users</w:t>
      </w:r>
      <w:r w:rsidRPr="001058B5">
        <w:rPr>
          <w:rFonts w:ascii="Arial" w:hAnsi="Arial" w:cs="Arial"/>
          <w:spacing w:val="-12"/>
          <w:sz w:val="20"/>
        </w:rPr>
        <w:t xml:space="preserve"> </w:t>
      </w:r>
      <w:r w:rsidRPr="001058B5">
        <w:rPr>
          <w:rFonts w:ascii="Arial" w:hAnsi="Arial" w:cs="Arial"/>
          <w:sz w:val="20"/>
        </w:rPr>
        <w:t>who</w:t>
      </w:r>
      <w:r w:rsidRPr="001058B5">
        <w:rPr>
          <w:rFonts w:ascii="Arial" w:hAnsi="Arial" w:cs="Arial"/>
          <w:spacing w:val="-11"/>
          <w:sz w:val="20"/>
        </w:rPr>
        <w:t xml:space="preserve"> </w:t>
      </w:r>
      <w:r w:rsidRPr="001058B5">
        <w:rPr>
          <w:rFonts w:ascii="Arial" w:hAnsi="Arial" w:cs="Arial"/>
          <w:sz w:val="20"/>
        </w:rPr>
        <w:t>are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such</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DROP</w:t>
      </w:r>
      <w:bookmarkStart w:id="1959" w:name="_bookmark2138"/>
      <w:bookmarkEnd w:id="1959"/>
      <w:r w:rsidRPr="001058B5">
        <w:rPr>
          <w:rFonts w:ascii="Arial" w:hAnsi="Arial" w:cs="Arial"/>
          <w:sz w:val="20"/>
        </w:rPr>
        <w:t xml:space="preserve"> ANY TABLE privilege. For example, there is generally no need to grant CREATE</w:t>
      </w:r>
      <w:r w:rsidRPr="001058B5">
        <w:rPr>
          <w:rFonts w:ascii="Arial" w:hAnsi="Arial" w:cs="Arial"/>
          <w:spacing w:val="-33"/>
          <w:sz w:val="20"/>
        </w:rPr>
        <w:t xml:space="preserve"> </w:t>
      </w:r>
      <w:r w:rsidRPr="001058B5">
        <w:rPr>
          <w:rFonts w:ascii="Arial" w:hAnsi="Arial" w:cs="Arial"/>
          <w:sz w:val="20"/>
        </w:rPr>
        <w:t>ANY</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a</w:t>
      </w:r>
      <w:r w:rsidRPr="001058B5">
        <w:rPr>
          <w:rFonts w:ascii="Arial" w:hAnsi="Arial" w:cs="Arial"/>
          <w:spacing w:val="-8"/>
          <w:sz w:val="20"/>
        </w:rPr>
        <w:t xml:space="preserve"> </w:t>
      </w:r>
      <w:r w:rsidRPr="001058B5">
        <w:rPr>
          <w:rFonts w:ascii="Arial" w:hAnsi="Arial" w:cs="Arial"/>
          <w:sz w:val="20"/>
        </w:rPr>
        <w:t>non-DBA-privileged</w:t>
      </w:r>
      <w:r w:rsidRPr="001058B5">
        <w:rPr>
          <w:rFonts w:ascii="Arial" w:hAnsi="Arial" w:cs="Arial"/>
          <w:spacing w:val="-8"/>
          <w:sz w:val="20"/>
        </w:rPr>
        <w:t xml:space="preserve"> </w:t>
      </w:r>
      <w:r w:rsidRPr="001058B5">
        <w:rPr>
          <w:rFonts w:ascii="Arial" w:hAnsi="Arial" w:cs="Arial"/>
          <w:spacing w:val="-4"/>
          <w:sz w:val="20"/>
        </w:rPr>
        <w:t>user.</w:t>
      </w:r>
    </w:p>
    <w:p w14:paraId="41EB57D2" w14:textId="77777777" w:rsidR="008C539B" w:rsidRPr="001058B5" w:rsidRDefault="008C539B">
      <w:pPr>
        <w:spacing w:line="228" w:lineRule="auto"/>
        <w:rPr>
          <w:rFonts w:ascii="Arial" w:hAnsi="Arial" w:cs="Arial"/>
          <w:sz w:val="20"/>
        </w:rPr>
        <w:sectPr w:rsidR="008C539B" w:rsidRPr="001058B5">
          <w:headerReference w:type="even" r:id="rId245"/>
          <w:headerReference w:type="default" r:id="rId246"/>
          <w:pgSz w:w="12240" w:h="15840"/>
          <w:pgMar w:top="840" w:right="1060" w:bottom="860" w:left="1100" w:header="549" w:footer="663" w:gutter="0"/>
          <w:cols w:space="720"/>
        </w:sectPr>
      </w:pPr>
    </w:p>
    <w:p w14:paraId="7C94EDE0" w14:textId="77777777" w:rsidR="008C539B" w:rsidRPr="001058B5" w:rsidRDefault="008C539B">
      <w:pPr>
        <w:pStyle w:val="BodyText"/>
        <w:spacing w:before="5"/>
        <w:rPr>
          <w:rFonts w:ascii="Arial" w:hAnsi="Arial" w:cs="Arial"/>
          <w:sz w:val="25"/>
        </w:rPr>
      </w:pPr>
    </w:p>
    <w:p w14:paraId="78769B5D" w14:textId="77777777" w:rsidR="008C539B" w:rsidRPr="001058B5" w:rsidRDefault="00C12992">
      <w:pPr>
        <w:pStyle w:val="BodyText"/>
        <w:tabs>
          <w:tab w:val="left" w:pos="3339"/>
        </w:tabs>
        <w:spacing w:before="101" w:line="230" w:lineRule="auto"/>
        <w:ind w:left="3339" w:right="58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The number of users who are allowed to perform actions that create, </w:t>
      </w:r>
      <w:commentRangeStart w:id="1960"/>
      <w:r w:rsidRPr="001058B5">
        <w:rPr>
          <w:rFonts w:ascii="Arial" w:hAnsi="Arial" w:cs="Arial"/>
          <w:spacing w:val="-4"/>
        </w:rPr>
        <w:t>modify</w:t>
      </w:r>
      <w:commentRangeEnd w:id="1960"/>
      <w:r w:rsidR="00A20AEF">
        <w:rPr>
          <w:rStyle w:val="CommentReference"/>
        </w:rPr>
        <w:commentReference w:id="1960"/>
      </w:r>
      <w:r w:rsidRPr="001058B5">
        <w:rPr>
          <w:rFonts w:ascii="Arial" w:hAnsi="Arial" w:cs="Arial"/>
          <w:spacing w:val="-4"/>
        </w:rPr>
        <w:t>,</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drop</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objects,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30"/>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TRUNCATE</w:t>
      </w:r>
      <w:r w:rsidRPr="001058B5">
        <w:rPr>
          <w:rFonts w:ascii="Arial" w:hAnsi="Arial" w:cs="Arial"/>
          <w:spacing w:val="-78"/>
        </w:rPr>
        <w:t xml:space="preserve"> </w:t>
      </w:r>
      <w:r w:rsidRPr="001058B5">
        <w:rPr>
          <w:rFonts w:ascii="Arial" w:hAnsi="Arial" w:cs="Arial"/>
        </w:rPr>
        <w:t>TABLE,</w:t>
      </w:r>
      <w:r w:rsidRPr="001058B5">
        <w:rPr>
          <w:rFonts w:ascii="Arial" w:hAnsi="Arial" w:cs="Arial"/>
          <w:spacing w:val="-30"/>
        </w:rPr>
        <w:t xml:space="preserve"> </w:t>
      </w:r>
      <w:r w:rsidRPr="001058B5">
        <w:rPr>
          <w:rFonts w:ascii="Arial" w:hAnsi="Arial" w:cs="Arial"/>
        </w:rPr>
        <w:t>DELETE TABLE,</w:t>
      </w:r>
      <w:r w:rsidRPr="001058B5">
        <w:rPr>
          <w:rFonts w:ascii="Arial" w:hAnsi="Arial" w:cs="Arial"/>
          <w:spacing w:val="-4"/>
        </w:rPr>
        <w:t xml:space="preserve"> </w:t>
      </w:r>
      <w:r w:rsidRPr="001058B5">
        <w:rPr>
          <w:rFonts w:ascii="Arial" w:hAnsi="Arial" w:cs="Arial"/>
        </w:rPr>
        <w:t>DROP</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5"/>
        </w:rPr>
        <w:t xml:space="preserve"> </w:t>
      </w:r>
      <w:r w:rsidRPr="001058B5">
        <w:rPr>
          <w:rFonts w:ascii="Arial" w:hAnsi="Arial" w:cs="Arial"/>
        </w:rPr>
        <w:t>on.</w:t>
      </w:r>
    </w:p>
    <w:p w14:paraId="79333BB0" w14:textId="77777777" w:rsidR="008C539B" w:rsidRPr="001058B5" w:rsidRDefault="00C12992">
      <w:pPr>
        <w:pStyle w:val="Heading7"/>
        <w:numPr>
          <w:ilvl w:val="1"/>
          <w:numId w:val="21"/>
        </w:numPr>
        <w:tabs>
          <w:tab w:val="left" w:pos="2980"/>
        </w:tabs>
        <w:spacing w:before="113"/>
        <w:ind w:right="603"/>
        <w:jc w:val="left"/>
        <w:rPr>
          <w:rFonts w:ascii="Arial" w:hAnsi="Arial" w:cs="Arial"/>
        </w:rPr>
      </w:pPr>
      <w:r w:rsidRPr="001058B5">
        <w:rPr>
          <w:rFonts w:ascii="Arial" w:hAnsi="Arial" w:cs="Arial"/>
        </w:rPr>
        <w:t xml:space="preserve">Limit granting the </w:t>
      </w:r>
      <w:r w:rsidRPr="001058B5">
        <w:rPr>
          <w:rFonts w:ascii="Arial" w:hAnsi="Arial" w:cs="Arial"/>
          <w:spacing w:val="-4"/>
        </w:rPr>
        <w:t xml:space="preserve">CREATE </w:t>
      </w:r>
      <w:r w:rsidRPr="001058B5">
        <w:rPr>
          <w:rFonts w:ascii="Arial" w:hAnsi="Arial" w:cs="Arial"/>
        </w:rPr>
        <w:t>ANY EDITION and DROP ANY EDITION privileges.</w:t>
      </w:r>
    </w:p>
    <w:p w14:paraId="3D85C759" w14:textId="77777777" w:rsidR="008C539B" w:rsidRPr="001058B5" w:rsidRDefault="00C12992">
      <w:pPr>
        <w:pStyle w:val="BodyText"/>
        <w:spacing w:before="122" w:line="230" w:lineRule="auto"/>
        <w:ind w:left="2979" w:right="281"/>
        <w:rPr>
          <w:rFonts w:ascii="Arial" w:hAnsi="Arial" w:cs="Arial"/>
        </w:rPr>
      </w:pPr>
      <w:r w:rsidRPr="001058B5">
        <w:rPr>
          <w:rFonts w:ascii="Arial" w:hAnsi="Arial" w:cs="Arial"/>
          <w:spacing w:val="-9"/>
        </w:rPr>
        <w:t xml:space="preserve">To </w:t>
      </w:r>
      <w:r w:rsidRPr="001058B5">
        <w:rPr>
          <w:rFonts w:ascii="Arial" w:hAnsi="Arial" w:cs="Arial"/>
        </w:rPr>
        <w:t>maintain additional versions of objects, editions can increase resource and disk</w:t>
      </w:r>
      <w:r w:rsidRPr="001058B5">
        <w:rPr>
          <w:rFonts w:ascii="Arial" w:hAnsi="Arial" w:cs="Arial"/>
          <w:spacing w:val="-22"/>
        </w:rPr>
        <w:t xml:space="preserve"> </w:t>
      </w:r>
      <w:r w:rsidRPr="001058B5">
        <w:rPr>
          <w:rFonts w:ascii="Arial" w:hAnsi="Arial" w:cs="Arial"/>
        </w:rPr>
        <w:t>space</w:t>
      </w:r>
      <w:r w:rsidRPr="001058B5">
        <w:rPr>
          <w:rFonts w:ascii="Arial" w:hAnsi="Arial" w:cs="Arial"/>
          <w:spacing w:val="-22"/>
        </w:rPr>
        <w:t xml:space="preserve"> </w:t>
      </w:r>
      <w:r w:rsidRPr="001058B5">
        <w:rPr>
          <w:rFonts w:ascii="Arial" w:hAnsi="Arial" w:cs="Arial"/>
        </w:rPr>
        <w:t>consumption</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Only</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CREATE</w:t>
      </w:r>
      <w:r w:rsidRPr="001058B5">
        <w:rPr>
          <w:rFonts w:ascii="Arial" w:hAnsi="Arial" w:cs="Arial"/>
          <w:spacing w:val="-61"/>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EDITION and</w:t>
      </w:r>
      <w:r w:rsidRPr="001058B5">
        <w:rPr>
          <w:rFonts w:ascii="Arial" w:hAnsi="Arial" w:cs="Arial"/>
          <w:spacing w:val="-14"/>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ANY</w:t>
      </w:r>
      <w:r w:rsidRPr="001058B5">
        <w:rPr>
          <w:rFonts w:ascii="Arial" w:hAnsi="Arial" w:cs="Arial"/>
          <w:spacing w:val="-46"/>
        </w:rPr>
        <w:t xml:space="preserve"> </w:t>
      </w:r>
      <w:r w:rsidRPr="001058B5">
        <w:rPr>
          <w:rFonts w:ascii="Arial" w:hAnsi="Arial" w:cs="Arial"/>
        </w:rPr>
        <w:t>EDITION</w:t>
      </w:r>
      <w:r w:rsidRPr="001058B5">
        <w:rPr>
          <w:rFonts w:ascii="Arial" w:hAnsi="Arial" w:cs="Arial"/>
          <w:spacing w:val="-89"/>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trusted</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responsible</w:t>
      </w:r>
      <w:r w:rsidRPr="001058B5">
        <w:rPr>
          <w:rFonts w:ascii="Arial" w:hAnsi="Arial" w:cs="Arial"/>
          <w:spacing w:val="-15"/>
        </w:rPr>
        <w:t xml:space="preserve"> </w:t>
      </w:r>
      <w:r w:rsidRPr="001058B5">
        <w:rPr>
          <w:rFonts w:ascii="Arial" w:hAnsi="Arial" w:cs="Arial"/>
        </w:rPr>
        <w:t>for performing</w:t>
      </w:r>
      <w:r w:rsidRPr="001058B5">
        <w:rPr>
          <w:rFonts w:ascii="Arial" w:hAnsi="Arial" w:cs="Arial"/>
          <w:spacing w:val="-1"/>
        </w:rPr>
        <w:t xml:space="preserve"> </w:t>
      </w:r>
      <w:r w:rsidRPr="001058B5">
        <w:rPr>
          <w:rFonts w:ascii="Arial" w:hAnsi="Arial" w:cs="Arial"/>
        </w:rPr>
        <w:t>upgrades.</w:t>
      </w:r>
    </w:p>
    <w:p w14:paraId="503D7746" w14:textId="77777777" w:rsidR="008C539B" w:rsidRPr="001058B5" w:rsidRDefault="00C12992">
      <w:pPr>
        <w:pStyle w:val="Heading7"/>
        <w:numPr>
          <w:ilvl w:val="1"/>
          <w:numId w:val="21"/>
        </w:numPr>
        <w:tabs>
          <w:tab w:val="left" w:pos="2980"/>
        </w:tabs>
        <w:spacing w:before="114"/>
        <w:ind w:right="344"/>
        <w:jc w:val="left"/>
        <w:rPr>
          <w:rFonts w:ascii="Arial" w:hAnsi="Arial" w:cs="Arial"/>
        </w:rPr>
      </w:pPr>
      <w:r w:rsidRPr="001058B5">
        <w:rPr>
          <w:rFonts w:ascii="Arial" w:hAnsi="Arial" w:cs="Arial"/>
        </w:rPr>
        <w:t xml:space="preserve">Restrict the </w:t>
      </w:r>
      <w:r w:rsidRPr="001058B5">
        <w:rPr>
          <w:rFonts w:ascii="Arial" w:hAnsi="Arial" w:cs="Arial"/>
          <w:spacing w:val="-4"/>
        </w:rPr>
        <w:t xml:space="preserve">CREATE </w:t>
      </w:r>
      <w:r w:rsidRPr="001058B5">
        <w:rPr>
          <w:rFonts w:ascii="Arial" w:hAnsi="Arial" w:cs="Arial"/>
        </w:rPr>
        <w:t xml:space="preserve">ANY JOB, BECOME USER, </w:t>
      </w:r>
      <w:r w:rsidRPr="001058B5">
        <w:rPr>
          <w:rFonts w:ascii="Arial" w:hAnsi="Arial" w:cs="Arial"/>
          <w:spacing w:val="-3"/>
        </w:rPr>
        <w:t xml:space="preserve">EXP_FULL_DATABASE, </w:t>
      </w:r>
      <w:r w:rsidRPr="001058B5">
        <w:rPr>
          <w:rFonts w:ascii="Arial" w:hAnsi="Arial" w:cs="Arial"/>
        </w:rPr>
        <w:t xml:space="preserve">and </w:t>
      </w:r>
      <w:r w:rsidRPr="001058B5">
        <w:rPr>
          <w:rFonts w:ascii="Arial" w:hAnsi="Arial" w:cs="Arial"/>
          <w:spacing w:val="-3"/>
        </w:rPr>
        <w:t xml:space="preserve">IMP_FULL_DATABASE </w:t>
      </w:r>
      <w:r w:rsidRPr="001058B5">
        <w:rPr>
          <w:rFonts w:ascii="Arial" w:hAnsi="Arial" w:cs="Arial"/>
        </w:rPr>
        <w:t>privileges.</w:t>
      </w:r>
    </w:p>
    <w:p w14:paraId="61159F61" w14:textId="77777777" w:rsidR="008C539B" w:rsidRPr="001058B5" w:rsidRDefault="00C12992">
      <w:pPr>
        <w:pStyle w:val="BodyText"/>
        <w:spacing w:before="120" w:line="232" w:lineRule="auto"/>
        <w:ind w:left="2980"/>
        <w:rPr>
          <w:rFonts w:ascii="Arial" w:hAnsi="Arial" w:cs="Arial"/>
        </w:rPr>
      </w:pPr>
      <w:r w:rsidRPr="001058B5">
        <w:rPr>
          <w:rFonts w:ascii="Arial" w:hAnsi="Arial" w:cs="Arial"/>
        </w:rPr>
        <w:t>These are powerful security-related privileges. Only grant these privileges to users who need them.</w:t>
      </w:r>
    </w:p>
    <w:p w14:paraId="15903C1C" w14:textId="77777777" w:rsidR="008C539B" w:rsidRPr="001058B5" w:rsidRDefault="00C12992">
      <w:pPr>
        <w:pStyle w:val="Heading7"/>
        <w:numPr>
          <w:ilvl w:val="1"/>
          <w:numId w:val="21"/>
        </w:numPr>
        <w:tabs>
          <w:tab w:val="left" w:pos="2980"/>
        </w:tabs>
        <w:spacing w:before="116"/>
        <w:jc w:val="left"/>
        <w:rPr>
          <w:rFonts w:ascii="Arial" w:hAnsi="Arial" w:cs="Arial"/>
        </w:rPr>
      </w:pPr>
      <w:bookmarkStart w:id="1961" w:name="_bookmark2141"/>
      <w:bookmarkEnd w:id="1961"/>
      <w:r w:rsidRPr="001058B5">
        <w:rPr>
          <w:rFonts w:ascii="Arial" w:hAnsi="Arial" w:cs="Arial"/>
        </w:rPr>
        <w:t>Restrict library-relate</w:t>
      </w:r>
      <w:bookmarkStart w:id="1962" w:name="_bookmark2140"/>
      <w:bookmarkEnd w:id="1962"/>
      <w:r w:rsidRPr="001058B5">
        <w:rPr>
          <w:rFonts w:ascii="Arial" w:hAnsi="Arial" w:cs="Arial"/>
        </w:rPr>
        <w:t>d privileges to tr</w:t>
      </w:r>
      <w:bookmarkStart w:id="1963" w:name="_bookmark2139"/>
      <w:bookmarkEnd w:id="1963"/>
      <w:r w:rsidRPr="001058B5">
        <w:rPr>
          <w:rFonts w:ascii="Arial" w:hAnsi="Arial" w:cs="Arial"/>
        </w:rPr>
        <w:t>usted users</w:t>
      </w:r>
      <w:r w:rsidRPr="001058B5">
        <w:rPr>
          <w:rFonts w:ascii="Arial" w:hAnsi="Arial" w:cs="Arial"/>
          <w:spacing w:val="-8"/>
        </w:rPr>
        <w:t xml:space="preserve"> </w:t>
      </w:r>
      <w:r w:rsidRPr="001058B5">
        <w:rPr>
          <w:rFonts w:ascii="Arial" w:hAnsi="Arial" w:cs="Arial"/>
          <w:spacing w:val="-4"/>
        </w:rPr>
        <w:t>only.</w:t>
      </w:r>
    </w:p>
    <w:p w14:paraId="595EB8EA" w14:textId="77777777" w:rsidR="008C539B" w:rsidRPr="001058B5" w:rsidRDefault="00C12992">
      <w:pPr>
        <w:pStyle w:val="BodyText"/>
        <w:spacing w:before="115" w:line="246" w:lineRule="exact"/>
        <w:ind w:left="2980"/>
        <w:rPr>
          <w:rFonts w:ascii="Arial" w:hAnsi="Arial" w:cs="Arial"/>
        </w:rPr>
      </w:pPr>
      <w:r w:rsidRPr="001058B5">
        <w:rPr>
          <w:rFonts w:ascii="Arial" w:hAnsi="Arial" w:cs="Arial"/>
          <w:w w:val="95"/>
        </w:rPr>
        <w:t>The CREATE</w:t>
      </w:r>
      <w:r w:rsidRPr="001058B5">
        <w:rPr>
          <w:rFonts w:ascii="Arial" w:hAnsi="Arial" w:cs="Arial"/>
          <w:spacing w:val="-66"/>
          <w:w w:val="95"/>
        </w:rPr>
        <w:t xml:space="preserve"> </w:t>
      </w:r>
      <w:r w:rsidRPr="001058B5">
        <w:rPr>
          <w:rFonts w:ascii="Arial" w:hAnsi="Arial" w:cs="Arial"/>
          <w:w w:val="95"/>
        </w:rPr>
        <w:t>LIBRARY, CREATE</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ALTER</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and</w:t>
      </w:r>
      <w:bookmarkStart w:id="1964" w:name="_bookmark2142"/>
      <w:bookmarkEnd w:id="1964"/>
      <w:r w:rsidRPr="001058B5">
        <w:rPr>
          <w:rFonts w:ascii="Arial" w:hAnsi="Arial" w:cs="Arial"/>
          <w:w w:val="95"/>
        </w:rPr>
        <w:t xml:space="preserve"> EXECUTE</w:t>
      </w:r>
    </w:p>
    <w:p w14:paraId="21E8D26F" w14:textId="77777777" w:rsidR="008C539B" w:rsidRPr="001058B5" w:rsidRDefault="00C12992">
      <w:pPr>
        <w:pStyle w:val="BodyText"/>
        <w:spacing w:before="1" w:line="230" w:lineRule="auto"/>
        <w:ind w:left="2979" w:right="210"/>
        <w:rPr>
          <w:rFonts w:ascii="Arial" w:hAnsi="Arial" w:cs="Arial"/>
        </w:rPr>
      </w:pPr>
      <w:r w:rsidRPr="001058B5">
        <w:rPr>
          <w:rFonts w:ascii="Arial" w:hAnsi="Arial" w:cs="Arial"/>
        </w:rPr>
        <w:t>ANY</w:t>
      </w:r>
      <w:r w:rsidRPr="001058B5">
        <w:rPr>
          <w:rFonts w:ascii="Arial" w:hAnsi="Arial" w:cs="Arial"/>
          <w:spacing w:val="-75"/>
        </w:rPr>
        <w:t xml:space="preserve"> </w:t>
      </w:r>
      <w:r w:rsidRPr="001058B5">
        <w:rPr>
          <w:rFonts w:ascii="Arial" w:hAnsi="Arial" w:cs="Arial"/>
        </w:rPr>
        <w:t>LIBRARY</w:t>
      </w:r>
      <w:r w:rsidRPr="001058B5">
        <w:rPr>
          <w:rFonts w:ascii="Arial" w:hAnsi="Arial" w:cs="Arial"/>
          <w:spacing w:val="-101"/>
        </w:rPr>
        <w:t xml:space="preserve"> </w:t>
      </w:r>
      <w:r w:rsidRPr="001058B5">
        <w:rPr>
          <w:rFonts w:ascii="Arial" w:hAnsi="Arial" w:cs="Arial"/>
        </w:rPr>
        <w:t>privileges,</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grants</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EXECUTE</w:t>
      </w:r>
      <w:r w:rsidRPr="001058B5">
        <w:rPr>
          <w:rFonts w:ascii="Arial" w:hAnsi="Arial" w:cs="Arial"/>
          <w:spacing w:val="-75"/>
        </w:rPr>
        <w:t xml:space="preserve"> </w:t>
      </w:r>
      <w:r w:rsidRPr="001058B5">
        <w:rPr>
          <w:rFonts w:ascii="Arial" w:hAnsi="Arial" w:cs="Arial"/>
        </w:rPr>
        <w:t>ON</w:t>
      </w:r>
      <w:r w:rsidRPr="001058B5">
        <w:rPr>
          <w:rFonts w:ascii="Arial" w:hAnsi="Arial" w:cs="Arial"/>
          <w:spacing w:val="-98"/>
        </w:rPr>
        <w:t xml:space="preserve"> </w:t>
      </w:r>
      <w:r w:rsidRPr="001058B5">
        <w:rPr>
          <w:rFonts w:ascii="Arial" w:hAnsi="Arial" w:cs="Arial"/>
          <w:i/>
        </w:rPr>
        <w:t>library_name</w:t>
      </w:r>
      <w:r w:rsidRPr="001058B5">
        <w:rPr>
          <w:rFonts w:ascii="Arial" w:hAnsi="Arial" w:cs="Arial"/>
          <w:i/>
          <w:spacing w:val="-102"/>
        </w:rPr>
        <w:t xml:space="preserve"> </w:t>
      </w:r>
      <w:r w:rsidRPr="001058B5">
        <w:rPr>
          <w:rFonts w:ascii="Arial" w:hAnsi="Arial" w:cs="Arial"/>
        </w:rPr>
        <w:t>convey</w:t>
      </w:r>
      <w:r w:rsidRPr="001058B5">
        <w:rPr>
          <w:rFonts w:ascii="Arial" w:hAnsi="Arial" w:cs="Arial"/>
          <w:spacing w:val="-29"/>
        </w:rPr>
        <w:t xml:space="preserve"> </w:t>
      </w:r>
      <w:r w:rsidRPr="001058B5">
        <w:rPr>
          <w:rFonts w:ascii="Arial" w:hAnsi="Arial" w:cs="Arial"/>
        </w:rPr>
        <w:t>a great deal of power to users. If you plan to create PL/SQL interfaces to libraries, only grant the EXECUTE privilege to the PL/SQL interface. Do not grant</w:t>
      </w:r>
      <w:r w:rsidRPr="001058B5">
        <w:rPr>
          <w:rFonts w:ascii="Arial" w:hAnsi="Arial" w:cs="Arial"/>
          <w:spacing w:val="-22"/>
        </w:rPr>
        <w:t xml:space="preserve"> </w:t>
      </w:r>
      <w:r w:rsidRPr="001058B5">
        <w:rPr>
          <w:rFonts w:ascii="Arial" w:hAnsi="Arial" w:cs="Arial"/>
        </w:rPr>
        <w:t>EXECUTE</w:t>
      </w:r>
      <w:r w:rsidRPr="001058B5">
        <w:rPr>
          <w:rFonts w:ascii="Arial" w:hAnsi="Arial" w:cs="Arial"/>
          <w:spacing w:val="-96"/>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underlying</w:t>
      </w:r>
      <w:r w:rsidRPr="001058B5">
        <w:rPr>
          <w:rFonts w:ascii="Arial" w:hAnsi="Arial" w:cs="Arial"/>
          <w:spacing w:val="-23"/>
        </w:rPr>
        <w:t xml:space="preserve"> </w:t>
      </w:r>
      <w:r w:rsidRPr="001058B5">
        <w:rPr>
          <w:rFonts w:ascii="Arial" w:hAnsi="Arial" w:cs="Arial"/>
          <w:spacing w:val="-3"/>
        </w:rPr>
        <w:t>library.</w:t>
      </w:r>
      <w:r w:rsidRPr="001058B5">
        <w:rPr>
          <w:rFonts w:ascii="Arial" w:hAnsi="Arial" w:cs="Arial"/>
          <w:spacing w:val="-22"/>
        </w:rPr>
        <w:t xml:space="preserve"> </w:t>
      </w:r>
      <w:r w:rsidRPr="001058B5">
        <w:rPr>
          <w:rFonts w:ascii="Arial" w:hAnsi="Arial" w:cs="Arial"/>
          <w:spacing w:val="-7"/>
        </w:rPr>
        <w:t>You</w:t>
      </w:r>
      <w:r w:rsidRPr="001058B5">
        <w:rPr>
          <w:rFonts w:ascii="Arial" w:hAnsi="Arial" w:cs="Arial"/>
          <w:spacing w:val="-22"/>
        </w:rPr>
        <w:t xml:space="preserve"> </w:t>
      </w:r>
      <w:r w:rsidRPr="001058B5">
        <w:rPr>
          <w:rFonts w:ascii="Arial" w:hAnsi="Arial" w:cs="Arial"/>
        </w:rPr>
        <w:t>must</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7"/>
        </w:rPr>
        <w:t xml:space="preserve"> </w:t>
      </w:r>
      <w:r w:rsidRPr="001058B5">
        <w:rPr>
          <w:rFonts w:ascii="Arial" w:hAnsi="Arial" w:cs="Arial"/>
        </w:rPr>
        <w:t>privilege on a library to create the PL/SQL interface to it. However, users have this privilege implicitly on libraries that they create in their own schemas. Explicit grants</w:t>
      </w:r>
      <w:r w:rsidRPr="001058B5">
        <w:rPr>
          <w:rFonts w:ascii="Arial" w:hAnsi="Arial" w:cs="Arial"/>
          <w:spacing w:val="-32"/>
        </w:rPr>
        <w:t xml:space="preserve"> </w:t>
      </w:r>
      <w:r w:rsidRPr="001058B5">
        <w:rPr>
          <w:rFonts w:ascii="Arial" w:hAnsi="Arial" w:cs="Arial"/>
        </w:rPr>
        <w:t>of</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83"/>
        </w:rPr>
        <w:t xml:space="preserve"> </w:t>
      </w:r>
      <w:r w:rsidRPr="001058B5">
        <w:rPr>
          <w:rFonts w:ascii="Arial" w:hAnsi="Arial" w:cs="Arial"/>
        </w:rPr>
        <w:t>ON</w:t>
      </w:r>
      <w:r w:rsidRPr="001058B5">
        <w:rPr>
          <w:rFonts w:ascii="Arial" w:hAnsi="Arial" w:cs="Arial"/>
          <w:spacing w:val="-102"/>
        </w:rPr>
        <w:t xml:space="preserve"> </w:t>
      </w:r>
      <w:r w:rsidRPr="001058B5">
        <w:rPr>
          <w:rFonts w:ascii="Arial" w:hAnsi="Arial" w:cs="Arial"/>
          <w:i/>
        </w:rPr>
        <w:t>library_name</w:t>
      </w:r>
      <w:r w:rsidRPr="001058B5">
        <w:rPr>
          <w:rFonts w:ascii="Arial" w:hAnsi="Arial" w:cs="Arial"/>
          <w:i/>
          <w:spacing w:val="-104"/>
        </w:rPr>
        <w:t xml:space="preserve"> </w:t>
      </w:r>
      <w:r w:rsidRPr="001058B5">
        <w:rPr>
          <w:rFonts w:ascii="Arial" w:hAnsi="Arial" w:cs="Arial"/>
        </w:rPr>
        <w:t>are</w:t>
      </w:r>
      <w:r w:rsidRPr="001058B5">
        <w:rPr>
          <w:rFonts w:ascii="Arial" w:hAnsi="Arial" w:cs="Arial"/>
          <w:spacing w:val="-32"/>
        </w:rPr>
        <w:t xml:space="preserve"> </w:t>
      </w:r>
      <w:r w:rsidRPr="001058B5">
        <w:rPr>
          <w:rFonts w:ascii="Arial" w:hAnsi="Arial" w:cs="Arial"/>
        </w:rPr>
        <w:t>rarely</w:t>
      </w:r>
      <w:r w:rsidRPr="001058B5">
        <w:rPr>
          <w:rFonts w:ascii="Arial" w:hAnsi="Arial" w:cs="Arial"/>
          <w:spacing w:val="-32"/>
        </w:rPr>
        <w:t xml:space="preserve"> </w:t>
      </w:r>
      <w:r w:rsidRPr="001058B5">
        <w:rPr>
          <w:rFonts w:ascii="Arial" w:hAnsi="Arial" w:cs="Arial"/>
        </w:rPr>
        <w:t>required.</w:t>
      </w:r>
      <w:r w:rsidRPr="001058B5">
        <w:rPr>
          <w:rFonts w:ascii="Arial" w:hAnsi="Arial" w:cs="Arial"/>
          <w:spacing w:val="-32"/>
        </w:rPr>
        <w:t xml:space="preserve"> </w:t>
      </w:r>
      <w:r w:rsidRPr="001058B5">
        <w:rPr>
          <w:rFonts w:ascii="Arial" w:hAnsi="Arial" w:cs="Arial"/>
        </w:rPr>
        <w:t>Only</w:t>
      </w:r>
      <w:r w:rsidRPr="001058B5">
        <w:rPr>
          <w:rFonts w:ascii="Arial" w:hAnsi="Arial" w:cs="Arial"/>
          <w:spacing w:val="-31"/>
        </w:rPr>
        <w:t xml:space="preserve"> </w:t>
      </w:r>
      <w:r w:rsidRPr="001058B5">
        <w:rPr>
          <w:rFonts w:ascii="Arial" w:hAnsi="Arial" w:cs="Arial"/>
        </w:rPr>
        <w:t>make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explicit grant</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trusted</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never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PUBLIC</w:t>
      </w:r>
      <w:r w:rsidRPr="001058B5">
        <w:rPr>
          <w:rFonts w:ascii="Arial" w:hAnsi="Arial" w:cs="Arial"/>
          <w:spacing w:val="-82"/>
        </w:rPr>
        <w:t xml:space="preserve"> </w:t>
      </w:r>
      <w:r w:rsidRPr="001058B5">
        <w:rPr>
          <w:rFonts w:ascii="Arial" w:hAnsi="Arial" w:cs="Arial"/>
        </w:rPr>
        <w:t>role.</w:t>
      </w:r>
    </w:p>
    <w:p w14:paraId="7BDDB59A" w14:textId="77777777" w:rsidR="008C539B" w:rsidRPr="001058B5" w:rsidRDefault="00C12992">
      <w:pPr>
        <w:pStyle w:val="Heading7"/>
        <w:numPr>
          <w:ilvl w:val="1"/>
          <w:numId w:val="21"/>
        </w:numPr>
        <w:tabs>
          <w:tab w:val="left" w:pos="2980"/>
        </w:tabs>
        <w:spacing w:before="110"/>
        <w:jc w:val="left"/>
        <w:rPr>
          <w:rFonts w:ascii="Arial" w:hAnsi="Arial" w:cs="Arial"/>
        </w:rPr>
      </w:pPr>
      <w:r w:rsidRPr="001058B5">
        <w:rPr>
          <w:rFonts w:ascii="Arial" w:hAnsi="Arial" w:cs="Arial"/>
        </w:rPr>
        <w:t>Restrict synonym-related privileges to trusted users</w:t>
      </w:r>
      <w:r w:rsidRPr="001058B5">
        <w:rPr>
          <w:rFonts w:ascii="Arial" w:hAnsi="Arial" w:cs="Arial"/>
          <w:spacing w:val="-6"/>
        </w:rPr>
        <w:t xml:space="preserve"> </w:t>
      </w:r>
      <w:r w:rsidRPr="001058B5">
        <w:rPr>
          <w:rFonts w:ascii="Arial" w:hAnsi="Arial" w:cs="Arial"/>
          <w:spacing w:val="-4"/>
        </w:rPr>
        <w:t>only.</w:t>
      </w:r>
    </w:p>
    <w:p w14:paraId="038CC784" w14:textId="77777777" w:rsidR="008C539B" w:rsidRPr="001058B5" w:rsidRDefault="00C12992">
      <w:pPr>
        <w:pStyle w:val="BodyText"/>
        <w:spacing w:before="122" w:line="230" w:lineRule="auto"/>
        <w:ind w:left="2980" w:hanging="1"/>
        <w:rPr>
          <w:rFonts w:ascii="Arial" w:hAnsi="Arial" w:cs="Arial"/>
        </w:rPr>
      </w:pP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CREATE</w:t>
      </w:r>
      <w:r w:rsidRPr="001058B5">
        <w:rPr>
          <w:rFonts w:ascii="Arial" w:hAnsi="Arial" w:cs="Arial"/>
          <w:spacing w:val="-49"/>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8"/>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DROP</w:t>
      </w:r>
      <w:r w:rsidRPr="001058B5">
        <w:rPr>
          <w:rFonts w:ascii="Arial" w:hAnsi="Arial" w:cs="Arial"/>
          <w:spacing w:val="-50"/>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7"/>
          <w:w w:val="95"/>
        </w:rPr>
        <w:t xml:space="preserve"> </w:t>
      </w:r>
      <w:r w:rsidRPr="001058B5">
        <w:rPr>
          <w:rFonts w:ascii="Arial" w:hAnsi="Arial" w:cs="Arial"/>
          <w:w w:val="95"/>
        </w:rPr>
        <w:t>system</w:t>
      </w:r>
      <w:r w:rsidRPr="001058B5">
        <w:rPr>
          <w:rFonts w:ascii="Arial" w:hAnsi="Arial" w:cs="Arial"/>
          <w:spacing w:val="-16"/>
          <w:w w:val="95"/>
        </w:rPr>
        <w:t xml:space="preserve"> </w:t>
      </w:r>
      <w:bookmarkStart w:id="1965" w:name="_bookmark2143"/>
      <w:bookmarkEnd w:id="1965"/>
      <w:r w:rsidRPr="001058B5">
        <w:rPr>
          <w:rFonts w:ascii="Arial" w:hAnsi="Arial" w:cs="Arial"/>
          <w:w w:val="95"/>
        </w:rPr>
        <w:t xml:space="preserve">privileges </w:t>
      </w:r>
      <w:r w:rsidRPr="001058B5">
        <w:rPr>
          <w:rFonts w:ascii="Arial" w:hAnsi="Arial" w:cs="Arial"/>
        </w:rPr>
        <w:t>convey</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w:t>
      </w:r>
      <w:r w:rsidRPr="001058B5">
        <w:rPr>
          <w:rFonts w:ascii="Arial" w:hAnsi="Arial" w:cs="Arial"/>
          <w:spacing w:val="-4"/>
        </w:rPr>
        <w:t xml:space="preserve"> </w:t>
      </w:r>
      <w:r w:rsidRPr="001058B5">
        <w:rPr>
          <w:rFonts w:ascii="Arial" w:hAnsi="Arial" w:cs="Arial"/>
        </w:rPr>
        <w:t>deal</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power</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these</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Do</w:t>
      </w:r>
      <w:r w:rsidRPr="001058B5">
        <w:rPr>
          <w:rFonts w:ascii="Arial" w:hAnsi="Arial" w:cs="Arial"/>
          <w:spacing w:val="-3"/>
        </w:rPr>
        <w:t xml:space="preserve"> </w:t>
      </w:r>
      <w:r w:rsidRPr="001058B5">
        <w:rPr>
          <w:rFonts w:ascii="Arial" w:hAnsi="Arial" w:cs="Arial"/>
        </w:rPr>
        <w:t>not</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 users, unless they are</w:t>
      </w:r>
      <w:r w:rsidRPr="001058B5">
        <w:rPr>
          <w:rFonts w:ascii="Arial" w:hAnsi="Arial" w:cs="Arial"/>
          <w:spacing w:val="-4"/>
        </w:rPr>
        <w:t xml:space="preserve"> </w:t>
      </w:r>
      <w:r w:rsidRPr="001058B5">
        <w:rPr>
          <w:rFonts w:ascii="Arial" w:hAnsi="Arial" w:cs="Arial"/>
        </w:rPr>
        <w:t>trusted.</w:t>
      </w:r>
    </w:p>
    <w:p w14:paraId="4ACEBC17" w14:textId="77777777" w:rsidR="008C539B" w:rsidRPr="001058B5" w:rsidRDefault="00C12992">
      <w:pPr>
        <w:pStyle w:val="Heading7"/>
        <w:numPr>
          <w:ilvl w:val="1"/>
          <w:numId w:val="21"/>
        </w:numPr>
        <w:tabs>
          <w:tab w:val="left" w:pos="2979"/>
          <w:tab w:val="left" w:pos="2980"/>
        </w:tabs>
        <w:spacing w:before="117"/>
        <w:ind w:right="328"/>
        <w:jc w:val="left"/>
        <w:rPr>
          <w:rFonts w:ascii="Arial" w:hAnsi="Arial" w:cs="Arial"/>
        </w:rPr>
      </w:pPr>
      <w:r w:rsidRPr="001058B5">
        <w:rPr>
          <w:rFonts w:ascii="Arial" w:hAnsi="Arial" w:cs="Arial"/>
        </w:rPr>
        <w:t>Do not allow non-administrative users access to objects owned by the</w:t>
      </w:r>
      <w:r w:rsidRPr="001058B5">
        <w:rPr>
          <w:rFonts w:ascii="Arial" w:hAnsi="Arial" w:cs="Arial"/>
          <w:spacing w:val="-36"/>
        </w:rPr>
        <w:t xml:space="preserve"> </w:t>
      </w:r>
      <w:r w:rsidRPr="001058B5">
        <w:rPr>
          <w:rFonts w:ascii="Arial" w:hAnsi="Arial" w:cs="Arial"/>
        </w:rPr>
        <w:t>SYS schema.</w:t>
      </w:r>
    </w:p>
    <w:p w14:paraId="78128D7A" w14:textId="77777777" w:rsidR="008C539B" w:rsidRPr="001058B5" w:rsidRDefault="00C12992">
      <w:pPr>
        <w:pStyle w:val="BodyText"/>
        <w:spacing w:before="122" w:line="230" w:lineRule="auto"/>
        <w:ind w:left="2979" w:right="370"/>
        <w:rPr>
          <w:rFonts w:ascii="Arial" w:hAnsi="Arial" w:cs="Arial"/>
        </w:rPr>
      </w:pPr>
      <w:r w:rsidRPr="001058B5">
        <w:rPr>
          <w:rFonts w:ascii="Arial" w:hAnsi="Arial" w:cs="Arial"/>
        </w:rPr>
        <w:t xml:space="preserve">Do not allow users to alter table rows or schema objects in the SYS schema, because doing so can compromise data </w:t>
      </w:r>
      <w:r w:rsidRPr="001058B5">
        <w:rPr>
          <w:rFonts w:ascii="Arial" w:hAnsi="Arial" w:cs="Arial"/>
          <w:spacing w:val="-3"/>
        </w:rPr>
        <w:t xml:space="preserve">integrity. </w:t>
      </w:r>
      <w:r w:rsidRPr="001058B5">
        <w:rPr>
          <w:rFonts w:ascii="Arial" w:hAnsi="Arial" w:cs="Arial"/>
        </w:rPr>
        <w:t>Limit the use of statements such as DROP</w:t>
      </w:r>
      <w:r w:rsidRPr="001058B5">
        <w:rPr>
          <w:rFonts w:ascii="Arial" w:hAnsi="Arial" w:cs="Arial"/>
          <w:spacing w:val="-55"/>
        </w:rPr>
        <w:t xml:space="preserve"> </w:t>
      </w:r>
      <w:r w:rsidRPr="001058B5">
        <w:rPr>
          <w:rFonts w:ascii="Arial" w:hAnsi="Arial" w:cs="Arial"/>
        </w:rPr>
        <w:t>TABLE, TRUNCATE</w:t>
      </w:r>
      <w:r w:rsidRPr="001058B5">
        <w:rPr>
          <w:rFonts w:ascii="Arial" w:hAnsi="Arial" w:cs="Arial"/>
          <w:spacing w:val="-55"/>
        </w:rPr>
        <w:t xml:space="preserve"> </w:t>
      </w:r>
      <w:r w:rsidRPr="001058B5">
        <w:rPr>
          <w:rFonts w:ascii="Arial" w:hAnsi="Arial" w:cs="Arial"/>
        </w:rPr>
        <w:t>TABLE, DELETE, INSERT, or similar</w:t>
      </w:r>
    </w:p>
    <w:p w14:paraId="7ACA7A54" w14:textId="77777777" w:rsidR="008C539B" w:rsidRPr="001058B5" w:rsidRDefault="00C12992">
      <w:pPr>
        <w:pStyle w:val="BodyText"/>
        <w:spacing w:line="228" w:lineRule="auto"/>
        <w:ind w:left="2979" w:right="700"/>
        <w:rPr>
          <w:rFonts w:ascii="Arial" w:hAnsi="Arial" w:cs="Arial"/>
        </w:rPr>
      </w:pPr>
      <w:r w:rsidRPr="001058B5">
        <w:rPr>
          <w:rFonts w:ascii="Arial" w:hAnsi="Arial" w:cs="Arial"/>
        </w:rPr>
        <w:t>object-modification statements on SYS</w:t>
      </w:r>
      <w:r w:rsidRPr="001058B5">
        <w:rPr>
          <w:rFonts w:ascii="Arial" w:hAnsi="Arial" w:cs="Arial"/>
          <w:spacing w:val="-86"/>
        </w:rPr>
        <w:t xml:space="preserve"> </w:t>
      </w:r>
      <w:r w:rsidRPr="001058B5">
        <w:rPr>
          <w:rFonts w:ascii="Arial" w:hAnsi="Arial" w:cs="Arial"/>
        </w:rPr>
        <w:t>objects only to highly privileged administrative users.</w:t>
      </w:r>
    </w:p>
    <w:p w14:paraId="44C3CFD7" w14:textId="77777777" w:rsidR="008C539B" w:rsidRPr="001058B5" w:rsidRDefault="00C12992">
      <w:pPr>
        <w:pStyle w:val="BodyText"/>
        <w:spacing w:before="121" w:line="230" w:lineRule="auto"/>
        <w:ind w:left="2980" w:right="102"/>
        <w:rPr>
          <w:rFonts w:ascii="Arial" w:hAnsi="Arial" w:cs="Arial"/>
        </w:rPr>
      </w:pPr>
      <w:r w:rsidRPr="001058B5">
        <w:rPr>
          <w:rFonts w:ascii="Arial" w:hAnsi="Arial" w:cs="Arial"/>
        </w:rPr>
        <w:t>The SYS</w:t>
      </w:r>
      <w:r w:rsidRPr="001058B5">
        <w:rPr>
          <w:rFonts w:ascii="Arial" w:hAnsi="Arial" w:cs="Arial"/>
          <w:spacing w:val="-82"/>
        </w:rPr>
        <w:t xml:space="preserve"> </w:t>
      </w:r>
      <w:r w:rsidRPr="001058B5">
        <w:rPr>
          <w:rFonts w:ascii="Arial" w:hAnsi="Arial" w:cs="Arial"/>
        </w:rPr>
        <w:t xml:space="preserve">schema owns the data </w:t>
      </w:r>
      <w:r w:rsidRPr="001058B5">
        <w:rPr>
          <w:rFonts w:ascii="Arial" w:hAnsi="Arial" w:cs="Arial"/>
          <w:spacing w:val="-3"/>
        </w:rPr>
        <w:t xml:space="preserve">dictionary. </w:t>
      </w:r>
      <w:r w:rsidRPr="001058B5">
        <w:rPr>
          <w:rFonts w:ascii="Arial" w:hAnsi="Arial" w:cs="Arial"/>
          <w:spacing w:val="-7"/>
        </w:rPr>
        <w:t xml:space="preserve">You </w:t>
      </w:r>
      <w:r w:rsidRPr="001058B5">
        <w:rPr>
          <w:rFonts w:ascii="Arial" w:hAnsi="Arial" w:cs="Arial"/>
        </w:rPr>
        <w:t xml:space="preserve">can protect the data dictionary by setting the O7_DICTIONARY_ACCESSIBILITY parameter to FALSE. See Guideline </w:t>
      </w:r>
      <w:hyperlink w:anchor="_bookmark2198" w:history="1">
        <w:r w:rsidRPr="001058B5">
          <w:rPr>
            <w:rFonts w:ascii="Arial" w:hAnsi="Arial" w:cs="Arial"/>
          </w:rPr>
          <w:t xml:space="preserve">1 </w:t>
        </w:r>
      </w:hyperlink>
      <w:r w:rsidRPr="001058B5">
        <w:rPr>
          <w:rFonts w:ascii="Arial" w:hAnsi="Arial" w:cs="Arial"/>
        </w:rPr>
        <w:t xml:space="preserve">under </w:t>
      </w:r>
      <w:hyperlink w:anchor="_bookmark2194" w:history="1">
        <w:r w:rsidRPr="001058B5">
          <w:rPr>
            <w:rFonts w:ascii="Arial" w:hAnsi="Arial" w:cs="Arial"/>
            <w:color w:val="0000CC"/>
          </w:rPr>
          <w:t xml:space="preserve">"Guidelines for Securing Data" </w:t>
        </w:r>
      </w:hyperlink>
      <w:hyperlink w:anchor="_bookmark2194" w:history="1">
        <w:r w:rsidRPr="001058B5">
          <w:rPr>
            <w:rFonts w:ascii="Arial" w:hAnsi="Arial" w:cs="Arial"/>
          </w:rPr>
          <w:t xml:space="preserve">on page 10-10 </w:t>
        </w:r>
      </w:hyperlink>
      <w:r w:rsidRPr="001058B5">
        <w:rPr>
          <w:rFonts w:ascii="Arial" w:hAnsi="Arial" w:cs="Arial"/>
        </w:rPr>
        <w:t>for more information.</w:t>
      </w:r>
    </w:p>
    <w:p w14:paraId="27095787" w14:textId="77777777" w:rsidR="008C539B" w:rsidRPr="001058B5" w:rsidRDefault="00C12992">
      <w:pPr>
        <w:pStyle w:val="Heading7"/>
        <w:numPr>
          <w:ilvl w:val="1"/>
          <w:numId w:val="21"/>
        </w:numPr>
        <w:tabs>
          <w:tab w:val="left" w:pos="2980"/>
        </w:tabs>
        <w:spacing w:before="115"/>
        <w:ind w:right="754"/>
        <w:jc w:val="left"/>
        <w:rPr>
          <w:rFonts w:ascii="Arial" w:hAnsi="Arial" w:cs="Arial"/>
        </w:rPr>
      </w:pPr>
      <w:r w:rsidRPr="001058B5">
        <w:rPr>
          <w:rFonts w:ascii="Arial" w:hAnsi="Arial" w:cs="Arial"/>
        </w:rPr>
        <w:t>Only grant the EXECUTE privilege on the DBMS_RANDOM</w:t>
      </w:r>
      <w:r w:rsidRPr="001058B5">
        <w:rPr>
          <w:rFonts w:ascii="Arial" w:hAnsi="Arial" w:cs="Arial"/>
          <w:spacing w:val="-25"/>
        </w:rPr>
        <w:t xml:space="preserve"> </w:t>
      </w:r>
      <w:r w:rsidRPr="001058B5">
        <w:rPr>
          <w:rFonts w:ascii="Arial" w:hAnsi="Arial" w:cs="Arial"/>
        </w:rPr>
        <w:t>PL/SQL package to trusted</w:t>
      </w:r>
      <w:r w:rsidRPr="001058B5">
        <w:rPr>
          <w:rFonts w:ascii="Arial" w:hAnsi="Arial" w:cs="Arial"/>
          <w:spacing w:val="-2"/>
        </w:rPr>
        <w:t xml:space="preserve"> </w:t>
      </w:r>
      <w:r w:rsidRPr="001058B5">
        <w:rPr>
          <w:rFonts w:ascii="Arial" w:hAnsi="Arial" w:cs="Arial"/>
        </w:rPr>
        <w:t>users.</w:t>
      </w:r>
    </w:p>
    <w:p w14:paraId="2C6FA984" w14:textId="77777777" w:rsidR="008C539B" w:rsidRPr="001058B5" w:rsidRDefault="00C12992">
      <w:pPr>
        <w:pStyle w:val="BodyText"/>
        <w:spacing w:before="121" w:line="230" w:lineRule="auto"/>
        <w:ind w:left="2980" w:hanging="1"/>
        <w:rPr>
          <w:rFonts w:ascii="Arial" w:hAnsi="Arial" w:cs="Arial"/>
        </w:rPr>
      </w:pPr>
      <w:r w:rsidRPr="001058B5">
        <w:rPr>
          <w:rFonts w:ascii="Arial" w:hAnsi="Arial" w:cs="Arial"/>
        </w:rPr>
        <w:t>The EXECUTE</w:t>
      </w:r>
      <w:r w:rsidRPr="001058B5">
        <w:rPr>
          <w:rFonts w:ascii="Arial" w:hAnsi="Arial" w:cs="Arial"/>
          <w:spacing w:val="-97"/>
        </w:rPr>
        <w:t xml:space="preserve"> </w:t>
      </w:r>
      <w:r w:rsidRPr="001058B5">
        <w:rPr>
          <w:rFonts w:ascii="Arial" w:hAnsi="Arial" w:cs="Arial"/>
        </w:rPr>
        <w:t>privilege on the DBMS_RANDOM</w:t>
      </w:r>
      <w:r w:rsidRPr="001058B5">
        <w:rPr>
          <w:rFonts w:ascii="Arial" w:hAnsi="Arial" w:cs="Arial"/>
          <w:spacing w:val="-96"/>
        </w:rPr>
        <w:t xml:space="preserve"> </w:t>
      </w:r>
      <w:r w:rsidRPr="001058B5">
        <w:rPr>
          <w:rFonts w:ascii="Arial" w:hAnsi="Arial" w:cs="Arial"/>
        </w:rPr>
        <w:t>package could permit users who normally should have only minimal access to execute the functions associated with this package.</w:t>
      </w:r>
    </w:p>
    <w:p w14:paraId="52C6EDC4" w14:textId="77777777" w:rsidR="008C539B" w:rsidRPr="001058B5" w:rsidRDefault="00C12992">
      <w:pPr>
        <w:pStyle w:val="Heading7"/>
        <w:numPr>
          <w:ilvl w:val="1"/>
          <w:numId w:val="21"/>
        </w:numPr>
        <w:tabs>
          <w:tab w:val="left" w:pos="2980"/>
        </w:tabs>
        <w:spacing w:before="117"/>
        <w:jc w:val="left"/>
        <w:rPr>
          <w:rFonts w:ascii="Arial" w:hAnsi="Arial" w:cs="Arial"/>
        </w:rPr>
      </w:pPr>
      <w:bookmarkStart w:id="1966" w:name="_bookmark2144"/>
      <w:bookmarkStart w:id="1967" w:name="_bookmark2146"/>
      <w:bookmarkEnd w:id="1966"/>
      <w:bookmarkEnd w:id="1967"/>
      <w:r w:rsidRPr="001058B5">
        <w:rPr>
          <w:rFonts w:ascii="Arial" w:hAnsi="Arial" w:cs="Arial"/>
        </w:rPr>
        <w:t>Restrict permissions on run-time</w:t>
      </w:r>
      <w:r w:rsidRPr="001058B5">
        <w:rPr>
          <w:rFonts w:ascii="Arial" w:hAnsi="Arial" w:cs="Arial"/>
          <w:spacing w:val="-1"/>
        </w:rPr>
        <w:t xml:space="preserve"> </w:t>
      </w:r>
      <w:bookmarkStart w:id="1968" w:name="_bookmark2145"/>
      <w:bookmarkEnd w:id="1968"/>
      <w:r w:rsidRPr="001058B5">
        <w:rPr>
          <w:rFonts w:ascii="Arial" w:hAnsi="Arial" w:cs="Arial"/>
        </w:rPr>
        <w:t>facilities.</w:t>
      </w:r>
    </w:p>
    <w:p w14:paraId="349C569D" w14:textId="77777777" w:rsidR="008C539B" w:rsidRPr="001058B5" w:rsidRDefault="00C12992">
      <w:pPr>
        <w:pStyle w:val="BodyText"/>
        <w:spacing w:before="121" w:line="232" w:lineRule="auto"/>
        <w:ind w:left="2980"/>
        <w:rPr>
          <w:rFonts w:ascii="Arial" w:hAnsi="Arial" w:cs="Arial"/>
        </w:rPr>
      </w:pPr>
      <w:r w:rsidRPr="001058B5">
        <w:rPr>
          <w:rFonts w:ascii="Arial" w:hAnsi="Arial" w:cs="Arial"/>
        </w:rPr>
        <w:t xml:space="preserve">Many </w:t>
      </w:r>
      <w:bookmarkStart w:id="1969" w:name="_bookmark2148"/>
      <w:bookmarkEnd w:id="1969"/>
      <w:r w:rsidRPr="001058B5">
        <w:rPr>
          <w:rFonts w:ascii="Arial" w:hAnsi="Arial" w:cs="Arial"/>
        </w:rPr>
        <w:t xml:space="preserve">Oracle Database products use </w:t>
      </w:r>
      <w:bookmarkStart w:id="1970" w:name="_bookmark2147"/>
      <w:bookmarkEnd w:id="1970"/>
      <w:r w:rsidRPr="001058B5">
        <w:rPr>
          <w:rFonts w:ascii="Arial" w:hAnsi="Arial" w:cs="Arial"/>
        </w:rPr>
        <w:t>run-time facilities, such as Oracle Java Virtual Machine (OJVM). Do not assign all permissions to a database ru</w:t>
      </w:r>
      <w:bookmarkStart w:id="1971" w:name="_bookmark2149"/>
      <w:bookmarkEnd w:id="1971"/>
      <w:r w:rsidRPr="001058B5">
        <w:rPr>
          <w:rFonts w:ascii="Arial" w:hAnsi="Arial" w:cs="Arial"/>
        </w:rPr>
        <w:t>n-time facility. Instead, grant specific permissions to the explicit document root file paths for facilities that might run files and packages outside the database.</w:t>
      </w:r>
    </w:p>
    <w:p w14:paraId="6CB399C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11F51D7" w14:textId="77777777" w:rsidR="008C539B" w:rsidRPr="001058B5" w:rsidRDefault="008C539B">
      <w:pPr>
        <w:pStyle w:val="BodyText"/>
        <w:spacing w:before="5"/>
        <w:rPr>
          <w:rFonts w:ascii="Arial" w:hAnsi="Arial" w:cs="Arial"/>
          <w:sz w:val="25"/>
        </w:rPr>
      </w:pPr>
    </w:p>
    <w:p w14:paraId="69938A55" w14:textId="77777777" w:rsidR="008C539B" w:rsidRPr="001058B5" w:rsidRDefault="00C12992">
      <w:pPr>
        <w:pStyle w:val="BodyText"/>
        <w:spacing w:before="99" w:line="232" w:lineRule="auto"/>
        <w:ind w:left="2380" w:right="848"/>
        <w:rPr>
          <w:rFonts w:ascii="Arial" w:hAnsi="Arial" w:cs="Arial"/>
        </w:rPr>
      </w:pPr>
      <w:r w:rsidRPr="001058B5">
        <w:rPr>
          <w:rFonts w:ascii="Arial" w:hAnsi="Arial" w:cs="Arial"/>
        </w:rPr>
        <w:t xml:space="preserve">Here is an example of a </w:t>
      </w:r>
      <w:bookmarkStart w:id="1972" w:name="_bookmark2150"/>
      <w:bookmarkEnd w:id="1972"/>
      <w:r w:rsidRPr="001058B5">
        <w:rPr>
          <w:rFonts w:ascii="Arial" w:hAnsi="Arial" w:cs="Arial"/>
        </w:rPr>
        <w:t>vulnerable run-time call, which individual files are specified:</w:t>
      </w:r>
    </w:p>
    <w:p w14:paraId="5C2EC7ED"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'SYS:java.io.FilePermission','&lt;&lt;ALL FILES&gt;&gt;','read');</w:t>
      </w:r>
    </w:p>
    <w:p w14:paraId="09B8C244" w14:textId="77777777" w:rsidR="008C539B" w:rsidRPr="001058B5" w:rsidRDefault="008C539B">
      <w:pPr>
        <w:pStyle w:val="BodyText"/>
        <w:spacing w:before="4"/>
        <w:rPr>
          <w:rFonts w:ascii="Arial" w:hAnsi="Arial" w:cs="Arial"/>
          <w:sz w:val="17"/>
        </w:rPr>
      </w:pPr>
    </w:p>
    <w:p w14:paraId="10016527" w14:textId="77777777" w:rsidR="008C539B" w:rsidRPr="001058B5" w:rsidRDefault="00C12992">
      <w:pPr>
        <w:pStyle w:val="BodyText"/>
        <w:spacing w:line="232" w:lineRule="auto"/>
        <w:ind w:left="2380" w:right="848"/>
        <w:rPr>
          <w:rFonts w:ascii="Arial" w:hAnsi="Arial" w:cs="Arial"/>
        </w:rPr>
      </w:pPr>
      <w:r w:rsidRPr="001058B5">
        <w:rPr>
          <w:rFonts w:ascii="Arial" w:hAnsi="Arial" w:cs="Arial"/>
        </w:rPr>
        <w:t xml:space="preserve">Here is an example of a better (more </w:t>
      </w:r>
      <w:bookmarkStart w:id="1973" w:name="_bookmark2151"/>
      <w:bookmarkEnd w:id="1973"/>
      <w:r w:rsidRPr="001058B5">
        <w:rPr>
          <w:rFonts w:ascii="Arial" w:hAnsi="Arial" w:cs="Arial"/>
        </w:rPr>
        <w:t>secure) run-time call, which specifies a directory path instead:</w:t>
      </w:r>
    </w:p>
    <w:p w14:paraId="2092305C"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'SYS:java.io.FilePermission','&lt;&lt;actual directory path&gt;&gt;','read');</w:t>
      </w:r>
    </w:p>
    <w:p w14:paraId="2355ECD3" w14:textId="77777777" w:rsidR="008C539B" w:rsidRPr="001058B5" w:rsidRDefault="008C539B">
      <w:pPr>
        <w:pStyle w:val="BodyText"/>
        <w:spacing w:before="2"/>
        <w:rPr>
          <w:rFonts w:ascii="Arial" w:hAnsi="Arial" w:cs="Arial"/>
          <w:sz w:val="17"/>
        </w:rPr>
      </w:pPr>
    </w:p>
    <w:p w14:paraId="326B255B" w14:textId="77777777" w:rsidR="008C539B" w:rsidRPr="001058B5" w:rsidRDefault="00C12992">
      <w:pPr>
        <w:pStyle w:val="Heading7"/>
        <w:numPr>
          <w:ilvl w:val="0"/>
          <w:numId w:val="21"/>
        </w:numPr>
        <w:tabs>
          <w:tab w:val="left" w:pos="2020"/>
        </w:tabs>
        <w:jc w:val="left"/>
        <w:rPr>
          <w:rFonts w:ascii="Arial" w:hAnsi="Arial" w:cs="Arial"/>
        </w:rPr>
      </w:pPr>
      <w:bookmarkStart w:id="1974" w:name="_bookmark2152"/>
      <w:bookmarkEnd w:id="1974"/>
      <w:r w:rsidRPr="001058B5">
        <w:rPr>
          <w:rFonts w:ascii="Arial" w:hAnsi="Arial" w:cs="Arial"/>
        </w:rPr>
        <w:t xml:space="preserve">Lock and </w:t>
      </w:r>
      <w:bookmarkStart w:id="1975" w:name="_bookmark2154"/>
      <w:bookmarkEnd w:id="1975"/>
      <w:r w:rsidRPr="001058B5">
        <w:rPr>
          <w:rFonts w:ascii="Arial" w:hAnsi="Arial" w:cs="Arial"/>
        </w:rPr>
        <w:t xml:space="preserve">expire default (predefined) </w:t>
      </w:r>
      <w:bookmarkStart w:id="1976" w:name="_bookmark2153"/>
      <w:bookmarkEnd w:id="1976"/>
      <w:r w:rsidRPr="001058B5">
        <w:rPr>
          <w:rFonts w:ascii="Arial" w:hAnsi="Arial" w:cs="Arial"/>
        </w:rPr>
        <w:t>user</w:t>
      </w:r>
      <w:r w:rsidRPr="001058B5">
        <w:rPr>
          <w:rFonts w:ascii="Arial" w:hAnsi="Arial" w:cs="Arial"/>
          <w:spacing w:val="-5"/>
        </w:rPr>
        <w:t xml:space="preserve"> </w:t>
      </w:r>
      <w:r w:rsidRPr="001058B5">
        <w:rPr>
          <w:rFonts w:ascii="Arial" w:hAnsi="Arial" w:cs="Arial"/>
        </w:rPr>
        <w:t>accounts.</w:t>
      </w:r>
    </w:p>
    <w:p w14:paraId="5384F191"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Oracle Database installs with several </w:t>
      </w:r>
      <w:bookmarkStart w:id="1977" w:name="_bookmark2155"/>
      <w:bookmarkEnd w:id="1977"/>
      <w:r w:rsidRPr="001058B5">
        <w:rPr>
          <w:rFonts w:ascii="Arial" w:hAnsi="Arial" w:cs="Arial"/>
        </w:rPr>
        <w:t>default database user accounts. Upon successful installation of the database, the Da</w:t>
      </w:r>
      <w:bookmarkStart w:id="1978" w:name="_bookmark2156"/>
      <w:bookmarkEnd w:id="1978"/>
      <w:r w:rsidRPr="001058B5">
        <w:rPr>
          <w:rFonts w:ascii="Arial" w:hAnsi="Arial" w:cs="Arial"/>
        </w:rPr>
        <w:t>tabase Configuration Assistant automatically locks and expires most default database user accounts.</w:t>
      </w:r>
    </w:p>
    <w:p w14:paraId="2E343BE4"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1979" w:name="_bookmark2157"/>
      <w:bookmarkEnd w:id="1979"/>
      <w:r w:rsidRPr="001058B5">
        <w:rPr>
          <w:rFonts w:ascii="Arial" w:hAnsi="Arial" w:cs="Arial"/>
        </w:rPr>
        <w:t>ed access to data or disrupt database operations.</w:t>
      </w:r>
    </w:p>
    <w:p w14:paraId="24EA691B" w14:textId="77777777" w:rsidR="008C539B" w:rsidRPr="001058B5" w:rsidRDefault="00C12992">
      <w:pPr>
        <w:pStyle w:val="BodyText"/>
        <w:spacing w:before="114" w:line="232" w:lineRule="auto"/>
        <w:ind w:left="2019" w:right="848"/>
        <w:rPr>
          <w:rFonts w:ascii="Arial" w:hAnsi="Arial" w:cs="Arial"/>
        </w:rPr>
      </w:pPr>
      <w:r w:rsidRPr="001058B5">
        <w:rPr>
          <w:rFonts w:ascii="Arial" w:hAnsi="Arial" w:cs="Arial"/>
        </w:rPr>
        <w:t xml:space="preserve">You should </w:t>
      </w:r>
      <w:r w:rsidRPr="001058B5">
        <w:rPr>
          <w:rFonts w:ascii="Arial" w:hAnsi="Arial" w:cs="Arial"/>
          <w:i/>
        </w:rPr>
        <w:t xml:space="preserve">lock </w:t>
      </w:r>
      <w:r w:rsidRPr="001058B5">
        <w:rPr>
          <w:rFonts w:ascii="Arial" w:hAnsi="Arial" w:cs="Arial"/>
        </w:rPr>
        <w:t xml:space="preserve">and </w:t>
      </w:r>
      <w:r w:rsidRPr="001058B5">
        <w:rPr>
          <w:rFonts w:ascii="Arial" w:hAnsi="Arial" w:cs="Arial"/>
          <w:i/>
        </w:rPr>
        <w:t xml:space="preserve">expire </w:t>
      </w:r>
      <w:r w:rsidRPr="001058B5">
        <w:rPr>
          <w:rFonts w:ascii="Arial" w:hAnsi="Arial" w:cs="Arial"/>
        </w:rPr>
        <w:t>all default database user accounts. Oracle Database provides SQL statements to perform these operations. For example:</w:t>
      </w:r>
    </w:p>
    <w:p w14:paraId="4FCEEB07" w14:textId="77777777" w:rsidR="008C539B" w:rsidRPr="001058B5" w:rsidRDefault="00C12992">
      <w:pPr>
        <w:spacing w:before="141"/>
        <w:ind w:left="2020"/>
        <w:rPr>
          <w:rFonts w:ascii="Arial" w:hAnsi="Arial" w:cs="Arial"/>
          <w:sz w:val="18"/>
        </w:rPr>
      </w:pPr>
      <w:r w:rsidRPr="001058B5">
        <w:rPr>
          <w:rFonts w:ascii="Arial" w:hAnsi="Arial" w:cs="Arial"/>
          <w:w w:val="95"/>
          <w:sz w:val="18"/>
        </w:rPr>
        <w:t>ALTER USER ANONYMOUS PASSWORD EXPIRE ACCOUNT LOCK;</w:t>
      </w:r>
    </w:p>
    <w:p w14:paraId="501B4A8D" w14:textId="77777777" w:rsidR="008C539B" w:rsidRPr="001058B5" w:rsidRDefault="008C539B">
      <w:pPr>
        <w:pStyle w:val="BodyText"/>
        <w:spacing w:before="1"/>
        <w:rPr>
          <w:rFonts w:ascii="Arial" w:hAnsi="Arial" w:cs="Arial"/>
          <w:sz w:val="19"/>
        </w:rPr>
      </w:pPr>
    </w:p>
    <w:p w14:paraId="4207E95A" w14:textId="77777777" w:rsidR="008C539B" w:rsidRPr="001058B5" w:rsidRDefault="00C12992">
      <w:pPr>
        <w:spacing w:line="228" w:lineRule="auto"/>
        <w:ind w:left="2020" w:right="848" w:hanging="1"/>
        <w:rPr>
          <w:rFonts w:ascii="Arial" w:hAnsi="Arial" w:cs="Arial"/>
          <w:sz w:val="20"/>
        </w:rPr>
      </w:pPr>
      <w:r w:rsidRPr="001058B5">
        <w:rPr>
          <w:rFonts w:ascii="Arial" w:hAnsi="Arial" w:cs="Arial"/>
          <w:sz w:val="20"/>
        </w:rPr>
        <w:t>See</w:t>
      </w:r>
      <w:r w:rsidRPr="001058B5">
        <w:rPr>
          <w:rFonts w:ascii="Arial" w:hAnsi="Arial" w:cs="Arial"/>
          <w:spacing w:val="-10"/>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0"/>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more</w:t>
      </w:r>
      <w:r w:rsidRPr="001058B5">
        <w:rPr>
          <w:rFonts w:ascii="Arial" w:hAnsi="Arial" w:cs="Arial"/>
          <w:spacing w:val="-10"/>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ALTER USER</w:t>
      </w:r>
      <w:r w:rsidRPr="001058B5">
        <w:rPr>
          <w:rFonts w:ascii="Arial" w:hAnsi="Arial" w:cs="Arial"/>
          <w:spacing w:val="-78"/>
          <w:sz w:val="20"/>
        </w:rPr>
        <w:t xml:space="preserve"> </w:t>
      </w:r>
      <w:r w:rsidRPr="001058B5">
        <w:rPr>
          <w:rFonts w:ascii="Arial" w:hAnsi="Arial" w:cs="Arial"/>
          <w:sz w:val="20"/>
        </w:rPr>
        <w:t>statement.</w:t>
      </w:r>
    </w:p>
    <w:p w14:paraId="448FEB46"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14:paraId="6041C481" w14:textId="77777777" w:rsidR="008C539B" w:rsidRPr="001058B5" w:rsidRDefault="00C12992">
      <w:pPr>
        <w:pStyle w:val="BodyText"/>
        <w:spacing w:before="114" w:line="232" w:lineRule="auto"/>
        <w:ind w:left="2020" w:right="848"/>
        <w:rPr>
          <w:rFonts w:ascii="Arial" w:hAnsi="Arial" w:cs="Arial"/>
        </w:rPr>
      </w:pPr>
      <w:r w:rsidRPr="001058B5">
        <w:rPr>
          <w:rFonts w:ascii="Arial" w:hAnsi="Arial" w:cs="Arial"/>
        </w:rPr>
        <w:t>If any default database user account other than the ones left open is required for any reason, then a database administrator (DBA) must unlock and activate that account with a new, secure password.</w:t>
      </w:r>
    </w:p>
    <w:p w14:paraId="561C6E2A" w14:textId="77777777" w:rsidR="008C539B" w:rsidRPr="001058B5" w:rsidRDefault="00C12992">
      <w:pPr>
        <w:spacing w:before="117"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a description of the predefined user accounts that are created when you install Oracle Database.</w:t>
      </w:r>
    </w:p>
    <w:p w14:paraId="1BBB3147" w14:textId="77777777" w:rsidR="008C539B" w:rsidRPr="001058B5" w:rsidRDefault="00C12992">
      <w:pPr>
        <w:pStyle w:val="BodyText"/>
        <w:spacing w:before="118" w:line="232" w:lineRule="auto"/>
        <w:ind w:left="2020" w:right="716"/>
        <w:rPr>
          <w:rFonts w:ascii="Arial" w:hAnsi="Arial" w:cs="Arial"/>
        </w:rPr>
      </w:pPr>
      <w:r w:rsidRPr="001058B5">
        <w:rPr>
          <w:rFonts w:ascii="Arial" w:hAnsi="Arial" w:cs="Arial"/>
        </w:rPr>
        <w:t>If a default database user account, other than the ones left open, is required for any reason, then a database administrator (DBA) can unlock and activate that account</w:t>
      </w:r>
      <w:bookmarkStart w:id="1980" w:name="_bookmark2158"/>
      <w:bookmarkEnd w:id="1980"/>
      <w:r w:rsidRPr="001058B5">
        <w:rPr>
          <w:rFonts w:ascii="Arial" w:hAnsi="Arial" w:cs="Arial"/>
        </w:rPr>
        <w:t xml:space="preserve"> with a new, secure password.</w:t>
      </w:r>
    </w:p>
    <w:p w14:paraId="775E3978" w14:textId="77777777" w:rsidR="008C539B" w:rsidRPr="001058B5" w:rsidRDefault="00C12992">
      <w:pPr>
        <w:pStyle w:val="Heading7"/>
        <w:spacing w:before="115"/>
        <w:ind w:left="2020"/>
        <w:rPr>
          <w:rFonts w:ascii="Arial" w:hAnsi="Arial" w:cs="Arial"/>
        </w:rPr>
      </w:pPr>
      <w:r w:rsidRPr="001058B5">
        <w:rPr>
          <w:rFonts w:ascii="Arial" w:hAnsi="Arial" w:cs="Arial"/>
        </w:rPr>
        <w:t>Oracle Enterprise Manager Accounts</w:t>
      </w:r>
    </w:p>
    <w:p w14:paraId="74CFB823" w14:textId="77777777" w:rsidR="008C539B" w:rsidRPr="001058B5" w:rsidRDefault="00C12992">
      <w:pPr>
        <w:pStyle w:val="BodyText"/>
        <w:spacing w:before="122" w:line="230" w:lineRule="auto"/>
        <w:ind w:left="2019" w:right="802"/>
        <w:rPr>
          <w:rFonts w:ascii="Arial" w:hAnsi="Arial" w:cs="Arial"/>
        </w:rPr>
      </w:pPr>
      <w:r w:rsidRPr="001058B5">
        <w:rPr>
          <w:rFonts w:ascii="Arial" w:hAnsi="Arial" w:cs="Arial"/>
        </w:rPr>
        <w:t>If you install Oracle Enterprise Manager, the SYSMAN and DBSNMP accounts are open, unless you configure Oracle Enterprise Manager for central administration. In this case, the SYSMAN</w:t>
      </w:r>
      <w:r w:rsidRPr="001058B5">
        <w:rPr>
          <w:rFonts w:ascii="Arial" w:hAnsi="Arial" w:cs="Arial"/>
          <w:spacing w:val="-106"/>
        </w:rPr>
        <w:t xml:space="preserve"> </w:t>
      </w:r>
      <w:r w:rsidRPr="001058B5">
        <w:rPr>
          <w:rFonts w:ascii="Arial" w:hAnsi="Arial" w:cs="Arial"/>
        </w:rPr>
        <w:t>account (if present) will be locked.</w:t>
      </w:r>
    </w:p>
    <w:p w14:paraId="5FD8072E" w14:textId="77777777" w:rsidR="008C539B" w:rsidRPr="001058B5" w:rsidRDefault="00C12992">
      <w:pPr>
        <w:pStyle w:val="BodyText"/>
        <w:spacing w:before="117" w:line="230" w:lineRule="auto"/>
        <w:ind w:left="2020" w:right="848" w:hanging="1"/>
        <w:rPr>
          <w:rFonts w:ascii="Arial" w:hAnsi="Arial" w:cs="Arial"/>
        </w:rPr>
      </w:pPr>
      <w:r w:rsidRPr="001058B5">
        <w:rPr>
          <w:rFonts w:ascii="Arial" w:hAnsi="Arial" w:cs="Arial"/>
        </w:rPr>
        <w:t>If you do not install Oracle Enterprise Manager, then only the SYS</w:t>
      </w:r>
      <w:r w:rsidRPr="001058B5">
        <w:rPr>
          <w:rFonts w:ascii="Arial" w:hAnsi="Arial" w:cs="Arial"/>
          <w:spacing w:val="-87"/>
        </w:rPr>
        <w:t xml:space="preserve"> </w:t>
      </w:r>
      <w:r w:rsidRPr="001058B5">
        <w:rPr>
          <w:rFonts w:ascii="Arial" w:hAnsi="Arial" w:cs="Arial"/>
        </w:rPr>
        <w:t>and SYSTEM accounts are open. Database Configuration Assistant locks and expires all other accounts (including SYSMAN</w:t>
      </w:r>
      <w:r w:rsidRPr="001058B5">
        <w:rPr>
          <w:rFonts w:ascii="Arial" w:hAnsi="Arial" w:cs="Arial"/>
          <w:spacing w:val="-92"/>
        </w:rPr>
        <w:t xml:space="preserve"> </w:t>
      </w:r>
      <w:r w:rsidRPr="001058B5">
        <w:rPr>
          <w:rFonts w:ascii="Arial" w:hAnsi="Arial" w:cs="Arial"/>
        </w:rPr>
        <w:t>and DBSNMP).</w:t>
      </w:r>
    </w:p>
    <w:p w14:paraId="7D986246" w14:textId="77777777" w:rsidR="008C539B" w:rsidRPr="001058B5" w:rsidRDefault="00C12992">
      <w:pPr>
        <w:pStyle w:val="Heading7"/>
        <w:numPr>
          <w:ilvl w:val="0"/>
          <w:numId w:val="21"/>
        </w:numPr>
        <w:tabs>
          <w:tab w:val="left" w:pos="2020"/>
        </w:tabs>
        <w:spacing w:before="113"/>
        <w:ind w:right="785"/>
        <w:jc w:val="left"/>
        <w:rPr>
          <w:rFonts w:ascii="Arial" w:hAnsi="Arial" w:cs="Arial"/>
        </w:rPr>
      </w:pPr>
      <w:r w:rsidRPr="001058B5">
        <w:rPr>
          <w:rFonts w:ascii="Arial" w:hAnsi="Arial" w:cs="Arial"/>
        </w:rPr>
        <w:t>Use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following</w:t>
      </w:r>
      <w:r w:rsidRPr="001058B5">
        <w:rPr>
          <w:rFonts w:ascii="Arial" w:hAnsi="Arial" w:cs="Arial"/>
          <w:spacing w:val="-6"/>
        </w:rPr>
        <w:t xml:space="preserve"> </w:t>
      </w:r>
      <w:r w:rsidRPr="001058B5">
        <w:rPr>
          <w:rFonts w:ascii="Arial" w:hAnsi="Arial" w:cs="Arial"/>
        </w:rPr>
        <w:t>data</w:t>
      </w:r>
      <w:r w:rsidRPr="001058B5">
        <w:rPr>
          <w:rFonts w:ascii="Arial" w:hAnsi="Arial" w:cs="Arial"/>
          <w:spacing w:val="-6"/>
        </w:rPr>
        <w:t xml:space="preserve"> </w:t>
      </w:r>
      <w:r w:rsidRPr="001058B5">
        <w:rPr>
          <w:rFonts w:ascii="Arial" w:hAnsi="Arial" w:cs="Arial"/>
        </w:rPr>
        <w:t>dictionary</w:t>
      </w:r>
      <w:r w:rsidRPr="001058B5">
        <w:rPr>
          <w:rFonts w:ascii="Arial" w:hAnsi="Arial" w:cs="Arial"/>
          <w:spacing w:val="-7"/>
        </w:rPr>
        <w:t xml:space="preserve"> </w:t>
      </w:r>
      <w:r w:rsidRPr="001058B5">
        <w:rPr>
          <w:rFonts w:ascii="Arial" w:hAnsi="Arial" w:cs="Arial"/>
        </w:rPr>
        <w:t>views</w:t>
      </w:r>
      <w:r w:rsidRPr="001058B5">
        <w:rPr>
          <w:rFonts w:ascii="Arial" w:hAnsi="Arial" w:cs="Arial"/>
          <w:spacing w:val="-6"/>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find</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about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59FF0D37" w14:textId="77777777" w:rsidR="008C539B" w:rsidRPr="001058B5" w:rsidRDefault="008C539B">
      <w:pPr>
        <w:rPr>
          <w:rFonts w:ascii="Arial" w:hAnsi="Arial" w:cs="Arial"/>
        </w:rPr>
        <w:sectPr w:rsidR="008C539B" w:rsidRPr="001058B5">
          <w:headerReference w:type="even" r:id="rId247"/>
          <w:headerReference w:type="default" r:id="rId248"/>
          <w:pgSz w:w="12240" w:h="15840"/>
          <w:pgMar w:top="840" w:right="1060" w:bottom="860" w:left="1100" w:header="549" w:footer="663" w:gutter="0"/>
          <w:cols w:space="720"/>
        </w:sectPr>
      </w:pPr>
    </w:p>
    <w:p w14:paraId="28AAE580" w14:textId="77777777" w:rsidR="008C539B" w:rsidRPr="001058B5" w:rsidRDefault="008C539B">
      <w:pPr>
        <w:pStyle w:val="BodyText"/>
        <w:spacing w:before="3"/>
        <w:rPr>
          <w:rFonts w:ascii="Arial" w:hAnsi="Arial" w:cs="Arial"/>
          <w:b/>
          <w:sz w:val="26"/>
        </w:rPr>
      </w:pPr>
    </w:p>
    <w:p w14:paraId="3F333644" w14:textId="77777777" w:rsidR="008C539B" w:rsidRPr="001058B5" w:rsidRDefault="00C12992">
      <w:pPr>
        <w:pStyle w:val="ListParagraph"/>
        <w:numPr>
          <w:ilvl w:val="0"/>
          <w:numId w:val="20"/>
        </w:numPr>
        <w:tabs>
          <w:tab w:val="left" w:pos="2980"/>
        </w:tabs>
        <w:spacing w:before="92"/>
        <w:rPr>
          <w:rFonts w:ascii="Arial" w:hAnsi="Arial" w:cs="Arial"/>
          <w:sz w:val="20"/>
        </w:rPr>
      </w:pPr>
      <w:r w:rsidRPr="001058B5">
        <w:rPr>
          <w:rFonts w:ascii="Arial" w:hAnsi="Arial" w:cs="Arial"/>
          <w:sz w:val="20"/>
        </w:rPr>
        <w:t>DBA_*</w:t>
      </w:r>
    </w:p>
    <w:p w14:paraId="2AB5B595"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DBA_ROLES</w:t>
      </w:r>
    </w:p>
    <w:p w14:paraId="1803D7AB"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DBA_SYS_PRIVS</w:t>
      </w:r>
    </w:p>
    <w:p w14:paraId="667579FC"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DBA_ROLE_PRIVS</w:t>
      </w:r>
    </w:p>
    <w:p w14:paraId="43D5A199"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DBA_TAB_PRIVS</w:t>
      </w:r>
    </w:p>
    <w:p w14:paraId="75A53761"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DBA_AUDIT_TRAIL</w:t>
      </w:r>
      <w:r w:rsidRPr="001058B5">
        <w:rPr>
          <w:rFonts w:ascii="Arial" w:hAnsi="Arial" w:cs="Arial"/>
          <w:spacing w:val="-101"/>
          <w:sz w:val="20"/>
        </w:rPr>
        <w:t xml:space="preserve"> </w:t>
      </w:r>
      <w:r w:rsidRPr="001058B5">
        <w:rPr>
          <w:rFonts w:ascii="Arial" w:hAnsi="Arial" w:cs="Arial"/>
          <w:sz w:val="20"/>
        </w:rPr>
        <w:t>(if standard auditing is enabled)</w:t>
      </w:r>
    </w:p>
    <w:p w14:paraId="5E4A8B68"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DBA_FGA_AUDIT_TRAIL</w:t>
      </w:r>
      <w:r w:rsidRPr="001058B5">
        <w:rPr>
          <w:rFonts w:ascii="Arial" w:hAnsi="Arial" w:cs="Arial"/>
          <w:spacing w:val="-84"/>
          <w:sz w:val="20"/>
        </w:rPr>
        <w:t xml:space="preserve"> </w:t>
      </w:r>
      <w:r w:rsidRPr="001058B5">
        <w:rPr>
          <w:rFonts w:ascii="Arial" w:hAnsi="Arial" w:cs="Arial"/>
          <w:sz w:val="20"/>
        </w:rPr>
        <w:t>(if</w:t>
      </w:r>
      <w:r w:rsidRPr="001058B5">
        <w:rPr>
          <w:rFonts w:ascii="Arial" w:hAnsi="Arial" w:cs="Arial"/>
          <w:spacing w:val="-8"/>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auditing</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enabled)</w:t>
      </w:r>
    </w:p>
    <w:p w14:paraId="6CD308B1" w14:textId="77777777" w:rsidR="008C539B" w:rsidRPr="001058B5" w:rsidRDefault="00C12992">
      <w:pPr>
        <w:pStyle w:val="Heading7"/>
        <w:numPr>
          <w:ilvl w:val="0"/>
          <w:numId w:val="21"/>
        </w:numPr>
        <w:tabs>
          <w:tab w:val="left" w:pos="2620"/>
        </w:tabs>
        <w:spacing w:before="112"/>
        <w:ind w:left="2620" w:right="496"/>
        <w:jc w:val="left"/>
        <w:rPr>
          <w:rFonts w:ascii="Arial" w:hAnsi="Arial" w:cs="Arial"/>
        </w:rPr>
      </w:pPr>
      <w:r w:rsidRPr="001058B5">
        <w:rPr>
          <w:rFonts w:ascii="Arial" w:hAnsi="Arial" w:cs="Arial"/>
        </w:rPr>
        <w:t>Monitor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granting</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who need these</w:t>
      </w:r>
      <w:r w:rsidRPr="001058B5">
        <w:rPr>
          <w:rFonts w:ascii="Arial" w:hAnsi="Arial" w:cs="Arial"/>
          <w:spacing w:val="-1"/>
        </w:rPr>
        <w:t xml:space="preserve"> </w:t>
      </w:r>
      <w:r w:rsidRPr="001058B5">
        <w:rPr>
          <w:rFonts w:ascii="Arial" w:hAnsi="Arial" w:cs="Arial"/>
        </w:rPr>
        <w:t>privileges.</w:t>
      </w:r>
    </w:p>
    <w:p w14:paraId="77016E6D" w14:textId="77777777" w:rsidR="008C539B" w:rsidRPr="001058B5" w:rsidRDefault="00C12992">
      <w:pPr>
        <w:pStyle w:val="BodyText"/>
        <w:spacing w:before="113"/>
        <w:ind w:left="2620"/>
        <w:rPr>
          <w:rFonts w:ascii="Arial" w:hAnsi="Arial" w:cs="Arial"/>
        </w:rPr>
      </w:pPr>
      <w:r w:rsidRPr="001058B5">
        <w:rPr>
          <w:rFonts w:ascii="Arial" w:hAnsi="Arial" w:cs="Arial"/>
        </w:rPr>
        <w:t>By default, Oracle Database audits the following privileges:</w:t>
      </w:r>
    </w:p>
    <w:p w14:paraId="0CF63CD1" w14:textId="77777777" w:rsidR="008C539B" w:rsidRPr="001058B5" w:rsidRDefault="00C12992">
      <w:pPr>
        <w:pStyle w:val="ListParagraph"/>
        <w:numPr>
          <w:ilvl w:val="0"/>
          <w:numId w:val="19"/>
        </w:numPr>
        <w:tabs>
          <w:tab w:val="left" w:pos="2980"/>
        </w:tabs>
        <w:spacing w:before="137"/>
        <w:rPr>
          <w:rFonts w:ascii="Arial" w:hAnsi="Arial" w:cs="Arial"/>
          <w:sz w:val="20"/>
        </w:rPr>
      </w:pPr>
      <w:r w:rsidRPr="001058B5">
        <w:rPr>
          <w:rFonts w:ascii="Arial" w:hAnsi="Arial" w:cs="Arial"/>
          <w:w w:val="90"/>
          <w:sz w:val="20"/>
        </w:rPr>
        <w:t>ALTER</w:t>
      </w:r>
      <w:r w:rsidRPr="001058B5">
        <w:rPr>
          <w:rFonts w:ascii="Arial" w:hAnsi="Arial" w:cs="Arial"/>
          <w:spacing w:val="-60"/>
          <w:w w:val="90"/>
          <w:sz w:val="20"/>
        </w:rPr>
        <w:t xml:space="preserve"> </w:t>
      </w:r>
      <w:r w:rsidRPr="001058B5">
        <w:rPr>
          <w:rFonts w:ascii="Arial" w:hAnsi="Arial" w:cs="Arial"/>
          <w:w w:val="90"/>
          <w:sz w:val="20"/>
        </w:rPr>
        <w:t>SYSTEM</w:t>
      </w:r>
    </w:p>
    <w:p w14:paraId="5D87E315"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0"/>
          <w:sz w:val="20"/>
        </w:rPr>
        <w:t>AUDIT</w:t>
      </w:r>
      <w:r w:rsidRPr="001058B5">
        <w:rPr>
          <w:rFonts w:ascii="Arial" w:hAnsi="Arial" w:cs="Arial"/>
          <w:spacing w:val="-60"/>
          <w:w w:val="90"/>
          <w:sz w:val="20"/>
        </w:rPr>
        <w:t xml:space="preserve"> </w:t>
      </w:r>
      <w:r w:rsidRPr="001058B5">
        <w:rPr>
          <w:rFonts w:ascii="Arial" w:hAnsi="Arial" w:cs="Arial"/>
          <w:w w:val="90"/>
          <w:sz w:val="20"/>
        </w:rPr>
        <w:t>SYSTEM</w:t>
      </w:r>
    </w:p>
    <w:p w14:paraId="411F8F92" w14:textId="77777777" w:rsidR="008C539B" w:rsidRPr="001058B5" w:rsidRDefault="00C12992">
      <w:pPr>
        <w:pStyle w:val="ListParagraph"/>
        <w:numPr>
          <w:ilvl w:val="0"/>
          <w:numId w:val="19"/>
        </w:numPr>
        <w:tabs>
          <w:tab w:val="left" w:pos="2980"/>
        </w:tabs>
        <w:spacing w:before="133"/>
        <w:rPr>
          <w:rFonts w:ascii="Arial" w:hAnsi="Arial" w:cs="Arial"/>
          <w:sz w:val="20"/>
        </w:rPr>
      </w:pPr>
      <w:r w:rsidRPr="001058B5">
        <w:rPr>
          <w:rFonts w:ascii="Arial" w:hAnsi="Arial" w:cs="Arial"/>
          <w:w w:val="95"/>
          <w:sz w:val="20"/>
        </w:rPr>
        <w:t>CREATE EXTERNAL</w:t>
      </w:r>
      <w:r w:rsidRPr="001058B5">
        <w:rPr>
          <w:rFonts w:ascii="Arial" w:hAnsi="Arial" w:cs="Arial"/>
          <w:spacing w:val="-32"/>
          <w:w w:val="95"/>
          <w:sz w:val="20"/>
        </w:rPr>
        <w:t xml:space="preserve"> </w:t>
      </w:r>
      <w:r w:rsidRPr="001058B5">
        <w:rPr>
          <w:rFonts w:ascii="Arial" w:hAnsi="Arial" w:cs="Arial"/>
          <w:w w:val="95"/>
          <w:sz w:val="20"/>
        </w:rPr>
        <w:t>JOB</w:t>
      </w:r>
    </w:p>
    <w:p w14:paraId="72D39FF0" w14:textId="77777777" w:rsidR="008C539B" w:rsidRPr="001058B5" w:rsidRDefault="00C12992">
      <w:pPr>
        <w:pStyle w:val="BodyText"/>
        <w:spacing w:before="108"/>
        <w:ind w:left="2620"/>
        <w:rPr>
          <w:rFonts w:ascii="Arial" w:hAnsi="Arial" w:cs="Arial"/>
        </w:rPr>
      </w:pPr>
      <w:r w:rsidRPr="001058B5">
        <w:rPr>
          <w:rFonts w:ascii="Arial" w:hAnsi="Arial" w:cs="Arial"/>
        </w:rPr>
        <w:t>Oracle recommends that you also audit the following privileges:</w:t>
      </w:r>
    </w:p>
    <w:p w14:paraId="3BABBA77" w14:textId="77777777" w:rsidR="008C539B" w:rsidRPr="001058B5" w:rsidRDefault="00C12992">
      <w:pPr>
        <w:pStyle w:val="ListParagraph"/>
        <w:numPr>
          <w:ilvl w:val="0"/>
          <w:numId w:val="19"/>
        </w:numPr>
        <w:tabs>
          <w:tab w:val="left" w:pos="2980"/>
        </w:tabs>
        <w:spacing w:before="121" w:line="228" w:lineRule="auto"/>
        <w:ind w:right="675"/>
        <w:rPr>
          <w:rFonts w:ascii="Arial" w:hAnsi="Arial" w:cs="Arial"/>
          <w:sz w:val="20"/>
        </w:rPr>
      </w:pPr>
      <w:r w:rsidRPr="001058B5">
        <w:rPr>
          <w:rFonts w:ascii="Arial" w:hAnsi="Arial" w:cs="Arial"/>
          <w:w w:val="95"/>
          <w:sz w:val="20"/>
        </w:rPr>
        <w:t>ALL</w:t>
      </w:r>
      <w:r w:rsidRPr="001058B5">
        <w:rPr>
          <w:rFonts w:ascii="Arial" w:hAnsi="Arial" w:cs="Arial"/>
          <w:spacing w:val="-45"/>
          <w:w w:val="95"/>
          <w:sz w:val="20"/>
        </w:rPr>
        <w:t xml:space="preserve"> </w:t>
      </w:r>
      <w:r w:rsidRPr="001058B5">
        <w:rPr>
          <w:rFonts w:ascii="Arial" w:hAnsi="Arial" w:cs="Arial"/>
          <w:w w:val="95"/>
          <w:sz w:val="20"/>
        </w:rPr>
        <w:t>PRIVILEGES</w:t>
      </w:r>
      <w:r w:rsidRPr="001058B5">
        <w:rPr>
          <w:rFonts w:ascii="Arial" w:hAnsi="Arial" w:cs="Arial"/>
          <w:spacing w:val="-86"/>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includes</w:t>
      </w:r>
      <w:r w:rsidRPr="001058B5">
        <w:rPr>
          <w:rFonts w:ascii="Arial" w:hAnsi="Arial" w:cs="Arial"/>
          <w:spacing w:val="-14"/>
          <w:w w:val="95"/>
          <w:sz w:val="20"/>
        </w:rPr>
        <w:t xml:space="preserve"> </w:t>
      </w:r>
      <w:r w:rsidRPr="001058B5">
        <w:rPr>
          <w:rFonts w:ascii="Arial" w:hAnsi="Arial" w:cs="Arial"/>
          <w:w w:val="95"/>
          <w:sz w:val="20"/>
        </w:rPr>
        <w:t>privileges</w:t>
      </w:r>
      <w:r w:rsidRPr="001058B5">
        <w:rPr>
          <w:rFonts w:ascii="Arial" w:hAnsi="Arial" w:cs="Arial"/>
          <w:spacing w:val="-14"/>
          <w:w w:val="95"/>
          <w:sz w:val="20"/>
        </w:rPr>
        <w:t xml:space="preserve"> </w:t>
      </w:r>
      <w:r w:rsidRPr="001058B5">
        <w:rPr>
          <w:rFonts w:ascii="Arial" w:hAnsi="Arial" w:cs="Arial"/>
          <w:w w:val="95"/>
          <w:sz w:val="20"/>
        </w:rPr>
        <w:t>such</w:t>
      </w:r>
      <w:r w:rsidRPr="001058B5">
        <w:rPr>
          <w:rFonts w:ascii="Arial" w:hAnsi="Arial" w:cs="Arial"/>
          <w:spacing w:val="-15"/>
          <w:w w:val="95"/>
          <w:sz w:val="20"/>
        </w:rPr>
        <w:t xml:space="preserve"> </w:t>
      </w:r>
      <w:r w:rsidRPr="001058B5">
        <w:rPr>
          <w:rFonts w:ascii="Arial" w:hAnsi="Arial" w:cs="Arial"/>
          <w:w w:val="95"/>
          <w:sz w:val="20"/>
        </w:rPr>
        <w:t>as</w:t>
      </w:r>
      <w:r w:rsidRPr="001058B5">
        <w:rPr>
          <w:rFonts w:ascii="Arial" w:hAnsi="Arial" w:cs="Arial"/>
          <w:spacing w:val="-13"/>
          <w:w w:val="95"/>
          <w:sz w:val="20"/>
        </w:rPr>
        <w:t xml:space="preserve"> </w:t>
      </w:r>
      <w:r w:rsidRPr="001058B5">
        <w:rPr>
          <w:rFonts w:ascii="Arial" w:hAnsi="Arial" w:cs="Arial"/>
          <w:w w:val="95"/>
          <w:sz w:val="20"/>
        </w:rPr>
        <w:t>BECOME</w:t>
      </w:r>
      <w:r w:rsidRPr="001058B5">
        <w:rPr>
          <w:rFonts w:ascii="Arial" w:hAnsi="Arial" w:cs="Arial"/>
          <w:spacing w:val="-4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 xml:space="preserve">CREATE </w:t>
      </w:r>
      <w:r w:rsidRPr="001058B5">
        <w:rPr>
          <w:rFonts w:ascii="Arial" w:hAnsi="Arial" w:cs="Arial"/>
          <w:sz w:val="20"/>
        </w:rPr>
        <w:t>LIBRARY, and CREATE</w:t>
      </w:r>
      <w:r w:rsidRPr="001058B5">
        <w:rPr>
          <w:rFonts w:ascii="Arial" w:hAnsi="Arial" w:cs="Arial"/>
          <w:spacing w:val="-39"/>
          <w:sz w:val="20"/>
        </w:rPr>
        <w:t xml:space="preserve"> </w:t>
      </w:r>
      <w:r w:rsidRPr="001058B5">
        <w:rPr>
          <w:rFonts w:ascii="Arial" w:hAnsi="Arial" w:cs="Arial"/>
          <w:sz w:val="20"/>
        </w:rPr>
        <w:t>PROCEDURE)</w:t>
      </w:r>
    </w:p>
    <w:p w14:paraId="461D3FDF" w14:textId="77777777" w:rsidR="008C539B" w:rsidRPr="001058B5" w:rsidRDefault="00C12992">
      <w:pPr>
        <w:pStyle w:val="ListParagraph"/>
        <w:numPr>
          <w:ilvl w:val="0"/>
          <w:numId w:val="19"/>
        </w:numPr>
        <w:tabs>
          <w:tab w:val="left" w:pos="2980"/>
        </w:tabs>
        <w:rPr>
          <w:rFonts w:ascii="Arial" w:hAnsi="Arial" w:cs="Arial"/>
          <w:sz w:val="20"/>
        </w:rPr>
      </w:pPr>
      <w:r w:rsidRPr="001058B5">
        <w:rPr>
          <w:rFonts w:ascii="Arial" w:hAnsi="Arial" w:cs="Arial"/>
          <w:sz w:val="20"/>
        </w:rPr>
        <w:t>DBMS_BACKUP_RESTORE</w:t>
      </w:r>
      <w:r w:rsidRPr="001058B5">
        <w:rPr>
          <w:rFonts w:ascii="Arial" w:hAnsi="Arial" w:cs="Arial"/>
          <w:spacing w:val="-81"/>
          <w:sz w:val="20"/>
        </w:rPr>
        <w:t xml:space="preserve"> </w:t>
      </w:r>
      <w:r w:rsidRPr="001058B5">
        <w:rPr>
          <w:rFonts w:ascii="Arial" w:hAnsi="Arial" w:cs="Arial"/>
          <w:sz w:val="20"/>
        </w:rPr>
        <w:t>package</w:t>
      </w:r>
    </w:p>
    <w:p w14:paraId="6B282347"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to DBMS_SYS_SQL</w:t>
      </w:r>
    </w:p>
    <w:p w14:paraId="7DDE4FC1"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5"/>
          <w:sz w:val="20"/>
        </w:rPr>
        <w:t>SELECT ANY</w:t>
      </w:r>
      <w:r w:rsidRPr="001058B5">
        <w:rPr>
          <w:rFonts w:ascii="Arial" w:hAnsi="Arial" w:cs="Arial"/>
          <w:spacing w:val="-28"/>
          <w:w w:val="95"/>
          <w:sz w:val="20"/>
        </w:rPr>
        <w:t xml:space="preserve"> </w:t>
      </w:r>
      <w:r w:rsidRPr="001058B5">
        <w:rPr>
          <w:rFonts w:ascii="Arial" w:hAnsi="Arial" w:cs="Arial"/>
          <w:w w:val="95"/>
          <w:sz w:val="20"/>
        </w:rPr>
        <w:t>TABLE</w:t>
      </w:r>
    </w:p>
    <w:p w14:paraId="54A68DC8" w14:textId="77777777" w:rsidR="008C539B" w:rsidRPr="001058B5" w:rsidRDefault="00C12992">
      <w:pPr>
        <w:pStyle w:val="ListParagraph"/>
        <w:numPr>
          <w:ilvl w:val="0"/>
          <w:numId w:val="19"/>
        </w:numPr>
        <w:tabs>
          <w:tab w:val="left" w:pos="2980"/>
        </w:tabs>
        <w:spacing w:before="107"/>
        <w:rPr>
          <w:rFonts w:ascii="Arial" w:hAnsi="Arial" w:cs="Arial"/>
          <w:sz w:val="20"/>
        </w:rPr>
      </w:pPr>
      <w:r w:rsidRPr="001058B5">
        <w:rPr>
          <w:rFonts w:ascii="Arial" w:hAnsi="Arial" w:cs="Arial"/>
          <w:sz w:val="20"/>
        </w:rPr>
        <w:t>SELECT</w:t>
      </w:r>
      <w:r w:rsidRPr="001058B5">
        <w:rPr>
          <w:rFonts w:ascii="Arial" w:hAnsi="Arial" w:cs="Arial"/>
          <w:spacing w:val="-89"/>
          <w:sz w:val="20"/>
        </w:rPr>
        <w:t xml:space="preserve"> </w:t>
      </w:r>
      <w:r w:rsidRPr="001058B5">
        <w:rPr>
          <w:rFonts w:ascii="Arial" w:hAnsi="Arial" w:cs="Arial"/>
          <w:sz w:val="20"/>
        </w:rPr>
        <w:t>on PERFSTAT.STATS$SQLTEXT</w:t>
      </w:r>
    </w:p>
    <w:p w14:paraId="149A167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92"/>
          <w:sz w:val="20"/>
        </w:rPr>
        <w:t xml:space="preserve"> </w:t>
      </w:r>
      <w:r w:rsidRPr="001058B5">
        <w:rPr>
          <w:rFonts w:ascii="Arial" w:hAnsi="Arial" w:cs="Arial"/>
          <w:sz w:val="20"/>
        </w:rPr>
        <w:t>on PERFSTAT.STATS$SQL_SUMMARY</w:t>
      </w:r>
    </w:p>
    <w:p w14:paraId="765B85ED"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83"/>
          <w:sz w:val="20"/>
        </w:rPr>
        <w:t xml:space="preserve"> </w:t>
      </w:r>
      <w:r w:rsidRPr="001058B5">
        <w:rPr>
          <w:rFonts w:ascii="Arial" w:hAnsi="Arial" w:cs="Arial"/>
          <w:sz w:val="20"/>
        </w:rPr>
        <w:t>on SYS.SOURCE$</w:t>
      </w:r>
    </w:p>
    <w:p w14:paraId="302DBAA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ADMIN</w:t>
      </w:r>
      <w:r w:rsidRPr="001058B5">
        <w:rPr>
          <w:rFonts w:ascii="Arial" w:hAnsi="Arial" w:cs="Arial"/>
          <w:spacing w:val="-98"/>
          <w:sz w:val="20"/>
        </w:rPr>
        <w:t xml:space="preserve"> </w:t>
      </w:r>
      <w:r w:rsidRPr="001058B5">
        <w:rPr>
          <w:rFonts w:ascii="Arial" w:hAnsi="Arial" w:cs="Arial"/>
          <w:sz w:val="20"/>
        </w:rPr>
        <w:t>clause</w:t>
      </w:r>
    </w:p>
    <w:p w14:paraId="655D6AC2"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GRANT</w:t>
      </w:r>
      <w:r w:rsidRPr="001058B5">
        <w:rPr>
          <w:rFonts w:ascii="Arial" w:hAnsi="Arial" w:cs="Arial"/>
          <w:spacing w:val="-98"/>
          <w:sz w:val="20"/>
        </w:rPr>
        <w:t xml:space="preserve"> </w:t>
      </w:r>
      <w:r w:rsidRPr="001058B5">
        <w:rPr>
          <w:rFonts w:ascii="Arial" w:hAnsi="Arial" w:cs="Arial"/>
          <w:sz w:val="20"/>
        </w:rPr>
        <w:t>clause</w:t>
      </w:r>
    </w:p>
    <w:p w14:paraId="4BD57E2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 that have the CREATE</w:t>
      </w:r>
      <w:r w:rsidRPr="001058B5">
        <w:rPr>
          <w:rFonts w:ascii="Arial" w:hAnsi="Arial" w:cs="Arial"/>
          <w:spacing w:val="-89"/>
          <w:sz w:val="20"/>
        </w:rPr>
        <w:t xml:space="preserve"> </w:t>
      </w:r>
      <w:r w:rsidRPr="001058B5">
        <w:rPr>
          <w:rFonts w:ascii="Arial" w:hAnsi="Arial" w:cs="Arial"/>
          <w:sz w:val="20"/>
        </w:rPr>
        <w:t>keyword</w:t>
      </w:r>
    </w:p>
    <w:p w14:paraId="58546FCF" w14:textId="77777777" w:rsidR="008C539B" w:rsidRPr="001058B5" w:rsidRDefault="00C12992">
      <w:pPr>
        <w:pStyle w:val="Heading7"/>
        <w:numPr>
          <w:ilvl w:val="0"/>
          <w:numId w:val="21"/>
        </w:numPr>
        <w:tabs>
          <w:tab w:val="left" w:pos="2620"/>
        </w:tabs>
        <w:spacing w:before="111"/>
        <w:ind w:left="2620"/>
        <w:jc w:val="left"/>
        <w:rPr>
          <w:rFonts w:ascii="Arial" w:hAnsi="Arial" w:cs="Arial"/>
        </w:rPr>
      </w:pPr>
      <w:r w:rsidRPr="001058B5">
        <w:rPr>
          <w:rFonts w:ascii="Arial" w:hAnsi="Arial" w:cs="Arial"/>
        </w:rPr>
        <w:t>Revoke access to the</w:t>
      </w:r>
      <w:r w:rsidRPr="001058B5">
        <w:rPr>
          <w:rFonts w:ascii="Arial" w:hAnsi="Arial" w:cs="Arial"/>
          <w:spacing w:val="-3"/>
        </w:rPr>
        <w:t xml:space="preserve"> </w:t>
      </w:r>
      <w:r w:rsidRPr="001058B5">
        <w:rPr>
          <w:rFonts w:ascii="Arial" w:hAnsi="Arial" w:cs="Arial"/>
        </w:rPr>
        <w:t>following:</w:t>
      </w:r>
    </w:p>
    <w:p w14:paraId="3A523E67" w14:textId="77777777" w:rsidR="008C539B" w:rsidRPr="001058B5" w:rsidRDefault="00C12992">
      <w:pPr>
        <w:pStyle w:val="ListParagraph"/>
        <w:numPr>
          <w:ilvl w:val="0"/>
          <w:numId w:val="18"/>
        </w:numPr>
        <w:tabs>
          <w:tab w:val="left" w:pos="2980"/>
        </w:tabs>
        <w:spacing w:before="115"/>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SYS.USER_HISTORY$</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18"/>
          <w:sz w:val="20"/>
        </w:rPr>
        <w:t xml:space="preserve"> </w:t>
      </w:r>
      <w:r w:rsidRPr="001058B5">
        <w:rPr>
          <w:rFonts w:ascii="Arial" w:hAnsi="Arial" w:cs="Arial"/>
          <w:sz w:val="20"/>
        </w:rPr>
        <w:t>users</w:t>
      </w:r>
      <w:r w:rsidRPr="001058B5">
        <w:rPr>
          <w:rFonts w:ascii="Arial" w:hAnsi="Arial" w:cs="Arial"/>
          <w:spacing w:val="-18"/>
          <w:sz w:val="20"/>
        </w:rPr>
        <w:t xml:space="preserve"> </w:t>
      </w:r>
      <w:r w:rsidRPr="001058B5">
        <w:rPr>
          <w:rFonts w:ascii="Arial" w:hAnsi="Arial" w:cs="Arial"/>
          <w:sz w:val="20"/>
        </w:rPr>
        <w:t>except</w:t>
      </w:r>
      <w:r w:rsidRPr="001058B5">
        <w:rPr>
          <w:rFonts w:ascii="Arial" w:hAnsi="Arial" w:cs="Arial"/>
          <w:spacing w:val="-18"/>
          <w:sz w:val="20"/>
        </w:rPr>
        <w:t xml:space="preserve"> </w:t>
      </w:r>
      <w:r w:rsidRPr="001058B5">
        <w:rPr>
          <w:rFonts w:ascii="Arial" w:hAnsi="Arial" w:cs="Arial"/>
          <w:sz w:val="20"/>
        </w:rPr>
        <w:t>SYS</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DBA</w:t>
      </w:r>
      <w:r w:rsidRPr="001058B5">
        <w:rPr>
          <w:rFonts w:ascii="Arial" w:hAnsi="Arial" w:cs="Arial"/>
          <w:spacing w:val="-92"/>
          <w:sz w:val="20"/>
        </w:rPr>
        <w:t xml:space="preserve"> </w:t>
      </w:r>
      <w:r w:rsidRPr="001058B5">
        <w:rPr>
          <w:rFonts w:ascii="Arial" w:hAnsi="Arial" w:cs="Arial"/>
          <w:sz w:val="20"/>
        </w:rPr>
        <w:t>accounts</w:t>
      </w:r>
    </w:p>
    <w:p w14:paraId="0030C5F8"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RESOURCE</w:t>
      </w:r>
      <w:r w:rsidRPr="001058B5">
        <w:rPr>
          <w:rFonts w:ascii="Arial" w:hAnsi="Arial" w:cs="Arial"/>
          <w:spacing w:val="-101"/>
          <w:sz w:val="20"/>
        </w:rPr>
        <w:t xml:space="preserve"> </w:t>
      </w:r>
      <w:r w:rsidRPr="001058B5">
        <w:rPr>
          <w:rFonts w:ascii="Arial" w:hAnsi="Arial" w:cs="Arial"/>
          <w:sz w:val="20"/>
        </w:rPr>
        <w:t>role</w:t>
      </w:r>
      <w:r w:rsidRPr="001058B5">
        <w:rPr>
          <w:rFonts w:ascii="Arial" w:hAnsi="Arial" w:cs="Arial"/>
          <w:spacing w:val="-28"/>
          <w:sz w:val="20"/>
        </w:rPr>
        <w:t xml:space="preserve"> </w:t>
      </w:r>
      <w:r w:rsidRPr="001058B5">
        <w:rPr>
          <w:rFonts w:ascii="Arial" w:hAnsi="Arial" w:cs="Arial"/>
          <w:sz w:val="20"/>
        </w:rPr>
        <w:t>from</w:t>
      </w:r>
      <w:r w:rsidRPr="001058B5">
        <w:rPr>
          <w:rFonts w:ascii="Arial" w:hAnsi="Arial" w:cs="Arial"/>
          <w:spacing w:val="-27"/>
          <w:sz w:val="20"/>
        </w:rPr>
        <w:t xml:space="preserve"> </w:t>
      </w:r>
      <w:r w:rsidRPr="001058B5">
        <w:rPr>
          <w:rFonts w:ascii="Arial" w:hAnsi="Arial" w:cs="Arial"/>
          <w:sz w:val="20"/>
        </w:rPr>
        <w:t>typical</w:t>
      </w:r>
      <w:r w:rsidRPr="001058B5">
        <w:rPr>
          <w:rFonts w:ascii="Arial" w:hAnsi="Arial" w:cs="Arial"/>
          <w:spacing w:val="-27"/>
          <w:sz w:val="20"/>
        </w:rPr>
        <w:t xml:space="preserve"> </w:t>
      </w:r>
      <w:r w:rsidRPr="001058B5">
        <w:rPr>
          <w:rFonts w:ascii="Arial" w:hAnsi="Arial" w:cs="Arial"/>
          <w:sz w:val="20"/>
        </w:rPr>
        <w:t>application</w:t>
      </w:r>
      <w:r w:rsidRPr="001058B5">
        <w:rPr>
          <w:rFonts w:ascii="Arial" w:hAnsi="Arial" w:cs="Arial"/>
          <w:spacing w:val="-27"/>
          <w:sz w:val="20"/>
        </w:rPr>
        <w:t xml:space="preserve"> </w:t>
      </w:r>
      <w:r w:rsidRPr="001058B5">
        <w:rPr>
          <w:rFonts w:ascii="Arial" w:hAnsi="Arial" w:cs="Arial"/>
          <w:sz w:val="20"/>
        </w:rPr>
        <w:t>accounts</w:t>
      </w:r>
    </w:p>
    <w:p w14:paraId="6A2778AF"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CONNECT</w:t>
      </w:r>
      <w:r w:rsidRPr="001058B5">
        <w:rPr>
          <w:rFonts w:ascii="Arial" w:hAnsi="Arial" w:cs="Arial"/>
          <w:spacing w:val="-99"/>
          <w:sz w:val="20"/>
        </w:rPr>
        <w:t xml:space="preserve"> </w:t>
      </w:r>
      <w:r w:rsidRPr="001058B5">
        <w:rPr>
          <w:rFonts w:ascii="Arial" w:hAnsi="Arial" w:cs="Arial"/>
          <w:sz w:val="20"/>
        </w:rPr>
        <w:t>role</w:t>
      </w:r>
      <w:r w:rsidRPr="001058B5">
        <w:rPr>
          <w:rFonts w:ascii="Arial" w:hAnsi="Arial" w:cs="Arial"/>
          <w:spacing w:val="-25"/>
          <w:sz w:val="20"/>
        </w:rPr>
        <w:t xml:space="preserve"> </w:t>
      </w:r>
      <w:r w:rsidRPr="001058B5">
        <w:rPr>
          <w:rFonts w:ascii="Arial" w:hAnsi="Arial" w:cs="Arial"/>
          <w:sz w:val="20"/>
        </w:rPr>
        <w:t>from</w:t>
      </w:r>
      <w:r w:rsidRPr="001058B5">
        <w:rPr>
          <w:rFonts w:ascii="Arial" w:hAnsi="Arial" w:cs="Arial"/>
          <w:spacing w:val="-25"/>
          <w:sz w:val="20"/>
        </w:rPr>
        <w:t xml:space="preserve"> </w:t>
      </w:r>
      <w:r w:rsidRPr="001058B5">
        <w:rPr>
          <w:rFonts w:ascii="Arial" w:hAnsi="Arial" w:cs="Arial"/>
          <w:sz w:val="20"/>
        </w:rPr>
        <w:t>typical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accounts</w:t>
      </w:r>
    </w:p>
    <w:p w14:paraId="074DB742"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 DBA</w:t>
      </w:r>
      <w:r w:rsidRPr="001058B5">
        <w:rPr>
          <w:rFonts w:ascii="Arial" w:hAnsi="Arial" w:cs="Arial"/>
          <w:spacing w:val="-96"/>
          <w:sz w:val="20"/>
        </w:rPr>
        <w:t xml:space="preserve"> </w:t>
      </w:r>
      <w:r w:rsidRPr="001058B5">
        <w:rPr>
          <w:rFonts w:ascii="Arial" w:hAnsi="Arial" w:cs="Arial"/>
          <w:sz w:val="20"/>
        </w:rPr>
        <w:t>role from users who do not need this role</w:t>
      </w:r>
    </w:p>
    <w:p w14:paraId="4B7C0D22" w14:textId="77777777" w:rsidR="008C539B" w:rsidRPr="001058B5" w:rsidRDefault="00C12992">
      <w:pPr>
        <w:pStyle w:val="Heading7"/>
        <w:numPr>
          <w:ilvl w:val="0"/>
          <w:numId w:val="21"/>
        </w:numPr>
        <w:tabs>
          <w:tab w:val="left" w:pos="2620"/>
        </w:tabs>
        <w:spacing w:before="112"/>
        <w:ind w:left="2620"/>
        <w:jc w:val="left"/>
        <w:rPr>
          <w:rFonts w:ascii="Arial" w:hAnsi="Arial" w:cs="Arial"/>
        </w:rPr>
      </w:pPr>
      <w:r w:rsidRPr="001058B5">
        <w:rPr>
          <w:rFonts w:ascii="Arial" w:hAnsi="Arial" w:cs="Arial"/>
        </w:rPr>
        <w:t>Grant privileges only to</w:t>
      </w:r>
      <w:r w:rsidRPr="001058B5">
        <w:rPr>
          <w:rFonts w:ascii="Arial" w:hAnsi="Arial" w:cs="Arial"/>
          <w:spacing w:val="-1"/>
        </w:rPr>
        <w:t xml:space="preserve"> </w:t>
      </w:r>
      <w:r w:rsidRPr="001058B5">
        <w:rPr>
          <w:rFonts w:ascii="Arial" w:hAnsi="Arial" w:cs="Arial"/>
        </w:rPr>
        <w:t>roles.</w:t>
      </w:r>
    </w:p>
    <w:p w14:paraId="7110A6FE"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Granting privileges to roles and not individual users makes the management and tracking of privileges much easier.</w:t>
      </w:r>
    </w:p>
    <w:p w14:paraId="26E34FB7" w14:textId="77777777" w:rsidR="008C539B" w:rsidRPr="001058B5" w:rsidRDefault="00C12992">
      <w:pPr>
        <w:pStyle w:val="Heading7"/>
        <w:numPr>
          <w:ilvl w:val="0"/>
          <w:numId w:val="21"/>
        </w:numPr>
        <w:tabs>
          <w:tab w:val="left" w:pos="2620"/>
        </w:tabs>
        <w:spacing w:before="117"/>
        <w:ind w:left="2620" w:right="951"/>
        <w:jc w:val="left"/>
        <w:rPr>
          <w:rFonts w:ascii="Arial" w:hAnsi="Arial" w:cs="Arial"/>
        </w:rPr>
      </w:pPr>
      <w:r w:rsidRPr="001058B5">
        <w:rPr>
          <w:rFonts w:ascii="Arial" w:hAnsi="Arial" w:cs="Arial"/>
        </w:rPr>
        <w:t xml:space="preserve">Limit the proxy account (for proxy authorization) privileges to </w:t>
      </w:r>
      <w:r w:rsidRPr="001058B5">
        <w:rPr>
          <w:rFonts w:ascii="Arial" w:hAnsi="Arial" w:cs="Arial"/>
          <w:spacing w:val="-4"/>
        </w:rPr>
        <w:t xml:space="preserve">CREATE </w:t>
      </w:r>
      <w:r w:rsidRPr="001058B5">
        <w:rPr>
          <w:rFonts w:ascii="Arial" w:hAnsi="Arial" w:cs="Arial"/>
        </w:rPr>
        <w:t>SESSION</w:t>
      </w:r>
      <w:r w:rsidRPr="001058B5">
        <w:rPr>
          <w:rFonts w:ascii="Arial" w:hAnsi="Arial" w:cs="Arial"/>
          <w:spacing w:val="-1"/>
        </w:rPr>
        <w:t xml:space="preserve"> </w:t>
      </w:r>
      <w:r w:rsidRPr="001058B5">
        <w:rPr>
          <w:rFonts w:ascii="Arial" w:hAnsi="Arial" w:cs="Arial"/>
          <w:spacing w:val="-4"/>
        </w:rPr>
        <w:t>only.</w:t>
      </w:r>
    </w:p>
    <w:p w14:paraId="7975F99E" w14:textId="77777777" w:rsidR="008C539B" w:rsidRPr="001058B5" w:rsidRDefault="00C12992">
      <w:pPr>
        <w:pStyle w:val="ListParagraph"/>
        <w:numPr>
          <w:ilvl w:val="0"/>
          <w:numId w:val="21"/>
        </w:numPr>
        <w:tabs>
          <w:tab w:val="left" w:pos="2620"/>
        </w:tabs>
        <w:spacing w:before="117"/>
        <w:ind w:left="2620" w:right="624"/>
        <w:jc w:val="left"/>
        <w:rPr>
          <w:rFonts w:ascii="Arial" w:hAnsi="Arial" w:cs="Arial"/>
          <w:b/>
          <w:sz w:val="20"/>
        </w:rPr>
      </w:pPr>
      <w:r w:rsidRPr="001058B5">
        <w:rPr>
          <w:rFonts w:ascii="Arial" w:hAnsi="Arial" w:cs="Arial"/>
          <w:b/>
          <w:sz w:val="20"/>
        </w:rPr>
        <w:t>Use secure application roles to protect roles that are enabled by</w:t>
      </w:r>
      <w:r w:rsidRPr="001058B5">
        <w:rPr>
          <w:rFonts w:ascii="Arial" w:hAnsi="Arial" w:cs="Arial"/>
          <w:b/>
          <w:spacing w:val="-23"/>
          <w:sz w:val="20"/>
        </w:rPr>
        <w:t xml:space="preserve"> </w:t>
      </w:r>
      <w:r w:rsidRPr="001058B5">
        <w:rPr>
          <w:rFonts w:ascii="Arial" w:hAnsi="Arial" w:cs="Arial"/>
          <w:b/>
          <w:sz w:val="20"/>
        </w:rPr>
        <w:t>application code.</w:t>
      </w:r>
    </w:p>
    <w:p w14:paraId="3DF60FF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3CE7FF9" w14:textId="77777777" w:rsidR="008C539B" w:rsidRPr="001058B5" w:rsidRDefault="008C539B">
      <w:pPr>
        <w:pStyle w:val="BodyText"/>
        <w:spacing w:before="3"/>
        <w:rPr>
          <w:rFonts w:ascii="Arial" w:hAnsi="Arial" w:cs="Arial"/>
          <w:b/>
          <w:sz w:val="26"/>
        </w:rPr>
      </w:pPr>
    </w:p>
    <w:p w14:paraId="44102AC1" w14:textId="77777777" w:rsidR="008C539B" w:rsidRPr="001058B5" w:rsidRDefault="00C12992">
      <w:pPr>
        <w:pStyle w:val="BodyText"/>
        <w:spacing w:before="98" w:line="232" w:lineRule="auto"/>
        <w:ind w:left="2020" w:right="892"/>
        <w:jc w:val="both"/>
        <w:rPr>
          <w:rFonts w:ascii="Arial" w:hAnsi="Arial" w:cs="Arial"/>
        </w:rPr>
      </w:pPr>
      <w:r w:rsidRPr="001058B5">
        <w:rPr>
          <w:rFonts w:ascii="Arial" w:hAnsi="Arial" w:cs="Arial"/>
        </w:rPr>
        <w:t>Secure application roles allow you to define a set of conditions, within a PL/SQL package, that determine whether or not a user can log on to an application.</w:t>
      </w:r>
      <w:r w:rsidRPr="001058B5">
        <w:rPr>
          <w:rFonts w:ascii="Arial" w:hAnsi="Arial" w:cs="Arial"/>
          <w:spacing w:val="-30"/>
        </w:rPr>
        <w:t xml:space="preserve"> </w:t>
      </w:r>
      <w:r w:rsidRPr="001058B5">
        <w:rPr>
          <w:rFonts w:ascii="Arial" w:hAnsi="Arial" w:cs="Arial"/>
        </w:rPr>
        <w:t>Users do not need to use a password with secure application</w:t>
      </w:r>
      <w:r w:rsidRPr="001058B5">
        <w:rPr>
          <w:rFonts w:ascii="Arial" w:hAnsi="Arial" w:cs="Arial"/>
          <w:spacing w:val="-12"/>
        </w:rPr>
        <w:t xml:space="preserve"> </w:t>
      </w:r>
      <w:r w:rsidRPr="001058B5">
        <w:rPr>
          <w:rFonts w:ascii="Arial" w:hAnsi="Arial" w:cs="Arial"/>
        </w:rPr>
        <w:t>roles.</w:t>
      </w:r>
    </w:p>
    <w:p w14:paraId="3B4509E7"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14:paraId="6299A9F3" w14:textId="77777777" w:rsidR="008C539B" w:rsidRPr="001058B5" w:rsidRDefault="00C12992">
      <w:pPr>
        <w:pStyle w:val="Heading7"/>
        <w:numPr>
          <w:ilvl w:val="0"/>
          <w:numId w:val="21"/>
        </w:numPr>
        <w:tabs>
          <w:tab w:val="left" w:pos="2020"/>
        </w:tabs>
        <w:spacing w:before="112"/>
        <w:jc w:val="left"/>
        <w:rPr>
          <w:rFonts w:ascii="Arial" w:hAnsi="Arial" w:cs="Arial"/>
        </w:rPr>
      </w:pPr>
      <w:r w:rsidRPr="001058B5">
        <w:rPr>
          <w:rFonts w:ascii="Arial" w:hAnsi="Arial" w:cs="Arial"/>
        </w:rPr>
        <w:t>Discourage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6"/>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NOLOGGING</w:t>
      </w:r>
      <w:r w:rsidRPr="001058B5">
        <w:rPr>
          <w:rFonts w:ascii="Arial" w:hAnsi="Arial" w:cs="Arial"/>
          <w:spacing w:val="-6"/>
        </w:rPr>
        <w:t xml:space="preserve"> </w:t>
      </w:r>
      <w:r w:rsidRPr="001058B5">
        <w:rPr>
          <w:rFonts w:ascii="Arial" w:hAnsi="Arial" w:cs="Arial"/>
        </w:rPr>
        <w:t>clause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p>
    <w:p w14:paraId="3C19B09C" w14:textId="77777777" w:rsidR="008C539B" w:rsidRPr="001058B5" w:rsidRDefault="00C12992">
      <w:pPr>
        <w:pStyle w:val="BodyText"/>
        <w:spacing w:before="122" w:line="230" w:lineRule="auto"/>
        <w:ind w:left="2020" w:right="710"/>
        <w:rPr>
          <w:rFonts w:ascii="Arial" w:hAnsi="Arial" w:cs="Arial"/>
        </w:rPr>
      </w:pPr>
      <w:r w:rsidRPr="001058B5">
        <w:rPr>
          <w:rFonts w:ascii="Arial" w:hAnsi="Arial" w:cs="Arial"/>
        </w:rPr>
        <w:t>In some SQL statements, the user has the option of specifying the NOLOGGING clause, which indicates that the database operation is not logged in the online redo log file. Even though the user specifies the clause, a redo record is still written to the online redo log file. However, there is no data associated with this record.</w:t>
      </w:r>
    </w:p>
    <w:p w14:paraId="409928A3" w14:textId="77777777" w:rsidR="008C539B" w:rsidRPr="001058B5" w:rsidRDefault="00C12992">
      <w:pPr>
        <w:pStyle w:val="BodyText"/>
        <w:spacing w:before="4" w:line="228" w:lineRule="auto"/>
        <w:ind w:left="2019" w:right="700"/>
        <w:rPr>
          <w:rFonts w:ascii="Arial" w:hAnsi="Arial" w:cs="Arial"/>
        </w:rPr>
      </w:pPr>
      <w:r w:rsidRPr="001058B5">
        <w:rPr>
          <w:rFonts w:ascii="Arial" w:hAnsi="Arial" w:cs="Arial"/>
        </w:rPr>
        <w:t>Because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NOLOGGING</w:t>
      </w:r>
      <w:r w:rsidRPr="001058B5">
        <w:rPr>
          <w:rFonts w:ascii="Arial" w:hAnsi="Arial" w:cs="Arial"/>
          <w:spacing w:val="-89"/>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potential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malicious</w:t>
      </w:r>
      <w:r w:rsidRPr="001058B5">
        <w:rPr>
          <w:rFonts w:ascii="Arial" w:hAnsi="Arial" w:cs="Arial"/>
          <w:spacing w:val="-14"/>
        </w:rPr>
        <w:t xml:space="preserve"> </w:t>
      </w:r>
      <w:r w:rsidRPr="001058B5">
        <w:rPr>
          <w:rFonts w:ascii="Arial" w:hAnsi="Arial" w:cs="Arial"/>
        </w:rPr>
        <w:t>code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entered can be accomplished without an audit</w:t>
      </w:r>
      <w:r w:rsidRPr="001058B5">
        <w:rPr>
          <w:rFonts w:ascii="Arial" w:hAnsi="Arial" w:cs="Arial"/>
          <w:spacing w:val="-1"/>
        </w:rPr>
        <w:t xml:space="preserve"> </w:t>
      </w:r>
      <w:r w:rsidRPr="001058B5">
        <w:rPr>
          <w:rFonts w:ascii="Arial" w:hAnsi="Arial" w:cs="Arial"/>
        </w:rPr>
        <w:t>trail.</w:t>
      </w:r>
    </w:p>
    <w:p w14:paraId="4EB8D87F" w14:textId="77777777" w:rsidR="008C539B" w:rsidRPr="001058B5" w:rsidRDefault="008C539B">
      <w:pPr>
        <w:pStyle w:val="BodyText"/>
        <w:spacing w:before="11"/>
        <w:rPr>
          <w:rFonts w:ascii="Arial" w:hAnsi="Arial" w:cs="Arial"/>
          <w:sz w:val="27"/>
        </w:rPr>
      </w:pPr>
    </w:p>
    <w:p w14:paraId="24564D77" w14:textId="77777777" w:rsidR="008C539B" w:rsidRPr="001058B5" w:rsidRDefault="00C12992">
      <w:pPr>
        <w:pStyle w:val="Heading3"/>
        <w:ind w:left="100"/>
      </w:pPr>
      <w:bookmarkStart w:id="1981" w:name="Guidelines_for_Securing_Roles"/>
      <w:bookmarkStart w:id="1982" w:name="_bookmark2159"/>
      <w:bookmarkStart w:id="1983" w:name="_bookmark2160"/>
      <w:bookmarkEnd w:id="1981"/>
      <w:bookmarkEnd w:id="1982"/>
      <w:bookmarkEnd w:id="1983"/>
      <w:r w:rsidRPr="001058B5">
        <w:t>Guidelines f</w:t>
      </w:r>
      <w:bookmarkStart w:id="1984" w:name="_bookmark2161"/>
      <w:bookmarkEnd w:id="1984"/>
      <w:r w:rsidRPr="001058B5">
        <w:t>or Securing Roles</w:t>
      </w:r>
    </w:p>
    <w:p w14:paraId="1DE69318" w14:textId="77777777" w:rsidR="008C539B" w:rsidRPr="001058B5" w:rsidRDefault="00C12992">
      <w:pPr>
        <w:pStyle w:val="BodyText"/>
        <w:spacing w:before="81"/>
        <w:ind w:left="1660"/>
        <w:rPr>
          <w:rFonts w:ascii="Arial" w:hAnsi="Arial" w:cs="Arial"/>
        </w:rPr>
      </w:pPr>
      <w:r w:rsidRPr="001058B5">
        <w:rPr>
          <w:rFonts w:ascii="Arial" w:hAnsi="Arial" w:cs="Arial"/>
        </w:rPr>
        <w:t>Follow these guidelines when managing roles:</w:t>
      </w:r>
    </w:p>
    <w:p w14:paraId="31A5B06C" w14:textId="77777777" w:rsidR="008C539B" w:rsidRPr="001058B5" w:rsidRDefault="00C12992">
      <w:pPr>
        <w:pStyle w:val="Heading7"/>
        <w:numPr>
          <w:ilvl w:val="0"/>
          <w:numId w:val="17"/>
        </w:numPr>
        <w:tabs>
          <w:tab w:val="left" w:pos="2020"/>
        </w:tabs>
        <w:spacing w:before="115"/>
        <w:jc w:val="left"/>
        <w:rPr>
          <w:rFonts w:ascii="Arial" w:hAnsi="Arial" w:cs="Arial"/>
        </w:rPr>
      </w:pPr>
      <w:r w:rsidRPr="001058B5">
        <w:rPr>
          <w:rFonts w:ascii="Arial" w:hAnsi="Arial" w:cs="Arial"/>
        </w:rPr>
        <w:t>Grant a role to users only if they need all privileges of the</w:t>
      </w:r>
      <w:r w:rsidRPr="001058B5">
        <w:rPr>
          <w:rFonts w:ascii="Arial" w:hAnsi="Arial" w:cs="Arial"/>
          <w:spacing w:val="-8"/>
        </w:rPr>
        <w:t xml:space="preserve"> </w:t>
      </w:r>
      <w:r w:rsidRPr="001058B5">
        <w:rPr>
          <w:rFonts w:ascii="Arial" w:hAnsi="Arial" w:cs="Arial"/>
        </w:rPr>
        <w:t>role.</w:t>
      </w:r>
    </w:p>
    <w:p w14:paraId="3C6DFB9F" w14:textId="77777777" w:rsidR="008C539B" w:rsidRPr="001058B5" w:rsidRDefault="00C12992">
      <w:pPr>
        <w:pStyle w:val="BodyText"/>
        <w:spacing w:before="123" w:line="230" w:lineRule="auto"/>
        <w:ind w:left="2019" w:right="721"/>
        <w:rPr>
          <w:rFonts w:ascii="Arial" w:hAnsi="Arial" w:cs="Arial"/>
        </w:rPr>
      </w:pPr>
      <w:r w:rsidRPr="001058B5">
        <w:rPr>
          <w:rFonts w:ascii="Arial" w:hAnsi="Arial" w:cs="Arial"/>
        </w:rPr>
        <w:t>Roles (groups of privileges) are useful for quickly and easily granting permissions to users. Al</w:t>
      </w:r>
      <w:bookmarkStart w:id="1985" w:name="_bookmark2162"/>
      <w:bookmarkEnd w:id="1985"/>
      <w:r w:rsidRPr="001058B5">
        <w:rPr>
          <w:rFonts w:ascii="Arial" w:hAnsi="Arial" w:cs="Arial"/>
        </w:rP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CONNECT role, which now has only the CREATE </w:t>
      </w:r>
      <w:bookmarkStart w:id="1986" w:name="_bookmark2163"/>
      <w:bookmarkEnd w:id="1986"/>
      <w:r w:rsidRPr="001058B5">
        <w:rPr>
          <w:rFonts w:ascii="Arial" w:hAnsi="Arial" w:cs="Arial"/>
        </w:rPr>
        <w:t>SESSION</w:t>
      </w:r>
      <w:r w:rsidRPr="001058B5">
        <w:rPr>
          <w:rFonts w:ascii="Arial" w:hAnsi="Arial" w:cs="Arial"/>
          <w:spacing w:val="-86"/>
        </w:rPr>
        <w:t xml:space="preserve"> </w:t>
      </w:r>
      <w:r w:rsidRPr="001058B5">
        <w:rPr>
          <w:rFonts w:ascii="Arial" w:hAnsi="Arial" w:cs="Arial"/>
        </w:rPr>
        <w:t xml:space="preserve">privilege. </w:t>
      </w:r>
      <w:r w:rsidRPr="001058B5">
        <w:rPr>
          <w:rFonts w:ascii="Arial" w:hAnsi="Arial" w:cs="Arial"/>
          <w:spacing w:val="-3"/>
        </w:rPr>
        <w:t xml:space="preserve">Formerly, </w:t>
      </w:r>
      <w:r w:rsidRPr="001058B5">
        <w:rPr>
          <w:rFonts w:ascii="Arial" w:hAnsi="Arial" w:cs="Arial"/>
        </w:rPr>
        <w:t>this role had eight other privileges.</w:t>
      </w:r>
    </w:p>
    <w:p w14:paraId="625ADB2D" w14:textId="77777777" w:rsidR="008C539B" w:rsidRPr="001058B5" w:rsidRDefault="00C12992">
      <w:pPr>
        <w:pStyle w:val="BodyText"/>
        <w:spacing w:before="119" w:line="232" w:lineRule="auto"/>
        <w:ind w:left="2020" w:right="701"/>
        <w:rPr>
          <w:rFonts w:ascii="Arial" w:hAnsi="Arial" w:cs="Arial"/>
        </w:rPr>
      </w:pPr>
      <w:r w:rsidRPr="001058B5">
        <w:rPr>
          <w:rFonts w:ascii="Arial" w:hAnsi="Arial" w:cs="Arial"/>
        </w:rP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14:paraId="52973413" w14:textId="77777777" w:rsidR="008C539B" w:rsidRPr="001058B5" w:rsidRDefault="00C12992">
      <w:pPr>
        <w:pStyle w:val="BodyText"/>
        <w:spacing w:before="117" w:line="230" w:lineRule="auto"/>
        <w:ind w:left="2019" w:right="900"/>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imperative</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strictly</w:t>
      </w:r>
      <w:r w:rsidRPr="001058B5">
        <w:rPr>
          <w:rFonts w:ascii="Arial" w:hAnsi="Arial" w:cs="Arial"/>
          <w:spacing w:val="-8"/>
        </w:rPr>
        <w:t xml:space="preserve"> </w:t>
      </w:r>
      <w:r w:rsidRPr="001058B5">
        <w:rPr>
          <w:rFonts w:ascii="Arial" w:hAnsi="Arial" w:cs="Arial"/>
        </w:rPr>
        <w:t>limit</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privileges</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user</w:t>
      </w:r>
      <w:bookmarkStart w:id="1987" w:name="_bookmark2164"/>
      <w:bookmarkEnd w:id="1987"/>
      <w:r w:rsidRPr="001058B5">
        <w:rPr>
          <w:rFonts w:ascii="Arial" w:hAnsi="Arial" w:cs="Arial"/>
          <w:spacing w:val="-10"/>
        </w:rPr>
        <w:t xml:space="preserve"> </w:t>
      </w:r>
      <w:r w:rsidRPr="001058B5">
        <w:rPr>
          <w:rFonts w:ascii="Arial" w:hAnsi="Arial" w:cs="Arial"/>
        </w:rPr>
        <w:t>SCOTT,</w:t>
      </w:r>
      <w:r w:rsidRPr="001058B5">
        <w:rPr>
          <w:rFonts w:ascii="Arial" w:hAnsi="Arial" w:cs="Arial"/>
          <w:spacing w:val="-9"/>
        </w:rPr>
        <w:t xml:space="preserve"> </w:t>
      </w:r>
      <w:r w:rsidRPr="001058B5">
        <w:rPr>
          <w:rFonts w:ascii="Arial" w:hAnsi="Arial" w:cs="Arial"/>
        </w:rPr>
        <w:t xml:space="preserve">because this is a well known account that may be vulnerable to intruders. Because the CREATE DBLINK privilege allows access from one database to </w:t>
      </w:r>
      <w:r w:rsidRPr="001058B5">
        <w:rPr>
          <w:rFonts w:ascii="Arial" w:hAnsi="Arial" w:cs="Arial"/>
          <w:spacing w:val="-3"/>
        </w:rPr>
        <w:t xml:space="preserve">another, </w:t>
      </w:r>
      <w:r w:rsidRPr="001058B5">
        <w:rPr>
          <w:rFonts w:ascii="Arial" w:hAnsi="Arial" w:cs="Arial"/>
        </w:rPr>
        <w:t xml:space="preserve">drop its privilege for SCOTT. Then, drop the entire role for the </w:t>
      </w:r>
      <w:r w:rsidRPr="001058B5">
        <w:rPr>
          <w:rFonts w:ascii="Arial" w:hAnsi="Arial" w:cs="Arial"/>
          <w:spacing w:val="-4"/>
        </w:rPr>
        <w:t xml:space="preserve">user, </w:t>
      </w:r>
      <w:r w:rsidRPr="001058B5">
        <w:rPr>
          <w:rFonts w:ascii="Arial" w:hAnsi="Arial" w:cs="Arial"/>
        </w:rPr>
        <w:t>because privileges acquired by means of a role cannot be dropped individually. Re-create your own role with only the privileges needed, and grant that new role to that</w:t>
      </w:r>
      <w:r w:rsidRPr="001058B5">
        <w:rPr>
          <w:rFonts w:ascii="Arial" w:hAnsi="Arial" w:cs="Arial"/>
          <w:spacing w:val="-21"/>
        </w:rPr>
        <w:t xml:space="preserve"> </w:t>
      </w:r>
      <w:r w:rsidRPr="001058B5">
        <w:rPr>
          <w:rFonts w:ascii="Arial" w:hAnsi="Arial" w:cs="Arial"/>
          <w:spacing w:val="-3"/>
        </w:rPr>
        <w:t>user.</w:t>
      </w:r>
    </w:p>
    <w:p w14:paraId="0DB597DE" w14:textId="77777777" w:rsidR="008C539B" w:rsidRPr="001058B5" w:rsidRDefault="00C12992">
      <w:pPr>
        <w:pStyle w:val="BodyText"/>
        <w:spacing w:line="228" w:lineRule="auto"/>
        <w:ind w:left="2020" w:right="700"/>
        <w:rPr>
          <w:rFonts w:ascii="Arial" w:hAnsi="Arial" w:cs="Arial"/>
        </w:rPr>
      </w:pPr>
      <w:r w:rsidRPr="001058B5">
        <w:rPr>
          <w:rFonts w:ascii="Arial" w:hAnsi="Arial" w:cs="Arial"/>
          <w:spacing w:val="-3"/>
        </w:rPr>
        <w:t>Similarly,</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better</w:t>
      </w:r>
      <w:r w:rsidRPr="001058B5">
        <w:rPr>
          <w:rFonts w:ascii="Arial" w:hAnsi="Arial" w:cs="Arial"/>
          <w:spacing w:val="-18"/>
        </w:rPr>
        <w:t xml:space="preserve"> </w:t>
      </w:r>
      <w:r w:rsidRPr="001058B5">
        <w:rPr>
          <w:rFonts w:ascii="Arial" w:hAnsi="Arial" w:cs="Arial"/>
          <w:spacing w:val="-3"/>
        </w:rPr>
        <w:t>security,</w:t>
      </w:r>
      <w:r w:rsidRPr="001058B5">
        <w:rPr>
          <w:rFonts w:ascii="Arial" w:hAnsi="Arial" w:cs="Arial"/>
          <w:spacing w:val="-18"/>
        </w:rPr>
        <w:t xml:space="preserve"> </w:t>
      </w:r>
      <w:r w:rsidRPr="001058B5">
        <w:rPr>
          <w:rFonts w:ascii="Arial" w:hAnsi="Arial" w:cs="Arial"/>
        </w:rPr>
        <w:t>drop</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DBLINK</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who do not require</w:t>
      </w:r>
      <w:r w:rsidRPr="001058B5">
        <w:rPr>
          <w:rFonts w:ascii="Arial" w:hAnsi="Arial" w:cs="Arial"/>
          <w:spacing w:val="-3"/>
        </w:rPr>
        <w:t xml:space="preserve"> </w:t>
      </w:r>
      <w:r w:rsidRPr="001058B5">
        <w:rPr>
          <w:rFonts w:ascii="Arial" w:hAnsi="Arial" w:cs="Arial"/>
        </w:rPr>
        <w:t>it.</w:t>
      </w:r>
    </w:p>
    <w:p w14:paraId="0A8FE6C2" w14:textId="77777777" w:rsidR="008C539B" w:rsidRPr="001058B5" w:rsidRDefault="00C12992">
      <w:pPr>
        <w:pStyle w:val="Heading7"/>
        <w:numPr>
          <w:ilvl w:val="0"/>
          <w:numId w:val="17"/>
        </w:numPr>
        <w:tabs>
          <w:tab w:val="left" w:pos="2020"/>
        </w:tabs>
        <w:spacing w:before="119"/>
        <w:jc w:val="left"/>
        <w:rPr>
          <w:rFonts w:ascii="Arial" w:hAnsi="Arial" w:cs="Arial"/>
        </w:rPr>
      </w:pPr>
      <w:r w:rsidRPr="001058B5">
        <w:rPr>
          <w:rFonts w:ascii="Arial" w:hAnsi="Arial" w:cs="Arial"/>
        </w:rPr>
        <w:t>Do not grant user roles to application</w:t>
      </w:r>
      <w:r w:rsidRPr="001058B5">
        <w:rPr>
          <w:rFonts w:ascii="Arial" w:hAnsi="Arial" w:cs="Arial"/>
          <w:spacing w:val="-6"/>
        </w:rPr>
        <w:t xml:space="preserve"> </w:t>
      </w:r>
      <w:r w:rsidRPr="001058B5">
        <w:rPr>
          <w:rFonts w:ascii="Arial" w:hAnsi="Arial" w:cs="Arial"/>
        </w:rPr>
        <w:t>developers.</w:t>
      </w:r>
    </w:p>
    <w:p w14:paraId="4D94626A" w14:textId="77777777" w:rsidR="008C539B" w:rsidRPr="001058B5" w:rsidRDefault="00C12992">
      <w:pPr>
        <w:pStyle w:val="BodyText"/>
        <w:spacing w:before="120" w:line="232" w:lineRule="auto"/>
        <w:ind w:left="2020" w:right="721"/>
        <w:rPr>
          <w:rFonts w:ascii="Arial" w:hAnsi="Arial" w:cs="Arial"/>
        </w:rPr>
      </w:pPr>
      <w:r w:rsidRPr="001058B5">
        <w:rPr>
          <w:rFonts w:ascii="Arial" w:hAnsi="Arial" w:cs="Arial"/>
        </w:rP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sidRPr="001058B5">
          <w:rPr>
            <w:rFonts w:ascii="Arial" w:hAnsi="Arial" w:cs="Arial"/>
            <w:color w:val="0000CC"/>
          </w:rPr>
          <w:t xml:space="preserve">"How Roles Work in PL/SQL Blocks" </w:t>
        </w:r>
      </w:hyperlink>
      <w:hyperlink w:anchor="_bookmark570" w:history="1">
        <w:r w:rsidRPr="001058B5">
          <w:rPr>
            <w:rFonts w:ascii="Arial" w:hAnsi="Arial" w:cs="Arial"/>
          </w:rPr>
          <w:t>on page 4-9</w:t>
        </w:r>
      </w:hyperlink>
      <w:r w:rsidRPr="001058B5">
        <w:rPr>
          <w:rFonts w:ascii="Arial" w:hAnsi="Arial" w:cs="Arial"/>
        </w:rPr>
        <w:t xml:space="preserve"> for information about this topic.</w:t>
      </w:r>
    </w:p>
    <w:p w14:paraId="5090505A" w14:textId="77777777" w:rsidR="008C539B" w:rsidRPr="001058B5" w:rsidRDefault="00C12992">
      <w:pPr>
        <w:pStyle w:val="Heading7"/>
        <w:numPr>
          <w:ilvl w:val="0"/>
          <w:numId w:val="17"/>
        </w:numPr>
        <w:tabs>
          <w:tab w:val="left" w:pos="2020"/>
        </w:tabs>
        <w:spacing w:before="113"/>
        <w:jc w:val="left"/>
        <w:rPr>
          <w:rFonts w:ascii="Arial" w:hAnsi="Arial" w:cs="Arial"/>
        </w:rPr>
      </w:pPr>
      <w:r w:rsidRPr="001058B5">
        <w:rPr>
          <w:rFonts w:ascii="Arial" w:hAnsi="Arial" w:cs="Arial"/>
        </w:rPr>
        <w:t>Create and assign roles specific to each Oracle Database</w:t>
      </w:r>
      <w:r w:rsidRPr="001058B5">
        <w:rPr>
          <w:rFonts w:ascii="Arial" w:hAnsi="Arial" w:cs="Arial"/>
          <w:spacing w:val="-7"/>
        </w:rPr>
        <w:t xml:space="preserve"> </w:t>
      </w:r>
      <w:r w:rsidRPr="001058B5">
        <w:rPr>
          <w:rFonts w:ascii="Arial" w:hAnsi="Arial" w:cs="Arial"/>
        </w:rPr>
        <w:t>installation.</w:t>
      </w:r>
    </w:p>
    <w:p w14:paraId="4B677059" w14:textId="77777777" w:rsidR="008C539B" w:rsidRPr="001058B5" w:rsidRDefault="00C12992">
      <w:pPr>
        <w:pStyle w:val="BodyText"/>
        <w:spacing w:before="121" w:line="232" w:lineRule="auto"/>
        <w:ind w:left="2020" w:right="985"/>
        <w:rPr>
          <w:rFonts w:ascii="Arial" w:hAnsi="Arial" w:cs="Arial"/>
        </w:rPr>
      </w:pPr>
      <w:r w:rsidRPr="001058B5">
        <w:rPr>
          <w:rFonts w:ascii="Arial" w:hAnsi="Arial" w:cs="Arial"/>
        </w:rPr>
        <w:t>This principle enables the organization to retain detailed control of its roles and privileges. This also avoids the necessity to adjust if Oracle Database changes or</w:t>
      </w:r>
    </w:p>
    <w:p w14:paraId="5A4DF680" w14:textId="77777777" w:rsidR="008C539B" w:rsidRPr="001058B5" w:rsidRDefault="008C539B">
      <w:pPr>
        <w:spacing w:line="232" w:lineRule="auto"/>
        <w:rPr>
          <w:rFonts w:ascii="Arial" w:hAnsi="Arial" w:cs="Arial"/>
        </w:rPr>
        <w:sectPr w:rsidR="008C539B" w:rsidRPr="001058B5">
          <w:headerReference w:type="even" r:id="rId249"/>
          <w:headerReference w:type="default" r:id="rId250"/>
          <w:pgSz w:w="12240" w:h="15840"/>
          <w:pgMar w:top="840" w:right="1060" w:bottom="860" w:left="1100" w:header="549" w:footer="663" w:gutter="0"/>
          <w:cols w:space="720"/>
        </w:sectPr>
      </w:pPr>
    </w:p>
    <w:p w14:paraId="7BF6631D" w14:textId="77777777" w:rsidR="008C539B" w:rsidRPr="001058B5" w:rsidRDefault="008C539B">
      <w:pPr>
        <w:pStyle w:val="BodyText"/>
        <w:spacing w:before="5"/>
        <w:rPr>
          <w:rFonts w:ascii="Arial" w:hAnsi="Arial" w:cs="Arial"/>
          <w:sz w:val="25"/>
        </w:rPr>
      </w:pPr>
    </w:p>
    <w:p w14:paraId="36454ED7" w14:textId="77777777" w:rsidR="008C539B" w:rsidRPr="001058B5" w:rsidRDefault="00C12992">
      <w:pPr>
        <w:pStyle w:val="BodyText"/>
        <w:spacing w:before="103" w:line="228" w:lineRule="auto"/>
        <w:ind w:left="2620" w:right="185" w:hanging="1"/>
        <w:rPr>
          <w:rFonts w:ascii="Arial" w:hAnsi="Arial" w:cs="Arial"/>
        </w:rPr>
      </w:pPr>
      <w:r w:rsidRPr="001058B5">
        <w:rPr>
          <w:rFonts w:ascii="Arial" w:hAnsi="Arial" w:cs="Arial"/>
        </w:rPr>
        <w:t>removes</w:t>
      </w:r>
      <w:r w:rsidRPr="001058B5">
        <w:rPr>
          <w:rFonts w:ascii="Arial" w:hAnsi="Arial" w:cs="Arial"/>
          <w:spacing w:val="-13"/>
        </w:rPr>
        <w:t xml:space="preserve"> </w:t>
      </w:r>
      <w:bookmarkStart w:id="1988" w:name="_bookmark2165"/>
      <w:bookmarkEnd w:id="1988"/>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Database-defined</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it</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4"/>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has only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spacing w:val="-3"/>
        </w:rPr>
        <w:t>Formerly,</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eight</w:t>
      </w:r>
      <w:r w:rsidRPr="001058B5">
        <w:rPr>
          <w:rFonts w:ascii="Arial" w:hAnsi="Arial" w:cs="Arial"/>
          <w:spacing w:val="-19"/>
        </w:rPr>
        <w:t xml:space="preserve"> </w:t>
      </w:r>
      <w:r w:rsidRPr="001058B5">
        <w:rPr>
          <w:rFonts w:ascii="Arial" w:hAnsi="Arial" w:cs="Arial"/>
        </w:rPr>
        <w:t>other</w:t>
      </w:r>
      <w:r w:rsidRPr="001058B5">
        <w:rPr>
          <w:rFonts w:ascii="Arial" w:hAnsi="Arial" w:cs="Arial"/>
          <w:spacing w:val="-19"/>
        </w:rPr>
        <w:t xml:space="preserve"> </w:t>
      </w:r>
      <w:r w:rsidRPr="001058B5">
        <w:rPr>
          <w:rFonts w:ascii="Arial" w:hAnsi="Arial" w:cs="Arial"/>
        </w:rPr>
        <w:t>privileges.</w:t>
      </w:r>
    </w:p>
    <w:p w14:paraId="1BEE58F6" w14:textId="77777777" w:rsidR="008C539B" w:rsidRPr="001058B5" w:rsidRDefault="00C12992">
      <w:pPr>
        <w:pStyle w:val="Heading7"/>
        <w:numPr>
          <w:ilvl w:val="0"/>
          <w:numId w:val="17"/>
        </w:numPr>
        <w:tabs>
          <w:tab w:val="left" w:pos="2620"/>
        </w:tabs>
        <w:spacing w:before="115"/>
        <w:ind w:left="2620"/>
        <w:jc w:val="left"/>
        <w:rPr>
          <w:rFonts w:ascii="Arial" w:hAnsi="Arial" w:cs="Arial"/>
        </w:rPr>
      </w:pPr>
      <w:r w:rsidRPr="001058B5">
        <w:rPr>
          <w:rFonts w:ascii="Arial" w:hAnsi="Arial" w:cs="Arial"/>
        </w:rPr>
        <w:t>For enterprise users, create global</w:t>
      </w:r>
      <w:r w:rsidRPr="001058B5">
        <w:rPr>
          <w:rFonts w:ascii="Arial" w:hAnsi="Arial" w:cs="Arial"/>
          <w:spacing w:val="-4"/>
        </w:rPr>
        <w:t xml:space="preserve"> </w:t>
      </w:r>
      <w:r w:rsidRPr="001058B5">
        <w:rPr>
          <w:rFonts w:ascii="Arial" w:hAnsi="Arial" w:cs="Arial"/>
        </w:rPr>
        <w:t>roles.</w:t>
      </w:r>
    </w:p>
    <w:p w14:paraId="21D79A74" w14:textId="77777777" w:rsidR="008C539B" w:rsidRPr="001058B5" w:rsidRDefault="00C12992">
      <w:pPr>
        <w:pStyle w:val="BodyText"/>
        <w:spacing w:before="120" w:line="232" w:lineRule="auto"/>
        <w:ind w:left="2619" w:right="185"/>
        <w:rPr>
          <w:rFonts w:ascii="Arial" w:hAnsi="Arial" w:cs="Arial"/>
        </w:rPr>
      </w:pPr>
      <w:r w:rsidRPr="001058B5">
        <w:rPr>
          <w:rFonts w:ascii="Arial" w:hAnsi="Arial" w:cs="Arial"/>
        </w:rPr>
        <w:t>Global roles are managed by an enterprise directory service, such as Oracle Internet Directory. See the following sections for more information about global roles:</w:t>
      </w:r>
    </w:p>
    <w:p w14:paraId="674D19BF" w14:textId="77777777" w:rsidR="008C539B" w:rsidRPr="001058B5" w:rsidRDefault="008D1AB8">
      <w:pPr>
        <w:pStyle w:val="ListParagraph"/>
        <w:numPr>
          <w:ilvl w:val="1"/>
          <w:numId w:val="17"/>
        </w:numPr>
        <w:tabs>
          <w:tab w:val="left" w:pos="2980"/>
        </w:tabs>
        <w:rPr>
          <w:rFonts w:ascii="Arial" w:hAnsi="Arial" w:cs="Arial"/>
          <w:sz w:val="20"/>
        </w:rPr>
      </w:pPr>
      <w:hyperlink w:anchor="_bookmark375" w:history="1">
        <w:r w:rsidR="00C12992" w:rsidRPr="001058B5">
          <w:rPr>
            <w:rFonts w:ascii="Arial" w:hAnsi="Arial" w:cs="Arial"/>
            <w:color w:val="0000CC"/>
            <w:sz w:val="20"/>
          </w:rPr>
          <w:t xml:space="preserve">"Configuring Global User Authentication and Authorization" </w:t>
        </w:r>
      </w:hyperlink>
      <w:hyperlink w:anchor="_bookmark375" w:history="1">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3-30</w:t>
        </w:r>
      </w:hyperlink>
    </w:p>
    <w:p w14:paraId="13E1AAC7" w14:textId="77777777" w:rsidR="008C539B" w:rsidRPr="001058B5" w:rsidRDefault="008D1AB8">
      <w:pPr>
        <w:pStyle w:val="ListParagraph"/>
        <w:numPr>
          <w:ilvl w:val="1"/>
          <w:numId w:val="17"/>
        </w:numPr>
        <w:tabs>
          <w:tab w:val="left" w:pos="2980"/>
        </w:tabs>
        <w:spacing w:before="112"/>
        <w:rPr>
          <w:rFonts w:ascii="Arial" w:hAnsi="Arial" w:cs="Arial"/>
          <w:sz w:val="20"/>
        </w:rPr>
      </w:pPr>
      <w:hyperlink w:anchor="_bookmark678" w:history="1">
        <w:r w:rsidR="00C12992" w:rsidRPr="001058B5">
          <w:rPr>
            <w:rFonts w:ascii="Arial" w:hAnsi="Arial" w:cs="Arial"/>
            <w:color w:val="0000CC"/>
            <w:sz w:val="20"/>
          </w:rPr>
          <w:t xml:space="preserve">"Global Role Authorization by an Enterprise Directory Service" </w:t>
        </w:r>
      </w:hyperlink>
      <w:hyperlink w:anchor="_bookmark678"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z w:val="20"/>
          </w:rPr>
          <w:t>4-19</w:t>
        </w:r>
      </w:hyperlink>
    </w:p>
    <w:p w14:paraId="53614778" w14:textId="77777777" w:rsidR="008C539B" w:rsidRPr="001058B5" w:rsidRDefault="00C12992">
      <w:pPr>
        <w:pStyle w:val="ListParagraph"/>
        <w:numPr>
          <w:ilvl w:val="1"/>
          <w:numId w:val="17"/>
        </w:numPr>
        <w:tabs>
          <w:tab w:val="left" w:pos="2980"/>
        </w:tabs>
        <w:spacing w:before="118"/>
        <w:rPr>
          <w:rFonts w:ascii="Arial" w:hAnsi="Arial" w:cs="Arial"/>
          <w:i/>
          <w:sz w:val="20"/>
        </w:rPr>
      </w:pPr>
      <w:r w:rsidRPr="001058B5">
        <w:rPr>
          <w:rFonts w:ascii="Arial" w:hAnsi="Arial" w:cs="Arial"/>
          <w:i/>
          <w:sz w:val="20"/>
        </w:rPr>
        <w:t>Oracle Database Enterprise User Security Administrator's</w:t>
      </w:r>
      <w:r w:rsidRPr="001058B5">
        <w:rPr>
          <w:rFonts w:ascii="Arial" w:hAnsi="Arial" w:cs="Arial"/>
          <w:i/>
          <w:spacing w:val="-7"/>
          <w:sz w:val="20"/>
        </w:rPr>
        <w:t xml:space="preserve"> </w:t>
      </w:r>
      <w:r w:rsidRPr="001058B5">
        <w:rPr>
          <w:rFonts w:ascii="Arial" w:hAnsi="Arial" w:cs="Arial"/>
          <w:i/>
          <w:sz w:val="20"/>
        </w:rPr>
        <w:t>Guide</w:t>
      </w:r>
    </w:p>
    <w:p w14:paraId="55FFA2C1" w14:textId="77777777" w:rsidR="008C539B" w:rsidRPr="001058B5" w:rsidRDefault="008C539B">
      <w:pPr>
        <w:pStyle w:val="BodyText"/>
        <w:spacing w:before="6"/>
        <w:rPr>
          <w:rFonts w:ascii="Arial" w:hAnsi="Arial" w:cs="Arial"/>
          <w:i/>
          <w:sz w:val="28"/>
        </w:rPr>
      </w:pPr>
    </w:p>
    <w:p w14:paraId="4B13AFFD" w14:textId="77777777" w:rsidR="008C539B" w:rsidRPr="001058B5" w:rsidRDefault="00C12992">
      <w:pPr>
        <w:pStyle w:val="Heading3"/>
      </w:pPr>
      <w:bookmarkStart w:id="1989" w:name="Guidelines_for_Securing_Passwords"/>
      <w:bookmarkStart w:id="1990" w:name="_bookmark2166"/>
      <w:bookmarkStart w:id="1991" w:name="_bookmark2167"/>
      <w:bookmarkEnd w:id="1989"/>
      <w:bookmarkEnd w:id="1990"/>
      <w:bookmarkEnd w:id="1991"/>
      <w:r w:rsidRPr="001058B5">
        <w:t>Guidelines for S</w:t>
      </w:r>
      <w:bookmarkStart w:id="1992" w:name="_bookmark2168"/>
      <w:bookmarkEnd w:id="1992"/>
      <w:r w:rsidRPr="001058B5">
        <w:t>ecuring Passwords</w:t>
      </w:r>
    </w:p>
    <w:p w14:paraId="4D5349A3" w14:textId="77777777" w:rsidR="008C539B" w:rsidRPr="001058B5" w:rsidRDefault="00C12992">
      <w:pPr>
        <w:pStyle w:val="BodyText"/>
        <w:spacing w:before="87" w:line="232" w:lineRule="auto"/>
        <w:ind w:left="2260" w:right="110"/>
        <w:rPr>
          <w:rFonts w:ascii="Arial" w:hAnsi="Arial" w:cs="Arial"/>
        </w:rPr>
      </w:pPr>
      <w:r w:rsidRPr="001058B5">
        <w:rPr>
          <w:rFonts w:ascii="Arial" w:hAnsi="Arial" w:cs="Arial"/>
        </w:rP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sidRPr="001058B5">
          <w:rPr>
            <w:rFonts w:ascii="Arial" w:hAnsi="Arial" w:cs="Arial"/>
            <w:color w:val="0000CC"/>
          </w:rPr>
          <w:t>"Configuring Password</w:t>
        </w:r>
      </w:hyperlink>
      <w:r w:rsidRPr="001058B5">
        <w:rPr>
          <w:rFonts w:ascii="Arial" w:hAnsi="Arial" w:cs="Arial"/>
          <w:color w:val="0000CC"/>
        </w:rPr>
        <w:t xml:space="preserve"> </w:t>
      </w:r>
      <w:hyperlink w:anchor="_bookmark185" w:history="1">
        <w:r w:rsidRPr="001058B5">
          <w:rPr>
            <w:rFonts w:ascii="Arial" w:hAnsi="Arial" w:cs="Arial"/>
            <w:color w:val="0000CC"/>
          </w:rPr>
          <w:t xml:space="preserve">Protection" </w:t>
        </w:r>
      </w:hyperlink>
      <w:hyperlink w:anchor="_bookmark185" w:history="1">
        <w:r w:rsidRPr="001058B5">
          <w:rPr>
            <w:rFonts w:ascii="Arial" w:hAnsi="Arial" w:cs="Arial"/>
          </w:rPr>
          <w:t xml:space="preserve">on page 3-1 </w:t>
        </w:r>
      </w:hyperlink>
      <w:r w:rsidRPr="001058B5">
        <w:rPr>
          <w:rFonts w:ascii="Arial" w:hAnsi="Arial" w:cs="Arial"/>
        </w:rPr>
        <w:t>for additional ways to protect passwords.</w:t>
      </w:r>
    </w:p>
    <w:p w14:paraId="0F3CCC0F" w14:textId="77777777" w:rsidR="008C539B" w:rsidRPr="001058B5" w:rsidRDefault="00C12992">
      <w:pPr>
        <w:pStyle w:val="BodyText"/>
        <w:spacing w:before="109"/>
        <w:ind w:left="2260"/>
        <w:rPr>
          <w:rFonts w:ascii="Arial" w:hAnsi="Arial" w:cs="Arial"/>
        </w:rPr>
      </w:pPr>
      <w:r w:rsidRPr="001058B5">
        <w:rPr>
          <w:rFonts w:ascii="Arial" w:hAnsi="Arial" w:cs="Arial"/>
        </w:rPr>
        <w:t>Foll</w:t>
      </w:r>
      <w:bookmarkStart w:id="1993" w:name="_bookmark2169"/>
      <w:bookmarkEnd w:id="1993"/>
      <w:r w:rsidRPr="001058B5">
        <w:rPr>
          <w:rFonts w:ascii="Arial" w:hAnsi="Arial" w:cs="Arial"/>
        </w:rPr>
        <w:t>ow these guidelines to further strengthen passwords:</w:t>
      </w:r>
    </w:p>
    <w:p w14:paraId="2A6D06C2" w14:textId="77777777" w:rsidR="008C539B" w:rsidRPr="001058B5" w:rsidRDefault="00C12992">
      <w:pPr>
        <w:pStyle w:val="Heading7"/>
        <w:numPr>
          <w:ilvl w:val="0"/>
          <w:numId w:val="16"/>
        </w:numPr>
        <w:tabs>
          <w:tab w:val="left" w:pos="2620"/>
        </w:tabs>
        <w:spacing w:before="115"/>
        <w:ind w:firstLine="240"/>
        <w:jc w:val="left"/>
        <w:rPr>
          <w:rFonts w:ascii="Arial" w:hAnsi="Arial" w:cs="Arial"/>
        </w:rPr>
      </w:pPr>
      <w:bookmarkStart w:id="1994" w:name="_bookmark2170"/>
      <w:bookmarkEnd w:id="1994"/>
      <w:r w:rsidRPr="001058B5">
        <w:rPr>
          <w:rFonts w:ascii="Arial" w:hAnsi="Arial" w:cs="Arial"/>
        </w:rPr>
        <w:t>Choose passwords</w:t>
      </w:r>
      <w:r w:rsidRPr="001058B5">
        <w:rPr>
          <w:rFonts w:ascii="Arial" w:hAnsi="Arial" w:cs="Arial"/>
          <w:spacing w:val="-1"/>
        </w:rPr>
        <w:t xml:space="preserve"> </w:t>
      </w:r>
      <w:r w:rsidRPr="001058B5">
        <w:rPr>
          <w:rFonts w:ascii="Arial" w:hAnsi="Arial" w:cs="Arial"/>
        </w:rPr>
        <w:t>carefully.</w:t>
      </w:r>
    </w:p>
    <w:p w14:paraId="33A919DE" w14:textId="77777777" w:rsidR="008C539B" w:rsidRPr="001058B5" w:rsidRDefault="008D1AB8">
      <w:pPr>
        <w:pStyle w:val="BodyText"/>
        <w:spacing w:before="121" w:line="232" w:lineRule="auto"/>
        <w:ind w:left="2620" w:right="185"/>
        <w:rPr>
          <w:rFonts w:ascii="Arial" w:hAnsi="Arial" w:cs="Arial"/>
        </w:rPr>
      </w:pP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describes the minimum requirements for passwords. Follow these additional guidelines when you create or change passwords:</w:t>
      </w:r>
    </w:p>
    <w:p w14:paraId="795227DF"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z w:val="20"/>
        </w:rPr>
        <w:t xml:space="preserve">Make the password </w:t>
      </w:r>
      <w:bookmarkStart w:id="1995" w:name="_bookmark2171"/>
      <w:bookmarkEnd w:id="1995"/>
      <w:r w:rsidRPr="001058B5">
        <w:rPr>
          <w:rFonts w:ascii="Arial" w:hAnsi="Arial" w:cs="Arial"/>
          <w:sz w:val="20"/>
        </w:rPr>
        <w:t>between 12 and 30 characters and</w:t>
      </w:r>
      <w:r w:rsidRPr="001058B5">
        <w:rPr>
          <w:rFonts w:ascii="Arial" w:hAnsi="Arial" w:cs="Arial"/>
          <w:spacing w:val="-8"/>
          <w:sz w:val="20"/>
        </w:rPr>
        <w:t xml:space="preserve"> </w:t>
      </w:r>
      <w:r w:rsidRPr="001058B5">
        <w:rPr>
          <w:rFonts w:ascii="Arial" w:hAnsi="Arial" w:cs="Arial"/>
          <w:sz w:val="20"/>
        </w:rPr>
        <w:t>numbers.</w:t>
      </w:r>
    </w:p>
    <w:p w14:paraId="5FD08820" w14:textId="77777777" w:rsidR="008C539B" w:rsidRPr="001058B5" w:rsidRDefault="00C12992">
      <w:pPr>
        <w:pStyle w:val="ListParagraph"/>
        <w:numPr>
          <w:ilvl w:val="1"/>
          <w:numId w:val="16"/>
        </w:numPr>
        <w:tabs>
          <w:tab w:val="left" w:pos="2980"/>
        </w:tabs>
        <w:spacing w:before="117" w:line="232" w:lineRule="auto"/>
        <w:ind w:right="448"/>
        <w:rPr>
          <w:rFonts w:ascii="Arial" w:hAnsi="Arial" w:cs="Arial"/>
          <w:sz w:val="20"/>
        </w:rPr>
      </w:pPr>
      <w:r w:rsidRPr="001058B5">
        <w:rPr>
          <w:rFonts w:ascii="Arial" w:hAnsi="Arial" w:cs="Arial"/>
          <w:sz w:val="20"/>
        </w:rPr>
        <w:t>Have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5"/>
          <w:sz w:val="20"/>
        </w:rPr>
        <w:t xml:space="preserve"> </w:t>
      </w:r>
      <w:r w:rsidRPr="001058B5">
        <w:rPr>
          <w:rFonts w:ascii="Arial" w:hAnsi="Arial" w:cs="Arial"/>
          <w:sz w:val="20"/>
        </w:rPr>
        <w:t>contain</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least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digit,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upper-case</w:t>
      </w:r>
      <w:r w:rsidRPr="001058B5">
        <w:rPr>
          <w:rFonts w:ascii="Arial" w:hAnsi="Arial" w:cs="Arial"/>
          <w:spacing w:val="-6"/>
          <w:sz w:val="20"/>
        </w:rPr>
        <w:t xml:space="preserve"> </w:t>
      </w:r>
      <w:r w:rsidRPr="001058B5">
        <w:rPr>
          <w:rFonts w:ascii="Arial" w:hAnsi="Arial" w:cs="Arial"/>
          <w:sz w:val="20"/>
        </w:rPr>
        <w:t>character,</w:t>
      </w:r>
      <w:r w:rsidRPr="001058B5">
        <w:rPr>
          <w:rFonts w:ascii="Arial" w:hAnsi="Arial" w:cs="Arial"/>
          <w:spacing w:val="-5"/>
          <w:sz w:val="20"/>
        </w:rPr>
        <w:t xml:space="preserve"> </w:t>
      </w:r>
      <w:r w:rsidRPr="001058B5">
        <w:rPr>
          <w:rFonts w:ascii="Arial" w:hAnsi="Arial" w:cs="Arial"/>
          <w:sz w:val="20"/>
        </w:rPr>
        <w:t>and one lower-case</w:t>
      </w:r>
      <w:r w:rsidRPr="001058B5">
        <w:rPr>
          <w:rFonts w:ascii="Arial" w:hAnsi="Arial" w:cs="Arial"/>
          <w:spacing w:val="-2"/>
          <w:sz w:val="20"/>
        </w:rPr>
        <w:t xml:space="preserve"> </w:t>
      </w:r>
      <w:r w:rsidRPr="001058B5">
        <w:rPr>
          <w:rFonts w:ascii="Arial" w:hAnsi="Arial" w:cs="Arial"/>
          <w:sz w:val="20"/>
        </w:rPr>
        <w:t>character.</w:t>
      </w:r>
    </w:p>
    <w:p w14:paraId="5E03260A" w14:textId="77777777" w:rsidR="008C539B" w:rsidRPr="001058B5" w:rsidRDefault="00C12992">
      <w:pPr>
        <w:pStyle w:val="ListParagraph"/>
        <w:numPr>
          <w:ilvl w:val="1"/>
          <w:numId w:val="16"/>
        </w:numPr>
        <w:tabs>
          <w:tab w:val="left" w:pos="2980"/>
        </w:tabs>
        <w:spacing w:before="118" w:line="232" w:lineRule="auto"/>
        <w:ind w:right="291"/>
        <w:jc w:val="both"/>
        <w:rPr>
          <w:rFonts w:ascii="Arial" w:hAnsi="Arial" w:cs="Arial"/>
          <w:sz w:val="20"/>
        </w:rPr>
      </w:pP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mixed</w:t>
      </w:r>
      <w:r w:rsidRPr="001058B5">
        <w:rPr>
          <w:rFonts w:ascii="Arial" w:hAnsi="Arial" w:cs="Arial"/>
          <w:spacing w:val="-4"/>
          <w:sz w:val="20"/>
        </w:rPr>
        <w:t xml:space="preserve"> </w:t>
      </w:r>
      <w:r w:rsidRPr="001058B5">
        <w:rPr>
          <w:rFonts w:ascii="Arial" w:hAnsi="Arial" w:cs="Arial"/>
          <w:sz w:val="20"/>
        </w:rPr>
        <w:t>case</w:t>
      </w:r>
      <w:r w:rsidRPr="001058B5">
        <w:rPr>
          <w:rFonts w:ascii="Arial" w:hAnsi="Arial" w:cs="Arial"/>
          <w:spacing w:val="-3"/>
          <w:sz w:val="20"/>
        </w:rPr>
        <w:t xml:space="preserve"> </w:t>
      </w:r>
      <w:r w:rsidRPr="001058B5">
        <w:rPr>
          <w:rFonts w:ascii="Arial" w:hAnsi="Arial" w:cs="Arial"/>
          <w:sz w:val="20"/>
        </w:rPr>
        <w:t>letters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special</w:t>
      </w:r>
      <w:r w:rsidRPr="001058B5">
        <w:rPr>
          <w:rFonts w:ascii="Arial" w:hAnsi="Arial" w:cs="Arial"/>
          <w:spacing w:val="-4"/>
          <w:sz w:val="20"/>
        </w:rPr>
        <w:t xml:space="preserve"> </w:t>
      </w:r>
      <w:r w:rsidRPr="001058B5">
        <w:rPr>
          <w:rFonts w:ascii="Arial" w:hAnsi="Arial" w:cs="Arial"/>
          <w:sz w:val="20"/>
        </w:rPr>
        <w:t>characters</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90" w:history="1">
        <w:r w:rsidRPr="001058B5">
          <w:rPr>
            <w:rFonts w:ascii="Arial" w:hAnsi="Arial" w:cs="Arial"/>
            <w:color w:val="0000CC"/>
            <w:sz w:val="20"/>
          </w:rPr>
          <w:t>"Ensuring</w:t>
        </w:r>
      </w:hyperlink>
      <w:hyperlink w:anchor="_bookmark290" w:history="1">
        <w:r w:rsidRPr="001058B5">
          <w:rPr>
            <w:rFonts w:ascii="Arial" w:hAnsi="Arial" w:cs="Arial"/>
            <w:color w:val="0000CC"/>
            <w:sz w:val="20"/>
          </w:rPr>
          <w:t xml:space="preserve"> Against Password Security Threats by Using the SHA-1 Hashing Algorithm"</w:t>
        </w:r>
      </w:hyperlink>
      <w:hyperlink w:anchor="_bookmark290" w:history="1">
        <w:r w:rsidRPr="001058B5">
          <w:rPr>
            <w:rFonts w:ascii="Arial" w:hAnsi="Arial" w:cs="Arial"/>
            <w:sz w:val="20"/>
          </w:rPr>
          <w:t xml:space="preserve"> on page 3-15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39D7357C"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include multibyte characters in the</w:t>
      </w:r>
      <w:r w:rsidRPr="001058B5">
        <w:rPr>
          <w:rFonts w:ascii="Arial" w:hAnsi="Arial" w:cs="Arial"/>
          <w:spacing w:val="1"/>
          <w:sz w:val="20"/>
        </w:rPr>
        <w:t xml:space="preserve"> </w:t>
      </w:r>
      <w:r w:rsidRPr="001058B5">
        <w:rPr>
          <w:rFonts w:ascii="Arial" w:hAnsi="Arial" w:cs="Arial"/>
          <w:sz w:val="20"/>
        </w:rPr>
        <w:t>password.</w:t>
      </w:r>
    </w:p>
    <w:p w14:paraId="102BA673" w14:textId="77777777" w:rsidR="008C539B" w:rsidRPr="001058B5" w:rsidRDefault="00C12992">
      <w:pPr>
        <w:pStyle w:val="ListParagraph"/>
        <w:numPr>
          <w:ilvl w:val="1"/>
          <w:numId w:val="16"/>
        </w:numPr>
        <w:tabs>
          <w:tab w:val="left" w:pos="2980"/>
        </w:tabs>
        <w:spacing w:before="117" w:line="232" w:lineRule="auto"/>
        <w:ind w:right="815"/>
        <w:rPr>
          <w:rFonts w:ascii="Arial" w:hAnsi="Arial" w:cs="Arial"/>
          <w:sz w:val="20"/>
        </w:rPr>
      </w:pPr>
      <w:r w:rsidRPr="001058B5">
        <w:rPr>
          <w:rFonts w:ascii="Arial" w:hAnsi="Arial" w:cs="Arial"/>
          <w:sz w:val="20"/>
        </w:rPr>
        <w:t>Use the database character set for the password’s characters, which</w:t>
      </w:r>
      <w:r w:rsidRPr="001058B5">
        <w:rPr>
          <w:rFonts w:ascii="Arial" w:hAnsi="Arial" w:cs="Arial"/>
          <w:spacing w:val="-27"/>
          <w:sz w:val="20"/>
        </w:rPr>
        <w:t xml:space="preserve"> </w:t>
      </w:r>
      <w:r w:rsidRPr="001058B5">
        <w:rPr>
          <w:rFonts w:ascii="Arial" w:hAnsi="Arial" w:cs="Arial"/>
          <w:sz w:val="20"/>
        </w:rPr>
        <w:t>can include the underscore (_), dollar ($), and number sign (#)</w:t>
      </w:r>
      <w:r w:rsidRPr="001058B5">
        <w:rPr>
          <w:rFonts w:ascii="Arial" w:hAnsi="Arial" w:cs="Arial"/>
          <w:spacing w:val="-36"/>
          <w:sz w:val="20"/>
        </w:rPr>
        <w:t xml:space="preserve"> </w:t>
      </w:r>
      <w:r w:rsidRPr="001058B5">
        <w:rPr>
          <w:rFonts w:ascii="Arial" w:hAnsi="Arial" w:cs="Arial"/>
          <w:sz w:val="20"/>
        </w:rPr>
        <w:t>characters.</w:t>
      </w:r>
    </w:p>
    <w:p w14:paraId="759D396E" w14:textId="77777777" w:rsidR="008C539B" w:rsidRPr="001058B5" w:rsidRDefault="00C12992">
      <w:pPr>
        <w:pStyle w:val="ListParagraph"/>
        <w:numPr>
          <w:ilvl w:val="1"/>
          <w:numId w:val="16"/>
        </w:numPr>
        <w:tabs>
          <w:tab w:val="left" w:pos="298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enclose the following passwords in double-quotation</w:t>
      </w:r>
      <w:r w:rsidRPr="001058B5">
        <w:rPr>
          <w:rFonts w:ascii="Arial" w:hAnsi="Arial" w:cs="Arial"/>
          <w:spacing w:val="-8"/>
          <w:sz w:val="20"/>
        </w:rPr>
        <w:t xml:space="preserve"> </w:t>
      </w:r>
      <w:r w:rsidRPr="001058B5">
        <w:rPr>
          <w:rFonts w:ascii="Arial" w:hAnsi="Arial" w:cs="Arial"/>
          <w:sz w:val="20"/>
        </w:rPr>
        <w:t>marks:</w:t>
      </w:r>
    </w:p>
    <w:p w14:paraId="2BB11EE2" w14:textId="77777777" w:rsidR="008C539B" w:rsidRPr="001058B5" w:rsidRDefault="00C12992">
      <w:pPr>
        <w:pStyle w:val="ListParagraph"/>
        <w:numPr>
          <w:ilvl w:val="2"/>
          <w:numId w:val="16"/>
        </w:numPr>
        <w:tabs>
          <w:tab w:val="left" w:pos="3339"/>
          <w:tab w:val="left" w:pos="3340"/>
        </w:tabs>
        <w:spacing w:before="112"/>
        <w:ind w:hanging="359"/>
        <w:rPr>
          <w:rFonts w:ascii="Arial" w:hAnsi="Arial" w:cs="Arial"/>
          <w:sz w:val="20"/>
        </w:rPr>
      </w:pPr>
      <w:r w:rsidRPr="001058B5">
        <w:rPr>
          <w:rFonts w:ascii="Arial" w:hAnsi="Arial" w:cs="Arial"/>
          <w:sz w:val="20"/>
        </w:rPr>
        <w:t>Passwords containing multibyte</w:t>
      </w:r>
      <w:r w:rsidRPr="001058B5">
        <w:rPr>
          <w:rFonts w:ascii="Arial" w:hAnsi="Arial" w:cs="Arial"/>
          <w:spacing w:val="-2"/>
          <w:sz w:val="20"/>
        </w:rPr>
        <w:t xml:space="preserve"> </w:t>
      </w:r>
      <w:r w:rsidRPr="001058B5">
        <w:rPr>
          <w:rFonts w:ascii="Arial" w:hAnsi="Arial" w:cs="Arial"/>
          <w:sz w:val="20"/>
        </w:rPr>
        <w:t>characters.</w:t>
      </w:r>
    </w:p>
    <w:p w14:paraId="44FA898F" w14:textId="77777777" w:rsidR="008C539B" w:rsidRPr="001058B5" w:rsidRDefault="00C12992">
      <w:pPr>
        <w:pStyle w:val="ListParagraph"/>
        <w:numPr>
          <w:ilvl w:val="2"/>
          <w:numId w:val="16"/>
        </w:numPr>
        <w:tabs>
          <w:tab w:val="left" w:pos="3339"/>
          <w:tab w:val="left" w:pos="3340"/>
        </w:tabs>
        <w:spacing w:before="117" w:line="232" w:lineRule="auto"/>
        <w:ind w:right="550" w:hanging="359"/>
        <w:rPr>
          <w:rFonts w:ascii="Arial" w:hAnsi="Arial" w:cs="Arial"/>
          <w:sz w:val="20"/>
        </w:rPr>
      </w:pPr>
      <w:r w:rsidRPr="001058B5">
        <w:rPr>
          <w:rFonts w:ascii="Arial" w:hAnsi="Arial" w:cs="Arial"/>
          <w:sz w:val="20"/>
        </w:rPr>
        <w:t>Passwords starting with numbers or special characters and</w:t>
      </w:r>
      <w:r w:rsidRPr="001058B5">
        <w:rPr>
          <w:rFonts w:ascii="Arial" w:hAnsi="Arial" w:cs="Arial"/>
          <w:spacing w:val="-35"/>
          <w:sz w:val="20"/>
        </w:rPr>
        <w:t xml:space="preserve"> </w:t>
      </w:r>
      <w:r w:rsidRPr="001058B5">
        <w:rPr>
          <w:rFonts w:ascii="Arial" w:hAnsi="Arial" w:cs="Arial"/>
          <w:sz w:val="20"/>
        </w:rPr>
        <w:t>containing alphabetical characters. For</w:t>
      </w:r>
      <w:r w:rsidRPr="001058B5">
        <w:rPr>
          <w:rFonts w:ascii="Arial" w:hAnsi="Arial" w:cs="Arial"/>
          <w:spacing w:val="-3"/>
          <w:sz w:val="20"/>
        </w:rPr>
        <w:t xml:space="preserve"> </w:t>
      </w:r>
      <w:r w:rsidRPr="001058B5">
        <w:rPr>
          <w:rFonts w:ascii="Arial" w:hAnsi="Arial" w:cs="Arial"/>
          <w:sz w:val="20"/>
        </w:rPr>
        <w:t>example:</w:t>
      </w:r>
    </w:p>
    <w:p w14:paraId="5A7C1B66" w14:textId="77777777" w:rsidR="008C539B" w:rsidRPr="001058B5" w:rsidRDefault="00C12992">
      <w:pPr>
        <w:pStyle w:val="BodyText"/>
        <w:spacing w:before="137" w:line="381" w:lineRule="auto"/>
        <w:ind w:left="3340" w:right="5903"/>
        <w:rPr>
          <w:rFonts w:ascii="Arial" w:hAnsi="Arial" w:cs="Arial"/>
        </w:rPr>
      </w:pPr>
      <w:r w:rsidRPr="001058B5">
        <w:rPr>
          <w:rFonts w:ascii="Arial" w:hAnsi="Arial" w:cs="Arial"/>
          <w:w w:val="85"/>
        </w:rPr>
        <w:t xml:space="preserve">"123abc" </w:t>
      </w:r>
      <w:r w:rsidRPr="001058B5">
        <w:rPr>
          <w:rFonts w:ascii="Arial" w:hAnsi="Arial" w:cs="Arial"/>
          <w:w w:val="95"/>
        </w:rPr>
        <w:t xml:space="preserve">"#abc" </w:t>
      </w:r>
      <w:r w:rsidRPr="001058B5">
        <w:rPr>
          <w:rFonts w:ascii="Arial" w:hAnsi="Arial" w:cs="Arial"/>
          <w:w w:val="85"/>
        </w:rPr>
        <w:t>"123dc$"</w:t>
      </w:r>
    </w:p>
    <w:p w14:paraId="6633F9D6" w14:textId="77777777" w:rsidR="008C539B" w:rsidRPr="001058B5" w:rsidRDefault="00C12992">
      <w:pPr>
        <w:pStyle w:val="ListParagraph"/>
        <w:numPr>
          <w:ilvl w:val="2"/>
          <w:numId w:val="16"/>
        </w:numPr>
        <w:tabs>
          <w:tab w:val="left" w:pos="3339"/>
          <w:tab w:val="left" w:pos="3340"/>
        </w:tabs>
        <w:spacing w:before="0" w:line="218" w:lineRule="exact"/>
        <w:ind w:hanging="359"/>
        <w:rPr>
          <w:rFonts w:ascii="Arial" w:hAnsi="Arial" w:cs="Arial"/>
          <w:sz w:val="20"/>
        </w:rPr>
      </w:pPr>
      <w:r w:rsidRPr="001058B5">
        <w:rPr>
          <w:rFonts w:ascii="Arial" w:hAnsi="Arial" w:cs="Arial"/>
          <w:sz w:val="20"/>
        </w:rPr>
        <w:t>Passwords containing any character other than alphabetical</w:t>
      </w:r>
      <w:r w:rsidRPr="001058B5">
        <w:rPr>
          <w:rFonts w:ascii="Arial" w:hAnsi="Arial" w:cs="Arial"/>
          <w:spacing w:val="-16"/>
          <w:sz w:val="20"/>
        </w:rPr>
        <w:t xml:space="preserve"> </w:t>
      </w:r>
      <w:r w:rsidRPr="001058B5">
        <w:rPr>
          <w:rFonts w:ascii="Arial" w:hAnsi="Arial" w:cs="Arial"/>
          <w:sz w:val="20"/>
        </w:rPr>
        <w:t>characters,</w:t>
      </w:r>
    </w:p>
    <w:p w14:paraId="73046227" w14:textId="77777777" w:rsidR="008C539B" w:rsidRPr="001058B5" w:rsidRDefault="00C12992">
      <w:pPr>
        <w:pStyle w:val="BodyText"/>
        <w:spacing w:line="244" w:lineRule="exact"/>
        <w:ind w:left="3339"/>
        <w:rPr>
          <w:rFonts w:ascii="Arial" w:hAnsi="Arial" w:cs="Arial"/>
        </w:rPr>
      </w:pPr>
      <w:r w:rsidRPr="001058B5">
        <w:rPr>
          <w:rFonts w:ascii="Arial" w:hAnsi="Arial" w:cs="Arial"/>
        </w:rPr>
        <w:t>numbers, and special characters. For example:</w:t>
      </w:r>
    </w:p>
    <w:p w14:paraId="0A366317" w14:textId="77777777" w:rsidR="008C539B" w:rsidRPr="001058B5" w:rsidRDefault="00C12992">
      <w:pPr>
        <w:pStyle w:val="BodyText"/>
        <w:spacing w:before="138" w:line="381" w:lineRule="auto"/>
        <w:ind w:left="3340" w:right="6005"/>
        <w:rPr>
          <w:rFonts w:ascii="Arial" w:hAnsi="Arial" w:cs="Arial"/>
        </w:rPr>
      </w:pPr>
      <w:r w:rsidRPr="001058B5">
        <w:rPr>
          <w:rFonts w:ascii="Arial" w:hAnsi="Arial" w:cs="Arial"/>
          <w:w w:val="95"/>
        </w:rPr>
        <w:t xml:space="preserve">"abc&gt;" </w:t>
      </w:r>
      <w:r w:rsidRPr="001058B5">
        <w:rPr>
          <w:rFonts w:ascii="Arial" w:hAnsi="Arial" w:cs="Arial"/>
          <w:w w:val="85"/>
        </w:rPr>
        <w:t xml:space="preserve">"abc@", </w:t>
      </w:r>
      <w:r w:rsidRPr="001058B5">
        <w:rPr>
          <w:rFonts w:ascii="Arial" w:hAnsi="Arial" w:cs="Arial"/>
          <w:w w:val="95"/>
        </w:rPr>
        <w:t>" "</w:t>
      </w:r>
    </w:p>
    <w:p w14:paraId="638412A4" w14:textId="77777777" w:rsidR="008C539B" w:rsidRPr="001058B5" w:rsidRDefault="008C539B">
      <w:pPr>
        <w:spacing w:line="381" w:lineRule="auto"/>
        <w:rPr>
          <w:rFonts w:ascii="Arial" w:hAnsi="Arial" w:cs="Arial"/>
        </w:rPr>
        <w:sectPr w:rsidR="008C539B" w:rsidRPr="001058B5">
          <w:pgSz w:w="12240" w:h="15840"/>
          <w:pgMar w:top="840" w:right="1060" w:bottom="860" w:left="1100" w:header="549" w:footer="663" w:gutter="0"/>
          <w:cols w:space="720"/>
        </w:sectPr>
      </w:pPr>
    </w:p>
    <w:p w14:paraId="5CCBFAA3" w14:textId="77777777" w:rsidR="008C539B" w:rsidRPr="001058B5" w:rsidRDefault="008C539B">
      <w:pPr>
        <w:pStyle w:val="BodyText"/>
        <w:spacing w:before="10"/>
        <w:rPr>
          <w:rFonts w:ascii="Arial" w:hAnsi="Arial" w:cs="Arial"/>
          <w:sz w:val="27"/>
        </w:rPr>
      </w:pPr>
    </w:p>
    <w:p w14:paraId="185B2FFC" w14:textId="77777777" w:rsidR="008C539B" w:rsidRPr="001058B5" w:rsidRDefault="00C12992">
      <w:pPr>
        <w:pStyle w:val="ListParagraph"/>
        <w:numPr>
          <w:ilvl w:val="0"/>
          <w:numId w:val="15"/>
        </w:numPr>
        <w:tabs>
          <w:tab w:val="left" w:pos="2380"/>
        </w:tabs>
        <w:spacing w:before="99" w:line="232" w:lineRule="auto"/>
        <w:ind w:right="1310"/>
        <w:rPr>
          <w:rFonts w:ascii="Arial" w:hAnsi="Arial" w:cs="Arial"/>
          <w:sz w:val="20"/>
        </w:rPr>
      </w:pPr>
      <w:r w:rsidRPr="001058B5">
        <w:rPr>
          <w:rFonts w:ascii="Arial" w:hAnsi="Arial" w:cs="Arial"/>
          <w:spacing w:val="-6"/>
          <w:sz w:val="20"/>
        </w:rPr>
        <w:t xml:space="preserve">You </w:t>
      </w:r>
      <w:r w:rsidRPr="001058B5">
        <w:rPr>
          <w:rFonts w:ascii="Arial" w:hAnsi="Arial" w:cs="Arial"/>
          <w:sz w:val="20"/>
        </w:rPr>
        <w:t>do not need to specify the following passwords in</w:t>
      </w:r>
      <w:r w:rsidRPr="001058B5">
        <w:rPr>
          <w:rFonts w:ascii="Arial" w:hAnsi="Arial" w:cs="Arial"/>
          <w:spacing w:val="-31"/>
          <w:sz w:val="20"/>
        </w:rPr>
        <w:t xml:space="preserve"> </w:t>
      </w:r>
      <w:r w:rsidRPr="001058B5">
        <w:rPr>
          <w:rFonts w:ascii="Arial" w:hAnsi="Arial" w:cs="Arial"/>
          <w:sz w:val="20"/>
        </w:rPr>
        <w:t>double-quotation marks.</w:t>
      </w:r>
    </w:p>
    <w:p w14:paraId="7D4C982E" w14:textId="77777777" w:rsidR="008C539B" w:rsidRPr="001058B5" w:rsidRDefault="00C12992">
      <w:pPr>
        <w:pStyle w:val="ListParagraph"/>
        <w:numPr>
          <w:ilvl w:val="1"/>
          <w:numId w:val="15"/>
        </w:numPr>
        <w:tabs>
          <w:tab w:val="left" w:pos="2739"/>
          <w:tab w:val="left" w:pos="2740"/>
        </w:tabs>
        <w:spacing w:before="118" w:line="232" w:lineRule="auto"/>
        <w:ind w:right="910" w:hanging="359"/>
        <w:rPr>
          <w:rFonts w:ascii="Arial" w:hAnsi="Arial" w:cs="Arial"/>
          <w:sz w:val="20"/>
        </w:rPr>
      </w:pPr>
      <w:r w:rsidRPr="001058B5">
        <w:rPr>
          <w:rFonts w:ascii="Arial" w:hAnsi="Arial" w:cs="Arial"/>
          <w:sz w:val="20"/>
        </w:rPr>
        <w:t>Passwords starting with an alphabet character (a–z, A–Z) and</w:t>
      </w:r>
      <w:r w:rsidRPr="001058B5">
        <w:rPr>
          <w:rFonts w:ascii="Arial" w:hAnsi="Arial" w:cs="Arial"/>
          <w:spacing w:val="-25"/>
          <w:sz w:val="20"/>
        </w:rPr>
        <w:t xml:space="preserve"> </w:t>
      </w:r>
      <w:r w:rsidRPr="001058B5">
        <w:rPr>
          <w:rFonts w:ascii="Arial" w:hAnsi="Arial" w:cs="Arial"/>
          <w:sz w:val="20"/>
        </w:rPr>
        <w:t>containing numbers(0–9) or special characters ($, #, _). For</w:t>
      </w:r>
      <w:r w:rsidRPr="001058B5">
        <w:rPr>
          <w:rFonts w:ascii="Arial" w:hAnsi="Arial" w:cs="Arial"/>
          <w:spacing w:val="-12"/>
          <w:sz w:val="20"/>
        </w:rPr>
        <w:t xml:space="preserve"> </w:t>
      </w:r>
      <w:r w:rsidRPr="001058B5">
        <w:rPr>
          <w:rFonts w:ascii="Arial" w:hAnsi="Arial" w:cs="Arial"/>
          <w:sz w:val="20"/>
        </w:rPr>
        <w:t>example:</w:t>
      </w:r>
    </w:p>
    <w:p w14:paraId="7E772168" w14:textId="77777777" w:rsidR="008C539B" w:rsidRPr="001058B5" w:rsidRDefault="00C12992">
      <w:pPr>
        <w:pStyle w:val="BodyText"/>
        <w:spacing w:before="137" w:line="381" w:lineRule="auto"/>
        <w:ind w:left="2740" w:right="6707"/>
        <w:rPr>
          <w:rFonts w:ascii="Arial" w:hAnsi="Arial" w:cs="Arial"/>
        </w:rPr>
      </w:pPr>
      <w:r w:rsidRPr="001058B5">
        <w:rPr>
          <w:rFonts w:ascii="Arial" w:hAnsi="Arial" w:cs="Arial"/>
          <w:w w:val="85"/>
        </w:rPr>
        <w:t xml:space="preserve">abc123 </w:t>
      </w:r>
      <w:r w:rsidRPr="001058B5">
        <w:rPr>
          <w:rFonts w:ascii="Arial" w:hAnsi="Arial" w:cs="Arial"/>
          <w:w w:val="95"/>
        </w:rPr>
        <w:t>ab23a ab$#_</w:t>
      </w:r>
    </w:p>
    <w:p w14:paraId="3B4986FF" w14:textId="77777777" w:rsidR="008C539B" w:rsidRPr="001058B5" w:rsidRDefault="00C12992">
      <w:pPr>
        <w:pStyle w:val="ListParagraph"/>
        <w:numPr>
          <w:ilvl w:val="1"/>
          <w:numId w:val="15"/>
        </w:numPr>
        <w:tabs>
          <w:tab w:val="left" w:pos="2739"/>
          <w:tab w:val="left" w:pos="2740"/>
        </w:tabs>
        <w:spacing w:before="0" w:line="222" w:lineRule="exact"/>
        <w:ind w:hanging="359"/>
        <w:rPr>
          <w:rFonts w:ascii="Arial" w:hAnsi="Arial" w:cs="Arial"/>
          <w:sz w:val="20"/>
        </w:rPr>
      </w:pPr>
      <w:r w:rsidRPr="001058B5">
        <w:rPr>
          <w:rFonts w:ascii="Arial" w:hAnsi="Arial" w:cs="Arial"/>
          <w:sz w:val="20"/>
        </w:rPr>
        <w:t>Passwords containing only</w:t>
      </w:r>
      <w:r w:rsidRPr="001058B5">
        <w:rPr>
          <w:rFonts w:ascii="Arial" w:hAnsi="Arial" w:cs="Arial"/>
          <w:spacing w:val="-2"/>
          <w:sz w:val="20"/>
        </w:rPr>
        <w:t xml:space="preserve"> </w:t>
      </w:r>
      <w:r w:rsidRPr="001058B5">
        <w:rPr>
          <w:rFonts w:ascii="Arial" w:hAnsi="Arial" w:cs="Arial"/>
          <w:sz w:val="20"/>
        </w:rPr>
        <w:t>numbers.</w:t>
      </w:r>
    </w:p>
    <w:p w14:paraId="0ECCB3FD" w14:textId="77777777" w:rsidR="008C539B" w:rsidRPr="001058B5" w:rsidRDefault="00C12992">
      <w:pPr>
        <w:pStyle w:val="ListParagraph"/>
        <w:numPr>
          <w:ilvl w:val="1"/>
          <w:numId w:val="15"/>
        </w:numPr>
        <w:tabs>
          <w:tab w:val="left" w:pos="2739"/>
          <w:tab w:val="left" w:pos="2740"/>
        </w:tabs>
        <w:spacing w:before="112"/>
        <w:ind w:hanging="359"/>
        <w:rPr>
          <w:rFonts w:ascii="Arial" w:hAnsi="Arial" w:cs="Arial"/>
          <w:sz w:val="20"/>
        </w:rPr>
      </w:pPr>
      <w:r w:rsidRPr="001058B5">
        <w:rPr>
          <w:rFonts w:ascii="Arial" w:hAnsi="Arial" w:cs="Arial"/>
          <w:sz w:val="20"/>
        </w:rPr>
        <w:t>Passwords containing only alphabetical</w:t>
      </w:r>
      <w:r w:rsidRPr="001058B5">
        <w:rPr>
          <w:rFonts w:ascii="Arial" w:hAnsi="Arial" w:cs="Arial"/>
          <w:spacing w:val="-4"/>
          <w:sz w:val="20"/>
        </w:rPr>
        <w:t xml:space="preserve"> </w:t>
      </w:r>
      <w:r w:rsidRPr="001058B5">
        <w:rPr>
          <w:rFonts w:ascii="Arial" w:hAnsi="Arial" w:cs="Arial"/>
          <w:sz w:val="20"/>
        </w:rPr>
        <w:t>characters.</w:t>
      </w:r>
    </w:p>
    <w:p w14:paraId="5E21B219" w14:textId="77777777" w:rsidR="008C539B" w:rsidRPr="001058B5" w:rsidRDefault="00C12992">
      <w:pPr>
        <w:pStyle w:val="ListParagraph"/>
        <w:numPr>
          <w:ilvl w:val="0"/>
          <w:numId w:val="15"/>
        </w:numPr>
        <w:tabs>
          <w:tab w:val="left" w:pos="2380"/>
        </w:tabs>
        <w:rPr>
          <w:rFonts w:ascii="Arial" w:hAnsi="Arial" w:cs="Arial"/>
          <w:sz w:val="20"/>
        </w:rPr>
      </w:pPr>
      <w:r w:rsidRPr="001058B5">
        <w:rPr>
          <w:rFonts w:ascii="Arial" w:hAnsi="Arial" w:cs="Arial"/>
          <w:sz w:val="20"/>
        </w:rPr>
        <w:t>Do not use an actual word for the entire</w:t>
      </w:r>
      <w:r w:rsidRPr="001058B5">
        <w:rPr>
          <w:rFonts w:ascii="Arial" w:hAnsi="Arial" w:cs="Arial"/>
          <w:spacing w:val="-6"/>
          <w:sz w:val="20"/>
        </w:rPr>
        <w:t xml:space="preserve"> </w:t>
      </w:r>
      <w:r w:rsidRPr="001058B5">
        <w:rPr>
          <w:rFonts w:ascii="Arial" w:hAnsi="Arial" w:cs="Arial"/>
          <w:sz w:val="20"/>
        </w:rPr>
        <w:t>password.</w:t>
      </w:r>
    </w:p>
    <w:p w14:paraId="4DBA43F8" w14:textId="77777777" w:rsidR="008C539B" w:rsidRPr="001058B5" w:rsidRDefault="00C12992">
      <w:pPr>
        <w:pStyle w:val="Heading7"/>
        <w:numPr>
          <w:ilvl w:val="0"/>
          <w:numId w:val="16"/>
        </w:numPr>
        <w:tabs>
          <w:tab w:val="left" w:pos="2020"/>
        </w:tabs>
        <w:spacing w:before="116"/>
        <w:ind w:right="993"/>
        <w:jc w:val="left"/>
        <w:rPr>
          <w:rFonts w:ascii="Arial" w:hAnsi="Arial" w:cs="Arial"/>
        </w:rPr>
      </w:pPr>
      <w:r w:rsidRPr="001058B5">
        <w:rPr>
          <w:rFonts w:ascii="Arial" w:hAnsi="Arial" w:cs="Arial"/>
          <w:spacing w:val="-12"/>
        </w:rPr>
        <w:t>To</w:t>
      </w:r>
      <w:r w:rsidRPr="001058B5">
        <w:rPr>
          <w:rFonts w:ascii="Arial" w:hAnsi="Arial" w:cs="Arial"/>
          <w:spacing w:val="-3"/>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longer,</w:t>
      </w:r>
      <w:r w:rsidRPr="001058B5">
        <w:rPr>
          <w:rFonts w:ascii="Arial" w:hAnsi="Arial" w:cs="Arial"/>
          <w:spacing w:val="-4"/>
        </w:rPr>
        <w:t xml:space="preserve"> </w:t>
      </w:r>
      <w:r w:rsidRPr="001058B5">
        <w:rPr>
          <w:rFonts w:ascii="Arial" w:hAnsi="Arial" w:cs="Arial"/>
        </w:rPr>
        <w:t>more</w:t>
      </w:r>
      <w:r w:rsidRPr="001058B5">
        <w:rPr>
          <w:rFonts w:ascii="Arial" w:hAnsi="Arial" w:cs="Arial"/>
          <w:spacing w:val="-4"/>
        </w:rPr>
        <w:t xml:space="preserve"> </w:t>
      </w:r>
      <w:r w:rsidRPr="001058B5">
        <w:rPr>
          <w:rFonts w:ascii="Arial" w:hAnsi="Arial" w:cs="Arial"/>
        </w:rPr>
        <w:t>complex</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shorter,</w:t>
      </w:r>
      <w:r w:rsidRPr="001058B5">
        <w:rPr>
          <w:rFonts w:ascii="Arial" w:hAnsi="Arial" w:cs="Arial"/>
          <w:spacing w:val="-5"/>
        </w:rPr>
        <w:t xml:space="preserve"> </w:t>
      </w:r>
      <w:r w:rsidRPr="001058B5">
        <w:rPr>
          <w:rFonts w:ascii="Arial" w:hAnsi="Arial" w:cs="Arial"/>
        </w:rPr>
        <w:t>easier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remember password, follow these</w:t>
      </w:r>
      <w:r w:rsidRPr="001058B5">
        <w:rPr>
          <w:rFonts w:ascii="Arial" w:hAnsi="Arial" w:cs="Arial"/>
          <w:spacing w:val="-3"/>
        </w:rPr>
        <w:t xml:space="preserve"> </w:t>
      </w:r>
      <w:r w:rsidRPr="001058B5">
        <w:rPr>
          <w:rFonts w:ascii="Arial" w:hAnsi="Arial" w:cs="Arial"/>
        </w:rPr>
        <w:t>techniques:</w:t>
      </w:r>
    </w:p>
    <w:p w14:paraId="7DCE6798" w14:textId="77777777" w:rsidR="008C539B" w:rsidRPr="001058B5" w:rsidRDefault="00C12992">
      <w:pPr>
        <w:pStyle w:val="ListParagraph"/>
        <w:numPr>
          <w:ilvl w:val="0"/>
          <w:numId w:val="15"/>
        </w:numPr>
        <w:tabs>
          <w:tab w:val="left" w:pos="2380"/>
        </w:tabs>
        <w:spacing w:before="119" w:line="232" w:lineRule="auto"/>
        <w:ind w:right="944"/>
        <w:rPr>
          <w:rFonts w:ascii="Arial" w:hAnsi="Arial" w:cs="Arial"/>
          <w:sz w:val="20"/>
        </w:rPr>
      </w:pPr>
      <w:r w:rsidRPr="001058B5">
        <w:rPr>
          <w:rFonts w:ascii="Arial" w:hAnsi="Arial" w:cs="Arial"/>
          <w:sz w:val="20"/>
        </w:rPr>
        <w:t>Create passwords from the first letters of the words of an easy-to-remember sentence. For example, "I usually work until 6 almost every day of the</w:t>
      </w:r>
      <w:r w:rsidRPr="001058B5">
        <w:rPr>
          <w:rFonts w:ascii="Arial" w:hAnsi="Arial" w:cs="Arial"/>
          <w:spacing w:val="-32"/>
          <w:sz w:val="20"/>
        </w:rPr>
        <w:t xml:space="preserve"> </w:t>
      </w:r>
      <w:r w:rsidRPr="001058B5">
        <w:rPr>
          <w:rFonts w:ascii="Arial" w:hAnsi="Arial" w:cs="Arial"/>
          <w:sz w:val="20"/>
        </w:rPr>
        <w:t>week" can be</w:t>
      </w:r>
      <w:r w:rsidRPr="001058B5">
        <w:rPr>
          <w:rFonts w:ascii="Arial" w:hAnsi="Arial" w:cs="Arial"/>
          <w:spacing w:val="-5"/>
          <w:sz w:val="20"/>
        </w:rPr>
        <w:t xml:space="preserve"> </w:t>
      </w:r>
      <w:r w:rsidRPr="001058B5">
        <w:rPr>
          <w:rFonts w:ascii="Arial" w:hAnsi="Arial" w:cs="Arial"/>
          <w:sz w:val="20"/>
        </w:rPr>
        <w:t>Iuwu6aedotw.</w:t>
      </w:r>
    </w:p>
    <w:p w14:paraId="72691EA3"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Combine</w:t>
      </w:r>
      <w:r w:rsidRPr="001058B5">
        <w:rPr>
          <w:rFonts w:ascii="Arial" w:hAnsi="Arial" w:cs="Arial"/>
          <w:spacing w:val="-6"/>
          <w:sz w:val="20"/>
        </w:rPr>
        <w:t xml:space="preserve"> </w:t>
      </w:r>
      <w:r w:rsidRPr="001058B5">
        <w:rPr>
          <w:rFonts w:ascii="Arial" w:hAnsi="Arial" w:cs="Arial"/>
          <w:sz w:val="20"/>
        </w:rPr>
        <w:t>two</w:t>
      </w:r>
      <w:r w:rsidRPr="001058B5">
        <w:rPr>
          <w:rFonts w:ascii="Arial" w:hAnsi="Arial" w:cs="Arial"/>
          <w:spacing w:val="-6"/>
          <w:sz w:val="20"/>
        </w:rPr>
        <w:t xml:space="preserve"> </w:t>
      </w:r>
      <w:r w:rsidRPr="001058B5">
        <w:rPr>
          <w:rFonts w:ascii="Arial" w:hAnsi="Arial" w:cs="Arial"/>
          <w:sz w:val="20"/>
        </w:rPr>
        <w:t>weaker</w:t>
      </w:r>
      <w:r w:rsidRPr="001058B5">
        <w:rPr>
          <w:rFonts w:ascii="Arial" w:hAnsi="Arial" w:cs="Arial"/>
          <w:spacing w:val="-6"/>
          <w:sz w:val="20"/>
        </w:rPr>
        <w:t xml:space="preserve"> </w:t>
      </w: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such</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welcome1</w:t>
      </w:r>
      <w:r w:rsidRPr="001058B5">
        <w:rPr>
          <w:rFonts w:ascii="Arial" w:hAnsi="Arial" w:cs="Arial"/>
          <w:spacing w:val="-82"/>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binky</w:t>
      </w:r>
      <w:r w:rsidRPr="001058B5">
        <w:rPr>
          <w:rFonts w:ascii="Arial" w:hAnsi="Arial" w:cs="Arial"/>
          <w:spacing w:val="-82"/>
          <w:sz w:val="20"/>
        </w:rPr>
        <w:t xml:space="preserve"> </w:t>
      </w:r>
      <w:r w:rsidRPr="001058B5">
        <w:rPr>
          <w:rFonts w:ascii="Arial" w:hAnsi="Arial" w:cs="Arial"/>
          <w:sz w:val="20"/>
        </w:rPr>
        <w:t>into</w:t>
      </w:r>
    </w:p>
    <w:p w14:paraId="45C94D20"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WelBinkyCome1.</w:t>
      </w:r>
    </w:p>
    <w:p w14:paraId="56A08C7B" w14:textId="77777777" w:rsidR="008C539B" w:rsidRPr="001058B5" w:rsidRDefault="00C12992">
      <w:pPr>
        <w:pStyle w:val="ListParagraph"/>
        <w:numPr>
          <w:ilvl w:val="0"/>
          <w:numId w:val="15"/>
        </w:numPr>
        <w:tabs>
          <w:tab w:val="left" w:pos="2380"/>
        </w:tabs>
        <w:spacing w:before="107"/>
        <w:rPr>
          <w:rFonts w:ascii="Arial" w:hAnsi="Arial" w:cs="Arial"/>
          <w:sz w:val="20"/>
        </w:rPr>
      </w:pPr>
      <w:r w:rsidRPr="001058B5">
        <w:rPr>
          <w:rFonts w:ascii="Arial" w:hAnsi="Arial" w:cs="Arial"/>
          <w:sz w:val="20"/>
        </w:rPr>
        <w:t>Repeat a character at the beginning or end of the</w:t>
      </w:r>
      <w:r w:rsidRPr="001058B5">
        <w:rPr>
          <w:rFonts w:ascii="Arial" w:hAnsi="Arial" w:cs="Arial"/>
          <w:spacing w:val="-5"/>
          <w:sz w:val="20"/>
        </w:rPr>
        <w:t xml:space="preserve"> </w:t>
      </w:r>
      <w:r w:rsidRPr="001058B5">
        <w:rPr>
          <w:rFonts w:ascii="Arial" w:hAnsi="Arial" w:cs="Arial"/>
          <w:sz w:val="20"/>
        </w:rPr>
        <w:t>password.</w:t>
      </w:r>
    </w:p>
    <w:p w14:paraId="683A2BF0" w14:textId="77777777" w:rsidR="008C539B" w:rsidRPr="001058B5" w:rsidRDefault="00C12992">
      <w:pPr>
        <w:pStyle w:val="ListParagraph"/>
        <w:numPr>
          <w:ilvl w:val="0"/>
          <w:numId w:val="15"/>
        </w:numPr>
        <w:tabs>
          <w:tab w:val="left" w:pos="2380"/>
        </w:tabs>
        <w:spacing w:before="118" w:line="232" w:lineRule="auto"/>
        <w:ind w:right="944"/>
        <w:rPr>
          <w:rFonts w:ascii="Arial" w:hAnsi="Arial" w:cs="Arial"/>
          <w:sz w:val="20"/>
        </w:rPr>
      </w:pPr>
      <w:r w:rsidRPr="001058B5">
        <w:rPr>
          <w:rFonts w:ascii="Arial" w:hAnsi="Arial" w:cs="Arial"/>
          <w:sz w:val="20"/>
        </w:rPr>
        <w:t>Add a string, another password, or part the same password to the</w:t>
      </w:r>
      <w:r w:rsidRPr="001058B5">
        <w:rPr>
          <w:rFonts w:ascii="Arial" w:hAnsi="Arial" w:cs="Arial"/>
          <w:spacing w:val="-33"/>
          <w:sz w:val="20"/>
        </w:rPr>
        <w:t xml:space="preserve"> </w:t>
      </w:r>
      <w:r w:rsidRPr="001058B5">
        <w:rPr>
          <w:rFonts w:ascii="Arial" w:hAnsi="Arial" w:cs="Arial"/>
          <w:sz w:val="20"/>
        </w:rPr>
        <w:t>beginning or end of the password that you want to create. For example, ways that you can modify the password fussy2all</w:t>
      </w:r>
      <w:r w:rsidRPr="001058B5">
        <w:rPr>
          <w:rFonts w:ascii="Arial" w:hAnsi="Arial" w:cs="Arial"/>
          <w:spacing w:val="-104"/>
          <w:sz w:val="20"/>
        </w:rPr>
        <w:t xml:space="preserve"> </w:t>
      </w:r>
      <w:r w:rsidRPr="001058B5">
        <w:rPr>
          <w:rFonts w:ascii="Arial" w:hAnsi="Arial" w:cs="Arial"/>
          <w:sz w:val="20"/>
        </w:rPr>
        <w:t>are as follows:</w:t>
      </w:r>
    </w:p>
    <w:p w14:paraId="1AB48D8D" w14:textId="77777777" w:rsidR="008C539B" w:rsidRPr="001058B5" w:rsidRDefault="00C12992">
      <w:pPr>
        <w:pStyle w:val="ListParagraph"/>
        <w:numPr>
          <w:ilvl w:val="1"/>
          <w:numId w:val="15"/>
        </w:numPr>
        <w:tabs>
          <w:tab w:val="left" w:pos="2739"/>
          <w:tab w:val="left" w:pos="2740"/>
        </w:tabs>
        <w:ind w:left="2740"/>
        <w:rPr>
          <w:rFonts w:ascii="Arial" w:hAnsi="Arial" w:cs="Arial"/>
          <w:sz w:val="20"/>
        </w:rPr>
      </w:pPr>
      <w:r w:rsidRPr="001058B5">
        <w:rPr>
          <w:rFonts w:ascii="Arial" w:hAnsi="Arial" w:cs="Arial"/>
          <w:w w:val="95"/>
          <w:sz w:val="20"/>
        </w:rPr>
        <w:t>fussy2all34hj2</w:t>
      </w:r>
    </w:p>
    <w:p w14:paraId="1BA71B43"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WelBinkyCome1fussy2all</w:t>
      </w:r>
    </w:p>
    <w:p w14:paraId="74CDA64A"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fusfussy2all</w:t>
      </w:r>
    </w:p>
    <w:p w14:paraId="107153A1"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Double</w:t>
      </w:r>
      <w:r w:rsidRPr="001058B5">
        <w:rPr>
          <w:rFonts w:ascii="Arial" w:hAnsi="Arial" w:cs="Arial"/>
          <w:spacing w:val="-5"/>
          <w:sz w:val="20"/>
        </w:rPr>
        <w:t xml:space="preserve"> </w:t>
      </w:r>
      <w:r w:rsidRPr="001058B5">
        <w:rPr>
          <w:rFonts w:ascii="Arial" w:hAnsi="Arial" w:cs="Arial"/>
          <w:sz w:val="20"/>
        </w:rPr>
        <w:t>some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letters.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welcome13</w:t>
      </w:r>
      <w:r w:rsidRPr="001058B5">
        <w:rPr>
          <w:rFonts w:ascii="Arial" w:hAnsi="Arial" w:cs="Arial"/>
          <w:spacing w:val="-82"/>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become</w:t>
      </w:r>
    </w:p>
    <w:p w14:paraId="66A20CF2"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wwellCcooMmee13.</w:t>
      </w:r>
    </w:p>
    <w:p w14:paraId="71D7885D" w14:textId="77777777" w:rsidR="008C539B" w:rsidRPr="001058B5" w:rsidRDefault="00C12992">
      <w:pPr>
        <w:pStyle w:val="Heading7"/>
        <w:numPr>
          <w:ilvl w:val="0"/>
          <w:numId w:val="16"/>
        </w:numPr>
        <w:tabs>
          <w:tab w:val="left" w:pos="2020"/>
        </w:tabs>
        <w:spacing w:before="111"/>
        <w:jc w:val="left"/>
        <w:rPr>
          <w:rFonts w:ascii="Arial" w:hAnsi="Arial" w:cs="Arial"/>
        </w:rPr>
      </w:pPr>
      <w:r w:rsidRPr="001058B5">
        <w:rPr>
          <w:rFonts w:ascii="Arial" w:hAnsi="Arial" w:cs="Arial"/>
        </w:rPr>
        <w:t>Ensure that the password is sufficiently</w:t>
      </w:r>
      <w:r w:rsidRPr="001058B5">
        <w:rPr>
          <w:rFonts w:ascii="Arial" w:hAnsi="Arial" w:cs="Arial"/>
          <w:spacing w:val="-5"/>
        </w:rPr>
        <w:t xml:space="preserve"> </w:t>
      </w:r>
      <w:r w:rsidRPr="001058B5">
        <w:rPr>
          <w:rFonts w:ascii="Arial" w:hAnsi="Arial" w:cs="Arial"/>
        </w:rPr>
        <w:t>complex.</w:t>
      </w:r>
    </w:p>
    <w:p w14:paraId="74973990" w14:textId="77777777" w:rsidR="008C539B" w:rsidRPr="001058B5" w:rsidRDefault="00C12992">
      <w:pPr>
        <w:pStyle w:val="BodyText"/>
        <w:spacing w:before="123" w:line="230" w:lineRule="auto"/>
        <w:ind w:left="2020" w:right="785"/>
        <w:rPr>
          <w:rFonts w:ascii="Arial" w:hAnsi="Arial" w:cs="Arial"/>
        </w:rPr>
      </w:pPr>
      <w:r w:rsidRPr="001058B5">
        <w:rPr>
          <w:rFonts w:ascii="Arial" w:hAnsi="Arial" w:cs="Arial"/>
        </w:rPr>
        <w:t>Oracle Database provides a password verification routine, the PL/SQL script UTLPWDMG.SQL,</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check</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1"/>
        </w:rPr>
        <w:t xml:space="preserve"> </w:t>
      </w:r>
      <w:r w:rsidRPr="001058B5">
        <w:rPr>
          <w:rFonts w:ascii="Arial" w:hAnsi="Arial" w:cs="Arial"/>
        </w:rPr>
        <w:t>passwords</w:t>
      </w:r>
      <w:r w:rsidRPr="001058B5">
        <w:rPr>
          <w:rFonts w:ascii="Arial" w:hAnsi="Arial" w:cs="Arial"/>
          <w:spacing w:val="-21"/>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suff</w:t>
      </w:r>
      <w:bookmarkStart w:id="1996" w:name="_bookmark2172"/>
      <w:bookmarkEnd w:id="1996"/>
      <w:r w:rsidRPr="001058B5">
        <w:rPr>
          <w:rFonts w:ascii="Arial" w:hAnsi="Arial" w:cs="Arial"/>
        </w:rPr>
        <w:t xml:space="preserve">iciently complex. </w:t>
      </w:r>
      <w:r w:rsidRPr="001058B5">
        <w:rPr>
          <w:rFonts w:ascii="Arial" w:hAnsi="Arial" w:cs="Arial"/>
          <w:spacing w:val="-3"/>
        </w:rPr>
        <w:t xml:space="preserve">Ideally, </w:t>
      </w:r>
      <w:r w:rsidRPr="001058B5">
        <w:rPr>
          <w:rFonts w:ascii="Arial" w:hAnsi="Arial" w:cs="Arial"/>
        </w:rPr>
        <w:t xml:space="preserve">edit the UTLPWDMG.SQL script to provide stronger password protections. See also </w:t>
      </w:r>
      <w:hyperlink w:anchor="_bookmark269" w:history="1">
        <w:r w:rsidRPr="001058B5">
          <w:rPr>
            <w:rFonts w:ascii="Arial" w:hAnsi="Arial" w:cs="Arial"/>
            <w:color w:val="0000CC"/>
          </w:rPr>
          <w:t xml:space="preserve">"Enforcing Password Complexity Verification" </w:t>
        </w:r>
      </w:hyperlink>
      <w:hyperlink w:anchor="_bookmark269" w:history="1">
        <w:r w:rsidRPr="001058B5">
          <w:rPr>
            <w:rFonts w:ascii="Arial" w:hAnsi="Arial" w:cs="Arial"/>
          </w:rPr>
          <w:t xml:space="preserve">on page </w:t>
        </w:r>
        <w:r w:rsidRPr="001058B5">
          <w:rPr>
            <w:rFonts w:ascii="Arial" w:hAnsi="Arial" w:cs="Arial"/>
            <w:spacing w:val="-4"/>
          </w:rPr>
          <w:t>3-11</w:t>
        </w:r>
      </w:hyperlink>
      <w:r w:rsidRPr="001058B5">
        <w:rPr>
          <w:rFonts w:ascii="Arial" w:hAnsi="Arial" w:cs="Arial"/>
          <w:spacing w:val="-4"/>
        </w:rPr>
        <w:t xml:space="preserve"> </w:t>
      </w:r>
      <w:r w:rsidRPr="001058B5">
        <w:rPr>
          <w:rFonts w:ascii="Arial" w:hAnsi="Arial" w:cs="Arial"/>
        </w:rPr>
        <w:t>for a sample routine that you can use to check</w:t>
      </w:r>
      <w:r w:rsidRPr="001058B5">
        <w:rPr>
          <w:rFonts w:ascii="Arial" w:hAnsi="Arial" w:cs="Arial"/>
          <w:spacing w:val="-7"/>
        </w:rPr>
        <w:t xml:space="preserve"> </w:t>
      </w:r>
      <w:r w:rsidRPr="001058B5">
        <w:rPr>
          <w:rFonts w:ascii="Arial" w:hAnsi="Arial" w:cs="Arial"/>
        </w:rPr>
        <w:t>passwords.</w:t>
      </w:r>
    </w:p>
    <w:p w14:paraId="68884B29" w14:textId="77777777" w:rsidR="008C539B" w:rsidRPr="001058B5" w:rsidRDefault="00C12992">
      <w:pPr>
        <w:pStyle w:val="Heading7"/>
        <w:numPr>
          <w:ilvl w:val="0"/>
          <w:numId w:val="16"/>
        </w:numPr>
        <w:tabs>
          <w:tab w:val="left" w:pos="2020"/>
        </w:tabs>
        <w:spacing w:before="116"/>
        <w:jc w:val="left"/>
        <w:rPr>
          <w:rFonts w:ascii="Arial" w:hAnsi="Arial" w:cs="Arial"/>
        </w:rPr>
      </w:pPr>
      <w:r w:rsidRPr="001058B5">
        <w:rPr>
          <w:rFonts w:ascii="Arial" w:hAnsi="Arial" w:cs="Arial"/>
        </w:rPr>
        <w:t>Associate a password function with the user profile or the default</w:t>
      </w:r>
      <w:r w:rsidRPr="001058B5">
        <w:rPr>
          <w:rFonts w:ascii="Arial" w:hAnsi="Arial" w:cs="Arial"/>
          <w:spacing w:val="-13"/>
        </w:rPr>
        <w:t xml:space="preserve"> </w:t>
      </w:r>
      <w:r w:rsidRPr="001058B5">
        <w:rPr>
          <w:rFonts w:ascii="Arial" w:hAnsi="Arial" w:cs="Arial"/>
        </w:rPr>
        <w:t>profile.</w:t>
      </w:r>
    </w:p>
    <w:p w14:paraId="4FB85BDB" w14:textId="77777777" w:rsidR="008C539B" w:rsidRPr="001058B5" w:rsidRDefault="00C12992">
      <w:pPr>
        <w:pStyle w:val="BodyText"/>
        <w:spacing w:before="115" w:line="246" w:lineRule="exact"/>
        <w:ind w:left="2020"/>
        <w:rPr>
          <w:rFonts w:ascii="Arial" w:hAnsi="Arial" w:cs="Arial"/>
        </w:rPr>
      </w:pPr>
      <w:r w:rsidRPr="001058B5">
        <w:rPr>
          <w:rFonts w:ascii="Arial" w:hAnsi="Arial" w:cs="Arial"/>
          <w:w w:val="90"/>
        </w:rPr>
        <w:t>The PASSWORD_VERIFY_FUNCTION</w:t>
      </w:r>
      <w:r w:rsidRPr="001058B5">
        <w:rPr>
          <w:rFonts w:ascii="Arial" w:hAnsi="Arial" w:cs="Arial"/>
          <w:spacing w:val="-74"/>
          <w:w w:val="90"/>
        </w:rPr>
        <w:t xml:space="preserve"> </w:t>
      </w:r>
      <w:r w:rsidRPr="001058B5">
        <w:rPr>
          <w:rFonts w:ascii="Arial" w:hAnsi="Arial" w:cs="Arial"/>
          <w:w w:val="90"/>
        </w:rPr>
        <w:t>clause of the CREATE PROFILE</w:t>
      </w:r>
      <w:r w:rsidRPr="001058B5">
        <w:rPr>
          <w:rFonts w:ascii="Arial" w:hAnsi="Arial" w:cs="Arial"/>
          <w:spacing w:val="-73"/>
          <w:w w:val="90"/>
        </w:rPr>
        <w:t xml:space="preserve"> </w:t>
      </w:r>
      <w:r w:rsidRPr="001058B5">
        <w:rPr>
          <w:rFonts w:ascii="Arial" w:hAnsi="Arial" w:cs="Arial"/>
          <w:w w:val="90"/>
        </w:rPr>
        <w:t>and ALTER PROFILE</w:t>
      </w:r>
    </w:p>
    <w:p w14:paraId="6EA8B2FA" w14:textId="77777777" w:rsidR="008C539B" w:rsidRPr="001058B5" w:rsidRDefault="00C12992">
      <w:pPr>
        <w:pStyle w:val="BodyText"/>
        <w:spacing w:before="2" w:line="230" w:lineRule="auto"/>
        <w:ind w:left="2019" w:right="794"/>
        <w:rPr>
          <w:rFonts w:ascii="Arial" w:hAnsi="Arial" w:cs="Arial"/>
        </w:rPr>
      </w:pPr>
      <w:r w:rsidRPr="001058B5">
        <w:rPr>
          <w:rFonts w:ascii="Arial" w:hAnsi="Arial" w:cs="Arial"/>
        </w:rPr>
        <w:t>statements associates a password function with a user profile or the default profile. Password functions ensure that users create strong passwords using guidelines that are specific to your site. Having a password function also requires a user changing his or her own password (without the ALTER USER system privilege) to provide both the old and new passwords. You can create your own password functions or use the password functions that Oracle Database provides.</w:t>
      </w:r>
    </w:p>
    <w:p w14:paraId="58E71987" w14:textId="77777777" w:rsidR="008C539B" w:rsidRPr="001058B5" w:rsidRDefault="00C12992">
      <w:pPr>
        <w:pStyle w:val="BodyText"/>
        <w:spacing w:before="123" w:line="232" w:lineRule="auto"/>
        <w:ind w:left="2020" w:right="848"/>
        <w:rPr>
          <w:rFonts w:ascii="Arial" w:hAnsi="Arial" w:cs="Arial"/>
        </w:rPr>
      </w:pPr>
      <w:r w:rsidRPr="001058B5">
        <w:rPr>
          <w:rFonts w:ascii="Arial" w:hAnsi="Arial" w:cs="Arial"/>
        </w:rPr>
        <w:t xml:space="preserve">See </w:t>
      </w:r>
      <w:hyperlink w:anchor="_bookmark273" w:history="1">
        <w:r w:rsidRPr="001058B5">
          <w:rPr>
            <w:rFonts w:ascii="Arial" w:hAnsi="Arial" w:cs="Arial"/>
            <w:color w:val="0000CC"/>
          </w:rPr>
          <w:t xml:space="preserve">"Customizing Password Complexity Verification" </w:t>
        </w:r>
        <w:r w:rsidRPr="001058B5">
          <w:rPr>
            <w:rFonts w:ascii="Arial" w:hAnsi="Arial" w:cs="Arial"/>
          </w:rPr>
          <w:t xml:space="preserve">on page 3-12 </w:t>
        </w:r>
      </w:hyperlink>
      <w:r w:rsidRPr="001058B5">
        <w:rPr>
          <w:rFonts w:ascii="Arial" w:hAnsi="Arial" w:cs="Arial"/>
        </w:rPr>
        <w:t>for more info</w:t>
      </w:r>
      <w:bookmarkStart w:id="1997" w:name="_bookmark2173"/>
      <w:bookmarkEnd w:id="1997"/>
      <w:r w:rsidRPr="001058B5">
        <w:rPr>
          <w:rFonts w:ascii="Arial" w:hAnsi="Arial" w:cs="Arial"/>
        </w:rPr>
        <w:t>rmation.</w:t>
      </w:r>
    </w:p>
    <w:p w14:paraId="34CB41DC" w14:textId="77777777" w:rsidR="008C539B" w:rsidRPr="001058B5" w:rsidRDefault="00C12992">
      <w:pPr>
        <w:pStyle w:val="Heading7"/>
        <w:numPr>
          <w:ilvl w:val="0"/>
          <w:numId w:val="16"/>
        </w:numPr>
        <w:tabs>
          <w:tab w:val="left" w:pos="2020"/>
        </w:tabs>
        <w:spacing w:before="116"/>
        <w:jc w:val="left"/>
        <w:rPr>
          <w:rFonts w:ascii="Arial" w:hAnsi="Arial" w:cs="Arial"/>
        </w:rPr>
      </w:pPr>
      <w:bookmarkStart w:id="1998" w:name="_bookmark2174"/>
      <w:bookmarkEnd w:id="1998"/>
      <w:r w:rsidRPr="001058B5">
        <w:rPr>
          <w:rFonts w:ascii="Arial" w:hAnsi="Arial" w:cs="Arial"/>
        </w:rPr>
        <w:t>Change default user</w:t>
      </w:r>
      <w:r w:rsidRPr="001058B5">
        <w:rPr>
          <w:rFonts w:ascii="Arial" w:hAnsi="Arial" w:cs="Arial"/>
          <w:spacing w:val="-1"/>
        </w:rPr>
        <w:t xml:space="preserve"> </w:t>
      </w:r>
      <w:r w:rsidRPr="001058B5">
        <w:rPr>
          <w:rFonts w:ascii="Arial" w:hAnsi="Arial" w:cs="Arial"/>
        </w:rPr>
        <w:t>passwords.</w:t>
      </w:r>
    </w:p>
    <w:p w14:paraId="74AA6B63" w14:textId="77777777" w:rsidR="008C539B" w:rsidRPr="001058B5" w:rsidRDefault="008C539B">
      <w:pPr>
        <w:rPr>
          <w:rFonts w:ascii="Arial" w:hAnsi="Arial" w:cs="Arial"/>
        </w:rPr>
        <w:sectPr w:rsidR="008C539B" w:rsidRPr="001058B5">
          <w:headerReference w:type="even" r:id="rId251"/>
          <w:headerReference w:type="default" r:id="rId252"/>
          <w:pgSz w:w="12240" w:h="15840"/>
          <w:pgMar w:top="840" w:right="1060" w:bottom="860" w:left="1100" w:header="549" w:footer="663" w:gutter="0"/>
          <w:cols w:space="720"/>
        </w:sectPr>
      </w:pPr>
    </w:p>
    <w:p w14:paraId="48E6A655" w14:textId="77777777" w:rsidR="008C539B" w:rsidRPr="001058B5" w:rsidRDefault="008C539B">
      <w:pPr>
        <w:pStyle w:val="BodyText"/>
        <w:spacing w:before="3"/>
        <w:rPr>
          <w:rFonts w:ascii="Arial" w:hAnsi="Arial" w:cs="Arial"/>
          <w:b/>
          <w:sz w:val="26"/>
        </w:rPr>
      </w:pPr>
    </w:p>
    <w:p w14:paraId="5387DDF9" w14:textId="77777777" w:rsidR="008C539B" w:rsidRPr="001058B5" w:rsidRDefault="00C12992">
      <w:pPr>
        <w:pStyle w:val="BodyText"/>
        <w:spacing w:before="100" w:line="230" w:lineRule="auto"/>
        <w:ind w:left="2619" w:right="185"/>
        <w:rPr>
          <w:rFonts w:ascii="Arial" w:hAnsi="Arial" w:cs="Arial"/>
        </w:rPr>
      </w:pPr>
      <w:bookmarkStart w:id="1999" w:name="_bookmark2176"/>
      <w:bookmarkEnd w:id="1999"/>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installs</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predefined,</w:t>
      </w:r>
      <w:r w:rsidRPr="001058B5">
        <w:rPr>
          <w:rFonts w:ascii="Arial" w:hAnsi="Arial" w:cs="Arial"/>
          <w:spacing w:val="-4"/>
        </w:rPr>
        <w:t xml:space="preserve"> </w:t>
      </w:r>
      <w:r w:rsidRPr="001058B5">
        <w:rPr>
          <w:rFonts w:ascii="Arial" w:hAnsi="Arial" w:cs="Arial"/>
        </w:rPr>
        <w:t>default</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ac</w:t>
      </w:r>
      <w:bookmarkStart w:id="2000" w:name="_bookmark2175"/>
      <w:bookmarkEnd w:id="2000"/>
      <w:r w:rsidRPr="001058B5">
        <w:rPr>
          <w:rFonts w:ascii="Arial" w:hAnsi="Arial" w:cs="Arial"/>
        </w:rPr>
        <w:t>counts.</w:t>
      </w:r>
      <w:r w:rsidRPr="001058B5">
        <w:rPr>
          <w:rFonts w:ascii="Arial" w:hAnsi="Arial" w:cs="Arial"/>
          <w:spacing w:val="-5"/>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is most easily broken when a default database user account still has a default password</w:t>
      </w:r>
      <w:r w:rsidRPr="001058B5">
        <w:rPr>
          <w:rFonts w:ascii="Arial" w:hAnsi="Arial" w:cs="Arial"/>
          <w:spacing w:val="-10"/>
        </w:rPr>
        <w:t xml:space="preserve"> </w:t>
      </w:r>
      <w:r w:rsidRPr="001058B5">
        <w:rPr>
          <w:rFonts w:ascii="Arial" w:hAnsi="Arial" w:cs="Arial"/>
          <w:i/>
        </w:rPr>
        <w:t>even</w:t>
      </w:r>
      <w:r w:rsidRPr="001058B5">
        <w:rPr>
          <w:rFonts w:ascii="Arial" w:hAnsi="Arial" w:cs="Arial"/>
          <w:i/>
          <w:spacing w:val="-10"/>
        </w:rPr>
        <w:t xml:space="preserve"> </w:t>
      </w:r>
      <w:r w:rsidRPr="001058B5">
        <w:rPr>
          <w:rFonts w:ascii="Arial" w:hAnsi="Arial" w:cs="Arial"/>
          <w:i/>
        </w:rPr>
        <w:t>after</w:t>
      </w:r>
      <w:r w:rsidRPr="001058B5">
        <w:rPr>
          <w:rFonts w:ascii="Arial" w:hAnsi="Arial" w:cs="Arial"/>
          <w:i/>
          <w:spacing w:val="-10"/>
        </w:rPr>
        <w:t xml:space="preserve"> </w:t>
      </w:r>
      <w:r w:rsidRPr="001058B5">
        <w:rPr>
          <w:rFonts w:ascii="Arial" w:hAnsi="Arial" w:cs="Arial"/>
          <w:i/>
        </w:rPr>
        <w:t>installation</w:t>
      </w:r>
      <w:r w:rsidRPr="001058B5">
        <w:rPr>
          <w:rFonts w:ascii="Arial" w:hAnsi="Arial" w:cs="Arial"/>
        </w:rPr>
        <w: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particularly</w:t>
      </w:r>
      <w:r w:rsidRPr="001058B5">
        <w:rPr>
          <w:rFonts w:ascii="Arial" w:hAnsi="Arial" w:cs="Arial"/>
          <w:spacing w:val="-11"/>
        </w:rPr>
        <w:t xml:space="preserve"> </w:t>
      </w:r>
      <w:r w:rsidRPr="001058B5">
        <w:rPr>
          <w:rFonts w:ascii="Arial" w:hAnsi="Arial" w:cs="Arial"/>
        </w:rPr>
        <w:t>true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 xml:space="preserve">SCOTT, which is a well known account that may be vulnerable to intruders.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2 (11.2), default accounts are installed locked with the passwords expired, but if you have upgraded from a previous release, you may still have accounts that use default</w:t>
      </w:r>
      <w:r w:rsidRPr="001058B5">
        <w:rPr>
          <w:rFonts w:ascii="Arial" w:hAnsi="Arial" w:cs="Arial"/>
          <w:spacing w:val="-5"/>
        </w:rPr>
        <w:t xml:space="preserve"> </w:t>
      </w:r>
      <w:r w:rsidRPr="001058B5">
        <w:rPr>
          <w:rFonts w:ascii="Arial" w:hAnsi="Arial" w:cs="Arial"/>
        </w:rPr>
        <w:t>passwords.</w:t>
      </w:r>
    </w:p>
    <w:p w14:paraId="1E5B8428" w14:textId="77777777" w:rsidR="008C539B" w:rsidRPr="001058B5" w:rsidRDefault="00C12992">
      <w:pPr>
        <w:pStyle w:val="BodyText"/>
        <w:spacing w:before="128" w:line="228" w:lineRule="auto"/>
        <w:ind w:left="2620" w:right="485"/>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find</w:t>
      </w:r>
      <w:r w:rsidRPr="001058B5">
        <w:rPr>
          <w:rFonts w:ascii="Arial" w:hAnsi="Arial" w:cs="Arial"/>
          <w:spacing w:val="-27"/>
        </w:rPr>
        <w:t xml:space="preserve"> </w:t>
      </w:r>
      <w:r w:rsidRPr="001058B5">
        <w:rPr>
          <w:rFonts w:ascii="Arial" w:hAnsi="Arial" w:cs="Arial"/>
        </w:rPr>
        <w:t>user</w:t>
      </w:r>
      <w:r w:rsidRPr="001058B5">
        <w:rPr>
          <w:rFonts w:ascii="Arial" w:hAnsi="Arial" w:cs="Arial"/>
          <w:spacing w:val="-27"/>
        </w:rPr>
        <w:t xml:space="preserve"> </w:t>
      </w:r>
      <w:r w:rsidRPr="001058B5">
        <w:rPr>
          <w:rFonts w:ascii="Arial" w:hAnsi="Arial" w:cs="Arial"/>
        </w:rPr>
        <w:t>accounts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have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passwords,</w:t>
      </w:r>
      <w:r w:rsidRPr="001058B5">
        <w:rPr>
          <w:rFonts w:ascii="Arial" w:hAnsi="Arial" w:cs="Arial"/>
          <w:spacing w:val="-27"/>
        </w:rPr>
        <w:t xml:space="preserve"> </w:t>
      </w:r>
      <w:r w:rsidRPr="001058B5">
        <w:rPr>
          <w:rFonts w:ascii="Arial" w:hAnsi="Arial" w:cs="Arial"/>
        </w:rPr>
        <w:t>query</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DBA_USERS_WITH_ DEFPWD data dictionary </w:t>
      </w:r>
      <w:r w:rsidRPr="001058B5">
        <w:rPr>
          <w:rFonts w:ascii="Arial" w:hAnsi="Arial" w:cs="Arial"/>
          <w:spacing w:val="-4"/>
        </w:rPr>
        <w:t xml:space="preserve">view. </w:t>
      </w:r>
      <w:r w:rsidRPr="001058B5">
        <w:rPr>
          <w:rFonts w:ascii="Arial" w:hAnsi="Arial" w:cs="Arial"/>
        </w:rPr>
        <w:t xml:space="preserve">See </w:t>
      </w:r>
      <w:hyperlink w:anchor="_bookmark207" w:history="1">
        <w:r w:rsidRPr="001058B5">
          <w:rPr>
            <w:rFonts w:ascii="Arial" w:hAnsi="Arial" w:cs="Arial"/>
            <w:color w:val="0000CC"/>
          </w:rPr>
          <w:t>"Finding User Accounts That Have Default</w:t>
        </w:r>
      </w:hyperlink>
      <w:r w:rsidRPr="001058B5">
        <w:rPr>
          <w:rFonts w:ascii="Arial" w:hAnsi="Arial" w:cs="Arial"/>
          <w:color w:val="0000CC"/>
        </w:rPr>
        <w:t xml:space="preserve"> </w:t>
      </w:r>
      <w:hyperlink w:anchor="_bookmark207" w:history="1">
        <w:r w:rsidRPr="001058B5">
          <w:rPr>
            <w:rFonts w:ascii="Arial" w:hAnsi="Arial" w:cs="Arial"/>
            <w:color w:val="0000CC"/>
          </w:rPr>
          <w:t>Passwo</w:t>
        </w:r>
        <w:bookmarkStart w:id="2001" w:name="_bookmark2177"/>
        <w:bookmarkEnd w:id="2001"/>
        <w:r w:rsidRPr="001058B5">
          <w:rPr>
            <w:rFonts w:ascii="Arial" w:hAnsi="Arial" w:cs="Arial"/>
            <w:color w:val="0000CC"/>
          </w:rPr>
          <w:t xml:space="preserve">rds" </w:t>
        </w:r>
      </w:hyperlink>
      <w:hyperlink w:anchor="_bookmark207" w:history="1">
        <w:r w:rsidRPr="001058B5">
          <w:rPr>
            <w:rFonts w:ascii="Arial" w:hAnsi="Arial" w:cs="Arial"/>
          </w:rPr>
          <w:t xml:space="preserve">on page 3-4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37E9BF2F" w14:textId="77777777" w:rsidR="008C539B" w:rsidRPr="001058B5" w:rsidRDefault="00C12992">
      <w:pPr>
        <w:pStyle w:val="Heading7"/>
        <w:numPr>
          <w:ilvl w:val="0"/>
          <w:numId w:val="16"/>
        </w:numPr>
        <w:tabs>
          <w:tab w:val="left" w:pos="2620"/>
        </w:tabs>
        <w:spacing w:before="119"/>
        <w:ind w:firstLine="240"/>
        <w:jc w:val="left"/>
        <w:rPr>
          <w:rFonts w:ascii="Arial" w:hAnsi="Arial" w:cs="Arial"/>
        </w:rPr>
      </w:pPr>
      <w:bookmarkStart w:id="2002" w:name="_bookmark2178"/>
      <w:bookmarkStart w:id="2003" w:name="_bookmark2179"/>
      <w:bookmarkEnd w:id="2002"/>
      <w:bookmarkEnd w:id="2003"/>
      <w:r w:rsidRPr="001058B5">
        <w:rPr>
          <w:rFonts w:ascii="Arial" w:hAnsi="Arial" w:cs="Arial"/>
        </w:rPr>
        <w:t>Change default passwords of administrative</w:t>
      </w:r>
      <w:r w:rsidRPr="001058B5">
        <w:rPr>
          <w:rFonts w:ascii="Arial" w:hAnsi="Arial" w:cs="Arial"/>
          <w:spacing w:val="-3"/>
        </w:rPr>
        <w:t xml:space="preserve"> </w:t>
      </w:r>
      <w:r w:rsidRPr="001058B5">
        <w:rPr>
          <w:rFonts w:ascii="Arial" w:hAnsi="Arial" w:cs="Arial"/>
        </w:rPr>
        <w:t>users.</w:t>
      </w:r>
    </w:p>
    <w:p w14:paraId="1D5840F3" w14:textId="77777777" w:rsidR="008C539B" w:rsidRPr="001058B5" w:rsidRDefault="00C12992">
      <w:pPr>
        <w:pStyle w:val="BodyText"/>
        <w:spacing w:before="122" w:line="230" w:lineRule="auto"/>
        <w:ind w:left="2620" w:right="102"/>
        <w:rPr>
          <w:rFonts w:ascii="Arial" w:hAnsi="Arial" w:cs="Arial"/>
        </w:rPr>
      </w:pPr>
      <w:r w:rsidRPr="001058B5">
        <w:rPr>
          <w:rFonts w:ascii="Arial" w:hAnsi="Arial" w:cs="Arial"/>
          <w:spacing w:val="-6"/>
        </w:rPr>
        <w:t xml:space="preserve">You </w:t>
      </w:r>
      <w:r w:rsidRPr="001058B5">
        <w:rPr>
          <w:rFonts w:ascii="Arial" w:hAnsi="Arial" w:cs="Arial"/>
        </w:rPr>
        <w:t>can use the same or different passwords for the SYS,</w:t>
      </w:r>
      <w:bookmarkStart w:id="2004" w:name="_bookmark2184"/>
      <w:bookmarkEnd w:id="2004"/>
      <w:r w:rsidRPr="001058B5">
        <w:rPr>
          <w:rFonts w:ascii="Arial" w:hAnsi="Arial" w:cs="Arial"/>
        </w:rPr>
        <w:t xml:space="preserve"> SYSTEM,</w:t>
      </w:r>
      <w:bookmarkStart w:id="2005" w:name="_bookmark2180"/>
      <w:bookmarkStart w:id="2006" w:name="_bookmark2183"/>
      <w:bookmarkEnd w:id="2005"/>
      <w:bookmarkEnd w:id="2006"/>
      <w:r w:rsidRPr="001058B5">
        <w:rPr>
          <w:rFonts w:ascii="Arial" w:hAnsi="Arial" w:cs="Arial"/>
        </w:rPr>
        <w:t xml:space="preserve"> SYSMAN, and DBSNMP administrative accounts. Oracle recommends that you use different passwords for each. In any Oracle environment (production or test), assign strong,</w:t>
      </w:r>
      <w:bookmarkStart w:id="2007" w:name="_bookmark2182"/>
      <w:bookmarkEnd w:id="2007"/>
      <w:r w:rsidRPr="001058B5">
        <w:rPr>
          <w:rFonts w:ascii="Arial" w:hAnsi="Arial" w:cs="Arial"/>
        </w:rPr>
        <w:t xml:space="preserve"> secure, and distinct passwords to these administrative accounts. If you use Database Configuration Assistant to create a new database, then it requires you to enter passwords for the SYS and SYSTEM a</w:t>
      </w:r>
      <w:bookmarkStart w:id="2008" w:name="_bookmark2181"/>
      <w:bookmarkEnd w:id="2008"/>
      <w:r w:rsidRPr="001058B5">
        <w:rPr>
          <w:rFonts w:ascii="Arial" w:hAnsi="Arial" w:cs="Arial"/>
        </w:rPr>
        <w:t>ccounts, disallowing the default passwords CHANGE_ON_INSTALL</w:t>
      </w:r>
      <w:r w:rsidRPr="001058B5">
        <w:rPr>
          <w:rFonts w:ascii="Arial" w:hAnsi="Arial" w:cs="Arial"/>
          <w:spacing w:val="-97"/>
        </w:rPr>
        <w:t xml:space="preserve"> </w:t>
      </w:r>
      <w:r w:rsidRPr="001058B5">
        <w:rPr>
          <w:rFonts w:ascii="Arial" w:hAnsi="Arial" w:cs="Arial"/>
        </w:rPr>
        <w:t>and MANAGER.</w:t>
      </w:r>
    </w:p>
    <w:p w14:paraId="5DC059B5" w14:textId="77777777" w:rsidR="008C539B" w:rsidRPr="001058B5" w:rsidRDefault="00C12992">
      <w:pPr>
        <w:pStyle w:val="BodyText"/>
        <w:spacing w:before="114" w:line="232" w:lineRule="auto"/>
        <w:ind w:left="2620" w:right="848"/>
        <w:rPr>
          <w:rFonts w:ascii="Arial" w:hAnsi="Arial" w:cs="Arial"/>
        </w:rPr>
      </w:pPr>
      <w:r w:rsidRPr="001058B5">
        <w:rPr>
          <w:rFonts w:ascii="Arial" w:hAnsi="Arial" w:cs="Arial"/>
          <w:spacing w:val="-3"/>
        </w:rPr>
        <w:t xml:space="preserve">Similarly, </w:t>
      </w:r>
      <w:r w:rsidRPr="001058B5">
        <w:rPr>
          <w:rFonts w:ascii="Arial" w:hAnsi="Arial" w:cs="Arial"/>
        </w:rPr>
        <w:t>for production environments, do not use default passwords for administrative accounts, including SYSMAN</w:t>
      </w:r>
      <w:r w:rsidRPr="001058B5">
        <w:rPr>
          <w:rFonts w:ascii="Arial" w:hAnsi="Arial" w:cs="Arial"/>
          <w:spacing w:val="-108"/>
        </w:rPr>
        <w:t xml:space="preserve"> </w:t>
      </w:r>
      <w:r w:rsidRPr="001058B5">
        <w:rPr>
          <w:rFonts w:ascii="Arial" w:hAnsi="Arial" w:cs="Arial"/>
        </w:rPr>
        <w:t>and DBSNMP.</w:t>
      </w:r>
    </w:p>
    <w:p w14:paraId="373E4DC5" w14:textId="77777777" w:rsidR="008C539B" w:rsidRPr="001058B5" w:rsidRDefault="00C12992">
      <w:pPr>
        <w:spacing w:before="114" w:line="232" w:lineRule="auto"/>
        <w:ind w:left="2620" w:right="1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information about changing a default password.</w:t>
      </w:r>
    </w:p>
    <w:p w14:paraId="6C3A5050" w14:textId="77777777" w:rsidR="008C539B" w:rsidRPr="001058B5" w:rsidRDefault="00C12992">
      <w:pPr>
        <w:pStyle w:val="Heading7"/>
        <w:numPr>
          <w:ilvl w:val="0"/>
          <w:numId w:val="16"/>
        </w:numPr>
        <w:tabs>
          <w:tab w:val="left" w:pos="2620"/>
        </w:tabs>
        <w:spacing w:before="116"/>
        <w:ind w:firstLine="240"/>
        <w:jc w:val="left"/>
        <w:rPr>
          <w:rFonts w:ascii="Arial" w:hAnsi="Arial" w:cs="Arial"/>
        </w:rPr>
      </w:pPr>
      <w:r w:rsidRPr="001058B5">
        <w:rPr>
          <w:rFonts w:ascii="Arial" w:hAnsi="Arial" w:cs="Arial"/>
        </w:rPr>
        <w:t>Enforce pa</w:t>
      </w:r>
      <w:bookmarkStart w:id="2009" w:name="_bookmark2185"/>
      <w:bookmarkEnd w:id="2009"/>
      <w:r w:rsidRPr="001058B5">
        <w:rPr>
          <w:rFonts w:ascii="Arial" w:hAnsi="Arial" w:cs="Arial"/>
        </w:rPr>
        <w:t>ssword</w:t>
      </w:r>
      <w:r w:rsidRPr="001058B5">
        <w:rPr>
          <w:rFonts w:ascii="Arial" w:hAnsi="Arial" w:cs="Arial"/>
          <w:spacing w:val="-2"/>
        </w:rPr>
        <w:t xml:space="preserve"> </w:t>
      </w:r>
      <w:bookmarkStart w:id="2010" w:name="_bookmark2186"/>
      <w:bookmarkEnd w:id="2010"/>
      <w:r w:rsidRPr="001058B5">
        <w:rPr>
          <w:rFonts w:ascii="Arial" w:hAnsi="Arial" w:cs="Arial"/>
        </w:rPr>
        <w:t>management.</w:t>
      </w:r>
    </w:p>
    <w:p w14:paraId="1427ED6C"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Apply basic password management rules (such as password length, history, , and so forth) to all user passwords. Oracle Database has password policies enabled for the default profile. Guideline </w:t>
      </w:r>
      <w:hyperlink w:anchor="_bookmark2170" w:history="1">
        <w:r w:rsidRPr="001058B5">
          <w:rPr>
            <w:rFonts w:ascii="Arial" w:hAnsi="Arial" w:cs="Arial"/>
          </w:rPr>
          <w:t xml:space="preserve">1 </w:t>
        </w:r>
      </w:hyperlink>
      <w:r w:rsidRPr="001058B5">
        <w:rPr>
          <w:rFonts w:ascii="Arial" w:hAnsi="Arial" w:cs="Arial"/>
        </w:rPr>
        <w:t xml:space="preserve">in this section lists these password policies. </w:t>
      </w:r>
      <w:r w:rsidRPr="001058B5">
        <w:rPr>
          <w:rFonts w:ascii="Arial" w:hAnsi="Arial" w:cs="Arial"/>
          <w:i/>
        </w:rPr>
        <w:t xml:space="preserve">Oracle Database 2 Day + Security Guide </w:t>
      </w:r>
      <w:r w:rsidRPr="001058B5">
        <w:rPr>
          <w:rFonts w:ascii="Arial" w:hAnsi="Arial" w:cs="Arial"/>
        </w:rPr>
        <w:t>lists initialization parameters that you can use to further secure user passwords.</w:t>
      </w:r>
    </w:p>
    <w:p w14:paraId="5ACC127D" w14:textId="77777777" w:rsidR="008C539B" w:rsidRPr="001058B5" w:rsidRDefault="00C12992">
      <w:pPr>
        <w:pStyle w:val="BodyText"/>
        <w:spacing w:before="118" w:line="228" w:lineRule="auto"/>
        <w:ind w:left="2619" w:right="185"/>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3"/>
        </w:rPr>
        <w:t xml:space="preserve"> </w:t>
      </w:r>
      <w:r w:rsidRPr="001058B5">
        <w:rPr>
          <w:rFonts w:ascii="Arial" w:hAnsi="Arial" w:cs="Arial"/>
        </w:rPr>
        <w:t>about</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accounts</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querying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DBA_USERS</w:t>
      </w:r>
      <w:r w:rsidRPr="001058B5">
        <w:rPr>
          <w:rFonts w:ascii="Arial" w:hAnsi="Arial" w:cs="Arial"/>
          <w:spacing w:val="-87"/>
        </w:rPr>
        <w:t xml:space="preserve"> </w:t>
      </w:r>
      <w:r w:rsidRPr="001058B5">
        <w:rPr>
          <w:rFonts w:ascii="Arial" w:hAnsi="Arial" w:cs="Arial"/>
          <w:spacing w:val="-4"/>
        </w:rPr>
        <w:t xml:space="preserve">view. </w:t>
      </w:r>
      <w:r w:rsidRPr="001058B5">
        <w:rPr>
          <w:rFonts w:ascii="Arial" w:hAnsi="Arial" w:cs="Arial"/>
        </w:rPr>
        <w:t>The</w:t>
      </w:r>
      <w:r w:rsidRPr="001058B5">
        <w:rPr>
          <w:rFonts w:ascii="Arial" w:hAnsi="Arial" w:cs="Arial"/>
          <w:spacing w:val="-22"/>
        </w:rPr>
        <w:t xml:space="preserve"> </w:t>
      </w:r>
      <w:r w:rsidRPr="001058B5">
        <w:rPr>
          <w:rFonts w:ascii="Arial" w:hAnsi="Arial" w:cs="Arial"/>
        </w:rPr>
        <w:t>PASSWORD</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6"/>
        </w:rPr>
        <w:t xml:space="preserve"> </w:t>
      </w:r>
      <w:r w:rsidRPr="001058B5">
        <w:rPr>
          <w:rFonts w:ascii="Arial" w:hAnsi="Arial" w:cs="Arial"/>
        </w:rPr>
        <w:t>view</w:t>
      </w:r>
      <w:r w:rsidRPr="001058B5">
        <w:rPr>
          <w:rFonts w:ascii="Arial" w:hAnsi="Arial" w:cs="Arial"/>
          <w:spacing w:val="-22"/>
        </w:rPr>
        <w:t xml:space="preserve"> </w:t>
      </w:r>
      <w:r w:rsidRPr="001058B5">
        <w:rPr>
          <w:rFonts w:ascii="Arial" w:hAnsi="Arial" w:cs="Arial"/>
        </w:rPr>
        <w:t>indicates</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password</w:t>
      </w:r>
      <w:r w:rsidRPr="001058B5">
        <w:rPr>
          <w:rFonts w:ascii="Arial" w:hAnsi="Arial" w:cs="Arial"/>
          <w:spacing w:val="-22"/>
        </w:rPr>
        <w:t xml:space="preserve"> </w:t>
      </w:r>
      <w:r w:rsidRPr="001058B5">
        <w:rPr>
          <w:rFonts w:ascii="Arial" w:hAnsi="Arial" w:cs="Arial"/>
        </w:rPr>
        <w:t>is global,</w:t>
      </w:r>
      <w:r w:rsidRPr="001058B5">
        <w:rPr>
          <w:rFonts w:ascii="Arial" w:hAnsi="Arial" w:cs="Arial"/>
          <w:spacing w:val="-16"/>
        </w:rPr>
        <w:t xml:space="preserve"> </w:t>
      </w:r>
      <w:r w:rsidRPr="001058B5">
        <w:rPr>
          <w:rFonts w:ascii="Arial" w:hAnsi="Arial" w:cs="Arial"/>
        </w:rPr>
        <w:t>external,</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null.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1"/>
        </w:rPr>
        <w:t xml:space="preserve"> </w:t>
      </w:r>
      <w:r w:rsidRPr="001058B5">
        <w:rPr>
          <w:rFonts w:ascii="Arial" w:hAnsi="Arial" w:cs="Arial"/>
        </w:rPr>
        <w:t>view</w:t>
      </w:r>
      <w:r w:rsidRPr="001058B5">
        <w:rPr>
          <w:rFonts w:ascii="Arial" w:hAnsi="Arial" w:cs="Arial"/>
          <w:spacing w:val="-17"/>
        </w:rPr>
        <w:t xml:space="preserve"> </w:t>
      </w:r>
      <w:r w:rsidRPr="001058B5">
        <w:rPr>
          <w:rFonts w:ascii="Arial" w:hAnsi="Arial" w:cs="Arial"/>
        </w:rPr>
        <w:t>provides</w:t>
      </w:r>
      <w:r w:rsidRPr="001058B5">
        <w:rPr>
          <w:rFonts w:ascii="Arial" w:hAnsi="Arial" w:cs="Arial"/>
          <w:spacing w:val="-17"/>
        </w:rPr>
        <w:t xml:space="preserve"> </w:t>
      </w:r>
      <w:r w:rsidRPr="001058B5">
        <w:rPr>
          <w:rFonts w:ascii="Arial" w:hAnsi="Arial" w:cs="Arial"/>
        </w:rPr>
        <w:t>useful</w:t>
      </w:r>
      <w:r w:rsidRPr="001058B5">
        <w:rPr>
          <w:rFonts w:ascii="Arial" w:hAnsi="Arial" w:cs="Arial"/>
          <w:spacing w:val="-17"/>
        </w:rPr>
        <w:t xml:space="preserve"> </w:t>
      </w:r>
      <w:r w:rsidRPr="001058B5">
        <w:rPr>
          <w:rFonts w:ascii="Arial" w:hAnsi="Arial" w:cs="Arial"/>
        </w:rPr>
        <w:t>information</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7"/>
        </w:rPr>
        <w:t xml:space="preserve"> </w:t>
      </w:r>
      <w:r w:rsidRPr="001058B5">
        <w:rPr>
          <w:rFonts w:ascii="Arial" w:hAnsi="Arial" w:cs="Arial"/>
        </w:rPr>
        <w:t xml:space="preserve">as the user account status, whether the </w:t>
      </w:r>
      <w:bookmarkStart w:id="2011" w:name="_bookmark2187"/>
      <w:bookmarkEnd w:id="2011"/>
      <w:r w:rsidRPr="001058B5">
        <w:rPr>
          <w:rFonts w:ascii="Arial" w:hAnsi="Arial" w:cs="Arial"/>
        </w:rPr>
        <w:t>account is locked, and password</w:t>
      </w:r>
      <w:r w:rsidRPr="001058B5">
        <w:rPr>
          <w:rFonts w:ascii="Arial" w:hAnsi="Arial" w:cs="Arial"/>
          <w:spacing w:val="-29"/>
        </w:rPr>
        <w:t xml:space="preserve"> </w:t>
      </w:r>
      <w:r w:rsidRPr="001058B5">
        <w:rPr>
          <w:rFonts w:ascii="Arial" w:hAnsi="Arial" w:cs="Arial"/>
        </w:rPr>
        <w:t>versions.</w:t>
      </w:r>
    </w:p>
    <w:p w14:paraId="61EE1F79"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Oracle also re</w:t>
      </w:r>
      <w:bookmarkStart w:id="2012" w:name="_bookmark2189"/>
      <w:bookmarkEnd w:id="2012"/>
      <w:r w:rsidRPr="001058B5">
        <w:rPr>
          <w:rFonts w:ascii="Arial" w:hAnsi="Arial" w:cs="Arial"/>
        </w:rPr>
        <w:t xml:space="preserve">commends, if possible, using Oracle Advanced </w:t>
      </w:r>
      <w:bookmarkStart w:id="2013" w:name="_bookmark2191"/>
      <w:bookmarkEnd w:id="2013"/>
      <w:r w:rsidRPr="001058B5">
        <w:rPr>
          <w:rFonts w:ascii="Arial" w:hAnsi="Arial" w:cs="Arial"/>
        </w:rPr>
        <w:t>Security (an option to</w:t>
      </w:r>
      <w:bookmarkStart w:id="2014" w:name="_bookmark2190"/>
      <w:bookmarkEnd w:id="2014"/>
      <w:r w:rsidRPr="001058B5">
        <w:rPr>
          <w:rFonts w:ascii="Arial" w:hAnsi="Arial" w:cs="Arial"/>
        </w:rPr>
        <w:t xml:space="preserve"> Oracle </w:t>
      </w:r>
      <w:bookmarkStart w:id="2015" w:name="_bookmark2192"/>
      <w:bookmarkEnd w:id="2015"/>
      <w:r w:rsidRPr="001058B5">
        <w:rPr>
          <w:rFonts w:ascii="Arial" w:hAnsi="Arial" w:cs="Arial"/>
        </w:rPr>
        <w:t>Database Enterprise Edition) with network authentication services (such as</w:t>
      </w:r>
      <w:bookmarkStart w:id="2016" w:name="_bookmark2188"/>
      <w:bookmarkEnd w:id="2016"/>
      <w:r w:rsidRPr="001058B5">
        <w:rPr>
          <w:rFonts w:ascii="Arial" w:hAnsi="Arial" w:cs="Arial"/>
        </w:rPr>
        <w:t xml:space="preserve"> Kerberos), token cards, smart cards, or X.509 certificates. These services provide strong authentication of users, and provide protection against unauthorized access to Oracle Database.</w:t>
      </w:r>
    </w:p>
    <w:p w14:paraId="073A4B8A" w14:textId="77777777" w:rsidR="008C539B" w:rsidRPr="001058B5" w:rsidRDefault="00C12992">
      <w:pPr>
        <w:pStyle w:val="Heading7"/>
        <w:numPr>
          <w:ilvl w:val="0"/>
          <w:numId w:val="16"/>
        </w:numPr>
        <w:tabs>
          <w:tab w:val="left" w:pos="2620"/>
        </w:tabs>
        <w:spacing w:before="113"/>
        <w:ind w:firstLine="240"/>
        <w:jc w:val="left"/>
        <w:rPr>
          <w:rFonts w:ascii="Arial" w:hAnsi="Arial" w:cs="Arial"/>
        </w:rPr>
      </w:pPr>
      <w:bookmarkStart w:id="2017" w:name="_bookmark2193"/>
      <w:bookmarkEnd w:id="2017"/>
      <w:r w:rsidRPr="001058B5">
        <w:rPr>
          <w:rFonts w:ascii="Arial" w:hAnsi="Arial" w:cs="Arial"/>
        </w:rPr>
        <w:t>Do not store user passwords in clear text in Oracle</w:t>
      </w:r>
      <w:r w:rsidRPr="001058B5">
        <w:rPr>
          <w:rFonts w:ascii="Arial" w:hAnsi="Arial" w:cs="Arial"/>
          <w:spacing w:val="-4"/>
        </w:rPr>
        <w:t xml:space="preserve"> </w:t>
      </w:r>
      <w:r w:rsidRPr="001058B5">
        <w:rPr>
          <w:rFonts w:ascii="Arial" w:hAnsi="Arial" w:cs="Arial"/>
        </w:rPr>
        <w:t>tables.</w:t>
      </w:r>
    </w:p>
    <w:p w14:paraId="627093CB"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sidRPr="001058B5">
          <w:rPr>
            <w:rFonts w:ascii="Arial" w:hAnsi="Arial" w:cs="Arial"/>
            <w:color w:val="0000CC"/>
          </w:rPr>
          <w:t>"Managing the</w:t>
        </w:r>
      </w:hyperlink>
      <w:r w:rsidRPr="001058B5">
        <w:rPr>
          <w:rFonts w:ascii="Arial" w:hAnsi="Arial" w:cs="Arial"/>
          <w:color w:val="0000CC"/>
        </w:rPr>
        <w:t xml:space="preserve"> </w:t>
      </w:r>
      <w:hyperlink w:anchor="_bookmark298" w:history="1">
        <w:r w:rsidRPr="001058B5">
          <w:rPr>
            <w:rFonts w:ascii="Arial" w:hAnsi="Arial" w:cs="Arial"/>
            <w:color w:val="0000CC"/>
          </w:rPr>
          <w:t xml:space="preserve">Secure External Password Store for Password Credentials" </w:t>
        </w:r>
        <w:r w:rsidRPr="001058B5">
          <w:rPr>
            <w:rFonts w:ascii="Arial" w:hAnsi="Arial" w:cs="Arial"/>
          </w:rPr>
          <w:t xml:space="preserve">on page 3-16 </w:t>
        </w:r>
      </w:hyperlink>
      <w:r w:rsidRPr="001058B5">
        <w:rPr>
          <w:rFonts w:ascii="Arial" w:hAnsi="Arial" w:cs="Arial"/>
        </w:rPr>
        <w:t>for information.</w:t>
      </w:r>
    </w:p>
    <w:p w14:paraId="13E2C876" w14:textId="77777777" w:rsidR="008C539B" w:rsidRPr="001058B5" w:rsidRDefault="00C12992">
      <w:pPr>
        <w:pStyle w:val="BodyText"/>
        <w:spacing w:before="116" w:line="230" w:lineRule="auto"/>
        <w:ind w:left="2620"/>
        <w:rPr>
          <w:rFonts w:ascii="Arial" w:hAnsi="Arial" w:cs="Arial"/>
        </w:rPr>
      </w:pPr>
      <w:r w:rsidRPr="001058B5">
        <w:rPr>
          <w:rFonts w:ascii="Arial" w:hAnsi="Arial" w:cs="Arial"/>
        </w:rPr>
        <w:t>When you create or modify a password for a user account, Oracle Database automatically creates a cryptographic hash or digest of the password. If you query the DBA_USERS view to find information about a user account, the data in the PASSWORD</w:t>
      </w:r>
      <w:r w:rsidRPr="001058B5">
        <w:rPr>
          <w:rFonts w:ascii="Arial" w:hAnsi="Arial" w:cs="Arial"/>
          <w:spacing w:val="-83"/>
        </w:rPr>
        <w:t xml:space="preserve"> </w:t>
      </w:r>
      <w:r w:rsidRPr="001058B5">
        <w:rPr>
          <w:rFonts w:ascii="Arial" w:hAnsi="Arial" w:cs="Arial"/>
        </w:rPr>
        <w:t>column indicates if the user password is global, external, or null.</w:t>
      </w:r>
    </w:p>
    <w:p w14:paraId="7E31180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C74ABF9" w14:textId="77777777" w:rsidR="008C539B" w:rsidRPr="001058B5" w:rsidRDefault="008C539B">
      <w:pPr>
        <w:pStyle w:val="BodyText"/>
        <w:spacing w:before="1"/>
        <w:rPr>
          <w:rFonts w:ascii="Arial" w:hAnsi="Arial" w:cs="Arial"/>
          <w:sz w:val="22"/>
        </w:rPr>
      </w:pPr>
    </w:p>
    <w:p w14:paraId="62F65608" w14:textId="77777777" w:rsidR="008C539B" w:rsidRPr="001058B5" w:rsidRDefault="00C12992">
      <w:pPr>
        <w:pStyle w:val="Heading3"/>
        <w:spacing w:before="107"/>
        <w:ind w:left="100"/>
      </w:pPr>
      <w:bookmarkStart w:id="2018" w:name="Guidelines_for_Securing_Data"/>
      <w:bookmarkStart w:id="2019" w:name="_bookmark2194"/>
      <w:bookmarkStart w:id="2020" w:name="_bookmark2195"/>
      <w:bookmarkEnd w:id="2018"/>
      <w:bookmarkEnd w:id="2019"/>
      <w:bookmarkEnd w:id="2020"/>
      <w:r w:rsidRPr="001058B5">
        <w:t>Guidelines for Securing Dat</w:t>
      </w:r>
      <w:bookmarkStart w:id="2021" w:name="_bookmark2196"/>
      <w:bookmarkEnd w:id="2021"/>
      <w:r w:rsidRPr="001058B5">
        <w:t>a</w:t>
      </w:r>
    </w:p>
    <w:p w14:paraId="1F4F644C" w14:textId="77777777" w:rsidR="008C539B" w:rsidRPr="001058B5" w:rsidRDefault="00C12992">
      <w:pPr>
        <w:pStyle w:val="BodyText"/>
        <w:spacing w:before="79"/>
        <w:ind w:left="1660"/>
        <w:rPr>
          <w:rFonts w:ascii="Arial" w:hAnsi="Arial" w:cs="Arial"/>
        </w:rPr>
      </w:pPr>
      <w:r w:rsidRPr="001058B5">
        <w:rPr>
          <w:rFonts w:ascii="Arial" w:hAnsi="Arial" w:cs="Arial"/>
        </w:rPr>
        <w:t xml:space="preserve">Follow these guidelines to </w:t>
      </w:r>
      <w:bookmarkStart w:id="2022" w:name="_bookmark2197"/>
      <w:bookmarkEnd w:id="2022"/>
      <w:r w:rsidRPr="001058B5">
        <w:rPr>
          <w:rFonts w:ascii="Arial" w:hAnsi="Arial" w:cs="Arial"/>
        </w:rPr>
        <w:t>secure data on your system:</w:t>
      </w:r>
    </w:p>
    <w:p w14:paraId="43C786F5" w14:textId="77777777" w:rsidR="008C539B" w:rsidRPr="001058B5" w:rsidRDefault="00C12992">
      <w:pPr>
        <w:pStyle w:val="Heading7"/>
        <w:numPr>
          <w:ilvl w:val="0"/>
          <w:numId w:val="14"/>
        </w:numPr>
        <w:tabs>
          <w:tab w:val="left" w:pos="2020"/>
        </w:tabs>
        <w:spacing w:before="116"/>
        <w:ind w:hanging="960"/>
        <w:jc w:val="left"/>
        <w:rPr>
          <w:rFonts w:ascii="Arial" w:hAnsi="Arial" w:cs="Arial"/>
        </w:rPr>
      </w:pPr>
      <w:bookmarkStart w:id="2023" w:name="_bookmark2198"/>
      <w:bookmarkEnd w:id="2023"/>
      <w:r w:rsidRPr="001058B5">
        <w:rPr>
          <w:rFonts w:ascii="Arial" w:hAnsi="Arial" w:cs="Arial"/>
        </w:rPr>
        <w:t>Enable data dictionary</w:t>
      </w:r>
      <w:r w:rsidRPr="001058B5">
        <w:rPr>
          <w:rFonts w:ascii="Arial" w:hAnsi="Arial" w:cs="Arial"/>
          <w:spacing w:val="-1"/>
        </w:rPr>
        <w:t xml:space="preserve"> </w:t>
      </w:r>
      <w:r w:rsidRPr="001058B5">
        <w:rPr>
          <w:rFonts w:ascii="Arial" w:hAnsi="Arial" w:cs="Arial"/>
        </w:rPr>
        <w:t>protection.</w:t>
      </w:r>
    </w:p>
    <w:p w14:paraId="58914C8E" w14:textId="77777777" w:rsidR="008C539B" w:rsidRPr="001058B5" w:rsidRDefault="00C12992">
      <w:pPr>
        <w:pStyle w:val="BodyText"/>
        <w:spacing w:before="121" w:line="232" w:lineRule="auto"/>
        <w:ind w:left="2020" w:right="700"/>
        <w:rPr>
          <w:rFonts w:ascii="Arial" w:hAnsi="Arial" w:cs="Arial"/>
        </w:rPr>
      </w:pPr>
      <w:bookmarkStart w:id="2024" w:name="_bookmark2199"/>
      <w:bookmarkEnd w:id="2024"/>
      <w:r w:rsidRPr="001058B5">
        <w:rPr>
          <w:rFonts w:ascii="Arial" w:hAnsi="Arial" w:cs="Arial"/>
        </w:rPr>
        <w:t>Oracle recommends that you protect the data dictionary to prevent users that have the ANY</w:t>
      </w:r>
      <w:r w:rsidRPr="001058B5">
        <w:rPr>
          <w:rFonts w:ascii="Arial" w:hAnsi="Arial" w:cs="Arial"/>
          <w:spacing w:val="-81"/>
        </w:rPr>
        <w:t xml:space="preserve"> </w:t>
      </w:r>
      <w:r w:rsidRPr="001058B5">
        <w:rPr>
          <w:rFonts w:ascii="Arial" w:hAnsi="Arial" w:cs="Arial"/>
        </w:rPr>
        <w:t>system privilege from using those privileges on the data dictionary.</w:t>
      </w:r>
    </w:p>
    <w:p w14:paraId="5932BE79" w14:textId="77777777" w:rsidR="008C539B" w:rsidRPr="001058B5" w:rsidRDefault="00C12992">
      <w:pPr>
        <w:pStyle w:val="BodyText"/>
        <w:spacing w:line="232" w:lineRule="auto"/>
        <w:ind w:left="2019" w:right="933"/>
        <w:rPr>
          <w:rFonts w:ascii="Arial" w:hAnsi="Arial" w:cs="Arial"/>
        </w:rPr>
      </w:pPr>
      <w:r w:rsidRPr="001058B5">
        <w:rPr>
          <w:rFonts w:ascii="Arial" w:hAnsi="Arial" w:cs="Arial"/>
        </w:rPr>
        <w:t>Altering or manipulating the data in data dictionary tables can permanently and detrimentally affect the operation of a database.</w:t>
      </w:r>
    </w:p>
    <w:p w14:paraId="0AC20E76" w14:textId="77777777" w:rsidR="008C539B" w:rsidRPr="001058B5" w:rsidRDefault="00C12992">
      <w:pPr>
        <w:pStyle w:val="BodyText"/>
        <w:spacing w:before="106" w:line="244" w:lineRule="exact"/>
        <w:ind w:left="2020"/>
        <w:rPr>
          <w:rFonts w:ascii="Arial" w:hAnsi="Arial" w:cs="Arial"/>
        </w:rPr>
      </w:pPr>
      <w:r w:rsidRPr="001058B5">
        <w:rPr>
          <w:rFonts w:ascii="Arial" w:hAnsi="Arial" w:cs="Arial"/>
        </w:rPr>
        <w:t>To enable data dictionary protection, set the following initialization parameter to</w:t>
      </w:r>
    </w:p>
    <w:p w14:paraId="51B18AED" w14:textId="77777777" w:rsidR="008C539B" w:rsidRPr="001058B5" w:rsidRDefault="00C12992">
      <w:pPr>
        <w:pStyle w:val="BodyText"/>
        <w:spacing w:line="248" w:lineRule="exact"/>
        <w:ind w:left="2020"/>
        <w:rPr>
          <w:rFonts w:ascii="Arial" w:hAnsi="Arial" w:cs="Arial"/>
        </w:rPr>
      </w:pPr>
      <w:bookmarkStart w:id="2025" w:name="_bookmark2200"/>
      <w:bookmarkEnd w:id="2025"/>
      <w:r w:rsidRPr="001058B5">
        <w:rPr>
          <w:rFonts w:ascii="Arial" w:hAnsi="Arial" w:cs="Arial"/>
        </w:rPr>
        <w:t>FALSE</w:t>
      </w:r>
      <w:r w:rsidRPr="001058B5">
        <w:rPr>
          <w:rFonts w:ascii="Arial" w:hAnsi="Arial" w:cs="Arial"/>
          <w:spacing w:val="-81"/>
        </w:rPr>
        <w:t xml:space="preserve"> </w:t>
      </w:r>
      <w:r w:rsidRPr="001058B5">
        <w:rPr>
          <w:rFonts w:ascii="Arial" w:hAnsi="Arial" w:cs="Arial"/>
        </w:rPr>
        <w:t>(which is the default) in the init</w:t>
      </w:r>
      <w:r w:rsidRPr="001058B5">
        <w:rPr>
          <w:rFonts w:ascii="Arial" w:hAnsi="Arial" w:cs="Arial"/>
          <w:i/>
        </w:rPr>
        <w:t>sid</w:t>
      </w:r>
      <w:r w:rsidRPr="001058B5">
        <w:rPr>
          <w:rFonts w:ascii="Arial" w:hAnsi="Arial" w:cs="Arial"/>
        </w:rPr>
        <w:t>.ora</w:t>
      </w:r>
      <w:r w:rsidRPr="001058B5">
        <w:rPr>
          <w:rFonts w:ascii="Arial" w:hAnsi="Arial" w:cs="Arial"/>
          <w:spacing w:val="-81"/>
        </w:rPr>
        <w:t xml:space="preserve"> </w:t>
      </w:r>
      <w:r w:rsidRPr="001058B5">
        <w:rPr>
          <w:rFonts w:ascii="Arial" w:hAnsi="Arial" w:cs="Arial"/>
        </w:rPr>
        <w:t>control file:</w:t>
      </w:r>
    </w:p>
    <w:p w14:paraId="232B7992" w14:textId="77777777" w:rsidR="008C539B" w:rsidRPr="001058B5" w:rsidRDefault="00C12992">
      <w:pPr>
        <w:spacing w:before="137"/>
        <w:ind w:left="2020"/>
        <w:rPr>
          <w:rFonts w:ascii="Arial" w:hAnsi="Arial" w:cs="Arial"/>
          <w:sz w:val="18"/>
        </w:rPr>
      </w:pPr>
      <w:r w:rsidRPr="001058B5">
        <w:rPr>
          <w:rFonts w:ascii="Arial" w:hAnsi="Arial" w:cs="Arial"/>
          <w:w w:val="95"/>
          <w:sz w:val="18"/>
        </w:rPr>
        <w:t>O7_DICTIONARY_ACCESSIBILITY = FALSE</w:t>
      </w:r>
    </w:p>
    <w:p w14:paraId="55E396DA" w14:textId="77777777" w:rsidR="008C539B" w:rsidRPr="001058B5" w:rsidRDefault="008C539B">
      <w:pPr>
        <w:pStyle w:val="BodyText"/>
        <w:spacing w:before="11"/>
        <w:rPr>
          <w:rFonts w:ascii="Arial" w:hAnsi="Arial" w:cs="Arial"/>
          <w:sz w:val="18"/>
        </w:rPr>
      </w:pPr>
    </w:p>
    <w:p w14:paraId="171F079C" w14:textId="77777777" w:rsidR="008C539B" w:rsidRPr="001058B5" w:rsidRDefault="00C12992">
      <w:pPr>
        <w:spacing w:line="230" w:lineRule="auto"/>
        <w:ind w:left="2020" w:right="930" w:hanging="1"/>
        <w:rPr>
          <w:rFonts w:ascii="Arial" w:hAnsi="Arial" w:cs="Arial"/>
          <w:sz w:val="20"/>
        </w:rPr>
      </w:pPr>
      <w:r w:rsidRPr="001058B5">
        <w:rPr>
          <w:rFonts w:ascii="Arial" w:hAnsi="Arial" w:cs="Arial"/>
          <w:spacing w:val="-6"/>
          <w:w w:val="95"/>
          <w:sz w:val="20"/>
        </w:rPr>
        <w:t xml:space="preserve">You </w:t>
      </w:r>
      <w:r w:rsidRPr="001058B5">
        <w:rPr>
          <w:rFonts w:ascii="Arial" w:hAnsi="Arial" w:cs="Arial"/>
          <w:w w:val="95"/>
          <w:sz w:val="20"/>
        </w:rPr>
        <w:t>can set the O7_DICTIONARY_ACCESSIBILITY</w:t>
      </w:r>
      <w:r w:rsidRPr="001058B5">
        <w:rPr>
          <w:rFonts w:ascii="Arial" w:hAnsi="Arial" w:cs="Arial"/>
          <w:spacing w:val="-83"/>
          <w:w w:val="95"/>
          <w:sz w:val="20"/>
        </w:rPr>
        <w:t xml:space="preserve"> </w:t>
      </w:r>
      <w:r w:rsidRPr="001058B5">
        <w:rPr>
          <w:rFonts w:ascii="Arial" w:hAnsi="Arial" w:cs="Arial"/>
          <w:w w:val="95"/>
          <w:sz w:val="20"/>
        </w:rPr>
        <w:t xml:space="preserve">parameter in a server parameter </w:t>
      </w:r>
      <w:r w:rsidRPr="001058B5">
        <w:rPr>
          <w:rFonts w:ascii="Arial" w:hAnsi="Arial" w:cs="Arial"/>
          <w:sz w:val="20"/>
        </w:rPr>
        <w:t xml:space="preserve">file. For more information about server parameter files, see </w:t>
      </w:r>
      <w:r w:rsidRPr="001058B5">
        <w:rPr>
          <w:rFonts w:ascii="Arial" w:hAnsi="Arial" w:cs="Arial"/>
          <w:i/>
          <w:sz w:val="20"/>
        </w:rPr>
        <w:t>Oracle Database Administrator's Guide</w:t>
      </w:r>
      <w:r w:rsidRPr="001058B5">
        <w:rPr>
          <w:rFonts w:ascii="Arial" w:hAnsi="Arial" w:cs="Arial"/>
          <w:sz w:val="20"/>
        </w:rPr>
        <w:t>.</w:t>
      </w:r>
    </w:p>
    <w:p w14:paraId="1C739A0E" w14:textId="77777777" w:rsidR="008C539B" w:rsidRPr="001058B5" w:rsidRDefault="00C12992">
      <w:pPr>
        <w:pStyle w:val="BodyText"/>
        <w:spacing w:before="113" w:line="246" w:lineRule="exact"/>
        <w:ind w:left="2020"/>
        <w:rPr>
          <w:rFonts w:ascii="Arial" w:hAnsi="Arial" w:cs="Arial"/>
        </w:rPr>
      </w:pPr>
      <w:bookmarkStart w:id="2026" w:name="_bookmark2201"/>
      <w:bookmarkEnd w:id="2026"/>
      <w:r w:rsidRPr="001058B5">
        <w:rPr>
          <w:rFonts w:ascii="Arial" w:hAnsi="Arial" w:cs="Arial"/>
        </w:rPr>
        <w:t>After you set O7_DICTIONARY_ACCESSIBILTY</w:t>
      </w:r>
      <w:r w:rsidRPr="001058B5">
        <w:rPr>
          <w:rFonts w:ascii="Arial" w:hAnsi="Arial" w:cs="Arial"/>
          <w:spacing w:val="-92"/>
        </w:rPr>
        <w:t xml:space="preserve"> </w:t>
      </w:r>
      <w:r w:rsidRPr="001058B5">
        <w:rPr>
          <w:rFonts w:ascii="Arial" w:hAnsi="Arial" w:cs="Arial"/>
        </w:rPr>
        <w:t>to FALSE, only users who have the</w:t>
      </w:r>
    </w:p>
    <w:p w14:paraId="19E9CF46" w14:textId="77777777" w:rsidR="008C539B" w:rsidRPr="001058B5" w:rsidRDefault="00C12992">
      <w:pPr>
        <w:pStyle w:val="BodyText"/>
        <w:spacing w:line="240" w:lineRule="exact"/>
        <w:ind w:left="2020"/>
        <w:rPr>
          <w:rFonts w:ascii="Arial" w:hAnsi="Arial" w:cs="Arial"/>
        </w:rPr>
      </w:pPr>
      <w:r w:rsidRPr="001058B5">
        <w:rPr>
          <w:rFonts w:ascii="Arial" w:hAnsi="Arial" w:cs="Arial"/>
        </w:rPr>
        <w:t>SELECT ANY DICTIONARY</w:t>
      </w:r>
      <w:r w:rsidRPr="001058B5">
        <w:rPr>
          <w:rFonts w:ascii="Arial" w:hAnsi="Arial" w:cs="Arial"/>
          <w:spacing w:val="-84"/>
        </w:rPr>
        <w:t xml:space="preserve"> </w:t>
      </w:r>
      <w:r w:rsidRPr="001058B5">
        <w:rPr>
          <w:rFonts w:ascii="Arial" w:hAnsi="Arial" w:cs="Arial"/>
        </w:rPr>
        <w:t>privilege and those authorized users making</w:t>
      </w:r>
    </w:p>
    <w:p w14:paraId="39C16F25" w14:textId="77777777" w:rsidR="008C539B" w:rsidRPr="001058B5" w:rsidRDefault="00C12992">
      <w:pPr>
        <w:pStyle w:val="BodyText"/>
        <w:spacing w:before="3" w:line="228" w:lineRule="auto"/>
        <w:ind w:left="2020" w:right="906" w:hanging="1"/>
        <w:rPr>
          <w:rFonts w:ascii="Arial" w:hAnsi="Arial" w:cs="Arial"/>
        </w:rPr>
      </w:pPr>
      <w:r w:rsidRPr="001058B5">
        <w:rPr>
          <w:rFonts w:ascii="Arial" w:hAnsi="Arial" w:cs="Arial"/>
        </w:rPr>
        <w:t>DBA-privileged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65"/>
        </w:rPr>
        <w:t xml:space="preserve"> </w:t>
      </w:r>
      <w:r w:rsidRPr="001058B5">
        <w:rPr>
          <w:rFonts w:ascii="Arial" w:hAnsi="Arial" w:cs="Arial"/>
        </w:rPr>
        <w:t>/</w:t>
      </w:r>
      <w:r w:rsidRPr="001058B5">
        <w:rPr>
          <w:rFonts w:ascii="Arial" w:hAnsi="Arial" w:cs="Arial"/>
          <w:spacing w:val="-67"/>
        </w:rPr>
        <w:t xml:space="preserve"> </w:t>
      </w:r>
      <w:r w:rsidRPr="001058B5">
        <w:rPr>
          <w:rFonts w:ascii="Arial" w:hAnsi="Arial" w:cs="Arial"/>
        </w:rPr>
        <w:t>AS</w:t>
      </w:r>
      <w:r w:rsidRPr="001058B5">
        <w:rPr>
          <w:rFonts w:ascii="Arial" w:hAnsi="Arial" w:cs="Arial"/>
          <w:spacing w:val="-65"/>
        </w:rPr>
        <w:t xml:space="preserve"> </w:t>
      </w:r>
      <w:r w:rsidRPr="001058B5">
        <w:rPr>
          <w:rFonts w:ascii="Arial" w:hAnsi="Arial" w:cs="Arial"/>
        </w:rPr>
        <w:t>SYSDBA)</w:t>
      </w:r>
      <w:r w:rsidRPr="001058B5">
        <w:rPr>
          <w:rFonts w:ascii="Arial" w:hAnsi="Arial" w:cs="Arial"/>
          <w:spacing w:val="-24"/>
        </w:rPr>
        <w:t xml:space="preserve"> </w:t>
      </w:r>
      <w:r w:rsidRPr="001058B5">
        <w:rPr>
          <w:rFonts w:ascii="Arial" w:hAnsi="Arial" w:cs="Arial"/>
        </w:rPr>
        <w:t>connections</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 xml:space="preserve">ANY system privilege on the data </w:t>
      </w:r>
      <w:r w:rsidRPr="001058B5">
        <w:rPr>
          <w:rFonts w:ascii="Arial" w:hAnsi="Arial" w:cs="Arial"/>
          <w:spacing w:val="-3"/>
        </w:rPr>
        <w:t xml:space="preserve">dictionary. </w:t>
      </w:r>
      <w:r w:rsidRPr="001058B5">
        <w:rPr>
          <w:rFonts w:ascii="Arial" w:hAnsi="Arial" w:cs="Arial"/>
        </w:rPr>
        <w:t>If O7_DICTIONARY_ACCESSIBILITY parameter is not set to FALSE, then any user with the DROP ANY TABLE (for example) system privilege will be able to drop parts of the data</w:t>
      </w:r>
      <w:r w:rsidRPr="001058B5">
        <w:rPr>
          <w:rFonts w:ascii="Arial" w:hAnsi="Arial" w:cs="Arial"/>
          <w:spacing w:val="-20"/>
        </w:rPr>
        <w:t xml:space="preserve"> </w:t>
      </w:r>
      <w:r w:rsidRPr="001058B5">
        <w:rPr>
          <w:rFonts w:ascii="Arial" w:hAnsi="Arial" w:cs="Arial"/>
          <w:spacing w:val="-3"/>
        </w:rPr>
        <w:t>dictionary.</w:t>
      </w:r>
    </w:p>
    <w:p w14:paraId="4CD1B98E" w14:textId="77777777" w:rsidR="008C539B" w:rsidRPr="001058B5" w:rsidRDefault="00C12992">
      <w:pPr>
        <w:pStyle w:val="BodyText"/>
        <w:spacing w:before="1" w:line="232" w:lineRule="auto"/>
        <w:ind w:left="2020" w:right="700"/>
        <w:rPr>
          <w:rFonts w:ascii="Arial" w:hAnsi="Arial" w:cs="Arial"/>
        </w:rPr>
      </w:pPr>
      <w:bookmarkStart w:id="2027" w:name="_bookmark2202"/>
      <w:bookmarkEnd w:id="2027"/>
      <w:r w:rsidRPr="001058B5">
        <w:rPr>
          <w:rFonts w:ascii="Arial" w:hAnsi="Arial" w:cs="Arial"/>
        </w:rPr>
        <w:t xml:space="preserve">However, if a user </w:t>
      </w:r>
      <w:r w:rsidRPr="001058B5">
        <w:rPr>
          <w:rFonts w:ascii="Arial" w:hAnsi="Arial" w:cs="Arial"/>
          <w:i/>
        </w:rPr>
        <w:t xml:space="preserve">needs </w:t>
      </w:r>
      <w:r w:rsidRPr="001058B5">
        <w:rPr>
          <w:rFonts w:ascii="Arial" w:hAnsi="Arial" w:cs="Arial"/>
        </w:rPr>
        <w:t>view access to the data dictionary, then you can grant that user the SELECT ANY DICTIONARY</w:t>
      </w:r>
      <w:r w:rsidRPr="001058B5">
        <w:rPr>
          <w:rFonts w:ascii="Arial" w:hAnsi="Arial" w:cs="Arial"/>
          <w:spacing w:val="-82"/>
        </w:rPr>
        <w:t xml:space="preserve"> </w:t>
      </w:r>
      <w:r w:rsidRPr="001058B5">
        <w:rPr>
          <w:rFonts w:ascii="Arial" w:hAnsi="Arial" w:cs="Arial"/>
        </w:rPr>
        <w:t>system privilege.</w:t>
      </w:r>
    </w:p>
    <w:p w14:paraId="24C851A2" w14:textId="77777777" w:rsidR="008C539B" w:rsidRPr="001058B5" w:rsidRDefault="008D1AB8">
      <w:pPr>
        <w:pStyle w:val="BodyText"/>
        <w:spacing w:before="11"/>
        <w:rPr>
          <w:rFonts w:ascii="Arial" w:hAnsi="Arial" w:cs="Arial"/>
          <w:sz w:val="17"/>
        </w:rPr>
      </w:pPr>
      <w:r>
        <w:rPr>
          <w:rFonts w:ascii="Arial" w:hAnsi="Arial" w:cs="Arial"/>
        </w:rPr>
        <w:pict w14:anchorId="36E3E756">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14:paraId="33F06D8C"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29A76875" w14:textId="77777777" w:rsidR="008C539B" w:rsidRPr="001058B5" w:rsidRDefault="00C12992">
      <w:pPr>
        <w:pStyle w:val="ListParagraph"/>
        <w:numPr>
          <w:ilvl w:val="1"/>
          <w:numId w:val="14"/>
        </w:numPr>
        <w:tabs>
          <w:tab w:val="left" w:pos="2740"/>
        </w:tabs>
        <w:spacing w:before="137" w:line="228" w:lineRule="auto"/>
        <w:ind w:right="1793" w:hanging="359"/>
        <w:rPr>
          <w:rFonts w:ascii="Arial" w:hAnsi="Arial" w:cs="Arial"/>
          <w:sz w:val="20"/>
        </w:rPr>
      </w:pPr>
      <w:r w:rsidRPr="001058B5">
        <w:rPr>
          <w:rFonts w:ascii="Arial" w:hAnsi="Arial" w:cs="Arial"/>
          <w:w w:val="95"/>
          <w:sz w:val="20"/>
        </w:rPr>
        <w:t xml:space="preserve">In a default installation, </w:t>
      </w:r>
      <w:bookmarkStart w:id="2028" w:name="_bookmark2203"/>
      <w:bookmarkEnd w:id="2028"/>
      <w:r w:rsidRPr="001058B5">
        <w:rPr>
          <w:rFonts w:ascii="Arial" w:hAnsi="Arial" w:cs="Arial"/>
          <w:w w:val="95"/>
          <w:sz w:val="20"/>
        </w:rPr>
        <w:t xml:space="preserve">the O7_DICTIONARY_ACCESSIBILITY </w:t>
      </w:r>
      <w:r w:rsidRPr="001058B5">
        <w:rPr>
          <w:rFonts w:ascii="Arial" w:hAnsi="Arial" w:cs="Arial"/>
          <w:sz w:val="20"/>
        </w:rPr>
        <w:t>parameter</w:t>
      </w:r>
      <w:r w:rsidRPr="001058B5">
        <w:rPr>
          <w:rFonts w:ascii="Arial" w:hAnsi="Arial" w:cs="Arial"/>
          <w:spacing w:val="-13"/>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FALSE.</w:t>
      </w:r>
      <w:r w:rsidRPr="001058B5">
        <w:rPr>
          <w:rFonts w:ascii="Arial" w:hAnsi="Arial" w:cs="Arial"/>
          <w:spacing w:val="-13"/>
          <w:sz w:val="20"/>
        </w:rPr>
        <w:t xml:space="preserve"> </w:t>
      </w:r>
      <w:r w:rsidRPr="001058B5">
        <w:rPr>
          <w:rFonts w:ascii="Arial" w:hAnsi="Arial" w:cs="Arial"/>
          <w:sz w:val="20"/>
        </w:rPr>
        <w:t>However,</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Oracle8</w:t>
      </w:r>
      <w:r w:rsidRPr="001058B5">
        <w:rPr>
          <w:rFonts w:ascii="Arial" w:hAnsi="Arial" w:cs="Arial"/>
          <w:i/>
          <w:sz w:val="20"/>
        </w:rPr>
        <w:t>i</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this</w:t>
      </w:r>
      <w:r w:rsidRPr="001058B5">
        <w:rPr>
          <w:rFonts w:ascii="Arial" w:hAnsi="Arial" w:cs="Arial"/>
          <w:spacing w:val="-13"/>
          <w:sz w:val="20"/>
        </w:rPr>
        <w:t xml:space="preserve"> </w:t>
      </w:r>
      <w:r w:rsidRPr="001058B5">
        <w:rPr>
          <w:rFonts w:ascii="Arial" w:hAnsi="Arial" w:cs="Arial"/>
          <w:sz w:val="20"/>
        </w:rPr>
        <w:t>parameter is set to TRUE by default, and must be changed to FALSE to enable this security</w:t>
      </w:r>
      <w:r w:rsidRPr="001058B5">
        <w:rPr>
          <w:rFonts w:ascii="Arial" w:hAnsi="Arial" w:cs="Arial"/>
          <w:spacing w:val="-3"/>
          <w:sz w:val="20"/>
        </w:rPr>
        <w:t xml:space="preserve"> </w:t>
      </w:r>
      <w:r w:rsidRPr="001058B5">
        <w:rPr>
          <w:rFonts w:ascii="Arial" w:hAnsi="Arial" w:cs="Arial"/>
          <w:sz w:val="20"/>
        </w:rPr>
        <w:t>feature.</w:t>
      </w:r>
    </w:p>
    <w:p w14:paraId="165F06C1" w14:textId="77777777" w:rsidR="008C539B" w:rsidRPr="001058B5" w:rsidRDefault="008D1AB8">
      <w:pPr>
        <w:pStyle w:val="ListParagraph"/>
        <w:numPr>
          <w:ilvl w:val="1"/>
          <w:numId w:val="14"/>
        </w:numPr>
        <w:tabs>
          <w:tab w:val="left" w:pos="2740"/>
        </w:tabs>
        <w:spacing w:before="123" w:line="230" w:lineRule="auto"/>
        <w:ind w:right="1761" w:hanging="359"/>
        <w:rPr>
          <w:rFonts w:ascii="Arial" w:hAnsi="Arial" w:cs="Arial"/>
          <w:sz w:val="20"/>
        </w:rPr>
      </w:pPr>
      <w:r>
        <w:rPr>
          <w:rFonts w:ascii="Arial" w:hAnsi="Arial" w:cs="Arial"/>
        </w:rPr>
        <w:pict w14:anchorId="602E8DEE">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2029" w:name="_bookmark2204"/>
      <w:bookmarkEnd w:id="2029"/>
      <w:r w:rsidR="00C12992" w:rsidRPr="001058B5">
        <w:rPr>
          <w:rFonts w:ascii="Arial" w:hAnsi="Arial" w:cs="Arial"/>
          <w:sz w:val="20"/>
        </w:rPr>
        <w:t>The</w:t>
      </w:r>
      <w:r w:rsidR="00C12992" w:rsidRPr="001058B5">
        <w:rPr>
          <w:rFonts w:ascii="Arial" w:hAnsi="Arial" w:cs="Arial"/>
          <w:spacing w:val="-21"/>
          <w:sz w:val="20"/>
        </w:rPr>
        <w:t xml:space="preserve"> </w:t>
      </w:r>
      <w:r w:rsidR="00C12992" w:rsidRPr="001058B5">
        <w:rPr>
          <w:rFonts w:ascii="Arial" w:hAnsi="Arial" w:cs="Arial"/>
          <w:sz w:val="20"/>
        </w:rPr>
        <w:t>SELECT</w:t>
      </w:r>
      <w:r w:rsidR="00C12992" w:rsidRPr="001058B5">
        <w:rPr>
          <w:rFonts w:ascii="Arial" w:hAnsi="Arial" w:cs="Arial"/>
          <w:spacing w:val="-58"/>
          <w:sz w:val="20"/>
        </w:rPr>
        <w:t xml:space="preserve"> </w:t>
      </w:r>
      <w:r w:rsidR="00C12992" w:rsidRPr="001058B5">
        <w:rPr>
          <w:rFonts w:ascii="Arial" w:hAnsi="Arial" w:cs="Arial"/>
          <w:sz w:val="20"/>
        </w:rPr>
        <w:t>ANY</w:t>
      </w:r>
      <w:r w:rsidR="00C12992" w:rsidRPr="001058B5">
        <w:rPr>
          <w:rFonts w:ascii="Arial" w:hAnsi="Arial" w:cs="Arial"/>
          <w:spacing w:val="-60"/>
          <w:sz w:val="20"/>
        </w:rPr>
        <w:t xml:space="preserve"> </w:t>
      </w:r>
      <w:r w:rsidR="00C12992" w:rsidRPr="001058B5">
        <w:rPr>
          <w:rFonts w:ascii="Arial" w:hAnsi="Arial" w:cs="Arial"/>
          <w:sz w:val="20"/>
        </w:rPr>
        <w:t>DICTIONARY</w:t>
      </w:r>
      <w:r w:rsidR="00C12992" w:rsidRPr="001058B5">
        <w:rPr>
          <w:rFonts w:ascii="Arial" w:hAnsi="Arial" w:cs="Arial"/>
          <w:spacing w:val="-95"/>
          <w:sz w:val="20"/>
        </w:rPr>
        <w:t xml:space="preserve"> </w:t>
      </w:r>
      <w:r w:rsidR="00C12992" w:rsidRPr="001058B5">
        <w:rPr>
          <w:rFonts w:ascii="Arial" w:hAnsi="Arial" w:cs="Arial"/>
          <w:sz w:val="20"/>
        </w:rPr>
        <w:t>privilege</w:t>
      </w:r>
      <w:r w:rsidR="00C12992" w:rsidRPr="001058B5">
        <w:rPr>
          <w:rFonts w:ascii="Arial" w:hAnsi="Arial" w:cs="Arial"/>
          <w:spacing w:val="-21"/>
          <w:sz w:val="20"/>
        </w:rPr>
        <w:t xml:space="preserve"> </w:t>
      </w:r>
      <w:r w:rsidR="00C12992" w:rsidRPr="001058B5">
        <w:rPr>
          <w:rFonts w:ascii="Arial" w:hAnsi="Arial" w:cs="Arial"/>
          <w:sz w:val="20"/>
        </w:rPr>
        <w:t>is</w:t>
      </w:r>
      <w:r w:rsidR="00C12992" w:rsidRPr="001058B5">
        <w:rPr>
          <w:rFonts w:ascii="Arial" w:hAnsi="Arial" w:cs="Arial"/>
          <w:spacing w:val="-21"/>
          <w:sz w:val="20"/>
        </w:rPr>
        <w:t xml:space="preserve"> </w:t>
      </w:r>
      <w:r w:rsidR="00C12992" w:rsidRPr="001058B5">
        <w:rPr>
          <w:rFonts w:ascii="Arial" w:hAnsi="Arial" w:cs="Arial"/>
          <w:sz w:val="20"/>
        </w:rPr>
        <w:t>not</w:t>
      </w:r>
      <w:r w:rsidR="00C12992" w:rsidRPr="001058B5">
        <w:rPr>
          <w:rFonts w:ascii="Arial" w:hAnsi="Arial" w:cs="Arial"/>
          <w:spacing w:val="-20"/>
          <w:sz w:val="20"/>
        </w:rPr>
        <w:t xml:space="preserve"> </w:t>
      </w:r>
      <w:r w:rsidR="00C12992" w:rsidRPr="001058B5">
        <w:rPr>
          <w:rFonts w:ascii="Arial" w:hAnsi="Arial" w:cs="Arial"/>
          <w:sz w:val="20"/>
        </w:rPr>
        <w:t>included</w:t>
      </w:r>
      <w:r w:rsidR="00C12992" w:rsidRPr="001058B5">
        <w:rPr>
          <w:rFonts w:ascii="Arial" w:hAnsi="Arial" w:cs="Arial"/>
          <w:spacing w:val="-21"/>
          <w:sz w:val="20"/>
        </w:rPr>
        <w:t xml:space="preserve"> </w:t>
      </w:r>
      <w:r w:rsidR="00C12992" w:rsidRPr="001058B5">
        <w:rPr>
          <w:rFonts w:ascii="Arial" w:hAnsi="Arial" w:cs="Arial"/>
          <w:sz w:val="20"/>
        </w:rPr>
        <w:t>in</w:t>
      </w:r>
      <w:r w:rsidR="00C12992" w:rsidRPr="001058B5">
        <w:rPr>
          <w:rFonts w:ascii="Arial" w:hAnsi="Arial" w:cs="Arial"/>
          <w:spacing w:val="-21"/>
          <w:sz w:val="20"/>
        </w:rPr>
        <w:t xml:space="preserve"> </w:t>
      </w:r>
      <w:r w:rsidR="00C12992" w:rsidRPr="001058B5">
        <w:rPr>
          <w:rFonts w:ascii="Arial" w:hAnsi="Arial" w:cs="Arial"/>
          <w:sz w:val="20"/>
        </w:rPr>
        <w:t>the GRANT</w:t>
      </w:r>
      <w:r w:rsidR="00C12992" w:rsidRPr="001058B5">
        <w:rPr>
          <w:rFonts w:ascii="Arial" w:hAnsi="Arial" w:cs="Arial"/>
          <w:spacing w:val="-76"/>
          <w:sz w:val="20"/>
        </w:rPr>
        <w:t xml:space="preserve"> </w:t>
      </w:r>
      <w:r w:rsidR="00C12992" w:rsidRPr="001058B5">
        <w:rPr>
          <w:rFonts w:ascii="Arial" w:hAnsi="Arial" w:cs="Arial"/>
          <w:sz w:val="20"/>
        </w:rPr>
        <w:t>ALL</w:t>
      </w:r>
      <w:r w:rsidR="00C12992" w:rsidRPr="001058B5">
        <w:rPr>
          <w:rFonts w:ascii="Arial" w:hAnsi="Arial" w:cs="Arial"/>
          <w:spacing w:val="-76"/>
          <w:sz w:val="20"/>
        </w:rPr>
        <w:t xml:space="preserve"> </w:t>
      </w:r>
      <w:r w:rsidR="00C12992" w:rsidRPr="001058B5">
        <w:rPr>
          <w:rFonts w:ascii="Arial" w:hAnsi="Arial" w:cs="Arial"/>
          <w:sz w:val="20"/>
        </w:rPr>
        <w:t>PRIVILEGES</w:t>
      </w:r>
      <w:r w:rsidR="00C12992" w:rsidRPr="001058B5">
        <w:rPr>
          <w:rFonts w:ascii="Arial" w:hAnsi="Arial" w:cs="Arial"/>
          <w:spacing w:val="-102"/>
          <w:sz w:val="20"/>
        </w:rPr>
        <w:t xml:space="preserve"> </w:t>
      </w:r>
      <w:r w:rsidR="00C12992" w:rsidRPr="001058B5">
        <w:rPr>
          <w:rFonts w:ascii="Arial" w:hAnsi="Arial" w:cs="Arial"/>
          <w:sz w:val="20"/>
        </w:rPr>
        <w:t>statement,</w:t>
      </w:r>
      <w:r w:rsidR="00C12992" w:rsidRPr="001058B5">
        <w:rPr>
          <w:rFonts w:ascii="Arial" w:hAnsi="Arial" w:cs="Arial"/>
          <w:spacing w:val="-29"/>
          <w:sz w:val="20"/>
        </w:rPr>
        <w:t xml:space="preserve"> </w:t>
      </w:r>
      <w:r w:rsidR="00C12992" w:rsidRPr="001058B5">
        <w:rPr>
          <w:rFonts w:ascii="Arial" w:hAnsi="Arial" w:cs="Arial"/>
          <w:sz w:val="20"/>
        </w:rPr>
        <w:t>but</w:t>
      </w:r>
      <w:r w:rsidR="00C12992" w:rsidRPr="001058B5">
        <w:rPr>
          <w:rFonts w:ascii="Arial" w:hAnsi="Arial" w:cs="Arial"/>
          <w:spacing w:val="-29"/>
          <w:sz w:val="20"/>
        </w:rPr>
        <w:t xml:space="preserve"> </w:t>
      </w:r>
      <w:r w:rsidR="00C12992" w:rsidRPr="001058B5">
        <w:rPr>
          <w:rFonts w:ascii="Arial" w:hAnsi="Arial" w:cs="Arial"/>
          <w:sz w:val="20"/>
        </w:rPr>
        <w:t>you</w:t>
      </w:r>
      <w:r w:rsidR="00C12992" w:rsidRPr="001058B5">
        <w:rPr>
          <w:rFonts w:ascii="Arial" w:hAnsi="Arial" w:cs="Arial"/>
          <w:spacing w:val="-29"/>
          <w:sz w:val="20"/>
        </w:rPr>
        <w:t xml:space="preserve"> </w:t>
      </w:r>
      <w:r w:rsidR="00C12992" w:rsidRPr="001058B5">
        <w:rPr>
          <w:rFonts w:ascii="Arial" w:hAnsi="Arial" w:cs="Arial"/>
          <w:sz w:val="20"/>
        </w:rPr>
        <w:t>can</w:t>
      </w:r>
      <w:r w:rsidR="00C12992" w:rsidRPr="001058B5">
        <w:rPr>
          <w:rFonts w:ascii="Arial" w:hAnsi="Arial" w:cs="Arial"/>
          <w:spacing w:val="-29"/>
          <w:sz w:val="20"/>
        </w:rPr>
        <w:t xml:space="preserve"> </w:t>
      </w:r>
      <w:r w:rsidR="00C12992" w:rsidRPr="001058B5">
        <w:rPr>
          <w:rFonts w:ascii="Arial" w:hAnsi="Arial" w:cs="Arial"/>
          <w:sz w:val="20"/>
        </w:rPr>
        <w:t>grant</w:t>
      </w:r>
      <w:r w:rsidR="00C12992" w:rsidRPr="001058B5">
        <w:rPr>
          <w:rFonts w:ascii="Arial" w:hAnsi="Arial" w:cs="Arial"/>
          <w:spacing w:val="-29"/>
          <w:sz w:val="20"/>
        </w:rPr>
        <w:t xml:space="preserve"> </w:t>
      </w:r>
      <w:r w:rsidR="00C12992" w:rsidRPr="001058B5">
        <w:rPr>
          <w:rFonts w:ascii="Arial" w:hAnsi="Arial" w:cs="Arial"/>
          <w:sz w:val="20"/>
        </w:rPr>
        <w:t>it</w:t>
      </w:r>
      <w:r w:rsidR="00C12992" w:rsidRPr="001058B5">
        <w:rPr>
          <w:rFonts w:ascii="Arial" w:hAnsi="Arial" w:cs="Arial"/>
          <w:spacing w:val="-29"/>
          <w:sz w:val="20"/>
        </w:rPr>
        <w:t xml:space="preserve"> </w:t>
      </w:r>
      <w:r w:rsidR="00C12992" w:rsidRPr="001058B5">
        <w:rPr>
          <w:rFonts w:ascii="Arial" w:hAnsi="Arial" w:cs="Arial"/>
          <w:sz w:val="20"/>
        </w:rPr>
        <w:t xml:space="preserve">through a role. </w:t>
      </w:r>
      <w:hyperlink w:anchor="_bookmark493" w:history="1">
        <w:r w:rsidR="00C12992" w:rsidRPr="001058B5">
          <w:rPr>
            <w:rFonts w:ascii="Arial" w:hAnsi="Arial" w:cs="Arial"/>
            <w:color w:val="0000CC"/>
            <w:sz w:val="20"/>
          </w:rPr>
          <w:t>Chapter 4, "Configuring Privilege and Role</w:t>
        </w:r>
      </w:hyperlink>
      <w:hyperlink w:anchor="_bookmark493" w:history="1">
        <w:r w:rsidR="00C12992" w:rsidRPr="001058B5">
          <w:rPr>
            <w:rFonts w:ascii="Arial" w:hAnsi="Arial" w:cs="Arial"/>
            <w:color w:val="0000CC"/>
            <w:sz w:val="20"/>
          </w:rPr>
          <w:t xml:space="preserve"> Authorization" </w:t>
        </w:r>
      </w:hyperlink>
      <w:r w:rsidR="00C12992" w:rsidRPr="001058B5">
        <w:rPr>
          <w:rFonts w:ascii="Arial" w:hAnsi="Arial" w:cs="Arial"/>
          <w:sz w:val="20"/>
        </w:rPr>
        <w:t>describes roles in</w:t>
      </w:r>
      <w:r w:rsidR="00C12992" w:rsidRPr="001058B5">
        <w:rPr>
          <w:rFonts w:ascii="Arial" w:hAnsi="Arial" w:cs="Arial"/>
          <w:spacing w:val="-2"/>
          <w:sz w:val="20"/>
        </w:rPr>
        <w:t xml:space="preserve"> </w:t>
      </w:r>
      <w:r w:rsidR="00C12992" w:rsidRPr="001058B5">
        <w:rPr>
          <w:rFonts w:ascii="Arial" w:hAnsi="Arial" w:cs="Arial"/>
          <w:sz w:val="20"/>
        </w:rPr>
        <w:t>detail.</w:t>
      </w:r>
    </w:p>
    <w:p w14:paraId="5692E112" w14:textId="77777777" w:rsidR="008C539B" w:rsidRPr="001058B5" w:rsidRDefault="008C539B">
      <w:pPr>
        <w:pStyle w:val="BodyText"/>
        <w:spacing w:before="5"/>
        <w:rPr>
          <w:rFonts w:ascii="Arial" w:hAnsi="Arial" w:cs="Arial"/>
          <w:sz w:val="9"/>
        </w:rPr>
      </w:pPr>
    </w:p>
    <w:p w14:paraId="5BD149E7" w14:textId="77777777" w:rsidR="008C539B" w:rsidRPr="001058B5" w:rsidRDefault="00C12992">
      <w:pPr>
        <w:pStyle w:val="Heading7"/>
        <w:numPr>
          <w:ilvl w:val="0"/>
          <w:numId w:val="14"/>
        </w:numPr>
        <w:tabs>
          <w:tab w:val="left" w:pos="2020"/>
        </w:tabs>
        <w:spacing w:before="96"/>
        <w:ind w:hanging="960"/>
        <w:jc w:val="left"/>
        <w:rPr>
          <w:rFonts w:ascii="Arial" w:hAnsi="Arial" w:cs="Arial"/>
        </w:rPr>
      </w:pPr>
      <w:r w:rsidRPr="001058B5">
        <w:rPr>
          <w:rFonts w:ascii="Arial" w:hAnsi="Arial" w:cs="Arial"/>
        </w:rPr>
        <w:t>Restrict operating system</w:t>
      </w:r>
      <w:r w:rsidRPr="001058B5">
        <w:rPr>
          <w:rFonts w:ascii="Arial" w:hAnsi="Arial" w:cs="Arial"/>
          <w:spacing w:val="-2"/>
        </w:rPr>
        <w:t xml:space="preserve"> </w:t>
      </w:r>
      <w:r w:rsidRPr="001058B5">
        <w:rPr>
          <w:rFonts w:ascii="Arial" w:hAnsi="Arial" w:cs="Arial"/>
        </w:rPr>
        <w:t>access.</w:t>
      </w:r>
    </w:p>
    <w:p w14:paraId="070CFF02" w14:textId="77777777" w:rsidR="008C539B" w:rsidRPr="001058B5" w:rsidRDefault="00C12992">
      <w:pPr>
        <w:pStyle w:val="BodyText"/>
        <w:spacing w:before="115"/>
        <w:ind w:left="2020"/>
        <w:rPr>
          <w:rFonts w:ascii="Arial" w:hAnsi="Arial" w:cs="Arial"/>
        </w:rPr>
      </w:pPr>
      <w:r w:rsidRPr="001058B5">
        <w:rPr>
          <w:rFonts w:ascii="Arial" w:hAnsi="Arial" w:cs="Arial"/>
        </w:rPr>
        <w:t>Foll</w:t>
      </w:r>
      <w:bookmarkStart w:id="2030" w:name="_bookmark2205"/>
      <w:bookmarkEnd w:id="2030"/>
      <w:r w:rsidRPr="001058B5">
        <w:rPr>
          <w:rFonts w:ascii="Arial" w:hAnsi="Arial" w:cs="Arial"/>
        </w:rPr>
        <w:t>ow these guidelines:</w:t>
      </w:r>
    </w:p>
    <w:p w14:paraId="189FAC45" w14:textId="77777777" w:rsidR="008C539B" w:rsidRPr="001058B5" w:rsidRDefault="00C12992">
      <w:pPr>
        <w:pStyle w:val="ListParagraph"/>
        <w:numPr>
          <w:ilvl w:val="1"/>
          <w:numId w:val="14"/>
        </w:numPr>
        <w:tabs>
          <w:tab w:val="left" w:pos="2380"/>
        </w:tabs>
        <w:ind w:left="2380"/>
        <w:rPr>
          <w:rFonts w:ascii="Arial" w:hAnsi="Arial" w:cs="Arial"/>
          <w:sz w:val="20"/>
        </w:rPr>
      </w:pPr>
      <w:bookmarkStart w:id="2031" w:name="_bookmark2206"/>
      <w:bookmarkEnd w:id="2031"/>
      <w:r w:rsidRPr="001058B5">
        <w:rPr>
          <w:rFonts w:ascii="Arial" w:hAnsi="Arial" w:cs="Arial"/>
          <w:sz w:val="20"/>
        </w:rPr>
        <w:t>Limit the number of operating system</w:t>
      </w:r>
      <w:r w:rsidRPr="001058B5">
        <w:rPr>
          <w:rFonts w:ascii="Arial" w:hAnsi="Arial" w:cs="Arial"/>
          <w:spacing w:val="-6"/>
          <w:sz w:val="20"/>
        </w:rPr>
        <w:t xml:space="preserve"> </w:t>
      </w:r>
      <w:r w:rsidRPr="001058B5">
        <w:rPr>
          <w:rFonts w:ascii="Arial" w:hAnsi="Arial" w:cs="Arial"/>
          <w:sz w:val="20"/>
        </w:rPr>
        <w:t>users.</w:t>
      </w:r>
    </w:p>
    <w:p w14:paraId="40A0A3EA" w14:textId="77777777" w:rsidR="008C539B" w:rsidRPr="001058B5" w:rsidRDefault="00C12992">
      <w:pPr>
        <w:pStyle w:val="ListParagraph"/>
        <w:numPr>
          <w:ilvl w:val="1"/>
          <w:numId w:val="14"/>
        </w:numPr>
        <w:tabs>
          <w:tab w:val="left" w:pos="2380"/>
        </w:tabs>
        <w:spacing w:before="112" w:line="244" w:lineRule="exact"/>
        <w:ind w:left="2380"/>
        <w:rPr>
          <w:rFonts w:ascii="Arial" w:hAnsi="Arial" w:cs="Arial"/>
          <w:sz w:val="20"/>
        </w:rPr>
      </w:pPr>
      <w:r w:rsidRPr="001058B5">
        <w:rPr>
          <w:rFonts w:ascii="Arial" w:hAnsi="Arial" w:cs="Arial"/>
          <w:sz w:val="20"/>
        </w:rPr>
        <w:t>Limit the privileges of the operating system accounts</w:t>
      </w:r>
      <w:r w:rsidRPr="001058B5">
        <w:rPr>
          <w:rFonts w:ascii="Arial" w:hAnsi="Arial" w:cs="Arial"/>
          <w:spacing w:val="-10"/>
          <w:sz w:val="20"/>
        </w:rPr>
        <w:t xml:space="preserve"> </w:t>
      </w:r>
      <w:r w:rsidRPr="001058B5">
        <w:rPr>
          <w:rFonts w:ascii="Arial" w:hAnsi="Arial" w:cs="Arial"/>
          <w:sz w:val="20"/>
        </w:rPr>
        <w:t>(administrative,</w:t>
      </w:r>
    </w:p>
    <w:p w14:paraId="6DBD2178" w14:textId="77777777" w:rsidR="008C539B" w:rsidRPr="001058B5" w:rsidRDefault="00C12992">
      <w:pPr>
        <w:pStyle w:val="BodyText"/>
        <w:spacing w:before="1" w:line="232" w:lineRule="auto"/>
        <w:ind w:left="2380" w:right="848"/>
        <w:rPr>
          <w:rFonts w:ascii="Arial" w:hAnsi="Arial" w:cs="Arial"/>
        </w:rPr>
      </w:pPr>
      <w:r w:rsidRPr="001058B5">
        <w:rPr>
          <w:rFonts w:ascii="Arial" w:hAnsi="Arial" w:cs="Arial"/>
        </w:rPr>
        <w:t>root-privileged, or DBA) on the Oracle Database host computer to the least</w:t>
      </w:r>
      <w:bookmarkStart w:id="2032" w:name="_bookmark2208"/>
      <w:bookmarkEnd w:id="2032"/>
      <w:r w:rsidRPr="001058B5">
        <w:rPr>
          <w:rFonts w:ascii="Arial" w:hAnsi="Arial" w:cs="Arial"/>
        </w:rPr>
        <w:t xml:space="preserve"> privileges required for a user to perform </w:t>
      </w:r>
      <w:bookmarkStart w:id="2033" w:name="_bookmark2207"/>
      <w:bookmarkEnd w:id="2033"/>
      <w:r w:rsidRPr="001058B5">
        <w:rPr>
          <w:rFonts w:ascii="Arial" w:hAnsi="Arial" w:cs="Arial"/>
        </w:rPr>
        <w:t>necessary tasks.</w:t>
      </w:r>
    </w:p>
    <w:p w14:paraId="0BB9F427" w14:textId="77777777" w:rsidR="008C539B" w:rsidRPr="001058B5" w:rsidRDefault="00C12992">
      <w:pPr>
        <w:pStyle w:val="ListParagraph"/>
        <w:numPr>
          <w:ilvl w:val="1"/>
          <w:numId w:val="14"/>
        </w:numPr>
        <w:tabs>
          <w:tab w:val="left" w:pos="2380"/>
        </w:tabs>
        <w:spacing w:before="118" w:line="232" w:lineRule="auto"/>
        <w:ind w:left="2380" w:right="841"/>
        <w:rPr>
          <w:rFonts w:ascii="Arial" w:hAnsi="Arial" w:cs="Arial"/>
          <w:sz w:val="20"/>
        </w:rPr>
      </w:pPr>
      <w:r w:rsidRPr="001058B5">
        <w:rPr>
          <w:rFonts w:ascii="Arial" w:hAnsi="Arial" w:cs="Arial"/>
          <w:sz w:val="20"/>
        </w:rPr>
        <w:t>Restrict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ability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modify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default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permissions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the Oracle Database home (installation) directory or its contents. Even privileged operating system users and the Oracle owner should not modify these</w:t>
      </w:r>
      <w:bookmarkStart w:id="2034" w:name="_bookmark2209"/>
      <w:bookmarkEnd w:id="2034"/>
      <w:r w:rsidRPr="001058B5">
        <w:rPr>
          <w:rFonts w:ascii="Arial" w:hAnsi="Arial" w:cs="Arial"/>
          <w:sz w:val="20"/>
        </w:rPr>
        <w:t xml:space="preserve"> permissions, unless instructed otherwise by</w:t>
      </w:r>
      <w:r w:rsidRPr="001058B5">
        <w:rPr>
          <w:rFonts w:ascii="Arial" w:hAnsi="Arial" w:cs="Arial"/>
          <w:spacing w:val="-4"/>
          <w:sz w:val="20"/>
        </w:rPr>
        <w:t xml:space="preserve"> </w:t>
      </w:r>
      <w:r w:rsidRPr="001058B5">
        <w:rPr>
          <w:rFonts w:ascii="Arial" w:hAnsi="Arial" w:cs="Arial"/>
          <w:sz w:val="20"/>
        </w:rPr>
        <w:t>Oracle.</w:t>
      </w:r>
    </w:p>
    <w:p w14:paraId="77D843DF" w14:textId="77777777" w:rsidR="008C539B" w:rsidRPr="001058B5" w:rsidRDefault="00C12992">
      <w:pPr>
        <w:pStyle w:val="ListParagraph"/>
        <w:numPr>
          <w:ilvl w:val="1"/>
          <w:numId w:val="14"/>
        </w:numPr>
        <w:tabs>
          <w:tab w:val="left" w:pos="2380"/>
        </w:tabs>
        <w:spacing w:before="116" w:line="232" w:lineRule="auto"/>
        <w:ind w:left="2380" w:right="1008"/>
        <w:rPr>
          <w:rFonts w:ascii="Arial" w:hAnsi="Arial" w:cs="Arial"/>
          <w:sz w:val="20"/>
        </w:rPr>
      </w:pPr>
      <w:r w:rsidRPr="001058B5">
        <w:rPr>
          <w:rFonts w:ascii="Arial" w:hAnsi="Arial" w:cs="Arial"/>
          <w:sz w:val="20"/>
        </w:rPr>
        <w:t xml:space="preserve">Restrict symbolic links. Ensure that when you provide a path or file to the database, neither the file nor any part of the path is modifiable by an untrusted </w:t>
      </w:r>
      <w:r w:rsidRPr="001058B5">
        <w:rPr>
          <w:rFonts w:ascii="Arial" w:hAnsi="Arial" w:cs="Arial"/>
          <w:spacing w:val="-4"/>
          <w:sz w:val="20"/>
        </w:rPr>
        <w:t xml:space="preserve">user. </w:t>
      </w:r>
      <w:r w:rsidRPr="001058B5">
        <w:rPr>
          <w:rFonts w:ascii="Arial" w:hAnsi="Arial" w:cs="Arial"/>
          <w:sz w:val="20"/>
        </w:rPr>
        <w:t>The file and all components of the path should be owned by the database administrator or trusted account, such as</w:t>
      </w:r>
      <w:r w:rsidRPr="001058B5">
        <w:rPr>
          <w:rFonts w:ascii="Arial" w:hAnsi="Arial" w:cs="Arial"/>
          <w:spacing w:val="-6"/>
          <w:sz w:val="20"/>
        </w:rPr>
        <w:t xml:space="preserve"> </w:t>
      </w:r>
      <w:r w:rsidRPr="001058B5">
        <w:rPr>
          <w:rFonts w:ascii="Arial" w:hAnsi="Arial" w:cs="Arial"/>
          <w:i/>
          <w:sz w:val="20"/>
        </w:rPr>
        <w:t>root</w:t>
      </w:r>
      <w:r w:rsidRPr="001058B5">
        <w:rPr>
          <w:rFonts w:ascii="Arial" w:hAnsi="Arial" w:cs="Arial"/>
          <w:sz w:val="20"/>
        </w:rPr>
        <w:t>.</w:t>
      </w:r>
    </w:p>
    <w:p w14:paraId="3EB0BBB2" w14:textId="77777777" w:rsidR="008C539B" w:rsidRPr="001058B5" w:rsidRDefault="008C539B">
      <w:pPr>
        <w:spacing w:line="232" w:lineRule="auto"/>
        <w:rPr>
          <w:rFonts w:ascii="Arial" w:hAnsi="Arial" w:cs="Arial"/>
          <w:sz w:val="20"/>
        </w:rPr>
        <w:sectPr w:rsidR="008C539B" w:rsidRPr="001058B5">
          <w:headerReference w:type="even" r:id="rId253"/>
          <w:headerReference w:type="default" r:id="rId254"/>
          <w:footerReference w:type="even" r:id="rId255"/>
          <w:footerReference w:type="default" r:id="rId256"/>
          <w:pgSz w:w="12240" w:h="15840"/>
          <w:pgMar w:top="840" w:right="1060" w:bottom="860" w:left="1100" w:header="549" w:footer="663" w:gutter="0"/>
          <w:pgNumType w:start="10"/>
          <w:cols w:space="720"/>
        </w:sectPr>
      </w:pPr>
    </w:p>
    <w:p w14:paraId="1D1D74E8" w14:textId="77777777" w:rsidR="008C539B" w:rsidRPr="001058B5" w:rsidRDefault="008C539B">
      <w:pPr>
        <w:pStyle w:val="BodyText"/>
        <w:spacing w:before="5"/>
        <w:rPr>
          <w:rFonts w:ascii="Arial" w:hAnsi="Arial" w:cs="Arial"/>
          <w:sz w:val="25"/>
        </w:rPr>
      </w:pPr>
    </w:p>
    <w:p w14:paraId="0E1AA893" w14:textId="77777777" w:rsidR="008C539B" w:rsidRPr="001058B5" w:rsidRDefault="00C12992">
      <w:pPr>
        <w:pStyle w:val="BodyText"/>
        <w:spacing w:before="99" w:line="232" w:lineRule="auto"/>
        <w:ind w:left="2979" w:right="295"/>
        <w:rPr>
          <w:rFonts w:ascii="Arial" w:hAnsi="Arial" w:cs="Arial"/>
        </w:rPr>
      </w:pPr>
      <w:r w:rsidRPr="001058B5">
        <w:rPr>
          <w:rFonts w:ascii="Arial" w:hAnsi="Arial" w:cs="Arial"/>
        </w:rPr>
        <w:t xml:space="preserve">This recommendation applies to all types of </w:t>
      </w:r>
      <w:bookmarkStart w:id="2035" w:name="_bookmark2211"/>
      <w:bookmarkEnd w:id="2035"/>
      <w:r w:rsidRPr="001058B5">
        <w:rPr>
          <w:rFonts w:ascii="Arial" w:hAnsi="Arial" w:cs="Arial"/>
        </w:rPr>
        <w:t xml:space="preserve">files: data files, </w:t>
      </w:r>
      <w:bookmarkStart w:id="2036" w:name="_bookmark2212"/>
      <w:bookmarkEnd w:id="2036"/>
      <w:r w:rsidRPr="001058B5">
        <w:rPr>
          <w:rFonts w:ascii="Arial" w:hAnsi="Arial" w:cs="Arial"/>
        </w:rPr>
        <w:t>log files,</w:t>
      </w:r>
      <w:bookmarkStart w:id="2037" w:name="_bookmark2210"/>
      <w:bookmarkEnd w:id="2037"/>
      <w:r w:rsidRPr="001058B5">
        <w:rPr>
          <w:rFonts w:ascii="Arial" w:hAnsi="Arial" w:cs="Arial"/>
        </w:rPr>
        <w:t xml:space="preserve"> </w:t>
      </w:r>
      <w:bookmarkStart w:id="2038" w:name="_bookmark2213"/>
      <w:bookmarkEnd w:id="2038"/>
      <w:r w:rsidRPr="001058B5">
        <w:rPr>
          <w:rFonts w:ascii="Arial" w:hAnsi="Arial" w:cs="Arial"/>
        </w:rPr>
        <w:t>trace files, external tables, BFILE data types, and so on.</w:t>
      </w:r>
    </w:p>
    <w:p w14:paraId="2FC1BD09" w14:textId="77777777" w:rsidR="008C539B" w:rsidRPr="001058B5" w:rsidRDefault="00C12992">
      <w:pPr>
        <w:pStyle w:val="Heading7"/>
        <w:numPr>
          <w:ilvl w:val="0"/>
          <w:numId w:val="14"/>
        </w:numPr>
        <w:tabs>
          <w:tab w:val="left" w:pos="2620"/>
        </w:tabs>
        <w:spacing w:before="116"/>
        <w:jc w:val="left"/>
        <w:rPr>
          <w:rFonts w:ascii="Arial" w:hAnsi="Arial" w:cs="Arial"/>
        </w:rPr>
      </w:pPr>
      <w:bookmarkStart w:id="2039" w:name="_bookmark2214"/>
      <w:bookmarkEnd w:id="2039"/>
      <w:r w:rsidRPr="001058B5">
        <w:rPr>
          <w:rFonts w:ascii="Arial" w:hAnsi="Arial" w:cs="Arial"/>
        </w:rPr>
        <w:t>Encrypt sensitive data and all backup media that contains database</w:t>
      </w:r>
      <w:r w:rsidRPr="001058B5">
        <w:rPr>
          <w:rFonts w:ascii="Arial" w:hAnsi="Arial" w:cs="Arial"/>
          <w:spacing w:val="-14"/>
        </w:rPr>
        <w:t xml:space="preserve"> </w:t>
      </w:r>
      <w:r w:rsidRPr="001058B5">
        <w:rPr>
          <w:rFonts w:ascii="Arial" w:hAnsi="Arial" w:cs="Arial"/>
        </w:rPr>
        <w:t>files.</w:t>
      </w:r>
    </w:p>
    <w:p w14:paraId="367DCD80" w14:textId="77777777" w:rsidR="008C539B" w:rsidRPr="001058B5" w:rsidRDefault="00C12992">
      <w:pPr>
        <w:pStyle w:val="BodyText"/>
        <w:spacing w:before="121" w:line="232" w:lineRule="auto"/>
        <w:ind w:left="2619"/>
        <w:rPr>
          <w:rFonts w:ascii="Arial" w:hAnsi="Arial" w:cs="Arial"/>
        </w:rPr>
      </w:pPr>
      <w:r w:rsidRPr="001058B5">
        <w:rPr>
          <w:rFonts w:ascii="Arial" w:hAnsi="Arial" w:cs="Arial"/>
        </w:rP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14:paraId="13416911" w14:textId="77777777" w:rsidR="008C539B" w:rsidRPr="001058B5" w:rsidRDefault="00C12992">
      <w:pPr>
        <w:pStyle w:val="BodyText"/>
        <w:spacing w:before="115" w:line="232" w:lineRule="auto"/>
        <w:ind w:left="2620" w:right="187"/>
        <w:rPr>
          <w:rFonts w:ascii="Arial" w:hAnsi="Arial" w:cs="Arial"/>
        </w:rPr>
      </w:pPr>
      <w:r w:rsidRPr="001058B5">
        <w:rPr>
          <w:rFonts w:ascii="Arial" w:hAnsi="Arial" w:cs="Arial"/>
        </w:rPr>
        <w:t>In most cases, you may want to use transparent data encryption to encrypt your sensitive</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See</w:t>
      </w:r>
      <w:r w:rsidRPr="001058B5">
        <w:rPr>
          <w:rFonts w:ascii="Arial" w:hAnsi="Arial" w:cs="Arial"/>
          <w:spacing w:val="-4"/>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Advanced</w:t>
      </w:r>
      <w:r w:rsidRPr="001058B5">
        <w:rPr>
          <w:rFonts w:ascii="Arial" w:hAnsi="Arial" w:cs="Arial"/>
          <w:i/>
          <w:spacing w:val="-4"/>
        </w:rPr>
        <w:t xml:space="preserve"> </w:t>
      </w:r>
      <w:r w:rsidRPr="001058B5">
        <w:rPr>
          <w:rFonts w:ascii="Arial" w:hAnsi="Arial" w:cs="Arial"/>
          <w:i/>
        </w:rPr>
        <w:t>Security</w:t>
      </w:r>
      <w:r w:rsidRPr="001058B5">
        <w:rPr>
          <w:rFonts w:ascii="Arial" w:hAnsi="Arial" w:cs="Arial"/>
          <w:i/>
          <w:spacing w:val="-5"/>
        </w:rPr>
        <w:t xml:space="preserve"> </w:t>
      </w:r>
      <w:r w:rsidRPr="001058B5">
        <w:rPr>
          <w:rFonts w:ascii="Arial" w:hAnsi="Arial" w:cs="Arial"/>
          <w:i/>
        </w:rPr>
        <w:t>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i/>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 xml:space="preserve">more information. See also </w:t>
      </w:r>
      <w:hyperlink w:anchor="_bookmark1550" w:history="1">
        <w:r w:rsidRPr="001058B5">
          <w:rPr>
            <w:rFonts w:ascii="Arial" w:hAnsi="Arial" w:cs="Arial"/>
            <w:color w:val="0000CC"/>
          </w:rPr>
          <w:t xml:space="preserve">"Security Problems That Encryption Does Not Solve" </w:t>
        </w:r>
      </w:hyperlink>
      <w:hyperlink w:anchor="_bookmark1550" w:history="1">
        <w:r w:rsidRPr="001058B5">
          <w:rPr>
            <w:rFonts w:ascii="Arial" w:hAnsi="Arial" w:cs="Arial"/>
          </w:rPr>
          <w:t>on</w:t>
        </w:r>
      </w:hyperlink>
      <w:r w:rsidRPr="001058B5">
        <w:rPr>
          <w:rFonts w:ascii="Arial" w:hAnsi="Arial" w:cs="Arial"/>
        </w:rPr>
        <w:t xml:space="preserve"> </w:t>
      </w:r>
      <w:hyperlink w:anchor="_bookmark1550" w:history="1">
        <w:r w:rsidRPr="001058B5">
          <w:rPr>
            <w:rFonts w:ascii="Arial" w:hAnsi="Arial" w:cs="Arial"/>
          </w:rPr>
          <w:t xml:space="preserve">page 8-1 </w:t>
        </w:r>
      </w:hyperlink>
      <w:r w:rsidRPr="001058B5">
        <w:rPr>
          <w:rFonts w:ascii="Arial" w:hAnsi="Arial" w:cs="Arial"/>
        </w:rPr>
        <w:t>for when you should not encrypt</w:t>
      </w:r>
      <w:r w:rsidRPr="001058B5">
        <w:rPr>
          <w:rFonts w:ascii="Arial" w:hAnsi="Arial" w:cs="Arial"/>
          <w:spacing w:val="-4"/>
        </w:rPr>
        <w:t xml:space="preserve"> </w:t>
      </w:r>
      <w:r w:rsidRPr="001058B5">
        <w:rPr>
          <w:rFonts w:ascii="Arial" w:hAnsi="Arial" w:cs="Arial"/>
        </w:rPr>
        <w:t>data.</w:t>
      </w:r>
    </w:p>
    <w:p w14:paraId="4F68622E" w14:textId="77777777" w:rsidR="008C539B" w:rsidRPr="001058B5" w:rsidRDefault="00C12992">
      <w:pPr>
        <w:pStyle w:val="Heading7"/>
        <w:numPr>
          <w:ilvl w:val="0"/>
          <w:numId w:val="14"/>
        </w:numPr>
        <w:tabs>
          <w:tab w:val="left" w:pos="2620"/>
        </w:tabs>
        <w:spacing w:before="114"/>
        <w:ind w:right="269"/>
        <w:jc w:val="left"/>
        <w:rPr>
          <w:rFonts w:ascii="Arial" w:hAnsi="Arial" w:cs="Arial"/>
        </w:rPr>
      </w:pPr>
      <w:r w:rsidRPr="001058B5">
        <w:rPr>
          <w:rFonts w:ascii="Arial" w:hAnsi="Arial" w:cs="Arial"/>
        </w:rPr>
        <w:t>For Oracle Automatic Storage Management (Oracle ASM) environments on Linux and UNIX systems, use Oracle ASM File Access Control to restrict</w:t>
      </w:r>
      <w:r w:rsidRPr="001058B5">
        <w:rPr>
          <w:rFonts w:ascii="Arial" w:hAnsi="Arial" w:cs="Arial"/>
          <w:spacing w:val="-30"/>
        </w:rPr>
        <w:t xml:space="preserve"> </w:t>
      </w:r>
      <w:r w:rsidRPr="001058B5">
        <w:rPr>
          <w:rFonts w:ascii="Arial" w:hAnsi="Arial" w:cs="Arial"/>
        </w:rPr>
        <w:t>access to the Oracle ASM disk groups.</w:t>
      </w:r>
    </w:p>
    <w:p w14:paraId="728B509B" w14:textId="77777777" w:rsidR="008C539B" w:rsidRPr="001058B5" w:rsidRDefault="00C12992">
      <w:pPr>
        <w:pStyle w:val="BodyText"/>
        <w:spacing w:before="119" w:line="232" w:lineRule="auto"/>
        <w:ind w:left="2620" w:right="188"/>
        <w:rPr>
          <w:rFonts w:ascii="Arial" w:hAnsi="Arial" w:cs="Arial"/>
        </w:rPr>
      </w:pPr>
      <w:r w:rsidRPr="001058B5">
        <w:rPr>
          <w:rFonts w:ascii="Arial" w:hAnsi="Arial" w:cs="Arial"/>
        </w:rPr>
        <w:t>If you use different operating system users and groups for Oracle Database installations,</w:t>
      </w:r>
      <w:r w:rsidRPr="001058B5">
        <w:rPr>
          <w:rFonts w:ascii="Arial" w:hAnsi="Arial" w:cs="Arial"/>
          <w:spacing w:val="-6"/>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ASM</w:t>
      </w:r>
      <w:r w:rsidRPr="001058B5">
        <w:rPr>
          <w:rFonts w:ascii="Arial" w:hAnsi="Arial" w:cs="Arial"/>
          <w:spacing w:val="-6"/>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sidRPr="001058B5">
        <w:rPr>
          <w:rFonts w:ascii="Arial" w:hAnsi="Arial" w:cs="Arial"/>
          <w:spacing w:val="-10"/>
        </w:rPr>
        <w:t xml:space="preserve"> </w:t>
      </w:r>
      <w:r w:rsidRPr="001058B5">
        <w:rPr>
          <w:rFonts w:ascii="Arial" w:hAnsi="Arial" w:cs="Arial"/>
        </w:rPr>
        <w:t>databases.</w:t>
      </w:r>
    </w:p>
    <w:p w14:paraId="65A0389A" w14:textId="77777777" w:rsidR="008C539B" w:rsidRPr="001058B5" w:rsidRDefault="00C12992">
      <w:pPr>
        <w:spacing w:before="113" w:line="232" w:lineRule="auto"/>
        <w:ind w:left="2619"/>
        <w:rPr>
          <w:rFonts w:ascii="Arial" w:hAnsi="Arial" w:cs="Arial"/>
          <w:sz w:val="20"/>
        </w:rPr>
      </w:pPr>
      <w:r w:rsidRPr="001058B5">
        <w:rPr>
          <w:rFonts w:ascii="Arial" w:hAnsi="Arial" w:cs="Arial"/>
          <w:sz w:val="20"/>
        </w:rPr>
        <w:t xml:space="preserve">For more information about managing Oracle ASM File Access Control for disk groups, see </w:t>
      </w:r>
      <w:r w:rsidRPr="001058B5">
        <w:rPr>
          <w:rFonts w:ascii="Arial" w:hAnsi="Arial" w:cs="Arial"/>
          <w:i/>
          <w:sz w:val="20"/>
        </w:rPr>
        <w:t>Oracle Automatic Storage Management Administrator's Guide</w:t>
      </w:r>
      <w:r w:rsidRPr="001058B5">
        <w:rPr>
          <w:rFonts w:ascii="Arial" w:hAnsi="Arial" w:cs="Arial"/>
          <w:sz w:val="20"/>
        </w:rPr>
        <w:t xml:space="preserve">. For information about the various privileges required for multiple software owners on Linux systems, see also </w:t>
      </w:r>
      <w:r w:rsidRPr="001058B5">
        <w:rPr>
          <w:rFonts w:ascii="Arial" w:hAnsi="Arial" w:cs="Arial"/>
          <w:i/>
          <w:sz w:val="20"/>
        </w:rPr>
        <w:t>Oracle Automatic Storage Management Administrator's Guide</w:t>
      </w:r>
      <w:r w:rsidRPr="001058B5">
        <w:rPr>
          <w:rFonts w:ascii="Arial" w:hAnsi="Arial" w:cs="Arial"/>
          <w:sz w:val="20"/>
        </w:rPr>
        <w:t>.</w:t>
      </w:r>
    </w:p>
    <w:p w14:paraId="4EA8542C" w14:textId="77777777" w:rsidR="008C539B" w:rsidRPr="001058B5" w:rsidRDefault="008C539B">
      <w:pPr>
        <w:pStyle w:val="BodyText"/>
        <w:spacing w:before="6"/>
        <w:rPr>
          <w:rFonts w:ascii="Arial" w:hAnsi="Arial" w:cs="Arial"/>
          <w:sz w:val="27"/>
        </w:rPr>
      </w:pPr>
    </w:p>
    <w:p w14:paraId="2AB1E8DD" w14:textId="77777777" w:rsidR="008C539B" w:rsidRPr="001058B5" w:rsidRDefault="00C12992">
      <w:pPr>
        <w:pStyle w:val="Heading3"/>
      </w:pPr>
      <w:bookmarkStart w:id="2040" w:name="Guidelines_for_Securing_the_ORACLE_LOADE"/>
      <w:bookmarkStart w:id="2041" w:name="_bookmark2215"/>
      <w:bookmarkStart w:id="2042" w:name="_bookmark2216"/>
      <w:bookmarkEnd w:id="2040"/>
      <w:bookmarkEnd w:id="2041"/>
      <w:bookmarkEnd w:id="2042"/>
      <w:r w:rsidRPr="001058B5">
        <w:t>Guidelines for Securing the O</w:t>
      </w:r>
      <w:bookmarkStart w:id="2043" w:name="_bookmark2217"/>
      <w:bookmarkEnd w:id="2043"/>
      <w:r w:rsidRPr="001058B5">
        <w:t>RACLE_LOADER Access Driver</w:t>
      </w:r>
    </w:p>
    <w:p w14:paraId="063F27B4" w14:textId="77777777" w:rsidR="008C539B" w:rsidRPr="001058B5" w:rsidRDefault="00C12992">
      <w:pPr>
        <w:pStyle w:val="BodyText"/>
        <w:spacing w:before="81"/>
        <w:ind w:left="2260"/>
        <w:rPr>
          <w:rFonts w:ascii="Arial" w:hAnsi="Arial" w:cs="Arial"/>
        </w:rPr>
      </w:pPr>
      <w:r w:rsidRPr="001058B5">
        <w:rPr>
          <w:rFonts w:ascii="Arial" w:hAnsi="Arial" w:cs="Arial"/>
        </w:rPr>
        <w:t>Follow these guidelines to secure the ORACLE_LOADER</w:t>
      </w:r>
      <w:r w:rsidRPr="001058B5">
        <w:rPr>
          <w:rFonts w:ascii="Arial" w:hAnsi="Arial" w:cs="Arial"/>
          <w:spacing w:val="-83"/>
        </w:rPr>
        <w:t xml:space="preserve"> </w:t>
      </w:r>
      <w:r w:rsidRPr="001058B5">
        <w:rPr>
          <w:rFonts w:ascii="Arial" w:hAnsi="Arial" w:cs="Arial"/>
        </w:rPr>
        <w:t>access driver:</w:t>
      </w:r>
    </w:p>
    <w:p w14:paraId="3FE2C775" w14:textId="77777777" w:rsidR="008C539B" w:rsidRPr="001058B5" w:rsidRDefault="00C12992">
      <w:pPr>
        <w:pStyle w:val="ListParagraph"/>
        <w:numPr>
          <w:ilvl w:val="0"/>
          <w:numId w:val="13"/>
        </w:numPr>
        <w:tabs>
          <w:tab w:val="left" w:pos="2620"/>
        </w:tabs>
        <w:spacing w:before="118" w:line="232" w:lineRule="auto"/>
        <w:ind w:right="186"/>
        <w:jc w:val="left"/>
        <w:rPr>
          <w:rFonts w:ascii="Arial" w:hAnsi="Arial" w:cs="Arial"/>
          <w:sz w:val="20"/>
        </w:rPr>
      </w:pPr>
      <w:r w:rsidRPr="001058B5">
        <w:rPr>
          <w:rFonts w:ascii="Arial" w:hAnsi="Arial" w:cs="Arial"/>
          <w:b/>
          <w:sz w:val="20"/>
        </w:rPr>
        <w:t>Create a separate operating system directory to store the access driver preprocessors.</w:t>
      </w:r>
      <w:r w:rsidRPr="001058B5">
        <w:rPr>
          <w:rFonts w:ascii="Arial" w:hAnsi="Arial" w:cs="Arial"/>
          <w:b/>
          <w:spacing w:val="-8"/>
          <w:sz w:val="20"/>
        </w:rPr>
        <w:t xml:space="preserve"> </w:t>
      </w:r>
      <w:r w:rsidRPr="001058B5">
        <w:rPr>
          <w:rFonts w:ascii="Arial" w:hAnsi="Arial" w:cs="Arial"/>
          <w:spacing w:val="-7"/>
          <w:sz w:val="20"/>
        </w:rPr>
        <w:t>You</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7"/>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may</w:t>
      </w:r>
      <w:r w:rsidRPr="001058B5">
        <w:rPr>
          <w:rFonts w:ascii="Arial" w:hAnsi="Arial" w:cs="Arial"/>
          <w:spacing w:val="-7"/>
          <w:sz w:val="20"/>
        </w:rPr>
        <w:t xml:space="preserve"> </w:t>
      </w:r>
      <w:r w:rsidRPr="001058B5">
        <w:rPr>
          <w:rFonts w:ascii="Arial" w:hAnsi="Arial" w:cs="Arial"/>
          <w:sz w:val="20"/>
        </w:rPr>
        <w:t>need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sidRPr="001058B5">
        <w:rPr>
          <w:rFonts w:ascii="Arial" w:hAnsi="Arial" w:cs="Arial"/>
          <w:spacing w:val="-3"/>
          <w:sz w:val="20"/>
        </w:rPr>
        <w:t xml:space="preserve">directory. </w:t>
      </w:r>
      <w:r w:rsidRPr="001058B5">
        <w:rPr>
          <w:rFonts w:ascii="Arial" w:hAnsi="Arial" w:cs="Arial"/>
          <w:sz w:val="20"/>
        </w:rPr>
        <w:t>After you create these operating system directories, in SQL*Plus, you can create a directory object for each</w:t>
      </w:r>
      <w:r w:rsidRPr="001058B5">
        <w:rPr>
          <w:rFonts w:ascii="Arial" w:hAnsi="Arial" w:cs="Arial"/>
          <w:spacing w:val="-23"/>
          <w:sz w:val="20"/>
        </w:rPr>
        <w:t xml:space="preserve"> </w:t>
      </w:r>
      <w:r w:rsidRPr="001058B5">
        <w:rPr>
          <w:rFonts w:ascii="Arial" w:hAnsi="Arial" w:cs="Arial"/>
          <w:spacing w:val="-3"/>
          <w:sz w:val="20"/>
        </w:rPr>
        <w:t>directory.</w:t>
      </w:r>
    </w:p>
    <w:p w14:paraId="7A0AADA4" w14:textId="77777777" w:rsidR="008C539B" w:rsidRPr="001058B5" w:rsidRDefault="00C12992">
      <w:pPr>
        <w:pStyle w:val="ListParagraph"/>
        <w:numPr>
          <w:ilvl w:val="0"/>
          <w:numId w:val="13"/>
        </w:numPr>
        <w:tabs>
          <w:tab w:val="left" w:pos="2620"/>
        </w:tabs>
        <w:spacing w:before="118" w:line="232" w:lineRule="auto"/>
        <w:ind w:right="212"/>
        <w:jc w:val="left"/>
        <w:rPr>
          <w:rFonts w:ascii="Arial" w:hAnsi="Arial" w:cs="Arial"/>
          <w:sz w:val="20"/>
        </w:rPr>
      </w:pPr>
      <w:r w:rsidRPr="001058B5">
        <w:rPr>
          <w:rFonts w:ascii="Arial" w:hAnsi="Arial" w:cs="Arial"/>
          <w:b/>
          <w:sz w:val="20"/>
        </w:rPr>
        <w:t xml:space="preserve">Grant the operating system user ORACLE the correct operating system privileges to run the access driver preprocessor. </w:t>
      </w:r>
      <w:r w:rsidRPr="001058B5">
        <w:rPr>
          <w:rFonts w:ascii="Arial" w:hAnsi="Arial" w:cs="Arial"/>
          <w:sz w:val="20"/>
        </w:rPr>
        <w:t>In addition, protect the preprocessor</w:t>
      </w:r>
      <w:r w:rsidRPr="001058B5">
        <w:rPr>
          <w:rFonts w:ascii="Arial" w:hAnsi="Arial" w:cs="Arial"/>
          <w:spacing w:val="-12"/>
          <w:sz w:val="20"/>
        </w:rPr>
        <w:t xml:space="preserve"> </w:t>
      </w:r>
      <w:r w:rsidRPr="001058B5">
        <w:rPr>
          <w:rFonts w:ascii="Arial" w:hAnsi="Arial" w:cs="Arial"/>
          <w:sz w:val="20"/>
        </w:rPr>
        <w:t>program</w:t>
      </w:r>
      <w:r w:rsidRPr="001058B5">
        <w:rPr>
          <w:rFonts w:ascii="Arial" w:hAnsi="Arial" w:cs="Arial"/>
          <w:spacing w:val="-12"/>
          <w:sz w:val="20"/>
        </w:rPr>
        <w:t xml:space="preserve"> </w:t>
      </w:r>
      <w:r w:rsidRPr="001058B5">
        <w:rPr>
          <w:rFonts w:ascii="Arial" w:hAnsi="Arial" w:cs="Arial"/>
          <w:sz w:val="20"/>
        </w:rPr>
        <w:t>from</w:t>
      </w:r>
      <w:r w:rsidRPr="001058B5">
        <w:rPr>
          <w:rFonts w:ascii="Arial" w:hAnsi="Arial" w:cs="Arial"/>
          <w:spacing w:val="-12"/>
          <w:sz w:val="20"/>
        </w:rPr>
        <w:t xml:space="preserve"> </w:t>
      </w:r>
      <w:r w:rsidRPr="001058B5">
        <w:rPr>
          <w:rFonts w:ascii="Arial" w:hAnsi="Arial" w:cs="Arial"/>
          <w:sz w:val="20"/>
        </w:rPr>
        <w:t>WRITE</w:t>
      </w:r>
      <w:r w:rsidRPr="001058B5">
        <w:rPr>
          <w:rFonts w:ascii="Arial" w:hAnsi="Arial" w:cs="Arial"/>
          <w:spacing w:val="-88"/>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3"/>
          <w:sz w:val="20"/>
        </w:rPr>
        <w:t xml:space="preserve"> </w:t>
      </w:r>
      <w:r w:rsidRPr="001058B5">
        <w:rPr>
          <w:rFonts w:ascii="Arial" w:hAnsi="Arial" w:cs="Arial"/>
          <w:sz w:val="20"/>
        </w:rPr>
        <w:t>users</w:t>
      </w:r>
      <w:r w:rsidRPr="001058B5">
        <w:rPr>
          <w:rFonts w:ascii="Arial" w:hAnsi="Arial" w:cs="Arial"/>
          <w:spacing w:val="-13"/>
          <w:sz w:val="20"/>
        </w:rPr>
        <w:t xml:space="preserve"> </w:t>
      </w:r>
      <w:r w:rsidRPr="001058B5">
        <w:rPr>
          <w:rFonts w:ascii="Arial" w:hAnsi="Arial" w:cs="Arial"/>
          <w:sz w:val="20"/>
        </w:rPr>
        <w:t>other</w:t>
      </w:r>
      <w:r w:rsidRPr="001058B5">
        <w:rPr>
          <w:rFonts w:ascii="Arial" w:hAnsi="Arial" w:cs="Arial"/>
          <w:spacing w:val="-12"/>
          <w:sz w:val="20"/>
        </w:rPr>
        <w:t xml:space="preserve"> </w:t>
      </w:r>
      <w:r w:rsidRPr="001058B5">
        <w:rPr>
          <w:rFonts w:ascii="Arial" w:hAnsi="Arial" w:cs="Arial"/>
          <w:sz w:val="20"/>
        </w:rPr>
        <w:t>than</w:t>
      </w:r>
      <w:r w:rsidRPr="001058B5">
        <w:rPr>
          <w:rFonts w:ascii="Arial" w:hAnsi="Arial" w:cs="Arial"/>
          <w:spacing w:val="-12"/>
          <w:sz w:val="20"/>
        </w:rPr>
        <w:t xml:space="preserve"> </w:t>
      </w:r>
      <w:r w:rsidRPr="001058B5">
        <w:rPr>
          <w:rFonts w:ascii="Arial" w:hAnsi="Arial" w:cs="Arial"/>
          <w:sz w:val="20"/>
        </w:rPr>
        <w:t>the user responsible for managing the preprocessor</w:t>
      </w:r>
      <w:r w:rsidRPr="001058B5">
        <w:rPr>
          <w:rFonts w:ascii="Arial" w:hAnsi="Arial" w:cs="Arial"/>
          <w:spacing w:val="-10"/>
          <w:sz w:val="20"/>
        </w:rPr>
        <w:t xml:space="preserve"> </w:t>
      </w:r>
      <w:r w:rsidRPr="001058B5">
        <w:rPr>
          <w:rFonts w:ascii="Arial" w:hAnsi="Arial" w:cs="Arial"/>
          <w:sz w:val="20"/>
        </w:rPr>
        <w:t>program.</w:t>
      </w:r>
    </w:p>
    <w:p w14:paraId="06B45A21" w14:textId="77777777" w:rsidR="008C539B" w:rsidRPr="001058B5" w:rsidRDefault="00C12992">
      <w:pPr>
        <w:pStyle w:val="ListParagraph"/>
        <w:numPr>
          <w:ilvl w:val="0"/>
          <w:numId w:val="13"/>
        </w:numPr>
        <w:tabs>
          <w:tab w:val="left" w:pos="2620"/>
        </w:tabs>
        <w:spacing w:before="121" w:line="230" w:lineRule="auto"/>
        <w:ind w:right="261"/>
        <w:jc w:val="left"/>
        <w:rPr>
          <w:rFonts w:ascii="Arial" w:hAnsi="Arial" w:cs="Arial"/>
          <w:sz w:val="20"/>
        </w:rPr>
      </w:pPr>
      <w:r w:rsidRPr="001058B5">
        <w:rPr>
          <w:rFonts w:ascii="Arial" w:hAnsi="Arial" w:cs="Arial"/>
          <w:b/>
          <w:sz w:val="20"/>
        </w:rPr>
        <w:t>Grant the EXECUTE privilege to each user who will run the preprocessor program</w:t>
      </w:r>
      <w:r w:rsidRPr="001058B5">
        <w:rPr>
          <w:rFonts w:ascii="Arial" w:hAnsi="Arial" w:cs="Arial"/>
          <w:b/>
          <w:spacing w:val="-8"/>
          <w:sz w:val="20"/>
        </w:rPr>
        <w:t xml:space="preserve"> </w:t>
      </w:r>
      <w:r w:rsidRPr="001058B5">
        <w:rPr>
          <w:rFonts w:ascii="Arial" w:hAnsi="Arial" w:cs="Arial"/>
          <w:b/>
          <w:sz w:val="20"/>
        </w:rPr>
        <w:t>in</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9"/>
          <w:sz w:val="20"/>
        </w:rPr>
        <w:t xml:space="preserve"> </w:t>
      </w:r>
      <w:r w:rsidRPr="001058B5">
        <w:rPr>
          <w:rFonts w:ascii="Arial" w:hAnsi="Arial" w:cs="Arial"/>
          <w:sz w:val="20"/>
        </w:rPr>
        <w:t>Do</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WRITE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on</w:t>
      </w:r>
      <w:r w:rsidRPr="001058B5">
        <w:rPr>
          <w:rFonts w:ascii="Arial" w:hAnsi="Arial" w:cs="Arial"/>
          <w:spacing w:val="-8"/>
          <w:sz w:val="20"/>
        </w:rPr>
        <w:t xml:space="preserve"> </w:t>
      </w:r>
      <w:r w:rsidRPr="001058B5">
        <w:rPr>
          <w:rFonts w:ascii="Arial" w:hAnsi="Arial" w:cs="Arial"/>
          <w:sz w:val="20"/>
        </w:rPr>
        <w:t>the directory object. Never grant users both the EXECUTE and WRITE privilege for directory</w:t>
      </w:r>
      <w:r w:rsidRPr="001058B5">
        <w:rPr>
          <w:rFonts w:ascii="Arial" w:hAnsi="Arial" w:cs="Arial"/>
          <w:spacing w:val="-1"/>
          <w:sz w:val="20"/>
        </w:rPr>
        <w:t xml:space="preserve"> </w:t>
      </w:r>
      <w:r w:rsidRPr="001058B5">
        <w:rPr>
          <w:rFonts w:ascii="Arial" w:hAnsi="Arial" w:cs="Arial"/>
          <w:sz w:val="20"/>
        </w:rPr>
        <w:t>objects.</w:t>
      </w:r>
    </w:p>
    <w:p w14:paraId="4FF246AE" w14:textId="77777777" w:rsidR="008C539B" w:rsidRPr="001058B5" w:rsidRDefault="00C12992">
      <w:pPr>
        <w:pStyle w:val="ListParagraph"/>
        <w:numPr>
          <w:ilvl w:val="0"/>
          <w:numId w:val="13"/>
        </w:numPr>
        <w:tabs>
          <w:tab w:val="left" w:pos="2620"/>
        </w:tabs>
        <w:spacing w:before="124" w:line="232" w:lineRule="auto"/>
        <w:ind w:right="182"/>
        <w:jc w:val="left"/>
        <w:rPr>
          <w:rFonts w:ascii="Arial" w:hAnsi="Arial" w:cs="Arial"/>
          <w:sz w:val="20"/>
        </w:rPr>
      </w:pPr>
      <w:r w:rsidRPr="001058B5">
        <w:rPr>
          <w:rFonts w:ascii="Arial" w:hAnsi="Arial" w:cs="Arial"/>
          <w:b/>
          <w:sz w:val="20"/>
        </w:rPr>
        <w:t>Grant the WRITE privilege sparingly to anyone who will manage directory objects</w:t>
      </w:r>
      <w:r w:rsidRPr="001058B5">
        <w:rPr>
          <w:rFonts w:ascii="Arial" w:hAnsi="Arial" w:cs="Arial"/>
          <w:b/>
          <w:spacing w:val="-7"/>
          <w:sz w:val="20"/>
        </w:rPr>
        <w:t xml:space="preserve"> </w:t>
      </w:r>
      <w:r w:rsidRPr="001058B5">
        <w:rPr>
          <w:rFonts w:ascii="Arial" w:hAnsi="Arial" w:cs="Arial"/>
          <w:b/>
          <w:sz w:val="20"/>
        </w:rPr>
        <w:t>that</w:t>
      </w:r>
      <w:r w:rsidRPr="001058B5">
        <w:rPr>
          <w:rFonts w:ascii="Arial" w:hAnsi="Arial" w:cs="Arial"/>
          <w:b/>
          <w:spacing w:val="-9"/>
          <w:sz w:val="20"/>
        </w:rPr>
        <w:t xml:space="preserve"> </w:t>
      </w:r>
      <w:r w:rsidRPr="001058B5">
        <w:rPr>
          <w:rFonts w:ascii="Arial" w:hAnsi="Arial" w:cs="Arial"/>
          <w:b/>
          <w:sz w:val="20"/>
        </w:rPr>
        <w:t>contain</w:t>
      </w:r>
      <w:r w:rsidRPr="001058B5">
        <w:rPr>
          <w:rFonts w:ascii="Arial" w:hAnsi="Arial" w:cs="Arial"/>
          <w:b/>
          <w:spacing w:val="-9"/>
          <w:sz w:val="20"/>
        </w:rPr>
        <w:t xml:space="preserve"> </w:t>
      </w:r>
      <w:r w:rsidRPr="001058B5">
        <w:rPr>
          <w:rFonts w:ascii="Arial" w:hAnsi="Arial" w:cs="Arial"/>
          <w:b/>
          <w:sz w:val="20"/>
        </w:rPr>
        <w:t>preprocessors.</w:t>
      </w:r>
      <w:r w:rsidRPr="001058B5">
        <w:rPr>
          <w:rFonts w:ascii="Arial" w:hAnsi="Arial" w:cs="Arial"/>
          <w:b/>
          <w:spacing w:val="-9"/>
          <w:sz w:val="20"/>
        </w:rPr>
        <w:t xml:space="preserve"> </w:t>
      </w:r>
      <w:r w:rsidRPr="001058B5">
        <w:rPr>
          <w:rFonts w:ascii="Arial" w:hAnsi="Arial" w:cs="Arial"/>
          <w:sz w:val="20"/>
        </w:rPr>
        <w:t>This</w:t>
      </w:r>
      <w:r w:rsidRPr="001058B5">
        <w:rPr>
          <w:rFonts w:ascii="Arial" w:hAnsi="Arial" w:cs="Arial"/>
          <w:spacing w:val="-9"/>
          <w:sz w:val="20"/>
        </w:rPr>
        <w:t xml:space="preserve"> </w:t>
      </w:r>
      <w:r w:rsidRPr="001058B5">
        <w:rPr>
          <w:rFonts w:ascii="Arial" w:hAnsi="Arial" w:cs="Arial"/>
          <w:sz w:val="20"/>
        </w:rPr>
        <w:t>prevents</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users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accidentally or maliciously overwriting the preprocessor</w:t>
      </w:r>
      <w:r w:rsidRPr="001058B5">
        <w:rPr>
          <w:rFonts w:ascii="Arial" w:hAnsi="Arial" w:cs="Arial"/>
          <w:spacing w:val="-6"/>
          <w:sz w:val="20"/>
        </w:rPr>
        <w:t xml:space="preserve"> </w:t>
      </w:r>
      <w:r w:rsidRPr="001058B5">
        <w:rPr>
          <w:rFonts w:ascii="Arial" w:hAnsi="Arial" w:cs="Arial"/>
          <w:sz w:val="20"/>
        </w:rPr>
        <w:t>program.</w:t>
      </w:r>
    </w:p>
    <w:p w14:paraId="1C8E5EE0"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1CDA6CCD" w14:textId="77777777" w:rsidR="008C539B" w:rsidRPr="001058B5" w:rsidRDefault="008C539B">
      <w:pPr>
        <w:pStyle w:val="BodyText"/>
        <w:spacing w:before="6"/>
        <w:rPr>
          <w:rFonts w:ascii="Arial" w:hAnsi="Arial" w:cs="Arial"/>
          <w:sz w:val="25"/>
        </w:rPr>
      </w:pPr>
    </w:p>
    <w:p w14:paraId="028CBB82" w14:textId="77777777" w:rsidR="008C539B" w:rsidRPr="001058B5" w:rsidRDefault="00C12992">
      <w:pPr>
        <w:pStyle w:val="ListParagraph"/>
        <w:numPr>
          <w:ilvl w:val="0"/>
          <w:numId w:val="13"/>
        </w:numPr>
        <w:tabs>
          <w:tab w:val="left" w:pos="2020"/>
        </w:tabs>
        <w:spacing w:before="102" w:line="232" w:lineRule="auto"/>
        <w:ind w:left="2020" w:right="856"/>
        <w:jc w:val="left"/>
        <w:rPr>
          <w:rFonts w:ascii="Arial" w:hAnsi="Arial" w:cs="Arial"/>
          <w:sz w:val="20"/>
        </w:rPr>
      </w:pPr>
      <w:bookmarkStart w:id="2044" w:name="_bookmark2218"/>
      <w:bookmarkEnd w:id="2044"/>
      <w:r w:rsidRPr="001058B5">
        <w:rPr>
          <w:rFonts w:ascii="Arial" w:hAnsi="Arial" w:cs="Arial"/>
          <w:b/>
          <w:sz w:val="20"/>
        </w:rPr>
        <w:t>Create a separate operating system directory and directory object for any data files</w:t>
      </w:r>
      <w:r w:rsidRPr="001058B5">
        <w:rPr>
          <w:rFonts w:ascii="Arial" w:hAnsi="Arial" w:cs="Arial"/>
          <w:b/>
          <w:spacing w:val="-4"/>
          <w:sz w:val="20"/>
        </w:rPr>
        <w:t xml:space="preserve"> </w:t>
      </w:r>
      <w:r w:rsidRPr="001058B5">
        <w:rPr>
          <w:rFonts w:ascii="Arial" w:hAnsi="Arial" w:cs="Arial"/>
          <w:b/>
          <w:sz w:val="20"/>
        </w:rPr>
        <w:t>that</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4"/>
          <w:sz w:val="20"/>
        </w:rPr>
        <w:t xml:space="preserve"> </w:t>
      </w:r>
      <w:r w:rsidRPr="001058B5">
        <w:rPr>
          <w:rFonts w:ascii="Arial" w:hAnsi="Arial" w:cs="Arial"/>
          <w:b/>
          <w:sz w:val="20"/>
        </w:rPr>
        <w:t>required</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external</w:t>
      </w:r>
      <w:r w:rsidRPr="001058B5">
        <w:rPr>
          <w:rFonts w:ascii="Arial" w:hAnsi="Arial" w:cs="Arial"/>
          <w:b/>
          <w:spacing w:val="-4"/>
          <w:sz w:val="20"/>
        </w:rPr>
        <w:t xml:space="preserve"> </w:t>
      </w:r>
      <w:r w:rsidRPr="001058B5">
        <w:rPr>
          <w:rFonts w:ascii="Arial" w:hAnsi="Arial" w:cs="Arial"/>
          <w:b/>
          <w:sz w:val="20"/>
        </w:rPr>
        <w:t>tables.</w:t>
      </w:r>
      <w:r w:rsidRPr="001058B5">
        <w:rPr>
          <w:rFonts w:ascii="Arial" w:hAnsi="Arial" w:cs="Arial"/>
          <w:b/>
          <w:spacing w:val="-2"/>
          <w:sz w:val="20"/>
        </w:rPr>
        <w:t xml:space="preserve"> </w:t>
      </w:r>
      <w:r w:rsidRPr="001058B5">
        <w:rPr>
          <w:rFonts w:ascii="Arial" w:hAnsi="Arial" w:cs="Arial"/>
          <w:sz w:val="20"/>
        </w:rPr>
        <w:t>Ensure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separate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 directory and directory object used by the access directory</w:t>
      </w:r>
      <w:r w:rsidRPr="001058B5">
        <w:rPr>
          <w:rFonts w:ascii="Arial" w:hAnsi="Arial" w:cs="Arial"/>
          <w:spacing w:val="-20"/>
          <w:sz w:val="20"/>
        </w:rPr>
        <w:t xml:space="preserve"> </w:t>
      </w:r>
      <w:r w:rsidRPr="001058B5">
        <w:rPr>
          <w:rFonts w:ascii="Arial" w:hAnsi="Arial" w:cs="Arial"/>
          <w:sz w:val="20"/>
        </w:rPr>
        <w:t>preprocessor.</w:t>
      </w:r>
    </w:p>
    <w:p w14:paraId="6C022531" w14:textId="77777777" w:rsidR="008C539B" w:rsidRPr="001058B5" w:rsidRDefault="00C12992">
      <w:pPr>
        <w:pStyle w:val="BodyText"/>
        <w:spacing w:before="124" w:line="228" w:lineRule="auto"/>
        <w:ind w:left="2019" w:right="700"/>
        <w:rPr>
          <w:rFonts w:ascii="Arial" w:hAnsi="Arial" w:cs="Arial"/>
        </w:rPr>
      </w:pPr>
      <w:r w:rsidRPr="001058B5">
        <w:rPr>
          <w:rFonts w:ascii="Arial" w:hAnsi="Arial" w:cs="Arial"/>
          <w:spacing w:val="-5"/>
        </w:rPr>
        <w:t xml:space="preserve">Work </w:t>
      </w:r>
      <w:r w:rsidRPr="001058B5">
        <w:rPr>
          <w:rFonts w:ascii="Arial" w:hAnsi="Arial" w:cs="Arial"/>
        </w:rPr>
        <w:t xml:space="preserve">with the operating system manager to ensure that only the appropriate operating system users have access to this </w:t>
      </w:r>
      <w:r w:rsidRPr="001058B5">
        <w:rPr>
          <w:rFonts w:ascii="Arial" w:hAnsi="Arial" w:cs="Arial"/>
          <w:spacing w:val="-3"/>
        </w:rPr>
        <w:t xml:space="preserve">directory. </w:t>
      </w:r>
      <w:r w:rsidRPr="001058B5">
        <w:rPr>
          <w:rFonts w:ascii="Arial" w:hAnsi="Arial" w:cs="Arial"/>
        </w:rPr>
        <w:t>Grant the ORACLE operating system user READ access to any directory that has a directory object with READ privileges</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spacing w:val="-3"/>
        </w:rPr>
        <w:t>Similarly,</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87"/>
        </w:rPr>
        <w:t xml:space="preserve"> </w:t>
      </w:r>
      <w:r w:rsidRPr="001058B5">
        <w:rPr>
          <w:rFonts w:ascii="Arial" w:hAnsi="Arial" w:cs="Arial"/>
        </w:rPr>
        <w:t>operating</w:t>
      </w:r>
      <w:r w:rsidRPr="001058B5">
        <w:rPr>
          <w:rFonts w:ascii="Arial" w:hAnsi="Arial" w:cs="Arial"/>
          <w:spacing w:val="-11"/>
        </w:rPr>
        <w:t xml:space="preserve"> </w:t>
      </w:r>
      <w:r w:rsidRPr="001058B5">
        <w:rPr>
          <w:rFonts w:ascii="Arial" w:hAnsi="Arial" w:cs="Arial"/>
        </w:rPr>
        <w:t>system user</w:t>
      </w:r>
      <w:r w:rsidRPr="001058B5">
        <w:rPr>
          <w:rFonts w:ascii="Arial" w:hAnsi="Arial" w:cs="Arial"/>
          <w:spacing w:val="-16"/>
        </w:rPr>
        <w:t xml:space="preserve"> </w:t>
      </w:r>
      <w:r w:rsidRPr="001058B5">
        <w:rPr>
          <w:rFonts w:ascii="Arial" w:hAnsi="Arial" w:cs="Arial"/>
        </w:rPr>
        <w:t>WRITE</w:t>
      </w:r>
      <w:r w:rsidRPr="001058B5">
        <w:rPr>
          <w:rFonts w:ascii="Arial" w:hAnsi="Arial" w:cs="Arial"/>
          <w:spacing w:val="-91"/>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directory</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WRITE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granted</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database users.</w:t>
      </w:r>
    </w:p>
    <w:p w14:paraId="2959C722" w14:textId="77777777" w:rsidR="008C539B" w:rsidRPr="001058B5" w:rsidRDefault="00C12992">
      <w:pPr>
        <w:pStyle w:val="ListParagraph"/>
        <w:numPr>
          <w:ilvl w:val="0"/>
          <w:numId w:val="13"/>
        </w:numPr>
        <w:tabs>
          <w:tab w:val="left" w:pos="2020"/>
        </w:tabs>
        <w:spacing w:before="129" w:line="232" w:lineRule="auto"/>
        <w:ind w:left="2020" w:right="786"/>
        <w:jc w:val="left"/>
        <w:rPr>
          <w:rFonts w:ascii="Arial" w:hAnsi="Arial" w:cs="Arial"/>
          <w:sz w:val="20"/>
        </w:rPr>
      </w:pPr>
      <w:r w:rsidRPr="001058B5">
        <w:rPr>
          <w:rFonts w:ascii="Arial" w:hAnsi="Arial" w:cs="Arial"/>
          <w:b/>
          <w:sz w:val="20"/>
        </w:rPr>
        <w:t xml:space="preserve">Create a separate operating system directory and directory object for any files that the access driver generates. </w:t>
      </w:r>
      <w:r w:rsidRPr="001058B5">
        <w:rPr>
          <w:rFonts w:ascii="Arial" w:hAnsi="Arial" w:cs="Arial"/>
          <w:sz w:val="20"/>
        </w:rPr>
        <w:t xml:space="preserve">This includes log files, bad files, and discarded files. </w:t>
      </w:r>
      <w:r w:rsidRPr="001058B5">
        <w:rPr>
          <w:rFonts w:ascii="Arial" w:hAnsi="Arial" w:cs="Arial"/>
          <w:spacing w:val="-6"/>
          <w:sz w:val="20"/>
        </w:rPr>
        <w:t xml:space="preserve">You </w:t>
      </w:r>
      <w:r w:rsidRPr="001058B5">
        <w:rPr>
          <w:rFonts w:ascii="Arial" w:hAnsi="Arial" w:cs="Arial"/>
          <w:sz w:val="20"/>
        </w:rPr>
        <w:t xml:space="preserve">and the operating system manager must ensure that this directory and directory object have the proper protections, similar to those described in Guideline </w:t>
      </w:r>
      <w:hyperlink w:anchor="_bookmark2218" w:history="1">
        <w:r w:rsidRPr="001058B5">
          <w:rPr>
            <w:rFonts w:ascii="Arial" w:hAnsi="Arial" w:cs="Arial"/>
            <w:sz w:val="20"/>
          </w:rPr>
          <w:t>5</w:t>
        </w:r>
      </w:hyperlink>
      <w:r w:rsidRPr="001058B5">
        <w:rPr>
          <w:rFonts w:ascii="Arial" w:hAnsi="Arial" w:cs="Arial"/>
          <w:sz w:val="20"/>
        </w:rPr>
        <w:t>. The database user may need to access these files when resolving problems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files,</w:t>
      </w:r>
      <w:r w:rsidRPr="001058B5">
        <w:rPr>
          <w:rFonts w:ascii="Arial" w:hAnsi="Arial" w:cs="Arial"/>
          <w:spacing w:val="-6"/>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determine</w:t>
      </w:r>
      <w:r w:rsidRPr="001058B5">
        <w:rPr>
          <w:rFonts w:ascii="Arial" w:hAnsi="Arial" w:cs="Arial"/>
          <w:spacing w:val="-7"/>
          <w:sz w:val="20"/>
        </w:rPr>
        <w:t xml:space="preserve"> </w:t>
      </w:r>
      <w:r w:rsidRPr="001058B5">
        <w:rPr>
          <w:rFonts w:ascii="Arial" w:hAnsi="Arial" w:cs="Arial"/>
          <w:sz w:val="20"/>
        </w:rPr>
        <w:t>a way for this user to read those</w:t>
      </w:r>
      <w:r w:rsidRPr="001058B5">
        <w:rPr>
          <w:rFonts w:ascii="Arial" w:hAnsi="Arial" w:cs="Arial"/>
          <w:spacing w:val="-5"/>
          <w:sz w:val="20"/>
        </w:rPr>
        <w:t xml:space="preserve"> </w:t>
      </w:r>
      <w:r w:rsidRPr="001058B5">
        <w:rPr>
          <w:rFonts w:ascii="Arial" w:hAnsi="Arial" w:cs="Arial"/>
          <w:sz w:val="20"/>
        </w:rPr>
        <w:t>files.</w:t>
      </w:r>
    </w:p>
    <w:p w14:paraId="74393758" w14:textId="77777777" w:rsidR="008C539B" w:rsidRPr="001058B5" w:rsidRDefault="00C12992">
      <w:pPr>
        <w:pStyle w:val="ListParagraph"/>
        <w:numPr>
          <w:ilvl w:val="0"/>
          <w:numId w:val="13"/>
        </w:numPr>
        <w:tabs>
          <w:tab w:val="left" w:pos="2020"/>
        </w:tabs>
        <w:spacing w:before="119" w:line="232" w:lineRule="auto"/>
        <w:ind w:left="2020" w:right="784"/>
        <w:jc w:val="left"/>
        <w:rPr>
          <w:rFonts w:ascii="Arial" w:hAnsi="Arial" w:cs="Arial"/>
          <w:sz w:val="20"/>
        </w:rPr>
      </w:pPr>
      <w:r w:rsidRPr="001058B5">
        <w:rPr>
          <w:rFonts w:ascii="Arial" w:hAnsi="Arial" w:cs="Arial"/>
          <w:b/>
          <w:sz w:val="20"/>
        </w:rPr>
        <w:t>Grant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pacing w:val="-4"/>
          <w:sz w:val="20"/>
        </w:rPr>
        <w:t>CREATE</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8"/>
          <w:sz w:val="20"/>
        </w:rPr>
        <w:t xml:space="preserve"> </w:t>
      </w:r>
      <w:r w:rsidRPr="001058B5">
        <w:rPr>
          <w:rFonts w:ascii="Arial" w:hAnsi="Arial" w:cs="Arial"/>
          <w:b/>
          <w:sz w:val="20"/>
        </w:rPr>
        <w:t>DROP</w:t>
      </w:r>
      <w:r w:rsidRPr="001058B5">
        <w:rPr>
          <w:rFonts w:ascii="Arial" w:hAnsi="Arial" w:cs="Arial"/>
          <w:b/>
          <w:spacing w:val="-8"/>
          <w:sz w:val="20"/>
        </w:rPr>
        <w:t xml:space="preserve"> </w:t>
      </w:r>
      <w:r w:rsidRPr="001058B5">
        <w:rPr>
          <w:rFonts w:ascii="Arial" w:hAnsi="Arial" w:cs="Arial"/>
          <w:b/>
          <w:sz w:val="20"/>
        </w:rPr>
        <w:t>ANY</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7"/>
          <w:sz w:val="20"/>
        </w:rPr>
        <w:t xml:space="preserve"> </w:t>
      </w:r>
      <w:r w:rsidRPr="001058B5">
        <w:rPr>
          <w:rFonts w:ascii="Arial" w:hAnsi="Arial" w:cs="Arial"/>
          <w:b/>
          <w:sz w:val="20"/>
        </w:rPr>
        <w:t xml:space="preserve">privileges sparingly. </w:t>
      </w:r>
      <w:r w:rsidRPr="001058B5">
        <w:rPr>
          <w:rFonts w:ascii="Arial" w:hAnsi="Arial" w:cs="Arial"/>
          <w:sz w:val="20"/>
        </w:rPr>
        <w:t>Users who have these privileges and users who have been granted the DBA</w:t>
      </w:r>
      <w:r w:rsidRPr="001058B5">
        <w:rPr>
          <w:rFonts w:ascii="Arial" w:hAnsi="Arial" w:cs="Arial"/>
          <w:spacing w:val="-87"/>
          <w:sz w:val="20"/>
        </w:rPr>
        <w:t xml:space="preserve"> </w:t>
      </w:r>
      <w:r w:rsidRPr="001058B5">
        <w:rPr>
          <w:rFonts w:ascii="Arial" w:hAnsi="Arial" w:cs="Arial"/>
          <w:sz w:val="20"/>
        </w:rPr>
        <w:t>role have full access to all directory objects.</w:t>
      </w:r>
    </w:p>
    <w:p w14:paraId="520D1C8F" w14:textId="77777777" w:rsidR="008C539B" w:rsidRPr="001058B5" w:rsidRDefault="00C12992">
      <w:pPr>
        <w:pStyle w:val="ListParagraph"/>
        <w:numPr>
          <w:ilvl w:val="0"/>
          <w:numId w:val="13"/>
        </w:numPr>
        <w:tabs>
          <w:tab w:val="left" w:pos="2020"/>
        </w:tabs>
        <w:spacing w:before="117" w:line="232" w:lineRule="auto"/>
        <w:ind w:left="2020" w:right="1432"/>
        <w:jc w:val="left"/>
        <w:rPr>
          <w:rFonts w:ascii="Arial" w:hAnsi="Arial" w:cs="Arial"/>
          <w:sz w:val="20"/>
        </w:rPr>
      </w:pPr>
      <w:r w:rsidRPr="001058B5">
        <w:rPr>
          <w:rFonts w:ascii="Arial" w:hAnsi="Arial" w:cs="Arial"/>
          <w:b/>
          <w:sz w:val="20"/>
        </w:rPr>
        <w:t>Consider</w:t>
      </w:r>
      <w:r w:rsidRPr="001058B5">
        <w:rPr>
          <w:rFonts w:ascii="Arial" w:hAnsi="Arial" w:cs="Arial"/>
          <w:b/>
          <w:spacing w:val="-7"/>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DROP</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6"/>
          <w:sz w:val="20"/>
        </w:rPr>
        <w:t xml:space="preserve"> </w:t>
      </w:r>
      <w:r w:rsidRPr="001058B5">
        <w:rPr>
          <w:rFonts w:ascii="Arial" w:hAnsi="Arial" w:cs="Arial"/>
          <w:b/>
          <w:sz w:val="20"/>
        </w:rPr>
        <w:t>privilege.</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1785" w:history="1">
        <w:r w:rsidRPr="001058B5">
          <w:rPr>
            <w:rFonts w:ascii="Arial" w:hAnsi="Arial" w:cs="Arial"/>
            <w:color w:val="0000CC"/>
            <w:sz w:val="20"/>
          </w:rPr>
          <w:t>"Auditing</w:t>
        </w:r>
      </w:hyperlink>
      <w:hyperlink w:anchor="_bookmark1785" w:history="1">
        <w:r w:rsidRPr="001058B5">
          <w:rPr>
            <w:rFonts w:ascii="Arial" w:hAnsi="Arial" w:cs="Arial"/>
            <w:color w:val="0000CC"/>
            <w:sz w:val="20"/>
          </w:rPr>
          <w:t xml:space="preserve"> Privileges" </w:t>
        </w:r>
      </w:hyperlink>
      <w:hyperlink w:anchor="_bookmark1785" w:history="1">
        <w:r w:rsidRPr="001058B5">
          <w:rPr>
            <w:rFonts w:ascii="Arial" w:hAnsi="Arial" w:cs="Arial"/>
            <w:sz w:val="20"/>
          </w:rPr>
          <w:t xml:space="preserve">on page 9-26 </w:t>
        </w:r>
      </w:hyperlink>
      <w:r w:rsidRPr="001058B5">
        <w:rPr>
          <w:rFonts w:ascii="Arial" w:hAnsi="Arial" w:cs="Arial"/>
          <w:sz w:val="20"/>
        </w:rPr>
        <w:t>for more information about auditing</w:t>
      </w:r>
      <w:r w:rsidRPr="001058B5">
        <w:rPr>
          <w:rFonts w:ascii="Arial" w:hAnsi="Arial" w:cs="Arial"/>
          <w:spacing w:val="-21"/>
          <w:sz w:val="20"/>
        </w:rPr>
        <w:t xml:space="preserve"> </w:t>
      </w:r>
      <w:r w:rsidRPr="001058B5">
        <w:rPr>
          <w:rFonts w:ascii="Arial" w:hAnsi="Arial" w:cs="Arial"/>
          <w:sz w:val="20"/>
        </w:rPr>
        <w:t>privileges.</w:t>
      </w:r>
    </w:p>
    <w:p w14:paraId="5C0D81E0" w14:textId="77777777" w:rsidR="008C539B" w:rsidRPr="001058B5" w:rsidRDefault="00C12992">
      <w:pPr>
        <w:pStyle w:val="ListParagraph"/>
        <w:numPr>
          <w:ilvl w:val="0"/>
          <w:numId w:val="13"/>
        </w:numPr>
        <w:tabs>
          <w:tab w:val="left" w:pos="2020"/>
        </w:tabs>
        <w:spacing w:before="118" w:line="232" w:lineRule="auto"/>
        <w:ind w:left="2020" w:right="1318"/>
        <w:jc w:val="left"/>
        <w:rPr>
          <w:rFonts w:ascii="Arial" w:hAnsi="Arial" w:cs="Arial"/>
          <w:sz w:val="20"/>
        </w:rPr>
      </w:pPr>
      <w:r w:rsidRPr="001058B5">
        <w:rPr>
          <w:rFonts w:ascii="Arial" w:hAnsi="Arial" w:cs="Arial"/>
          <w:b/>
          <w:sz w:val="20"/>
        </w:rPr>
        <w:t xml:space="preserve">Consider auditing the directory object. </w:t>
      </w:r>
      <w:r w:rsidRPr="001058B5">
        <w:rPr>
          <w:rFonts w:ascii="Arial" w:hAnsi="Arial" w:cs="Arial"/>
          <w:sz w:val="20"/>
        </w:rPr>
        <w:t xml:space="preserve">See </w:t>
      </w:r>
      <w:hyperlink w:anchor="_bookmark1840" w:history="1">
        <w:r w:rsidRPr="001058B5">
          <w:rPr>
            <w:rFonts w:ascii="Arial" w:hAnsi="Arial" w:cs="Arial"/>
            <w:color w:val="0000CC"/>
            <w:sz w:val="20"/>
          </w:rPr>
          <w:t>"Auditing Directory Objects"</w:t>
        </w:r>
        <w:r w:rsidRPr="001058B5">
          <w:rPr>
            <w:rFonts w:ascii="Arial" w:hAnsi="Arial" w:cs="Arial"/>
            <w:color w:val="0000CC"/>
            <w:spacing w:val="-36"/>
            <w:sz w:val="20"/>
          </w:rPr>
          <w:t xml:space="preserve"> </w:t>
        </w:r>
      </w:hyperlink>
      <w:hyperlink w:anchor="_bookmark1840" w:history="1">
        <w:r w:rsidRPr="001058B5">
          <w:rPr>
            <w:rFonts w:ascii="Arial" w:hAnsi="Arial" w:cs="Arial"/>
            <w:sz w:val="20"/>
          </w:rPr>
          <w:t>on</w:t>
        </w:r>
      </w:hyperlink>
      <w:hyperlink w:anchor="_bookmark1840" w:history="1">
        <w:r w:rsidRPr="001058B5">
          <w:rPr>
            <w:rFonts w:ascii="Arial" w:hAnsi="Arial" w:cs="Arial"/>
            <w:sz w:val="20"/>
          </w:rPr>
          <w:t xml:space="preserve"> page 9-32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0D3C45BF" w14:textId="77777777" w:rsidR="008C539B" w:rsidRPr="001058B5" w:rsidRDefault="00C12992">
      <w:pPr>
        <w:pStyle w:val="BodyText"/>
        <w:tabs>
          <w:tab w:val="left" w:pos="3584"/>
        </w:tabs>
        <w:spacing w:before="205" w:line="244" w:lineRule="exact"/>
        <w:ind w:left="2380"/>
        <w:rPr>
          <w:rFonts w:ascii="Arial" w:hAnsi="Arial" w:cs="Arial"/>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rPr>
        <w:t>Oracle Database Utilities for more information about</w:t>
      </w:r>
      <w:r w:rsidRPr="001058B5">
        <w:rPr>
          <w:rFonts w:ascii="Arial" w:hAnsi="Arial" w:cs="Arial"/>
          <w:spacing w:val="-10"/>
        </w:rPr>
        <w:t xml:space="preserve"> </w:t>
      </w:r>
      <w:r w:rsidRPr="001058B5">
        <w:rPr>
          <w:rFonts w:ascii="Arial" w:hAnsi="Arial" w:cs="Arial"/>
        </w:rPr>
        <w:t>the</w:t>
      </w:r>
    </w:p>
    <w:p w14:paraId="5C4C5BEB" w14:textId="77777777" w:rsidR="008C539B" w:rsidRPr="001058B5" w:rsidRDefault="00C12992">
      <w:pPr>
        <w:pStyle w:val="BodyText"/>
        <w:spacing w:line="248" w:lineRule="exact"/>
        <w:ind w:left="2380"/>
        <w:rPr>
          <w:rFonts w:ascii="Arial" w:hAnsi="Arial" w:cs="Arial"/>
        </w:rPr>
      </w:pPr>
      <w:r w:rsidRPr="001058B5">
        <w:rPr>
          <w:rFonts w:ascii="Arial" w:hAnsi="Arial" w:cs="Arial"/>
        </w:rPr>
        <w:t>ORACLE_DATAPUMP</w:t>
      </w:r>
      <w:r w:rsidRPr="001058B5">
        <w:rPr>
          <w:rFonts w:ascii="Arial" w:hAnsi="Arial" w:cs="Arial"/>
          <w:spacing w:val="-83"/>
        </w:rPr>
        <w:t xml:space="preserve"> </w:t>
      </w:r>
      <w:r w:rsidRPr="001058B5">
        <w:rPr>
          <w:rFonts w:ascii="Arial" w:hAnsi="Arial" w:cs="Arial"/>
        </w:rPr>
        <w:t>access driver</w:t>
      </w:r>
    </w:p>
    <w:p w14:paraId="786F34AA" w14:textId="77777777" w:rsidR="008C539B" w:rsidRPr="001058B5" w:rsidRDefault="008C539B">
      <w:pPr>
        <w:pStyle w:val="BodyText"/>
        <w:spacing w:before="8"/>
        <w:rPr>
          <w:rFonts w:ascii="Arial" w:hAnsi="Arial" w:cs="Arial"/>
          <w:sz w:val="22"/>
        </w:rPr>
      </w:pPr>
    </w:p>
    <w:p w14:paraId="5D4445FB" w14:textId="77777777" w:rsidR="008C539B" w:rsidRPr="001058B5" w:rsidRDefault="00C12992">
      <w:pPr>
        <w:pStyle w:val="Heading3"/>
        <w:spacing w:before="1"/>
        <w:ind w:left="100"/>
      </w:pPr>
      <w:bookmarkStart w:id="2045" w:name="Guidelines_for_Securing_a_Database_Insta"/>
      <w:bookmarkStart w:id="2046" w:name="_bookmark2219"/>
      <w:bookmarkStart w:id="2047" w:name="_bookmark2220"/>
      <w:bookmarkEnd w:id="2045"/>
      <w:bookmarkEnd w:id="2046"/>
      <w:bookmarkEnd w:id="2047"/>
      <w:r w:rsidRPr="001058B5">
        <w:rPr>
          <w:spacing w:val="-27"/>
        </w:rPr>
        <w:t xml:space="preserve">Guidelines </w:t>
      </w:r>
      <w:r w:rsidRPr="001058B5">
        <w:rPr>
          <w:spacing w:val="-20"/>
        </w:rPr>
        <w:t xml:space="preserve">for </w:t>
      </w:r>
      <w:r w:rsidRPr="001058B5">
        <w:rPr>
          <w:spacing w:val="-27"/>
        </w:rPr>
        <w:t xml:space="preserve">Securing </w:t>
      </w:r>
      <w:r w:rsidRPr="001058B5">
        <w:t xml:space="preserve">a </w:t>
      </w:r>
      <w:r w:rsidRPr="001058B5">
        <w:rPr>
          <w:spacing w:val="-29"/>
        </w:rPr>
        <w:t xml:space="preserve">Database </w:t>
      </w:r>
      <w:r w:rsidRPr="001058B5">
        <w:rPr>
          <w:spacing w:val="-23"/>
        </w:rPr>
        <w:t xml:space="preserve">Installation </w:t>
      </w:r>
      <w:bookmarkStart w:id="2048" w:name="_bookmark2221"/>
      <w:bookmarkEnd w:id="2048"/>
      <w:r w:rsidRPr="001058B5">
        <w:rPr>
          <w:spacing w:val="-23"/>
        </w:rPr>
        <w:t xml:space="preserve">and </w:t>
      </w:r>
      <w:r w:rsidRPr="001058B5">
        <w:rPr>
          <w:spacing w:val="-29"/>
        </w:rPr>
        <w:t>Configuration</w:t>
      </w:r>
    </w:p>
    <w:p w14:paraId="1F3DA180" w14:textId="77777777" w:rsidR="008C539B" w:rsidRPr="001058B5" w:rsidRDefault="00C12992">
      <w:pPr>
        <w:pStyle w:val="BodyText"/>
        <w:spacing w:before="85" w:line="232" w:lineRule="auto"/>
        <w:ind w:left="1660" w:right="700"/>
        <w:rPr>
          <w:rFonts w:ascii="Arial" w:hAnsi="Arial" w:cs="Arial"/>
        </w:rPr>
      </w:pPr>
      <w:r w:rsidRPr="001058B5">
        <w:rPr>
          <w:rFonts w:ascii="Arial" w:hAnsi="Arial" w:cs="Arial"/>
        </w:rPr>
        <w:t>For this release, changes were made to the default configuration of Oracle Database to make it more secure. The recommendations in this section augment the new, secure default configuration.</w:t>
      </w:r>
    </w:p>
    <w:p w14:paraId="1A6973E2"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to secure the database installation and configuration:</w:t>
      </w:r>
    </w:p>
    <w:p w14:paraId="5A8F6A69" w14:textId="77777777" w:rsidR="008C539B" w:rsidRPr="001058B5" w:rsidRDefault="00C12992">
      <w:pPr>
        <w:pStyle w:val="Heading7"/>
        <w:numPr>
          <w:ilvl w:val="0"/>
          <w:numId w:val="12"/>
        </w:numPr>
        <w:tabs>
          <w:tab w:val="left" w:pos="2020"/>
        </w:tabs>
        <w:spacing w:before="116"/>
        <w:ind w:right="829"/>
        <w:jc w:val="left"/>
        <w:rPr>
          <w:rFonts w:ascii="Arial" w:hAnsi="Arial" w:cs="Arial"/>
        </w:rPr>
      </w:pPr>
      <w:r w:rsidRPr="001058B5">
        <w:rPr>
          <w:rFonts w:ascii="Arial" w:hAnsi="Arial" w:cs="Arial"/>
        </w:rPr>
        <w:t>Before you begin an Oracle Database installation on UNIX systems, ensure</w:t>
      </w:r>
      <w:r w:rsidRPr="001058B5">
        <w:rPr>
          <w:rFonts w:ascii="Arial" w:hAnsi="Arial" w:cs="Arial"/>
          <w:spacing w:val="-31"/>
        </w:rPr>
        <w:t xml:space="preserve"> </w:t>
      </w:r>
      <w:r w:rsidRPr="001058B5">
        <w:rPr>
          <w:rFonts w:ascii="Arial" w:hAnsi="Arial" w:cs="Arial"/>
        </w:rPr>
        <w:t>that the umask value is 022 for the Oracle owner</w:t>
      </w:r>
      <w:r w:rsidRPr="001058B5">
        <w:rPr>
          <w:rFonts w:ascii="Arial" w:hAnsi="Arial" w:cs="Arial"/>
          <w:spacing w:val="-5"/>
        </w:rPr>
        <w:t xml:space="preserve"> </w:t>
      </w:r>
      <w:r w:rsidRPr="001058B5">
        <w:rPr>
          <w:rFonts w:ascii="Arial" w:hAnsi="Arial" w:cs="Arial"/>
        </w:rPr>
        <w:t>account.</w:t>
      </w:r>
    </w:p>
    <w:p w14:paraId="4AF218A8" w14:textId="77777777" w:rsidR="008C539B" w:rsidRPr="001058B5" w:rsidRDefault="00C12992">
      <w:pPr>
        <w:spacing w:before="119"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Reference for Linux and UNIX-Based Operating Systems </w:t>
      </w:r>
      <w:r w:rsidRPr="001058B5">
        <w:rPr>
          <w:rFonts w:ascii="Arial" w:hAnsi="Arial" w:cs="Arial"/>
          <w:sz w:val="20"/>
        </w:rPr>
        <w:t>for more information about managing Oracle Database on Linux and UNIX syste</w:t>
      </w:r>
      <w:bookmarkStart w:id="2049" w:name="_bookmark2222"/>
      <w:bookmarkEnd w:id="2049"/>
      <w:r w:rsidRPr="001058B5">
        <w:rPr>
          <w:rFonts w:ascii="Arial" w:hAnsi="Arial" w:cs="Arial"/>
          <w:sz w:val="20"/>
        </w:rPr>
        <w:t>ms.</w:t>
      </w:r>
    </w:p>
    <w:p w14:paraId="44A8CF0E" w14:textId="77777777" w:rsidR="008C539B" w:rsidRPr="001058B5" w:rsidRDefault="00C12992">
      <w:pPr>
        <w:pStyle w:val="Heading7"/>
        <w:numPr>
          <w:ilvl w:val="0"/>
          <w:numId w:val="12"/>
        </w:numPr>
        <w:tabs>
          <w:tab w:val="left" w:pos="2020"/>
        </w:tabs>
        <w:spacing w:before="115"/>
        <w:jc w:val="left"/>
        <w:rPr>
          <w:rFonts w:ascii="Arial" w:hAnsi="Arial" w:cs="Arial"/>
        </w:rPr>
      </w:pPr>
      <w:r w:rsidRPr="001058B5">
        <w:rPr>
          <w:rFonts w:ascii="Arial" w:hAnsi="Arial" w:cs="Arial"/>
        </w:rPr>
        <w:t>Install only what is</w:t>
      </w:r>
      <w:r w:rsidRPr="001058B5">
        <w:rPr>
          <w:rFonts w:ascii="Arial" w:hAnsi="Arial" w:cs="Arial"/>
          <w:spacing w:val="-1"/>
        </w:rPr>
        <w:t xml:space="preserve"> </w:t>
      </w:r>
      <w:r w:rsidRPr="001058B5">
        <w:rPr>
          <w:rFonts w:ascii="Arial" w:hAnsi="Arial" w:cs="Arial"/>
        </w:rPr>
        <w:t>required.</w:t>
      </w:r>
    </w:p>
    <w:p w14:paraId="1B1C26C0" w14:textId="77777777" w:rsidR="008C539B" w:rsidRPr="001058B5" w:rsidRDefault="00C12992">
      <w:pPr>
        <w:pStyle w:val="BodyText"/>
        <w:spacing w:before="121" w:line="232" w:lineRule="auto"/>
        <w:ind w:left="2020" w:right="780"/>
        <w:rPr>
          <w:rFonts w:ascii="Arial" w:hAnsi="Arial" w:cs="Arial"/>
        </w:rPr>
      </w:pPr>
      <w:r w:rsidRPr="001058B5">
        <w:rPr>
          <w:rFonts w:ascii="Arial" w:hAnsi="Arial" w:cs="Arial"/>
          <w:b/>
        </w:rPr>
        <w:t>Options and Products</w:t>
      </w:r>
      <w:r w:rsidRPr="001058B5">
        <w:rPr>
          <w:rFonts w:ascii="Arial" w:hAnsi="Arial" w:cs="Arial"/>
        </w:rPr>
        <w:t xml:space="preserve">: The Oracle Database CD </w:t>
      </w:r>
      <w:bookmarkStart w:id="2050" w:name="_bookmark2223"/>
      <w:bookmarkEnd w:id="2050"/>
      <w:r w:rsidRPr="001058B5">
        <w:rPr>
          <w:rFonts w:ascii="Arial" w:hAnsi="Arial" w:cs="Arial"/>
        </w:rPr>
        <w:t>pack contains products and options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5"/>
        </w:rPr>
        <w:t xml:space="preserve"> </w:t>
      </w:r>
      <w:r w:rsidRPr="001058B5">
        <w:rPr>
          <w:rFonts w:ascii="Arial" w:hAnsi="Arial" w:cs="Arial"/>
        </w:rPr>
        <w:t>products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options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5"/>
        </w:rPr>
        <w:t xml:space="preserve"> </w:t>
      </w:r>
      <w:r w:rsidRPr="001058B5">
        <w:rPr>
          <w:rFonts w:ascii="Arial" w:hAnsi="Arial" w:cs="Arial"/>
        </w:rPr>
        <w:t xml:space="preserve">as </w:t>
      </w:r>
      <w:r w:rsidRPr="001058B5">
        <w:rPr>
          <w:rFonts w:ascii="Arial" w:hAnsi="Arial" w:cs="Arial"/>
          <w:spacing w:val="-3"/>
        </w:rPr>
        <w:t xml:space="preserve">necessary. </w:t>
      </w:r>
      <w:r w:rsidRPr="001058B5">
        <w:rPr>
          <w:rFonts w:ascii="Arial" w:hAnsi="Arial" w:cs="Arial"/>
        </w:rPr>
        <w:t>Use the Custom Installation feature to avoid installing unnecessary products,</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perform</w:t>
      </w:r>
      <w:r w:rsidRPr="001058B5">
        <w:rPr>
          <w:rFonts w:ascii="Arial" w:hAnsi="Arial" w:cs="Arial"/>
          <w:spacing w:val="-9"/>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typical</w:t>
      </w:r>
      <w:r w:rsidRPr="001058B5">
        <w:rPr>
          <w:rFonts w:ascii="Arial" w:hAnsi="Arial" w:cs="Arial"/>
          <w:spacing w:val="-9"/>
        </w:rPr>
        <w:t xml:space="preserve"> </w:t>
      </w:r>
      <w:r w:rsidRPr="001058B5">
        <w:rPr>
          <w:rFonts w:ascii="Arial" w:hAnsi="Arial" w:cs="Arial"/>
        </w:rPr>
        <w:t>installation,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then</w:t>
      </w:r>
      <w:r w:rsidRPr="001058B5">
        <w:rPr>
          <w:rFonts w:ascii="Arial" w:hAnsi="Arial" w:cs="Arial"/>
          <w:spacing w:val="-8"/>
        </w:rPr>
        <w:t xml:space="preserve"> </w:t>
      </w:r>
      <w:r w:rsidRPr="001058B5">
        <w:rPr>
          <w:rFonts w:ascii="Arial" w:hAnsi="Arial" w:cs="Arial"/>
        </w:rPr>
        <w:t>deinstall</w:t>
      </w:r>
      <w:r w:rsidRPr="001058B5">
        <w:rPr>
          <w:rFonts w:ascii="Arial" w:hAnsi="Arial" w:cs="Arial"/>
          <w:spacing w:val="-8"/>
        </w:rPr>
        <w:t xml:space="preserve"> </w:t>
      </w:r>
      <w:r w:rsidRPr="001058B5">
        <w:rPr>
          <w:rFonts w:ascii="Arial" w:hAnsi="Arial" w:cs="Arial"/>
        </w:rPr>
        <w:t>options</w:t>
      </w:r>
      <w:r w:rsidRPr="001058B5">
        <w:rPr>
          <w:rFonts w:ascii="Arial" w:hAnsi="Arial" w:cs="Arial"/>
          <w:spacing w:val="-9"/>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products that are not required. There is no need to maintain additional products and options if they are not being used. They can always be properly installed, as required.</w:t>
      </w:r>
    </w:p>
    <w:p w14:paraId="22076559" w14:textId="77777777" w:rsidR="008C539B" w:rsidRPr="001058B5" w:rsidRDefault="00C12992">
      <w:pPr>
        <w:pStyle w:val="BodyText"/>
        <w:spacing w:before="112" w:line="232" w:lineRule="auto"/>
        <w:ind w:left="2020" w:right="848"/>
        <w:rPr>
          <w:rFonts w:ascii="Arial" w:hAnsi="Arial" w:cs="Arial"/>
        </w:rPr>
      </w:pPr>
      <w:r w:rsidRPr="001058B5">
        <w:rPr>
          <w:rFonts w:ascii="Arial" w:hAnsi="Arial" w:cs="Arial"/>
          <w:b/>
        </w:rPr>
        <w:t>Sample Schemas</w:t>
      </w:r>
      <w:r w:rsidRPr="001058B5">
        <w:rPr>
          <w:rFonts w:ascii="Arial" w:hAnsi="Arial" w:cs="Arial"/>
        </w:rPr>
        <w:t xml:space="preserve">: Oracle Database provides </w:t>
      </w:r>
      <w:bookmarkStart w:id="2051" w:name="_bookmark2225"/>
      <w:bookmarkEnd w:id="2051"/>
      <w:r w:rsidRPr="001058B5">
        <w:rPr>
          <w:rFonts w:ascii="Arial" w:hAnsi="Arial" w:cs="Arial"/>
        </w:rPr>
        <w:t xml:space="preserve">sample schemas to provide a common platform for examples. If your database will be used in a production environment, then </w:t>
      </w:r>
      <w:bookmarkStart w:id="2052" w:name="_bookmark2224"/>
      <w:bookmarkEnd w:id="2052"/>
      <w:r w:rsidRPr="001058B5">
        <w:rPr>
          <w:rFonts w:ascii="Arial" w:hAnsi="Arial" w:cs="Arial"/>
        </w:rPr>
        <w:t>do not install the sample schema. If you have installed the sample schema on a test database, then before going to production, remove or</w:t>
      </w:r>
    </w:p>
    <w:p w14:paraId="10C7D9C2" w14:textId="77777777" w:rsidR="008C539B" w:rsidRPr="001058B5" w:rsidRDefault="008C539B">
      <w:pPr>
        <w:spacing w:line="232" w:lineRule="auto"/>
        <w:rPr>
          <w:rFonts w:ascii="Arial" w:hAnsi="Arial" w:cs="Arial"/>
        </w:rPr>
        <w:sectPr w:rsidR="008C539B" w:rsidRPr="001058B5">
          <w:headerReference w:type="even" r:id="rId257"/>
          <w:headerReference w:type="default" r:id="rId258"/>
          <w:pgSz w:w="12240" w:h="15840"/>
          <w:pgMar w:top="840" w:right="1060" w:bottom="860" w:left="1100" w:header="549" w:footer="663" w:gutter="0"/>
          <w:cols w:space="720"/>
        </w:sectPr>
      </w:pPr>
    </w:p>
    <w:p w14:paraId="5DF99375" w14:textId="77777777" w:rsidR="008C539B" w:rsidRPr="001058B5" w:rsidRDefault="008C539B">
      <w:pPr>
        <w:pStyle w:val="BodyText"/>
        <w:spacing w:before="5"/>
        <w:rPr>
          <w:rFonts w:ascii="Arial" w:hAnsi="Arial" w:cs="Arial"/>
          <w:sz w:val="25"/>
        </w:rPr>
      </w:pPr>
    </w:p>
    <w:p w14:paraId="4A9AE13F" w14:textId="77777777" w:rsidR="008C539B" w:rsidRPr="001058B5" w:rsidRDefault="00C12992">
      <w:pPr>
        <w:spacing w:before="99" w:line="232" w:lineRule="auto"/>
        <w:ind w:left="2620"/>
        <w:rPr>
          <w:rFonts w:ascii="Arial" w:hAnsi="Arial" w:cs="Arial"/>
          <w:sz w:val="20"/>
        </w:rPr>
      </w:pPr>
      <w:r w:rsidRPr="001058B5">
        <w:rPr>
          <w:rFonts w:ascii="Arial" w:hAnsi="Arial" w:cs="Arial"/>
          <w:sz w:val="20"/>
        </w:rPr>
        <w:t xml:space="preserve">relock the sample schema accounts. See </w:t>
      </w:r>
      <w:r w:rsidRPr="001058B5">
        <w:rPr>
          <w:rFonts w:ascii="Arial" w:hAnsi="Arial" w:cs="Arial"/>
          <w:i/>
          <w:sz w:val="20"/>
        </w:rPr>
        <w:t xml:space="preserve">Oracle Database Sample Schemas </w:t>
      </w:r>
      <w:r w:rsidRPr="001058B5">
        <w:rPr>
          <w:rFonts w:ascii="Arial" w:hAnsi="Arial" w:cs="Arial"/>
          <w:sz w:val="20"/>
        </w:rPr>
        <w:t>for more information about the sample schemas.</w:t>
      </w:r>
    </w:p>
    <w:p w14:paraId="32BFFD63" w14:textId="77777777" w:rsidR="008C539B" w:rsidRPr="001058B5" w:rsidRDefault="00C12992">
      <w:pPr>
        <w:pStyle w:val="Heading7"/>
        <w:numPr>
          <w:ilvl w:val="0"/>
          <w:numId w:val="12"/>
        </w:numPr>
        <w:tabs>
          <w:tab w:val="left" w:pos="2620"/>
        </w:tabs>
        <w:spacing w:before="116"/>
        <w:ind w:left="2620" w:right="614"/>
        <w:jc w:val="left"/>
        <w:rPr>
          <w:rFonts w:ascii="Arial" w:hAnsi="Arial" w:cs="Arial"/>
        </w:rPr>
      </w:pPr>
      <w:r w:rsidRPr="001058B5">
        <w:rPr>
          <w:rFonts w:ascii="Arial" w:hAnsi="Arial" w:cs="Arial"/>
        </w:rPr>
        <w:t>During installation, when you are prompted for a password, create a</w:t>
      </w:r>
      <w:r w:rsidRPr="001058B5">
        <w:rPr>
          <w:rFonts w:ascii="Arial" w:hAnsi="Arial" w:cs="Arial"/>
          <w:spacing w:val="-23"/>
        </w:rPr>
        <w:t xml:space="preserve"> </w:t>
      </w:r>
      <w:r w:rsidRPr="001058B5">
        <w:rPr>
          <w:rFonts w:ascii="Arial" w:hAnsi="Arial" w:cs="Arial"/>
        </w:rPr>
        <w:t>secure password.</w:t>
      </w:r>
    </w:p>
    <w:p w14:paraId="0A688E18" w14:textId="77777777" w:rsidR="008C539B" w:rsidRPr="001058B5" w:rsidRDefault="00C12992">
      <w:pPr>
        <w:pStyle w:val="BodyText"/>
        <w:spacing w:before="114"/>
        <w:ind w:left="2620"/>
        <w:rPr>
          <w:rFonts w:ascii="Arial" w:hAnsi="Arial" w:cs="Arial"/>
        </w:rPr>
      </w:pPr>
      <w:r w:rsidRPr="001058B5">
        <w:rPr>
          <w:rFonts w:ascii="Arial" w:hAnsi="Arial" w:cs="Arial"/>
        </w:rPr>
        <w:t xml:space="preserve">Follow Guidelines </w:t>
      </w:r>
      <w:hyperlink w:anchor="_bookmark2170" w:history="1">
        <w:r w:rsidRPr="001058B5">
          <w:rPr>
            <w:rFonts w:ascii="Arial" w:hAnsi="Arial" w:cs="Arial"/>
          </w:rPr>
          <w:t>1</w:t>
        </w:r>
      </w:hyperlink>
      <w:r w:rsidRPr="001058B5">
        <w:rPr>
          <w:rFonts w:ascii="Arial" w:hAnsi="Arial" w:cs="Arial"/>
        </w:rPr>
        <w:t xml:space="preserve">, </w:t>
      </w:r>
      <w:hyperlink w:anchor="_bookmark2174" w:history="1">
        <w:r w:rsidRPr="001058B5">
          <w:rPr>
            <w:rFonts w:ascii="Arial" w:hAnsi="Arial" w:cs="Arial"/>
          </w:rPr>
          <w:t>5</w:t>
        </w:r>
      </w:hyperlink>
      <w:r w:rsidRPr="001058B5">
        <w:rPr>
          <w:rFonts w:ascii="Arial" w:hAnsi="Arial" w:cs="Arial"/>
        </w:rPr>
        <w:t xml:space="preserve">, and </w:t>
      </w:r>
      <w:hyperlink w:anchor="_bookmark2178" w:history="1">
        <w:r w:rsidRPr="001058B5">
          <w:rPr>
            <w:rFonts w:ascii="Arial" w:hAnsi="Arial" w:cs="Arial"/>
          </w:rPr>
          <w:t xml:space="preserve">6 </w:t>
        </w:r>
      </w:hyperlink>
      <w:r w:rsidRPr="001058B5">
        <w:rPr>
          <w:rFonts w:ascii="Arial" w:hAnsi="Arial" w:cs="Arial"/>
        </w:rPr>
        <w:t xml:space="preserve">in </w:t>
      </w:r>
      <w:hyperlink w:anchor="_bookmark2166" w:history="1">
        <w:r w:rsidRPr="001058B5">
          <w:rPr>
            <w:rFonts w:ascii="Arial" w:hAnsi="Arial" w:cs="Arial"/>
            <w:color w:val="0000CC"/>
          </w:rPr>
          <w:t xml:space="preserve">"Guidelines for Securing Passwords" </w:t>
        </w:r>
      </w:hyperlink>
      <w:hyperlink w:anchor="_bookmark2166" w:history="1">
        <w:r w:rsidRPr="001058B5">
          <w:rPr>
            <w:rFonts w:ascii="Arial" w:hAnsi="Arial" w:cs="Arial"/>
          </w:rPr>
          <w:t>on page 10-7</w:t>
        </w:r>
      </w:hyperlink>
      <w:r w:rsidRPr="001058B5">
        <w:rPr>
          <w:rFonts w:ascii="Arial" w:hAnsi="Arial" w:cs="Arial"/>
        </w:rPr>
        <w:t>.</w:t>
      </w:r>
    </w:p>
    <w:p w14:paraId="681FDB00" w14:textId="77777777" w:rsidR="008C539B" w:rsidRPr="001058B5" w:rsidRDefault="00C12992">
      <w:pPr>
        <w:pStyle w:val="Heading7"/>
        <w:numPr>
          <w:ilvl w:val="0"/>
          <w:numId w:val="12"/>
        </w:numPr>
        <w:tabs>
          <w:tab w:val="left" w:pos="2620"/>
        </w:tabs>
        <w:spacing w:before="115"/>
        <w:ind w:left="2620"/>
        <w:jc w:val="left"/>
        <w:rPr>
          <w:rFonts w:ascii="Arial" w:hAnsi="Arial" w:cs="Arial"/>
        </w:rPr>
      </w:pPr>
      <w:r w:rsidRPr="001058B5">
        <w:rPr>
          <w:rFonts w:ascii="Arial" w:hAnsi="Arial" w:cs="Arial"/>
        </w:rPr>
        <w:t>Immediately after installation, lock and expire default user</w:t>
      </w:r>
      <w:r w:rsidRPr="001058B5">
        <w:rPr>
          <w:rFonts w:ascii="Arial" w:hAnsi="Arial" w:cs="Arial"/>
          <w:spacing w:val="-13"/>
        </w:rPr>
        <w:t xml:space="preserve"> </w:t>
      </w:r>
      <w:r w:rsidRPr="001058B5">
        <w:rPr>
          <w:rFonts w:ascii="Arial" w:hAnsi="Arial" w:cs="Arial"/>
        </w:rPr>
        <w:t>accounts.</w:t>
      </w:r>
    </w:p>
    <w:p w14:paraId="29217641" w14:textId="77777777" w:rsidR="008C539B" w:rsidRPr="001058B5" w:rsidRDefault="00C12992">
      <w:pPr>
        <w:pStyle w:val="BodyText"/>
        <w:spacing w:before="121" w:line="232" w:lineRule="auto"/>
        <w:ind w:left="2620" w:right="295"/>
        <w:rPr>
          <w:rFonts w:ascii="Arial" w:hAnsi="Arial" w:cs="Arial"/>
        </w:rPr>
      </w:pPr>
      <w:r w:rsidRPr="001058B5">
        <w:rPr>
          <w:rFonts w:ascii="Arial" w:hAnsi="Arial" w:cs="Arial"/>
        </w:rPr>
        <w:t xml:space="preserve">See Guideline </w:t>
      </w:r>
      <w:hyperlink w:anchor="_bookmark2152" w:history="1">
        <w:r w:rsidRPr="001058B5">
          <w:rPr>
            <w:rFonts w:ascii="Arial" w:hAnsi="Arial" w:cs="Arial"/>
          </w:rPr>
          <w:t xml:space="preserve">2 </w:t>
        </w:r>
      </w:hyperlink>
      <w:r w:rsidRPr="001058B5">
        <w:rPr>
          <w:rFonts w:ascii="Arial" w:hAnsi="Arial" w:cs="Arial"/>
        </w:rPr>
        <w:t xml:space="preserve">in </w:t>
      </w:r>
      <w:hyperlink w:anchor="_bookmark2130" w:history="1">
        <w:r w:rsidRPr="001058B5">
          <w:rPr>
            <w:rFonts w:ascii="Arial" w:hAnsi="Arial" w:cs="Arial"/>
            <w:color w:val="0000CC"/>
          </w:rPr>
          <w:t xml:space="preserve">"Guidelines for Securing User Accounts and Privileges" </w:t>
        </w:r>
      </w:hyperlink>
      <w:hyperlink w:anchor="_bookmark2130" w:history="1">
        <w:r w:rsidRPr="001058B5">
          <w:rPr>
            <w:rFonts w:ascii="Arial" w:hAnsi="Arial" w:cs="Arial"/>
          </w:rPr>
          <w:t>on</w:t>
        </w:r>
      </w:hyperlink>
      <w:r w:rsidRPr="001058B5">
        <w:rPr>
          <w:rFonts w:ascii="Arial" w:hAnsi="Arial" w:cs="Arial"/>
        </w:rPr>
        <w:t xml:space="preserve"> </w:t>
      </w:r>
      <w:hyperlink w:anchor="_bookmark2130" w:history="1">
        <w:r w:rsidRPr="001058B5">
          <w:rPr>
            <w:rFonts w:ascii="Arial" w:hAnsi="Arial" w:cs="Arial"/>
          </w:rPr>
          <w:t>page 10-2</w:t>
        </w:r>
      </w:hyperlink>
      <w:r w:rsidRPr="001058B5">
        <w:rPr>
          <w:rFonts w:ascii="Arial" w:hAnsi="Arial" w:cs="Arial"/>
        </w:rPr>
        <w:t>.</w:t>
      </w:r>
    </w:p>
    <w:p w14:paraId="03C25AA2" w14:textId="77777777" w:rsidR="008C539B" w:rsidRPr="001058B5" w:rsidRDefault="008C539B">
      <w:pPr>
        <w:pStyle w:val="BodyText"/>
        <w:spacing w:before="8"/>
        <w:rPr>
          <w:rFonts w:ascii="Arial" w:hAnsi="Arial" w:cs="Arial"/>
          <w:sz w:val="27"/>
        </w:rPr>
      </w:pPr>
    </w:p>
    <w:p w14:paraId="521BA31C" w14:textId="77777777" w:rsidR="008C539B" w:rsidRPr="001058B5" w:rsidRDefault="00C12992">
      <w:pPr>
        <w:pStyle w:val="Heading3"/>
      </w:pPr>
      <w:bookmarkStart w:id="2053" w:name="Guidelines_for_Securing_the_Network"/>
      <w:bookmarkStart w:id="2054" w:name="_bookmark2226"/>
      <w:bookmarkEnd w:id="2053"/>
      <w:bookmarkEnd w:id="2054"/>
      <w:r w:rsidRPr="001058B5">
        <w:t>Guidelines for Securing the Networ</w:t>
      </w:r>
      <w:bookmarkStart w:id="2055" w:name="_bookmark2227"/>
      <w:bookmarkEnd w:id="2055"/>
      <w:r w:rsidRPr="001058B5">
        <w:t>k</w:t>
      </w:r>
    </w:p>
    <w:p w14:paraId="094D5419"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Security for network communications is improved by using client, listener, and network guidelines to ensure thorough protection. Using SSL is an essential element in these lists, enabling top security for authentication and communications.</w:t>
      </w:r>
    </w:p>
    <w:p w14:paraId="769FFE46" w14:textId="77777777" w:rsidR="008C539B" w:rsidRPr="001058B5" w:rsidRDefault="00C12992">
      <w:pPr>
        <w:pStyle w:val="BodyText"/>
        <w:spacing w:before="111"/>
        <w:ind w:left="2260"/>
        <w:rPr>
          <w:rFonts w:ascii="Arial" w:hAnsi="Arial" w:cs="Arial"/>
        </w:rPr>
      </w:pPr>
      <w:r w:rsidRPr="001058B5">
        <w:rPr>
          <w:rFonts w:ascii="Arial" w:hAnsi="Arial" w:cs="Arial"/>
        </w:rPr>
        <w:t>These guidelines are as follows:</w:t>
      </w:r>
    </w:p>
    <w:p w14:paraId="72EAB04C" w14:textId="77777777" w:rsidR="008C539B" w:rsidRPr="001058B5" w:rsidRDefault="008D1AB8">
      <w:pPr>
        <w:pStyle w:val="ListParagraph"/>
        <w:numPr>
          <w:ilvl w:val="0"/>
          <w:numId w:val="11"/>
        </w:numPr>
        <w:tabs>
          <w:tab w:val="left" w:pos="2620"/>
        </w:tabs>
        <w:rPr>
          <w:rFonts w:ascii="Arial" w:hAnsi="Arial" w:cs="Arial"/>
          <w:sz w:val="20"/>
        </w:rPr>
      </w:pPr>
      <w:hyperlink w:anchor="_bookmark2228" w:history="1">
        <w:r w:rsidR="00C12992" w:rsidRPr="001058B5">
          <w:rPr>
            <w:rFonts w:ascii="Arial" w:hAnsi="Arial" w:cs="Arial"/>
            <w:color w:val="0000CC"/>
            <w:sz w:val="20"/>
          </w:rPr>
          <w:t>Securing the Client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307A50F7" w14:textId="77777777" w:rsidR="008C539B" w:rsidRPr="001058B5" w:rsidRDefault="008D1AB8">
      <w:pPr>
        <w:pStyle w:val="ListParagraph"/>
        <w:numPr>
          <w:ilvl w:val="0"/>
          <w:numId w:val="11"/>
        </w:numPr>
        <w:tabs>
          <w:tab w:val="left" w:pos="2620"/>
        </w:tabs>
        <w:spacing w:before="112"/>
        <w:rPr>
          <w:rFonts w:ascii="Arial" w:hAnsi="Arial" w:cs="Arial"/>
          <w:sz w:val="20"/>
        </w:rPr>
      </w:pPr>
      <w:hyperlink w:anchor="_bookmark2239" w:history="1">
        <w:r w:rsidR="00C12992" w:rsidRPr="001058B5">
          <w:rPr>
            <w:rFonts w:ascii="Arial" w:hAnsi="Arial" w:cs="Arial"/>
            <w:color w:val="0000CC"/>
            <w:sz w:val="20"/>
          </w:rPr>
          <w:t>Securing the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5F80E939" w14:textId="77777777" w:rsidR="008C539B" w:rsidRPr="001058B5" w:rsidRDefault="008D1AB8">
      <w:pPr>
        <w:pStyle w:val="ListParagraph"/>
        <w:numPr>
          <w:ilvl w:val="0"/>
          <w:numId w:val="11"/>
        </w:numPr>
        <w:tabs>
          <w:tab w:val="left" w:pos="2620"/>
        </w:tabs>
        <w:rPr>
          <w:rFonts w:ascii="Arial" w:hAnsi="Arial" w:cs="Arial"/>
          <w:sz w:val="20"/>
        </w:rPr>
      </w:pPr>
      <w:hyperlink w:anchor="_bookmark2269" w:history="1">
        <w:r w:rsidR="00C12992" w:rsidRPr="001058B5">
          <w:rPr>
            <w:rFonts w:ascii="Arial" w:hAnsi="Arial" w:cs="Arial"/>
            <w:color w:val="0000CC"/>
            <w:sz w:val="20"/>
          </w:rPr>
          <w:t>Securing a Secure Sockets Layer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Connection</w:t>
        </w:r>
      </w:hyperlink>
    </w:p>
    <w:p w14:paraId="6F801336" w14:textId="77777777" w:rsidR="008C539B" w:rsidRPr="001058B5" w:rsidRDefault="008C539B">
      <w:pPr>
        <w:pStyle w:val="BodyText"/>
        <w:spacing w:before="6"/>
        <w:rPr>
          <w:rFonts w:ascii="Arial" w:hAnsi="Arial" w:cs="Arial"/>
          <w:sz w:val="25"/>
        </w:rPr>
      </w:pPr>
    </w:p>
    <w:p w14:paraId="1F6DE0DA" w14:textId="77777777" w:rsidR="008C539B" w:rsidRPr="001058B5" w:rsidRDefault="00C12992">
      <w:pPr>
        <w:pStyle w:val="Heading4"/>
      </w:pPr>
      <w:bookmarkStart w:id="2056" w:name="Securing_the_Client_Connection"/>
      <w:bookmarkStart w:id="2057" w:name="_bookmark2228"/>
      <w:bookmarkStart w:id="2058" w:name="_bookmark2229"/>
      <w:bookmarkEnd w:id="2056"/>
      <w:bookmarkEnd w:id="2057"/>
      <w:bookmarkEnd w:id="2058"/>
      <w:r w:rsidRPr="001058B5">
        <w:t>Securing the Client C</w:t>
      </w:r>
      <w:bookmarkStart w:id="2059" w:name="_bookmark2230"/>
      <w:bookmarkEnd w:id="2059"/>
      <w:r w:rsidRPr="001058B5">
        <w:t>onnection</w:t>
      </w:r>
    </w:p>
    <w:p w14:paraId="5557C3C4" w14:textId="77777777" w:rsidR="008C539B" w:rsidRPr="001058B5" w:rsidRDefault="00C12992">
      <w:pPr>
        <w:pStyle w:val="BodyText"/>
        <w:spacing w:before="79" w:line="232" w:lineRule="auto"/>
        <w:ind w:left="2260" w:right="166"/>
        <w:rPr>
          <w:rFonts w:ascii="Arial" w:hAnsi="Arial" w:cs="Arial"/>
        </w:rPr>
      </w:pPr>
      <w:r w:rsidRPr="001058B5">
        <w:rPr>
          <w:rFonts w:ascii="Arial" w:hAnsi="Arial" w:cs="Arial"/>
        </w:rPr>
        <w:t>Because authenticating client computers is problematic, typically, user au</w:t>
      </w:r>
      <w:bookmarkStart w:id="2060" w:name="_bookmark2231"/>
      <w:bookmarkEnd w:id="2060"/>
      <w:r w:rsidRPr="001058B5">
        <w:rPr>
          <w:rFonts w:ascii="Arial" w:hAnsi="Arial" w:cs="Arial"/>
        </w:rP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14:paraId="22FE155D" w14:textId="77777777" w:rsidR="008C539B" w:rsidRPr="001058B5" w:rsidRDefault="00C12992">
      <w:pPr>
        <w:pStyle w:val="Heading7"/>
        <w:numPr>
          <w:ilvl w:val="0"/>
          <w:numId w:val="10"/>
        </w:numPr>
        <w:tabs>
          <w:tab w:val="left" w:pos="2620"/>
        </w:tabs>
        <w:spacing w:before="113"/>
        <w:jc w:val="left"/>
        <w:rPr>
          <w:rFonts w:ascii="Arial" w:hAnsi="Arial" w:cs="Arial"/>
        </w:rPr>
      </w:pPr>
      <w:r w:rsidRPr="001058B5">
        <w:rPr>
          <w:rFonts w:ascii="Arial" w:hAnsi="Arial" w:cs="Arial"/>
        </w:rPr>
        <w:t xml:space="preserve">Enforce </w:t>
      </w:r>
      <w:bookmarkStart w:id="2061" w:name="_bookmark2232"/>
      <w:bookmarkEnd w:id="2061"/>
      <w:r w:rsidRPr="001058B5">
        <w:rPr>
          <w:rFonts w:ascii="Arial" w:hAnsi="Arial" w:cs="Arial"/>
        </w:rPr>
        <w:t xml:space="preserve">access controls </w:t>
      </w:r>
      <w:bookmarkStart w:id="2062" w:name="_bookmark2233"/>
      <w:bookmarkEnd w:id="2062"/>
      <w:r w:rsidRPr="001058B5">
        <w:rPr>
          <w:rFonts w:ascii="Arial" w:hAnsi="Arial" w:cs="Arial"/>
        </w:rPr>
        <w:t>effectively and authenticate clients</w:t>
      </w:r>
      <w:r w:rsidRPr="001058B5">
        <w:rPr>
          <w:rFonts w:ascii="Arial" w:hAnsi="Arial" w:cs="Arial"/>
          <w:spacing w:val="-15"/>
        </w:rPr>
        <w:t xml:space="preserve"> </w:t>
      </w:r>
      <w:r w:rsidRPr="001058B5">
        <w:rPr>
          <w:rFonts w:ascii="Arial" w:hAnsi="Arial" w:cs="Arial"/>
        </w:rPr>
        <w:t>stringently.</w:t>
      </w:r>
    </w:p>
    <w:p w14:paraId="08865E7D"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 xml:space="preserve">By default, Oracle allows operating system-authenticated logins only over secure connections, which precludes </w:t>
      </w:r>
      <w:bookmarkStart w:id="2063" w:name="_bookmark2234"/>
      <w:bookmarkEnd w:id="2063"/>
      <w:r w:rsidRPr="001058B5">
        <w:rPr>
          <w:rFonts w:ascii="Arial" w:hAnsi="Arial" w:cs="Arial"/>
        </w:rPr>
        <w:t xml:space="preserve">using Oracle Net and a shared server configuration. This default restriction prevents a remote user from impersonating another operating system user over a </w:t>
      </w:r>
      <w:bookmarkStart w:id="2064" w:name="_bookmark2235"/>
      <w:bookmarkEnd w:id="2064"/>
      <w:r w:rsidRPr="001058B5">
        <w:rPr>
          <w:rFonts w:ascii="Arial" w:hAnsi="Arial" w:cs="Arial"/>
        </w:rPr>
        <w:t>network connection.</w:t>
      </w:r>
    </w:p>
    <w:p w14:paraId="25E3A2C0" w14:textId="77777777" w:rsidR="008C539B" w:rsidRPr="001058B5" w:rsidRDefault="00C12992">
      <w:pPr>
        <w:pStyle w:val="BodyText"/>
        <w:spacing w:before="118" w:line="230" w:lineRule="auto"/>
        <w:ind w:left="2619" w:right="102"/>
        <w:rPr>
          <w:rFonts w:ascii="Arial" w:hAnsi="Arial" w:cs="Arial"/>
        </w:rPr>
      </w:pPr>
      <w:r w:rsidRPr="001058B5">
        <w:rPr>
          <w:rFonts w:ascii="Arial" w:hAnsi="Arial" w:cs="Arial"/>
          <w:w w:val="95"/>
        </w:rPr>
        <w:t>Setting the initialization parameter REMOTE_OS_AUTHENT</w:t>
      </w:r>
      <w:r w:rsidRPr="001058B5">
        <w:rPr>
          <w:rFonts w:ascii="Arial" w:hAnsi="Arial" w:cs="Arial"/>
          <w:spacing w:val="-76"/>
          <w:w w:val="95"/>
        </w:rPr>
        <w:t xml:space="preserve"> </w:t>
      </w:r>
      <w:r w:rsidRPr="001058B5">
        <w:rPr>
          <w:rFonts w:ascii="Arial" w:hAnsi="Arial" w:cs="Arial"/>
          <w:w w:val="95"/>
        </w:rPr>
        <w:t>to TRUE</w:t>
      </w:r>
      <w:r w:rsidRPr="001058B5">
        <w:rPr>
          <w:rFonts w:ascii="Arial" w:hAnsi="Arial" w:cs="Arial"/>
          <w:spacing w:val="-75"/>
          <w:w w:val="95"/>
        </w:rPr>
        <w:t xml:space="preserve"> </w:t>
      </w:r>
      <w:r w:rsidRPr="001058B5">
        <w:rPr>
          <w:rFonts w:ascii="Arial" w:hAnsi="Arial" w:cs="Arial"/>
          <w:w w:val="95"/>
        </w:rPr>
        <w:t xml:space="preserve">forces the database </w:t>
      </w:r>
      <w:r w:rsidRPr="001058B5">
        <w:rPr>
          <w:rFonts w:ascii="Arial" w:hAnsi="Arial" w:cs="Arial"/>
        </w:rPr>
        <w:t xml:space="preserve">to accept the client operating system user name received over an unsecure connection and use it for account access. Because clients, such as PCs, are not trusted to perform operating system authentication </w:t>
      </w:r>
      <w:r w:rsidRPr="001058B5">
        <w:rPr>
          <w:rFonts w:ascii="Arial" w:hAnsi="Arial" w:cs="Arial"/>
          <w:spacing w:val="-4"/>
        </w:rPr>
        <w:t xml:space="preserve">properly, </w:t>
      </w:r>
      <w:r w:rsidRPr="001058B5">
        <w:rPr>
          <w:rFonts w:ascii="Arial" w:hAnsi="Arial" w:cs="Arial"/>
        </w:rPr>
        <w:t xml:space="preserve">it is poor security practice to use this </w:t>
      </w:r>
      <w:bookmarkStart w:id="2065" w:name="_bookmark2236"/>
      <w:bookmarkEnd w:id="2065"/>
      <w:r w:rsidRPr="001058B5">
        <w:rPr>
          <w:rFonts w:ascii="Arial" w:hAnsi="Arial" w:cs="Arial"/>
        </w:rPr>
        <w:t>feature.</w:t>
      </w:r>
    </w:p>
    <w:p w14:paraId="28E76237" w14:textId="77777777" w:rsidR="008C539B" w:rsidRPr="001058B5" w:rsidRDefault="00C12992">
      <w:pPr>
        <w:pStyle w:val="BodyText"/>
        <w:spacing w:before="124" w:line="230" w:lineRule="auto"/>
        <w:ind w:left="2619" w:right="101"/>
        <w:rPr>
          <w:rFonts w:ascii="Arial" w:hAnsi="Arial" w:cs="Arial"/>
        </w:rPr>
      </w:pPr>
      <w:r w:rsidRPr="001058B5">
        <w:rPr>
          <w:rFonts w:ascii="Arial" w:hAnsi="Arial" w:cs="Arial"/>
        </w:rPr>
        <w:t>The default setting, REMOTE_OS_AUTHENT = FALSE, creates a more secure configuration that enforces proper, server-based authentication of clients connecting to an Oracle database. Be aware that the REMOTE_OS_AUTHENT was deprecated in Oracle Database Release 11</w:t>
      </w:r>
      <w:r w:rsidRPr="001058B5">
        <w:rPr>
          <w:rFonts w:ascii="Arial" w:hAnsi="Arial" w:cs="Arial"/>
          <w:i/>
        </w:rPr>
        <w:t xml:space="preserve">g </w:t>
      </w:r>
      <w:r w:rsidRPr="001058B5">
        <w:rPr>
          <w:rFonts w:ascii="Arial" w:hAnsi="Arial" w:cs="Arial"/>
        </w:rPr>
        <w:t>(11.1) and is retained only for backward compatibility.</w:t>
      </w:r>
    </w:p>
    <w:p w14:paraId="4FAF8FE0" w14:textId="77777777" w:rsidR="008C539B" w:rsidRPr="001058B5" w:rsidRDefault="00C12992">
      <w:pPr>
        <w:pStyle w:val="BodyText"/>
        <w:spacing w:before="122" w:line="228" w:lineRule="auto"/>
        <w:ind w:left="2619"/>
        <w:rPr>
          <w:rFonts w:ascii="Arial" w:hAnsi="Arial" w:cs="Arial"/>
        </w:rPr>
      </w:pPr>
      <w:r w:rsidRPr="001058B5">
        <w:rPr>
          <w:rFonts w:ascii="Arial" w:hAnsi="Arial" w:cs="Arial"/>
          <w:spacing w:val="-6"/>
        </w:rPr>
        <w:t>You</w:t>
      </w:r>
      <w:r w:rsidRPr="001058B5">
        <w:rPr>
          <w:rFonts w:ascii="Arial" w:hAnsi="Arial" w:cs="Arial"/>
          <w:spacing w:val="-27"/>
        </w:rPr>
        <w:t xml:space="preserve"> </w:t>
      </w:r>
      <w:r w:rsidRPr="001058B5">
        <w:rPr>
          <w:rFonts w:ascii="Arial" w:hAnsi="Arial" w:cs="Arial"/>
        </w:rPr>
        <w:t>should</w:t>
      </w:r>
      <w:r w:rsidRPr="001058B5">
        <w:rPr>
          <w:rFonts w:ascii="Arial" w:hAnsi="Arial" w:cs="Arial"/>
          <w:spacing w:val="-27"/>
        </w:rPr>
        <w:t xml:space="preserve"> </w:t>
      </w:r>
      <w:r w:rsidRPr="001058B5">
        <w:rPr>
          <w:rFonts w:ascii="Arial" w:hAnsi="Arial" w:cs="Arial"/>
        </w:rPr>
        <w:t>not</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bookmarkStart w:id="2066" w:name="_bookmark2237"/>
      <w:bookmarkEnd w:id="2066"/>
      <w:r w:rsidRPr="001058B5">
        <w:rPr>
          <w:rFonts w:ascii="Arial" w:hAnsi="Arial" w:cs="Arial"/>
          <w:spacing w:val="-28"/>
        </w:rPr>
        <w:t xml:space="preserve"> </w:t>
      </w:r>
      <w:r w:rsidRPr="001058B5">
        <w:rPr>
          <w:rFonts w:ascii="Arial" w:hAnsi="Arial" w:cs="Arial"/>
        </w:rPr>
        <w:t>REMOTE_OS_AUTHENT</w:t>
      </w:r>
      <w:r w:rsidRPr="001058B5">
        <w:rPr>
          <w:rFonts w:ascii="Arial" w:hAnsi="Arial" w:cs="Arial"/>
          <w:spacing w:val="-79"/>
        </w:rPr>
        <w:t xml:space="preserve"> </w:t>
      </w:r>
      <w:r w:rsidRPr="001058B5">
        <w:rPr>
          <w:rFonts w:ascii="Arial" w:hAnsi="Arial" w:cs="Arial"/>
        </w:rPr>
        <w:t>initialization parameter, which is</w:t>
      </w:r>
      <w:r w:rsidRPr="001058B5">
        <w:rPr>
          <w:rFonts w:ascii="Arial" w:hAnsi="Arial" w:cs="Arial"/>
          <w:spacing w:val="-5"/>
        </w:rPr>
        <w:t xml:space="preserve"> </w:t>
      </w:r>
      <w:r w:rsidRPr="001058B5">
        <w:rPr>
          <w:rFonts w:ascii="Arial" w:hAnsi="Arial" w:cs="Arial"/>
        </w:rPr>
        <w:t>FALSE.</w:t>
      </w:r>
    </w:p>
    <w:p w14:paraId="1D2F718C" w14:textId="77777777" w:rsidR="008C539B" w:rsidRPr="001058B5" w:rsidRDefault="00C12992">
      <w:pPr>
        <w:pStyle w:val="BodyText"/>
        <w:spacing w:before="118" w:line="230" w:lineRule="auto"/>
        <w:ind w:left="2619" w:right="135"/>
        <w:rPr>
          <w:rFonts w:ascii="Arial" w:hAnsi="Arial" w:cs="Arial"/>
        </w:rPr>
      </w:pPr>
      <w:r w:rsidRPr="001058B5">
        <w:rPr>
          <w:rFonts w:ascii="Arial" w:hAnsi="Arial" w:cs="Arial"/>
        </w:rPr>
        <w:t>Setting this parameter to FALSE</w:t>
      </w:r>
      <w:r w:rsidRPr="001058B5">
        <w:rPr>
          <w:rFonts w:ascii="Arial" w:hAnsi="Arial" w:cs="Arial"/>
          <w:spacing w:val="-86"/>
        </w:rPr>
        <w:t xml:space="preserve"> </w:t>
      </w:r>
      <w:r w:rsidRPr="001058B5">
        <w:rPr>
          <w:rFonts w:ascii="Arial" w:hAnsi="Arial" w:cs="Arial"/>
        </w:rPr>
        <w:t xml:space="preserve">does not mean that users cannot connect </w:t>
      </w:r>
      <w:r w:rsidRPr="001058B5">
        <w:rPr>
          <w:rFonts w:ascii="Arial" w:hAnsi="Arial" w:cs="Arial"/>
          <w:spacing w:val="-3"/>
        </w:rPr>
        <w:t xml:space="preserve">remotely. </w:t>
      </w:r>
      <w:r w:rsidRPr="001058B5">
        <w:rPr>
          <w:rFonts w:ascii="Arial" w:hAnsi="Arial" w:cs="Arial"/>
        </w:rPr>
        <w:t>It means that the database will not trust that the client has already authenticated, and will therefore apply its standard authentication processes.</w:t>
      </w:r>
    </w:p>
    <w:p w14:paraId="4023D44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993D8D9" w14:textId="77777777" w:rsidR="008C539B" w:rsidRPr="001058B5" w:rsidRDefault="008C539B">
      <w:pPr>
        <w:pStyle w:val="BodyText"/>
        <w:spacing w:before="5"/>
        <w:rPr>
          <w:rFonts w:ascii="Arial" w:hAnsi="Arial" w:cs="Arial"/>
          <w:sz w:val="25"/>
        </w:rPr>
      </w:pPr>
    </w:p>
    <w:p w14:paraId="77F2DEFC"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Be aware that the REMOTE_OS_AUTHENT</w:t>
      </w:r>
      <w:r w:rsidRPr="001058B5">
        <w:rPr>
          <w:rFonts w:ascii="Arial" w:hAnsi="Arial" w:cs="Arial"/>
          <w:spacing w:val="-95"/>
        </w:rPr>
        <w:t xml:space="preserve"> </w:t>
      </w:r>
      <w:r w:rsidRPr="001058B5">
        <w:rPr>
          <w:rFonts w:ascii="Arial" w:hAnsi="Arial" w:cs="Arial"/>
        </w:rPr>
        <w:t xml:space="preserve">parameter was deprecated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1 (11.1), and is retained only for backward compatibility.</w:t>
      </w:r>
    </w:p>
    <w:p w14:paraId="3B6167CD" w14:textId="77777777" w:rsidR="008C539B" w:rsidRPr="001058B5" w:rsidRDefault="00C12992">
      <w:pPr>
        <w:pStyle w:val="Heading7"/>
        <w:numPr>
          <w:ilvl w:val="0"/>
          <w:numId w:val="10"/>
        </w:numPr>
        <w:tabs>
          <w:tab w:val="left" w:pos="2020"/>
        </w:tabs>
        <w:spacing w:before="118"/>
        <w:ind w:left="2020"/>
        <w:jc w:val="left"/>
        <w:rPr>
          <w:rFonts w:ascii="Arial" w:hAnsi="Arial" w:cs="Arial"/>
        </w:rPr>
      </w:pPr>
      <w:r w:rsidRPr="001058B5">
        <w:rPr>
          <w:rFonts w:ascii="Arial" w:hAnsi="Arial" w:cs="Arial"/>
        </w:rPr>
        <w:t>Configure the connection to use</w:t>
      </w:r>
      <w:r w:rsidRPr="001058B5">
        <w:rPr>
          <w:rFonts w:ascii="Arial" w:hAnsi="Arial" w:cs="Arial"/>
          <w:spacing w:val="-3"/>
        </w:rPr>
        <w:t xml:space="preserve"> </w:t>
      </w:r>
      <w:bookmarkStart w:id="2067" w:name="_bookmark2238"/>
      <w:bookmarkEnd w:id="2067"/>
      <w:r w:rsidRPr="001058B5">
        <w:rPr>
          <w:rFonts w:ascii="Arial" w:hAnsi="Arial" w:cs="Arial"/>
        </w:rPr>
        <w:t>encryption.</w:t>
      </w:r>
    </w:p>
    <w:p w14:paraId="22D7FFDD"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Oracle network encryption makes eavesdropping difficult. To learn how to configure encryption, see </w:t>
      </w:r>
      <w:r w:rsidRPr="001058B5">
        <w:rPr>
          <w:rFonts w:ascii="Arial" w:hAnsi="Arial" w:cs="Arial"/>
          <w:i/>
          <w:sz w:val="20"/>
        </w:rPr>
        <w:t>Oracle Database Advanced Security Administrator's Guide</w:t>
      </w:r>
      <w:r w:rsidRPr="001058B5">
        <w:rPr>
          <w:rFonts w:ascii="Arial" w:hAnsi="Arial" w:cs="Arial"/>
          <w:sz w:val="20"/>
        </w:rPr>
        <w:t>.</w:t>
      </w:r>
    </w:p>
    <w:p w14:paraId="537F7356" w14:textId="77777777" w:rsidR="008C539B" w:rsidRPr="001058B5" w:rsidRDefault="00C12992">
      <w:pPr>
        <w:pStyle w:val="Heading7"/>
        <w:numPr>
          <w:ilvl w:val="0"/>
          <w:numId w:val="10"/>
        </w:numPr>
        <w:tabs>
          <w:tab w:val="left" w:pos="2020"/>
        </w:tabs>
        <w:spacing w:before="116"/>
        <w:ind w:left="2020"/>
        <w:jc w:val="left"/>
        <w:rPr>
          <w:rFonts w:ascii="Arial" w:hAnsi="Arial" w:cs="Arial"/>
        </w:rPr>
      </w:pPr>
      <w:r w:rsidRPr="001058B5">
        <w:rPr>
          <w:rFonts w:ascii="Arial" w:hAnsi="Arial" w:cs="Arial"/>
        </w:rPr>
        <w:t>Set up strong</w:t>
      </w:r>
      <w:r w:rsidRPr="001058B5">
        <w:rPr>
          <w:rFonts w:ascii="Arial" w:hAnsi="Arial" w:cs="Arial"/>
          <w:spacing w:val="-3"/>
        </w:rPr>
        <w:t xml:space="preserve"> </w:t>
      </w:r>
      <w:r w:rsidRPr="001058B5">
        <w:rPr>
          <w:rFonts w:ascii="Arial" w:hAnsi="Arial" w:cs="Arial"/>
        </w:rPr>
        <w:t>authentication.</w:t>
      </w:r>
    </w:p>
    <w:p w14:paraId="5B7890F8"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using Kerberos and public key infrastructure (PKI).</w:t>
      </w:r>
    </w:p>
    <w:p w14:paraId="3B5E550F" w14:textId="77777777" w:rsidR="008C539B" w:rsidRPr="001058B5" w:rsidRDefault="008C539B">
      <w:pPr>
        <w:pStyle w:val="BodyText"/>
        <w:spacing w:before="6"/>
        <w:rPr>
          <w:rFonts w:ascii="Arial" w:hAnsi="Arial" w:cs="Arial"/>
          <w:sz w:val="25"/>
        </w:rPr>
      </w:pPr>
    </w:p>
    <w:p w14:paraId="2CF1E78F" w14:textId="77777777" w:rsidR="008C539B" w:rsidRPr="001058B5" w:rsidRDefault="00C12992">
      <w:pPr>
        <w:pStyle w:val="Heading4"/>
        <w:ind w:left="100"/>
      </w:pPr>
      <w:bookmarkStart w:id="2068" w:name="Securing_the_Network_Connection"/>
      <w:bookmarkStart w:id="2069" w:name="_bookmark2239"/>
      <w:bookmarkStart w:id="2070" w:name="_bookmark2240"/>
      <w:bookmarkEnd w:id="2068"/>
      <w:bookmarkEnd w:id="2069"/>
      <w:bookmarkEnd w:id="2070"/>
      <w:r w:rsidRPr="001058B5">
        <w:t>Securing the N</w:t>
      </w:r>
      <w:bookmarkStart w:id="2071" w:name="_bookmark2241"/>
      <w:bookmarkEnd w:id="2071"/>
      <w:r w:rsidRPr="001058B5">
        <w:t>etwork Connection</w:t>
      </w:r>
    </w:p>
    <w:p w14:paraId="574D1AE3" w14:textId="77777777" w:rsidR="008C539B" w:rsidRPr="001058B5" w:rsidRDefault="00C12992">
      <w:pPr>
        <w:pStyle w:val="BodyText"/>
        <w:spacing w:before="81" w:line="232" w:lineRule="auto"/>
        <w:ind w:left="1659" w:right="700"/>
        <w:rPr>
          <w:rFonts w:ascii="Arial" w:hAnsi="Arial" w:cs="Arial"/>
        </w:rPr>
      </w:pPr>
      <w:r w:rsidRPr="001058B5">
        <w:rPr>
          <w:rFonts w:ascii="Arial" w:hAnsi="Arial" w:cs="Arial"/>
        </w:rP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14:paraId="440D4A4F" w14:textId="77777777" w:rsidR="008C539B" w:rsidRPr="001058B5" w:rsidRDefault="00C12992">
      <w:pPr>
        <w:spacing w:before="114" w:line="232" w:lineRule="auto"/>
        <w:ind w:left="1659" w:right="706"/>
        <w:rPr>
          <w:rFonts w:ascii="Arial" w:hAnsi="Arial" w:cs="Arial"/>
          <w:sz w:val="20"/>
        </w:rPr>
      </w:pPr>
      <w:r w:rsidRPr="001058B5">
        <w:rPr>
          <w:rFonts w:ascii="Arial" w:hAnsi="Arial" w:cs="Arial"/>
          <w:sz w:val="20"/>
        </w:rPr>
        <w:t xml:space="preserve">To manage network connections, you can use Oracle Net Manager. For an introduction to using Oracle Net Manager, see </w:t>
      </w:r>
      <w:r w:rsidRPr="001058B5">
        <w:rPr>
          <w:rFonts w:ascii="Arial" w:hAnsi="Arial" w:cs="Arial"/>
          <w:i/>
          <w:sz w:val="20"/>
        </w:rPr>
        <w:t>Oracle Database 2 Day DBA</w:t>
      </w:r>
      <w:r w:rsidRPr="001058B5">
        <w:rPr>
          <w:rFonts w:ascii="Arial" w:hAnsi="Arial" w:cs="Arial"/>
          <w:sz w:val="20"/>
        </w:rPr>
        <w:t xml:space="preserve">. See also </w:t>
      </w:r>
      <w:r w:rsidRPr="001058B5">
        <w:rPr>
          <w:rFonts w:ascii="Arial" w:hAnsi="Arial" w:cs="Arial"/>
          <w:i/>
          <w:sz w:val="20"/>
        </w:rPr>
        <w:t>Oracle Database Net Services Administrator's Guide</w:t>
      </w:r>
      <w:r w:rsidRPr="001058B5">
        <w:rPr>
          <w:rFonts w:ascii="Arial" w:hAnsi="Arial" w:cs="Arial"/>
          <w:sz w:val="20"/>
        </w:rPr>
        <w:t>.</w:t>
      </w:r>
    </w:p>
    <w:p w14:paraId="4CE89C5A" w14:textId="77777777" w:rsidR="008C539B" w:rsidRPr="001058B5" w:rsidRDefault="00C12992">
      <w:pPr>
        <w:pStyle w:val="BodyText"/>
        <w:spacing w:before="111"/>
        <w:ind w:left="1709"/>
        <w:rPr>
          <w:rFonts w:ascii="Arial" w:hAnsi="Arial" w:cs="Arial"/>
        </w:rPr>
      </w:pPr>
      <w:r w:rsidRPr="001058B5">
        <w:rPr>
          <w:rFonts w:ascii="Arial" w:hAnsi="Arial" w:cs="Arial"/>
        </w:rPr>
        <w:t>The following practices improve network security:</w:t>
      </w:r>
    </w:p>
    <w:p w14:paraId="12C318D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Use Secure Sockets Layer (SSL) when administering the</w:t>
      </w:r>
      <w:r w:rsidRPr="001058B5">
        <w:rPr>
          <w:rFonts w:ascii="Arial" w:hAnsi="Arial" w:cs="Arial"/>
          <w:spacing w:val="-11"/>
        </w:rPr>
        <w:t xml:space="preserve"> </w:t>
      </w:r>
      <w:r w:rsidRPr="001058B5">
        <w:rPr>
          <w:rFonts w:ascii="Arial" w:hAnsi="Arial" w:cs="Arial"/>
        </w:rPr>
        <w:t>listener.</w:t>
      </w:r>
    </w:p>
    <w:p w14:paraId="619DACE7"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 xml:space="preserve">See </w:t>
      </w:r>
      <w:hyperlink w:anchor="_bookmark2269" w:history="1">
        <w:r w:rsidRPr="001058B5">
          <w:rPr>
            <w:rFonts w:ascii="Arial" w:hAnsi="Arial" w:cs="Arial"/>
            <w:color w:val="0000CC"/>
          </w:rPr>
          <w:t xml:space="preserve">"Securing a Secure Sockets Layer Connection" </w:t>
        </w:r>
      </w:hyperlink>
      <w:hyperlink w:anchor="_bookmark2269" w:history="1">
        <w:r w:rsidRPr="001058B5">
          <w:rPr>
            <w:rFonts w:ascii="Arial" w:hAnsi="Arial" w:cs="Arial"/>
          </w:rPr>
          <w:t xml:space="preserve">on page 10-16 </w:t>
        </w:r>
      </w:hyperlink>
      <w:r w:rsidRPr="001058B5">
        <w:rPr>
          <w:rFonts w:ascii="Arial" w:hAnsi="Arial" w:cs="Arial"/>
        </w:rPr>
        <w:t>for more information.</w:t>
      </w:r>
    </w:p>
    <w:p w14:paraId="78FEF2DB"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Monitor listener</w:t>
      </w:r>
      <w:r w:rsidRPr="001058B5">
        <w:rPr>
          <w:rFonts w:ascii="Arial" w:hAnsi="Arial" w:cs="Arial"/>
          <w:spacing w:val="-1"/>
        </w:rPr>
        <w:t xml:space="preserve"> </w:t>
      </w:r>
      <w:r w:rsidRPr="001058B5">
        <w:rPr>
          <w:rFonts w:ascii="Arial" w:hAnsi="Arial" w:cs="Arial"/>
          <w:spacing w:val="-3"/>
        </w:rPr>
        <w:t>activity.</w:t>
      </w:r>
    </w:p>
    <w:p w14:paraId="67B7ACB3" w14:textId="77777777" w:rsidR="008C539B" w:rsidRPr="001058B5" w:rsidRDefault="00C12992">
      <w:pPr>
        <w:pStyle w:val="BodyText"/>
        <w:spacing w:before="120" w:line="232" w:lineRule="auto"/>
        <w:ind w:left="2020" w:right="776"/>
        <w:rPr>
          <w:rFonts w:ascii="Arial" w:hAnsi="Arial" w:cs="Arial"/>
        </w:rPr>
      </w:pPr>
      <w:r w:rsidRPr="001058B5">
        <w:rPr>
          <w:rFonts w:ascii="Arial" w:hAnsi="Arial" w:cs="Arial"/>
        </w:rP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14:paraId="0C6933A9" w14:textId="77777777" w:rsidR="008C539B" w:rsidRPr="001058B5" w:rsidRDefault="00C12992">
      <w:pPr>
        <w:pStyle w:val="Heading7"/>
        <w:numPr>
          <w:ilvl w:val="0"/>
          <w:numId w:val="9"/>
        </w:numPr>
        <w:tabs>
          <w:tab w:val="left" w:pos="2020"/>
        </w:tabs>
        <w:spacing w:before="112"/>
        <w:ind w:right="905"/>
        <w:jc w:val="left"/>
        <w:rPr>
          <w:rFonts w:ascii="Arial" w:hAnsi="Arial" w:cs="Arial"/>
        </w:rPr>
      </w:pPr>
      <w:r w:rsidRPr="001058B5">
        <w:rPr>
          <w:rFonts w:ascii="Arial" w:hAnsi="Arial" w:cs="Arial"/>
        </w:rPr>
        <w:t>Prevent</w:t>
      </w:r>
      <w:r w:rsidRPr="001058B5">
        <w:rPr>
          <w:rFonts w:ascii="Arial" w:hAnsi="Arial" w:cs="Arial"/>
          <w:spacing w:val="-4"/>
        </w:rPr>
        <w:t xml:space="preserve"> </w:t>
      </w:r>
      <w:r w:rsidRPr="001058B5">
        <w:rPr>
          <w:rFonts w:ascii="Arial" w:hAnsi="Arial" w:cs="Arial"/>
        </w:rPr>
        <w:t>online</w:t>
      </w:r>
      <w:r w:rsidRPr="001058B5">
        <w:rPr>
          <w:rFonts w:ascii="Arial" w:hAnsi="Arial" w:cs="Arial"/>
          <w:spacing w:val="-4"/>
        </w:rPr>
        <w:t xml:space="preserve"> </w:t>
      </w:r>
      <w:bookmarkStart w:id="2072" w:name="_bookmark2242"/>
      <w:bookmarkEnd w:id="2072"/>
      <w:r w:rsidRPr="001058B5">
        <w:rPr>
          <w:rFonts w:ascii="Arial" w:hAnsi="Arial" w:cs="Arial"/>
        </w:rPr>
        <w:t>administration</w:t>
      </w:r>
      <w:r w:rsidRPr="001058B5">
        <w:rPr>
          <w:rFonts w:ascii="Arial" w:hAnsi="Arial" w:cs="Arial"/>
          <w:spacing w:val="-5"/>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requiring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administrator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write 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w:t>
      </w:r>
      <w:bookmarkStart w:id="2073" w:name="_bookmark2243"/>
      <w:bookmarkEnd w:id="2073"/>
      <w:r w:rsidRPr="001058B5">
        <w:rPr>
          <w:rFonts w:ascii="Arial" w:hAnsi="Arial" w:cs="Arial"/>
        </w:rPr>
        <w:t>tener</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listener.ora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server.</w:t>
      </w:r>
    </w:p>
    <w:p w14:paraId="3AEF8BB3" w14:textId="77777777" w:rsidR="008C539B" w:rsidRPr="001058B5" w:rsidRDefault="00C12992">
      <w:pPr>
        <w:pStyle w:val="ListParagraph"/>
        <w:numPr>
          <w:ilvl w:val="1"/>
          <w:numId w:val="9"/>
        </w:numPr>
        <w:tabs>
          <w:tab w:val="left" w:pos="2380"/>
        </w:tabs>
        <w:spacing w:before="114"/>
        <w:rPr>
          <w:rFonts w:ascii="Arial" w:hAnsi="Arial" w:cs="Arial"/>
          <w:sz w:val="20"/>
        </w:rPr>
      </w:pPr>
      <w:r w:rsidRPr="001058B5">
        <w:rPr>
          <w:rFonts w:ascii="Arial" w:hAnsi="Arial" w:cs="Arial"/>
          <w:sz w:val="20"/>
        </w:rPr>
        <w:t>Add or alter this line in the listener.ora</w:t>
      </w:r>
      <w:r w:rsidRPr="001058B5">
        <w:rPr>
          <w:rFonts w:ascii="Arial" w:hAnsi="Arial" w:cs="Arial"/>
          <w:spacing w:val="-101"/>
          <w:sz w:val="20"/>
        </w:rPr>
        <w:t xml:space="preserve"> </w:t>
      </w:r>
      <w:r w:rsidRPr="001058B5">
        <w:rPr>
          <w:rFonts w:ascii="Arial" w:hAnsi="Arial" w:cs="Arial"/>
          <w:sz w:val="20"/>
        </w:rPr>
        <w:t>file:</w:t>
      </w:r>
    </w:p>
    <w:p w14:paraId="12CF1970" w14:textId="77777777" w:rsidR="008C539B" w:rsidRPr="001058B5" w:rsidRDefault="00C12992">
      <w:pPr>
        <w:spacing w:before="137"/>
        <w:ind w:left="2380"/>
        <w:rPr>
          <w:rFonts w:ascii="Arial" w:hAnsi="Arial" w:cs="Arial"/>
          <w:sz w:val="18"/>
        </w:rPr>
      </w:pPr>
      <w:r w:rsidRPr="001058B5">
        <w:rPr>
          <w:rFonts w:ascii="Arial" w:hAnsi="Arial" w:cs="Arial"/>
          <w:w w:val="95"/>
          <w:sz w:val="18"/>
        </w:rPr>
        <w:t>ADMIN_RESTRICTIONS_LISTENER=ON</w:t>
      </w:r>
    </w:p>
    <w:p w14:paraId="2E0F9523" w14:textId="77777777" w:rsidR="008C539B" w:rsidRPr="001058B5" w:rsidRDefault="008C539B">
      <w:pPr>
        <w:pStyle w:val="BodyText"/>
        <w:spacing w:before="3"/>
        <w:rPr>
          <w:rFonts w:ascii="Arial" w:hAnsi="Arial" w:cs="Arial"/>
          <w:sz w:val="18"/>
        </w:rPr>
      </w:pPr>
    </w:p>
    <w:p w14:paraId="26D92314" w14:textId="77777777" w:rsidR="008C539B" w:rsidRPr="001058B5" w:rsidRDefault="00C12992">
      <w:pPr>
        <w:pStyle w:val="ListParagraph"/>
        <w:numPr>
          <w:ilvl w:val="1"/>
          <w:numId w:val="9"/>
        </w:numPr>
        <w:tabs>
          <w:tab w:val="left" w:pos="2380"/>
        </w:tabs>
        <w:spacing w:before="0"/>
        <w:rPr>
          <w:rFonts w:ascii="Arial" w:hAnsi="Arial" w:cs="Arial"/>
          <w:sz w:val="20"/>
        </w:rPr>
      </w:pPr>
      <w:r w:rsidRPr="001058B5">
        <w:rPr>
          <w:rFonts w:ascii="Arial" w:hAnsi="Arial" w:cs="Arial"/>
          <w:sz w:val="20"/>
        </w:rPr>
        <w:t>Use</w:t>
      </w:r>
      <w:bookmarkStart w:id="2074" w:name="_bookmark2244"/>
      <w:bookmarkEnd w:id="2074"/>
      <w:r w:rsidRPr="001058B5">
        <w:rPr>
          <w:rFonts w:ascii="Arial" w:hAnsi="Arial" w:cs="Arial"/>
          <w:sz w:val="20"/>
        </w:rPr>
        <w:t xml:space="preserve"> RELOAD</w:t>
      </w:r>
      <w:r w:rsidRPr="001058B5">
        <w:rPr>
          <w:rFonts w:ascii="Arial" w:hAnsi="Arial" w:cs="Arial"/>
          <w:spacing w:val="-86"/>
          <w:sz w:val="20"/>
        </w:rPr>
        <w:t xml:space="preserve"> </w:t>
      </w:r>
      <w:r w:rsidRPr="001058B5">
        <w:rPr>
          <w:rFonts w:ascii="Arial" w:hAnsi="Arial" w:cs="Arial"/>
          <w:sz w:val="20"/>
        </w:rPr>
        <w:t>to reload the configuration.</w:t>
      </w:r>
    </w:p>
    <w:p w14:paraId="7323750E" w14:textId="77777777" w:rsidR="008C539B" w:rsidRPr="001058B5" w:rsidRDefault="00C12992">
      <w:pPr>
        <w:pStyle w:val="ListParagraph"/>
        <w:numPr>
          <w:ilvl w:val="1"/>
          <w:numId w:val="9"/>
        </w:numPr>
        <w:tabs>
          <w:tab w:val="left" w:pos="2380"/>
        </w:tabs>
        <w:spacing w:before="114" w:line="232" w:lineRule="auto"/>
        <w:ind w:right="1137"/>
        <w:rPr>
          <w:rFonts w:ascii="Arial" w:hAnsi="Arial" w:cs="Arial"/>
          <w:sz w:val="20"/>
        </w:rPr>
      </w:pPr>
      <w:r w:rsidRPr="001058B5">
        <w:rPr>
          <w:rFonts w:ascii="Arial" w:hAnsi="Arial" w:cs="Arial"/>
          <w:sz w:val="20"/>
        </w:rPr>
        <w:t xml:space="preserve">Use SSL when administering the listener by making the </w:t>
      </w:r>
      <w:bookmarkStart w:id="2075" w:name="_bookmark2245"/>
      <w:bookmarkEnd w:id="2075"/>
      <w:r w:rsidRPr="001058B5">
        <w:rPr>
          <w:rFonts w:ascii="Arial" w:hAnsi="Arial" w:cs="Arial"/>
          <w:sz w:val="20"/>
        </w:rPr>
        <w:t>TCPS protocol</w:t>
      </w:r>
      <w:r w:rsidRPr="001058B5">
        <w:rPr>
          <w:rFonts w:ascii="Arial" w:hAnsi="Arial" w:cs="Arial"/>
          <w:spacing w:val="-33"/>
          <w:sz w:val="20"/>
        </w:rPr>
        <w:t xml:space="preserve"> </w:t>
      </w:r>
      <w:r w:rsidRPr="001058B5">
        <w:rPr>
          <w:rFonts w:ascii="Arial" w:hAnsi="Arial" w:cs="Arial"/>
          <w:sz w:val="20"/>
        </w:rPr>
        <w:t>the first entry in the address list, as</w:t>
      </w:r>
      <w:r w:rsidRPr="001058B5">
        <w:rPr>
          <w:rFonts w:ascii="Arial" w:hAnsi="Arial" w:cs="Arial"/>
          <w:spacing w:val="-9"/>
          <w:sz w:val="20"/>
        </w:rPr>
        <w:t xml:space="preserve"> </w:t>
      </w:r>
      <w:r w:rsidRPr="001058B5">
        <w:rPr>
          <w:rFonts w:ascii="Arial" w:hAnsi="Arial" w:cs="Arial"/>
          <w:sz w:val="20"/>
        </w:rPr>
        <w:t>follows:</w:t>
      </w:r>
    </w:p>
    <w:p w14:paraId="324E7C2B" w14:textId="77777777" w:rsidR="008C539B" w:rsidRPr="001058B5" w:rsidRDefault="00C12992">
      <w:pPr>
        <w:spacing w:before="140" w:line="259" w:lineRule="auto"/>
        <w:ind w:left="2564" w:right="6302" w:hanging="185"/>
        <w:rPr>
          <w:rFonts w:ascii="Arial" w:hAnsi="Arial" w:cs="Arial"/>
          <w:sz w:val="18"/>
        </w:rPr>
      </w:pPr>
      <w:r w:rsidRPr="001058B5">
        <w:rPr>
          <w:rFonts w:ascii="Arial" w:hAnsi="Arial" w:cs="Arial"/>
          <w:w w:val="95"/>
          <w:sz w:val="18"/>
        </w:rPr>
        <w:t xml:space="preserve">LISTENER= </w:t>
      </w:r>
      <w:r w:rsidRPr="001058B5">
        <w:rPr>
          <w:rFonts w:ascii="Arial" w:hAnsi="Arial" w:cs="Arial"/>
          <w:w w:val="85"/>
          <w:sz w:val="18"/>
        </w:rPr>
        <w:t>(DESCRIPTION=</w:t>
      </w:r>
    </w:p>
    <w:p w14:paraId="07FE4E9F" w14:textId="77777777" w:rsidR="008C539B" w:rsidRPr="001058B5" w:rsidRDefault="00C12992">
      <w:pPr>
        <w:spacing w:line="259" w:lineRule="auto"/>
        <w:ind w:left="2935" w:right="6024" w:hanging="185"/>
        <w:rPr>
          <w:rFonts w:ascii="Arial" w:hAnsi="Arial" w:cs="Arial"/>
          <w:sz w:val="18"/>
        </w:rPr>
      </w:pPr>
      <w:r w:rsidRPr="001058B5">
        <w:rPr>
          <w:rFonts w:ascii="Arial" w:hAnsi="Arial" w:cs="Arial"/>
          <w:w w:val="85"/>
          <w:sz w:val="18"/>
        </w:rPr>
        <w:t xml:space="preserve">(ADDRESS_LIST= </w:t>
      </w:r>
      <w:r w:rsidRPr="001058B5">
        <w:rPr>
          <w:rFonts w:ascii="Arial" w:hAnsi="Arial" w:cs="Arial"/>
          <w:w w:val="95"/>
          <w:sz w:val="18"/>
        </w:rPr>
        <w:t>(ADDRESS=</w:t>
      </w:r>
    </w:p>
    <w:p w14:paraId="421AEACD" w14:textId="77777777" w:rsidR="008C539B" w:rsidRPr="001058B5" w:rsidRDefault="00C12992">
      <w:pPr>
        <w:ind w:left="3121"/>
        <w:rPr>
          <w:rFonts w:ascii="Arial" w:hAnsi="Arial" w:cs="Arial"/>
          <w:sz w:val="18"/>
        </w:rPr>
      </w:pPr>
      <w:r w:rsidRPr="001058B5">
        <w:rPr>
          <w:rFonts w:ascii="Arial" w:hAnsi="Arial" w:cs="Arial"/>
          <w:w w:val="95"/>
          <w:sz w:val="18"/>
        </w:rPr>
        <w:t>(PROTOCOL=tcps)</w:t>
      </w:r>
    </w:p>
    <w:p w14:paraId="1DAE876D" w14:textId="77777777" w:rsidR="008C539B" w:rsidRPr="001058B5" w:rsidRDefault="00C12992">
      <w:pPr>
        <w:spacing w:before="15" w:line="259" w:lineRule="auto"/>
        <w:ind w:left="3121" w:right="3970"/>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B8E28FA" w14:textId="77777777" w:rsidR="008C539B" w:rsidRPr="001058B5" w:rsidRDefault="008C539B">
      <w:pPr>
        <w:pStyle w:val="BodyText"/>
        <w:spacing w:before="6"/>
        <w:rPr>
          <w:rFonts w:ascii="Arial" w:hAnsi="Arial" w:cs="Arial"/>
          <w:sz w:val="17"/>
        </w:rPr>
      </w:pPr>
    </w:p>
    <w:p w14:paraId="27C6EA7E" w14:textId="77777777" w:rsidR="008C539B" w:rsidRPr="001058B5" w:rsidRDefault="00C12992">
      <w:pPr>
        <w:pStyle w:val="BodyText"/>
        <w:spacing w:line="230" w:lineRule="auto"/>
        <w:ind w:left="2380" w:right="848"/>
        <w:rPr>
          <w:rFonts w:ascii="Arial" w:hAnsi="Arial" w:cs="Arial"/>
        </w:rPr>
      </w:pPr>
      <w:bookmarkStart w:id="2076" w:name="_bookmark2246"/>
      <w:bookmarkEnd w:id="2076"/>
      <w:r w:rsidRPr="001058B5">
        <w:rPr>
          <w:rFonts w:ascii="Arial" w:hAnsi="Arial" w:cs="Arial"/>
          <w:spacing w:val="-9"/>
        </w:rPr>
        <w:t xml:space="preserve">To </w:t>
      </w:r>
      <w:r w:rsidRPr="001058B5">
        <w:rPr>
          <w:rFonts w:ascii="Arial" w:hAnsi="Arial" w:cs="Arial"/>
        </w:rPr>
        <w:t xml:space="preserve">administer the listener </w:t>
      </w:r>
      <w:r w:rsidRPr="001058B5">
        <w:rPr>
          <w:rFonts w:ascii="Arial" w:hAnsi="Arial" w:cs="Arial"/>
          <w:spacing w:val="-3"/>
        </w:rPr>
        <w:t xml:space="preserve">remotely, </w:t>
      </w:r>
      <w:r w:rsidRPr="001058B5">
        <w:rPr>
          <w:rFonts w:ascii="Arial" w:hAnsi="Arial" w:cs="Arial"/>
        </w:rPr>
        <w:t>you define the listener in the listener.ora</w:t>
      </w:r>
      <w:r w:rsidRPr="001058B5">
        <w:rPr>
          <w:rFonts w:ascii="Arial" w:hAnsi="Arial" w:cs="Arial"/>
          <w:spacing w:val="-98"/>
        </w:rPr>
        <w:t xml:space="preserve"> </w:t>
      </w:r>
      <w:r w:rsidRPr="001058B5">
        <w:rPr>
          <w:rFonts w:ascii="Arial" w:hAnsi="Arial" w:cs="Arial"/>
        </w:rPr>
        <w:t>file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4"/>
        </w:rPr>
        <w:t xml:space="preserve"> </w:t>
      </w:r>
      <w:bookmarkStart w:id="2077" w:name="_bookmark2247"/>
      <w:bookmarkEnd w:id="2077"/>
      <w:r w:rsidRPr="001058B5">
        <w:rPr>
          <w:rFonts w:ascii="Arial" w:hAnsi="Arial" w:cs="Arial"/>
        </w:rPr>
        <w:t>computer.</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rPr>
        <w:t xml:space="preserve">listener USER281 </w:t>
      </w:r>
      <w:r w:rsidRPr="001058B5">
        <w:rPr>
          <w:rFonts w:ascii="Arial" w:hAnsi="Arial" w:cs="Arial"/>
          <w:spacing w:val="-3"/>
        </w:rPr>
        <w:t xml:space="preserve">remotely, </w:t>
      </w:r>
      <w:r w:rsidRPr="001058B5">
        <w:rPr>
          <w:rFonts w:ascii="Arial" w:hAnsi="Arial" w:cs="Arial"/>
        </w:rPr>
        <w:t>use the following configuration:</w:t>
      </w:r>
    </w:p>
    <w:p w14:paraId="151EBE4A" w14:textId="77777777" w:rsidR="008C539B" w:rsidRPr="001058B5" w:rsidRDefault="008C539B">
      <w:pPr>
        <w:spacing w:line="230" w:lineRule="auto"/>
        <w:rPr>
          <w:rFonts w:ascii="Arial" w:hAnsi="Arial" w:cs="Arial"/>
        </w:rPr>
        <w:sectPr w:rsidR="008C539B" w:rsidRPr="001058B5">
          <w:headerReference w:type="even" r:id="rId259"/>
          <w:headerReference w:type="default" r:id="rId260"/>
          <w:pgSz w:w="12240" w:h="15840"/>
          <w:pgMar w:top="840" w:right="1060" w:bottom="860" w:left="1100" w:header="549" w:footer="663" w:gutter="0"/>
          <w:cols w:space="720"/>
        </w:sectPr>
      </w:pPr>
    </w:p>
    <w:p w14:paraId="5776E08B" w14:textId="77777777" w:rsidR="008C539B" w:rsidRPr="001058B5" w:rsidRDefault="008C539B">
      <w:pPr>
        <w:pStyle w:val="BodyText"/>
        <w:spacing w:before="7"/>
        <w:rPr>
          <w:rFonts w:ascii="Arial" w:hAnsi="Arial" w:cs="Arial"/>
          <w:sz w:val="27"/>
        </w:rPr>
      </w:pPr>
    </w:p>
    <w:p w14:paraId="06910F2A" w14:textId="77777777" w:rsidR="008C539B" w:rsidRPr="001058B5" w:rsidRDefault="00C12992">
      <w:pPr>
        <w:spacing w:before="95" w:line="259" w:lineRule="auto"/>
        <w:ind w:left="3164" w:right="5597" w:hanging="185"/>
        <w:rPr>
          <w:rFonts w:ascii="Arial" w:hAnsi="Arial" w:cs="Arial"/>
          <w:sz w:val="18"/>
        </w:rPr>
      </w:pPr>
      <w:r w:rsidRPr="001058B5">
        <w:rPr>
          <w:rFonts w:ascii="Arial" w:hAnsi="Arial" w:cs="Arial"/>
          <w:w w:val="95"/>
          <w:sz w:val="18"/>
        </w:rPr>
        <w:t xml:space="preserve">user281 = </w:t>
      </w:r>
      <w:r w:rsidRPr="001058B5">
        <w:rPr>
          <w:rFonts w:ascii="Arial" w:hAnsi="Arial" w:cs="Arial"/>
          <w:w w:val="90"/>
          <w:sz w:val="18"/>
        </w:rPr>
        <w:t>(DESCRIPTION</w:t>
      </w:r>
      <w:r w:rsidRPr="001058B5">
        <w:rPr>
          <w:rFonts w:ascii="Arial" w:hAnsi="Arial" w:cs="Arial"/>
          <w:spacing w:val="-63"/>
          <w:w w:val="90"/>
          <w:sz w:val="18"/>
        </w:rPr>
        <w:t xml:space="preserve"> </w:t>
      </w:r>
      <w:r w:rsidRPr="001058B5">
        <w:rPr>
          <w:rFonts w:ascii="Arial" w:hAnsi="Arial" w:cs="Arial"/>
          <w:w w:val="90"/>
          <w:sz w:val="18"/>
        </w:rPr>
        <w:t>=</w:t>
      </w:r>
    </w:p>
    <w:p w14:paraId="05FF697F" w14:textId="77777777" w:rsidR="008C539B" w:rsidRPr="001058B5" w:rsidRDefault="00C12992">
      <w:pPr>
        <w:spacing w:line="259" w:lineRule="auto"/>
        <w:ind w:left="3535" w:right="4952" w:hanging="185"/>
        <w:rPr>
          <w:rFonts w:ascii="Arial" w:hAnsi="Arial" w:cs="Arial"/>
          <w:sz w:val="18"/>
        </w:rPr>
      </w:pPr>
      <w:r w:rsidRPr="001058B5">
        <w:rPr>
          <w:rFonts w:ascii="Arial" w:hAnsi="Arial" w:cs="Arial"/>
          <w:w w:val="95"/>
          <w:sz w:val="18"/>
        </w:rPr>
        <w:t xml:space="preserve">(ADDRESS = </w:t>
      </w:r>
      <w:r w:rsidRPr="001058B5">
        <w:rPr>
          <w:rFonts w:ascii="Arial" w:hAnsi="Arial" w:cs="Arial"/>
          <w:w w:val="90"/>
          <w:sz w:val="18"/>
        </w:rPr>
        <w:t>(PROTOCOL =</w:t>
      </w:r>
      <w:r w:rsidRPr="001058B5">
        <w:rPr>
          <w:rFonts w:ascii="Arial" w:hAnsi="Arial" w:cs="Arial"/>
          <w:spacing w:val="-80"/>
          <w:w w:val="90"/>
          <w:sz w:val="18"/>
        </w:rPr>
        <w:t xml:space="preserve"> </w:t>
      </w:r>
      <w:r w:rsidRPr="001058B5">
        <w:rPr>
          <w:rFonts w:ascii="Arial" w:hAnsi="Arial" w:cs="Arial"/>
          <w:w w:val="90"/>
          <w:sz w:val="18"/>
        </w:rPr>
        <w:t>tcps)</w:t>
      </w:r>
    </w:p>
    <w:p w14:paraId="327ED932" w14:textId="77777777" w:rsidR="008C539B" w:rsidRPr="001058B5" w:rsidRDefault="00C12992">
      <w:pPr>
        <w:spacing w:line="259" w:lineRule="auto"/>
        <w:ind w:left="3535" w:right="3784"/>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75F2583" w14:textId="77777777" w:rsidR="008C539B" w:rsidRPr="001058B5" w:rsidRDefault="00C12992">
      <w:pPr>
        <w:spacing w:line="203" w:lineRule="exact"/>
        <w:ind w:left="3350"/>
        <w:rPr>
          <w:rFonts w:ascii="Arial" w:hAnsi="Arial" w:cs="Arial"/>
          <w:sz w:val="18"/>
        </w:rPr>
      </w:pPr>
      <w:r w:rsidRPr="001058B5">
        <w:rPr>
          <w:rFonts w:ascii="Arial" w:hAnsi="Arial" w:cs="Arial"/>
          <w:w w:val="86"/>
          <w:sz w:val="18"/>
        </w:rPr>
        <w:t>)</w:t>
      </w:r>
    </w:p>
    <w:p w14:paraId="282EDDF8" w14:textId="77777777" w:rsidR="008C539B" w:rsidRPr="001058B5" w:rsidRDefault="00C12992">
      <w:pPr>
        <w:spacing w:before="15"/>
        <w:ind w:left="3164"/>
        <w:rPr>
          <w:rFonts w:ascii="Arial" w:hAnsi="Arial" w:cs="Arial"/>
          <w:sz w:val="18"/>
        </w:rPr>
      </w:pPr>
      <w:r w:rsidRPr="001058B5">
        <w:rPr>
          <w:rFonts w:ascii="Arial" w:hAnsi="Arial" w:cs="Arial"/>
          <w:w w:val="86"/>
          <w:sz w:val="18"/>
        </w:rPr>
        <w:t>)</w:t>
      </w:r>
    </w:p>
    <w:p w14:paraId="29064298" w14:textId="77777777" w:rsidR="008C539B" w:rsidRPr="001058B5" w:rsidRDefault="008C539B">
      <w:pPr>
        <w:pStyle w:val="BodyText"/>
        <w:spacing w:before="2"/>
        <w:rPr>
          <w:rFonts w:ascii="Arial" w:hAnsi="Arial" w:cs="Arial"/>
          <w:sz w:val="10"/>
        </w:rPr>
      </w:pPr>
    </w:p>
    <w:p w14:paraId="70359057" w14:textId="77777777" w:rsidR="008C539B" w:rsidRPr="001058B5" w:rsidRDefault="00C12992">
      <w:pPr>
        <w:spacing w:before="102" w:line="228" w:lineRule="auto"/>
        <w:ind w:left="2620" w:right="102" w:hanging="1"/>
        <w:rPr>
          <w:rFonts w:ascii="Arial" w:hAnsi="Arial" w:cs="Arial"/>
          <w:sz w:val="20"/>
        </w:rPr>
      </w:pP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more</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parameters</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listener.ora,</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 Net Services</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1EF529D" w14:textId="77777777" w:rsidR="008C539B" w:rsidRPr="001058B5" w:rsidRDefault="00C12992">
      <w:pPr>
        <w:pStyle w:val="Heading7"/>
        <w:numPr>
          <w:ilvl w:val="0"/>
          <w:numId w:val="9"/>
        </w:numPr>
        <w:tabs>
          <w:tab w:val="left" w:pos="2620"/>
        </w:tabs>
        <w:spacing w:before="119"/>
        <w:ind w:left="2620"/>
        <w:jc w:val="left"/>
        <w:rPr>
          <w:rFonts w:ascii="Arial" w:hAnsi="Arial" w:cs="Arial"/>
        </w:rPr>
      </w:pPr>
      <w:r w:rsidRPr="001058B5">
        <w:rPr>
          <w:rFonts w:ascii="Arial" w:hAnsi="Arial" w:cs="Arial"/>
        </w:rPr>
        <w:t>Do not set the listener</w:t>
      </w:r>
      <w:r w:rsidRPr="001058B5">
        <w:rPr>
          <w:rFonts w:ascii="Arial" w:hAnsi="Arial" w:cs="Arial"/>
          <w:spacing w:val="-3"/>
        </w:rPr>
        <w:t xml:space="preserve"> </w:t>
      </w:r>
      <w:r w:rsidRPr="001058B5">
        <w:rPr>
          <w:rFonts w:ascii="Arial" w:hAnsi="Arial" w:cs="Arial"/>
        </w:rPr>
        <w:t>password.</w:t>
      </w:r>
    </w:p>
    <w:p w14:paraId="6541385C" w14:textId="77777777" w:rsidR="008C539B" w:rsidRPr="001058B5" w:rsidRDefault="00C12992">
      <w:pPr>
        <w:pStyle w:val="BodyText"/>
        <w:spacing w:before="122" w:line="230" w:lineRule="auto"/>
        <w:ind w:left="2619" w:right="185"/>
        <w:rPr>
          <w:rFonts w:ascii="Arial" w:hAnsi="Arial" w:cs="Arial"/>
        </w:rPr>
      </w:pPr>
      <w:r w:rsidRPr="001058B5">
        <w:rPr>
          <w:rFonts w:ascii="Arial" w:hAnsi="Arial" w:cs="Arial"/>
        </w:rPr>
        <w:t>Ensure that the password has not been set in the listener.ora</w:t>
      </w:r>
      <w:r w:rsidRPr="001058B5">
        <w:rPr>
          <w:rFonts w:ascii="Arial" w:hAnsi="Arial" w:cs="Arial"/>
          <w:spacing w:val="-90"/>
        </w:rPr>
        <w:t xml:space="preserve"> </w:t>
      </w:r>
      <w:r w:rsidRPr="001058B5">
        <w:rPr>
          <w:rFonts w:ascii="Arial" w:hAnsi="Arial" w:cs="Arial"/>
        </w:rPr>
        <w:t>file. The local operating system authentication will secure the listener administration. The remote listener administration is disabled when the password has not been set. This prevents brute force attacks of the listener password.</w:t>
      </w:r>
    </w:p>
    <w:p w14:paraId="121C0DC5" w14:textId="77777777" w:rsidR="008C539B" w:rsidRPr="001058B5" w:rsidRDefault="00C12992">
      <w:pPr>
        <w:pStyle w:val="BodyText"/>
        <w:spacing w:before="120" w:line="232" w:lineRule="auto"/>
        <w:ind w:left="2620" w:right="102"/>
        <w:rPr>
          <w:rFonts w:ascii="Arial" w:hAnsi="Arial" w:cs="Arial"/>
        </w:rPr>
      </w:pPr>
      <w:r w:rsidRPr="001058B5">
        <w:rPr>
          <w:rFonts w:ascii="Arial" w:hAnsi="Arial" w:cs="Arial"/>
        </w:rPr>
        <w:t>The listener password has been deprecated in this release. It will not be supported in the next release of Oracle Database.</w:t>
      </w:r>
    </w:p>
    <w:p w14:paraId="59490B11" w14:textId="77777777" w:rsidR="008C539B" w:rsidRPr="001058B5" w:rsidRDefault="00C12992">
      <w:pPr>
        <w:pStyle w:val="Heading7"/>
        <w:numPr>
          <w:ilvl w:val="0"/>
          <w:numId w:val="9"/>
        </w:numPr>
        <w:tabs>
          <w:tab w:val="left" w:pos="2620"/>
        </w:tabs>
        <w:spacing w:before="116"/>
        <w:ind w:left="2620" w:right="190"/>
        <w:jc w:val="left"/>
        <w:rPr>
          <w:rFonts w:ascii="Arial" w:hAnsi="Arial" w:cs="Arial"/>
        </w:rPr>
      </w:pPr>
      <w:r w:rsidRPr="001058B5">
        <w:rPr>
          <w:rFonts w:ascii="Arial" w:hAnsi="Arial" w:cs="Arial"/>
        </w:rPr>
        <w:t>When a host computer has multiple IP addresses associated with multiple network</w:t>
      </w:r>
      <w:r w:rsidRPr="001058B5">
        <w:rPr>
          <w:rFonts w:ascii="Arial" w:hAnsi="Arial" w:cs="Arial"/>
          <w:spacing w:val="-5"/>
        </w:rPr>
        <w:t xml:space="preserve"> </w:t>
      </w:r>
      <w:r w:rsidRPr="001058B5">
        <w:rPr>
          <w:rFonts w:ascii="Arial" w:hAnsi="Arial" w:cs="Arial"/>
        </w:rPr>
        <w:t>interface</w:t>
      </w:r>
      <w:r w:rsidRPr="001058B5">
        <w:rPr>
          <w:rFonts w:ascii="Arial" w:hAnsi="Arial" w:cs="Arial"/>
          <w:spacing w:val="-5"/>
        </w:rPr>
        <w:t xml:space="preserve"> </w:t>
      </w:r>
      <w:r w:rsidRPr="001058B5">
        <w:rPr>
          <w:rFonts w:ascii="Arial" w:hAnsi="Arial" w:cs="Arial"/>
        </w:rPr>
        <w:t>controller</w:t>
      </w:r>
      <w:r w:rsidRPr="001058B5">
        <w:rPr>
          <w:rFonts w:ascii="Arial" w:hAnsi="Arial" w:cs="Arial"/>
          <w:spacing w:val="-6"/>
        </w:rPr>
        <w:t xml:space="preserve"> </w:t>
      </w:r>
      <w:r w:rsidRPr="001058B5">
        <w:rPr>
          <w:rFonts w:ascii="Arial" w:hAnsi="Arial" w:cs="Arial"/>
        </w:rPr>
        <w:t>(NIC)</w:t>
      </w:r>
      <w:r w:rsidRPr="001058B5">
        <w:rPr>
          <w:rFonts w:ascii="Arial" w:hAnsi="Arial" w:cs="Arial"/>
          <w:spacing w:val="-5"/>
        </w:rPr>
        <w:t xml:space="preserve"> </w:t>
      </w:r>
      <w:r w:rsidRPr="001058B5">
        <w:rPr>
          <w:rFonts w:ascii="Arial" w:hAnsi="Arial" w:cs="Arial"/>
        </w:rPr>
        <w:t>cards,</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6"/>
        </w:rPr>
        <w:t xml:space="preserve"> </w:t>
      </w:r>
      <w:r w:rsidRPr="001058B5">
        <w:rPr>
          <w:rFonts w:ascii="Arial" w:hAnsi="Arial" w:cs="Arial"/>
        </w:rPr>
        <w:t>IP address.</w:t>
      </w:r>
    </w:p>
    <w:p w14:paraId="623A7679" w14:textId="77777777" w:rsidR="008C539B" w:rsidRPr="001058B5" w:rsidRDefault="00C12992">
      <w:pPr>
        <w:pStyle w:val="BodyText"/>
        <w:spacing w:before="119" w:line="232" w:lineRule="auto"/>
        <w:ind w:left="2620" w:right="184"/>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listen</w:t>
      </w:r>
      <w:r w:rsidRPr="001058B5">
        <w:rPr>
          <w:rFonts w:ascii="Arial" w:hAnsi="Arial" w:cs="Arial"/>
          <w:spacing w:val="-5"/>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IP</w:t>
      </w:r>
      <w:r w:rsidRPr="001058B5">
        <w:rPr>
          <w:rFonts w:ascii="Arial" w:hAnsi="Arial" w:cs="Arial"/>
          <w:spacing w:val="-5"/>
        </w:rPr>
        <w:t xml:space="preserve"> </w:t>
      </w:r>
      <w:r w:rsidRPr="001058B5">
        <w:rPr>
          <w:rFonts w:ascii="Arial" w:hAnsi="Arial" w:cs="Arial"/>
        </w:rPr>
        <w:t>addresses.</w:t>
      </w:r>
      <w:r w:rsidRPr="001058B5">
        <w:rPr>
          <w:rFonts w:ascii="Arial" w:hAnsi="Arial" w:cs="Arial"/>
          <w:spacing w:val="-6"/>
        </w:rPr>
        <w:t xml:space="preserve"> You </w:t>
      </w:r>
      <w:r w:rsidRPr="001058B5">
        <w:rPr>
          <w:rFonts w:ascii="Arial" w:hAnsi="Arial" w:cs="Arial"/>
        </w:rPr>
        <w:t>can</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2078" w:name="_bookmark2250"/>
      <w:bookmarkEnd w:id="2078"/>
      <w:r w:rsidRPr="001058B5">
        <w:rPr>
          <w:rFonts w:ascii="Arial" w:hAnsi="Arial" w:cs="Arial"/>
        </w:rPr>
        <w:t xml:space="preserve"> prevent</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bookmarkStart w:id="2079" w:name="_bookmark2249"/>
      <w:bookmarkEnd w:id="2079"/>
      <w:r w:rsidRPr="001058B5">
        <w:rPr>
          <w:rFonts w:ascii="Arial" w:hAnsi="Arial" w:cs="Arial"/>
        </w:rPr>
        <w:t>intruder</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stealing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TCP</w:t>
      </w:r>
      <w:r w:rsidRPr="001058B5">
        <w:rPr>
          <w:rFonts w:ascii="Arial" w:hAnsi="Arial" w:cs="Arial"/>
          <w:spacing w:val="-6"/>
        </w:rPr>
        <w:t xml:space="preserve"> </w:t>
      </w:r>
      <w:r w:rsidRPr="001058B5">
        <w:rPr>
          <w:rFonts w:ascii="Arial" w:hAnsi="Arial" w:cs="Arial"/>
        </w:rPr>
        <w:t>end</w:t>
      </w:r>
      <w:r w:rsidRPr="001058B5">
        <w:rPr>
          <w:rFonts w:ascii="Arial" w:hAnsi="Arial" w:cs="Arial"/>
          <w:spacing w:val="-5"/>
        </w:rPr>
        <w:t xml:space="preserve"> </w:t>
      </w:r>
      <w:r w:rsidRPr="001058B5">
        <w:rPr>
          <w:rFonts w:ascii="Arial" w:hAnsi="Arial" w:cs="Arial"/>
        </w:rPr>
        <w:t>point</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under</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bookmarkStart w:id="2080" w:name="_bookmark2248"/>
      <w:bookmarkEnd w:id="2080"/>
      <w:r w:rsidRPr="001058B5">
        <w:rPr>
          <w:rFonts w:ascii="Arial" w:hAnsi="Arial" w:cs="Arial"/>
        </w:rPr>
        <w:t>listener</w:t>
      </w:r>
      <w:r w:rsidRPr="001058B5">
        <w:rPr>
          <w:rFonts w:ascii="Arial" w:hAnsi="Arial" w:cs="Arial"/>
          <w:spacing w:val="-6"/>
        </w:rPr>
        <w:t xml:space="preserve"> </w:t>
      </w:r>
      <w:r w:rsidRPr="001058B5">
        <w:rPr>
          <w:rFonts w:ascii="Arial" w:hAnsi="Arial" w:cs="Arial"/>
        </w:rPr>
        <w:t>process.</w:t>
      </w:r>
    </w:p>
    <w:p w14:paraId="77DFDDFD" w14:textId="77777777" w:rsidR="008C539B" w:rsidRPr="001058B5" w:rsidRDefault="00C12992">
      <w:pPr>
        <w:pStyle w:val="Heading7"/>
        <w:numPr>
          <w:ilvl w:val="0"/>
          <w:numId w:val="9"/>
        </w:numPr>
        <w:tabs>
          <w:tab w:val="left" w:pos="2620"/>
        </w:tabs>
        <w:spacing w:before="113"/>
        <w:ind w:left="2620" w:right="362"/>
        <w:jc w:val="left"/>
        <w:rPr>
          <w:rFonts w:ascii="Arial" w:hAnsi="Arial" w:cs="Arial"/>
        </w:rPr>
      </w:pPr>
      <w:r w:rsidRPr="001058B5">
        <w:rPr>
          <w:rFonts w:ascii="Arial" w:hAnsi="Arial" w:cs="Arial"/>
        </w:rPr>
        <w:t>Restrict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listener,</w:t>
      </w:r>
      <w:r w:rsidRPr="001058B5">
        <w:rPr>
          <w:rFonts w:ascii="Arial" w:hAnsi="Arial" w:cs="Arial"/>
          <w:spacing w:val="-3"/>
        </w:rPr>
        <w:t xml:space="preserve"> </w:t>
      </w:r>
      <w:r w:rsidRPr="001058B5">
        <w:rPr>
          <w:rFonts w:ascii="Arial" w:hAnsi="Arial" w:cs="Arial"/>
        </w:rPr>
        <w:t>so</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read</w:t>
      </w:r>
      <w:r w:rsidRPr="001058B5">
        <w:rPr>
          <w:rFonts w:ascii="Arial" w:hAnsi="Arial" w:cs="Arial"/>
          <w:spacing w:val="-2"/>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files</w:t>
      </w:r>
      <w:r w:rsidRPr="001058B5">
        <w:rPr>
          <w:rFonts w:ascii="Arial" w:hAnsi="Arial" w:cs="Arial"/>
          <w:spacing w:val="-3"/>
        </w:rPr>
        <w:t xml:space="preserve"> </w:t>
      </w:r>
      <w:r w:rsidRPr="001058B5">
        <w:rPr>
          <w:rFonts w:ascii="Arial" w:hAnsi="Arial" w:cs="Arial"/>
        </w:rPr>
        <w:t>in</w:t>
      </w:r>
      <w:r w:rsidRPr="001058B5">
        <w:rPr>
          <w:rFonts w:ascii="Arial" w:hAnsi="Arial" w:cs="Arial"/>
          <w:spacing w:val="-2"/>
        </w:rPr>
        <w:t xml:space="preserve"> </w:t>
      </w:r>
      <w:r w:rsidRPr="001058B5">
        <w:rPr>
          <w:rFonts w:ascii="Arial" w:hAnsi="Arial" w:cs="Arial"/>
        </w:rPr>
        <w:t>the database or the Oracle server address</w:t>
      </w:r>
      <w:r w:rsidRPr="001058B5">
        <w:rPr>
          <w:rFonts w:ascii="Arial" w:hAnsi="Arial" w:cs="Arial"/>
          <w:spacing w:val="-2"/>
        </w:rPr>
        <w:t xml:space="preserve"> </w:t>
      </w:r>
      <w:r w:rsidRPr="001058B5">
        <w:rPr>
          <w:rFonts w:ascii="Arial" w:hAnsi="Arial" w:cs="Arial"/>
        </w:rPr>
        <w:t>space.</w:t>
      </w:r>
    </w:p>
    <w:p w14:paraId="6254318A" w14:textId="77777777" w:rsidR="008C539B" w:rsidRPr="001058B5" w:rsidRDefault="00C12992">
      <w:pPr>
        <w:pStyle w:val="BodyText"/>
        <w:spacing w:before="119" w:line="232" w:lineRule="auto"/>
        <w:ind w:left="2620" w:right="185"/>
        <w:rPr>
          <w:rFonts w:ascii="Arial" w:hAnsi="Arial" w:cs="Arial"/>
        </w:rPr>
      </w:pPr>
      <w:r w:rsidRPr="001058B5">
        <w:rPr>
          <w:rFonts w:ascii="Arial" w:hAnsi="Arial" w:cs="Arial"/>
        </w:rPr>
        <w:t>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ORACLE, the default owner).</w:t>
      </w:r>
    </w:p>
    <w:p w14:paraId="52FD5412" w14:textId="77777777" w:rsidR="008C539B" w:rsidRPr="001058B5" w:rsidRDefault="00C12992">
      <w:pPr>
        <w:pStyle w:val="BodyText"/>
        <w:spacing w:before="106" w:line="244" w:lineRule="exact"/>
        <w:ind w:left="2620"/>
        <w:rPr>
          <w:rFonts w:ascii="Arial" w:hAnsi="Arial" w:cs="Arial"/>
        </w:rPr>
      </w:pPr>
      <w:r w:rsidRPr="001058B5">
        <w:rPr>
          <w:rFonts w:ascii="Arial" w:hAnsi="Arial" w:cs="Arial"/>
        </w:rPr>
        <w:t>For more information about configuring external procedures in the listener, see</w:t>
      </w:r>
    </w:p>
    <w:p w14:paraId="5B8F27AE" w14:textId="77777777" w:rsidR="008C539B" w:rsidRPr="001058B5" w:rsidRDefault="00C12992">
      <w:pPr>
        <w:spacing w:line="244" w:lineRule="exact"/>
        <w:ind w:left="2620"/>
        <w:rPr>
          <w:rFonts w:ascii="Arial" w:hAnsi="Arial" w:cs="Arial"/>
          <w:sz w:val="20"/>
        </w:rPr>
      </w:pPr>
      <w:bookmarkStart w:id="2081" w:name="_bookmark2251"/>
      <w:bookmarkEnd w:id="2081"/>
      <w:r w:rsidRPr="001058B5">
        <w:rPr>
          <w:rFonts w:ascii="Arial" w:hAnsi="Arial" w:cs="Arial"/>
          <w:i/>
          <w:sz w:val="20"/>
        </w:rPr>
        <w:t>Oracle Database Net Services Administrator's Guide</w:t>
      </w:r>
      <w:r w:rsidRPr="001058B5">
        <w:rPr>
          <w:rFonts w:ascii="Arial" w:hAnsi="Arial" w:cs="Arial"/>
          <w:sz w:val="20"/>
        </w:rPr>
        <w:t>.</w:t>
      </w:r>
    </w:p>
    <w:p w14:paraId="1DF222B1" w14:textId="77777777" w:rsidR="008C539B" w:rsidRPr="001058B5" w:rsidRDefault="00C12992">
      <w:pPr>
        <w:pStyle w:val="Heading7"/>
        <w:numPr>
          <w:ilvl w:val="0"/>
          <w:numId w:val="9"/>
        </w:numPr>
        <w:tabs>
          <w:tab w:val="left" w:pos="2620"/>
        </w:tabs>
        <w:spacing w:before="115"/>
        <w:ind w:left="2620"/>
        <w:jc w:val="left"/>
        <w:rPr>
          <w:rFonts w:ascii="Arial" w:hAnsi="Arial" w:cs="Arial"/>
        </w:rPr>
      </w:pPr>
      <w:r w:rsidRPr="001058B5">
        <w:rPr>
          <w:rFonts w:ascii="Arial" w:hAnsi="Arial" w:cs="Arial"/>
        </w:rPr>
        <w:t>Use encryption to secure the data in</w:t>
      </w:r>
      <w:r w:rsidRPr="001058B5">
        <w:rPr>
          <w:rFonts w:ascii="Arial" w:hAnsi="Arial" w:cs="Arial"/>
          <w:spacing w:val="-1"/>
        </w:rPr>
        <w:t xml:space="preserve"> </w:t>
      </w:r>
      <w:r w:rsidRPr="001058B5">
        <w:rPr>
          <w:rFonts w:ascii="Arial" w:hAnsi="Arial" w:cs="Arial"/>
        </w:rPr>
        <w:t>flight.</w:t>
      </w:r>
    </w:p>
    <w:p w14:paraId="6D29AA07" w14:textId="77777777" w:rsidR="008C539B" w:rsidRPr="001058B5" w:rsidRDefault="00C12992">
      <w:pPr>
        <w:spacing w:before="121" w:line="232" w:lineRule="auto"/>
        <w:ind w:left="2620" w:right="435"/>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 xml:space="preserve">and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network data encryption.</w:t>
      </w:r>
    </w:p>
    <w:p w14:paraId="726CC48D" w14:textId="77777777" w:rsidR="008C539B" w:rsidRPr="001058B5" w:rsidRDefault="00C12992">
      <w:pPr>
        <w:pStyle w:val="Heading7"/>
        <w:numPr>
          <w:ilvl w:val="0"/>
          <w:numId w:val="9"/>
        </w:numPr>
        <w:tabs>
          <w:tab w:val="left" w:pos="2620"/>
        </w:tabs>
        <w:spacing w:before="116"/>
        <w:ind w:left="2620"/>
        <w:jc w:val="left"/>
        <w:rPr>
          <w:rFonts w:ascii="Arial" w:hAnsi="Arial" w:cs="Arial"/>
        </w:rPr>
      </w:pPr>
      <w:bookmarkStart w:id="2082" w:name="_bookmark2252"/>
      <w:bookmarkEnd w:id="2082"/>
      <w:r w:rsidRPr="001058B5">
        <w:rPr>
          <w:rFonts w:ascii="Arial" w:hAnsi="Arial" w:cs="Arial"/>
        </w:rPr>
        <w:t>Use a</w:t>
      </w:r>
      <w:r w:rsidRPr="001058B5">
        <w:rPr>
          <w:rFonts w:ascii="Arial" w:hAnsi="Arial" w:cs="Arial"/>
          <w:spacing w:val="-1"/>
        </w:rPr>
        <w:t xml:space="preserve"> </w:t>
      </w:r>
      <w:r w:rsidRPr="001058B5">
        <w:rPr>
          <w:rFonts w:ascii="Arial" w:hAnsi="Arial" w:cs="Arial"/>
        </w:rPr>
        <w:t>firewall.</w:t>
      </w:r>
    </w:p>
    <w:p w14:paraId="51BD58B9"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Appropriately placed and configured firewalls can prevent outside access to your databases.</w:t>
      </w:r>
    </w:p>
    <w:p w14:paraId="680182A7" w14:textId="77777777" w:rsidR="008C539B" w:rsidRPr="001058B5" w:rsidRDefault="00C12992">
      <w:pPr>
        <w:pStyle w:val="ListParagraph"/>
        <w:numPr>
          <w:ilvl w:val="0"/>
          <w:numId w:val="8"/>
        </w:numPr>
        <w:tabs>
          <w:tab w:val="left" w:pos="2980"/>
        </w:tabs>
        <w:spacing w:before="118" w:line="232" w:lineRule="auto"/>
        <w:ind w:right="383"/>
        <w:rPr>
          <w:rFonts w:ascii="Arial" w:hAnsi="Arial" w:cs="Arial"/>
          <w:sz w:val="20"/>
        </w:rPr>
      </w:pPr>
      <w:r w:rsidRPr="001058B5">
        <w:rPr>
          <w:rFonts w:ascii="Arial" w:hAnsi="Arial" w:cs="Arial"/>
          <w:sz w:val="20"/>
        </w:rPr>
        <w:t xml:space="preserve">Keep the </w:t>
      </w:r>
      <w:bookmarkStart w:id="2083" w:name="_bookmark2254"/>
      <w:bookmarkEnd w:id="2083"/>
      <w:r w:rsidRPr="001058B5">
        <w:rPr>
          <w:rFonts w:ascii="Arial" w:hAnsi="Arial" w:cs="Arial"/>
          <w:sz w:val="20"/>
        </w:rPr>
        <w:t xml:space="preserve">database server behind a </w:t>
      </w:r>
      <w:bookmarkStart w:id="2084" w:name="_bookmark2253"/>
      <w:bookmarkEnd w:id="2084"/>
      <w:r w:rsidRPr="001058B5">
        <w:rPr>
          <w:rFonts w:ascii="Arial" w:hAnsi="Arial" w:cs="Arial"/>
          <w:sz w:val="20"/>
        </w:rPr>
        <w:t xml:space="preserve">firewall. </w:t>
      </w:r>
      <w:bookmarkStart w:id="2085" w:name="_bookmark2255"/>
      <w:bookmarkEnd w:id="2085"/>
      <w:r w:rsidRPr="001058B5">
        <w:rPr>
          <w:rFonts w:ascii="Arial" w:hAnsi="Arial" w:cs="Arial"/>
          <w:sz w:val="20"/>
        </w:rPr>
        <w:t>Oracle Data</w:t>
      </w:r>
      <w:bookmarkStart w:id="2086" w:name="_bookmark2256"/>
      <w:bookmarkEnd w:id="2086"/>
      <w:r w:rsidRPr="001058B5">
        <w:rPr>
          <w:rFonts w:ascii="Arial" w:hAnsi="Arial" w:cs="Arial"/>
          <w:sz w:val="20"/>
        </w:rPr>
        <w:t>base network infrastructure, Oracle Net (formerly known as Net8 and SQL*Net),</w:t>
      </w:r>
      <w:r w:rsidRPr="001058B5">
        <w:rPr>
          <w:rFonts w:ascii="Arial" w:hAnsi="Arial" w:cs="Arial"/>
          <w:spacing w:val="-34"/>
          <w:sz w:val="20"/>
        </w:rPr>
        <w:t xml:space="preserve"> </w:t>
      </w:r>
      <w:r w:rsidRPr="001058B5">
        <w:rPr>
          <w:rFonts w:ascii="Arial" w:hAnsi="Arial" w:cs="Arial"/>
          <w:sz w:val="20"/>
        </w:rPr>
        <w:t>provides support for a variety of firewalls from various vendors.</w:t>
      </w:r>
      <w:r w:rsidRPr="001058B5">
        <w:rPr>
          <w:rFonts w:ascii="Arial" w:hAnsi="Arial" w:cs="Arial"/>
          <w:spacing w:val="-13"/>
          <w:sz w:val="20"/>
        </w:rPr>
        <w:t xml:space="preserve"> </w:t>
      </w:r>
      <w:r w:rsidRPr="001058B5">
        <w:rPr>
          <w:rFonts w:ascii="Arial" w:hAnsi="Arial" w:cs="Arial"/>
          <w:sz w:val="20"/>
        </w:rPr>
        <w:t>Supported</w:t>
      </w:r>
    </w:p>
    <w:p w14:paraId="1CFE2B85" w14:textId="77777777" w:rsidR="008C539B" w:rsidRPr="001058B5" w:rsidRDefault="00C12992">
      <w:pPr>
        <w:pStyle w:val="BodyText"/>
        <w:spacing w:line="232" w:lineRule="auto"/>
        <w:ind w:left="2980" w:right="269"/>
        <w:rPr>
          <w:rFonts w:ascii="Arial" w:hAnsi="Arial" w:cs="Arial"/>
        </w:rPr>
      </w:pPr>
      <w:r w:rsidRPr="001058B5">
        <w:rPr>
          <w:rFonts w:ascii="Arial" w:hAnsi="Arial" w:cs="Arial"/>
        </w:rP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14:paraId="5DD8418A" w14:textId="77777777" w:rsidR="008C539B" w:rsidRPr="001058B5" w:rsidRDefault="00C12992">
      <w:pPr>
        <w:pStyle w:val="ListParagraph"/>
        <w:numPr>
          <w:ilvl w:val="0"/>
          <w:numId w:val="8"/>
        </w:numPr>
        <w:tabs>
          <w:tab w:val="left" w:pos="2980"/>
        </w:tabs>
        <w:spacing w:before="107"/>
        <w:rPr>
          <w:rFonts w:ascii="Arial" w:hAnsi="Arial" w:cs="Arial"/>
          <w:sz w:val="20"/>
        </w:rPr>
      </w:pPr>
      <w:r w:rsidRPr="001058B5">
        <w:rPr>
          <w:rFonts w:ascii="Arial" w:hAnsi="Arial" w:cs="Arial"/>
          <w:sz w:val="20"/>
        </w:rPr>
        <w:t>Ensure that the firewall is placed outside the network to be</w:t>
      </w:r>
      <w:r w:rsidRPr="001058B5">
        <w:rPr>
          <w:rFonts w:ascii="Arial" w:hAnsi="Arial" w:cs="Arial"/>
          <w:spacing w:val="-18"/>
          <w:sz w:val="20"/>
        </w:rPr>
        <w:t xml:space="preserve"> </w:t>
      </w:r>
      <w:r w:rsidRPr="001058B5">
        <w:rPr>
          <w:rFonts w:ascii="Arial" w:hAnsi="Arial" w:cs="Arial"/>
          <w:sz w:val="20"/>
        </w:rPr>
        <w:t>protected.</w:t>
      </w:r>
    </w:p>
    <w:p w14:paraId="4C573C20"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9AA6E2B" w14:textId="77777777" w:rsidR="008C539B" w:rsidRPr="001058B5" w:rsidRDefault="008C539B">
      <w:pPr>
        <w:pStyle w:val="BodyText"/>
        <w:spacing w:before="5"/>
        <w:rPr>
          <w:rFonts w:ascii="Arial" w:hAnsi="Arial" w:cs="Arial"/>
          <w:sz w:val="25"/>
        </w:rPr>
      </w:pPr>
    </w:p>
    <w:p w14:paraId="2A513998" w14:textId="77777777" w:rsidR="008C539B" w:rsidRPr="001058B5" w:rsidRDefault="00C12992">
      <w:pPr>
        <w:pStyle w:val="ListParagraph"/>
        <w:numPr>
          <w:ilvl w:val="0"/>
          <w:numId w:val="7"/>
        </w:numPr>
        <w:tabs>
          <w:tab w:val="left" w:pos="2380"/>
        </w:tabs>
        <w:spacing w:before="99" w:line="232" w:lineRule="auto"/>
        <w:ind w:right="1611"/>
        <w:rPr>
          <w:rFonts w:ascii="Arial" w:hAnsi="Arial" w:cs="Arial"/>
          <w:sz w:val="20"/>
        </w:rPr>
      </w:pP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firewall</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accept</w:t>
      </w:r>
      <w:r w:rsidRPr="001058B5">
        <w:rPr>
          <w:rFonts w:ascii="Arial" w:hAnsi="Arial" w:cs="Arial"/>
          <w:spacing w:val="-5"/>
          <w:sz w:val="20"/>
        </w:rPr>
        <w:t xml:space="preserve"> </w:t>
      </w:r>
      <w:r w:rsidRPr="001058B5">
        <w:rPr>
          <w:rFonts w:ascii="Arial" w:hAnsi="Arial" w:cs="Arial"/>
          <w:sz w:val="20"/>
        </w:rPr>
        <w:t>only</w:t>
      </w:r>
      <w:r w:rsidRPr="001058B5">
        <w:rPr>
          <w:rFonts w:ascii="Arial" w:hAnsi="Arial" w:cs="Arial"/>
          <w:spacing w:val="-4"/>
          <w:sz w:val="20"/>
        </w:rPr>
        <w:t xml:space="preserve"> </w:t>
      </w:r>
      <w:r w:rsidRPr="001058B5">
        <w:rPr>
          <w:rFonts w:ascii="Arial" w:hAnsi="Arial" w:cs="Arial"/>
          <w:sz w:val="20"/>
        </w:rPr>
        <w:t>those</w:t>
      </w:r>
      <w:r w:rsidRPr="001058B5">
        <w:rPr>
          <w:rFonts w:ascii="Arial" w:hAnsi="Arial" w:cs="Arial"/>
          <w:spacing w:val="-5"/>
          <w:sz w:val="20"/>
        </w:rPr>
        <w:t xml:space="preserve"> </w:t>
      </w:r>
      <w:r w:rsidRPr="001058B5">
        <w:rPr>
          <w:rFonts w:ascii="Arial" w:hAnsi="Arial" w:cs="Arial"/>
          <w:sz w:val="20"/>
        </w:rPr>
        <w:t>protocols,</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 xml:space="preserve">or client/server sources </w:t>
      </w:r>
      <w:bookmarkStart w:id="2087" w:name="_bookmark2257"/>
      <w:bookmarkEnd w:id="2087"/>
      <w:r w:rsidRPr="001058B5">
        <w:rPr>
          <w:rFonts w:ascii="Arial" w:hAnsi="Arial" w:cs="Arial"/>
          <w:sz w:val="20"/>
        </w:rPr>
        <w:t>that you know are</w:t>
      </w:r>
      <w:r w:rsidRPr="001058B5">
        <w:rPr>
          <w:rFonts w:ascii="Arial" w:hAnsi="Arial" w:cs="Arial"/>
          <w:spacing w:val="-9"/>
          <w:sz w:val="20"/>
        </w:rPr>
        <w:t xml:space="preserve"> </w:t>
      </w:r>
      <w:r w:rsidRPr="001058B5">
        <w:rPr>
          <w:rFonts w:ascii="Arial" w:hAnsi="Arial" w:cs="Arial"/>
          <w:sz w:val="20"/>
        </w:rPr>
        <w:t>safe.</w:t>
      </w:r>
    </w:p>
    <w:p w14:paraId="091B4B1F" w14:textId="77777777" w:rsidR="008C539B" w:rsidRPr="001058B5" w:rsidRDefault="00C12992">
      <w:pPr>
        <w:pStyle w:val="ListParagraph"/>
        <w:numPr>
          <w:ilvl w:val="0"/>
          <w:numId w:val="7"/>
        </w:numPr>
        <w:tabs>
          <w:tab w:val="left" w:pos="2380"/>
        </w:tabs>
        <w:spacing w:before="118" w:line="232" w:lineRule="auto"/>
        <w:ind w:right="893"/>
        <w:rPr>
          <w:rFonts w:ascii="Arial" w:hAnsi="Arial" w:cs="Arial"/>
          <w:sz w:val="20"/>
        </w:rPr>
      </w:pPr>
      <w:r w:rsidRPr="001058B5">
        <w:rPr>
          <w:rFonts w:ascii="Arial" w:hAnsi="Arial" w:cs="Arial"/>
          <w:sz w:val="20"/>
        </w:rPr>
        <w:t xml:space="preserve">Use a product such as Oracle Connection Manager to manage </w:t>
      </w:r>
      <w:bookmarkStart w:id="2088" w:name="_bookmark2259"/>
      <w:bookmarkEnd w:id="2088"/>
      <w:r w:rsidRPr="001058B5">
        <w:rPr>
          <w:rFonts w:ascii="Arial" w:hAnsi="Arial" w:cs="Arial"/>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2089" w:name="_bookmark2258"/>
      <w:bookmarkEnd w:id="2089"/>
      <w:r w:rsidRPr="001058B5">
        <w:rPr>
          <w:rFonts w:ascii="Arial" w:hAnsi="Arial" w:cs="Arial"/>
          <w:sz w:val="20"/>
        </w:rPr>
        <w:t xml:space="preserve">rminals or from application </w:t>
      </w:r>
      <w:r w:rsidRPr="001058B5">
        <w:rPr>
          <w:rFonts w:ascii="Arial" w:hAnsi="Arial" w:cs="Arial"/>
          <w:spacing w:val="-7"/>
          <w:sz w:val="20"/>
        </w:rPr>
        <w:t xml:space="preserve">Web </w:t>
      </w:r>
      <w:r w:rsidRPr="001058B5">
        <w:rPr>
          <w:rFonts w:ascii="Arial" w:hAnsi="Arial" w:cs="Arial"/>
          <w:sz w:val="20"/>
        </w:rPr>
        <w:t>servers with known IP addresses. (Filtering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IP</w:t>
      </w:r>
      <w:r w:rsidRPr="001058B5">
        <w:rPr>
          <w:rFonts w:ascii="Arial" w:hAnsi="Arial" w:cs="Arial"/>
          <w:spacing w:val="-4"/>
          <w:sz w:val="20"/>
        </w:rPr>
        <w:t xml:space="preserve"> </w:t>
      </w:r>
      <w:r w:rsidRPr="001058B5">
        <w:rPr>
          <w:rFonts w:ascii="Arial" w:hAnsi="Arial" w:cs="Arial"/>
          <w:sz w:val="20"/>
        </w:rPr>
        <w:t>address</w:t>
      </w:r>
      <w:r w:rsidRPr="001058B5">
        <w:rPr>
          <w:rFonts w:ascii="Arial" w:hAnsi="Arial" w:cs="Arial"/>
          <w:spacing w:val="-4"/>
          <w:sz w:val="20"/>
        </w:rPr>
        <w:t xml:space="preserve"> </w:t>
      </w:r>
      <w:r w:rsidRPr="001058B5">
        <w:rPr>
          <w:rFonts w:ascii="Arial" w:hAnsi="Arial" w:cs="Arial"/>
          <w:sz w:val="20"/>
        </w:rPr>
        <w:t>alone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enough</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authentication,</w:t>
      </w:r>
      <w:r w:rsidRPr="001058B5">
        <w:rPr>
          <w:rFonts w:ascii="Arial" w:hAnsi="Arial" w:cs="Arial"/>
          <w:spacing w:val="-4"/>
          <w:sz w:val="20"/>
        </w:rPr>
        <w:t xml:space="preserve"> </w:t>
      </w:r>
      <w:r w:rsidRPr="001058B5">
        <w:rPr>
          <w:rFonts w:ascii="Arial" w:hAnsi="Arial" w:cs="Arial"/>
          <w:sz w:val="20"/>
        </w:rPr>
        <w:t>because</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can be</w:t>
      </w:r>
      <w:r w:rsidRPr="001058B5">
        <w:rPr>
          <w:rFonts w:ascii="Arial" w:hAnsi="Arial" w:cs="Arial"/>
          <w:spacing w:val="-2"/>
          <w:sz w:val="20"/>
        </w:rPr>
        <w:t xml:space="preserve"> </w:t>
      </w:r>
      <w:r w:rsidRPr="001058B5">
        <w:rPr>
          <w:rFonts w:ascii="Arial" w:hAnsi="Arial" w:cs="Arial"/>
          <w:sz w:val="20"/>
        </w:rPr>
        <w:t>falsified.)</w:t>
      </w:r>
    </w:p>
    <w:p w14:paraId="771DA200" w14:textId="77777777" w:rsidR="008C539B" w:rsidRPr="001058B5" w:rsidRDefault="00C12992">
      <w:pPr>
        <w:pStyle w:val="Heading7"/>
        <w:numPr>
          <w:ilvl w:val="0"/>
          <w:numId w:val="9"/>
        </w:numPr>
        <w:tabs>
          <w:tab w:val="left" w:pos="2020"/>
        </w:tabs>
        <w:spacing w:before="110"/>
        <w:jc w:val="left"/>
        <w:rPr>
          <w:rFonts w:ascii="Arial" w:hAnsi="Arial" w:cs="Arial"/>
        </w:rPr>
      </w:pPr>
      <w:r w:rsidRPr="001058B5">
        <w:rPr>
          <w:rFonts w:ascii="Arial" w:hAnsi="Arial" w:cs="Arial"/>
        </w:rPr>
        <w:t xml:space="preserve">Prevent unauthorized </w:t>
      </w:r>
      <w:bookmarkStart w:id="2090" w:name="_bookmark2260"/>
      <w:bookmarkEnd w:id="2090"/>
      <w:r w:rsidRPr="001058B5">
        <w:rPr>
          <w:rFonts w:ascii="Arial" w:hAnsi="Arial" w:cs="Arial"/>
        </w:rPr>
        <w:t>administration of the Oracle</w:t>
      </w:r>
      <w:r w:rsidRPr="001058B5">
        <w:rPr>
          <w:rFonts w:ascii="Arial" w:hAnsi="Arial" w:cs="Arial"/>
          <w:spacing w:val="-4"/>
        </w:rPr>
        <w:t xml:space="preserve"> </w:t>
      </w:r>
      <w:r w:rsidRPr="001058B5">
        <w:rPr>
          <w:rFonts w:ascii="Arial" w:hAnsi="Arial" w:cs="Arial"/>
        </w:rPr>
        <w:t>listener.</w:t>
      </w:r>
    </w:p>
    <w:p w14:paraId="46DCCD9D" w14:textId="77777777" w:rsidR="008C539B" w:rsidRPr="001058B5" w:rsidRDefault="00C12992">
      <w:pPr>
        <w:spacing w:before="121" w:line="232" w:lineRule="auto"/>
        <w:ind w:left="2019" w:right="848"/>
        <w:rPr>
          <w:rFonts w:ascii="Arial" w:hAnsi="Arial" w:cs="Arial"/>
          <w:sz w:val="20"/>
        </w:rPr>
      </w:pPr>
      <w:r w:rsidRPr="001058B5">
        <w:rPr>
          <w:rFonts w:ascii="Arial" w:hAnsi="Arial" w:cs="Arial"/>
          <w:sz w:val="20"/>
        </w:rPr>
        <w:t xml:space="preserve">For more information about the listener, see </w:t>
      </w:r>
      <w:r w:rsidRPr="001058B5">
        <w:rPr>
          <w:rFonts w:ascii="Arial" w:hAnsi="Arial" w:cs="Arial"/>
          <w:i/>
          <w:sz w:val="20"/>
        </w:rPr>
        <w:t>Oracle Database Net Services</w:t>
      </w:r>
      <w:bookmarkStart w:id="2091" w:name="_bookmark2261"/>
      <w:bookmarkEnd w:id="2091"/>
      <w:r w:rsidRPr="001058B5">
        <w:rPr>
          <w:rFonts w:ascii="Arial" w:hAnsi="Arial" w:cs="Arial"/>
          <w:i/>
          <w:sz w:val="20"/>
        </w:rPr>
        <w:t xml:space="preserve"> Administrator's Guide</w:t>
      </w:r>
      <w:r w:rsidRPr="001058B5">
        <w:rPr>
          <w:rFonts w:ascii="Arial" w:hAnsi="Arial" w:cs="Arial"/>
          <w:sz w:val="20"/>
        </w:rPr>
        <w:t>.</w:t>
      </w:r>
    </w:p>
    <w:p w14:paraId="1FC8E45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Check network IP</w:t>
      </w:r>
      <w:r w:rsidRPr="001058B5">
        <w:rPr>
          <w:rFonts w:ascii="Arial" w:hAnsi="Arial" w:cs="Arial"/>
          <w:spacing w:val="-2"/>
        </w:rPr>
        <w:t xml:space="preserve"> </w:t>
      </w:r>
      <w:bookmarkStart w:id="2092" w:name="_bookmark2262"/>
      <w:bookmarkEnd w:id="2092"/>
      <w:r w:rsidRPr="001058B5">
        <w:rPr>
          <w:rFonts w:ascii="Arial" w:hAnsi="Arial" w:cs="Arial"/>
        </w:rPr>
        <w:t>addresses.</w:t>
      </w:r>
    </w:p>
    <w:p w14:paraId="78EDA5F0" w14:textId="77777777" w:rsidR="008C539B" w:rsidRPr="001058B5" w:rsidRDefault="00C12992">
      <w:pPr>
        <w:pStyle w:val="BodyText"/>
        <w:spacing w:before="121" w:line="232" w:lineRule="auto"/>
        <w:ind w:left="2020" w:right="995"/>
        <w:jc w:val="both"/>
        <w:rPr>
          <w:rFonts w:ascii="Arial" w:hAnsi="Arial" w:cs="Arial"/>
        </w:rPr>
      </w:pPr>
      <w:r w:rsidRPr="001058B5">
        <w:rPr>
          <w:rFonts w:ascii="Arial" w:hAnsi="Arial" w:cs="Arial"/>
        </w:rPr>
        <w:t xml:space="preserve">Use the Oracle Net </w:t>
      </w:r>
      <w:r w:rsidRPr="001058B5">
        <w:rPr>
          <w:rFonts w:ascii="Arial" w:hAnsi="Arial" w:cs="Arial"/>
          <w:i/>
        </w:rPr>
        <w:t xml:space="preserve">valid node checking </w:t>
      </w:r>
      <w:r w:rsidRPr="001058B5">
        <w:rPr>
          <w:rFonts w:ascii="Arial" w:hAnsi="Arial" w:cs="Arial"/>
        </w:rPr>
        <w:t>security feature to allow or deny access to Oracle</w:t>
      </w:r>
      <w:r w:rsidRPr="001058B5">
        <w:rPr>
          <w:rFonts w:ascii="Arial" w:hAnsi="Arial" w:cs="Arial"/>
          <w:spacing w:val="-6"/>
        </w:rPr>
        <w:t xml:space="preserve"> </w:t>
      </w:r>
      <w:r w:rsidRPr="001058B5">
        <w:rPr>
          <w:rFonts w:ascii="Arial" w:hAnsi="Arial" w:cs="Arial"/>
        </w:rPr>
        <w:t>server</w:t>
      </w:r>
      <w:r w:rsidRPr="001058B5">
        <w:rPr>
          <w:rFonts w:ascii="Arial" w:hAnsi="Arial" w:cs="Arial"/>
          <w:spacing w:val="-7"/>
        </w:rPr>
        <w:t xml:space="preserve"> </w:t>
      </w:r>
      <w:r w:rsidRPr="001058B5">
        <w:rPr>
          <w:rFonts w:ascii="Arial" w:hAnsi="Arial" w:cs="Arial"/>
        </w:rPr>
        <w:t>processes</w:t>
      </w:r>
      <w:r w:rsidRPr="001058B5">
        <w:rPr>
          <w:rFonts w:ascii="Arial" w:hAnsi="Arial" w:cs="Arial"/>
          <w:spacing w:val="-7"/>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clients</w:t>
      </w:r>
      <w:r w:rsidRPr="001058B5">
        <w:rPr>
          <w:rFonts w:ascii="Arial" w:hAnsi="Arial" w:cs="Arial"/>
          <w:spacing w:val="-7"/>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specified</w:t>
      </w:r>
      <w:r w:rsidRPr="001058B5">
        <w:rPr>
          <w:rFonts w:ascii="Arial" w:hAnsi="Arial" w:cs="Arial"/>
          <w:spacing w:val="-6"/>
        </w:rPr>
        <w:t xml:space="preserve"> </w:t>
      </w:r>
      <w:r w:rsidRPr="001058B5">
        <w:rPr>
          <w:rFonts w:ascii="Arial" w:hAnsi="Arial" w:cs="Arial"/>
        </w:rPr>
        <w:t>IP</w:t>
      </w:r>
      <w:r w:rsidRPr="001058B5">
        <w:rPr>
          <w:rFonts w:ascii="Arial" w:hAnsi="Arial" w:cs="Arial"/>
          <w:spacing w:val="-6"/>
        </w:rPr>
        <w:t xml:space="preserve"> </w:t>
      </w:r>
      <w:r w:rsidRPr="001058B5">
        <w:rPr>
          <w:rFonts w:ascii="Arial" w:hAnsi="Arial" w:cs="Arial"/>
        </w:rPr>
        <w:t>addresses.</w:t>
      </w:r>
      <w:r w:rsidRPr="001058B5">
        <w:rPr>
          <w:rFonts w:ascii="Arial" w:hAnsi="Arial" w:cs="Arial"/>
          <w:spacing w:val="-6"/>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use this</w:t>
      </w:r>
      <w:r w:rsidRPr="001058B5">
        <w:rPr>
          <w:rFonts w:ascii="Arial" w:hAnsi="Arial" w:cs="Arial"/>
          <w:spacing w:val="-10"/>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9"/>
        </w:rPr>
        <w:t xml:space="preserve"> </w:t>
      </w:r>
      <w:r w:rsidRPr="001058B5">
        <w:rPr>
          <w:rFonts w:ascii="Arial" w:hAnsi="Arial" w:cs="Arial"/>
        </w:rPr>
        <w:t>sqlnet.ora</w:t>
      </w:r>
      <w:r w:rsidRPr="001058B5">
        <w:rPr>
          <w:rFonts w:ascii="Arial" w:hAnsi="Arial" w:cs="Arial"/>
          <w:spacing w:val="-85"/>
        </w:rPr>
        <w:t xml:space="preserve"> </w:t>
      </w:r>
      <w:r w:rsidRPr="001058B5">
        <w:rPr>
          <w:rFonts w:ascii="Arial" w:hAnsi="Arial" w:cs="Arial"/>
        </w:rPr>
        <w:t>configuration</w:t>
      </w:r>
      <w:r w:rsidRPr="001058B5">
        <w:rPr>
          <w:rFonts w:ascii="Arial" w:hAnsi="Arial" w:cs="Arial"/>
          <w:spacing w:val="-10"/>
        </w:rPr>
        <w:t xml:space="preserve"> </w:t>
      </w:r>
      <w:r w:rsidRPr="001058B5">
        <w:rPr>
          <w:rFonts w:ascii="Arial" w:hAnsi="Arial" w:cs="Arial"/>
        </w:rPr>
        <w:t>file</w:t>
      </w:r>
      <w:r w:rsidRPr="001058B5">
        <w:rPr>
          <w:rFonts w:ascii="Arial" w:hAnsi="Arial" w:cs="Arial"/>
          <w:spacing w:val="-10"/>
        </w:rPr>
        <w:t xml:space="preserve"> </w:t>
      </w:r>
      <w:r w:rsidRPr="001058B5">
        <w:rPr>
          <w:rFonts w:ascii="Arial" w:hAnsi="Arial" w:cs="Arial"/>
        </w:rPr>
        <w:t>parameters:</w:t>
      </w:r>
    </w:p>
    <w:p w14:paraId="5003E671" w14:textId="77777777" w:rsidR="008C539B" w:rsidRPr="001058B5" w:rsidRDefault="00C12992">
      <w:pPr>
        <w:spacing w:before="136" w:line="518" w:lineRule="auto"/>
        <w:ind w:left="2020" w:right="4071"/>
        <w:rPr>
          <w:rFonts w:ascii="Arial" w:hAnsi="Arial" w:cs="Arial"/>
          <w:sz w:val="18"/>
        </w:rPr>
      </w:pPr>
      <w:r w:rsidRPr="001058B5">
        <w:rPr>
          <w:rFonts w:ascii="Arial" w:hAnsi="Arial" w:cs="Arial"/>
          <w:w w:val="95"/>
          <w:sz w:val="18"/>
        </w:rPr>
        <w:t xml:space="preserve">tcp.validnode_checking = YES </w:t>
      </w:r>
      <w:r w:rsidRPr="001058B5">
        <w:rPr>
          <w:rFonts w:ascii="Arial" w:hAnsi="Arial" w:cs="Arial"/>
          <w:w w:val="90"/>
          <w:sz w:val="18"/>
        </w:rPr>
        <w:t>tcp.excluded_nodes</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{list</w:t>
      </w:r>
      <w:r w:rsidRPr="001058B5">
        <w:rPr>
          <w:rFonts w:ascii="Arial" w:hAnsi="Arial" w:cs="Arial"/>
          <w:spacing w:val="-42"/>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IP</w:t>
      </w:r>
      <w:r w:rsidRPr="001058B5">
        <w:rPr>
          <w:rFonts w:ascii="Arial" w:hAnsi="Arial" w:cs="Arial"/>
          <w:spacing w:val="-42"/>
          <w:w w:val="90"/>
          <w:sz w:val="18"/>
        </w:rPr>
        <w:t xml:space="preserve"> </w:t>
      </w:r>
      <w:r w:rsidRPr="001058B5">
        <w:rPr>
          <w:rFonts w:ascii="Arial" w:hAnsi="Arial" w:cs="Arial"/>
          <w:w w:val="90"/>
          <w:sz w:val="18"/>
        </w:rPr>
        <w:t>addresses} tcp.invited_nodes</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{list</w:t>
      </w:r>
      <w:r w:rsidRPr="001058B5">
        <w:rPr>
          <w:rFonts w:ascii="Arial" w:hAnsi="Arial" w:cs="Arial"/>
          <w:spacing w:val="-36"/>
          <w:w w:val="90"/>
          <w:sz w:val="18"/>
        </w:rPr>
        <w:t xml:space="preserve"> </w:t>
      </w:r>
      <w:r w:rsidRPr="001058B5">
        <w:rPr>
          <w:rFonts w:ascii="Arial" w:hAnsi="Arial" w:cs="Arial"/>
          <w:w w:val="90"/>
          <w:sz w:val="18"/>
        </w:rPr>
        <w:t>of</w:t>
      </w:r>
      <w:r w:rsidRPr="001058B5">
        <w:rPr>
          <w:rFonts w:ascii="Arial" w:hAnsi="Arial" w:cs="Arial"/>
          <w:spacing w:val="-36"/>
          <w:w w:val="90"/>
          <w:sz w:val="18"/>
        </w:rPr>
        <w:t xml:space="preserve"> </w:t>
      </w:r>
      <w:r w:rsidRPr="001058B5">
        <w:rPr>
          <w:rFonts w:ascii="Arial" w:hAnsi="Arial" w:cs="Arial"/>
          <w:w w:val="90"/>
          <w:sz w:val="18"/>
        </w:rPr>
        <w:t>IP</w:t>
      </w:r>
      <w:r w:rsidRPr="001058B5">
        <w:rPr>
          <w:rFonts w:ascii="Arial" w:hAnsi="Arial" w:cs="Arial"/>
          <w:spacing w:val="-35"/>
          <w:w w:val="90"/>
          <w:sz w:val="18"/>
        </w:rPr>
        <w:t xml:space="preserve"> </w:t>
      </w:r>
      <w:r w:rsidRPr="001058B5">
        <w:rPr>
          <w:rFonts w:ascii="Arial" w:hAnsi="Arial" w:cs="Arial"/>
          <w:w w:val="90"/>
          <w:sz w:val="18"/>
        </w:rPr>
        <w:t>addresses}</w:t>
      </w:r>
    </w:p>
    <w:p w14:paraId="40AC5970" w14:textId="77777777" w:rsidR="008C539B" w:rsidRPr="001058B5" w:rsidRDefault="00C12992">
      <w:pPr>
        <w:pStyle w:val="BodyText"/>
        <w:spacing w:line="216" w:lineRule="exact"/>
        <w:ind w:left="2020"/>
        <w:rPr>
          <w:rFonts w:ascii="Arial" w:hAnsi="Arial" w:cs="Arial"/>
        </w:rPr>
      </w:pPr>
      <w:r w:rsidRPr="001058B5">
        <w:rPr>
          <w:rFonts w:ascii="Arial" w:hAnsi="Arial" w:cs="Arial"/>
        </w:rPr>
        <w:t>The tcp.validnode_checking</w:t>
      </w:r>
      <w:r w:rsidRPr="001058B5">
        <w:rPr>
          <w:rFonts w:ascii="Arial" w:hAnsi="Arial" w:cs="Arial"/>
          <w:spacing w:val="-98"/>
        </w:rPr>
        <w:t xml:space="preserve"> </w:t>
      </w:r>
      <w:r w:rsidRPr="001058B5">
        <w:rPr>
          <w:rFonts w:ascii="Arial" w:hAnsi="Arial" w:cs="Arial"/>
        </w:rPr>
        <w:t>parameter enables the feature. The tcp.excluded_</w:t>
      </w:r>
    </w:p>
    <w:p w14:paraId="2EEFF61B" w14:textId="77777777" w:rsidR="008C539B" w:rsidRPr="001058B5" w:rsidRDefault="00C12992">
      <w:pPr>
        <w:pStyle w:val="BodyText"/>
        <w:spacing w:before="2" w:line="230" w:lineRule="auto"/>
        <w:ind w:left="2020" w:right="983"/>
        <w:rPr>
          <w:rFonts w:ascii="Arial" w:hAnsi="Arial" w:cs="Arial"/>
        </w:rPr>
      </w:pPr>
      <w:r w:rsidRPr="001058B5">
        <w:rPr>
          <w:rFonts w:ascii="Arial" w:hAnsi="Arial" w:cs="Arial"/>
        </w:rPr>
        <w:t>nodes</w:t>
      </w:r>
      <w:r w:rsidRPr="001058B5">
        <w:rPr>
          <w:rFonts w:ascii="Arial" w:hAnsi="Arial" w:cs="Arial"/>
          <w:spacing w:val="-101"/>
        </w:rPr>
        <w:t xml:space="preserve"> </w:t>
      </w:r>
      <w:r w:rsidRPr="001058B5">
        <w:rPr>
          <w:rFonts w:ascii="Arial" w:hAnsi="Arial" w:cs="Arial"/>
        </w:rPr>
        <w:t>and tcp.invited_nodes</w:t>
      </w:r>
      <w:r w:rsidRPr="001058B5">
        <w:rPr>
          <w:rFonts w:ascii="Arial" w:hAnsi="Arial" w:cs="Arial"/>
          <w:spacing w:val="-101"/>
        </w:rPr>
        <w:t xml:space="preserve"> </w:t>
      </w:r>
      <w:r w:rsidRPr="001058B5">
        <w:rPr>
          <w:rFonts w:ascii="Arial" w:hAnsi="Arial" w:cs="Arial"/>
        </w:rPr>
        <w:t>parameters deny and enable specific client IP addresse</w:t>
      </w:r>
      <w:bookmarkStart w:id="2093" w:name="_bookmark2265"/>
      <w:bookmarkEnd w:id="2093"/>
      <w:r w:rsidRPr="001058B5">
        <w:rPr>
          <w:rFonts w:ascii="Arial" w:hAnsi="Arial" w:cs="Arial"/>
        </w:rPr>
        <w:t>s from making</w:t>
      </w:r>
      <w:bookmarkStart w:id="2094" w:name="_bookmark2263"/>
      <w:bookmarkEnd w:id="2094"/>
      <w:r w:rsidRPr="001058B5">
        <w:rPr>
          <w:rFonts w:ascii="Arial" w:hAnsi="Arial" w:cs="Arial"/>
        </w:rPr>
        <w:t xml:space="preserve"> </w:t>
      </w:r>
      <w:bookmarkStart w:id="2095" w:name="_bookmark2264"/>
      <w:bookmarkEnd w:id="2095"/>
      <w:r w:rsidRPr="001058B5">
        <w:rPr>
          <w:rFonts w:ascii="Arial" w:hAnsi="Arial" w:cs="Arial"/>
        </w:rPr>
        <w:t>connections to the Oracle listener. This helps to prevent potential Denial of Service attacks.</w:t>
      </w:r>
    </w:p>
    <w:p w14:paraId="46C12A2C" w14:textId="77777777" w:rsidR="008C539B" w:rsidRPr="001058B5" w:rsidRDefault="00C12992">
      <w:pPr>
        <w:spacing w:before="119" w:line="232" w:lineRule="auto"/>
        <w:ind w:left="2020" w:right="848" w:hanging="1"/>
        <w:rPr>
          <w:rFonts w:ascii="Arial" w:hAnsi="Arial" w:cs="Arial"/>
          <w:sz w:val="20"/>
        </w:rPr>
      </w:pPr>
      <w:r w:rsidRPr="001058B5">
        <w:rPr>
          <w:rFonts w:ascii="Arial" w:hAnsi="Arial" w:cs="Arial"/>
          <w:sz w:val="20"/>
        </w:rPr>
        <w:t xml:space="preserve">You can use Oracle Net Manager to configure these parameters. See </w:t>
      </w:r>
      <w:r w:rsidRPr="001058B5">
        <w:rPr>
          <w:rFonts w:ascii="Arial" w:hAnsi="Arial" w:cs="Arial"/>
          <w:i/>
          <w:sz w:val="20"/>
        </w:rPr>
        <w:t>Oracle</w:t>
      </w:r>
      <w:bookmarkStart w:id="2096" w:name="_bookmark2266"/>
      <w:bookmarkEnd w:id="2096"/>
      <w:r w:rsidRPr="001058B5">
        <w:rPr>
          <w:rFonts w:ascii="Arial" w:hAnsi="Arial" w:cs="Arial"/>
          <w:i/>
          <w:sz w:val="20"/>
        </w:rPr>
        <w:t xml:space="preserve"> Database Net Services Administrator's Guide </w:t>
      </w:r>
      <w:r w:rsidRPr="001058B5">
        <w:rPr>
          <w:rFonts w:ascii="Arial" w:hAnsi="Arial" w:cs="Arial"/>
          <w:sz w:val="20"/>
        </w:rPr>
        <w:t>for more information.</w:t>
      </w:r>
    </w:p>
    <w:p w14:paraId="7B7BB4F2"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Encrypt netwo</w:t>
      </w:r>
      <w:bookmarkStart w:id="2097" w:name="_bookmark2267"/>
      <w:bookmarkEnd w:id="2097"/>
      <w:r w:rsidRPr="001058B5">
        <w:rPr>
          <w:rFonts w:ascii="Arial" w:hAnsi="Arial" w:cs="Arial"/>
        </w:rPr>
        <w:t>rk traffic.</w:t>
      </w:r>
    </w:p>
    <w:p w14:paraId="53D99562" w14:textId="77777777" w:rsidR="008C539B" w:rsidRPr="001058B5" w:rsidRDefault="00C12992">
      <w:pPr>
        <w:spacing w:before="120" w:line="232" w:lineRule="auto"/>
        <w:ind w:left="2020" w:right="716"/>
        <w:rPr>
          <w:rFonts w:ascii="Arial" w:hAnsi="Arial" w:cs="Arial"/>
          <w:sz w:val="20"/>
        </w:rPr>
      </w:pPr>
      <w:r w:rsidRPr="001058B5">
        <w:rPr>
          <w:rFonts w:ascii="Arial" w:hAnsi="Arial" w:cs="Arial"/>
          <w:sz w:val="20"/>
        </w:rPr>
        <w:t xml:space="preserve">If possible, use Oracle Advanced Security to encrypt network traffic among clients, databases, and application servers. </w:t>
      </w:r>
      <w:r w:rsidRPr="001058B5">
        <w:rPr>
          <w:rFonts w:ascii="Arial" w:hAnsi="Arial" w:cs="Arial"/>
          <w:i/>
          <w:sz w:val="20"/>
        </w:rPr>
        <w:t xml:space="preserve">Oracle Database 2 Day + Security Guide </w:t>
      </w:r>
      <w:r w:rsidRPr="001058B5">
        <w:rPr>
          <w:rFonts w:ascii="Arial" w:hAnsi="Arial" w:cs="Arial"/>
          <w:sz w:val="20"/>
        </w:rPr>
        <w:t xml:space="preserve">provides an introduction to network encryption. For detailed information about network encryption, see </w:t>
      </w:r>
      <w:r w:rsidRPr="001058B5">
        <w:rPr>
          <w:rFonts w:ascii="Arial" w:hAnsi="Arial" w:cs="Arial"/>
          <w:i/>
          <w:sz w:val="20"/>
        </w:rPr>
        <w:t>Oracle Database Advanced Security Administrator's Guide</w:t>
      </w:r>
      <w:r w:rsidRPr="001058B5">
        <w:rPr>
          <w:rFonts w:ascii="Arial" w:hAnsi="Arial" w:cs="Arial"/>
          <w:sz w:val="20"/>
        </w:rPr>
        <w:t>.</w:t>
      </w:r>
    </w:p>
    <w:p w14:paraId="5D44B8FA" w14:textId="77777777" w:rsidR="008C539B" w:rsidRPr="001058B5" w:rsidRDefault="00C12992">
      <w:pPr>
        <w:pStyle w:val="Heading7"/>
        <w:numPr>
          <w:ilvl w:val="0"/>
          <w:numId w:val="9"/>
        </w:numPr>
        <w:tabs>
          <w:tab w:val="left" w:pos="2020"/>
        </w:tabs>
        <w:spacing w:before="114"/>
        <w:ind w:right="1323"/>
        <w:jc w:val="left"/>
        <w:rPr>
          <w:rFonts w:ascii="Arial" w:hAnsi="Arial" w:cs="Arial"/>
        </w:rPr>
      </w:pPr>
      <w:r w:rsidRPr="001058B5">
        <w:rPr>
          <w:rFonts w:ascii="Arial" w:hAnsi="Arial" w:cs="Arial"/>
        </w:rPr>
        <w:t>Secure the host operating system (the system on which Oracle Database</w:t>
      </w:r>
      <w:r w:rsidRPr="001058B5">
        <w:rPr>
          <w:rFonts w:ascii="Arial" w:hAnsi="Arial" w:cs="Arial"/>
          <w:spacing w:val="-28"/>
        </w:rPr>
        <w:t xml:space="preserve"> </w:t>
      </w:r>
      <w:r w:rsidRPr="001058B5">
        <w:rPr>
          <w:rFonts w:ascii="Arial" w:hAnsi="Arial" w:cs="Arial"/>
        </w:rPr>
        <w:t>is installed).</w:t>
      </w:r>
    </w:p>
    <w:p w14:paraId="307929A2" w14:textId="77777777" w:rsidR="008C539B" w:rsidRPr="001058B5" w:rsidRDefault="00C12992">
      <w:pPr>
        <w:pStyle w:val="BodyText"/>
        <w:spacing w:before="120" w:line="232" w:lineRule="auto"/>
        <w:ind w:left="2020" w:right="705"/>
        <w:rPr>
          <w:rFonts w:ascii="Arial" w:hAnsi="Arial" w:cs="Arial"/>
        </w:rPr>
      </w:pPr>
      <w:r w:rsidRPr="001058B5">
        <w:rPr>
          <w:rFonts w:ascii="Arial" w:hAnsi="Arial" w:cs="Arial"/>
        </w:rPr>
        <w:t xml:space="preserve">Secure the host operating system by disabling all unnecessary operating system services. Both UNIX and Windows provide a variety of operating system services, most of which are not necessary for typical deployments. </w:t>
      </w:r>
      <w:bookmarkStart w:id="2098" w:name="_bookmark2268"/>
      <w:bookmarkEnd w:id="2098"/>
      <w:r w:rsidRPr="001058B5">
        <w:rPr>
          <w:rFonts w:ascii="Arial" w:hAnsi="Arial" w:cs="Arial"/>
        </w:rPr>
        <w:t>These services include FTP, TFTP, TELNET, and so forth. Be sure to close both the UDP and TCP ports for each service that is being disabled. Disabling one type of port and not the other does not make the operating system more secure.</w:t>
      </w:r>
    </w:p>
    <w:p w14:paraId="333F0B63" w14:textId="77777777" w:rsidR="008C539B" w:rsidRPr="001058B5" w:rsidRDefault="008C539B">
      <w:pPr>
        <w:pStyle w:val="BodyText"/>
        <w:spacing w:before="2"/>
        <w:rPr>
          <w:rFonts w:ascii="Arial" w:hAnsi="Arial" w:cs="Arial"/>
          <w:sz w:val="25"/>
        </w:rPr>
      </w:pPr>
    </w:p>
    <w:p w14:paraId="14A49F26" w14:textId="77777777" w:rsidR="008C539B" w:rsidRPr="001058B5" w:rsidRDefault="00C12992">
      <w:pPr>
        <w:pStyle w:val="Heading4"/>
        <w:ind w:left="100"/>
      </w:pPr>
      <w:bookmarkStart w:id="2099" w:name="Securing_a_Secure_Sockets_Layer_Connecti"/>
      <w:bookmarkStart w:id="2100" w:name="_bookmark2269"/>
      <w:bookmarkEnd w:id="2099"/>
      <w:bookmarkEnd w:id="2100"/>
      <w:r w:rsidRPr="001058B5">
        <w:t>Securing a S</w:t>
      </w:r>
      <w:bookmarkStart w:id="2101" w:name="_bookmark2270"/>
      <w:bookmarkEnd w:id="2101"/>
      <w:r w:rsidRPr="001058B5">
        <w:t xml:space="preserve">ecure Sockets </w:t>
      </w:r>
      <w:bookmarkStart w:id="2102" w:name="_bookmark2271"/>
      <w:bookmarkEnd w:id="2102"/>
      <w:r w:rsidRPr="001058B5">
        <w:t>Layer Connection</w:t>
      </w:r>
    </w:p>
    <w:p w14:paraId="0A7A218A" w14:textId="77777777" w:rsidR="008C539B" w:rsidRPr="001058B5" w:rsidRDefault="00C12992">
      <w:pPr>
        <w:pStyle w:val="BodyText"/>
        <w:spacing w:before="80" w:line="232" w:lineRule="auto"/>
        <w:ind w:left="1660" w:right="720"/>
        <w:rPr>
          <w:rFonts w:ascii="Arial" w:hAnsi="Arial" w:cs="Arial"/>
        </w:rPr>
      </w:pPr>
      <w:r w:rsidRPr="001058B5">
        <w:rPr>
          <w:rFonts w:ascii="Arial" w:hAnsi="Arial" w:cs="Arial"/>
        </w:rP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14:paraId="0A656F79"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0721B3E" w14:textId="77777777" w:rsidR="008C539B" w:rsidRPr="001058B5" w:rsidRDefault="008C539B">
      <w:pPr>
        <w:pStyle w:val="BodyText"/>
        <w:spacing w:before="5"/>
        <w:rPr>
          <w:rFonts w:ascii="Arial" w:hAnsi="Arial" w:cs="Arial"/>
          <w:sz w:val="25"/>
        </w:rPr>
      </w:pPr>
    </w:p>
    <w:p w14:paraId="648C12C1"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cautious attention to detail necessary for the successful use of SSL. For detailed information about Oracle SSL configuration, see </w:t>
      </w:r>
      <w:r w:rsidRPr="001058B5">
        <w:rPr>
          <w:rFonts w:ascii="Arial" w:hAnsi="Arial" w:cs="Arial"/>
          <w:i/>
          <w:sz w:val="20"/>
        </w:rPr>
        <w:t>Oracle Database Advanced Security Administra</w:t>
      </w:r>
      <w:bookmarkStart w:id="2103" w:name="_bookmark2272"/>
      <w:bookmarkEnd w:id="2103"/>
      <w:r w:rsidRPr="001058B5">
        <w:rPr>
          <w:rFonts w:ascii="Arial" w:hAnsi="Arial" w:cs="Arial"/>
          <w:i/>
          <w:sz w:val="20"/>
        </w:rPr>
        <w:t>tor's Guide</w:t>
      </w:r>
      <w:r w:rsidRPr="001058B5">
        <w:rPr>
          <w:rFonts w:ascii="Arial" w:hAnsi="Arial" w:cs="Arial"/>
          <w:sz w:val="20"/>
        </w:rPr>
        <w:t>.</w:t>
      </w:r>
    </w:p>
    <w:p w14:paraId="6CB8726B" w14:textId="77777777" w:rsidR="008C539B" w:rsidRPr="001058B5" w:rsidRDefault="00C12992">
      <w:pPr>
        <w:pStyle w:val="Heading7"/>
        <w:numPr>
          <w:ilvl w:val="0"/>
          <w:numId w:val="6"/>
        </w:numPr>
        <w:tabs>
          <w:tab w:val="left" w:pos="2620"/>
        </w:tabs>
        <w:spacing w:before="115"/>
        <w:ind w:right="474"/>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configuration</w:t>
      </w:r>
      <w:r w:rsidRPr="001058B5">
        <w:rPr>
          <w:rFonts w:ascii="Arial" w:hAnsi="Arial" w:cs="Arial"/>
          <w:spacing w:val="-4"/>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clients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listeners)</w:t>
      </w:r>
      <w:r w:rsidRPr="001058B5">
        <w:rPr>
          <w:rFonts w:ascii="Arial" w:hAnsi="Arial" w:cs="Arial"/>
          <w:spacing w:val="-3"/>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 xml:space="preserve">the correct port </w:t>
      </w:r>
      <w:bookmarkStart w:id="2104" w:name="_bookmark2273"/>
      <w:bookmarkEnd w:id="2104"/>
      <w:r w:rsidRPr="001058B5">
        <w:rPr>
          <w:rFonts w:ascii="Arial" w:hAnsi="Arial" w:cs="Arial"/>
        </w:rPr>
        <w:t>for SSL, which is the port configured upon</w:t>
      </w:r>
      <w:r w:rsidRPr="001058B5">
        <w:rPr>
          <w:rFonts w:ascii="Arial" w:hAnsi="Arial" w:cs="Arial"/>
          <w:spacing w:val="-17"/>
        </w:rPr>
        <w:t xml:space="preserve"> </w:t>
      </w:r>
      <w:r w:rsidRPr="001058B5">
        <w:rPr>
          <w:rFonts w:ascii="Arial" w:hAnsi="Arial" w:cs="Arial"/>
        </w:rPr>
        <w:t>installation.</w:t>
      </w:r>
    </w:p>
    <w:p w14:paraId="7B0A59D2" w14:textId="77777777" w:rsidR="008C539B" w:rsidRPr="001058B5" w:rsidRDefault="00C12992">
      <w:pPr>
        <w:pStyle w:val="BodyText"/>
        <w:spacing w:before="119" w:line="232" w:lineRule="auto"/>
        <w:ind w:left="2620" w:right="312"/>
        <w:rPr>
          <w:rFonts w:ascii="Arial" w:hAnsi="Arial" w:cs="Arial"/>
        </w:rPr>
      </w:pPr>
      <w:r w:rsidRPr="001058B5">
        <w:rPr>
          <w:rFonts w:ascii="Arial" w:hAnsi="Arial" w:cs="Arial"/>
        </w:rPr>
        <w:t>You can run HTTPS on any port, but the standards specify port 443, where any HTTPS-compliant browser looks by default. The port can also be specified in the URL, for example:</w:t>
      </w:r>
    </w:p>
    <w:p w14:paraId="5724BD4E" w14:textId="77777777" w:rsidR="008C539B" w:rsidRPr="001058B5" w:rsidRDefault="00C12992">
      <w:pPr>
        <w:spacing w:before="140"/>
        <w:ind w:left="2620"/>
        <w:rPr>
          <w:rFonts w:ascii="Arial" w:hAnsi="Arial" w:cs="Arial"/>
          <w:sz w:val="18"/>
        </w:rPr>
      </w:pPr>
      <w:r w:rsidRPr="001058B5">
        <w:rPr>
          <w:rFonts w:ascii="Arial" w:hAnsi="Arial" w:cs="Arial"/>
          <w:w w:val="95"/>
          <w:sz w:val="18"/>
        </w:rPr>
        <w:t>https://secure.example.com:4445/</w:t>
      </w:r>
    </w:p>
    <w:p w14:paraId="377F4875" w14:textId="77777777" w:rsidR="008C539B" w:rsidRPr="001058B5" w:rsidRDefault="008C539B">
      <w:pPr>
        <w:pStyle w:val="BodyText"/>
        <w:spacing w:before="10"/>
        <w:rPr>
          <w:rFonts w:ascii="Arial" w:hAnsi="Arial" w:cs="Arial"/>
          <w:sz w:val="18"/>
        </w:rPr>
      </w:pPr>
    </w:p>
    <w:p w14:paraId="290B724B" w14:textId="77777777" w:rsidR="008C539B" w:rsidRPr="001058B5" w:rsidRDefault="00C12992">
      <w:pPr>
        <w:pStyle w:val="BodyText"/>
        <w:spacing w:line="232" w:lineRule="auto"/>
        <w:ind w:left="2620" w:right="848"/>
        <w:rPr>
          <w:rFonts w:ascii="Arial" w:hAnsi="Arial" w:cs="Arial"/>
        </w:rPr>
      </w:pPr>
      <w:r w:rsidRPr="001058B5">
        <w:rPr>
          <w:rFonts w:ascii="Arial" w:hAnsi="Arial" w:cs="Arial"/>
        </w:rPr>
        <w:t xml:space="preserve">If a </w:t>
      </w:r>
      <w:bookmarkStart w:id="2105" w:name="_bookmark2274"/>
      <w:bookmarkEnd w:id="2105"/>
      <w:r w:rsidRPr="001058B5">
        <w:rPr>
          <w:rFonts w:ascii="Arial" w:hAnsi="Arial" w:cs="Arial"/>
        </w:rPr>
        <w:t>firewall is in use, then it too must use the same ports for secure (SSL)</w:t>
      </w:r>
      <w:bookmarkStart w:id="2106" w:name="_bookmark2275"/>
      <w:bookmarkEnd w:id="2106"/>
      <w:r w:rsidRPr="001058B5">
        <w:rPr>
          <w:rFonts w:ascii="Arial" w:hAnsi="Arial" w:cs="Arial"/>
        </w:rPr>
        <w:t xml:space="preserve"> communication.</w:t>
      </w:r>
    </w:p>
    <w:p w14:paraId="372C6D28" w14:textId="77777777" w:rsidR="008C539B" w:rsidRPr="001058B5" w:rsidRDefault="00C12992">
      <w:pPr>
        <w:pStyle w:val="Heading7"/>
        <w:numPr>
          <w:ilvl w:val="0"/>
          <w:numId w:val="6"/>
        </w:numPr>
        <w:tabs>
          <w:tab w:val="left" w:pos="2620"/>
        </w:tabs>
        <w:spacing w:before="116"/>
        <w:ind w:right="367"/>
        <w:rPr>
          <w:rFonts w:ascii="Arial" w:hAnsi="Arial" w:cs="Arial"/>
        </w:rPr>
      </w:pPr>
      <w:r w:rsidRPr="001058B5">
        <w:rPr>
          <w:rFonts w:ascii="Arial" w:hAnsi="Arial" w:cs="Arial"/>
        </w:rPr>
        <w:t xml:space="preserve">Ensure that TCPS is </w:t>
      </w:r>
      <w:bookmarkStart w:id="2107" w:name="_bookmark2276"/>
      <w:bookmarkEnd w:id="2107"/>
      <w:r w:rsidRPr="001058B5">
        <w:rPr>
          <w:rFonts w:ascii="Arial" w:hAnsi="Arial" w:cs="Arial"/>
        </w:rPr>
        <w:t>specified as the PROTOCOL in the ADDRESS</w:t>
      </w:r>
      <w:r w:rsidRPr="001058B5">
        <w:rPr>
          <w:rFonts w:ascii="Arial" w:hAnsi="Arial" w:cs="Arial"/>
          <w:spacing w:val="-34"/>
        </w:rPr>
        <w:t xml:space="preserve"> </w:t>
      </w:r>
      <w:r w:rsidRPr="001058B5">
        <w:rPr>
          <w:rFonts w:ascii="Arial" w:hAnsi="Arial" w:cs="Arial"/>
        </w:rPr>
        <w:t>parameter in the tnsnames.ora file (typically on the cli</w:t>
      </w:r>
      <w:bookmarkStart w:id="2108" w:name="_bookmark2277"/>
      <w:bookmarkEnd w:id="2108"/>
      <w:r w:rsidRPr="001058B5">
        <w:rPr>
          <w:rFonts w:ascii="Arial" w:hAnsi="Arial" w:cs="Arial"/>
        </w:rPr>
        <w:t>ent or in the LDAP</w:t>
      </w:r>
      <w:r w:rsidRPr="001058B5">
        <w:rPr>
          <w:rFonts w:ascii="Arial" w:hAnsi="Arial" w:cs="Arial"/>
          <w:spacing w:val="-25"/>
        </w:rPr>
        <w:t xml:space="preserve"> </w:t>
      </w:r>
      <w:r w:rsidRPr="001058B5">
        <w:rPr>
          <w:rFonts w:ascii="Arial" w:hAnsi="Arial" w:cs="Arial"/>
        </w:rPr>
        <w:t>directory).</w:t>
      </w:r>
    </w:p>
    <w:p w14:paraId="3E645D11" w14:textId="77777777" w:rsidR="008C539B" w:rsidRPr="001058B5" w:rsidRDefault="00C12992">
      <w:pPr>
        <w:pStyle w:val="BodyText"/>
        <w:spacing w:before="114" w:line="246" w:lineRule="exact"/>
        <w:ind w:left="2620"/>
        <w:rPr>
          <w:rFonts w:ascii="Arial" w:hAnsi="Arial" w:cs="Arial"/>
        </w:rPr>
      </w:pPr>
      <w:bookmarkStart w:id="2109" w:name="_bookmark2278"/>
      <w:bookmarkEnd w:id="2109"/>
      <w:r w:rsidRPr="001058B5">
        <w:rPr>
          <w:rFonts w:ascii="Arial" w:hAnsi="Arial" w:cs="Arial"/>
        </w:rPr>
        <w:t>An identical specification must appear in the listener.ora</w:t>
      </w:r>
      <w:r w:rsidRPr="001058B5">
        <w:rPr>
          <w:rFonts w:ascii="Arial" w:hAnsi="Arial" w:cs="Arial"/>
          <w:spacing w:val="-88"/>
        </w:rPr>
        <w:t xml:space="preserve"> </w:t>
      </w:r>
      <w:r w:rsidRPr="001058B5">
        <w:rPr>
          <w:rFonts w:ascii="Arial" w:hAnsi="Arial" w:cs="Arial"/>
        </w:rPr>
        <w:t>file (typically in the</w:t>
      </w:r>
    </w:p>
    <w:p w14:paraId="2B531E3C" w14:textId="77777777" w:rsidR="008C539B" w:rsidRPr="001058B5" w:rsidRDefault="00C12992">
      <w:pPr>
        <w:pStyle w:val="BodyText"/>
        <w:spacing w:line="246" w:lineRule="exact"/>
        <w:ind w:left="2620"/>
        <w:rPr>
          <w:rFonts w:ascii="Arial" w:hAnsi="Arial" w:cs="Arial"/>
        </w:rPr>
      </w:pPr>
      <w:r w:rsidRPr="001058B5">
        <w:rPr>
          <w:rFonts w:ascii="Arial" w:hAnsi="Arial" w:cs="Arial"/>
        </w:rPr>
        <w:t>$ORACLE_HOME/net</w:t>
      </w:r>
      <w:bookmarkStart w:id="2110" w:name="_bookmark2279"/>
      <w:bookmarkEnd w:id="2110"/>
      <w:r w:rsidRPr="001058B5">
        <w:rPr>
          <w:rFonts w:ascii="Arial" w:hAnsi="Arial" w:cs="Arial"/>
        </w:rPr>
        <w:t>work/admin</w:t>
      </w:r>
      <w:r w:rsidRPr="001058B5">
        <w:rPr>
          <w:rFonts w:ascii="Arial" w:hAnsi="Arial" w:cs="Arial"/>
          <w:spacing w:val="-83"/>
        </w:rPr>
        <w:t xml:space="preserve"> </w:t>
      </w:r>
      <w:r w:rsidRPr="001058B5">
        <w:rPr>
          <w:rFonts w:ascii="Arial" w:hAnsi="Arial" w:cs="Arial"/>
        </w:rPr>
        <w:t>directory).</w:t>
      </w:r>
    </w:p>
    <w:p w14:paraId="2EBB9B18" w14:textId="77777777" w:rsidR="008C539B" w:rsidRPr="001058B5" w:rsidRDefault="00C12992">
      <w:pPr>
        <w:pStyle w:val="Heading7"/>
        <w:numPr>
          <w:ilvl w:val="0"/>
          <w:numId w:val="6"/>
        </w:numPr>
        <w:tabs>
          <w:tab w:val="left" w:pos="2620"/>
        </w:tabs>
        <w:spacing w:before="111"/>
        <w:ind w:right="345"/>
        <w:rPr>
          <w:rFonts w:ascii="Arial" w:hAnsi="Arial" w:cs="Arial"/>
        </w:rPr>
      </w:pPr>
      <w:r w:rsidRPr="001058B5">
        <w:rPr>
          <w:rFonts w:ascii="Arial" w:hAnsi="Arial" w:cs="Arial"/>
        </w:rPr>
        <w:t>Ensure that the SSL mode is consistent for both ends of every</w:t>
      </w:r>
      <w:r w:rsidRPr="001058B5">
        <w:rPr>
          <w:rFonts w:ascii="Arial" w:hAnsi="Arial" w:cs="Arial"/>
          <w:spacing w:val="-36"/>
        </w:rPr>
        <w:t xml:space="preserve"> </w:t>
      </w:r>
      <w:r w:rsidRPr="001058B5">
        <w:rPr>
          <w:rFonts w:ascii="Arial" w:hAnsi="Arial" w:cs="Arial"/>
        </w:rPr>
        <w:t>communication. For example, the database (on one side) and the user or application (on the other) must have the same SSL</w:t>
      </w:r>
      <w:r w:rsidRPr="001058B5">
        <w:rPr>
          <w:rFonts w:ascii="Arial" w:hAnsi="Arial" w:cs="Arial"/>
          <w:spacing w:val="-2"/>
        </w:rPr>
        <w:t xml:space="preserve"> </w:t>
      </w:r>
      <w:r w:rsidRPr="001058B5">
        <w:rPr>
          <w:rFonts w:ascii="Arial" w:hAnsi="Arial" w:cs="Arial"/>
        </w:rPr>
        <w:t>mode.</w:t>
      </w:r>
    </w:p>
    <w:p w14:paraId="6E39C381" w14:textId="77777777" w:rsidR="008C539B" w:rsidRPr="001058B5" w:rsidRDefault="00C12992">
      <w:pPr>
        <w:pStyle w:val="BodyText"/>
        <w:spacing w:before="119" w:line="232" w:lineRule="auto"/>
        <w:ind w:left="2619" w:right="284"/>
        <w:rPr>
          <w:rFonts w:ascii="Arial" w:hAnsi="Arial" w:cs="Arial"/>
        </w:rPr>
      </w:pPr>
      <w:r w:rsidRPr="001058B5">
        <w:rPr>
          <w:rFonts w:ascii="Arial" w:hAnsi="Arial" w:cs="Arial"/>
        </w:rPr>
        <w:t>The mode can specify either client or server authentication (one-way), both client and server authentication (two-way</w:t>
      </w:r>
      <w:bookmarkStart w:id="2111" w:name="_bookmark2280"/>
      <w:bookmarkEnd w:id="2111"/>
      <w:r w:rsidRPr="001058B5">
        <w:rPr>
          <w:rFonts w:ascii="Arial" w:hAnsi="Arial" w:cs="Arial"/>
        </w:rPr>
        <w:t>), or no authentication.</w:t>
      </w:r>
    </w:p>
    <w:p w14:paraId="390E1942" w14:textId="77777777" w:rsidR="008C539B" w:rsidRPr="001058B5" w:rsidRDefault="00C12992">
      <w:pPr>
        <w:pStyle w:val="Heading7"/>
        <w:numPr>
          <w:ilvl w:val="0"/>
          <w:numId w:val="6"/>
        </w:numPr>
        <w:tabs>
          <w:tab w:val="left" w:pos="2620"/>
        </w:tabs>
        <w:spacing w:before="116"/>
        <w:ind w:right="453"/>
        <w:rPr>
          <w:rFonts w:ascii="Arial" w:hAnsi="Arial" w:cs="Arial"/>
        </w:rPr>
      </w:pPr>
      <w:r w:rsidRPr="001058B5">
        <w:rPr>
          <w:rFonts w:ascii="Arial" w:hAnsi="Arial" w:cs="Arial"/>
        </w:rPr>
        <w:t>Ensure that the server supports the client cipher suites and the certificate</w:t>
      </w:r>
      <w:r w:rsidRPr="001058B5">
        <w:rPr>
          <w:rFonts w:ascii="Arial" w:hAnsi="Arial" w:cs="Arial"/>
          <w:spacing w:val="-26"/>
        </w:rPr>
        <w:t xml:space="preserve"> </w:t>
      </w:r>
      <w:r w:rsidRPr="001058B5">
        <w:rPr>
          <w:rFonts w:ascii="Arial" w:hAnsi="Arial" w:cs="Arial"/>
        </w:rPr>
        <w:t>key algorithm in</w:t>
      </w:r>
      <w:r w:rsidRPr="001058B5">
        <w:rPr>
          <w:rFonts w:ascii="Arial" w:hAnsi="Arial" w:cs="Arial"/>
          <w:spacing w:val="-2"/>
        </w:rPr>
        <w:t xml:space="preserve"> </w:t>
      </w:r>
      <w:r w:rsidRPr="001058B5">
        <w:rPr>
          <w:rFonts w:ascii="Arial" w:hAnsi="Arial" w:cs="Arial"/>
        </w:rPr>
        <w:t>use.</w:t>
      </w:r>
    </w:p>
    <w:p w14:paraId="6CEBDA4E" w14:textId="77777777" w:rsidR="008C539B" w:rsidRPr="001058B5" w:rsidRDefault="00C12992">
      <w:pPr>
        <w:pStyle w:val="ListParagraph"/>
        <w:numPr>
          <w:ilvl w:val="0"/>
          <w:numId w:val="6"/>
        </w:numPr>
        <w:tabs>
          <w:tab w:val="left" w:pos="2620"/>
        </w:tabs>
        <w:spacing w:before="118"/>
        <w:ind w:right="386"/>
        <w:rPr>
          <w:rFonts w:ascii="Arial" w:hAnsi="Arial" w:cs="Arial"/>
          <w:b/>
          <w:sz w:val="20"/>
        </w:rPr>
      </w:pP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DN</w:t>
      </w:r>
      <w:r w:rsidRPr="001058B5">
        <w:rPr>
          <w:rFonts w:ascii="Arial" w:hAnsi="Arial" w:cs="Arial"/>
          <w:b/>
          <w:spacing w:val="-3"/>
          <w:sz w:val="20"/>
        </w:rPr>
        <w:t xml:space="preserve"> </w:t>
      </w:r>
      <w:r w:rsidRPr="001058B5">
        <w:rPr>
          <w:rFonts w:ascii="Arial" w:hAnsi="Arial" w:cs="Arial"/>
          <w:b/>
          <w:sz w:val="20"/>
        </w:rPr>
        <w:t>matching</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both</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and</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3"/>
          <w:sz w:val="20"/>
        </w:rPr>
        <w:t xml:space="preserve"> </w:t>
      </w:r>
      <w:bookmarkStart w:id="2112" w:name="_bookmark2281"/>
      <w:bookmarkEnd w:id="2112"/>
      <w:r w:rsidRPr="001058B5">
        <w:rPr>
          <w:rFonts w:ascii="Arial" w:hAnsi="Arial" w:cs="Arial"/>
          <w:b/>
          <w:sz w:val="20"/>
        </w:rPr>
        <w:t>prevent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from falsifying its identity to the client during</w:t>
      </w:r>
      <w:r w:rsidRPr="001058B5">
        <w:rPr>
          <w:rFonts w:ascii="Arial" w:hAnsi="Arial" w:cs="Arial"/>
          <w:b/>
          <w:spacing w:val="-7"/>
          <w:sz w:val="20"/>
        </w:rPr>
        <w:t xml:space="preserve"> </w:t>
      </w:r>
      <w:r w:rsidRPr="001058B5">
        <w:rPr>
          <w:rFonts w:ascii="Arial" w:hAnsi="Arial" w:cs="Arial"/>
          <w:b/>
          <w:sz w:val="20"/>
        </w:rPr>
        <w:t>connections.</w:t>
      </w:r>
    </w:p>
    <w:p w14:paraId="2F22E0AB" w14:textId="77777777" w:rsidR="008C539B" w:rsidRPr="001058B5" w:rsidRDefault="00C12992">
      <w:pPr>
        <w:pStyle w:val="BodyText"/>
        <w:spacing w:before="119" w:line="232" w:lineRule="auto"/>
        <w:ind w:left="2620" w:right="700"/>
        <w:rPr>
          <w:rFonts w:ascii="Arial" w:hAnsi="Arial" w:cs="Arial"/>
        </w:rPr>
      </w:pPr>
      <w:r w:rsidRPr="001058B5">
        <w:rPr>
          <w:rFonts w:ascii="Arial" w:hAnsi="Arial" w:cs="Arial"/>
        </w:rPr>
        <w:t>This setting ensures that the server identity is correct by matching its global database name against the DN from the server certificate.</w:t>
      </w:r>
    </w:p>
    <w:p w14:paraId="6811BD2F" w14:textId="77777777" w:rsidR="008C539B" w:rsidRPr="001058B5" w:rsidRDefault="00C12992">
      <w:pPr>
        <w:pStyle w:val="BodyText"/>
        <w:spacing w:before="112"/>
        <w:ind w:left="2620"/>
        <w:rPr>
          <w:rFonts w:ascii="Arial" w:hAnsi="Arial" w:cs="Arial"/>
        </w:rPr>
      </w:pPr>
      <w:r w:rsidRPr="001058B5">
        <w:rPr>
          <w:rFonts w:ascii="Arial" w:hAnsi="Arial" w:cs="Arial"/>
          <w:spacing w:val="-6"/>
        </w:rPr>
        <w:t xml:space="preserve">You </w:t>
      </w:r>
      <w:r w:rsidRPr="001058B5">
        <w:rPr>
          <w:rFonts w:ascii="Arial" w:hAnsi="Arial" w:cs="Arial"/>
        </w:rPr>
        <w:t>can enable DN matching in the tnsnames.ora</w:t>
      </w:r>
      <w:r w:rsidRPr="001058B5">
        <w:rPr>
          <w:rFonts w:ascii="Arial" w:hAnsi="Arial" w:cs="Arial"/>
          <w:spacing w:val="-83"/>
        </w:rPr>
        <w:t xml:space="preserve"> </w:t>
      </w:r>
      <w:r w:rsidRPr="001058B5">
        <w:rPr>
          <w:rFonts w:ascii="Arial" w:hAnsi="Arial" w:cs="Arial"/>
        </w:rPr>
        <w:t>file. For example:</w:t>
      </w:r>
    </w:p>
    <w:p w14:paraId="0B93B5B4" w14:textId="77777777" w:rsidR="008C539B" w:rsidRPr="001058B5" w:rsidRDefault="00C12992">
      <w:pPr>
        <w:spacing w:before="137"/>
        <w:ind w:left="2620"/>
        <w:rPr>
          <w:rFonts w:ascii="Arial" w:hAnsi="Arial" w:cs="Arial"/>
          <w:sz w:val="18"/>
        </w:rPr>
      </w:pPr>
      <w:r w:rsidRPr="001058B5">
        <w:rPr>
          <w:rFonts w:ascii="Arial" w:hAnsi="Arial" w:cs="Arial"/>
          <w:w w:val="95"/>
          <w:sz w:val="18"/>
        </w:rPr>
        <w:t>set:SSL_SERVER_CERT_DN="cn=finance,cn=OracleContext,c=us,o=example"</w:t>
      </w:r>
    </w:p>
    <w:p w14:paraId="3CAE7702" w14:textId="77777777" w:rsidR="008C539B" w:rsidRPr="001058B5" w:rsidRDefault="008C539B">
      <w:pPr>
        <w:pStyle w:val="BodyText"/>
        <w:spacing w:before="9"/>
        <w:rPr>
          <w:rFonts w:ascii="Arial" w:hAnsi="Arial" w:cs="Arial"/>
          <w:sz w:val="18"/>
        </w:rPr>
      </w:pPr>
    </w:p>
    <w:p w14:paraId="0C185F8C" w14:textId="77777777" w:rsidR="008C539B" w:rsidRPr="001058B5" w:rsidRDefault="00C12992">
      <w:pPr>
        <w:pStyle w:val="BodyText"/>
        <w:spacing w:before="1" w:line="232" w:lineRule="auto"/>
        <w:ind w:left="2620"/>
        <w:rPr>
          <w:rFonts w:ascii="Arial" w:hAnsi="Arial" w:cs="Arial"/>
        </w:rPr>
      </w:pPr>
      <w:r w:rsidRPr="001058B5">
        <w:rPr>
          <w:rFonts w:ascii="Arial" w:hAnsi="Arial" w:cs="Arial"/>
        </w:rPr>
        <w:t>Otherwise, a client application would not check the server certificate, which could allow the server to falsify its identity.</w:t>
      </w:r>
    </w:p>
    <w:p w14:paraId="1E162CD8" w14:textId="77777777" w:rsidR="008C539B" w:rsidRPr="001058B5" w:rsidRDefault="00C12992">
      <w:pPr>
        <w:pStyle w:val="Heading7"/>
        <w:numPr>
          <w:ilvl w:val="0"/>
          <w:numId w:val="6"/>
        </w:numPr>
        <w:tabs>
          <w:tab w:val="left" w:pos="2620"/>
        </w:tabs>
        <w:spacing w:before="116"/>
        <w:ind w:right="182"/>
        <w:rPr>
          <w:rFonts w:ascii="Arial" w:hAnsi="Arial" w:cs="Arial"/>
        </w:rPr>
      </w:pPr>
      <w:r w:rsidRPr="001058B5">
        <w:rPr>
          <w:rFonts w:ascii="Arial" w:hAnsi="Arial" w:cs="Arial"/>
        </w:rPr>
        <w:t>Do</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remove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encryption</w:t>
      </w:r>
      <w:r w:rsidRPr="001058B5">
        <w:rPr>
          <w:rFonts w:ascii="Arial" w:hAnsi="Arial" w:cs="Arial"/>
          <w:spacing w:val="-8"/>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yo</w:t>
      </w:r>
      <w:bookmarkStart w:id="2113" w:name="_bookmark2283"/>
      <w:bookmarkEnd w:id="2113"/>
      <w:r w:rsidRPr="001058B5">
        <w:rPr>
          <w:rFonts w:ascii="Arial" w:hAnsi="Arial" w:cs="Arial"/>
        </w:rPr>
        <w:t>ur</w:t>
      </w:r>
      <w:r w:rsidRPr="001058B5">
        <w:rPr>
          <w:rFonts w:ascii="Arial" w:hAnsi="Arial" w:cs="Arial"/>
          <w:spacing w:val="-8"/>
        </w:rPr>
        <w:t xml:space="preserve"> </w:t>
      </w:r>
      <w:bookmarkStart w:id="2114" w:name="_bookmark2282"/>
      <w:bookmarkEnd w:id="2114"/>
      <w:r w:rsidRPr="001058B5">
        <w:rPr>
          <w:rFonts w:ascii="Arial" w:hAnsi="Arial" w:cs="Arial"/>
        </w:rPr>
        <w:t>RSA</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8"/>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your</w:t>
      </w:r>
      <w:r w:rsidRPr="001058B5">
        <w:rPr>
          <w:rFonts w:ascii="Arial" w:hAnsi="Arial" w:cs="Arial"/>
          <w:spacing w:val="-8"/>
        </w:rPr>
        <w:t xml:space="preserve"> </w:t>
      </w:r>
      <w:r w:rsidRPr="001058B5">
        <w:rPr>
          <w:rFonts w:ascii="Arial" w:hAnsi="Arial" w:cs="Arial"/>
        </w:rPr>
        <w:t>server.key file, which requires that you enter your pass phrase to read and parse this</w:t>
      </w:r>
      <w:r w:rsidRPr="001058B5">
        <w:rPr>
          <w:rFonts w:ascii="Arial" w:hAnsi="Arial" w:cs="Arial"/>
          <w:spacing w:val="-28"/>
        </w:rPr>
        <w:t xml:space="preserve"> </w:t>
      </w:r>
      <w:r w:rsidRPr="001058B5">
        <w:rPr>
          <w:rFonts w:ascii="Arial" w:hAnsi="Arial" w:cs="Arial"/>
        </w:rPr>
        <w:t>file.</w:t>
      </w:r>
    </w:p>
    <w:p w14:paraId="53C309AC" w14:textId="77777777" w:rsidR="008C539B" w:rsidRPr="001058B5" w:rsidRDefault="008D1AB8">
      <w:pPr>
        <w:pStyle w:val="BodyText"/>
        <w:spacing w:before="10"/>
        <w:rPr>
          <w:rFonts w:ascii="Arial" w:hAnsi="Arial" w:cs="Arial"/>
          <w:b/>
          <w:sz w:val="18"/>
        </w:rPr>
      </w:pPr>
      <w:r>
        <w:rPr>
          <w:rFonts w:ascii="Arial" w:hAnsi="Arial" w:cs="Arial"/>
        </w:rPr>
        <w:pict w14:anchorId="7507CC6F">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14:paraId="7C56F5F4" w14:textId="77777777" w:rsidR="008C539B" w:rsidRPr="001058B5" w:rsidRDefault="00C12992">
      <w:pPr>
        <w:pStyle w:val="BodyText"/>
        <w:spacing w:before="20" w:after="104"/>
        <w:ind w:left="2980"/>
        <w:rPr>
          <w:rFonts w:ascii="Arial" w:hAnsi="Arial" w:cs="Arial"/>
        </w:rPr>
      </w:pPr>
      <w:r w:rsidRPr="001058B5">
        <w:rPr>
          <w:rFonts w:ascii="Arial" w:hAnsi="Arial" w:cs="Arial"/>
          <w:b/>
          <w:sz w:val="19"/>
        </w:rPr>
        <w:t xml:space="preserve">Note: </w:t>
      </w:r>
      <w:r w:rsidRPr="001058B5">
        <w:rPr>
          <w:rFonts w:ascii="Arial" w:hAnsi="Arial" w:cs="Arial"/>
        </w:rPr>
        <w:t>A server without SSL does not require a pass phrase.</w:t>
      </w:r>
    </w:p>
    <w:p w14:paraId="2F26961D" w14:textId="43DE1133" w:rsidR="008C539B" w:rsidRPr="001058B5" w:rsidRDefault="008D1AB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0AC953F">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anchorlock/>
          </v:group>
        </w:pict>
      </w:r>
    </w:p>
    <w:p w14:paraId="7659B5C4" w14:textId="77777777" w:rsidR="008C539B" w:rsidRPr="001058B5" w:rsidRDefault="008C539B">
      <w:pPr>
        <w:pStyle w:val="BodyText"/>
        <w:spacing w:before="9"/>
        <w:rPr>
          <w:rFonts w:ascii="Arial" w:hAnsi="Arial" w:cs="Arial"/>
          <w:sz w:val="11"/>
        </w:rPr>
      </w:pPr>
    </w:p>
    <w:p w14:paraId="6A9F1B3C" w14:textId="77777777" w:rsidR="008C539B" w:rsidRPr="001058B5" w:rsidRDefault="00C12992">
      <w:pPr>
        <w:pStyle w:val="BodyText"/>
        <w:spacing w:before="100" w:line="230" w:lineRule="auto"/>
        <w:ind w:left="2619" w:right="102"/>
        <w:rPr>
          <w:rFonts w:ascii="Arial" w:hAnsi="Arial" w:cs="Arial"/>
        </w:rPr>
      </w:pPr>
      <w:r w:rsidRPr="001058B5">
        <w:rPr>
          <w:rFonts w:ascii="Arial" w:hAnsi="Arial" w:cs="Arial"/>
        </w:rPr>
        <w:t>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root, but then log on as another user. Otherwise, anyone who gets this key can impersonate you on the Internet, or decrypt the data that was sent to the server.</w:t>
      </w:r>
    </w:p>
    <w:p w14:paraId="74E4B08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454FBD2" w14:textId="77777777" w:rsidR="008C539B" w:rsidRPr="001058B5" w:rsidRDefault="008C539B">
      <w:pPr>
        <w:pStyle w:val="BodyText"/>
        <w:spacing w:before="11"/>
        <w:rPr>
          <w:rFonts w:ascii="Arial" w:hAnsi="Arial" w:cs="Arial"/>
          <w:sz w:val="29"/>
        </w:rPr>
      </w:pPr>
    </w:p>
    <w:p w14:paraId="4B4D539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08BEF4A" w14:textId="77777777" w:rsidR="008C539B" w:rsidRPr="001058B5" w:rsidRDefault="00C12992">
      <w:pPr>
        <w:pStyle w:val="ListParagraph"/>
        <w:numPr>
          <w:ilvl w:val="1"/>
          <w:numId w:val="6"/>
        </w:numPr>
        <w:tabs>
          <w:tab w:val="left" w:pos="2740"/>
        </w:tabs>
        <w:spacing w:before="134" w:line="232" w:lineRule="auto"/>
        <w:ind w:right="2226"/>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3"/>
          <w:sz w:val="20"/>
        </w:rPr>
        <w:t xml:space="preserve"> </w:t>
      </w:r>
      <w:r w:rsidRPr="001058B5">
        <w:rPr>
          <w:rFonts w:ascii="Arial" w:hAnsi="Arial" w:cs="Arial"/>
          <w:sz w:val="20"/>
        </w:rPr>
        <w:t>for general SSL information, including</w:t>
      </w:r>
      <w:r w:rsidRPr="001058B5">
        <w:rPr>
          <w:rFonts w:ascii="Arial" w:hAnsi="Arial" w:cs="Arial"/>
          <w:spacing w:val="-2"/>
          <w:sz w:val="20"/>
        </w:rPr>
        <w:t xml:space="preserve"> </w:t>
      </w:r>
      <w:r w:rsidRPr="001058B5">
        <w:rPr>
          <w:rFonts w:ascii="Arial" w:hAnsi="Arial" w:cs="Arial"/>
          <w:sz w:val="20"/>
        </w:rPr>
        <w:t>configuration</w:t>
      </w:r>
    </w:p>
    <w:p w14:paraId="4367CF43" w14:textId="77777777" w:rsidR="008C539B" w:rsidRPr="001058B5" w:rsidRDefault="00C12992">
      <w:pPr>
        <w:pStyle w:val="ListParagraph"/>
        <w:numPr>
          <w:ilvl w:val="1"/>
          <w:numId w:val="6"/>
        </w:numPr>
        <w:tabs>
          <w:tab w:val="left" w:pos="2740"/>
        </w:tabs>
        <w:spacing w:before="117" w:line="232" w:lineRule="auto"/>
        <w:ind w:right="2721"/>
        <w:rPr>
          <w:rFonts w:ascii="Arial" w:hAnsi="Arial" w:cs="Arial"/>
          <w:sz w:val="20"/>
        </w:rPr>
      </w:pPr>
      <w:r w:rsidRPr="001058B5">
        <w:rPr>
          <w:rFonts w:ascii="Arial" w:hAnsi="Arial" w:cs="Arial"/>
          <w:i/>
          <w:sz w:val="20"/>
        </w:rPr>
        <w:t xml:space="preserve">Oracle Database Net Services Reference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TCP-related parameters in</w:t>
      </w:r>
      <w:r w:rsidRPr="001058B5">
        <w:rPr>
          <w:rFonts w:ascii="Arial" w:hAnsi="Arial" w:cs="Arial"/>
          <w:spacing w:val="-9"/>
          <w:sz w:val="20"/>
        </w:rPr>
        <w:t xml:space="preserve"> </w:t>
      </w:r>
      <w:r w:rsidRPr="001058B5">
        <w:rPr>
          <w:rFonts w:ascii="Arial" w:hAnsi="Arial" w:cs="Arial"/>
          <w:sz w:val="20"/>
        </w:rPr>
        <w:t>sqlnet.ora</w:t>
      </w:r>
    </w:p>
    <w:p w14:paraId="00870E0B" w14:textId="77777777" w:rsidR="008C539B" w:rsidRPr="001058B5" w:rsidRDefault="008C539B">
      <w:pPr>
        <w:pStyle w:val="BodyText"/>
        <w:spacing w:before="11"/>
        <w:rPr>
          <w:rFonts w:ascii="Arial" w:hAnsi="Arial" w:cs="Arial"/>
          <w:sz w:val="24"/>
        </w:rPr>
      </w:pPr>
    </w:p>
    <w:p w14:paraId="58326129" w14:textId="77777777" w:rsidR="008C539B" w:rsidRPr="001058B5" w:rsidRDefault="00C12992">
      <w:pPr>
        <w:pStyle w:val="Heading3"/>
        <w:ind w:left="100"/>
      </w:pPr>
      <w:bookmarkStart w:id="2115" w:name="Guidelines_for_Auditing"/>
      <w:bookmarkStart w:id="2116" w:name="_bookmark2284"/>
      <w:bookmarkStart w:id="2117" w:name="_bookmark2285"/>
      <w:bookmarkEnd w:id="2115"/>
      <w:bookmarkEnd w:id="2116"/>
      <w:bookmarkEnd w:id="2117"/>
      <w:r w:rsidRPr="001058B5">
        <w:t>Guidelines f</w:t>
      </w:r>
      <w:bookmarkStart w:id="2118" w:name="_bookmark2286"/>
      <w:bookmarkEnd w:id="2118"/>
      <w:r w:rsidRPr="001058B5">
        <w:t>or Auditing</w:t>
      </w:r>
    </w:p>
    <w:p w14:paraId="1FC63F55"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1378723A"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287" w:history="1">
        <w:r w:rsidR="00C12992" w:rsidRPr="001058B5">
          <w:rPr>
            <w:rFonts w:ascii="Arial" w:hAnsi="Arial" w:cs="Arial"/>
            <w:color w:val="0000CC"/>
            <w:sz w:val="20"/>
          </w:rPr>
          <w:t>Auditing Sensitive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EC2E674"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291" w:history="1">
        <w:r w:rsidR="00C12992" w:rsidRPr="001058B5">
          <w:rPr>
            <w:rFonts w:ascii="Arial" w:hAnsi="Arial" w:cs="Arial"/>
            <w:color w:val="0000CC"/>
            <w:sz w:val="20"/>
          </w:rPr>
          <w:t>Keeping Audited Information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Manageable</w:t>
        </w:r>
      </w:hyperlink>
    </w:p>
    <w:p w14:paraId="660F9946"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294" w:history="1">
        <w:r w:rsidR="00C12992" w:rsidRPr="001058B5">
          <w:rPr>
            <w:rFonts w:ascii="Arial" w:hAnsi="Arial" w:cs="Arial"/>
            <w:color w:val="0000CC"/>
            <w:sz w:val="20"/>
          </w:rPr>
          <w:t xml:space="preserve">Auditing </w:t>
        </w:r>
        <w:r w:rsidR="00C12992" w:rsidRPr="001058B5">
          <w:rPr>
            <w:rFonts w:ascii="Arial" w:hAnsi="Arial" w:cs="Arial"/>
            <w:color w:val="0000CC"/>
            <w:spacing w:val="-3"/>
            <w:sz w:val="20"/>
          </w:rPr>
          <w:t xml:space="preserve">Typical </w:t>
        </w:r>
        <w:r w:rsidR="00C12992" w:rsidRPr="001058B5">
          <w:rPr>
            <w:rFonts w:ascii="Arial" w:hAnsi="Arial" w:cs="Arial"/>
            <w:color w:val="0000CC"/>
            <w:sz w:val="20"/>
          </w:rPr>
          <w:t>Database Activity</w:t>
        </w:r>
      </w:hyperlink>
    </w:p>
    <w:p w14:paraId="7F7807EA"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298" w:history="1">
        <w:r w:rsidR="00C12992" w:rsidRPr="001058B5">
          <w:rPr>
            <w:rFonts w:ascii="Arial" w:hAnsi="Arial" w:cs="Arial"/>
            <w:color w:val="0000CC"/>
            <w:sz w:val="20"/>
          </w:rPr>
          <w:t>Auditing Suspicious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Activity</w:t>
        </w:r>
      </w:hyperlink>
    </w:p>
    <w:p w14:paraId="3AD49505"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300" w:history="1">
        <w:r w:rsidR="00C12992" w:rsidRPr="001058B5">
          <w:rPr>
            <w:rFonts w:ascii="Arial" w:hAnsi="Arial" w:cs="Arial"/>
            <w:color w:val="0000CC"/>
            <w:sz w:val="20"/>
          </w:rPr>
          <w:t>Recommended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Settings</w:t>
        </w:r>
      </w:hyperlink>
    </w:p>
    <w:p w14:paraId="0865A1C8" w14:textId="77777777" w:rsidR="008C539B" w:rsidRPr="001058B5" w:rsidRDefault="008C539B">
      <w:pPr>
        <w:pStyle w:val="BodyText"/>
        <w:spacing w:before="6"/>
        <w:rPr>
          <w:rFonts w:ascii="Arial" w:hAnsi="Arial" w:cs="Arial"/>
          <w:sz w:val="25"/>
        </w:rPr>
      </w:pPr>
    </w:p>
    <w:p w14:paraId="3DFC3BA4" w14:textId="77777777" w:rsidR="008C539B" w:rsidRPr="001058B5" w:rsidRDefault="00C12992">
      <w:pPr>
        <w:pStyle w:val="Heading4"/>
        <w:ind w:left="100"/>
      </w:pPr>
      <w:bookmarkStart w:id="2119" w:name="Auditing_Sensitive_Information"/>
      <w:bookmarkStart w:id="2120" w:name="_bookmark2287"/>
      <w:bookmarkStart w:id="2121" w:name="_bookmark2288"/>
      <w:bookmarkEnd w:id="2119"/>
      <w:bookmarkEnd w:id="2120"/>
      <w:bookmarkEnd w:id="2121"/>
      <w:r w:rsidRPr="001058B5">
        <w:t>Auditing Sensitive Information</w:t>
      </w:r>
    </w:p>
    <w:p w14:paraId="1088CF15" w14:textId="77777777" w:rsidR="008C539B" w:rsidRPr="001058B5" w:rsidRDefault="00C12992">
      <w:pPr>
        <w:pStyle w:val="BodyText"/>
        <w:spacing w:before="84" w:line="228" w:lineRule="auto"/>
        <w:ind w:left="1660" w:right="741"/>
        <w:rPr>
          <w:rFonts w:ascii="Arial" w:hAnsi="Arial" w:cs="Arial"/>
        </w:rPr>
      </w:pPr>
      <w:r w:rsidRPr="001058B5">
        <w:rPr>
          <w:rFonts w:ascii="Arial" w:hAnsi="Arial" w:cs="Arial"/>
        </w:rPr>
        <w:t xml:space="preserve">Be aware that sensitive </w:t>
      </w:r>
      <w:bookmarkStart w:id="2122" w:name="_bookmark2290"/>
      <w:bookmarkEnd w:id="2122"/>
      <w:r w:rsidRPr="001058B5">
        <w:rPr>
          <w:rFonts w:ascii="Arial" w:hAnsi="Arial" w:cs="Arial"/>
        </w:rPr>
        <w:t xml:space="preserve">data, </w:t>
      </w:r>
      <w:bookmarkStart w:id="2123" w:name="_bookmark2289"/>
      <w:bookmarkEnd w:id="2123"/>
      <w:r w:rsidRPr="001058B5">
        <w:rPr>
          <w:rFonts w:ascii="Arial" w:hAnsi="Arial" w:cs="Arial"/>
        </w:rPr>
        <w:t>such as credit card numbers, appear in the fine-grained audit trail if you collect SQL text. For standard auditing, setting the AUDIT_TRAIL initialization parameter to DB,</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or XML,</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enables the collection of SQL text. For fine-grained auditing, you would set the audit_trail</w:t>
      </w:r>
      <w:r w:rsidRPr="001058B5">
        <w:rPr>
          <w:rFonts w:ascii="Arial" w:hAnsi="Arial" w:cs="Arial"/>
          <w:spacing w:val="-90"/>
        </w:rPr>
        <w:t xml:space="preserve"> </w:t>
      </w:r>
      <w:r w:rsidRPr="001058B5">
        <w:rPr>
          <w:rFonts w:ascii="Arial" w:hAnsi="Arial" w:cs="Arial"/>
        </w:rPr>
        <w:t xml:space="preserve">parameter of the </w:t>
      </w:r>
      <w:r w:rsidRPr="001058B5">
        <w:rPr>
          <w:rFonts w:ascii="Arial" w:hAnsi="Arial" w:cs="Arial"/>
          <w:w w:val="90"/>
        </w:rPr>
        <w:t>DBMS_FGA</w:t>
      </w:r>
      <w:r w:rsidRPr="001058B5">
        <w:rPr>
          <w:rFonts w:ascii="Arial" w:hAnsi="Arial" w:cs="Arial"/>
          <w:spacing w:val="-72"/>
          <w:w w:val="90"/>
        </w:rPr>
        <w:t xml:space="preserve"> </w:t>
      </w:r>
      <w:r w:rsidRPr="001058B5">
        <w:rPr>
          <w:rFonts w:ascii="Arial" w:hAnsi="Arial" w:cs="Arial"/>
          <w:w w:val="90"/>
        </w:rPr>
        <w:t>PL/SQL package to DBMS_FGA.DB + DBMS_FGA.EXTENDED</w:t>
      </w:r>
      <w:r w:rsidRPr="001058B5">
        <w:rPr>
          <w:rFonts w:ascii="Arial" w:hAnsi="Arial" w:cs="Arial"/>
          <w:spacing w:val="-72"/>
          <w:w w:val="90"/>
        </w:rPr>
        <w:t xml:space="preserve"> </w:t>
      </w:r>
      <w:r w:rsidRPr="001058B5">
        <w:rPr>
          <w:rFonts w:ascii="Arial" w:hAnsi="Arial" w:cs="Arial"/>
          <w:w w:val="90"/>
        </w:rPr>
        <w:t xml:space="preserve">or DBMS_FGA.XML + </w:t>
      </w:r>
      <w:r w:rsidRPr="001058B5">
        <w:rPr>
          <w:rFonts w:ascii="Arial" w:hAnsi="Arial" w:cs="Arial"/>
        </w:rPr>
        <w:t>DBMS_FGA.EXTENDED.</w:t>
      </w:r>
    </w:p>
    <w:p w14:paraId="6B7D1D90" w14:textId="77777777" w:rsidR="008C539B" w:rsidRPr="001058B5" w:rsidRDefault="00C12992">
      <w:pPr>
        <w:pStyle w:val="BodyText"/>
        <w:spacing w:before="122" w:line="232" w:lineRule="auto"/>
        <w:ind w:left="1660" w:right="700"/>
        <w:rPr>
          <w:rFonts w:ascii="Arial" w:hAnsi="Arial" w:cs="Arial"/>
        </w:rPr>
      </w:pPr>
      <w:r w:rsidRPr="001058B5">
        <w:rPr>
          <w:rFonts w:ascii="Arial" w:hAnsi="Arial" w:cs="Arial"/>
        </w:rPr>
        <w:t>If you have sensitive data that is being audited, consider using either of the following solutions:</w:t>
      </w:r>
    </w:p>
    <w:p w14:paraId="39E3FB59" w14:textId="77777777" w:rsidR="008C539B" w:rsidRPr="001058B5" w:rsidRDefault="00C12992" w:rsidP="006F7931">
      <w:pPr>
        <w:pStyle w:val="ListParagraph"/>
        <w:numPr>
          <w:ilvl w:val="1"/>
          <w:numId w:val="137"/>
        </w:numPr>
        <w:tabs>
          <w:tab w:val="left" w:pos="2020"/>
        </w:tabs>
        <w:spacing w:before="122" w:line="232" w:lineRule="auto"/>
        <w:ind w:right="783" w:hanging="359"/>
        <w:rPr>
          <w:rFonts w:ascii="Arial" w:hAnsi="Arial" w:cs="Arial"/>
          <w:sz w:val="20"/>
        </w:rPr>
      </w:pPr>
      <w:r w:rsidRPr="001058B5">
        <w:rPr>
          <w:rFonts w:ascii="Arial" w:hAnsi="Arial" w:cs="Arial"/>
          <w:b/>
          <w:sz w:val="20"/>
        </w:rPr>
        <w:t>Move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5"/>
          <w:sz w:val="20"/>
        </w:rPr>
        <w:t xml:space="preserve"> </w:t>
      </w:r>
      <w:r w:rsidRPr="001058B5">
        <w:rPr>
          <w:rFonts w:ascii="Arial" w:hAnsi="Arial" w:cs="Arial"/>
          <w:b/>
          <w:sz w:val="20"/>
        </w:rPr>
        <w:t>trail</w:t>
      </w:r>
      <w:r w:rsidRPr="001058B5">
        <w:rPr>
          <w:rFonts w:ascii="Arial" w:hAnsi="Arial" w:cs="Arial"/>
          <w:b/>
          <w:spacing w:val="-6"/>
          <w:sz w:val="20"/>
        </w:rPr>
        <w:t xml:space="preserve"> </w:t>
      </w:r>
      <w:r w:rsidRPr="001058B5">
        <w:rPr>
          <w:rFonts w:ascii="Arial" w:hAnsi="Arial" w:cs="Arial"/>
          <w:b/>
          <w:sz w:val="20"/>
        </w:rPr>
        <w:t>out</w:t>
      </w:r>
      <w:r w:rsidRPr="001058B5">
        <w:rPr>
          <w:rFonts w:ascii="Arial" w:hAnsi="Arial" w:cs="Arial"/>
          <w:b/>
          <w:spacing w:val="-5"/>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SYSTEM</w:t>
      </w:r>
      <w:r w:rsidRPr="001058B5">
        <w:rPr>
          <w:rFonts w:ascii="Arial" w:hAnsi="Arial" w:cs="Arial"/>
          <w:b/>
          <w:spacing w:val="-5"/>
          <w:sz w:val="20"/>
        </w:rPr>
        <w:t xml:space="preserve"> </w:t>
      </w:r>
      <w:r w:rsidRPr="001058B5">
        <w:rPr>
          <w:rFonts w:ascii="Arial" w:hAnsi="Arial" w:cs="Arial"/>
          <w:b/>
          <w:sz w:val="20"/>
        </w:rPr>
        <w:t>tablespace</w:t>
      </w:r>
      <w:r w:rsidRPr="001058B5">
        <w:rPr>
          <w:rFonts w:ascii="Arial" w:hAnsi="Arial" w:cs="Arial"/>
          <w:b/>
          <w:spacing w:val="-5"/>
          <w:sz w:val="20"/>
        </w:rPr>
        <w:t xml:space="preserve"> </w:t>
      </w:r>
      <w:r w:rsidRPr="001058B5">
        <w:rPr>
          <w:rFonts w:ascii="Arial" w:hAnsi="Arial" w:cs="Arial"/>
          <w:b/>
          <w:sz w:val="20"/>
        </w:rPr>
        <w:t>and</w:t>
      </w:r>
      <w:r w:rsidRPr="001058B5">
        <w:rPr>
          <w:rFonts w:ascii="Arial" w:hAnsi="Arial" w:cs="Arial"/>
          <w:b/>
          <w:spacing w:val="-6"/>
          <w:sz w:val="20"/>
        </w:rPr>
        <w:t xml:space="preserve"> </w:t>
      </w:r>
      <w:r w:rsidRPr="001058B5">
        <w:rPr>
          <w:rFonts w:ascii="Arial" w:hAnsi="Arial" w:cs="Arial"/>
          <w:b/>
          <w:sz w:val="20"/>
        </w:rPr>
        <w:t>into</w:t>
      </w:r>
      <w:r w:rsidRPr="001058B5">
        <w:rPr>
          <w:rFonts w:ascii="Arial" w:hAnsi="Arial" w:cs="Arial"/>
          <w:b/>
          <w:spacing w:val="-6"/>
          <w:sz w:val="20"/>
        </w:rPr>
        <w:t xml:space="preserve"> </w:t>
      </w:r>
      <w:r w:rsidRPr="001058B5">
        <w:rPr>
          <w:rFonts w:ascii="Arial" w:hAnsi="Arial" w:cs="Arial"/>
          <w:b/>
          <w:sz w:val="20"/>
        </w:rPr>
        <w:t>SYSAUX</w:t>
      </w:r>
      <w:r w:rsidRPr="001058B5">
        <w:rPr>
          <w:rFonts w:ascii="Arial" w:hAnsi="Arial" w:cs="Arial"/>
          <w:b/>
          <w:spacing w:val="-5"/>
          <w:sz w:val="20"/>
        </w:rPr>
        <w:t xml:space="preserve"> </w:t>
      </w:r>
      <w:r w:rsidRPr="001058B5">
        <w:rPr>
          <w:rFonts w:ascii="Arial" w:hAnsi="Arial" w:cs="Arial"/>
          <w:b/>
          <w:sz w:val="20"/>
        </w:rPr>
        <w:t>or</w:t>
      </w:r>
      <w:r w:rsidRPr="001058B5">
        <w:rPr>
          <w:rFonts w:ascii="Arial" w:hAnsi="Arial" w:cs="Arial"/>
          <w:b/>
          <w:spacing w:val="-6"/>
          <w:sz w:val="20"/>
        </w:rPr>
        <w:t xml:space="preserve"> </w:t>
      </w:r>
      <w:r w:rsidRPr="001058B5">
        <w:rPr>
          <w:rFonts w:ascii="Arial" w:hAnsi="Arial" w:cs="Arial"/>
          <w:b/>
          <w:sz w:val="20"/>
        </w:rPr>
        <w:t xml:space="preserve">another tablespace. </w:t>
      </w:r>
      <w:r w:rsidRPr="001058B5">
        <w:rPr>
          <w:rFonts w:ascii="Arial" w:hAnsi="Arial" w:cs="Arial"/>
          <w:sz w:val="20"/>
        </w:rPr>
        <w:t xml:space="preserve">See </w:t>
      </w:r>
      <w:hyperlink w:anchor="_bookmark2016" w:history="1">
        <w:r w:rsidRPr="001058B5">
          <w:rPr>
            <w:rFonts w:ascii="Arial" w:hAnsi="Arial" w:cs="Arial"/>
            <w:color w:val="0000CC"/>
            <w:sz w:val="20"/>
          </w:rPr>
          <w:t xml:space="preserve">"Moving the Database Audit </w:t>
        </w:r>
        <w:r w:rsidRPr="001058B5">
          <w:rPr>
            <w:rFonts w:ascii="Arial" w:hAnsi="Arial" w:cs="Arial"/>
            <w:color w:val="0000CC"/>
            <w:spacing w:val="-4"/>
            <w:sz w:val="20"/>
          </w:rPr>
          <w:t xml:space="preserve">Trail </w:t>
        </w:r>
        <w:r w:rsidRPr="001058B5">
          <w:rPr>
            <w:rFonts w:ascii="Arial" w:hAnsi="Arial" w:cs="Arial"/>
            <w:color w:val="0000CC"/>
            <w:sz w:val="20"/>
          </w:rPr>
          <w:t xml:space="preserve">to a Different Tablespace" </w:t>
        </w:r>
        <w:r w:rsidRPr="001058B5">
          <w:rPr>
            <w:rFonts w:ascii="Arial" w:hAnsi="Arial" w:cs="Arial"/>
            <w:sz w:val="20"/>
          </w:rPr>
          <w:t>on</w:t>
        </w:r>
      </w:hyperlink>
      <w:hyperlink w:anchor="_bookmark2016" w:history="1">
        <w:r w:rsidRPr="001058B5">
          <w:rPr>
            <w:rFonts w:ascii="Arial" w:hAnsi="Arial" w:cs="Arial"/>
            <w:sz w:val="20"/>
          </w:rPr>
          <w:t xml:space="preserve"> page 9-60</w:t>
        </w:r>
      </w:hyperlink>
      <w:r w:rsidRPr="001058B5">
        <w:rPr>
          <w:rFonts w:ascii="Arial" w:hAnsi="Arial" w:cs="Arial"/>
          <w:sz w:val="20"/>
        </w:rPr>
        <w:t xml:space="preserve">. Afterwards, encrypt this tablespace. For more information about tablespace encryption, see </w:t>
      </w:r>
      <w:r w:rsidRPr="001058B5">
        <w:rPr>
          <w:rFonts w:ascii="Arial" w:hAnsi="Arial" w:cs="Arial"/>
          <w:i/>
          <w:sz w:val="20"/>
        </w:rPr>
        <w:t>Oracle Database Advanced Security 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A2E5DAB" w14:textId="77777777" w:rsidR="008C539B" w:rsidRPr="001058B5" w:rsidRDefault="00C12992" w:rsidP="006F7931">
      <w:pPr>
        <w:pStyle w:val="ListParagraph"/>
        <w:numPr>
          <w:ilvl w:val="1"/>
          <w:numId w:val="137"/>
        </w:numPr>
        <w:tabs>
          <w:tab w:val="left" w:pos="2020"/>
        </w:tabs>
        <w:spacing w:before="119" w:line="232" w:lineRule="auto"/>
        <w:ind w:right="1212"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3"/>
          <w:sz w:val="20"/>
        </w:rPr>
        <w:t xml:space="preserve"> </w:t>
      </w: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collection</w:t>
      </w:r>
      <w:r w:rsidRPr="001058B5">
        <w:rPr>
          <w:rFonts w:ascii="Arial" w:hAnsi="Arial" w:cs="Arial"/>
          <w:b/>
          <w:spacing w:val="-2"/>
          <w:sz w:val="20"/>
        </w:rPr>
        <w:t xml:space="preserve"> </w:t>
      </w:r>
      <w:r w:rsidRPr="001058B5">
        <w:rPr>
          <w:rFonts w:ascii="Arial" w:hAnsi="Arial" w:cs="Arial"/>
          <w:b/>
          <w:sz w:val="20"/>
        </w:rPr>
        <w:t>of</w:t>
      </w:r>
      <w:r w:rsidRPr="001058B5">
        <w:rPr>
          <w:rFonts w:ascii="Arial" w:hAnsi="Arial" w:cs="Arial"/>
          <w:b/>
          <w:spacing w:val="-4"/>
          <w:sz w:val="20"/>
        </w:rPr>
        <w:t xml:space="preserve"> </w:t>
      </w:r>
      <w:r w:rsidRPr="001058B5">
        <w:rPr>
          <w:rFonts w:ascii="Arial" w:hAnsi="Arial" w:cs="Arial"/>
          <w:b/>
          <w:sz w:val="20"/>
        </w:rPr>
        <w:t>SQL</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3"/>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following settings</w:t>
      </w:r>
      <w:r w:rsidRPr="001058B5">
        <w:rPr>
          <w:rFonts w:ascii="Arial" w:hAnsi="Arial" w:cs="Arial"/>
          <w:spacing w:val="-2"/>
          <w:sz w:val="20"/>
        </w:rPr>
        <w:t xml:space="preserve"> </w:t>
      </w:r>
      <w:r w:rsidRPr="001058B5">
        <w:rPr>
          <w:rFonts w:ascii="Arial" w:hAnsi="Arial" w:cs="Arial"/>
          <w:sz w:val="20"/>
        </w:rPr>
        <w:t>instead:</w:t>
      </w:r>
    </w:p>
    <w:p w14:paraId="5FCC6F3E" w14:textId="77777777" w:rsidR="008C539B" w:rsidRPr="001058B5" w:rsidRDefault="00C12992">
      <w:pPr>
        <w:pStyle w:val="ListParagraph"/>
        <w:numPr>
          <w:ilvl w:val="0"/>
          <w:numId w:val="5"/>
        </w:numPr>
        <w:tabs>
          <w:tab w:val="left" w:pos="2379"/>
          <w:tab w:val="left" w:pos="2380"/>
        </w:tabs>
        <w:spacing w:before="121" w:line="228" w:lineRule="auto"/>
        <w:ind w:right="954"/>
        <w:rPr>
          <w:rFonts w:ascii="Arial" w:hAnsi="Arial" w:cs="Arial"/>
          <w:sz w:val="20"/>
        </w:rPr>
      </w:pPr>
      <w:r w:rsidRPr="001058B5">
        <w:rPr>
          <w:rFonts w:ascii="Arial" w:hAnsi="Arial" w:cs="Arial"/>
          <w:b/>
          <w:sz w:val="20"/>
        </w:rPr>
        <w:t>Standard</w:t>
      </w:r>
      <w:r w:rsidRPr="001058B5">
        <w:rPr>
          <w:rFonts w:ascii="Arial" w:hAnsi="Arial" w:cs="Arial"/>
          <w:b/>
          <w:spacing w:val="-28"/>
          <w:sz w:val="20"/>
        </w:rPr>
        <w:t xml:space="preserve"> </w:t>
      </w:r>
      <w:r w:rsidRPr="001058B5">
        <w:rPr>
          <w:rFonts w:ascii="Arial" w:hAnsi="Arial" w:cs="Arial"/>
          <w:b/>
          <w:sz w:val="20"/>
        </w:rPr>
        <w:t>auditing:</w:t>
      </w:r>
      <w:r w:rsidRPr="001058B5">
        <w:rPr>
          <w:rFonts w:ascii="Arial" w:hAnsi="Arial" w:cs="Arial"/>
          <w:b/>
          <w:spacing w:val="-28"/>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AUDIT_TRAIL</w:t>
      </w:r>
      <w:r w:rsidRPr="001058B5">
        <w:rPr>
          <w:rFonts w:ascii="Arial" w:hAnsi="Arial" w:cs="Arial"/>
          <w:spacing w:val="-100"/>
          <w:sz w:val="20"/>
        </w:rPr>
        <w:t xml:space="preserve"> </w:t>
      </w:r>
      <w:r w:rsidRPr="001058B5">
        <w:rPr>
          <w:rFonts w:ascii="Arial" w:hAnsi="Arial" w:cs="Arial"/>
          <w:sz w:val="20"/>
        </w:rPr>
        <w:t>initialization</w:t>
      </w:r>
      <w:r w:rsidRPr="001058B5">
        <w:rPr>
          <w:rFonts w:ascii="Arial" w:hAnsi="Arial" w:cs="Arial"/>
          <w:spacing w:val="-27"/>
          <w:sz w:val="20"/>
        </w:rPr>
        <w:t xml:space="preserve"> </w:t>
      </w:r>
      <w:r w:rsidRPr="001058B5">
        <w:rPr>
          <w:rFonts w:ascii="Arial" w:hAnsi="Arial" w:cs="Arial"/>
          <w:sz w:val="20"/>
        </w:rPr>
        <w:t>parameter</w:t>
      </w:r>
      <w:r w:rsidRPr="001058B5">
        <w:rPr>
          <w:rFonts w:ascii="Arial" w:hAnsi="Arial" w:cs="Arial"/>
          <w:spacing w:val="-27"/>
          <w:sz w:val="20"/>
        </w:rPr>
        <w:t xml:space="preserve"> </w:t>
      </w:r>
      <w:r w:rsidRPr="001058B5">
        <w:rPr>
          <w:rFonts w:ascii="Arial" w:hAnsi="Arial" w:cs="Arial"/>
          <w:sz w:val="20"/>
        </w:rPr>
        <w:t>to</w:t>
      </w:r>
      <w:r w:rsidRPr="001058B5">
        <w:rPr>
          <w:rFonts w:ascii="Arial" w:hAnsi="Arial" w:cs="Arial"/>
          <w:spacing w:val="-27"/>
          <w:sz w:val="20"/>
        </w:rPr>
        <w:t xml:space="preserve"> </w:t>
      </w:r>
      <w:r w:rsidRPr="001058B5">
        <w:rPr>
          <w:rFonts w:ascii="Arial" w:hAnsi="Arial" w:cs="Arial"/>
          <w:sz w:val="20"/>
        </w:rPr>
        <w:t>DB,</w:t>
      </w:r>
      <w:r w:rsidRPr="001058B5">
        <w:rPr>
          <w:rFonts w:ascii="Arial" w:hAnsi="Arial" w:cs="Arial"/>
          <w:spacing w:val="-28"/>
          <w:sz w:val="20"/>
        </w:rPr>
        <w:t xml:space="preserve"> </w:t>
      </w:r>
      <w:r w:rsidRPr="001058B5">
        <w:rPr>
          <w:rFonts w:ascii="Arial" w:hAnsi="Arial" w:cs="Arial"/>
          <w:sz w:val="20"/>
        </w:rPr>
        <w:t>OS,</w:t>
      </w:r>
      <w:r w:rsidRPr="001058B5">
        <w:rPr>
          <w:rFonts w:ascii="Arial" w:hAnsi="Arial" w:cs="Arial"/>
          <w:spacing w:val="-28"/>
          <w:sz w:val="20"/>
        </w:rPr>
        <w:t xml:space="preserve"> </w:t>
      </w:r>
      <w:r w:rsidRPr="001058B5">
        <w:rPr>
          <w:rFonts w:ascii="Arial" w:hAnsi="Arial" w:cs="Arial"/>
          <w:sz w:val="20"/>
        </w:rPr>
        <w:t xml:space="preserve">or XML. See </w:t>
      </w:r>
      <w:hyperlink w:anchor="_bookmark1655" w:history="1">
        <w:r w:rsidRPr="001058B5">
          <w:rPr>
            <w:rFonts w:ascii="Arial" w:hAnsi="Arial" w:cs="Arial"/>
            <w:color w:val="0000CC"/>
            <w:sz w:val="20"/>
          </w:rPr>
          <w:t>"Configuring Standard Auditing with the AUDIT_TRAIL</w:t>
        </w:r>
      </w:hyperlink>
      <w:hyperlink w:anchor="_bookmark1655" w:history="1">
        <w:r w:rsidRPr="001058B5">
          <w:rPr>
            <w:rFonts w:ascii="Arial" w:hAnsi="Arial" w:cs="Arial"/>
            <w:color w:val="0000CC"/>
            <w:sz w:val="20"/>
          </w:rPr>
          <w:t xml:space="preserve"> Initialization Parameter"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9-8</w:t>
        </w:r>
      </w:hyperlink>
      <w:r w:rsidRPr="001058B5">
        <w:rPr>
          <w:rFonts w:ascii="Arial" w:hAnsi="Arial" w:cs="Arial"/>
          <w:sz w:val="20"/>
        </w:rPr>
        <w:t>.</w:t>
      </w:r>
    </w:p>
    <w:p w14:paraId="40D47CC2" w14:textId="77777777" w:rsidR="008C539B" w:rsidRPr="001058B5" w:rsidRDefault="00C12992">
      <w:pPr>
        <w:pStyle w:val="ListParagraph"/>
        <w:numPr>
          <w:ilvl w:val="0"/>
          <w:numId w:val="5"/>
        </w:numPr>
        <w:tabs>
          <w:tab w:val="left" w:pos="2380"/>
        </w:tabs>
        <w:spacing w:before="125" w:line="228" w:lineRule="auto"/>
        <w:ind w:right="857"/>
        <w:jc w:val="both"/>
        <w:rPr>
          <w:rFonts w:ascii="Arial" w:hAnsi="Arial" w:cs="Arial"/>
          <w:sz w:val="20"/>
        </w:rPr>
      </w:pPr>
      <w:r w:rsidRPr="001058B5">
        <w:rPr>
          <w:rFonts w:ascii="Arial" w:hAnsi="Arial" w:cs="Arial"/>
          <w:b/>
          <w:w w:val="95"/>
          <w:sz w:val="20"/>
        </w:rPr>
        <w:t>Fine-grained</w:t>
      </w:r>
      <w:r w:rsidRPr="001058B5">
        <w:rPr>
          <w:rFonts w:ascii="Arial" w:hAnsi="Arial" w:cs="Arial"/>
          <w:b/>
          <w:spacing w:val="-26"/>
          <w:w w:val="95"/>
          <w:sz w:val="20"/>
        </w:rPr>
        <w:t xml:space="preserve"> </w:t>
      </w:r>
      <w:r w:rsidRPr="001058B5">
        <w:rPr>
          <w:rFonts w:ascii="Arial" w:hAnsi="Arial" w:cs="Arial"/>
          <w:b/>
          <w:w w:val="95"/>
          <w:sz w:val="20"/>
        </w:rPr>
        <w:t>auditing:</w:t>
      </w:r>
      <w:r w:rsidRPr="001058B5">
        <w:rPr>
          <w:rFonts w:ascii="Arial" w:hAnsi="Arial" w:cs="Arial"/>
          <w:b/>
          <w:spacing w:val="-25"/>
          <w:w w:val="95"/>
          <w:sz w:val="20"/>
        </w:rPr>
        <w:t xml:space="preserve"> </w:t>
      </w:r>
      <w:r w:rsidRPr="001058B5">
        <w:rPr>
          <w:rFonts w:ascii="Arial" w:hAnsi="Arial" w:cs="Arial"/>
          <w:w w:val="95"/>
          <w:sz w:val="20"/>
        </w:rPr>
        <w:t>Set</w:t>
      </w:r>
      <w:r w:rsidRPr="001058B5">
        <w:rPr>
          <w:rFonts w:ascii="Arial" w:hAnsi="Arial" w:cs="Arial"/>
          <w:spacing w:val="-25"/>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DBMS_FGA.ADD_POLICY</w:t>
      </w:r>
      <w:r w:rsidRPr="001058B5">
        <w:rPr>
          <w:rFonts w:ascii="Arial" w:hAnsi="Arial" w:cs="Arial"/>
          <w:spacing w:val="-92"/>
          <w:w w:val="95"/>
          <w:sz w:val="20"/>
        </w:rPr>
        <w:t xml:space="preserve"> </w:t>
      </w:r>
      <w:r w:rsidRPr="001058B5">
        <w:rPr>
          <w:rFonts w:ascii="Arial" w:hAnsi="Arial" w:cs="Arial"/>
          <w:w w:val="95"/>
          <w:sz w:val="20"/>
        </w:rPr>
        <w:t>audit_trail</w:t>
      </w:r>
      <w:r w:rsidRPr="001058B5">
        <w:rPr>
          <w:rFonts w:ascii="Arial" w:hAnsi="Arial" w:cs="Arial"/>
          <w:spacing w:val="-95"/>
          <w:w w:val="95"/>
          <w:sz w:val="20"/>
        </w:rPr>
        <w:t xml:space="preserve"> </w:t>
      </w:r>
      <w:r w:rsidRPr="001058B5">
        <w:rPr>
          <w:rFonts w:ascii="Arial" w:hAnsi="Arial" w:cs="Arial"/>
          <w:w w:val="95"/>
          <w:sz w:val="20"/>
        </w:rPr>
        <w:t>parameter to</w:t>
      </w:r>
      <w:r w:rsidRPr="001058B5">
        <w:rPr>
          <w:rFonts w:ascii="Arial" w:hAnsi="Arial" w:cs="Arial"/>
          <w:spacing w:val="-6"/>
          <w:w w:val="95"/>
          <w:sz w:val="20"/>
        </w:rPr>
        <w:t xml:space="preserve"> </w:t>
      </w:r>
      <w:r w:rsidRPr="001058B5">
        <w:rPr>
          <w:rFonts w:ascii="Arial" w:hAnsi="Arial" w:cs="Arial"/>
          <w:w w:val="95"/>
          <w:sz w:val="20"/>
        </w:rPr>
        <w:t>DBMS_FGA.DB</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6"/>
          <w:w w:val="95"/>
          <w:sz w:val="20"/>
        </w:rPr>
        <w:t xml:space="preserve"> </w:t>
      </w:r>
      <w:r w:rsidRPr="001058B5">
        <w:rPr>
          <w:rFonts w:ascii="Arial" w:hAnsi="Arial" w:cs="Arial"/>
          <w:w w:val="95"/>
          <w:sz w:val="20"/>
        </w:rPr>
        <w:t>DBMS_FGA.XML.</w:t>
      </w:r>
      <w:r w:rsidRPr="001058B5">
        <w:rPr>
          <w:rFonts w:ascii="Arial" w:hAnsi="Arial" w:cs="Arial"/>
          <w:spacing w:val="-6"/>
          <w:w w:val="95"/>
          <w:sz w:val="20"/>
        </w:rPr>
        <w:t xml:space="preserve"> </w:t>
      </w:r>
      <w:r w:rsidRPr="001058B5">
        <w:rPr>
          <w:rFonts w:ascii="Arial" w:hAnsi="Arial" w:cs="Arial"/>
          <w:w w:val="95"/>
          <w:sz w:val="20"/>
        </w:rPr>
        <w:t>See</w:t>
      </w:r>
      <w:r w:rsidRPr="001058B5">
        <w:rPr>
          <w:rFonts w:ascii="Arial" w:hAnsi="Arial" w:cs="Arial"/>
          <w:spacing w:val="-6"/>
          <w:w w:val="95"/>
          <w:sz w:val="20"/>
        </w:rPr>
        <w:t xml:space="preserve"> </w:t>
      </w:r>
      <w:hyperlink w:anchor="_bookmark1922" w:history="1">
        <w:r w:rsidRPr="001058B5">
          <w:rPr>
            <w:rFonts w:ascii="Arial" w:hAnsi="Arial" w:cs="Arial"/>
            <w:color w:val="0000CC"/>
            <w:w w:val="95"/>
            <w:sz w:val="20"/>
          </w:rPr>
          <w:t>"Creating</w:t>
        </w:r>
        <w:r w:rsidRPr="001058B5">
          <w:rPr>
            <w:rFonts w:ascii="Arial" w:hAnsi="Arial" w:cs="Arial"/>
            <w:color w:val="0000CC"/>
            <w:spacing w:val="-6"/>
            <w:w w:val="95"/>
            <w:sz w:val="20"/>
          </w:rPr>
          <w:t xml:space="preserve"> </w:t>
        </w:r>
        <w:r w:rsidRPr="001058B5">
          <w:rPr>
            <w:rFonts w:ascii="Arial" w:hAnsi="Arial" w:cs="Arial"/>
            <w:color w:val="0000CC"/>
            <w:w w:val="95"/>
            <w:sz w:val="20"/>
          </w:rPr>
          <w:t>a</w:t>
        </w:r>
        <w:r w:rsidRPr="001058B5">
          <w:rPr>
            <w:rFonts w:ascii="Arial" w:hAnsi="Arial" w:cs="Arial"/>
            <w:color w:val="0000CC"/>
            <w:spacing w:val="-6"/>
            <w:w w:val="95"/>
            <w:sz w:val="20"/>
          </w:rPr>
          <w:t xml:space="preserve"> </w:t>
        </w:r>
        <w:r w:rsidRPr="001058B5">
          <w:rPr>
            <w:rFonts w:ascii="Arial" w:hAnsi="Arial" w:cs="Arial"/>
            <w:color w:val="0000CC"/>
            <w:w w:val="95"/>
            <w:sz w:val="20"/>
          </w:rPr>
          <w:t>Fine-Grained</w:t>
        </w:r>
        <w:r w:rsidRPr="001058B5">
          <w:rPr>
            <w:rFonts w:ascii="Arial" w:hAnsi="Arial" w:cs="Arial"/>
            <w:color w:val="0000CC"/>
            <w:spacing w:val="-6"/>
            <w:w w:val="95"/>
            <w:sz w:val="20"/>
          </w:rPr>
          <w:t xml:space="preserve"> </w:t>
        </w:r>
        <w:r w:rsidRPr="001058B5">
          <w:rPr>
            <w:rFonts w:ascii="Arial" w:hAnsi="Arial" w:cs="Arial"/>
            <w:color w:val="0000CC"/>
            <w:w w:val="95"/>
            <w:sz w:val="20"/>
          </w:rPr>
          <w:t>Audit</w:t>
        </w:r>
        <w:r w:rsidRPr="001058B5">
          <w:rPr>
            <w:rFonts w:ascii="Arial" w:hAnsi="Arial" w:cs="Arial"/>
            <w:color w:val="0000CC"/>
            <w:spacing w:val="-6"/>
            <w:w w:val="95"/>
            <w:sz w:val="20"/>
          </w:rPr>
          <w:t xml:space="preserve"> </w:t>
        </w:r>
        <w:r w:rsidRPr="001058B5">
          <w:rPr>
            <w:rFonts w:ascii="Arial" w:hAnsi="Arial" w:cs="Arial"/>
            <w:color w:val="0000CC"/>
            <w:w w:val="95"/>
            <w:sz w:val="20"/>
          </w:rPr>
          <w:t>Policy"</w:t>
        </w:r>
      </w:hyperlink>
      <w:hyperlink w:anchor="_bookmark1922" w:history="1">
        <w:r w:rsidRPr="001058B5">
          <w:rPr>
            <w:rFonts w:ascii="Arial" w:hAnsi="Arial" w:cs="Arial"/>
            <w:w w:val="95"/>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9-40</w:t>
        </w:r>
      </w:hyperlink>
      <w:r w:rsidRPr="001058B5">
        <w:rPr>
          <w:rFonts w:ascii="Arial" w:hAnsi="Arial" w:cs="Arial"/>
          <w:sz w:val="20"/>
        </w:rPr>
        <w:t>.</w:t>
      </w:r>
    </w:p>
    <w:p w14:paraId="32C2F326" w14:textId="77777777" w:rsidR="008C539B" w:rsidRPr="001058B5" w:rsidRDefault="008C539B">
      <w:pPr>
        <w:pStyle w:val="BodyText"/>
        <w:spacing w:before="9"/>
        <w:rPr>
          <w:rFonts w:ascii="Arial" w:hAnsi="Arial" w:cs="Arial"/>
          <w:sz w:val="25"/>
        </w:rPr>
      </w:pPr>
    </w:p>
    <w:p w14:paraId="7BF6B605" w14:textId="77777777" w:rsidR="008C539B" w:rsidRPr="001058B5" w:rsidRDefault="00C12992">
      <w:pPr>
        <w:pStyle w:val="Heading4"/>
        <w:ind w:left="100"/>
      </w:pPr>
      <w:bookmarkStart w:id="2124" w:name="Keeping_Audited_Information_Manageable"/>
      <w:bookmarkStart w:id="2125" w:name="_bookmark2291"/>
      <w:bookmarkStart w:id="2126" w:name="_bookmark2292"/>
      <w:bookmarkEnd w:id="2124"/>
      <w:bookmarkEnd w:id="2125"/>
      <w:bookmarkEnd w:id="2126"/>
      <w:r w:rsidRPr="001058B5">
        <w:t>Keeping Audit</w:t>
      </w:r>
      <w:bookmarkStart w:id="2127" w:name="_bookmark2293"/>
      <w:bookmarkEnd w:id="2127"/>
      <w:r w:rsidRPr="001058B5">
        <w:t>ed Information Manageable</w:t>
      </w:r>
    </w:p>
    <w:p w14:paraId="42B1C704" w14:textId="77777777" w:rsidR="008C539B" w:rsidRPr="001058B5" w:rsidRDefault="00C12992">
      <w:pPr>
        <w:pStyle w:val="BodyText"/>
        <w:spacing w:before="79" w:line="232" w:lineRule="auto"/>
        <w:ind w:left="1659" w:right="805"/>
        <w:rPr>
          <w:rFonts w:ascii="Arial" w:hAnsi="Arial" w:cs="Arial"/>
        </w:rPr>
      </w:pPr>
      <w:r w:rsidRPr="001058B5">
        <w:rPr>
          <w:rFonts w:ascii="Arial" w:hAnsi="Arial" w:cs="Arial"/>
        </w:rPr>
        <w:t>Although auditing is relatively inexpensive, limit the number of audited events as much as possible. This minimizes the performance impact on the execution of audited statements and the size of the audit trail, making it easier to analyze and understand.</w:t>
      </w:r>
    </w:p>
    <w:p w14:paraId="392CBF31"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when devising an auditing strategy:</w:t>
      </w:r>
    </w:p>
    <w:p w14:paraId="04AF935F" w14:textId="77777777" w:rsidR="008C539B" w:rsidRPr="001058B5" w:rsidRDefault="00C12992">
      <w:pPr>
        <w:pStyle w:val="Heading7"/>
        <w:numPr>
          <w:ilvl w:val="0"/>
          <w:numId w:val="4"/>
        </w:numPr>
        <w:tabs>
          <w:tab w:val="left" w:pos="2020"/>
        </w:tabs>
        <w:spacing w:before="116"/>
        <w:jc w:val="left"/>
        <w:rPr>
          <w:rFonts w:ascii="Arial" w:hAnsi="Arial" w:cs="Arial"/>
        </w:rPr>
      </w:pPr>
      <w:r w:rsidRPr="001058B5">
        <w:rPr>
          <w:rFonts w:ascii="Arial" w:hAnsi="Arial" w:cs="Arial"/>
        </w:rPr>
        <w:t>Evaluate your reason for</w:t>
      </w:r>
      <w:r w:rsidRPr="001058B5">
        <w:rPr>
          <w:rFonts w:ascii="Arial" w:hAnsi="Arial" w:cs="Arial"/>
          <w:spacing w:val="-3"/>
        </w:rPr>
        <w:t xml:space="preserve"> </w:t>
      </w:r>
      <w:r w:rsidRPr="001058B5">
        <w:rPr>
          <w:rFonts w:ascii="Arial" w:hAnsi="Arial" w:cs="Arial"/>
        </w:rPr>
        <w:t>auditing.</w:t>
      </w:r>
    </w:p>
    <w:p w14:paraId="5EB54B72"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After you have a clear understanding of the reasons for auditing, you can devise an appropriate auditing strategy and avoid unnecessary auditing.</w:t>
      </w:r>
    </w:p>
    <w:p w14:paraId="6C1C4D7F" w14:textId="77777777" w:rsidR="008C539B" w:rsidRPr="001058B5" w:rsidRDefault="008C539B">
      <w:pPr>
        <w:spacing w:line="232" w:lineRule="auto"/>
        <w:rPr>
          <w:rFonts w:ascii="Arial" w:hAnsi="Arial" w:cs="Arial"/>
        </w:rPr>
        <w:sectPr w:rsidR="008C539B" w:rsidRPr="001058B5">
          <w:headerReference w:type="even" r:id="rId261"/>
          <w:headerReference w:type="default" r:id="rId262"/>
          <w:pgSz w:w="12240" w:h="15840"/>
          <w:pgMar w:top="840" w:right="1060" w:bottom="860" w:left="1100" w:header="549" w:footer="663" w:gutter="0"/>
          <w:cols w:space="720"/>
        </w:sectPr>
      </w:pPr>
    </w:p>
    <w:p w14:paraId="14D5EF5C" w14:textId="77777777" w:rsidR="008C539B" w:rsidRPr="001058B5" w:rsidRDefault="008C539B">
      <w:pPr>
        <w:pStyle w:val="BodyText"/>
        <w:spacing w:before="5"/>
        <w:rPr>
          <w:rFonts w:ascii="Arial" w:hAnsi="Arial" w:cs="Arial"/>
          <w:sz w:val="25"/>
        </w:rPr>
      </w:pPr>
    </w:p>
    <w:p w14:paraId="6E4C5763" w14:textId="77777777" w:rsidR="008C539B" w:rsidRPr="001058B5" w:rsidRDefault="00C12992">
      <w:pPr>
        <w:pStyle w:val="BodyText"/>
        <w:spacing w:before="99" w:line="232" w:lineRule="auto"/>
        <w:ind w:left="2620" w:right="180"/>
        <w:rPr>
          <w:rFonts w:ascii="Arial" w:hAnsi="Arial" w:cs="Arial"/>
        </w:rPr>
      </w:pPr>
      <w:r w:rsidRPr="001058B5">
        <w:rPr>
          <w:rFonts w:ascii="Arial" w:hAnsi="Arial" w:cs="Arial"/>
        </w:rP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14:paraId="01C16F4C" w14:textId="77777777" w:rsidR="008C539B" w:rsidRPr="001058B5" w:rsidRDefault="00C12992">
      <w:pPr>
        <w:pStyle w:val="Heading7"/>
        <w:numPr>
          <w:ilvl w:val="0"/>
          <w:numId w:val="4"/>
        </w:numPr>
        <w:tabs>
          <w:tab w:val="left" w:pos="2620"/>
        </w:tabs>
        <w:spacing w:before="112"/>
        <w:ind w:left="2620"/>
        <w:jc w:val="left"/>
        <w:rPr>
          <w:rFonts w:ascii="Arial" w:hAnsi="Arial" w:cs="Arial"/>
        </w:rPr>
      </w:pPr>
      <w:r w:rsidRPr="001058B5">
        <w:rPr>
          <w:rFonts w:ascii="Arial" w:hAnsi="Arial" w:cs="Arial"/>
        </w:rPr>
        <w:t>Audit</w:t>
      </w:r>
      <w:r w:rsidRPr="001058B5">
        <w:rPr>
          <w:rFonts w:ascii="Arial" w:hAnsi="Arial" w:cs="Arial"/>
          <w:spacing w:val="-1"/>
        </w:rPr>
        <w:t xml:space="preserve"> </w:t>
      </w:r>
      <w:r w:rsidRPr="001058B5">
        <w:rPr>
          <w:rFonts w:ascii="Arial" w:hAnsi="Arial" w:cs="Arial"/>
        </w:rPr>
        <w:t>knowledgeably.</w:t>
      </w:r>
    </w:p>
    <w:p w14:paraId="74D773AC" w14:textId="77777777" w:rsidR="008C539B" w:rsidRPr="001058B5" w:rsidRDefault="00C12992">
      <w:pPr>
        <w:pStyle w:val="BodyText"/>
        <w:spacing w:before="120" w:line="232" w:lineRule="auto"/>
        <w:ind w:left="2619"/>
        <w:rPr>
          <w:rFonts w:ascii="Arial" w:hAnsi="Arial" w:cs="Arial"/>
        </w:rPr>
      </w:pPr>
      <w:r w:rsidRPr="001058B5">
        <w:rPr>
          <w:rFonts w:ascii="Arial" w:hAnsi="Arial" w:cs="Arial"/>
        </w:rPr>
        <w:t>Audit the minimum number of statements, users, or objects required to get the targeted information. This prevents unnecessary audit information from cluttering the meaningful information and using valuable space in the SYSTEM</w:t>
      </w:r>
      <w:r w:rsidRPr="001058B5">
        <w:rPr>
          <w:rFonts w:ascii="Arial" w:hAnsi="Arial" w:cs="Arial"/>
          <w:spacing w:val="-84"/>
        </w:rPr>
        <w:t xml:space="preserve"> </w:t>
      </w:r>
      <w:r w:rsidRPr="001058B5">
        <w:rPr>
          <w:rFonts w:ascii="Arial" w:hAnsi="Arial" w:cs="Arial"/>
        </w:rPr>
        <w:t>tablespace.</w:t>
      </w:r>
    </w:p>
    <w:p w14:paraId="087D8F1E" w14:textId="77777777" w:rsidR="008C539B" w:rsidRPr="001058B5" w:rsidRDefault="00C12992">
      <w:pPr>
        <w:pStyle w:val="BodyText"/>
        <w:spacing w:line="232" w:lineRule="auto"/>
        <w:ind w:left="2619" w:right="102"/>
        <w:rPr>
          <w:rFonts w:ascii="Arial" w:hAnsi="Arial" w:cs="Arial"/>
        </w:rPr>
      </w:pPr>
      <w:r w:rsidRPr="001058B5">
        <w:rPr>
          <w:rFonts w:ascii="Arial" w:hAnsi="Arial" w:cs="Arial"/>
        </w:rPr>
        <w:t>Balance your need to gather sufficient security information with your ability to store and process it.</w:t>
      </w:r>
    </w:p>
    <w:p w14:paraId="53E81F3B" w14:textId="77777777" w:rsidR="008C539B" w:rsidRPr="001058B5" w:rsidRDefault="00C12992">
      <w:pPr>
        <w:pStyle w:val="BodyText"/>
        <w:spacing w:before="111" w:line="232" w:lineRule="auto"/>
        <w:ind w:left="2619" w:right="199"/>
        <w:rPr>
          <w:rFonts w:ascii="Arial" w:hAnsi="Arial" w:cs="Arial"/>
        </w:rPr>
      </w:pPr>
      <w:r w:rsidRPr="001058B5">
        <w:rPr>
          <w:rFonts w:ascii="Arial" w:hAnsi="Arial" w:cs="Arial"/>
        </w:rP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sidRPr="001058B5">
        <w:rPr>
          <w:rFonts w:ascii="Arial" w:hAnsi="Arial" w:cs="Arial"/>
          <w:i/>
        </w:rPr>
        <w:t xml:space="preserve">objects </w:t>
      </w:r>
      <w:r w:rsidRPr="001058B5">
        <w:rPr>
          <w:rFonts w:ascii="Arial" w:hAnsi="Arial" w:cs="Arial"/>
        </w:rPr>
        <w:t>if you are only interested in logical I/O information for each session.</w:t>
      </w:r>
    </w:p>
    <w:p w14:paraId="0B02F028" w14:textId="77777777" w:rsidR="008C539B" w:rsidRPr="001058B5" w:rsidRDefault="00C12992">
      <w:pPr>
        <w:pStyle w:val="Heading7"/>
        <w:numPr>
          <w:ilvl w:val="0"/>
          <w:numId w:val="4"/>
        </w:numPr>
        <w:tabs>
          <w:tab w:val="left" w:pos="2620"/>
        </w:tabs>
        <w:spacing w:before="113"/>
        <w:ind w:left="2620"/>
        <w:jc w:val="left"/>
        <w:rPr>
          <w:rFonts w:ascii="Arial" w:hAnsi="Arial" w:cs="Arial"/>
        </w:rPr>
      </w:pPr>
      <w:r w:rsidRPr="001058B5">
        <w:rPr>
          <w:rFonts w:ascii="Arial" w:hAnsi="Arial" w:cs="Arial"/>
        </w:rPr>
        <w:t xml:space="preserve">Before you implement an auditing </w:t>
      </w:r>
      <w:r w:rsidRPr="001058B5">
        <w:rPr>
          <w:rFonts w:ascii="Arial" w:hAnsi="Arial" w:cs="Arial"/>
          <w:spacing w:val="-3"/>
        </w:rPr>
        <w:t xml:space="preserve">strategy, </w:t>
      </w:r>
      <w:r w:rsidRPr="001058B5">
        <w:rPr>
          <w:rFonts w:ascii="Arial" w:hAnsi="Arial" w:cs="Arial"/>
        </w:rPr>
        <w:t>consult your legal</w:t>
      </w:r>
      <w:r w:rsidRPr="001058B5">
        <w:rPr>
          <w:rFonts w:ascii="Arial" w:hAnsi="Arial" w:cs="Arial"/>
          <w:spacing w:val="-12"/>
        </w:rPr>
        <w:t xml:space="preserve"> </w:t>
      </w:r>
      <w:r w:rsidRPr="001058B5">
        <w:rPr>
          <w:rFonts w:ascii="Arial" w:hAnsi="Arial" w:cs="Arial"/>
        </w:rPr>
        <w:t>department.</w:t>
      </w:r>
    </w:p>
    <w:p w14:paraId="0AC3DA38" w14:textId="77777777" w:rsidR="008C539B" w:rsidRPr="001058B5" w:rsidRDefault="00C12992">
      <w:pPr>
        <w:pStyle w:val="BodyText"/>
        <w:spacing w:before="121" w:line="232" w:lineRule="auto"/>
        <w:ind w:left="2619" w:right="106"/>
        <w:rPr>
          <w:rFonts w:ascii="Arial" w:hAnsi="Arial" w:cs="Arial"/>
        </w:rPr>
      </w:pPr>
      <w:r w:rsidRPr="001058B5">
        <w:rPr>
          <w:rFonts w:ascii="Arial" w:hAnsi="Arial" w:cs="Arial"/>
        </w:rPr>
        <w:t>You should have the legal department of your organization review your audit strategy. Because your auditing will monitor other users in your organization, you must ensure that you are correctly following the compliance and corporate policy of your site.</w:t>
      </w:r>
    </w:p>
    <w:p w14:paraId="169745DA" w14:textId="77777777" w:rsidR="008C539B" w:rsidRPr="001058B5" w:rsidRDefault="008C539B">
      <w:pPr>
        <w:pStyle w:val="BodyText"/>
        <w:spacing w:before="4"/>
        <w:rPr>
          <w:rFonts w:ascii="Arial" w:hAnsi="Arial" w:cs="Arial"/>
          <w:sz w:val="25"/>
        </w:rPr>
      </w:pPr>
    </w:p>
    <w:p w14:paraId="445F75D1" w14:textId="77777777" w:rsidR="008C539B" w:rsidRPr="001058B5" w:rsidRDefault="00C12992">
      <w:pPr>
        <w:pStyle w:val="Heading4"/>
      </w:pPr>
      <w:bookmarkStart w:id="2128" w:name="Auditing_Typical_Database_Activity"/>
      <w:bookmarkStart w:id="2129" w:name="_bookmark2294"/>
      <w:bookmarkEnd w:id="2128"/>
      <w:bookmarkEnd w:id="2129"/>
      <w:r w:rsidRPr="001058B5">
        <w:t>Auditing Typi</w:t>
      </w:r>
      <w:bookmarkStart w:id="2130" w:name="_bookmark2295"/>
      <w:bookmarkEnd w:id="2130"/>
      <w:r w:rsidRPr="001058B5">
        <w:t>cal Database Activity</w:t>
      </w:r>
    </w:p>
    <w:p w14:paraId="1D37A08E" w14:textId="77777777" w:rsidR="008C539B" w:rsidRPr="001058B5" w:rsidRDefault="00C12992">
      <w:pPr>
        <w:pStyle w:val="BodyText"/>
        <w:spacing w:before="81" w:line="232" w:lineRule="auto"/>
        <w:ind w:left="2260"/>
        <w:rPr>
          <w:rFonts w:ascii="Arial" w:hAnsi="Arial" w:cs="Arial"/>
        </w:rPr>
      </w:pPr>
      <w:r w:rsidRPr="001058B5">
        <w:rPr>
          <w:rFonts w:ascii="Arial" w:hAnsi="Arial" w:cs="Arial"/>
        </w:rPr>
        <w:t>When your purpose for auditing is to gather historical information about particular database activities, use the following guidelines:</w:t>
      </w:r>
    </w:p>
    <w:p w14:paraId="7A1721F4"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Audit only pertinent actions.</w:t>
      </w:r>
    </w:p>
    <w:p w14:paraId="647E7A96" w14:textId="77777777" w:rsidR="008C539B" w:rsidRPr="001058B5" w:rsidRDefault="00C12992">
      <w:pPr>
        <w:pStyle w:val="BodyText"/>
        <w:spacing w:before="120" w:line="232" w:lineRule="auto"/>
        <w:ind w:left="2620" w:right="245"/>
        <w:rPr>
          <w:rFonts w:ascii="Arial" w:hAnsi="Arial" w:cs="Arial"/>
        </w:rPr>
      </w:pPr>
      <w:r w:rsidRPr="001058B5">
        <w:rPr>
          <w:rFonts w:ascii="Arial" w:hAnsi="Arial" w:cs="Arial"/>
        </w:rP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14:paraId="6331AA86" w14:textId="77777777" w:rsidR="008C539B" w:rsidRPr="001058B5" w:rsidRDefault="00C12992">
      <w:pPr>
        <w:pStyle w:val="BodyText"/>
        <w:spacing w:before="115" w:line="232" w:lineRule="auto"/>
        <w:ind w:left="2620"/>
        <w:rPr>
          <w:rFonts w:ascii="Arial" w:hAnsi="Arial" w:cs="Arial"/>
        </w:rPr>
      </w:pPr>
      <w:r w:rsidRPr="001058B5">
        <w:rPr>
          <w:rFonts w:ascii="Arial" w:hAnsi="Arial" w:cs="Arial"/>
        </w:rPr>
        <w:t>For example, auditing changes to all tables in a database produces far too many audit trail records and can slow down database performance. However, auditing changes to critical tables, such as salaries in a Human Resources table, is useful.</w:t>
      </w:r>
    </w:p>
    <w:p w14:paraId="0367D550" w14:textId="77777777" w:rsidR="008C539B" w:rsidRPr="001058B5" w:rsidRDefault="00C12992">
      <w:pPr>
        <w:pStyle w:val="BodyText"/>
        <w:spacing w:before="117" w:line="232" w:lineRule="auto"/>
        <w:ind w:left="2620" w:right="98"/>
        <w:rPr>
          <w:rFonts w:ascii="Arial" w:hAnsi="Arial" w:cs="Arial"/>
        </w:rPr>
      </w:pPr>
      <w:r w:rsidRPr="001058B5">
        <w:rPr>
          <w:rFonts w:ascii="Arial" w:hAnsi="Arial" w:cs="Arial"/>
        </w:rPr>
        <w:t xml:space="preserve">You can audit specific actions by using fine-grained auditing, which is described in </w:t>
      </w:r>
      <w:hyperlink w:anchor="_bookmark1894" w:history="1">
        <w:r w:rsidRPr="001058B5">
          <w:rPr>
            <w:rFonts w:ascii="Arial" w:hAnsi="Arial" w:cs="Arial"/>
            <w:color w:val="0000CC"/>
          </w:rPr>
          <w:t xml:space="preserve">"Auditing Specific Activities with Fine-Grained Auditing" </w:t>
        </w:r>
      </w:hyperlink>
      <w:hyperlink w:anchor="_bookmark1894" w:history="1">
        <w:r w:rsidRPr="001058B5">
          <w:rPr>
            <w:rFonts w:ascii="Arial" w:hAnsi="Arial" w:cs="Arial"/>
          </w:rPr>
          <w:t>on page 9-36</w:t>
        </w:r>
      </w:hyperlink>
      <w:r w:rsidRPr="001058B5">
        <w:rPr>
          <w:rFonts w:ascii="Arial" w:hAnsi="Arial" w:cs="Arial"/>
        </w:rPr>
        <w:t>.</w:t>
      </w:r>
    </w:p>
    <w:p w14:paraId="416F107D"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Archive audit records and purge the audit</w:t>
      </w:r>
      <w:r w:rsidRPr="001058B5">
        <w:rPr>
          <w:rFonts w:ascii="Arial" w:hAnsi="Arial" w:cs="Arial"/>
          <w:spacing w:val="-6"/>
        </w:rPr>
        <w:t xml:space="preserve"> </w:t>
      </w:r>
      <w:r w:rsidRPr="001058B5">
        <w:rPr>
          <w:rFonts w:ascii="Arial" w:hAnsi="Arial" w:cs="Arial"/>
        </w:rPr>
        <w:t>trail.</w:t>
      </w:r>
    </w:p>
    <w:p w14:paraId="5CD86E9D" w14:textId="77777777" w:rsidR="008C539B" w:rsidRPr="001058B5" w:rsidRDefault="00C12992">
      <w:pPr>
        <w:pStyle w:val="BodyText"/>
        <w:spacing w:before="121" w:line="232" w:lineRule="auto"/>
        <w:ind w:left="2620" w:right="99"/>
        <w:rPr>
          <w:rFonts w:ascii="Arial" w:hAnsi="Arial" w:cs="Arial"/>
        </w:rPr>
      </w:pPr>
      <w:r w:rsidRPr="001058B5">
        <w:rPr>
          <w:rFonts w:ascii="Arial" w:hAnsi="Arial" w:cs="Arial"/>
        </w:rPr>
        <w:t>After you collect the required information, archive the audit records of interest and then purge the audit trail of this information. See the following sections:</w:t>
      </w:r>
    </w:p>
    <w:p w14:paraId="761869C1" w14:textId="77777777" w:rsidR="008C539B" w:rsidRPr="001058B5" w:rsidRDefault="008D1AB8">
      <w:pPr>
        <w:pStyle w:val="ListParagraph"/>
        <w:numPr>
          <w:ilvl w:val="1"/>
          <w:numId w:val="3"/>
        </w:numPr>
        <w:tabs>
          <w:tab w:val="left" w:pos="2980"/>
        </w:tabs>
        <w:spacing w:before="112"/>
        <w:rPr>
          <w:rFonts w:ascii="Arial" w:hAnsi="Arial" w:cs="Arial"/>
          <w:sz w:val="20"/>
        </w:rPr>
      </w:pPr>
      <w:hyperlink w:anchor="_bookmark2022"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219E0075" w14:textId="77777777" w:rsidR="008C539B" w:rsidRPr="001058B5" w:rsidRDefault="008D1AB8">
      <w:pPr>
        <w:pStyle w:val="ListParagraph"/>
        <w:numPr>
          <w:ilvl w:val="1"/>
          <w:numId w:val="3"/>
        </w:numPr>
        <w:tabs>
          <w:tab w:val="left" w:pos="2980"/>
        </w:tabs>
        <w:rPr>
          <w:rFonts w:ascii="Arial" w:hAnsi="Arial" w:cs="Arial"/>
          <w:sz w:val="20"/>
        </w:rPr>
      </w:pPr>
      <w:hyperlink w:anchor="_bookmark2040"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9-65</w:t>
        </w:r>
      </w:hyperlink>
    </w:p>
    <w:p w14:paraId="45845F59" w14:textId="77777777" w:rsidR="008C539B" w:rsidRPr="001058B5" w:rsidRDefault="008D1AB8">
      <w:pPr>
        <w:pStyle w:val="ListParagraph"/>
        <w:numPr>
          <w:ilvl w:val="1"/>
          <w:numId w:val="3"/>
        </w:numPr>
        <w:tabs>
          <w:tab w:val="left" w:pos="2980"/>
        </w:tabs>
        <w:spacing w:before="112"/>
        <w:rPr>
          <w:rFonts w:ascii="Arial" w:hAnsi="Arial" w:cs="Arial"/>
          <w:sz w:val="20"/>
        </w:rPr>
      </w:pPr>
      <w:hyperlink w:anchor="_bookmark2044"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9-65</w:t>
        </w:r>
      </w:hyperlink>
    </w:p>
    <w:p w14:paraId="024AA0D1" w14:textId="77777777" w:rsidR="008C539B" w:rsidRPr="001058B5" w:rsidRDefault="008D1AB8">
      <w:pPr>
        <w:pStyle w:val="ListParagraph"/>
        <w:numPr>
          <w:ilvl w:val="1"/>
          <w:numId w:val="3"/>
        </w:numPr>
        <w:tabs>
          <w:tab w:val="left" w:pos="2980"/>
        </w:tabs>
        <w:rPr>
          <w:rFonts w:ascii="Arial" w:hAnsi="Arial" w:cs="Arial"/>
          <w:sz w:val="20"/>
        </w:rPr>
      </w:pPr>
      <w:hyperlink w:anchor="_bookmark2012" w:history="1">
        <w:r w:rsidR="00C12992" w:rsidRPr="001058B5">
          <w:rPr>
            <w:rFonts w:ascii="Arial" w:hAnsi="Arial" w:cs="Arial"/>
            <w:color w:val="0000CC"/>
            <w:sz w:val="20"/>
          </w:rPr>
          <w:t xml:space="preserve">"Controlling the Size of the Database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9-59</w:t>
        </w:r>
      </w:hyperlink>
    </w:p>
    <w:p w14:paraId="04083058" w14:textId="77777777" w:rsidR="008C539B" w:rsidRPr="001058B5" w:rsidRDefault="008D1AB8">
      <w:pPr>
        <w:pStyle w:val="ListParagraph"/>
        <w:numPr>
          <w:ilvl w:val="1"/>
          <w:numId w:val="3"/>
        </w:numPr>
        <w:tabs>
          <w:tab w:val="left" w:pos="29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9-62</w:t>
        </w:r>
      </w:hyperlink>
    </w:p>
    <w:p w14:paraId="49335F36" w14:textId="77777777" w:rsidR="008C539B" w:rsidRPr="001058B5" w:rsidRDefault="00C12992">
      <w:pPr>
        <w:pStyle w:val="Heading7"/>
        <w:numPr>
          <w:ilvl w:val="0"/>
          <w:numId w:val="3"/>
        </w:numPr>
        <w:tabs>
          <w:tab w:val="left" w:pos="2620"/>
        </w:tabs>
        <w:spacing w:before="115"/>
        <w:jc w:val="left"/>
        <w:rPr>
          <w:rFonts w:ascii="Arial" w:hAnsi="Arial" w:cs="Arial"/>
        </w:rPr>
      </w:pPr>
      <w:r w:rsidRPr="001058B5">
        <w:rPr>
          <w:rFonts w:ascii="Arial" w:hAnsi="Arial" w:cs="Arial"/>
        </w:rPr>
        <w:t>Remember your company’s privacy</w:t>
      </w:r>
      <w:r w:rsidRPr="001058B5">
        <w:rPr>
          <w:rFonts w:ascii="Arial" w:hAnsi="Arial" w:cs="Arial"/>
          <w:spacing w:val="-3"/>
        </w:rPr>
        <w:t xml:space="preserve"> </w:t>
      </w:r>
      <w:r w:rsidRPr="001058B5">
        <w:rPr>
          <w:rFonts w:ascii="Arial" w:hAnsi="Arial" w:cs="Arial"/>
        </w:rPr>
        <w:t>considerations.</w:t>
      </w:r>
    </w:p>
    <w:p w14:paraId="52D870C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46B4880" w14:textId="77777777" w:rsidR="008C539B" w:rsidRPr="001058B5" w:rsidRDefault="008C539B">
      <w:pPr>
        <w:pStyle w:val="BodyText"/>
        <w:spacing w:before="3"/>
        <w:rPr>
          <w:rFonts w:ascii="Arial" w:hAnsi="Arial" w:cs="Arial"/>
          <w:b/>
          <w:sz w:val="26"/>
        </w:rPr>
      </w:pPr>
    </w:p>
    <w:p w14:paraId="32C937E8" w14:textId="77777777" w:rsidR="008C539B" w:rsidRPr="001058B5" w:rsidRDefault="00C12992">
      <w:pPr>
        <w:pStyle w:val="BodyText"/>
        <w:spacing w:before="98" w:line="232" w:lineRule="auto"/>
        <w:ind w:left="2019" w:right="1012"/>
        <w:rPr>
          <w:rFonts w:ascii="Arial" w:hAnsi="Arial" w:cs="Arial"/>
        </w:rPr>
      </w:pPr>
      <w:r w:rsidRPr="001058B5">
        <w:rPr>
          <w:rFonts w:ascii="Arial" w:hAnsi="Arial" w:cs="Arial"/>
        </w:rP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14:paraId="6C729E37" w14:textId="77777777" w:rsidR="008C539B" w:rsidRPr="001058B5" w:rsidRDefault="00C12992">
      <w:pPr>
        <w:pStyle w:val="Heading7"/>
        <w:numPr>
          <w:ilvl w:val="0"/>
          <w:numId w:val="3"/>
        </w:numPr>
        <w:tabs>
          <w:tab w:val="left" w:pos="2020"/>
        </w:tabs>
        <w:spacing w:before="113"/>
        <w:ind w:left="2020"/>
        <w:jc w:val="left"/>
        <w:rPr>
          <w:rFonts w:ascii="Arial" w:hAnsi="Arial" w:cs="Arial"/>
        </w:rPr>
      </w:pPr>
      <w:r w:rsidRPr="001058B5">
        <w:rPr>
          <w:rFonts w:ascii="Arial" w:hAnsi="Arial" w:cs="Arial"/>
        </w:rPr>
        <w:t>Check the Oracle Database log files for additional audit</w:t>
      </w:r>
      <w:r w:rsidRPr="001058B5">
        <w:rPr>
          <w:rFonts w:ascii="Arial" w:hAnsi="Arial" w:cs="Arial"/>
          <w:spacing w:val="-7"/>
        </w:rPr>
        <w:t xml:space="preserve"> </w:t>
      </w:r>
      <w:r w:rsidRPr="001058B5">
        <w:rPr>
          <w:rFonts w:ascii="Arial" w:hAnsi="Arial" w:cs="Arial"/>
        </w:rPr>
        <w:t>information</w:t>
      </w:r>
    </w:p>
    <w:p w14:paraId="042C8325" w14:textId="77777777" w:rsidR="008C539B" w:rsidRPr="001058B5" w:rsidRDefault="00C12992">
      <w:pPr>
        <w:pStyle w:val="BodyText"/>
        <w:spacing w:before="123" w:line="230" w:lineRule="auto"/>
        <w:ind w:left="2019" w:right="782"/>
        <w:jc w:val="both"/>
        <w:rPr>
          <w:rFonts w:ascii="Arial" w:hAnsi="Arial" w:cs="Arial"/>
        </w:rPr>
      </w:pPr>
      <w:r w:rsidRPr="001058B5">
        <w:rPr>
          <w:rFonts w:ascii="Arial" w:hAnsi="Arial" w:cs="Arial"/>
        </w:rPr>
        <w:t>The</w:t>
      </w:r>
      <w:r w:rsidRPr="001058B5">
        <w:rPr>
          <w:rFonts w:ascii="Arial" w:hAnsi="Arial" w:cs="Arial"/>
          <w:spacing w:val="-7"/>
        </w:rPr>
        <w:t xml:space="preserve"> </w:t>
      </w:r>
      <w:r w:rsidRPr="001058B5">
        <w:rPr>
          <w:rFonts w:ascii="Arial" w:hAnsi="Arial" w:cs="Arial"/>
        </w:rPr>
        <w:t>log</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generated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contain</w:t>
      </w:r>
      <w:r w:rsidRPr="001058B5">
        <w:rPr>
          <w:rFonts w:ascii="Arial" w:hAnsi="Arial" w:cs="Arial"/>
          <w:spacing w:val="-7"/>
        </w:rPr>
        <w:t xml:space="preserve"> </w:t>
      </w:r>
      <w:r w:rsidRPr="001058B5">
        <w:rPr>
          <w:rFonts w:ascii="Arial" w:hAnsi="Arial" w:cs="Arial"/>
        </w:rPr>
        <w:t>useful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 use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auditing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6"/>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creates</w:t>
      </w:r>
      <w:r w:rsidRPr="001058B5">
        <w:rPr>
          <w:rFonts w:ascii="Arial" w:hAnsi="Arial" w:cs="Arial"/>
          <w:spacing w:val="-4"/>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alert</w:t>
      </w:r>
      <w:r w:rsidRPr="001058B5">
        <w:rPr>
          <w:rFonts w:ascii="Arial" w:hAnsi="Arial" w:cs="Arial"/>
          <w:spacing w:val="-4"/>
        </w:rPr>
        <w:t xml:space="preserve"> </w:t>
      </w:r>
      <w:r w:rsidRPr="001058B5">
        <w:rPr>
          <w:rFonts w:ascii="Arial" w:hAnsi="Arial" w:cs="Arial"/>
        </w:rPr>
        <w:t>file to</w:t>
      </w:r>
      <w:r w:rsidRPr="001058B5">
        <w:rPr>
          <w:rFonts w:ascii="Arial" w:hAnsi="Arial" w:cs="Arial"/>
          <w:spacing w:val="-27"/>
        </w:rPr>
        <w:t xml:space="preserve"> </w:t>
      </w:r>
      <w:r w:rsidRPr="001058B5">
        <w:rPr>
          <w:rFonts w:ascii="Arial" w:hAnsi="Arial" w:cs="Arial"/>
        </w:rPr>
        <w:t>record</w:t>
      </w:r>
      <w:r w:rsidRPr="001058B5">
        <w:rPr>
          <w:rFonts w:ascii="Arial" w:hAnsi="Arial" w:cs="Arial"/>
          <w:spacing w:val="-27"/>
        </w:rPr>
        <w:t xml:space="preserve"> </w:t>
      </w:r>
      <w:r w:rsidRPr="001058B5">
        <w:rPr>
          <w:rFonts w:ascii="Arial" w:hAnsi="Arial" w:cs="Arial"/>
        </w:rPr>
        <w:t>STARTUP</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SHUTDOWN</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structural</w:t>
      </w:r>
      <w:r w:rsidRPr="001058B5">
        <w:rPr>
          <w:rFonts w:ascii="Arial" w:hAnsi="Arial" w:cs="Arial"/>
          <w:spacing w:val="-27"/>
        </w:rPr>
        <w:t xml:space="preserve"> </w:t>
      </w:r>
      <w:r w:rsidRPr="001058B5">
        <w:rPr>
          <w:rFonts w:ascii="Arial" w:hAnsi="Arial" w:cs="Arial"/>
        </w:rPr>
        <w:t>changes</w:t>
      </w:r>
      <w:r w:rsidRPr="001058B5">
        <w:rPr>
          <w:rFonts w:ascii="Arial" w:hAnsi="Arial" w:cs="Arial"/>
          <w:spacing w:val="-28"/>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7"/>
        </w:rPr>
        <w:t xml:space="preserve"> </w:t>
      </w:r>
      <w:r w:rsidRPr="001058B5">
        <w:rPr>
          <w:rFonts w:ascii="Arial" w:hAnsi="Arial" w:cs="Arial"/>
        </w:rPr>
        <w:t>adding data files to the</w:t>
      </w:r>
      <w:r w:rsidRPr="001058B5">
        <w:rPr>
          <w:rFonts w:ascii="Arial" w:hAnsi="Arial" w:cs="Arial"/>
          <w:spacing w:val="-2"/>
        </w:rPr>
        <w:t xml:space="preserve"> </w:t>
      </w:r>
      <w:r w:rsidRPr="001058B5">
        <w:rPr>
          <w:rFonts w:ascii="Arial" w:hAnsi="Arial" w:cs="Arial"/>
        </w:rPr>
        <w:t>database.</w:t>
      </w:r>
    </w:p>
    <w:p w14:paraId="3AAFC9EE"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For </w:t>
      </w:r>
      <w:bookmarkStart w:id="2131" w:name="_bookmark2297"/>
      <w:bookmarkEnd w:id="2131"/>
      <w:r w:rsidRPr="001058B5">
        <w:rPr>
          <w:rFonts w:ascii="Arial" w:hAnsi="Arial" w:cs="Arial"/>
        </w:rPr>
        <w:t xml:space="preserve">example, if you want to audit </w:t>
      </w:r>
      <w:bookmarkStart w:id="2132" w:name="_bookmark2296"/>
      <w:bookmarkEnd w:id="2132"/>
      <w:r w:rsidRPr="001058B5">
        <w:rPr>
          <w:rFonts w:ascii="Arial" w:hAnsi="Arial" w:cs="Arial"/>
        </w:rPr>
        <w:t>committed or rolled back transactions, you can use the redo log files.</w:t>
      </w:r>
    </w:p>
    <w:p w14:paraId="04E27EBD" w14:textId="77777777" w:rsidR="008C539B" w:rsidRPr="001058B5" w:rsidRDefault="008C539B">
      <w:pPr>
        <w:pStyle w:val="BodyText"/>
        <w:spacing w:before="6"/>
        <w:rPr>
          <w:rFonts w:ascii="Arial" w:hAnsi="Arial" w:cs="Arial"/>
          <w:sz w:val="25"/>
        </w:rPr>
      </w:pPr>
    </w:p>
    <w:p w14:paraId="0024D2E2" w14:textId="77777777" w:rsidR="008C539B" w:rsidRPr="001058B5" w:rsidRDefault="00C12992">
      <w:pPr>
        <w:pStyle w:val="Heading4"/>
        <w:ind w:left="100"/>
      </w:pPr>
      <w:bookmarkStart w:id="2133" w:name="Auditing_Suspicious_Database_Activity"/>
      <w:bookmarkStart w:id="2134" w:name="_bookmark2298"/>
      <w:bookmarkEnd w:id="2133"/>
      <w:bookmarkEnd w:id="2134"/>
      <w:r w:rsidRPr="001058B5">
        <w:t>Auditing Susp</w:t>
      </w:r>
      <w:bookmarkStart w:id="2135" w:name="_bookmark2299"/>
      <w:bookmarkEnd w:id="2135"/>
      <w:r w:rsidRPr="001058B5">
        <w:t>icious Database Activity</w:t>
      </w:r>
    </w:p>
    <w:p w14:paraId="1FBAE0C0" w14:textId="77777777" w:rsidR="008C539B" w:rsidRPr="001058B5" w:rsidRDefault="00C12992">
      <w:pPr>
        <w:pStyle w:val="BodyText"/>
        <w:spacing w:before="75"/>
        <w:ind w:left="1660"/>
        <w:rPr>
          <w:rFonts w:ascii="Arial" w:hAnsi="Arial" w:cs="Arial"/>
        </w:rPr>
      </w:pPr>
      <w:r w:rsidRPr="001058B5">
        <w:rPr>
          <w:rFonts w:ascii="Arial" w:hAnsi="Arial" w:cs="Arial"/>
        </w:rPr>
        <w:t>When you audit to monitor suspicious database activity, use the following guidelines:</w:t>
      </w:r>
    </w:p>
    <w:p w14:paraId="5F4CE584" w14:textId="77777777" w:rsidR="008C539B" w:rsidRPr="001058B5" w:rsidRDefault="00C12992">
      <w:pPr>
        <w:pStyle w:val="Heading7"/>
        <w:numPr>
          <w:ilvl w:val="0"/>
          <w:numId w:val="2"/>
        </w:numPr>
        <w:tabs>
          <w:tab w:val="left" w:pos="2020"/>
        </w:tabs>
        <w:spacing w:before="115"/>
        <w:rPr>
          <w:rFonts w:ascii="Arial" w:hAnsi="Arial" w:cs="Arial"/>
        </w:rPr>
      </w:pPr>
      <w:r w:rsidRPr="001058B5">
        <w:rPr>
          <w:rFonts w:ascii="Arial" w:hAnsi="Arial" w:cs="Arial"/>
        </w:rPr>
        <w:t>First audit generally, and then</w:t>
      </w:r>
      <w:r w:rsidRPr="001058B5">
        <w:rPr>
          <w:rFonts w:ascii="Arial" w:hAnsi="Arial" w:cs="Arial"/>
          <w:spacing w:val="-7"/>
        </w:rPr>
        <w:t xml:space="preserve"> </w:t>
      </w:r>
      <w:r w:rsidRPr="001058B5">
        <w:rPr>
          <w:rFonts w:ascii="Arial" w:hAnsi="Arial" w:cs="Arial"/>
        </w:rPr>
        <w:t>specifically.</w:t>
      </w:r>
    </w:p>
    <w:p w14:paraId="240DD0EC" w14:textId="77777777" w:rsidR="008C539B" w:rsidRPr="001058B5" w:rsidRDefault="00C12992">
      <w:pPr>
        <w:pStyle w:val="BodyText"/>
        <w:spacing w:before="121" w:line="232" w:lineRule="auto"/>
        <w:ind w:left="2019" w:right="848"/>
        <w:rPr>
          <w:rFonts w:ascii="Arial" w:hAnsi="Arial" w:cs="Arial"/>
        </w:rPr>
      </w:pPr>
      <w:r w:rsidRPr="001058B5">
        <w:rPr>
          <w:rFonts w:ascii="Arial" w:hAnsi="Arial" w:cs="Arial"/>
        </w:rP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sidRPr="001058B5">
          <w:rPr>
            <w:rFonts w:ascii="Arial" w:hAnsi="Arial" w:cs="Arial"/>
            <w:color w:val="0000CC"/>
          </w:rPr>
          <w:t xml:space="preserve">Chapter 9, "Verifying Security Access with Auditing" </w:t>
        </w:r>
      </w:hyperlink>
      <w:r w:rsidRPr="001058B5">
        <w:rPr>
          <w:rFonts w:ascii="Arial" w:hAnsi="Arial" w:cs="Arial"/>
        </w:rPr>
        <w:t>explains how you can use the standard audit options to audit SQL statements, schema objects, privileges, and so on.</w:t>
      </w:r>
    </w:p>
    <w:p w14:paraId="4114AAA7" w14:textId="77777777" w:rsidR="008C539B" w:rsidRPr="001058B5" w:rsidRDefault="00C12992">
      <w:pPr>
        <w:pStyle w:val="BodyText"/>
        <w:spacing w:before="114" w:line="232" w:lineRule="auto"/>
        <w:ind w:left="2020" w:right="802"/>
        <w:rPr>
          <w:rFonts w:ascii="Arial" w:hAnsi="Arial" w:cs="Arial"/>
        </w:rPr>
      </w:pPr>
      <w:r w:rsidRPr="001058B5">
        <w:rPr>
          <w:rFonts w:ascii="Arial" w:hAnsi="Arial" w:cs="Arial"/>
        </w:rPr>
        <w:t xml:space="preserve">After you have recorded and analyzed the preliminary audit information, disable general auditing, and then audit specific actions. You can use fine-grained auditing, which is described in </w:t>
      </w:r>
      <w:hyperlink w:anchor="_bookmark1894" w:history="1">
        <w:r w:rsidRPr="001058B5">
          <w:rPr>
            <w:rFonts w:ascii="Arial" w:hAnsi="Arial" w:cs="Arial"/>
            <w:color w:val="0000CC"/>
          </w:rPr>
          <w:t>"Auditing Specific Activities with Fine-Grained</w:t>
        </w:r>
      </w:hyperlink>
      <w:r w:rsidRPr="001058B5">
        <w:rPr>
          <w:rFonts w:ascii="Arial" w:hAnsi="Arial" w:cs="Arial"/>
          <w:color w:val="0000CC"/>
        </w:rPr>
        <w:t xml:space="preserve"> </w:t>
      </w:r>
      <w:hyperlink w:anchor="_bookmark1894" w:history="1">
        <w:r w:rsidRPr="001058B5">
          <w:rPr>
            <w:rFonts w:ascii="Arial" w:hAnsi="Arial" w:cs="Arial"/>
            <w:color w:val="0000CC"/>
          </w:rPr>
          <w:t xml:space="preserve">Auditing" </w:t>
        </w:r>
      </w:hyperlink>
      <w:hyperlink w:anchor="_bookmark1894" w:history="1">
        <w:r w:rsidRPr="001058B5">
          <w:rPr>
            <w:rFonts w:ascii="Arial" w:hAnsi="Arial" w:cs="Arial"/>
          </w:rPr>
          <w:t>on page 9-36</w:t>
        </w:r>
      </w:hyperlink>
      <w:r w:rsidRPr="001058B5">
        <w:rPr>
          <w:rFonts w:ascii="Arial" w:hAnsi="Arial" w:cs="Arial"/>
        </w:rPr>
        <w:t>, to audit specific actions. Continue this process until you have gathered enough evidence to draw conclusions about the origin of the suspicious database activity.</w:t>
      </w:r>
    </w:p>
    <w:p w14:paraId="50E395FE" w14:textId="77777777" w:rsidR="008C539B" w:rsidRPr="001058B5" w:rsidRDefault="00C12992">
      <w:pPr>
        <w:pStyle w:val="Heading7"/>
        <w:numPr>
          <w:ilvl w:val="0"/>
          <w:numId w:val="2"/>
        </w:numPr>
        <w:tabs>
          <w:tab w:val="left" w:pos="2020"/>
        </w:tabs>
        <w:spacing w:before="111"/>
        <w:rPr>
          <w:rFonts w:ascii="Arial" w:hAnsi="Arial" w:cs="Arial"/>
        </w:rPr>
      </w:pPr>
      <w:r w:rsidRPr="001058B5">
        <w:rPr>
          <w:rFonts w:ascii="Arial" w:hAnsi="Arial" w:cs="Arial"/>
        </w:rPr>
        <w:t>Audit common suspicious</w:t>
      </w:r>
      <w:r w:rsidRPr="001058B5">
        <w:rPr>
          <w:rFonts w:ascii="Arial" w:hAnsi="Arial" w:cs="Arial"/>
          <w:spacing w:val="-2"/>
        </w:rPr>
        <w:t xml:space="preserve"> </w:t>
      </w:r>
      <w:r w:rsidRPr="001058B5">
        <w:rPr>
          <w:rFonts w:ascii="Arial" w:hAnsi="Arial" w:cs="Arial"/>
        </w:rPr>
        <w:t>activities.</w:t>
      </w:r>
    </w:p>
    <w:p w14:paraId="45FE1C7F" w14:textId="77777777" w:rsidR="008C539B" w:rsidRPr="001058B5" w:rsidRDefault="00C12992">
      <w:pPr>
        <w:pStyle w:val="BodyText"/>
        <w:spacing w:before="115"/>
        <w:ind w:left="2020"/>
        <w:rPr>
          <w:rFonts w:ascii="Arial" w:hAnsi="Arial" w:cs="Arial"/>
        </w:rPr>
      </w:pPr>
      <w:r w:rsidRPr="001058B5">
        <w:rPr>
          <w:rFonts w:ascii="Arial" w:hAnsi="Arial" w:cs="Arial"/>
        </w:rPr>
        <w:t>Common suspicious activities are as follows:</w:t>
      </w:r>
    </w:p>
    <w:p w14:paraId="40980B34"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Users who access the database during unusual</w:t>
      </w:r>
      <w:r w:rsidRPr="001058B5">
        <w:rPr>
          <w:rFonts w:ascii="Arial" w:hAnsi="Arial" w:cs="Arial"/>
          <w:spacing w:val="-9"/>
          <w:sz w:val="20"/>
        </w:rPr>
        <w:t xml:space="preserve"> </w:t>
      </w:r>
      <w:r w:rsidRPr="001058B5">
        <w:rPr>
          <w:rFonts w:ascii="Arial" w:hAnsi="Arial" w:cs="Arial"/>
          <w:sz w:val="20"/>
        </w:rPr>
        <w:t>hours</w:t>
      </w:r>
    </w:p>
    <w:p w14:paraId="23F2A647" w14:textId="77777777" w:rsidR="008C539B" w:rsidRPr="001058B5" w:rsidRDefault="00C12992">
      <w:pPr>
        <w:pStyle w:val="ListParagraph"/>
        <w:numPr>
          <w:ilvl w:val="1"/>
          <w:numId w:val="2"/>
        </w:numPr>
        <w:tabs>
          <w:tab w:val="left" w:pos="2380"/>
        </w:tabs>
        <w:rPr>
          <w:rFonts w:ascii="Arial" w:hAnsi="Arial" w:cs="Arial"/>
          <w:sz w:val="20"/>
        </w:rPr>
      </w:pPr>
      <w:r w:rsidRPr="001058B5">
        <w:rPr>
          <w:rFonts w:ascii="Arial" w:hAnsi="Arial" w:cs="Arial"/>
          <w:sz w:val="20"/>
        </w:rPr>
        <w:t>Multiple failed user login</w:t>
      </w:r>
      <w:r w:rsidRPr="001058B5">
        <w:rPr>
          <w:rFonts w:ascii="Arial" w:hAnsi="Arial" w:cs="Arial"/>
          <w:spacing w:val="-3"/>
          <w:sz w:val="20"/>
        </w:rPr>
        <w:t xml:space="preserve"> </w:t>
      </w:r>
      <w:r w:rsidRPr="001058B5">
        <w:rPr>
          <w:rFonts w:ascii="Arial" w:hAnsi="Arial" w:cs="Arial"/>
          <w:sz w:val="20"/>
        </w:rPr>
        <w:t>attempts</w:t>
      </w:r>
    </w:p>
    <w:p w14:paraId="2EE1CA36"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Login attempts by non-existent</w:t>
      </w:r>
      <w:r w:rsidRPr="001058B5">
        <w:rPr>
          <w:rFonts w:ascii="Arial" w:hAnsi="Arial" w:cs="Arial"/>
          <w:spacing w:val="-4"/>
          <w:sz w:val="20"/>
        </w:rPr>
        <w:t xml:space="preserve"> </w:t>
      </w:r>
      <w:r w:rsidRPr="001058B5">
        <w:rPr>
          <w:rFonts w:ascii="Arial" w:hAnsi="Arial" w:cs="Arial"/>
          <w:sz w:val="20"/>
        </w:rPr>
        <w:t>users</w:t>
      </w:r>
    </w:p>
    <w:p w14:paraId="271739FC" w14:textId="77777777" w:rsidR="008C539B" w:rsidRPr="001058B5" w:rsidRDefault="00C12992">
      <w:pPr>
        <w:pStyle w:val="BodyText"/>
        <w:spacing w:before="119" w:line="230" w:lineRule="auto"/>
        <w:ind w:left="2020" w:right="868"/>
        <w:rPr>
          <w:rFonts w:ascii="Arial" w:hAnsi="Arial" w:cs="Arial"/>
        </w:rPr>
      </w:pPr>
      <w:r w:rsidRPr="001058B5">
        <w:rPr>
          <w:rFonts w:ascii="Arial" w:hAnsi="Arial" w:cs="Arial"/>
        </w:rPr>
        <w:t>In addition, monitor users who share accounts or multiple users who are logging in from the same IP address. You can query the DBA_AUDIT_SESSION data dictionary view to find this kind of activity. For a very granular approach, create fine-grained audit policies.</w:t>
      </w:r>
    </w:p>
    <w:p w14:paraId="41182D26" w14:textId="77777777" w:rsidR="008C539B" w:rsidRPr="001058B5" w:rsidRDefault="00C12992">
      <w:pPr>
        <w:pStyle w:val="Heading7"/>
        <w:numPr>
          <w:ilvl w:val="0"/>
          <w:numId w:val="2"/>
        </w:numPr>
        <w:tabs>
          <w:tab w:val="left" w:pos="2020"/>
        </w:tabs>
        <w:spacing w:before="118"/>
        <w:rPr>
          <w:rFonts w:ascii="Arial" w:hAnsi="Arial" w:cs="Arial"/>
        </w:rPr>
      </w:pPr>
      <w:r w:rsidRPr="001058B5">
        <w:rPr>
          <w:rFonts w:ascii="Arial" w:hAnsi="Arial" w:cs="Arial"/>
        </w:rPr>
        <w:t>Protect the audit trail.</w:t>
      </w:r>
    </w:p>
    <w:p w14:paraId="5788D1E9" w14:textId="77777777" w:rsidR="008C539B" w:rsidRPr="001058B5" w:rsidRDefault="00C12992">
      <w:pPr>
        <w:pStyle w:val="BodyText"/>
        <w:spacing w:before="121" w:line="232" w:lineRule="auto"/>
        <w:ind w:left="2020" w:right="800"/>
        <w:jc w:val="both"/>
        <w:rPr>
          <w:rFonts w:ascii="Arial" w:hAnsi="Arial" w:cs="Arial"/>
        </w:rPr>
      </w:pPr>
      <w:r w:rsidRPr="001058B5">
        <w:rPr>
          <w:rFonts w:ascii="Arial" w:hAnsi="Arial" w:cs="Arial"/>
        </w:rPr>
        <w:t xml:space="preserve">When auditing for suspicious database </w:t>
      </w:r>
      <w:r w:rsidRPr="001058B5">
        <w:rPr>
          <w:rFonts w:ascii="Arial" w:hAnsi="Arial" w:cs="Arial"/>
          <w:spacing w:val="-3"/>
        </w:rPr>
        <w:t xml:space="preserve">activity, </w:t>
      </w:r>
      <w:r w:rsidRPr="001058B5">
        <w:rPr>
          <w:rFonts w:ascii="Arial" w:hAnsi="Arial" w:cs="Arial"/>
        </w:rPr>
        <w:t xml:space="preserve">protect the audit trail so that audit information cannot be added, changed, or deleted without being audited. </w:t>
      </w:r>
      <w:r w:rsidRPr="001058B5">
        <w:rPr>
          <w:rFonts w:ascii="Arial" w:hAnsi="Arial" w:cs="Arial"/>
          <w:spacing w:val="-7"/>
        </w:rPr>
        <w:t xml:space="preserve">You </w:t>
      </w:r>
      <w:r w:rsidRPr="001058B5">
        <w:rPr>
          <w:rFonts w:ascii="Arial" w:hAnsi="Arial" w:cs="Arial"/>
        </w:rPr>
        <w:t>can audit the standard audit trail by using the AUDIT</w:t>
      </w:r>
      <w:r w:rsidRPr="001058B5">
        <w:rPr>
          <w:rFonts w:ascii="Arial" w:hAnsi="Arial" w:cs="Arial"/>
          <w:spacing w:val="-104"/>
        </w:rPr>
        <w:t xml:space="preserve"> </w:t>
      </w:r>
      <w:r w:rsidRPr="001058B5">
        <w:rPr>
          <w:rFonts w:ascii="Arial" w:hAnsi="Arial" w:cs="Arial"/>
        </w:rPr>
        <w:t>SQL statement.</w:t>
      </w:r>
    </w:p>
    <w:p w14:paraId="36E9BFF2" w14:textId="77777777" w:rsidR="008C539B" w:rsidRPr="001058B5" w:rsidRDefault="00C12992">
      <w:pPr>
        <w:pStyle w:val="BodyText"/>
        <w:spacing w:before="107"/>
        <w:ind w:left="2020"/>
        <w:rPr>
          <w:rFonts w:ascii="Arial" w:hAnsi="Arial" w:cs="Arial"/>
        </w:rPr>
      </w:pPr>
      <w:r w:rsidRPr="001058B5">
        <w:rPr>
          <w:rFonts w:ascii="Arial" w:hAnsi="Arial" w:cs="Arial"/>
        </w:rPr>
        <w:t>For example:</w:t>
      </w:r>
    </w:p>
    <w:p w14:paraId="40757AC2"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SELECT ON SYS.AUD$ BY ACCESS;</w:t>
      </w:r>
    </w:p>
    <w:p w14:paraId="75F34821" w14:textId="77777777" w:rsidR="008C539B" w:rsidRPr="001058B5" w:rsidRDefault="008C539B">
      <w:pPr>
        <w:pStyle w:val="BodyText"/>
        <w:spacing w:before="3"/>
        <w:rPr>
          <w:rFonts w:ascii="Arial" w:hAnsi="Arial" w:cs="Arial"/>
          <w:sz w:val="18"/>
        </w:rPr>
      </w:pPr>
    </w:p>
    <w:p w14:paraId="11230A29" w14:textId="77777777" w:rsidR="008C539B" w:rsidRPr="001058B5" w:rsidRDefault="00C12992">
      <w:pPr>
        <w:pStyle w:val="BodyText"/>
        <w:ind w:left="2020"/>
        <w:rPr>
          <w:rFonts w:ascii="Arial" w:hAnsi="Arial" w:cs="Arial"/>
        </w:rPr>
      </w:pPr>
      <w:r w:rsidRPr="001058B5">
        <w:rPr>
          <w:rFonts w:ascii="Arial" w:hAnsi="Arial" w:cs="Arial"/>
        </w:rPr>
        <w:t xml:space="preserve">See also </w:t>
      </w:r>
      <w:hyperlink w:anchor="_bookmark2019" w:history="1">
        <w:r w:rsidRPr="001058B5">
          <w:rPr>
            <w:rFonts w:ascii="Arial" w:hAnsi="Arial" w:cs="Arial"/>
            <w:color w:val="0000CC"/>
          </w:rPr>
          <w:t xml:space="preserve">"Auditing the Database Audit Trail" </w:t>
        </w:r>
        <w:r w:rsidRPr="001058B5">
          <w:rPr>
            <w:rFonts w:ascii="Arial" w:hAnsi="Arial" w:cs="Arial"/>
          </w:rPr>
          <w:t>on page 9-61</w:t>
        </w:r>
      </w:hyperlink>
      <w:r w:rsidRPr="001058B5">
        <w:rPr>
          <w:rFonts w:ascii="Arial" w:hAnsi="Arial" w:cs="Arial"/>
        </w:rPr>
        <w:t>.</w:t>
      </w:r>
    </w:p>
    <w:p w14:paraId="0849773A" w14:textId="77777777" w:rsidR="008C539B" w:rsidRPr="001058B5" w:rsidRDefault="008C539B">
      <w:pPr>
        <w:rPr>
          <w:rFonts w:ascii="Arial" w:hAnsi="Arial" w:cs="Arial"/>
        </w:rPr>
        <w:sectPr w:rsidR="008C539B" w:rsidRPr="001058B5">
          <w:footerReference w:type="even" r:id="rId263"/>
          <w:footerReference w:type="default" r:id="rId264"/>
          <w:pgSz w:w="12240" w:h="15840"/>
          <w:pgMar w:top="840" w:right="1060" w:bottom="860" w:left="1100" w:header="549" w:footer="663" w:gutter="0"/>
          <w:pgNumType w:start="20"/>
          <w:cols w:space="720"/>
        </w:sectPr>
      </w:pPr>
    </w:p>
    <w:p w14:paraId="056FA59F" w14:textId="77777777" w:rsidR="008C539B" w:rsidRPr="001058B5" w:rsidRDefault="008C539B">
      <w:pPr>
        <w:pStyle w:val="BodyText"/>
        <w:spacing w:before="5"/>
        <w:rPr>
          <w:rFonts w:ascii="Arial" w:hAnsi="Arial" w:cs="Arial"/>
          <w:sz w:val="25"/>
        </w:rPr>
      </w:pPr>
    </w:p>
    <w:p w14:paraId="2731650F" w14:textId="77777777" w:rsidR="008C539B" w:rsidRPr="001058B5" w:rsidRDefault="00C12992">
      <w:pPr>
        <w:pStyle w:val="BodyText"/>
        <w:spacing w:before="103" w:line="228" w:lineRule="auto"/>
        <w:ind w:left="2619" w:right="375"/>
        <w:rPr>
          <w:rFonts w:ascii="Arial" w:hAnsi="Arial" w:cs="Arial"/>
        </w:rPr>
      </w:pPr>
      <w:r w:rsidRPr="001058B5">
        <w:rPr>
          <w:rFonts w:ascii="Arial" w:hAnsi="Arial" w:cs="Arial"/>
        </w:rPr>
        <w:t>To audit the fine-grained audit trail, as user SYS, you would enter the following statement:</w:t>
      </w:r>
    </w:p>
    <w:p w14:paraId="2CFEAEF1" w14:textId="77777777" w:rsidR="008C539B" w:rsidRPr="001058B5" w:rsidRDefault="00C12992">
      <w:pPr>
        <w:spacing w:before="143"/>
        <w:ind w:left="2620"/>
        <w:rPr>
          <w:rFonts w:ascii="Arial" w:hAnsi="Arial" w:cs="Arial"/>
          <w:sz w:val="18"/>
        </w:rPr>
      </w:pPr>
      <w:r w:rsidRPr="001058B5">
        <w:rPr>
          <w:rFonts w:ascii="Arial" w:hAnsi="Arial" w:cs="Arial"/>
          <w:w w:val="95"/>
          <w:sz w:val="18"/>
        </w:rPr>
        <w:t>AUDIT SELECT ON SYS.FGA$ BY ACCESS;</w:t>
      </w:r>
    </w:p>
    <w:p w14:paraId="418A19C2" w14:textId="77777777" w:rsidR="008C539B" w:rsidRPr="001058B5" w:rsidRDefault="008C539B">
      <w:pPr>
        <w:pStyle w:val="BodyText"/>
        <w:spacing w:before="2"/>
        <w:rPr>
          <w:rFonts w:ascii="Arial" w:hAnsi="Arial" w:cs="Arial"/>
          <w:sz w:val="19"/>
        </w:rPr>
      </w:pPr>
    </w:p>
    <w:p w14:paraId="6A0B08E2" w14:textId="77777777" w:rsidR="008C539B" w:rsidRPr="001058B5" w:rsidRDefault="00C12992">
      <w:pPr>
        <w:pStyle w:val="BodyText"/>
        <w:spacing w:line="228" w:lineRule="auto"/>
        <w:ind w:left="2619" w:right="219"/>
        <w:rPr>
          <w:rFonts w:ascii="Arial" w:hAnsi="Arial" w:cs="Arial"/>
        </w:rPr>
      </w:pPr>
      <w:r w:rsidRPr="001058B5">
        <w:rPr>
          <w:rFonts w:ascii="Arial" w:hAnsi="Arial" w:cs="Arial"/>
        </w:rPr>
        <w:t xml:space="preserve">If you have Oracle Database </w:t>
      </w:r>
      <w:r w:rsidRPr="001058B5">
        <w:rPr>
          <w:rFonts w:ascii="Arial" w:hAnsi="Arial" w:cs="Arial"/>
          <w:spacing w:val="-4"/>
        </w:rPr>
        <w:t xml:space="preserve">Vault </w:t>
      </w:r>
      <w:r w:rsidRPr="001058B5">
        <w:rPr>
          <w:rFonts w:ascii="Arial" w:hAnsi="Arial" w:cs="Arial"/>
        </w:rPr>
        <w:t xml:space="preserve">enabled, you can further protect the </w:t>
      </w:r>
      <w:r w:rsidRPr="001058B5">
        <w:rPr>
          <w:rFonts w:ascii="Arial" w:hAnsi="Arial" w:cs="Arial"/>
          <w:w w:val="90"/>
        </w:rPr>
        <w:t xml:space="preserve">SYS.AUDIT$, SYSTEM.AUD$, SYS.FGA$, and SYS.FGA_LOG$ tables by enclosing them </w:t>
      </w:r>
      <w:r w:rsidRPr="001058B5">
        <w:rPr>
          <w:rFonts w:ascii="Arial" w:hAnsi="Arial" w:cs="Arial"/>
        </w:rPr>
        <w:t xml:space="preserve">in a realm. (In an Oracle Database </w:t>
      </w:r>
      <w:r w:rsidRPr="001058B5">
        <w:rPr>
          <w:rFonts w:ascii="Arial" w:hAnsi="Arial" w:cs="Arial"/>
          <w:spacing w:val="-4"/>
        </w:rPr>
        <w:t xml:space="preserve">Vault </w:t>
      </w:r>
      <w:r w:rsidRPr="001058B5">
        <w:rPr>
          <w:rFonts w:ascii="Arial" w:hAnsi="Arial" w:cs="Arial"/>
        </w:rPr>
        <w:t>environment, the AUD$</w:t>
      </w:r>
      <w:r w:rsidRPr="001058B5">
        <w:rPr>
          <w:rFonts w:ascii="Arial" w:hAnsi="Arial" w:cs="Arial"/>
          <w:spacing w:val="-84"/>
        </w:rPr>
        <w:t xml:space="preserve"> </w:t>
      </w:r>
      <w:r w:rsidRPr="001058B5">
        <w:rPr>
          <w:rFonts w:ascii="Arial" w:hAnsi="Arial" w:cs="Arial"/>
        </w:rPr>
        <w:t>table is moved to the SYSTEM</w:t>
      </w:r>
      <w:r w:rsidRPr="001058B5">
        <w:rPr>
          <w:rFonts w:ascii="Arial" w:hAnsi="Arial" w:cs="Arial"/>
          <w:spacing w:val="-93"/>
        </w:rPr>
        <w:t xml:space="preserve"> </w:t>
      </w:r>
      <w:r w:rsidRPr="001058B5">
        <w:rPr>
          <w:rFonts w:ascii="Arial" w:hAnsi="Arial" w:cs="Arial"/>
        </w:rPr>
        <w:t>schema when Oracle Label Security is enabled. SYS.AUD$</w:t>
      </w:r>
      <w:r w:rsidRPr="001058B5">
        <w:rPr>
          <w:rFonts w:ascii="Arial" w:hAnsi="Arial" w:cs="Arial"/>
          <w:spacing w:val="-93"/>
        </w:rPr>
        <w:t xml:space="preserve"> </w:t>
      </w:r>
      <w:r w:rsidRPr="001058B5">
        <w:rPr>
          <w:rFonts w:ascii="Arial" w:hAnsi="Arial" w:cs="Arial"/>
        </w:rPr>
        <w:t xml:space="preserve">becomes a synonym for the SYSTEM.AUD$ table.) See </w:t>
      </w:r>
      <w:r w:rsidRPr="001058B5">
        <w:rPr>
          <w:rFonts w:ascii="Arial" w:hAnsi="Arial" w:cs="Arial"/>
          <w:i/>
        </w:rPr>
        <w:t xml:space="preserve">Oracle Database </w:t>
      </w:r>
      <w:r w:rsidRPr="001058B5">
        <w:rPr>
          <w:rFonts w:ascii="Arial" w:hAnsi="Arial" w:cs="Arial"/>
          <w:i/>
          <w:spacing w:val="-3"/>
        </w:rPr>
        <w:t xml:space="preserve">Vault </w:t>
      </w:r>
      <w:r w:rsidRPr="001058B5">
        <w:rPr>
          <w:rFonts w:ascii="Arial" w:hAnsi="Arial" w:cs="Arial"/>
          <w:i/>
        </w:rPr>
        <w:t xml:space="preserve">Administrator's Guide </w:t>
      </w:r>
      <w:r w:rsidRPr="001058B5">
        <w:rPr>
          <w:rFonts w:ascii="Arial" w:hAnsi="Arial" w:cs="Arial"/>
        </w:rPr>
        <w:t>for more information.</w:t>
      </w:r>
    </w:p>
    <w:p w14:paraId="4460A509" w14:textId="77777777" w:rsidR="008C539B" w:rsidRPr="001058B5" w:rsidRDefault="008C539B">
      <w:pPr>
        <w:pStyle w:val="BodyText"/>
        <w:spacing w:before="1"/>
        <w:rPr>
          <w:rFonts w:ascii="Arial" w:hAnsi="Arial" w:cs="Arial"/>
          <w:sz w:val="26"/>
        </w:rPr>
      </w:pPr>
    </w:p>
    <w:p w14:paraId="4AA8296E" w14:textId="77777777" w:rsidR="008C539B" w:rsidRPr="001058B5" w:rsidRDefault="00C12992">
      <w:pPr>
        <w:pStyle w:val="Heading4"/>
        <w:spacing w:before="1"/>
      </w:pPr>
      <w:bookmarkStart w:id="2136" w:name="Recommended_Audit_Settings"/>
      <w:bookmarkStart w:id="2137" w:name="_bookmark2300"/>
      <w:bookmarkEnd w:id="2136"/>
      <w:bookmarkEnd w:id="2137"/>
      <w:r w:rsidRPr="001058B5">
        <w:t>Recommended Audit S</w:t>
      </w:r>
      <w:bookmarkStart w:id="2138" w:name="_bookmark2301"/>
      <w:bookmarkEnd w:id="2138"/>
      <w:r w:rsidRPr="001058B5">
        <w:t>ettings</w:t>
      </w:r>
    </w:p>
    <w:p w14:paraId="304A2EAA" w14:textId="77777777" w:rsidR="008C539B" w:rsidRPr="001058B5" w:rsidRDefault="00C12992">
      <w:pPr>
        <w:spacing w:before="73"/>
        <w:ind w:left="2260"/>
        <w:rPr>
          <w:rFonts w:ascii="Arial" w:hAnsi="Arial" w:cs="Arial"/>
          <w:sz w:val="20"/>
        </w:rPr>
      </w:pPr>
      <w:r w:rsidRPr="001058B5">
        <w:rPr>
          <w:rFonts w:ascii="Arial" w:hAnsi="Arial" w:cs="Arial"/>
          <w:b/>
          <w:sz w:val="20"/>
        </w:rPr>
        <w:t xml:space="preserve">Database schema </w:t>
      </w:r>
      <w:bookmarkStart w:id="2139" w:name="_bookmark2302"/>
      <w:bookmarkEnd w:id="2139"/>
      <w:r w:rsidRPr="001058B5">
        <w:rPr>
          <w:rFonts w:ascii="Arial" w:hAnsi="Arial" w:cs="Arial"/>
          <w:b/>
          <w:sz w:val="20"/>
        </w:rPr>
        <w:t xml:space="preserve">or structure changes. </w:t>
      </w:r>
      <w:r w:rsidRPr="001058B5">
        <w:rPr>
          <w:rFonts w:ascii="Arial" w:hAnsi="Arial" w:cs="Arial"/>
          <w:sz w:val="20"/>
        </w:rPr>
        <w:t>Use the following AUDIT</w:t>
      </w:r>
      <w:r w:rsidRPr="001058B5">
        <w:rPr>
          <w:rFonts w:ascii="Arial" w:hAnsi="Arial" w:cs="Arial"/>
          <w:spacing w:val="-83"/>
          <w:sz w:val="20"/>
        </w:rPr>
        <w:t xml:space="preserve"> </w:t>
      </w:r>
      <w:r w:rsidRPr="001058B5">
        <w:rPr>
          <w:rFonts w:ascii="Arial" w:hAnsi="Arial" w:cs="Arial"/>
          <w:sz w:val="20"/>
        </w:rPr>
        <w:t>statement settings:</w:t>
      </w:r>
    </w:p>
    <w:p w14:paraId="28ECF11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ALTER</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24EA0E8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ALTER</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23CC8C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ALTER DATABASE BY</w:t>
      </w:r>
      <w:r w:rsidRPr="001058B5">
        <w:rPr>
          <w:rFonts w:ascii="Arial" w:hAnsi="Arial" w:cs="Arial"/>
          <w:spacing w:val="-72"/>
          <w:w w:val="95"/>
          <w:sz w:val="20"/>
        </w:rPr>
        <w:t xml:space="preserve"> </w:t>
      </w:r>
      <w:r w:rsidRPr="001058B5">
        <w:rPr>
          <w:rFonts w:ascii="Arial" w:hAnsi="Arial" w:cs="Arial"/>
          <w:w w:val="95"/>
          <w:sz w:val="20"/>
        </w:rPr>
        <w:t>ACCESS;</w:t>
      </w:r>
    </w:p>
    <w:p w14:paraId="30EE814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SYSTEM BY</w:t>
      </w:r>
      <w:r w:rsidRPr="001058B5">
        <w:rPr>
          <w:rFonts w:ascii="Arial" w:hAnsi="Arial" w:cs="Arial"/>
          <w:spacing w:val="-70"/>
          <w:w w:val="95"/>
          <w:sz w:val="20"/>
        </w:rPr>
        <w:t xml:space="preserve"> </w:t>
      </w:r>
      <w:r w:rsidRPr="001058B5">
        <w:rPr>
          <w:rFonts w:ascii="Arial" w:hAnsi="Arial" w:cs="Arial"/>
          <w:w w:val="95"/>
          <w:sz w:val="20"/>
        </w:rPr>
        <w:t>ACCESS;</w:t>
      </w:r>
    </w:p>
    <w:p w14:paraId="48E299F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ANY</w:t>
      </w:r>
      <w:r w:rsidRPr="001058B5">
        <w:rPr>
          <w:rFonts w:ascii="Arial" w:hAnsi="Arial" w:cs="Arial"/>
          <w:spacing w:val="-51"/>
          <w:w w:val="95"/>
          <w:sz w:val="20"/>
        </w:rPr>
        <w:t xml:space="preserve"> </w:t>
      </w:r>
      <w:r w:rsidRPr="001058B5">
        <w:rPr>
          <w:rFonts w:ascii="Arial" w:hAnsi="Arial" w:cs="Arial"/>
          <w:w w:val="95"/>
          <w:sz w:val="20"/>
        </w:rPr>
        <w:t>EDITION;</w:t>
      </w:r>
    </w:p>
    <w:p w14:paraId="3838BD3E"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JOB</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73C0D5AD"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CREATE</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LIBRARY</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47D24C1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2"/>
          <w:w w:val="95"/>
          <w:sz w:val="20"/>
        </w:rPr>
        <w:t xml:space="preserve"> </w:t>
      </w:r>
      <w:r w:rsidRPr="001058B5">
        <w:rPr>
          <w:rFonts w:ascii="Arial" w:hAnsi="Arial" w:cs="Arial"/>
          <w:w w:val="95"/>
          <w:sz w:val="20"/>
        </w:rPr>
        <w:t>PROCEDURE</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69BE5DD4"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7228CCB"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EXTERNAL</w:t>
      </w:r>
      <w:r w:rsidRPr="001058B5">
        <w:rPr>
          <w:rFonts w:ascii="Arial" w:hAnsi="Arial" w:cs="Arial"/>
          <w:spacing w:val="-20"/>
          <w:w w:val="95"/>
          <w:sz w:val="20"/>
        </w:rPr>
        <w:t xml:space="preserve"> </w:t>
      </w:r>
      <w:r w:rsidRPr="001058B5">
        <w:rPr>
          <w:rFonts w:ascii="Arial" w:hAnsi="Arial" w:cs="Arial"/>
          <w:w w:val="95"/>
          <w:sz w:val="20"/>
        </w:rPr>
        <w:t>JOB</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13802E7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ANY</w:t>
      </w:r>
      <w:r w:rsidRPr="001058B5">
        <w:rPr>
          <w:rFonts w:ascii="Arial" w:hAnsi="Arial" w:cs="Arial"/>
          <w:spacing w:val="-48"/>
          <w:w w:val="95"/>
          <w:sz w:val="20"/>
        </w:rPr>
        <w:t xml:space="preserve"> </w:t>
      </w:r>
      <w:r w:rsidRPr="001058B5">
        <w:rPr>
          <w:rFonts w:ascii="Arial" w:hAnsi="Arial" w:cs="Arial"/>
          <w:w w:val="95"/>
          <w:sz w:val="20"/>
        </w:rPr>
        <w:t>EDITION;</w:t>
      </w:r>
    </w:p>
    <w:p w14:paraId="3783B2E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DROP</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PROCEDURE</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5273CED7"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bookmarkStart w:id="2140" w:name="_bookmark2303"/>
      <w:bookmarkEnd w:id="2140"/>
      <w:r w:rsidRPr="001058B5">
        <w:rPr>
          <w:rFonts w:ascii="Arial" w:hAnsi="Arial" w:cs="Arial"/>
          <w:w w:val="95"/>
          <w:sz w:val="20"/>
        </w:rPr>
        <w:t>DROP</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8"/>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3FD2F668" w14:textId="77777777" w:rsidR="008C539B" w:rsidRPr="001058B5" w:rsidRDefault="00C12992">
      <w:pPr>
        <w:spacing w:before="108"/>
        <w:ind w:left="2260"/>
        <w:rPr>
          <w:rFonts w:ascii="Arial" w:hAnsi="Arial" w:cs="Arial"/>
          <w:sz w:val="20"/>
        </w:rPr>
      </w:pPr>
      <w:r w:rsidRPr="001058B5">
        <w:rPr>
          <w:rFonts w:ascii="Arial" w:hAnsi="Arial" w:cs="Arial"/>
          <w:b/>
          <w:sz w:val="20"/>
        </w:rPr>
        <w:t xml:space="preserve">Database access and privileges. </w:t>
      </w:r>
      <w:r w:rsidRPr="001058B5">
        <w:rPr>
          <w:rFonts w:ascii="Arial" w:hAnsi="Arial" w:cs="Arial"/>
          <w:sz w:val="20"/>
        </w:rPr>
        <w:t>Use these AUDIT</w:t>
      </w:r>
      <w:r w:rsidRPr="001058B5">
        <w:rPr>
          <w:rFonts w:ascii="Arial" w:hAnsi="Arial" w:cs="Arial"/>
          <w:spacing w:val="-101"/>
          <w:sz w:val="20"/>
        </w:rPr>
        <w:t xml:space="preserve"> </w:t>
      </w:r>
      <w:r w:rsidRPr="001058B5">
        <w:rPr>
          <w:rFonts w:ascii="Arial" w:hAnsi="Arial" w:cs="Arial"/>
          <w:sz w:val="20"/>
        </w:rPr>
        <w:t>statement settings:</w:t>
      </w:r>
    </w:p>
    <w:p w14:paraId="1B43C7A1"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PROFILE BY</w:t>
      </w:r>
      <w:r w:rsidRPr="001058B5">
        <w:rPr>
          <w:rFonts w:ascii="Arial" w:hAnsi="Arial" w:cs="Arial"/>
          <w:spacing w:val="-71"/>
          <w:w w:val="95"/>
          <w:sz w:val="20"/>
        </w:rPr>
        <w:t xml:space="preserve"> </w:t>
      </w:r>
      <w:r w:rsidRPr="001058B5">
        <w:rPr>
          <w:rFonts w:ascii="Arial" w:hAnsi="Arial" w:cs="Arial"/>
          <w:w w:val="95"/>
          <w:sz w:val="20"/>
        </w:rPr>
        <w:t>ACCESS;</w:t>
      </w:r>
    </w:p>
    <w:p w14:paraId="124E28C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USER BY</w:t>
      </w:r>
      <w:r w:rsidRPr="001058B5">
        <w:rPr>
          <w:rFonts w:ascii="Arial" w:hAnsi="Arial" w:cs="Arial"/>
          <w:spacing w:val="-68"/>
          <w:w w:val="95"/>
          <w:sz w:val="20"/>
        </w:rPr>
        <w:t xml:space="preserve"> </w:t>
      </w:r>
      <w:r w:rsidRPr="001058B5">
        <w:rPr>
          <w:rFonts w:ascii="Arial" w:hAnsi="Arial" w:cs="Arial"/>
          <w:w w:val="95"/>
          <w:sz w:val="20"/>
        </w:rPr>
        <w:t>ACCESS;</w:t>
      </w:r>
    </w:p>
    <w:p w14:paraId="5B7F4A76"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AUDIT SYSTEM BY</w:t>
      </w:r>
      <w:r w:rsidRPr="001058B5">
        <w:rPr>
          <w:rFonts w:ascii="Arial" w:hAnsi="Arial" w:cs="Arial"/>
          <w:spacing w:val="-70"/>
          <w:w w:val="95"/>
          <w:sz w:val="20"/>
        </w:rPr>
        <w:t xml:space="preserve"> </w:t>
      </w:r>
      <w:r w:rsidRPr="001058B5">
        <w:rPr>
          <w:rFonts w:ascii="Arial" w:hAnsi="Arial" w:cs="Arial"/>
          <w:w w:val="95"/>
          <w:sz w:val="20"/>
        </w:rPr>
        <w:t>ACCESS;</w:t>
      </w:r>
    </w:p>
    <w:p w14:paraId="3D58677C"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CREATE</w:t>
      </w:r>
      <w:r w:rsidRPr="001058B5">
        <w:rPr>
          <w:rFonts w:ascii="Arial" w:hAnsi="Arial" w:cs="Arial"/>
          <w:spacing w:val="-24"/>
          <w:w w:val="95"/>
          <w:sz w:val="20"/>
        </w:rPr>
        <w:t xml:space="preserve"> </w:t>
      </w:r>
      <w:r w:rsidRPr="001058B5">
        <w:rPr>
          <w:rFonts w:ascii="Arial" w:hAnsi="Arial" w:cs="Arial"/>
          <w:w w:val="95"/>
          <w:sz w:val="20"/>
        </w:rPr>
        <w:t>PUBLIC</w:t>
      </w:r>
      <w:r w:rsidRPr="001058B5">
        <w:rPr>
          <w:rFonts w:ascii="Arial" w:hAnsi="Arial" w:cs="Arial"/>
          <w:spacing w:val="-24"/>
          <w:w w:val="95"/>
          <w:sz w:val="20"/>
        </w:rPr>
        <w:t xml:space="preserve"> </w:t>
      </w:r>
      <w:r w:rsidRPr="001058B5">
        <w:rPr>
          <w:rFonts w:ascii="Arial" w:hAnsi="Arial" w:cs="Arial"/>
          <w:w w:val="95"/>
          <w:sz w:val="20"/>
        </w:rPr>
        <w:t>DATABASE</w:t>
      </w:r>
      <w:r w:rsidRPr="001058B5">
        <w:rPr>
          <w:rFonts w:ascii="Arial" w:hAnsi="Arial" w:cs="Arial"/>
          <w:spacing w:val="-24"/>
          <w:w w:val="95"/>
          <w:sz w:val="20"/>
        </w:rPr>
        <w:t xml:space="preserve"> </w:t>
      </w:r>
      <w:r w:rsidRPr="001058B5">
        <w:rPr>
          <w:rFonts w:ascii="Arial" w:hAnsi="Arial" w:cs="Arial"/>
          <w:w w:val="95"/>
          <w:sz w:val="20"/>
        </w:rPr>
        <w:t>LINK</w:t>
      </w:r>
      <w:r w:rsidRPr="001058B5">
        <w:rPr>
          <w:rFonts w:ascii="Arial" w:hAnsi="Arial" w:cs="Arial"/>
          <w:spacing w:val="-24"/>
          <w:w w:val="95"/>
          <w:sz w:val="20"/>
        </w:rPr>
        <w:t xml:space="preserve"> </w:t>
      </w:r>
      <w:r w:rsidRPr="001058B5">
        <w:rPr>
          <w:rFonts w:ascii="Arial" w:hAnsi="Arial" w:cs="Arial"/>
          <w:w w:val="95"/>
          <w:sz w:val="20"/>
        </w:rPr>
        <w:t>BY</w:t>
      </w:r>
      <w:r w:rsidRPr="001058B5">
        <w:rPr>
          <w:rFonts w:ascii="Arial" w:hAnsi="Arial" w:cs="Arial"/>
          <w:spacing w:val="-24"/>
          <w:w w:val="95"/>
          <w:sz w:val="20"/>
        </w:rPr>
        <w:t xml:space="preserve"> </w:t>
      </w:r>
      <w:r w:rsidRPr="001058B5">
        <w:rPr>
          <w:rFonts w:ascii="Arial" w:hAnsi="Arial" w:cs="Arial"/>
          <w:w w:val="95"/>
          <w:sz w:val="20"/>
        </w:rPr>
        <w:t>ACCESS;</w:t>
      </w:r>
    </w:p>
    <w:p w14:paraId="0386D8FE"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SESSION BY</w:t>
      </w:r>
      <w:r w:rsidRPr="001058B5">
        <w:rPr>
          <w:rFonts w:ascii="Arial" w:hAnsi="Arial" w:cs="Arial"/>
          <w:spacing w:val="-72"/>
          <w:w w:val="95"/>
          <w:sz w:val="20"/>
        </w:rPr>
        <w:t xml:space="preserve"> </w:t>
      </w:r>
      <w:r w:rsidRPr="001058B5">
        <w:rPr>
          <w:rFonts w:ascii="Arial" w:hAnsi="Arial" w:cs="Arial"/>
          <w:w w:val="95"/>
          <w:sz w:val="20"/>
        </w:rPr>
        <w:t>ACCESS;</w:t>
      </w:r>
    </w:p>
    <w:p w14:paraId="673F2CB0"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USER BY</w:t>
      </w:r>
      <w:r w:rsidRPr="001058B5">
        <w:rPr>
          <w:rFonts w:ascii="Arial" w:hAnsi="Arial" w:cs="Arial"/>
          <w:spacing w:val="-68"/>
          <w:w w:val="95"/>
          <w:sz w:val="20"/>
        </w:rPr>
        <w:t xml:space="preserve"> </w:t>
      </w:r>
      <w:r w:rsidRPr="001058B5">
        <w:rPr>
          <w:rFonts w:ascii="Arial" w:hAnsi="Arial" w:cs="Arial"/>
          <w:w w:val="95"/>
          <w:sz w:val="20"/>
        </w:rPr>
        <w:t>ACCESS;</w:t>
      </w:r>
    </w:p>
    <w:p w14:paraId="7DA2406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PROFILE BY</w:t>
      </w:r>
      <w:r w:rsidRPr="001058B5">
        <w:rPr>
          <w:rFonts w:ascii="Arial" w:hAnsi="Arial" w:cs="Arial"/>
          <w:spacing w:val="-70"/>
          <w:w w:val="95"/>
          <w:sz w:val="20"/>
        </w:rPr>
        <w:t xml:space="preserve"> </w:t>
      </w:r>
      <w:r w:rsidRPr="001058B5">
        <w:rPr>
          <w:rFonts w:ascii="Arial" w:hAnsi="Arial" w:cs="Arial"/>
          <w:w w:val="95"/>
          <w:sz w:val="20"/>
        </w:rPr>
        <w:t>ACCESS;</w:t>
      </w:r>
    </w:p>
    <w:p w14:paraId="548E1299"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DROP USER BY</w:t>
      </w:r>
      <w:r w:rsidRPr="001058B5">
        <w:rPr>
          <w:rFonts w:ascii="Arial" w:hAnsi="Arial" w:cs="Arial"/>
          <w:spacing w:val="-67"/>
          <w:w w:val="95"/>
          <w:sz w:val="20"/>
        </w:rPr>
        <w:t xml:space="preserve"> </w:t>
      </w:r>
      <w:r w:rsidRPr="001058B5">
        <w:rPr>
          <w:rFonts w:ascii="Arial" w:hAnsi="Arial" w:cs="Arial"/>
          <w:w w:val="95"/>
          <w:sz w:val="20"/>
        </w:rPr>
        <w:t>ACCESS;</w:t>
      </w:r>
    </w:p>
    <w:p w14:paraId="696C6D9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EXEMPT</w:t>
      </w:r>
      <w:r w:rsidRPr="001058B5">
        <w:rPr>
          <w:rFonts w:ascii="Arial" w:hAnsi="Arial" w:cs="Arial"/>
          <w:spacing w:val="-20"/>
          <w:w w:val="95"/>
          <w:sz w:val="20"/>
        </w:rPr>
        <w:t xml:space="preserve"> </w:t>
      </w:r>
      <w:r w:rsidRPr="001058B5">
        <w:rPr>
          <w:rFonts w:ascii="Arial" w:hAnsi="Arial" w:cs="Arial"/>
          <w:w w:val="95"/>
          <w:sz w:val="20"/>
        </w:rPr>
        <w:t>ACCESS</w:t>
      </w:r>
      <w:r w:rsidRPr="001058B5">
        <w:rPr>
          <w:rFonts w:ascii="Arial" w:hAnsi="Arial" w:cs="Arial"/>
          <w:spacing w:val="-20"/>
          <w:w w:val="95"/>
          <w:sz w:val="20"/>
        </w:rPr>
        <w:t xml:space="preserve"> </w:t>
      </w:r>
      <w:r w:rsidRPr="001058B5">
        <w:rPr>
          <w:rFonts w:ascii="Arial" w:hAnsi="Arial" w:cs="Arial"/>
          <w:w w:val="95"/>
          <w:sz w:val="20"/>
        </w:rPr>
        <w:t>POLICY</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7FB53D4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GRANT</w:t>
      </w:r>
      <w:r w:rsidRPr="001058B5">
        <w:rPr>
          <w:rFonts w:ascii="Arial" w:hAnsi="Arial" w:cs="Arial"/>
          <w:spacing w:val="-23"/>
          <w:w w:val="95"/>
          <w:sz w:val="20"/>
        </w:rPr>
        <w:t xml:space="preserve"> </w:t>
      </w:r>
      <w:r w:rsidRPr="001058B5">
        <w:rPr>
          <w:rFonts w:ascii="Arial" w:hAnsi="Arial" w:cs="Arial"/>
          <w:w w:val="95"/>
          <w:sz w:val="20"/>
        </w:rPr>
        <w:t>ANY</w:t>
      </w:r>
      <w:r w:rsidRPr="001058B5">
        <w:rPr>
          <w:rFonts w:ascii="Arial" w:hAnsi="Arial" w:cs="Arial"/>
          <w:spacing w:val="-25"/>
          <w:w w:val="95"/>
          <w:sz w:val="20"/>
        </w:rPr>
        <w:t xml:space="preserve"> </w:t>
      </w:r>
      <w:r w:rsidRPr="001058B5">
        <w:rPr>
          <w:rFonts w:ascii="Arial" w:hAnsi="Arial" w:cs="Arial"/>
          <w:w w:val="95"/>
          <w:sz w:val="20"/>
        </w:rPr>
        <w:t>OBJECT</w:t>
      </w:r>
      <w:r w:rsidRPr="001058B5">
        <w:rPr>
          <w:rFonts w:ascii="Arial" w:hAnsi="Arial" w:cs="Arial"/>
          <w:spacing w:val="-23"/>
          <w:w w:val="95"/>
          <w:sz w:val="20"/>
        </w:rPr>
        <w:t xml:space="preserve"> </w:t>
      </w:r>
      <w:r w:rsidRPr="001058B5">
        <w:rPr>
          <w:rFonts w:ascii="Arial" w:hAnsi="Arial" w:cs="Arial"/>
          <w:w w:val="95"/>
          <w:sz w:val="20"/>
        </w:rPr>
        <w:t>PRIVILEGE</w:t>
      </w:r>
      <w:r w:rsidRPr="001058B5">
        <w:rPr>
          <w:rFonts w:ascii="Arial" w:hAnsi="Arial" w:cs="Arial"/>
          <w:spacing w:val="-23"/>
          <w:w w:val="95"/>
          <w:sz w:val="20"/>
        </w:rPr>
        <w:t xml:space="preserve"> </w:t>
      </w:r>
      <w:r w:rsidRPr="001058B5">
        <w:rPr>
          <w:rFonts w:ascii="Arial" w:hAnsi="Arial" w:cs="Arial"/>
          <w:w w:val="95"/>
          <w:sz w:val="20"/>
        </w:rPr>
        <w:t>BY</w:t>
      </w:r>
      <w:r w:rsidRPr="001058B5">
        <w:rPr>
          <w:rFonts w:ascii="Arial" w:hAnsi="Arial" w:cs="Arial"/>
          <w:spacing w:val="-23"/>
          <w:w w:val="95"/>
          <w:sz w:val="20"/>
        </w:rPr>
        <w:t xml:space="preserve"> </w:t>
      </w:r>
      <w:r w:rsidRPr="001058B5">
        <w:rPr>
          <w:rFonts w:ascii="Arial" w:hAnsi="Arial" w:cs="Arial"/>
          <w:w w:val="95"/>
          <w:sz w:val="20"/>
        </w:rPr>
        <w:t>ACCESS;</w:t>
      </w:r>
    </w:p>
    <w:p w14:paraId="66FCBD8F"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GRANT</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PRIVILEGE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0900FF0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GRANT</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ROLE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06446E7D"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ROLE BY</w:t>
      </w:r>
      <w:r w:rsidRPr="001058B5">
        <w:rPr>
          <w:rFonts w:ascii="Arial" w:hAnsi="Arial" w:cs="Arial"/>
          <w:spacing w:val="-46"/>
          <w:w w:val="95"/>
          <w:sz w:val="20"/>
        </w:rPr>
        <w:t xml:space="preserve"> </w:t>
      </w:r>
      <w:r w:rsidRPr="001058B5">
        <w:rPr>
          <w:rFonts w:ascii="Arial" w:hAnsi="Arial" w:cs="Arial"/>
          <w:w w:val="95"/>
          <w:sz w:val="20"/>
        </w:rPr>
        <w:t>ACCESS;</w:t>
      </w:r>
    </w:p>
    <w:p w14:paraId="0A4F54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0714613" w14:textId="77777777" w:rsidR="008C539B" w:rsidRPr="001058B5" w:rsidRDefault="008C539B">
      <w:pPr>
        <w:pStyle w:val="BodyText"/>
        <w:spacing w:before="2"/>
        <w:rPr>
          <w:rFonts w:ascii="Arial" w:hAnsi="Arial" w:cs="Arial"/>
          <w:sz w:val="24"/>
        </w:rPr>
      </w:pPr>
    </w:p>
    <w:p w14:paraId="349A01B9" w14:textId="77777777" w:rsidR="008C539B" w:rsidRPr="001058B5" w:rsidRDefault="00C12992">
      <w:pPr>
        <w:pStyle w:val="Heading3"/>
        <w:spacing w:before="107"/>
        <w:ind w:left="100"/>
      </w:pPr>
      <w:bookmarkStart w:id="2141" w:name="Addressing_the_CONNECT_Role_Change"/>
      <w:bookmarkStart w:id="2142" w:name="_bookmark2304"/>
      <w:bookmarkEnd w:id="2141"/>
      <w:bookmarkEnd w:id="2142"/>
      <w:r w:rsidRPr="001058B5">
        <w:t xml:space="preserve">Addressing </w:t>
      </w:r>
      <w:bookmarkStart w:id="2143" w:name="_bookmark2305"/>
      <w:bookmarkEnd w:id="2143"/>
      <w:r w:rsidRPr="001058B5">
        <w:t>the CONNECT Role Change</w:t>
      </w:r>
    </w:p>
    <w:p w14:paraId="1340E03D" w14:textId="77777777" w:rsidR="008C539B" w:rsidRPr="001058B5" w:rsidRDefault="00C12992">
      <w:pPr>
        <w:pStyle w:val="BodyText"/>
        <w:spacing w:before="88" w:line="230"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introduced</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version</w:t>
      </w:r>
      <w:r w:rsidRPr="001058B5">
        <w:rPr>
          <w:rFonts w:ascii="Arial" w:hAnsi="Arial" w:cs="Arial"/>
          <w:spacing w:val="-12"/>
        </w:rPr>
        <w:t xml:space="preserve"> </w:t>
      </w:r>
      <w:r w:rsidRPr="001058B5">
        <w:rPr>
          <w:rFonts w:ascii="Arial" w:hAnsi="Arial" w:cs="Arial"/>
        </w:rPr>
        <w:t>7,</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added</w:t>
      </w:r>
      <w:r w:rsidRPr="001058B5">
        <w:rPr>
          <w:rFonts w:ascii="Arial" w:hAnsi="Arial" w:cs="Arial"/>
          <w:spacing w:val="-11"/>
        </w:rPr>
        <w:t xml:space="preserve"> </w:t>
      </w:r>
      <w:r w:rsidRPr="001058B5">
        <w:rPr>
          <w:rFonts w:ascii="Arial" w:hAnsi="Arial" w:cs="Arial"/>
        </w:rPr>
        <w:t>new and robust support for database roles. The CONNECT role is used in sample code, applications, documentation, and technical papers. In Oracle Database 10</w:t>
      </w:r>
      <w:r w:rsidRPr="001058B5">
        <w:rPr>
          <w:rFonts w:ascii="Arial" w:hAnsi="Arial" w:cs="Arial"/>
          <w:i/>
        </w:rPr>
        <w:t xml:space="preserve">g </w:t>
      </w:r>
      <w:r w:rsidRPr="001058B5">
        <w:rPr>
          <w:rFonts w:ascii="Arial" w:hAnsi="Arial" w:cs="Arial"/>
        </w:rPr>
        <w:t>Release 2 (10.2),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was</w:t>
      </w:r>
      <w:r w:rsidRPr="001058B5">
        <w:rPr>
          <w:rFonts w:ascii="Arial" w:hAnsi="Arial" w:cs="Arial"/>
          <w:spacing w:val="-12"/>
        </w:rPr>
        <w:t xml:space="preserve"> </w:t>
      </w:r>
      <w:r w:rsidRPr="001058B5">
        <w:rPr>
          <w:rFonts w:ascii="Arial" w:hAnsi="Arial" w:cs="Arial"/>
        </w:rPr>
        <w:t>changed.</w:t>
      </w:r>
      <w:r w:rsidRPr="001058B5">
        <w:rPr>
          <w:rFonts w:ascii="Arial" w:hAnsi="Arial" w:cs="Arial"/>
          <w:spacing w:val="-11"/>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upgrading</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earlier</w:t>
      </w:r>
      <w:r w:rsidRPr="001058B5">
        <w:rPr>
          <w:rFonts w:ascii="Arial" w:hAnsi="Arial" w:cs="Arial"/>
          <w:spacing w:val="-11"/>
        </w:rPr>
        <w:t xml:space="preserve"> </w:t>
      </w:r>
      <w:r w:rsidRPr="001058B5">
        <w:rPr>
          <w:rFonts w:ascii="Arial" w:hAnsi="Arial" w:cs="Arial"/>
        </w:rPr>
        <w:t>than Oracle Database 10.2 to the current release, then read this</w:t>
      </w:r>
      <w:r w:rsidRPr="001058B5">
        <w:rPr>
          <w:rFonts w:ascii="Arial" w:hAnsi="Arial" w:cs="Arial"/>
          <w:spacing w:val="-11"/>
        </w:rPr>
        <w:t xml:space="preserve"> </w:t>
      </w:r>
      <w:r w:rsidRPr="001058B5">
        <w:rPr>
          <w:rFonts w:ascii="Arial" w:hAnsi="Arial" w:cs="Arial"/>
        </w:rPr>
        <w:t>section.</w:t>
      </w:r>
    </w:p>
    <w:p w14:paraId="3AE74952" w14:textId="77777777" w:rsidR="008C539B" w:rsidRPr="001058B5" w:rsidRDefault="00C12992">
      <w:pPr>
        <w:pStyle w:val="BodyText"/>
        <w:spacing w:before="108"/>
        <w:ind w:left="1660"/>
        <w:rPr>
          <w:rFonts w:ascii="Arial" w:hAnsi="Arial" w:cs="Arial"/>
        </w:rPr>
      </w:pPr>
      <w:r w:rsidRPr="001058B5">
        <w:rPr>
          <w:rFonts w:ascii="Arial" w:hAnsi="Arial" w:cs="Arial"/>
        </w:rPr>
        <w:t>This section contains:</w:t>
      </w:r>
    </w:p>
    <w:p w14:paraId="55F49B5D"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306" w:history="1">
        <w:r w:rsidR="00C12992" w:rsidRPr="001058B5">
          <w:rPr>
            <w:rFonts w:ascii="Arial" w:hAnsi="Arial" w:cs="Arial"/>
            <w:color w:val="0000CC"/>
            <w:sz w:val="20"/>
          </w:rPr>
          <w:t xml:space="preserve">Why </w:t>
        </w:r>
        <w:r w:rsidR="00C12992" w:rsidRPr="001058B5">
          <w:rPr>
            <w:rFonts w:ascii="Arial" w:hAnsi="Arial" w:cs="Arial"/>
            <w:color w:val="0000CC"/>
            <w:spacing w:val="-7"/>
            <w:sz w:val="20"/>
          </w:rPr>
          <w:t xml:space="preserve">Was </w:t>
        </w:r>
        <w:r w:rsidR="00C12992" w:rsidRPr="001058B5">
          <w:rPr>
            <w:rFonts w:ascii="Arial" w:hAnsi="Arial" w:cs="Arial"/>
            <w:color w:val="0000CC"/>
            <w:sz w:val="20"/>
          </w:rPr>
          <w:t>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Changed?</w:t>
        </w:r>
      </w:hyperlink>
    </w:p>
    <w:p w14:paraId="23F9310E"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308" w:history="1">
        <w:r w:rsidR="00C12992" w:rsidRPr="001058B5">
          <w:rPr>
            <w:rFonts w:ascii="Arial" w:hAnsi="Arial" w:cs="Arial"/>
            <w:color w:val="0000CC"/>
            <w:sz w:val="20"/>
          </w:rPr>
          <w:t>How the CONNNECT Role Change Affects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hyperlink>
    </w:p>
    <w:p w14:paraId="29DB99A3"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316" w:history="1">
        <w:r w:rsidR="00C12992" w:rsidRPr="001058B5">
          <w:rPr>
            <w:rFonts w:ascii="Arial" w:hAnsi="Arial" w:cs="Arial"/>
            <w:color w:val="0000CC"/>
            <w:sz w:val="20"/>
          </w:rPr>
          <w:t>How the CONNECT Role Change Affects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Users</w:t>
        </w:r>
      </w:hyperlink>
    </w:p>
    <w:p w14:paraId="68A1DADA"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324" w:history="1">
        <w:r w:rsidR="00C12992" w:rsidRPr="001058B5">
          <w:rPr>
            <w:rFonts w:ascii="Arial" w:hAnsi="Arial" w:cs="Arial"/>
            <w:color w:val="0000CC"/>
            <w:sz w:val="20"/>
          </w:rPr>
          <w:t>Approaches to Addressing the CONNECT Role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Change</w:t>
        </w:r>
      </w:hyperlink>
    </w:p>
    <w:p w14:paraId="2455D8D4" w14:textId="77777777" w:rsidR="008C539B" w:rsidRPr="001058B5" w:rsidRDefault="008C539B">
      <w:pPr>
        <w:pStyle w:val="BodyText"/>
        <w:spacing w:before="6"/>
        <w:rPr>
          <w:rFonts w:ascii="Arial" w:hAnsi="Arial" w:cs="Arial"/>
          <w:sz w:val="25"/>
        </w:rPr>
      </w:pPr>
    </w:p>
    <w:p w14:paraId="0C6C0B9E" w14:textId="77777777" w:rsidR="008C539B" w:rsidRPr="001058B5" w:rsidRDefault="00C12992">
      <w:pPr>
        <w:pStyle w:val="Heading4"/>
        <w:ind w:left="100"/>
      </w:pPr>
      <w:bookmarkStart w:id="2144" w:name="Why_Was_the_CONNECT_Role_Changed?"/>
      <w:bookmarkStart w:id="2145" w:name="_bookmark2306"/>
      <w:bookmarkEnd w:id="2144"/>
      <w:bookmarkEnd w:id="2145"/>
      <w:r w:rsidRPr="001058B5">
        <w:t xml:space="preserve">Why Was the </w:t>
      </w:r>
      <w:bookmarkStart w:id="2146" w:name="_bookmark2307"/>
      <w:bookmarkEnd w:id="2146"/>
      <w:r w:rsidRPr="001058B5">
        <w:t>CONNECT Role Changed?</w:t>
      </w:r>
    </w:p>
    <w:p w14:paraId="280674A2" w14:textId="77777777" w:rsidR="008C539B" w:rsidRPr="001058B5" w:rsidRDefault="00C12992">
      <w:pPr>
        <w:pStyle w:val="BodyText"/>
        <w:spacing w:before="75"/>
        <w:ind w:left="1660"/>
        <w:rPr>
          <w:rFonts w:ascii="Arial" w:hAnsi="Arial" w:cs="Arial"/>
        </w:rPr>
      </w:pPr>
      <w:r w:rsidRPr="001058B5">
        <w:rPr>
          <w:rFonts w:ascii="Arial" w:hAnsi="Arial" w:cs="Arial"/>
        </w:rPr>
        <w:t>The CONNECT</w:t>
      </w:r>
      <w:r w:rsidRPr="001058B5">
        <w:rPr>
          <w:rFonts w:ascii="Arial" w:hAnsi="Arial" w:cs="Arial"/>
          <w:spacing w:val="-81"/>
        </w:rPr>
        <w:t xml:space="preserve"> </w:t>
      </w:r>
      <w:r w:rsidRPr="001058B5">
        <w:rPr>
          <w:rFonts w:ascii="Arial" w:hAnsi="Arial" w:cs="Arial"/>
        </w:rPr>
        <w:t>role was originally established with the following privileges:</w:t>
      </w:r>
    </w:p>
    <w:p w14:paraId="1AB5223A" w14:textId="77777777" w:rsidR="008C539B" w:rsidRPr="001058B5" w:rsidRDefault="008C539B">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8C539B" w:rsidRPr="001058B5" w14:paraId="7624BDC8" w14:textId="77777777">
        <w:trPr>
          <w:trHeight w:val="311"/>
        </w:trPr>
        <w:tc>
          <w:tcPr>
            <w:tcW w:w="2171" w:type="dxa"/>
            <w:tcBorders>
              <w:top w:val="single" w:sz="18" w:space="0" w:color="000000"/>
              <w:bottom w:val="single" w:sz="4" w:space="0" w:color="000000"/>
            </w:tcBorders>
          </w:tcPr>
          <w:p w14:paraId="31EEC77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Privileges A-C</w:t>
            </w:r>
          </w:p>
        </w:tc>
        <w:tc>
          <w:tcPr>
            <w:tcW w:w="2808" w:type="dxa"/>
            <w:tcBorders>
              <w:top w:val="single" w:sz="18" w:space="0" w:color="000000"/>
              <w:bottom w:val="single" w:sz="4" w:space="0" w:color="000000"/>
            </w:tcBorders>
          </w:tcPr>
          <w:p w14:paraId="3066E325" w14:textId="77777777" w:rsidR="008C539B" w:rsidRPr="001058B5" w:rsidRDefault="00C12992">
            <w:pPr>
              <w:pStyle w:val="TableParagraph"/>
              <w:spacing w:before="27"/>
              <w:ind w:left="318"/>
              <w:rPr>
                <w:rFonts w:ascii="Arial" w:hAnsi="Arial" w:cs="Arial"/>
                <w:b/>
                <w:sz w:val="18"/>
              </w:rPr>
            </w:pPr>
            <w:r w:rsidRPr="001058B5">
              <w:rPr>
                <w:rFonts w:ascii="Arial" w:hAnsi="Arial" w:cs="Arial"/>
                <w:b/>
                <w:sz w:val="18"/>
              </w:rPr>
              <w:t>Privileges C</w:t>
            </w:r>
          </w:p>
        </w:tc>
      </w:tr>
      <w:tr w:rsidR="008C539B" w:rsidRPr="001058B5" w14:paraId="2205266E" w14:textId="77777777">
        <w:trPr>
          <w:trHeight w:val="335"/>
        </w:trPr>
        <w:tc>
          <w:tcPr>
            <w:tcW w:w="2171" w:type="dxa"/>
            <w:tcBorders>
              <w:top w:val="single" w:sz="4" w:space="0" w:color="000000"/>
            </w:tcBorders>
          </w:tcPr>
          <w:p w14:paraId="7A919C7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 SESSION</w:t>
            </w:r>
          </w:p>
        </w:tc>
        <w:tc>
          <w:tcPr>
            <w:tcW w:w="2808" w:type="dxa"/>
            <w:tcBorders>
              <w:top w:val="single" w:sz="4" w:space="0" w:color="000000"/>
            </w:tcBorders>
          </w:tcPr>
          <w:p w14:paraId="3F2C4FFB" w14:textId="77777777" w:rsidR="008C539B" w:rsidRPr="001058B5" w:rsidRDefault="00C12992">
            <w:pPr>
              <w:pStyle w:val="TableParagraph"/>
              <w:spacing w:before="64"/>
              <w:ind w:left="318"/>
              <w:rPr>
                <w:rFonts w:ascii="Arial" w:hAnsi="Arial" w:cs="Arial"/>
                <w:sz w:val="18"/>
              </w:rPr>
            </w:pPr>
            <w:r w:rsidRPr="001058B5">
              <w:rPr>
                <w:rFonts w:ascii="Arial" w:hAnsi="Arial" w:cs="Arial"/>
                <w:w w:val="95"/>
                <w:sz w:val="18"/>
              </w:rPr>
              <w:t>CREATE SESSION</w:t>
            </w:r>
          </w:p>
        </w:tc>
      </w:tr>
      <w:tr w:rsidR="008C539B" w:rsidRPr="001058B5" w14:paraId="55BEB3FC" w14:textId="77777777">
        <w:trPr>
          <w:trHeight w:val="340"/>
        </w:trPr>
        <w:tc>
          <w:tcPr>
            <w:tcW w:w="2171" w:type="dxa"/>
          </w:tcPr>
          <w:p w14:paraId="3AA0000F"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CLUSTER</w:t>
            </w:r>
          </w:p>
        </w:tc>
        <w:tc>
          <w:tcPr>
            <w:tcW w:w="2808" w:type="dxa"/>
          </w:tcPr>
          <w:p w14:paraId="272F1ED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SYNONYM</w:t>
            </w:r>
          </w:p>
        </w:tc>
      </w:tr>
      <w:tr w:rsidR="008C539B" w:rsidRPr="001058B5" w14:paraId="39B2FB6B" w14:textId="77777777">
        <w:trPr>
          <w:trHeight w:val="339"/>
        </w:trPr>
        <w:tc>
          <w:tcPr>
            <w:tcW w:w="2171" w:type="dxa"/>
          </w:tcPr>
          <w:p w14:paraId="100BA5E3"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DATABASE LINK</w:t>
            </w:r>
          </w:p>
        </w:tc>
        <w:tc>
          <w:tcPr>
            <w:tcW w:w="2808" w:type="dxa"/>
          </w:tcPr>
          <w:p w14:paraId="29E7B90D"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TABLE</w:t>
            </w:r>
          </w:p>
        </w:tc>
      </w:tr>
      <w:tr w:rsidR="008C539B" w:rsidRPr="001058B5" w14:paraId="4B2312C9" w14:textId="77777777">
        <w:trPr>
          <w:trHeight w:val="334"/>
        </w:trPr>
        <w:tc>
          <w:tcPr>
            <w:tcW w:w="2171" w:type="dxa"/>
            <w:tcBorders>
              <w:bottom w:val="single" w:sz="4" w:space="0" w:color="000000"/>
            </w:tcBorders>
          </w:tcPr>
          <w:p w14:paraId="22640D97"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SEQUENCE</w:t>
            </w:r>
          </w:p>
        </w:tc>
        <w:tc>
          <w:tcPr>
            <w:tcW w:w="2808" w:type="dxa"/>
            <w:tcBorders>
              <w:bottom w:val="single" w:sz="4" w:space="0" w:color="000000"/>
            </w:tcBorders>
          </w:tcPr>
          <w:p w14:paraId="736A2BE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VIEW</w:t>
            </w:r>
          </w:p>
        </w:tc>
      </w:tr>
    </w:tbl>
    <w:p w14:paraId="1B948928" w14:textId="77777777" w:rsidR="008C539B" w:rsidRPr="001058B5" w:rsidRDefault="008C539B">
      <w:pPr>
        <w:pStyle w:val="BodyText"/>
        <w:spacing w:before="7"/>
        <w:rPr>
          <w:rFonts w:ascii="Arial" w:hAnsi="Arial" w:cs="Arial"/>
          <w:sz w:val="21"/>
        </w:rPr>
      </w:pPr>
    </w:p>
    <w:p w14:paraId="2C5E78BB"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Beginning</w:t>
      </w:r>
      <w:r w:rsidRPr="001058B5">
        <w:rPr>
          <w:rFonts w:ascii="Arial" w:hAnsi="Arial" w:cs="Arial"/>
          <w:spacing w:val="-19"/>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Oracle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10</w:t>
      </w:r>
      <w:r w:rsidRPr="001058B5">
        <w:rPr>
          <w:rFonts w:ascii="Arial" w:hAnsi="Arial" w:cs="Arial"/>
          <w:i/>
        </w:rPr>
        <w:t>g</w:t>
      </w:r>
      <w:r w:rsidRPr="001058B5">
        <w:rPr>
          <w:rFonts w:ascii="Arial" w:hAnsi="Arial" w:cs="Arial"/>
          <w:i/>
          <w:spacing w:val="-19"/>
        </w:rPr>
        <w:t xml:space="preserve"> </w:t>
      </w:r>
      <w:r w:rsidRPr="001058B5">
        <w:rPr>
          <w:rFonts w:ascii="Arial" w:hAnsi="Arial" w:cs="Arial"/>
        </w:rPr>
        <w:t>Release</w:t>
      </w:r>
      <w:r w:rsidRPr="001058B5">
        <w:rPr>
          <w:rFonts w:ascii="Arial" w:hAnsi="Arial" w:cs="Arial"/>
          <w:spacing w:val="-19"/>
        </w:rPr>
        <w:t xml:space="preserve"> </w:t>
      </w:r>
      <w:r w:rsidRPr="001058B5">
        <w:rPr>
          <w:rFonts w:ascii="Arial" w:hAnsi="Arial" w:cs="Arial"/>
        </w:rPr>
        <w:t>2,</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CONNECT</w:t>
      </w:r>
      <w:r w:rsidRPr="001058B5">
        <w:rPr>
          <w:rFonts w:ascii="Arial" w:hAnsi="Arial" w:cs="Arial"/>
          <w:spacing w:val="-93"/>
        </w:rPr>
        <w:t xml:space="preserve"> </w:t>
      </w:r>
      <w:r w:rsidRPr="001058B5">
        <w:rPr>
          <w:rFonts w:ascii="Arial" w:hAnsi="Arial" w:cs="Arial"/>
        </w:rPr>
        <w:t>role</w:t>
      </w:r>
      <w:r w:rsidRPr="001058B5">
        <w:rPr>
          <w:rFonts w:ascii="Arial" w:hAnsi="Arial" w:cs="Arial"/>
          <w:spacing w:val="-19"/>
        </w:rPr>
        <w:t xml:space="preserve"> </w:t>
      </w:r>
      <w:r w:rsidRPr="001058B5">
        <w:rPr>
          <w:rFonts w:ascii="Arial" w:hAnsi="Arial" w:cs="Arial"/>
        </w:rPr>
        <w:t>has</w:t>
      </w:r>
      <w:r w:rsidRPr="001058B5">
        <w:rPr>
          <w:rFonts w:ascii="Arial" w:hAnsi="Arial" w:cs="Arial"/>
          <w:spacing w:val="-19"/>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 SESSION</w:t>
      </w:r>
      <w:r w:rsidRPr="001058B5">
        <w:rPr>
          <w:rFonts w:ascii="Arial" w:hAnsi="Arial" w:cs="Arial"/>
          <w:spacing w:val="-95"/>
        </w:rPr>
        <w:t xml:space="preserve"> </w:t>
      </w:r>
      <w:r w:rsidRPr="001058B5">
        <w:rPr>
          <w:rFonts w:ascii="Arial" w:hAnsi="Arial" w:cs="Arial"/>
        </w:rPr>
        <w:t>privilege, all other privileges are removed.</w:t>
      </w:r>
    </w:p>
    <w:p w14:paraId="3F4A766D"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Although the CONNECT role was frequently used to provision new accounts in Oracle Database, connecting to the database does not require all those privileges. Making this change enables you to enforce good security practices more easily.</w:t>
      </w:r>
    </w:p>
    <w:p w14:paraId="26ADFAEE" w14:textId="77777777" w:rsidR="008C539B" w:rsidRPr="001058B5" w:rsidRDefault="00C12992">
      <w:pPr>
        <w:pStyle w:val="BodyText"/>
        <w:spacing w:before="119" w:line="232" w:lineRule="auto"/>
        <w:ind w:left="1659" w:right="883"/>
        <w:rPr>
          <w:rFonts w:ascii="Arial" w:hAnsi="Arial" w:cs="Arial"/>
        </w:rPr>
      </w:pPr>
      <w:r w:rsidRPr="001058B5">
        <w:rPr>
          <w:rFonts w:ascii="Arial" w:hAnsi="Arial" w:cs="Arial"/>
        </w:rP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14:paraId="7B80534D" w14:textId="77777777" w:rsidR="008C539B" w:rsidRPr="001058B5" w:rsidRDefault="008C539B">
      <w:pPr>
        <w:pStyle w:val="BodyText"/>
        <w:spacing w:before="4"/>
        <w:rPr>
          <w:rFonts w:ascii="Arial" w:hAnsi="Arial" w:cs="Arial"/>
          <w:sz w:val="25"/>
        </w:rPr>
      </w:pPr>
    </w:p>
    <w:p w14:paraId="05089ED2" w14:textId="77777777" w:rsidR="008C539B" w:rsidRPr="001058B5" w:rsidRDefault="00C12992">
      <w:pPr>
        <w:pStyle w:val="Heading4"/>
        <w:ind w:left="100"/>
      </w:pPr>
      <w:bookmarkStart w:id="2147" w:name="How_the_CONNNECT_Role_Change_Affects_App"/>
      <w:bookmarkStart w:id="2148" w:name="_bookmark2308"/>
      <w:bookmarkEnd w:id="2147"/>
      <w:bookmarkEnd w:id="2148"/>
      <w:r w:rsidRPr="001058B5">
        <w:t>Howthe CO</w:t>
      </w:r>
      <w:bookmarkStart w:id="2149" w:name="_bookmark2309"/>
      <w:bookmarkEnd w:id="2149"/>
      <w:r w:rsidRPr="001058B5">
        <w:t>NNNECT Role Change Affects Applications</w:t>
      </w:r>
    </w:p>
    <w:p w14:paraId="36C19CDB" w14:textId="77777777" w:rsidR="008C539B" w:rsidRPr="001058B5" w:rsidRDefault="00C12992">
      <w:pPr>
        <w:pStyle w:val="BodyText"/>
        <w:spacing w:before="84"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effects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changes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upgrades, account provisioning, and installation of applications using new</w:t>
      </w:r>
      <w:r w:rsidRPr="001058B5">
        <w:rPr>
          <w:rFonts w:ascii="Arial" w:hAnsi="Arial" w:cs="Arial"/>
          <w:spacing w:val="-22"/>
        </w:rPr>
        <w:t xml:space="preserve"> </w:t>
      </w:r>
      <w:r w:rsidRPr="001058B5">
        <w:rPr>
          <w:rFonts w:ascii="Arial" w:hAnsi="Arial" w:cs="Arial"/>
        </w:rPr>
        <w:t>databases.</w:t>
      </w:r>
    </w:p>
    <w:p w14:paraId="3CAB4ABC" w14:textId="77777777" w:rsidR="008C539B" w:rsidRPr="001058B5" w:rsidRDefault="008C539B">
      <w:pPr>
        <w:pStyle w:val="BodyText"/>
        <w:spacing w:before="5"/>
        <w:rPr>
          <w:rFonts w:ascii="Arial" w:hAnsi="Arial" w:cs="Arial"/>
          <w:sz w:val="23"/>
        </w:rPr>
      </w:pPr>
    </w:p>
    <w:p w14:paraId="125EEB96" w14:textId="77777777" w:rsidR="008C539B" w:rsidRPr="001058B5" w:rsidRDefault="00C12992">
      <w:pPr>
        <w:pStyle w:val="Heading6"/>
        <w:ind w:left="1660"/>
      </w:pPr>
      <w:bookmarkStart w:id="2150" w:name="How_the_CONNECT_Role_Change_Affects_Data"/>
      <w:bookmarkStart w:id="2151" w:name="_bookmark2310"/>
      <w:bookmarkStart w:id="2152" w:name="_bookmark2311"/>
      <w:bookmarkEnd w:id="2150"/>
      <w:bookmarkEnd w:id="2151"/>
      <w:bookmarkEnd w:id="2152"/>
      <w:r w:rsidRPr="001058B5">
        <w:t>How the CONNECT Role Change Affects Database Upgrades</w:t>
      </w:r>
    </w:p>
    <w:p w14:paraId="5E809270" w14:textId="77777777" w:rsidR="008C539B" w:rsidRPr="001058B5" w:rsidRDefault="00C12992">
      <w:pPr>
        <w:pStyle w:val="BodyText"/>
        <w:spacing w:before="57" w:line="230" w:lineRule="auto"/>
        <w:ind w:left="1660" w:right="718"/>
        <w:rPr>
          <w:rFonts w:ascii="Arial" w:hAnsi="Arial" w:cs="Arial"/>
        </w:rPr>
      </w:pPr>
      <w:r w:rsidRPr="001058B5">
        <w:rPr>
          <w:rFonts w:ascii="Arial" w:hAnsi="Arial" w:cs="Arial"/>
        </w:rPr>
        <w:t>Upgrading your existing Oracle database to Oracle Database 10</w:t>
      </w:r>
      <w:r w:rsidRPr="001058B5">
        <w:rPr>
          <w:rFonts w:ascii="Arial" w:hAnsi="Arial" w:cs="Arial"/>
          <w:i/>
        </w:rPr>
        <w:t xml:space="preserve">g </w:t>
      </w:r>
      <w:r w:rsidRPr="001058B5">
        <w:rPr>
          <w:rFonts w:ascii="Arial" w:hAnsi="Arial" w:cs="Arial"/>
        </w:rPr>
        <w:t>Release 2 (10.2) automatically changes the CONNECT</w:t>
      </w:r>
      <w:r w:rsidRPr="001058B5">
        <w:rPr>
          <w:rFonts w:ascii="Arial" w:hAnsi="Arial" w:cs="Arial"/>
          <w:spacing w:val="-94"/>
        </w:rPr>
        <w:t xml:space="preserve"> </w:t>
      </w:r>
      <w:r w:rsidRPr="001058B5">
        <w:rPr>
          <w:rFonts w:ascii="Arial" w:hAnsi="Arial" w:cs="Arial"/>
        </w:rPr>
        <w:t>role to have only the CREATE</w:t>
      </w:r>
      <w:r w:rsidRPr="001058B5">
        <w:rPr>
          <w:rFonts w:ascii="Arial" w:hAnsi="Arial" w:cs="Arial"/>
          <w:spacing w:val="-57"/>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 Most applications are not affected because the applications objects already exist: no new tables, views, sequences, synonyms, clusters, or database links need to be created.</w:t>
      </w:r>
    </w:p>
    <w:p w14:paraId="057EAE54"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rPr>
        <w:t>Applications that create tables, views, sequences, synonyms, clusters, or database links, or that use the ALTER SESSION command dynamically, may fail due to insufficient privileges.</w:t>
      </w:r>
    </w:p>
    <w:p w14:paraId="67F2859C" w14:textId="77777777" w:rsidR="008C539B" w:rsidRPr="001058B5" w:rsidRDefault="008C539B">
      <w:pPr>
        <w:spacing w:line="230" w:lineRule="auto"/>
        <w:rPr>
          <w:rFonts w:ascii="Arial" w:hAnsi="Arial" w:cs="Arial"/>
        </w:rPr>
        <w:sectPr w:rsidR="008C539B" w:rsidRPr="001058B5">
          <w:headerReference w:type="even" r:id="rId265"/>
          <w:headerReference w:type="default" r:id="rId266"/>
          <w:pgSz w:w="12240" w:h="15840"/>
          <w:pgMar w:top="840" w:right="1060" w:bottom="860" w:left="1100" w:header="549" w:footer="663" w:gutter="0"/>
          <w:cols w:space="720"/>
        </w:sectPr>
      </w:pPr>
    </w:p>
    <w:p w14:paraId="5DFC9B3F" w14:textId="77777777" w:rsidR="008C539B" w:rsidRPr="001058B5" w:rsidRDefault="008C539B">
      <w:pPr>
        <w:pStyle w:val="BodyText"/>
        <w:spacing w:before="2"/>
        <w:rPr>
          <w:rFonts w:ascii="Arial" w:hAnsi="Arial" w:cs="Arial"/>
          <w:sz w:val="24"/>
        </w:rPr>
      </w:pPr>
    </w:p>
    <w:p w14:paraId="3EDC971B" w14:textId="77777777" w:rsidR="008C539B" w:rsidRPr="001058B5" w:rsidRDefault="00C12992">
      <w:pPr>
        <w:pStyle w:val="Heading6"/>
        <w:spacing w:before="105"/>
      </w:pPr>
      <w:bookmarkStart w:id="2153" w:name="How_the_CONNECT_Role_Change_Affects_Acco"/>
      <w:bookmarkStart w:id="2154" w:name="_bookmark2312"/>
      <w:bookmarkStart w:id="2155" w:name="_bookmark2313"/>
      <w:bookmarkEnd w:id="2153"/>
      <w:bookmarkEnd w:id="2154"/>
      <w:bookmarkEnd w:id="2155"/>
      <w:r w:rsidRPr="001058B5">
        <w:t>How the CONNECT Role Change Affects Account Provisioning</w:t>
      </w:r>
    </w:p>
    <w:p w14:paraId="2F9DAAC5" w14:textId="77777777" w:rsidR="008C539B" w:rsidRPr="001058B5" w:rsidRDefault="00C12992">
      <w:pPr>
        <w:pStyle w:val="BodyText"/>
        <w:spacing w:before="58" w:line="228" w:lineRule="auto"/>
        <w:ind w:left="2259" w:right="236"/>
        <w:jc w:val="both"/>
        <w:rPr>
          <w:rFonts w:ascii="Arial" w:hAnsi="Arial" w:cs="Arial"/>
        </w:rPr>
      </w:pPr>
      <w:r w:rsidRPr="001058B5">
        <w:rPr>
          <w:rFonts w:ascii="Arial" w:hAnsi="Arial" w:cs="Arial"/>
        </w:rPr>
        <w:t>If</w:t>
      </w:r>
      <w:r w:rsidRPr="001058B5">
        <w:rPr>
          <w:rFonts w:ascii="Arial" w:hAnsi="Arial" w:cs="Arial"/>
          <w:spacing w:val="-11"/>
        </w:rPr>
        <w:t xml:space="preserve"> </w:t>
      </w:r>
      <w:r w:rsidRPr="001058B5">
        <w:rPr>
          <w:rFonts w:ascii="Arial" w:hAnsi="Arial" w:cs="Arial"/>
        </w:rPr>
        <w:t>your</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DBA</w:t>
      </w:r>
      <w:r w:rsidRPr="001058B5">
        <w:rPr>
          <w:rFonts w:ascii="Arial" w:hAnsi="Arial" w:cs="Arial"/>
          <w:spacing w:val="-11"/>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part</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provisioning process,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1"/>
        </w:rPr>
        <w:t xml:space="preserve"> </w:t>
      </w:r>
      <w:r w:rsidRPr="001058B5">
        <w:rPr>
          <w:rFonts w:ascii="Arial" w:hAnsi="Arial" w:cs="Arial"/>
        </w:rPr>
        <w:t>CREATE</w:t>
      </w:r>
      <w:r w:rsidRPr="001058B5">
        <w:rPr>
          <w:rFonts w:ascii="Arial" w:hAnsi="Arial" w:cs="Arial"/>
          <w:spacing w:val="-59"/>
        </w:rPr>
        <w:t xml:space="preserve"> </w:t>
      </w:r>
      <w:r w:rsidRPr="001058B5">
        <w:rPr>
          <w:rFonts w:ascii="Arial" w:hAnsi="Arial" w:cs="Arial"/>
        </w:rPr>
        <w:t>SESSION</w:t>
      </w:r>
      <w:r w:rsidRPr="001058B5">
        <w:rPr>
          <w:rFonts w:ascii="Arial" w:hAnsi="Arial" w:cs="Arial"/>
          <w:spacing w:val="-95"/>
        </w:rPr>
        <w:t xml:space="preserve"> </w:t>
      </w:r>
      <w:r w:rsidRPr="001058B5">
        <w:rPr>
          <w:rFonts w:ascii="Arial" w:hAnsi="Arial" w:cs="Arial"/>
        </w:rPr>
        <w:t>privileges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included.</w:t>
      </w:r>
      <w:r w:rsidRPr="001058B5">
        <w:rPr>
          <w:rFonts w:ascii="Arial" w:hAnsi="Arial" w:cs="Arial"/>
          <w:spacing w:val="-22"/>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additional</w:t>
      </w:r>
      <w:r w:rsidRPr="001058B5">
        <w:rPr>
          <w:rFonts w:ascii="Arial" w:hAnsi="Arial" w:cs="Arial"/>
          <w:spacing w:val="-21"/>
        </w:rPr>
        <w:t xml:space="preserve"> </w:t>
      </w:r>
      <w:r w:rsidRPr="001058B5">
        <w:rPr>
          <w:rFonts w:ascii="Arial" w:hAnsi="Arial" w:cs="Arial"/>
        </w:rPr>
        <w:t>privileges must be granted either directly or through another</w:t>
      </w:r>
      <w:r w:rsidRPr="001058B5">
        <w:rPr>
          <w:rFonts w:ascii="Arial" w:hAnsi="Arial" w:cs="Arial"/>
          <w:spacing w:val="-7"/>
        </w:rPr>
        <w:t xml:space="preserve"> </w:t>
      </w:r>
      <w:r w:rsidRPr="001058B5">
        <w:rPr>
          <w:rFonts w:ascii="Arial" w:hAnsi="Arial" w:cs="Arial"/>
        </w:rPr>
        <w:t>role.</w:t>
      </w:r>
    </w:p>
    <w:p w14:paraId="4EAD17BD" w14:textId="77777777" w:rsidR="008C539B" w:rsidRPr="001058B5" w:rsidRDefault="00C12992">
      <w:pPr>
        <w:pStyle w:val="BodyText"/>
        <w:spacing w:before="115"/>
        <w:ind w:left="2260"/>
        <w:rPr>
          <w:rFonts w:ascii="Arial" w:hAnsi="Arial" w:cs="Arial"/>
        </w:rPr>
      </w:pPr>
      <w:r w:rsidRPr="001058B5">
        <w:rPr>
          <w:rFonts w:ascii="Arial" w:hAnsi="Arial" w:cs="Arial"/>
        </w:rPr>
        <w:t>This issue can be addressed by creating a new customized database role.</w:t>
      </w:r>
    </w:p>
    <w:p w14:paraId="61749522" w14:textId="77777777" w:rsidR="008C539B" w:rsidRPr="001058B5" w:rsidRDefault="00C12992">
      <w:pPr>
        <w:pStyle w:val="BodyText"/>
        <w:spacing w:before="211" w:line="232" w:lineRule="auto"/>
        <w:ind w:left="2980" w:right="1193"/>
        <w:rPr>
          <w:rFonts w:ascii="Arial" w:hAnsi="Arial" w:cs="Arial"/>
        </w:rPr>
      </w:pPr>
      <w:r w:rsidRPr="001058B5">
        <w:rPr>
          <w:rFonts w:ascii="Arial" w:hAnsi="Arial" w:cs="Arial"/>
          <w:b/>
          <w:sz w:val="19"/>
        </w:rPr>
        <w:t xml:space="preserve">See Also: </w:t>
      </w:r>
      <w:hyperlink w:anchor="_bookmark2324" w:history="1">
        <w:r w:rsidRPr="001058B5">
          <w:rPr>
            <w:rFonts w:ascii="Arial" w:hAnsi="Arial" w:cs="Arial"/>
            <w:color w:val="0000CC"/>
          </w:rPr>
          <w:t>Approaches to Addressing the CONNECT Role Change</w:t>
        </w:r>
      </w:hyperlink>
      <w:r w:rsidRPr="001058B5">
        <w:rPr>
          <w:rFonts w:ascii="Arial" w:hAnsi="Arial" w:cs="Arial"/>
          <w:color w:val="0000CC"/>
        </w:rPr>
        <w:t xml:space="preserve"> </w:t>
      </w:r>
      <w:hyperlink w:anchor="_bookmark2324" w:history="1">
        <w:r w:rsidRPr="001058B5">
          <w:rPr>
            <w:rFonts w:ascii="Arial" w:hAnsi="Arial" w:cs="Arial"/>
          </w:rPr>
          <w:t>on page 10-24</w:t>
        </w:r>
      </w:hyperlink>
    </w:p>
    <w:p w14:paraId="508A33A2" w14:textId="77777777" w:rsidR="008C539B" w:rsidRPr="001058B5" w:rsidRDefault="008C539B">
      <w:pPr>
        <w:pStyle w:val="BodyText"/>
        <w:spacing w:before="2"/>
        <w:rPr>
          <w:rFonts w:ascii="Arial" w:hAnsi="Arial" w:cs="Arial"/>
        </w:rPr>
      </w:pPr>
    </w:p>
    <w:p w14:paraId="60EBB879" w14:textId="77777777" w:rsidR="008C539B" w:rsidRPr="001058B5" w:rsidRDefault="00C12992">
      <w:pPr>
        <w:pStyle w:val="Heading6"/>
      </w:pPr>
      <w:bookmarkStart w:id="2156" w:name="_bookmark2314"/>
      <w:bookmarkStart w:id="2157" w:name="_bookmark2315"/>
      <w:bookmarkEnd w:id="2156"/>
      <w:bookmarkEnd w:id="2157"/>
      <w:r w:rsidRPr="001058B5">
        <w:rPr>
          <w:spacing w:val="-18"/>
        </w:rPr>
        <w:t xml:space="preserve">How </w:t>
      </w:r>
      <w:r w:rsidRPr="001058B5">
        <w:rPr>
          <w:spacing w:val="-12"/>
        </w:rPr>
        <w:t xml:space="preserve">the </w:t>
      </w:r>
      <w:r w:rsidRPr="001058B5">
        <w:rPr>
          <w:spacing w:val="-24"/>
        </w:rPr>
        <w:t xml:space="preserve">CONNECT </w:t>
      </w:r>
      <w:r w:rsidRPr="001058B5">
        <w:rPr>
          <w:spacing w:val="-16"/>
        </w:rPr>
        <w:t xml:space="preserve">Role </w:t>
      </w:r>
      <w:r w:rsidRPr="001058B5">
        <w:rPr>
          <w:spacing w:val="-20"/>
        </w:rPr>
        <w:t xml:space="preserve">Change </w:t>
      </w:r>
      <w:r w:rsidRPr="001058B5">
        <w:rPr>
          <w:spacing w:val="-16"/>
        </w:rPr>
        <w:t xml:space="preserve">Affects </w:t>
      </w:r>
      <w:r w:rsidRPr="001058B5">
        <w:rPr>
          <w:spacing w:val="-17"/>
        </w:rPr>
        <w:t xml:space="preserve">Applications Using </w:t>
      </w:r>
      <w:r w:rsidRPr="001058B5">
        <w:rPr>
          <w:spacing w:val="-18"/>
        </w:rPr>
        <w:t xml:space="preserve">New </w:t>
      </w:r>
      <w:r w:rsidRPr="001058B5">
        <w:rPr>
          <w:spacing w:val="-19"/>
        </w:rPr>
        <w:t>Databases</w:t>
      </w:r>
    </w:p>
    <w:p w14:paraId="4E10E601" w14:textId="77777777" w:rsidR="008C539B" w:rsidRPr="001058B5" w:rsidRDefault="00C12992">
      <w:pPr>
        <w:pStyle w:val="BodyText"/>
        <w:spacing w:before="57" w:line="230" w:lineRule="auto"/>
        <w:ind w:left="2260" w:right="102"/>
        <w:rPr>
          <w:rFonts w:ascii="Arial" w:hAnsi="Arial" w:cs="Arial"/>
        </w:rPr>
      </w:pPr>
      <w:r w:rsidRPr="001058B5">
        <w:rPr>
          <w:rFonts w:ascii="Arial" w:hAnsi="Arial" w:cs="Arial"/>
        </w:rPr>
        <w:t>New databases created using the Oracle Database 10</w:t>
      </w:r>
      <w:r w:rsidRPr="001058B5">
        <w:rPr>
          <w:rFonts w:ascii="Arial" w:hAnsi="Arial" w:cs="Arial"/>
          <w:i/>
        </w:rPr>
        <w:t xml:space="preserve">g </w:t>
      </w:r>
      <w:r w:rsidRPr="001058B5">
        <w:rPr>
          <w:rFonts w:ascii="Arial" w:hAnsi="Arial" w:cs="Arial"/>
        </w:rPr>
        <w:t>Release 2 (10.2) Utility (DBCA), or using database creation templates generated from DBCA, define the CONNECT</w:t>
      </w:r>
      <w:r w:rsidRPr="001058B5">
        <w:rPr>
          <w:rFonts w:ascii="Arial" w:hAnsi="Arial" w:cs="Arial"/>
          <w:spacing w:val="-86"/>
        </w:rPr>
        <w:t xml:space="preserve"> </w:t>
      </w:r>
      <w:r w:rsidRPr="001058B5">
        <w:rPr>
          <w:rFonts w:ascii="Arial" w:hAnsi="Arial" w:cs="Arial"/>
        </w:rPr>
        <w:t>role with only the CREATE SESSION privilege. Installing an application to use a new database may fail if the database schema used for the application is granted privileges solely through the CONNECT</w:t>
      </w:r>
      <w:r w:rsidRPr="001058B5">
        <w:rPr>
          <w:rFonts w:ascii="Arial" w:hAnsi="Arial" w:cs="Arial"/>
          <w:spacing w:val="-82"/>
        </w:rPr>
        <w:t xml:space="preserve"> </w:t>
      </w:r>
      <w:r w:rsidRPr="001058B5">
        <w:rPr>
          <w:rFonts w:ascii="Arial" w:hAnsi="Arial" w:cs="Arial"/>
        </w:rPr>
        <w:t>role.</w:t>
      </w:r>
    </w:p>
    <w:p w14:paraId="79548B5A" w14:textId="77777777" w:rsidR="008C539B" w:rsidRPr="001058B5" w:rsidRDefault="008C539B">
      <w:pPr>
        <w:pStyle w:val="BodyText"/>
        <w:spacing w:before="3"/>
        <w:rPr>
          <w:rFonts w:ascii="Arial" w:hAnsi="Arial" w:cs="Arial"/>
          <w:sz w:val="25"/>
        </w:rPr>
      </w:pPr>
    </w:p>
    <w:p w14:paraId="3B72F77A" w14:textId="77777777" w:rsidR="008C539B" w:rsidRPr="001058B5" w:rsidRDefault="00C12992">
      <w:pPr>
        <w:pStyle w:val="Heading4"/>
      </w:pPr>
      <w:bookmarkStart w:id="2158" w:name="How_the_CONNECT_Role_Change_Affects_User"/>
      <w:bookmarkStart w:id="2159" w:name="_bookmark2316"/>
      <w:bookmarkEnd w:id="2158"/>
      <w:bookmarkEnd w:id="2159"/>
      <w:r w:rsidRPr="001058B5">
        <w:t>Howthe CO</w:t>
      </w:r>
      <w:bookmarkStart w:id="2160" w:name="_bookmark2317"/>
      <w:bookmarkEnd w:id="2160"/>
      <w:r w:rsidRPr="001058B5">
        <w:t>NNECT Role Change Affects Users</w:t>
      </w:r>
    </w:p>
    <w:p w14:paraId="448CDFDB" w14:textId="77777777" w:rsidR="008C539B" w:rsidRPr="001058B5" w:rsidRDefault="00C12992">
      <w:pPr>
        <w:pStyle w:val="BodyText"/>
        <w:spacing w:before="83" w:line="228" w:lineRule="auto"/>
        <w:ind w:left="2260"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change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affects</w:t>
      </w:r>
      <w:r w:rsidRPr="001058B5">
        <w:rPr>
          <w:rFonts w:ascii="Arial" w:hAnsi="Arial" w:cs="Arial"/>
          <w:spacing w:val="-14"/>
        </w:rPr>
        <w:t xml:space="preserve"> </w:t>
      </w:r>
      <w:r w:rsidRPr="001058B5">
        <w:rPr>
          <w:rFonts w:ascii="Arial" w:hAnsi="Arial" w:cs="Arial"/>
        </w:rPr>
        <w:t>three</w:t>
      </w:r>
      <w:r w:rsidRPr="001058B5">
        <w:rPr>
          <w:rFonts w:ascii="Arial" w:hAnsi="Arial" w:cs="Arial"/>
          <w:spacing w:val="-13"/>
        </w:rPr>
        <w:t xml:space="preserve"> </w:t>
      </w:r>
      <w:r w:rsidRPr="001058B5">
        <w:rPr>
          <w:rFonts w:ascii="Arial" w:hAnsi="Arial" w:cs="Arial"/>
        </w:rPr>
        <w:t>classes</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differently:</w:t>
      </w:r>
      <w:r w:rsidRPr="001058B5">
        <w:rPr>
          <w:rFonts w:ascii="Arial" w:hAnsi="Arial" w:cs="Arial"/>
          <w:spacing w:val="-14"/>
        </w:rPr>
        <w:t xml:space="preserve"> </w:t>
      </w:r>
      <w:r w:rsidRPr="001058B5">
        <w:rPr>
          <w:rFonts w:ascii="Arial" w:hAnsi="Arial" w:cs="Arial"/>
        </w:rPr>
        <w:t>general</w:t>
      </w:r>
      <w:r w:rsidRPr="001058B5">
        <w:rPr>
          <w:rFonts w:ascii="Arial" w:hAnsi="Arial" w:cs="Arial"/>
          <w:spacing w:val="-14"/>
        </w:rPr>
        <w:t xml:space="preserve"> </w:t>
      </w:r>
      <w:r w:rsidRPr="001058B5">
        <w:rPr>
          <w:rFonts w:ascii="Arial" w:hAnsi="Arial" w:cs="Arial"/>
        </w:rPr>
        <w:t>users, application developers, and client/server</w:t>
      </w:r>
      <w:r w:rsidRPr="001058B5">
        <w:rPr>
          <w:rFonts w:ascii="Arial" w:hAnsi="Arial" w:cs="Arial"/>
          <w:spacing w:val="-3"/>
        </w:rPr>
        <w:t xml:space="preserve"> </w:t>
      </w:r>
      <w:r w:rsidRPr="001058B5">
        <w:rPr>
          <w:rFonts w:ascii="Arial" w:hAnsi="Arial" w:cs="Arial"/>
        </w:rPr>
        <w:t>applications.</w:t>
      </w:r>
    </w:p>
    <w:p w14:paraId="6B74BAE9" w14:textId="77777777" w:rsidR="008C539B" w:rsidRPr="001058B5" w:rsidRDefault="008C539B">
      <w:pPr>
        <w:pStyle w:val="BodyText"/>
        <w:spacing w:before="6"/>
        <w:rPr>
          <w:rFonts w:ascii="Arial" w:hAnsi="Arial" w:cs="Arial"/>
          <w:sz w:val="23"/>
        </w:rPr>
      </w:pPr>
    </w:p>
    <w:p w14:paraId="78335B20" w14:textId="77777777" w:rsidR="008C539B" w:rsidRPr="001058B5" w:rsidRDefault="00C12992">
      <w:pPr>
        <w:pStyle w:val="Heading6"/>
      </w:pPr>
      <w:bookmarkStart w:id="2161" w:name="How_the_CONNECT_Role_Change_Affects_Gene"/>
      <w:bookmarkStart w:id="2162" w:name="_bookmark2318"/>
      <w:bookmarkStart w:id="2163" w:name="_bookmark2319"/>
      <w:bookmarkEnd w:id="2161"/>
      <w:bookmarkEnd w:id="2162"/>
      <w:bookmarkEnd w:id="2163"/>
      <w:r w:rsidRPr="001058B5">
        <w:t>How the CONNECT Role Change Affects General Users</w:t>
      </w:r>
    </w:p>
    <w:p w14:paraId="653BDCC6" w14:textId="77777777" w:rsidR="008C539B" w:rsidRPr="001058B5" w:rsidRDefault="00C12992">
      <w:pPr>
        <w:pStyle w:val="BodyText"/>
        <w:spacing w:before="59" w:line="228" w:lineRule="auto"/>
        <w:ind w:left="2259" w:right="188"/>
        <w:jc w:val="both"/>
        <w:rPr>
          <w:rFonts w:ascii="Arial" w:hAnsi="Arial" w:cs="Arial"/>
        </w:rPr>
      </w:pPr>
      <w:r w:rsidRPr="001058B5">
        <w:rPr>
          <w:rFonts w:ascii="Arial" w:hAnsi="Arial" w:cs="Arial"/>
        </w:rPr>
        <w:t>The</w:t>
      </w:r>
      <w:r w:rsidRPr="001058B5">
        <w:rPr>
          <w:rFonts w:ascii="Arial" w:hAnsi="Arial" w:cs="Arial"/>
          <w:spacing w:val="-27"/>
        </w:rPr>
        <w:t xml:space="preserve"> </w:t>
      </w:r>
      <w:r w:rsidRPr="001058B5">
        <w:rPr>
          <w:rFonts w:ascii="Arial" w:hAnsi="Arial" w:cs="Arial"/>
        </w:rPr>
        <w:t>new</w:t>
      </w:r>
      <w:r w:rsidRPr="001058B5">
        <w:rPr>
          <w:rFonts w:ascii="Arial" w:hAnsi="Arial" w:cs="Arial"/>
          <w:spacing w:val="-26"/>
        </w:rPr>
        <w:t xml:space="preserve"> </w:t>
      </w:r>
      <w:r w:rsidRPr="001058B5">
        <w:rPr>
          <w:rFonts w:ascii="Arial" w:hAnsi="Arial" w:cs="Arial"/>
        </w:rPr>
        <w:t>CONNECT</w:t>
      </w:r>
      <w:r w:rsidRPr="001058B5">
        <w:rPr>
          <w:rFonts w:ascii="Arial" w:hAnsi="Arial" w:cs="Arial"/>
          <w:spacing w:val="-100"/>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supplies</w:t>
      </w:r>
      <w:r w:rsidRPr="001058B5">
        <w:rPr>
          <w:rFonts w:ascii="Arial" w:hAnsi="Arial" w:cs="Arial"/>
          <w:spacing w:val="-26"/>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71"/>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7"/>
        </w:rPr>
        <w:t xml:space="preserve"> </w:t>
      </w:r>
      <w:r w:rsidRPr="001058B5">
        <w:rPr>
          <w:rFonts w:ascii="Arial" w:hAnsi="Arial" w:cs="Arial"/>
        </w:rPr>
        <w:t>Users</w:t>
      </w:r>
      <w:r w:rsidRPr="001058B5">
        <w:rPr>
          <w:rFonts w:ascii="Arial" w:hAnsi="Arial" w:cs="Arial"/>
          <w:spacing w:val="-27"/>
        </w:rPr>
        <w:t xml:space="preserve"> </w:t>
      </w:r>
      <w:r w:rsidRPr="001058B5">
        <w:rPr>
          <w:rFonts w:ascii="Arial" w:hAnsi="Arial" w:cs="Arial"/>
        </w:rPr>
        <w:t>who</w:t>
      </w:r>
      <w:r w:rsidRPr="001058B5">
        <w:rPr>
          <w:rFonts w:ascii="Arial" w:hAnsi="Arial" w:cs="Arial"/>
          <w:spacing w:val="-26"/>
        </w:rPr>
        <w:t xml:space="preserve"> </w:t>
      </w:r>
      <w:r w:rsidRPr="001058B5">
        <w:rPr>
          <w:rFonts w:ascii="Arial" w:hAnsi="Arial" w:cs="Arial"/>
        </w:rPr>
        <w:t>connect 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affected,</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still</w:t>
      </w:r>
      <w:r w:rsidRPr="001058B5">
        <w:rPr>
          <w:rFonts w:ascii="Arial" w:hAnsi="Arial" w:cs="Arial"/>
          <w:spacing w:val="-11"/>
        </w:rPr>
        <w:t xml:space="preserve"> </w:t>
      </w:r>
      <w:r w:rsidRPr="001058B5">
        <w:rPr>
          <w:rFonts w:ascii="Arial" w:hAnsi="Arial" w:cs="Arial"/>
        </w:rPr>
        <w:t>has the CREATE SESSION</w:t>
      </w:r>
      <w:r w:rsidRPr="001058B5">
        <w:rPr>
          <w:rFonts w:ascii="Arial" w:hAnsi="Arial" w:cs="Arial"/>
          <w:spacing w:val="-103"/>
        </w:rPr>
        <w:t xml:space="preserve"> </w:t>
      </w:r>
      <w:r w:rsidRPr="001058B5">
        <w:rPr>
          <w:rFonts w:ascii="Arial" w:hAnsi="Arial" w:cs="Arial"/>
        </w:rPr>
        <w:t>privilege.</w:t>
      </w:r>
    </w:p>
    <w:p w14:paraId="44918566" w14:textId="77777777" w:rsidR="008C539B" w:rsidRPr="001058B5" w:rsidRDefault="00C12992">
      <w:pPr>
        <w:pStyle w:val="BodyText"/>
        <w:spacing w:before="119" w:line="230" w:lineRule="auto"/>
        <w:ind w:left="2259"/>
        <w:rPr>
          <w:rFonts w:ascii="Arial" w:hAnsi="Arial" w:cs="Arial"/>
        </w:rPr>
      </w:pPr>
      <w:r w:rsidRPr="001058B5">
        <w:rPr>
          <w:rFonts w:ascii="Arial" w:hAnsi="Arial" w:cs="Arial"/>
        </w:rPr>
        <w:t>However,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will</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present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certain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6"/>
        </w:rPr>
        <w:t xml:space="preserve"> </w:t>
      </w:r>
      <w:r w:rsidRPr="001058B5">
        <w:rPr>
          <w:rFonts w:ascii="Arial" w:hAnsi="Arial" w:cs="Arial"/>
        </w:rPr>
        <w:t>are provisioned solely with the CONNECT role. These are users who create tables, views, sequences,</w:t>
      </w:r>
      <w:r w:rsidRPr="001058B5">
        <w:rPr>
          <w:rFonts w:ascii="Arial" w:hAnsi="Arial" w:cs="Arial"/>
          <w:spacing w:val="-19"/>
        </w:rPr>
        <w:t xml:space="preserve"> </w:t>
      </w:r>
      <w:r w:rsidRPr="001058B5">
        <w:rPr>
          <w:rFonts w:ascii="Arial" w:hAnsi="Arial" w:cs="Arial"/>
        </w:rPr>
        <w:t>synonyms,</w:t>
      </w:r>
      <w:r w:rsidRPr="001058B5">
        <w:rPr>
          <w:rFonts w:ascii="Arial" w:hAnsi="Arial" w:cs="Arial"/>
          <w:spacing w:val="-19"/>
        </w:rPr>
        <w:t xml:space="preserve"> </w:t>
      </w:r>
      <w:r w:rsidRPr="001058B5">
        <w:rPr>
          <w:rFonts w:ascii="Arial" w:hAnsi="Arial" w:cs="Arial"/>
        </w:rPr>
        <w:t>clusters,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 xml:space="preserve">command. The privileges they need are no longer provided with the CONNECT role. </w:t>
      </w:r>
      <w:r w:rsidRPr="001058B5">
        <w:rPr>
          <w:rFonts w:ascii="Arial" w:hAnsi="Arial" w:cs="Arial"/>
          <w:spacing w:val="-10"/>
        </w:rPr>
        <w:t xml:space="preserve">To </w:t>
      </w:r>
      <w:r w:rsidRPr="001058B5">
        <w:rPr>
          <w:rFonts w:ascii="Arial" w:hAnsi="Arial" w:cs="Arial"/>
        </w:rPr>
        <w:t>authorize the additional privileges needed, the database administrator must create and apply additional roles for the appropriate privileges, or grant them directly to the users who need them.</w:t>
      </w:r>
    </w:p>
    <w:p w14:paraId="1DB7825B" w14:textId="77777777" w:rsidR="008C539B" w:rsidRPr="001058B5" w:rsidRDefault="00C12992">
      <w:pPr>
        <w:pStyle w:val="BodyText"/>
        <w:spacing w:before="121" w:line="228" w:lineRule="auto"/>
        <w:ind w:left="2260" w:right="185"/>
        <w:rPr>
          <w:rFonts w:ascii="Arial" w:hAnsi="Arial" w:cs="Arial"/>
        </w:rPr>
      </w:pPr>
      <w:r w:rsidRPr="001058B5">
        <w:rPr>
          <w:rFonts w:ascii="Arial" w:hAnsi="Arial" w:cs="Arial"/>
        </w:rPr>
        <w:t>Note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3"/>
        </w:rPr>
        <w:t xml:space="preserve"> </w:t>
      </w:r>
      <w:r w:rsidRPr="001058B5">
        <w:rPr>
          <w:rFonts w:ascii="Arial" w:hAnsi="Arial" w:cs="Arial"/>
        </w:rPr>
        <w:t>SESSION</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required</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9"/>
        </w:rPr>
        <w:t xml:space="preserve"> </w:t>
      </w:r>
      <w:r w:rsidRPr="001058B5">
        <w:rPr>
          <w:rFonts w:ascii="Arial" w:hAnsi="Arial" w:cs="Arial"/>
        </w:rPr>
        <w:t>events.</w:t>
      </w:r>
      <w:r w:rsidRPr="001058B5">
        <w:rPr>
          <w:rFonts w:ascii="Arial" w:hAnsi="Arial" w:cs="Arial"/>
          <w:spacing w:val="-19"/>
        </w:rPr>
        <w:t xml:space="preserve"> </w:t>
      </w:r>
      <w:r w:rsidRPr="001058B5">
        <w:rPr>
          <w:rFonts w:ascii="Arial" w:hAnsi="Arial" w:cs="Arial"/>
        </w:rPr>
        <w:t>Few</w:t>
      </w:r>
      <w:r w:rsidRPr="001058B5">
        <w:rPr>
          <w:rFonts w:ascii="Arial" w:hAnsi="Arial" w:cs="Arial"/>
          <w:spacing w:val="-18"/>
        </w:rPr>
        <w:t xml:space="preserve"> </w:t>
      </w:r>
      <w:r w:rsidRPr="001058B5">
        <w:rPr>
          <w:rFonts w:ascii="Arial" w:hAnsi="Arial" w:cs="Arial"/>
        </w:rPr>
        <w:t>database users</w:t>
      </w:r>
      <w:r w:rsidRPr="001058B5">
        <w:rPr>
          <w:rFonts w:ascii="Arial" w:hAnsi="Arial" w:cs="Arial"/>
          <w:spacing w:val="-5"/>
        </w:rPr>
        <w:t xml:space="preserve"> </w:t>
      </w:r>
      <w:r w:rsidRPr="001058B5">
        <w:rPr>
          <w:rFonts w:ascii="Arial" w:hAnsi="Arial" w:cs="Arial"/>
        </w:rPr>
        <w:t>should</w:t>
      </w:r>
      <w:r w:rsidRPr="001058B5">
        <w:rPr>
          <w:rFonts w:ascii="Arial" w:hAnsi="Arial" w:cs="Arial"/>
          <w:spacing w:val="-4"/>
        </w:rPr>
        <w:t xml:space="preserve"> </w:t>
      </w:r>
      <w:r w:rsidRPr="001058B5">
        <w:rPr>
          <w:rFonts w:ascii="Arial" w:hAnsi="Arial" w:cs="Arial"/>
        </w:rPr>
        <w:t>require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ALTER</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81"/>
        </w:rPr>
        <w:t xml:space="preserve"> </w:t>
      </w:r>
      <w:r w:rsidRPr="001058B5">
        <w:rPr>
          <w:rFonts w:ascii="Arial" w:hAnsi="Arial" w:cs="Arial"/>
        </w:rPr>
        <w:t>privilege.</w:t>
      </w:r>
    </w:p>
    <w:p w14:paraId="2410B0E8" w14:textId="77777777" w:rsidR="008C539B" w:rsidRPr="001058B5" w:rsidRDefault="00C12992">
      <w:pPr>
        <w:spacing w:before="140"/>
        <w:ind w:left="2260"/>
        <w:rPr>
          <w:rFonts w:ascii="Arial" w:hAnsi="Arial" w:cs="Arial"/>
          <w:sz w:val="18"/>
        </w:rPr>
      </w:pPr>
      <w:r w:rsidRPr="001058B5">
        <w:rPr>
          <w:rFonts w:ascii="Arial" w:hAnsi="Arial" w:cs="Arial"/>
          <w:w w:val="95"/>
          <w:sz w:val="18"/>
        </w:rPr>
        <w:t>ALTER SESSION SET EVENTS</w:t>
      </w:r>
      <w:r w:rsidRPr="001058B5">
        <w:rPr>
          <w:rFonts w:ascii="Arial" w:hAnsi="Arial" w:cs="Arial"/>
          <w:spacing w:val="-66"/>
          <w:w w:val="95"/>
          <w:sz w:val="18"/>
        </w:rPr>
        <w:t xml:space="preserve"> </w:t>
      </w:r>
      <w:r w:rsidRPr="001058B5">
        <w:rPr>
          <w:rFonts w:ascii="Arial" w:hAnsi="Arial" w:cs="Arial"/>
          <w:w w:val="95"/>
          <w:sz w:val="18"/>
        </w:rPr>
        <w:t>........</w:t>
      </w:r>
    </w:p>
    <w:p w14:paraId="2F5F7193" w14:textId="77777777" w:rsidR="008C539B" w:rsidRPr="001058B5" w:rsidRDefault="008C539B">
      <w:pPr>
        <w:pStyle w:val="BodyText"/>
        <w:spacing w:before="3"/>
        <w:rPr>
          <w:rFonts w:ascii="Arial" w:hAnsi="Arial" w:cs="Arial"/>
          <w:sz w:val="18"/>
        </w:rPr>
      </w:pPr>
    </w:p>
    <w:p w14:paraId="7B94DE34" w14:textId="77777777" w:rsidR="008C539B" w:rsidRPr="001058B5" w:rsidRDefault="00C12992">
      <w:pPr>
        <w:pStyle w:val="BodyText"/>
        <w:ind w:left="2260"/>
        <w:rPr>
          <w:rFonts w:ascii="Arial" w:hAnsi="Arial" w:cs="Arial"/>
        </w:rPr>
      </w:pPr>
      <w:r w:rsidRPr="001058B5">
        <w:rPr>
          <w:rFonts w:ascii="Arial" w:hAnsi="Arial" w:cs="Arial"/>
        </w:rPr>
        <w:t xml:space="preserve">The alter session privilege is </w:t>
      </w:r>
      <w:r w:rsidRPr="001058B5">
        <w:rPr>
          <w:rFonts w:ascii="Arial" w:hAnsi="Arial" w:cs="Arial"/>
          <w:i/>
        </w:rPr>
        <w:t xml:space="preserve">not </w:t>
      </w:r>
      <w:r w:rsidRPr="001058B5">
        <w:rPr>
          <w:rFonts w:ascii="Arial" w:hAnsi="Arial" w:cs="Arial"/>
        </w:rPr>
        <w:t>required for other alter session commands.</w:t>
      </w:r>
    </w:p>
    <w:p w14:paraId="191D6DE0" w14:textId="77777777" w:rsidR="008C539B" w:rsidRPr="001058B5" w:rsidRDefault="00C12992">
      <w:pPr>
        <w:spacing w:before="141"/>
        <w:ind w:left="2260"/>
        <w:rPr>
          <w:rFonts w:ascii="Arial" w:hAnsi="Arial" w:cs="Arial"/>
          <w:sz w:val="18"/>
        </w:rPr>
      </w:pPr>
      <w:r w:rsidRPr="001058B5">
        <w:rPr>
          <w:rFonts w:ascii="Arial" w:hAnsi="Arial" w:cs="Arial"/>
          <w:w w:val="95"/>
          <w:sz w:val="18"/>
        </w:rPr>
        <w:t>ALTER SESSION SET NLS_TERRITORY = FRANCE;</w:t>
      </w:r>
    </w:p>
    <w:p w14:paraId="190CDCF4" w14:textId="77777777" w:rsidR="008C539B" w:rsidRPr="001058B5" w:rsidRDefault="008C539B">
      <w:pPr>
        <w:pStyle w:val="BodyText"/>
        <w:rPr>
          <w:rFonts w:ascii="Arial" w:hAnsi="Arial" w:cs="Arial"/>
          <w:sz w:val="25"/>
        </w:rPr>
      </w:pPr>
    </w:p>
    <w:p w14:paraId="1D85476C" w14:textId="77777777" w:rsidR="008C539B" w:rsidRPr="001058B5" w:rsidRDefault="00C12992">
      <w:pPr>
        <w:pStyle w:val="Heading6"/>
      </w:pPr>
      <w:bookmarkStart w:id="2164" w:name="How_the_CONNECT_Role_Change_Affects_Appl"/>
      <w:bookmarkStart w:id="2165" w:name="_bookmark2320"/>
      <w:bookmarkStart w:id="2166" w:name="_bookmark2321"/>
      <w:bookmarkEnd w:id="2164"/>
      <w:bookmarkEnd w:id="2165"/>
      <w:bookmarkEnd w:id="2166"/>
      <w:r w:rsidRPr="001058B5">
        <w:t>How the CONNECT Role Change Affects Application Developers</w:t>
      </w:r>
    </w:p>
    <w:p w14:paraId="1D11B85A"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Application developers provisioned solely with the CONNECT role do not have appropriate privileges to create tables, views, sequences, synonyms, clusters, or 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nor</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administrator must</w:t>
      </w:r>
      <w:r w:rsidRPr="001058B5">
        <w:rPr>
          <w:rFonts w:ascii="Arial" w:hAnsi="Arial" w:cs="Arial"/>
          <w:spacing w:val="-4"/>
        </w:rPr>
        <w:t xml:space="preserve"> </w:t>
      </w:r>
      <w:r w:rsidRPr="001058B5">
        <w:rPr>
          <w:rFonts w:ascii="Arial" w:hAnsi="Arial" w:cs="Arial"/>
        </w:rPr>
        <w:t>either</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apply</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grant them directly to the application developers who need</w:t>
      </w:r>
      <w:r w:rsidRPr="001058B5">
        <w:rPr>
          <w:rFonts w:ascii="Arial" w:hAnsi="Arial" w:cs="Arial"/>
          <w:spacing w:val="-8"/>
        </w:rPr>
        <w:t xml:space="preserve"> </w:t>
      </w:r>
      <w:r w:rsidRPr="001058B5">
        <w:rPr>
          <w:rFonts w:ascii="Arial" w:hAnsi="Arial" w:cs="Arial"/>
        </w:rPr>
        <w:t>them.</w:t>
      </w:r>
    </w:p>
    <w:p w14:paraId="4BDA1E6D" w14:textId="77777777" w:rsidR="008C539B" w:rsidRPr="001058B5" w:rsidRDefault="008C539B">
      <w:pPr>
        <w:pStyle w:val="BodyText"/>
        <w:spacing w:before="3"/>
        <w:rPr>
          <w:rFonts w:ascii="Arial" w:hAnsi="Arial" w:cs="Arial"/>
          <w:sz w:val="23"/>
        </w:rPr>
      </w:pPr>
    </w:p>
    <w:p w14:paraId="09CE0B40" w14:textId="77777777" w:rsidR="008C539B" w:rsidRPr="001058B5" w:rsidRDefault="00C12992">
      <w:pPr>
        <w:pStyle w:val="Heading6"/>
      </w:pPr>
      <w:bookmarkStart w:id="2167" w:name="How_the_CONNECT_Role_Change_Affects_Clie"/>
      <w:bookmarkStart w:id="2168" w:name="_bookmark2322"/>
      <w:bookmarkStart w:id="2169" w:name="_bookmark2323"/>
      <w:bookmarkEnd w:id="2167"/>
      <w:bookmarkEnd w:id="2168"/>
      <w:bookmarkEnd w:id="2169"/>
      <w:r w:rsidRPr="001058B5">
        <w:t>How the CONNECT Role Change Affects Client Server Applications</w:t>
      </w:r>
    </w:p>
    <w:p w14:paraId="40924CF3" w14:textId="77777777" w:rsidR="008C539B" w:rsidRPr="001058B5" w:rsidRDefault="00C12992">
      <w:pPr>
        <w:pStyle w:val="BodyText"/>
        <w:spacing w:before="55" w:line="232" w:lineRule="auto"/>
        <w:ind w:left="2260" w:right="157"/>
        <w:rPr>
          <w:rFonts w:ascii="Arial" w:hAnsi="Arial" w:cs="Arial"/>
        </w:rPr>
      </w:pPr>
      <w:r w:rsidRPr="001058B5">
        <w:rPr>
          <w:rFonts w:ascii="Arial" w:hAnsi="Arial" w:cs="Arial"/>
        </w:rPr>
        <w:t>Most client/server applications that use dedicated user accounts will not be affected by this change. However, applications that create private synonyms or temporary tables using dynamic SQL in the user schema during account provisioning or run-time</w:t>
      </w:r>
    </w:p>
    <w:p w14:paraId="479ED0A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B88B36" w14:textId="77777777" w:rsidR="008C539B" w:rsidRPr="001058B5" w:rsidRDefault="008C539B">
      <w:pPr>
        <w:pStyle w:val="BodyText"/>
        <w:spacing w:before="5"/>
        <w:rPr>
          <w:rFonts w:ascii="Arial" w:hAnsi="Arial" w:cs="Arial"/>
          <w:sz w:val="25"/>
        </w:rPr>
      </w:pPr>
    </w:p>
    <w:p w14:paraId="6CC174F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operations will be affected. They will require additional roles or grants to acquire the system privileges appropriate to their activities.</w:t>
      </w:r>
    </w:p>
    <w:p w14:paraId="54B0826A" w14:textId="77777777" w:rsidR="008C539B" w:rsidRPr="001058B5" w:rsidRDefault="008C539B">
      <w:pPr>
        <w:pStyle w:val="BodyText"/>
        <w:spacing w:before="6"/>
        <w:rPr>
          <w:rFonts w:ascii="Arial" w:hAnsi="Arial" w:cs="Arial"/>
          <w:sz w:val="25"/>
        </w:rPr>
      </w:pPr>
    </w:p>
    <w:p w14:paraId="12880B54" w14:textId="77777777" w:rsidR="008C539B" w:rsidRPr="001058B5" w:rsidRDefault="00C12992">
      <w:pPr>
        <w:pStyle w:val="Heading4"/>
        <w:spacing w:before="1"/>
        <w:ind w:left="100"/>
      </w:pPr>
      <w:bookmarkStart w:id="2170" w:name="Approaches_to_Addressing_the_CONNECT_Rol"/>
      <w:bookmarkStart w:id="2171" w:name="_bookmark2324"/>
      <w:bookmarkEnd w:id="2170"/>
      <w:bookmarkEnd w:id="2171"/>
      <w:r w:rsidRPr="001058B5">
        <w:t>Approaches to Addressing the CONNECT Role Change</w:t>
      </w:r>
    </w:p>
    <w:p w14:paraId="082761CC"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Oracle recommends the following three approaches to address the impact of this change.</w:t>
      </w:r>
    </w:p>
    <w:p w14:paraId="69DF7F23" w14:textId="77777777" w:rsidR="008C539B" w:rsidRPr="001058B5" w:rsidRDefault="008C539B">
      <w:pPr>
        <w:pStyle w:val="BodyText"/>
        <w:spacing w:before="2"/>
        <w:rPr>
          <w:rFonts w:ascii="Arial" w:hAnsi="Arial" w:cs="Arial"/>
          <w:sz w:val="23"/>
        </w:rPr>
      </w:pPr>
    </w:p>
    <w:p w14:paraId="3E1D4C1D" w14:textId="77777777" w:rsidR="008C539B" w:rsidRPr="001058B5" w:rsidRDefault="00C12992">
      <w:pPr>
        <w:pStyle w:val="Heading6"/>
        <w:ind w:left="1660"/>
      </w:pPr>
      <w:bookmarkStart w:id="2172" w:name="Approach_1:_Create_a_New_Database_Role"/>
      <w:bookmarkStart w:id="2173" w:name="_bookmark2325"/>
      <w:bookmarkEnd w:id="2172"/>
      <w:bookmarkEnd w:id="2173"/>
      <w:r w:rsidRPr="001058B5">
        <w:t>Approach 1: Create a New Database Role</w:t>
      </w:r>
    </w:p>
    <w:p w14:paraId="04FDCBAE" w14:textId="77777777" w:rsidR="008C539B" w:rsidRPr="001058B5" w:rsidRDefault="00C12992">
      <w:pPr>
        <w:pStyle w:val="BodyText"/>
        <w:spacing w:before="59" w:line="228" w:lineRule="auto"/>
        <w:ind w:left="1660" w:right="848" w:hanging="1"/>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removed</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managed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creating</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new database</w:t>
      </w:r>
      <w:r w:rsidRPr="001058B5">
        <w:rPr>
          <w:rFonts w:ascii="Arial" w:hAnsi="Arial" w:cs="Arial"/>
          <w:spacing w:val="-2"/>
        </w:rPr>
        <w:t xml:space="preserve"> </w:t>
      </w:r>
      <w:r w:rsidRPr="001058B5">
        <w:rPr>
          <w:rFonts w:ascii="Arial" w:hAnsi="Arial" w:cs="Arial"/>
        </w:rPr>
        <w:t>role.</w:t>
      </w:r>
    </w:p>
    <w:p w14:paraId="177B8F35"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First, connect to the upgraded Oracle database and create a new database role. The following example uses a role called my_app_developer.</w:t>
      </w:r>
    </w:p>
    <w:p w14:paraId="7A31922F" w14:textId="77777777" w:rsidR="008C539B" w:rsidRPr="001058B5" w:rsidRDefault="00C12992">
      <w:pPr>
        <w:spacing w:before="138"/>
        <w:ind w:left="1660"/>
        <w:rPr>
          <w:rFonts w:ascii="Arial" w:hAnsi="Arial" w:cs="Arial"/>
          <w:sz w:val="18"/>
        </w:rPr>
      </w:pPr>
      <w:r w:rsidRPr="001058B5">
        <w:rPr>
          <w:rFonts w:ascii="Arial" w:hAnsi="Arial" w:cs="Arial"/>
          <w:w w:val="95"/>
          <w:sz w:val="18"/>
        </w:rPr>
        <w:t>CREATE ROLE my_app_developer;</w:t>
      </w:r>
    </w:p>
    <w:p w14:paraId="5AC1FC2D" w14:textId="77777777" w:rsidR="008C539B" w:rsidRPr="001058B5" w:rsidRDefault="00C12992">
      <w:pPr>
        <w:spacing w:before="16"/>
        <w:ind w:left="1660"/>
        <w:rPr>
          <w:rFonts w:ascii="Arial" w:hAnsi="Arial" w:cs="Arial"/>
          <w:sz w:val="18"/>
        </w:rPr>
      </w:pPr>
      <w:r w:rsidRPr="001058B5">
        <w:rPr>
          <w:rFonts w:ascii="Arial" w:hAnsi="Arial" w:cs="Arial"/>
          <w:w w:val="95"/>
          <w:sz w:val="18"/>
        </w:rPr>
        <w:t>GRANT CREATE TABLE, CREATE VIEW, CREATE SEQUENCE, CREATE SYNONYM, CREATE CLUSTER,</w:t>
      </w:r>
    </w:p>
    <w:p w14:paraId="5EF421CA"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DATABASE LINK, ALTER SESSION TO my_app_developer;</w:t>
      </w:r>
    </w:p>
    <w:p w14:paraId="56C11B3F" w14:textId="77777777" w:rsidR="008C539B" w:rsidRPr="001058B5" w:rsidRDefault="008C539B">
      <w:pPr>
        <w:pStyle w:val="BodyText"/>
        <w:spacing w:before="1"/>
        <w:rPr>
          <w:rFonts w:ascii="Arial" w:hAnsi="Arial" w:cs="Arial"/>
          <w:sz w:val="19"/>
        </w:rPr>
      </w:pPr>
    </w:p>
    <w:p w14:paraId="493F2A0F"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Second,</w:t>
      </w:r>
      <w:r w:rsidRPr="001058B5">
        <w:rPr>
          <w:rFonts w:ascii="Arial" w:hAnsi="Arial" w:cs="Arial"/>
          <w:spacing w:val="-13"/>
        </w:rPr>
        <w:t xml:space="preserve"> </w:t>
      </w:r>
      <w:r w:rsidRPr="001058B5">
        <w:rPr>
          <w:rFonts w:ascii="Arial" w:hAnsi="Arial" w:cs="Arial"/>
        </w:rPr>
        <w:t>determine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 new role to these users or</w:t>
      </w:r>
      <w:r w:rsidRPr="001058B5">
        <w:rPr>
          <w:rFonts w:ascii="Arial" w:hAnsi="Arial" w:cs="Arial"/>
          <w:spacing w:val="-5"/>
        </w:rPr>
        <w:t xml:space="preserve"> </w:t>
      </w:r>
      <w:r w:rsidRPr="001058B5">
        <w:rPr>
          <w:rFonts w:ascii="Arial" w:hAnsi="Arial" w:cs="Arial"/>
        </w:rPr>
        <w:t>roles.</w:t>
      </w:r>
    </w:p>
    <w:p w14:paraId="173D6A0D" w14:textId="77777777" w:rsidR="008C539B" w:rsidRPr="001058B5" w:rsidRDefault="00C12992">
      <w:pPr>
        <w:spacing w:before="144" w:line="259" w:lineRule="auto"/>
        <w:ind w:left="1752" w:right="3970" w:hanging="93"/>
        <w:rPr>
          <w:rFonts w:ascii="Arial" w:hAnsi="Arial" w:cs="Arial"/>
          <w:sz w:val="18"/>
        </w:rPr>
      </w:pPr>
      <w:r w:rsidRPr="001058B5">
        <w:rPr>
          <w:rFonts w:ascii="Arial" w:hAnsi="Arial" w:cs="Arial"/>
          <w:w w:val="85"/>
          <w:sz w:val="18"/>
        </w:rPr>
        <w:t xml:space="preserve">SELECT USER$.NAME, ADMIN_OPTION, DEFAULT_ROLE </w:t>
      </w:r>
      <w:r w:rsidRPr="001058B5">
        <w:rPr>
          <w:rFonts w:ascii="Arial" w:hAnsi="Arial" w:cs="Arial"/>
          <w:w w:val="95"/>
          <w:sz w:val="18"/>
        </w:rPr>
        <w:t>FROM USER$, SYSAUTH$, DBA_ROLE_PRIVS</w:t>
      </w:r>
    </w:p>
    <w:p w14:paraId="2A1A3E14" w14:textId="77777777" w:rsidR="008C539B" w:rsidRPr="001058B5" w:rsidRDefault="00C12992">
      <w:pPr>
        <w:ind w:left="1752"/>
        <w:rPr>
          <w:rFonts w:ascii="Arial" w:hAnsi="Arial" w:cs="Arial"/>
          <w:sz w:val="18"/>
        </w:rPr>
      </w:pPr>
      <w:r w:rsidRPr="001058B5">
        <w:rPr>
          <w:rFonts w:ascii="Arial" w:hAnsi="Arial" w:cs="Arial"/>
          <w:w w:val="95"/>
          <w:sz w:val="18"/>
        </w:rPr>
        <w:t>WHERE PRIVILEGE# =</w:t>
      </w:r>
    </w:p>
    <w:p w14:paraId="4BCC5870" w14:textId="77777777" w:rsidR="008C539B" w:rsidRPr="001058B5" w:rsidRDefault="00C12992">
      <w:pPr>
        <w:spacing w:before="15" w:line="259" w:lineRule="auto"/>
        <w:ind w:left="1752" w:right="3872"/>
        <w:rPr>
          <w:rFonts w:ascii="Arial" w:hAnsi="Arial" w:cs="Arial"/>
          <w:sz w:val="18"/>
        </w:rPr>
      </w:pPr>
      <w:r w:rsidRPr="001058B5">
        <w:rPr>
          <w:rFonts w:ascii="Arial" w:hAnsi="Arial" w:cs="Arial"/>
          <w:w w:val="95"/>
          <w:sz w:val="18"/>
        </w:rPr>
        <w:t>(SELECT</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NAME</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'CONNECT') AND USER$.USER# =</w:t>
      </w:r>
      <w:r w:rsidRPr="001058B5">
        <w:rPr>
          <w:rFonts w:ascii="Arial" w:hAnsi="Arial" w:cs="Arial"/>
          <w:spacing w:val="-62"/>
          <w:w w:val="95"/>
          <w:sz w:val="18"/>
        </w:rPr>
        <w:t xml:space="preserve"> </w:t>
      </w:r>
      <w:r w:rsidRPr="001058B5">
        <w:rPr>
          <w:rFonts w:ascii="Arial" w:hAnsi="Arial" w:cs="Arial"/>
          <w:w w:val="95"/>
          <w:sz w:val="18"/>
        </w:rPr>
        <w:t>GRANTEE#</w:t>
      </w:r>
    </w:p>
    <w:p w14:paraId="79698BFD" w14:textId="77777777" w:rsidR="008C539B" w:rsidRPr="001058B5" w:rsidRDefault="00C12992">
      <w:pPr>
        <w:ind w:left="1752"/>
        <w:rPr>
          <w:rFonts w:ascii="Arial" w:hAnsi="Arial" w:cs="Arial"/>
          <w:sz w:val="18"/>
        </w:rPr>
      </w:pPr>
      <w:r w:rsidRPr="001058B5">
        <w:rPr>
          <w:rFonts w:ascii="Arial" w:hAnsi="Arial" w:cs="Arial"/>
          <w:w w:val="95"/>
          <w:sz w:val="18"/>
        </w:rPr>
        <w:t>AND GRANTEE = USER$.NAME</w:t>
      </w:r>
    </w:p>
    <w:p w14:paraId="612C57CD" w14:textId="77777777" w:rsidR="008C539B" w:rsidRPr="001058B5" w:rsidRDefault="00C12992">
      <w:pPr>
        <w:spacing w:before="16"/>
        <w:ind w:left="1752"/>
        <w:rPr>
          <w:rFonts w:ascii="Arial" w:hAnsi="Arial" w:cs="Arial"/>
          <w:sz w:val="18"/>
        </w:rPr>
      </w:pPr>
      <w:r w:rsidRPr="001058B5">
        <w:rPr>
          <w:rFonts w:ascii="Arial" w:hAnsi="Arial" w:cs="Arial"/>
          <w:w w:val="95"/>
          <w:sz w:val="18"/>
        </w:rPr>
        <w:t>AND GRANTED_ROLE = 'CONNECT';</w:t>
      </w:r>
    </w:p>
    <w:p w14:paraId="7D314D14" w14:textId="77777777" w:rsidR="008C539B" w:rsidRPr="001058B5" w:rsidRDefault="008C539B">
      <w:pPr>
        <w:pStyle w:val="BodyText"/>
        <w:spacing w:before="10"/>
        <w:rPr>
          <w:rFonts w:ascii="Arial" w:hAnsi="Arial" w:cs="Arial"/>
        </w:rPr>
      </w:pPr>
    </w:p>
    <w:p w14:paraId="6766F0E6"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NAME</w:t>
      </w:r>
      <w:r w:rsidRPr="001058B5">
        <w:rPr>
          <w:rFonts w:ascii="Arial" w:hAnsi="Arial" w:cs="Arial"/>
          <w:w w:val="95"/>
          <w:sz w:val="18"/>
        </w:rPr>
        <w:tab/>
      </w:r>
      <w:r w:rsidRPr="001058B5">
        <w:rPr>
          <w:rFonts w:ascii="Arial" w:hAnsi="Arial" w:cs="Arial"/>
          <w:w w:val="90"/>
          <w:sz w:val="18"/>
        </w:rPr>
        <w:t>ADMIN_OPTI</w:t>
      </w:r>
      <w:r w:rsidRPr="001058B5">
        <w:rPr>
          <w:rFonts w:ascii="Arial" w:hAnsi="Arial" w:cs="Arial"/>
          <w:spacing w:val="-67"/>
          <w:w w:val="90"/>
          <w:sz w:val="18"/>
        </w:rPr>
        <w:t xml:space="preserve"> </w:t>
      </w:r>
      <w:r w:rsidRPr="001058B5">
        <w:rPr>
          <w:rFonts w:ascii="Arial" w:hAnsi="Arial" w:cs="Arial"/>
          <w:spacing w:val="-2"/>
          <w:w w:val="90"/>
          <w:sz w:val="18"/>
        </w:rPr>
        <w:t>DEF</w:t>
      </w:r>
    </w:p>
    <w:p w14:paraId="73349279" w14:textId="77777777" w:rsidR="008C539B" w:rsidRPr="001058B5" w:rsidRDefault="00C12992">
      <w:pPr>
        <w:tabs>
          <w:tab w:val="left" w:pos="4531"/>
          <w:tab w:val="left" w:pos="5551"/>
        </w:tabs>
        <w:spacing w:before="16" w:line="259" w:lineRule="auto"/>
        <w:ind w:left="1660" w:right="4249"/>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5"/>
          <w:sz w:val="18"/>
        </w:rPr>
        <w:t>R1</w:t>
      </w:r>
      <w:r w:rsidRPr="001058B5">
        <w:rPr>
          <w:rFonts w:ascii="Arial" w:hAnsi="Arial" w:cs="Arial"/>
          <w:w w:val="95"/>
          <w:sz w:val="18"/>
        </w:rPr>
        <w:tab/>
        <w:t>YES</w:t>
      </w:r>
      <w:r w:rsidRPr="001058B5">
        <w:rPr>
          <w:rFonts w:ascii="Arial" w:hAnsi="Arial" w:cs="Arial"/>
          <w:w w:val="95"/>
          <w:sz w:val="18"/>
        </w:rPr>
        <w:tab/>
      </w:r>
      <w:r w:rsidRPr="001058B5">
        <w:rPr>
          <w:rFonts w:ascii="Arial" w:hAnsi="Arial" w:cs="Arial"/>
          <w:spacing w:val="-2"/>
          <w:w w:val="85"/>
          <w:sz w:val="18"/>
        </w:rPr>
        <w:t>YES</w:t>
      </w:r>
    </w:p>
    <w:p w14:paraId="42E433E1" w14:textId="77777777" w:rsidR="008C539B" w:rsidRPr="001058B5" w:rsidRDefault="00C12992">
      <w:pPr>
        <w:tabs>
          <w:tab w:val="left" w:pos="4531"/>
          <w:tab w:val="left" w:pos="5551"/>
        </w:tabs>
        <w:ind w:left="1660"/>
        <w:rPr>
          <w:rFonts w:ascii="Arial" w:hAnsi="Arial" w:cs="Arial"/>
          <w:sz w:val="18"/>
        </w:rPr>
      </w:pPr>
      <w:r w:rsidRPr="001058B5">
        <w:rPr>
          <w:rFonts w:ascii="Arial" w:hAnsi="Arial" w:cs="Arial"/>
          <w:w w:val="95"/>
          <w:sz w:val="18"/>
        </w:rPr>
        <w:t>R2</w:t>
      </w:r>
      <w:r w:rsidRPr="001058B5">
        <w:rPr>
          <w:rFonts w:ascii="Arial" w:hAnsi="Arial" w:cs="Arial"/>
          <w:w w:val="95"/>
          <w:sz w:val="18"/>
        </w:rPr>
        <w:tab/>
        <w:t>NO</w:t>
      </w:r>
      <w:r w:rsidRPr="001058B5">
        <w:rPr>
          <w:rFonts w:ascii="Arial" w:hAnsi="Arial" w:cs="Arial"/>
          <w:w w:val="95"/>
          <w:sz w:val="18"/>
        </w:rPr>
        <w:tab/>
      </w:r>
      <w:r w:rsidRPr="001058B5">
        <w:rPr>
          <w:rFonts w:ascii="Arial" w:hAnsi="Arial" w:cs="Arial"/>
          <w:spacing w:val="-2"/>
          <w:w w:val="95"/>
          <w:sz w:val="18"/>
        </w:rPr>
        <w:t>YES</w:t>
      </w:r>
    </w:p>
    <w:p w14:paraId="47A70565" w14:textId="77777777" w:rsidR="008C539B" w:rsidRPr="001058B5" w:rsidRDefault="008C539B">
      <w:pPr>
        <w:pStyle w:val="BodyText"/>
        <w:spacing w:before="9"/>
        <w:rPr>
          <w:rFonts w:ascii="Arial" w:hAnsi="Arial" w:cs="Arial"/>
        </w:rPr>
      </w:pPr>
    </w:p>
    <w:p w14:paraId="6D86D88B" w14:textId="77777777" w:rsidR="008C539B" w:rsidRPr="001058B5" w:rsidRDefault="00C12992">
      <w:pPr>
        <w:spacing w:line="259" w:lineRule="auto"/>
        <w:ind w:left="1660" w:right="4058"/>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my_app_developer</w:t>
      </w:r>
      <w:r w:rsidRPr="001058B5">
        <w:rPr>
          <w:rFonts w:ascii="Arial" w:hAnsi="Arial" w:cs="Arial"/>
          <w:spacing w:val="-38"/>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R1</w:t>
      </w:r>
      <w:r w:rsidRPr="001058B5">
        <w:rPr>
          <w:rFonts w:ascii="Arial" w:hAnsi="Arial" w:cs="Arial"/>
          <w:spacing w:val="-38"/>
          <w:w w:val="90"/>
          <w:sz w:val="18"/>
        </w:rPr>
        <w:t xml:space="preserve"> </w:t>
      </w:r>
      <w:r w:rsidRPr="001058B5">
        <w:rPr>
          <w:rFonts w:ascii="Arial" w:hAnsi="Arial" w:cs="Arial"/>
          <w:w w:val="90"/>
          <w:sz w:val="18"/>
        </w:rPr>
        <w:t>WITH</w:t>
      </w:r>
      <w:r w:rsidRPr="001058B5">
        <w:rPr>
          <w:rFonts w:ascii="Arial" w:hAnsi="Arial" w:cs="Arial"/>
          <w:spacing w:val="-38"/>
          <w:w w:val="90"/>
          <w:sz w:val="18"/>
        </w:rPr>
        <w:t xml:space="preserve"> </w:t>
      </w:r>
      <w:r w:rsidRPr="001058B5">
        <w:rPr>
          <w:rFonts w:ascii="Arial" w:hAnsi="Arial" w:cs="Arial"/>
          <w:w w:val="90"/>
          <w:sz w:val="18"/>
        </w:rPr>
        <w:t>ADMIN</w:t>
      </w:r>
      <w:r w:rsidRPr="001058B5">
        <w:rPr>
          <w:rFonts w:ascii="Arial" w:hAnsi="Arial" w:cs="Arial"/>
          <w:spacing w:val="-38"/>
          <w:w w:val="90"/>
          <w:sz w:val="18"/>
        </w:rPr>
        <w:t xml:space="preserve"> </w:t>
      </w:r>
      <w:r w:rsidRPr="001058B5">
        <w:rPr>
          <w:rFonts w:ascii="Arial" w:hAnsi="Arial" w:cs="Arial"/>
          <w:w w:val="90"/>
          <w:sz w:val="18"/>
        </w:rPr>
        <w:t xml:space="preserve">OPTION; </w:t>
      </w:r>
      <w:r w:rsidRPr="001058B5">
        <w:rPr>
          <w:rFonts w:ascii="Arial" w:hAnsi="Arial" w:cs="Arial"/>
          <w:w w:val="95"/>
          <w:sz w:val="18"/>
        </w:rPr>
        <w:t>GRANT my_app_developer TO</w:t>
      </w:r>
      <w:r w:rsidRPr="001058B5">
        <w:rPr>
          <w:rFonts w:ascii="Arial" w:hAnsi="Arial" w:cs="Arial"/>
          <w:spacing w:val="-72"/>
          <w:w w:val="95"/>
          <w:sz w:val="18"/>
        </w:rPr>
        <w:t xml:space="preserve"> </w:t>
      </w:r>
      <w:r w:rsidRPr="001058B5">
        <w:rPr>
          <w:rFonts w:ascii="Arial" w:hAnsi="Arial" w:cs="Arial"/>
          <w:w w:val="95"/>
          <w:sz w:val="18"/>
        </w:rPr>
        <w:t>R2;</w:t>
      </w:r>
    </w:p>
    <w:p w14:paraId="692E3911" w14:textId="77777777" w:rsidR="008C539B" w:rsidRPr="001058B5" w:rsidRDefault="008C539B">
      <w:pPr>
        <w:pStyle w:val="BodyText"/>
        <w:spacing w:before="4"/>
        <w:rPr>
          <w:rFonts w:ascii="Arial" w:hAnsi="Arial" w:cs="Arial"/>
          <w:sz w:val="17"/>
        </w:rPr>
      </w:pPr>
    </w:p>
    <w:p w14:paraId="2D5022A9"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You can determine the privileges that users require by using Oracle Auditing. The audit information can then be analyzed and used to create additional database roles with finer granularity.</w:t>
      </w:r>
    </w:p>
    <w:p w14:paraId="764E6CEE" w14:textId="77777777" w:rsidR="008C539B" w:rsidRPr="001058B5" w:rsidRDefault="00C12992">
      <w:pPr>
        <w:pStyle w:val="BodyText"/>
        <w:spacing w:before="119" w:line="230" w:lineRule="auto"/>
        <w:ind w:left="1659" w:right="739"/>
        <w:rPr>
          <w:rFonts w:ascii="Arial" w:hAnsi="Arial" w:cs="Arial"/>
        </w:rPr>
      </w:pPr>
      <w:r w:rsidRPr="001058B5">
        <w:rPr>
          <w:rFonts w:ascii="Arial" w:hAnsi="Arial" w:cs="Arial"/>
        </w:rPr>
        <w:t>Privileges not used can then be revoked for specific users. Note that before auditing, the</w:t>
      </w:r>
      <w:r w:rsidRPr="001058B5">
        <w:rPr>
          <w:rFonts w:ascii="Arial" w:hAnsi="Arial" w:cs="Arial"/>
          <w:spacing w:val="-24"/>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initialization</w:t>
      </w:r>
      <w:r w:rsidRPr="001058B5">
        <w:rPr>
          <w:rFonts w:ascii="Arial" w:hAnsi="Arial" w:cs="Arial"/>
          <w:spacing w:val="-24"/>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initialized</w:t>
      </w:r>
      <w:r w:rsidRPr="001058B5">
        <w:rPr>
          <w:rFonts w:ascii="Arial" w:hAnsi="Arial" w:cs="Arial"/>
          <w:spacing w:val="-23"/>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database restarted.</w:t>
      </w:r>
    </w:p>
    <w:p w14:paraId="39B5E7DD" w14:textId="77777777" w:rsidR="008C539B" w:rsidRPr="001058B5" w:rsidRDefault="00C12992">
      <w:pPr>
        <w:spacing w:before="142" w:line="259" w:lineRule="auto"/>
        <w:ind w:left="1660" w:right="848"/>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128CD770" w14:textId="77777777" w:rsidR="008C539B" w:rsidRPr="001058B5" w:rsidRDefault="008C539B">
      <w:pPr>
        <w:pStyle w:val="BodyText"/>
        <w:spacing w:before="9"/>
        <w:rPr>
          <w:rFonts w:ascii="Arial" w:hAnsi="Arial" w:cs="Arial"/>
          <w:sz w:val="16"/>
        </w:rPr>
      </w:pPr>
    </w:p>
    <w:p w14:paraId="4031A879" w14:textId="77777777" w:rsidR="008C539B" w:rsidRPr="001058B5" w:rsidRDefault="00C12992">
      <w:pPr>
        <w:pStyle w:val="BodyText"/>
        <w:ind w:left="1660"/>
        <w:rPr>
          <w:rFonts w:ascii="Arial" w:hAnsi="Arial" w:cs="Arial"/>
        </w:rPr>
      </w:pPr>
      <w:r w:rsidRPr="001058B5">
        <w:rPr>
          <w:rFonts w:ascii="Arial" w:hAnsi="Arial" w:cs="Arial"/>
        </w:rPr>
        <w:t>Database privilege usage can now be monitored periodically.</w:t>
      </w:r>
    </w:p>
    <w:p w14:paraId="4C18FA0E" w14:textId="77777777" w:rsidR="008C539B" w:rsidRPr="001058B5" w:rsidRDefault="00C12992">
      <w:pPr>
        <w:spacing w:before="141" w:line="259" w:lineRule="auto"/>
        <w:ind w:left="1660" w:right="36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753DCB97" w14:textId="77777777" w:rsidR="008C539B" w:rsidRPr="001058B5" w:rsidRDefault="008C539B">
      <w:pPr>
        <w:pStyle w:val="BodyText"/>
        <w:spacing w:before="4"/>
        <w:rPr>
          <w:rFonts w:ascii="Arial" w:hAnsi="Arial" w:cs="Arial"/>
          <w:sz w:val="19"/>
        </w:rPr>
      </w:pPr>
    </w:p>
    <w:p w14:paraId="5EB85E42"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6204F44C" w14:textId="77777777" w:rsidR="008C539B" w:rsidRPr="001058B5" w:rsidRDefault="00C12992">
      <w:pPr>
        <w:tabs>
          <w:tab w:val="left" w:pos="4531"/>
        </w:tabs>
        <w:spacing w:before="16" w:line="259" w:lineRule="auto"/>
        <w:ind w:left="1660" w:right="40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3"/>
          <w:w w:val="95"/>
          <w:sz w:val="18"/>
        </w:rPr>
        <w:t xml:space="preserve"> </w:t>
      </w:r>
      <w:r w:rsidRPr="001058B5">
        <w:rPr>
          <w:rFonts w:ascii="Arial" w:hAnsi="Arial" w:cs="Arial"/>
          <w:w w:val="95"/>
          <w:sz w:val="18"/>
        </w:rPr>
        <w:t>TABLE</w:t>
      </w:r>
    </w:p>
    <w:p w14:paraId="731CFE25"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4"/>
          <w:w w:val="95"/>
          <w:sz w:val="18"/>
        </w:rPr>
        <w:t xml:space="preserve"> </w:t>
      </w:r>
      <w:r w:rsidRPr="001058B5">
        <w:rPr>
          <w:rFonts w:ascii="Arial" w:hAnsi="Arial" w:cs="Arial"/>
          <w:w w:val="95"/>
          <w:sz w:val="18"/>
        </w:rPr>
        <w:t>SEQUENCE</w:t>
      </w:r>
    </w:p>
    <w:p w14:paraId="3A4EB8EB" w14:textId="77777777" w:rsidR="008C539B" w:rsidRPr="001058B5" w:rsidRDefault="00C12992">
      <w:pPr>
        <w:tabs>
          <w:tab w:val="left" w:pos="4531"/>
        </w:tabs>
        <w:spacing w:before="15"/>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3"/>
          <w:w w:val="95"/>
          <w:sz w:val="18"/>
        </w:rPr>
        <w:t xml:space="preserve"> </w:t>
      </w:r>
      <w:r w:rsidRPr="001058B5">
        <w:rPr>
          <w:rFonts w:ascii="Arial" w:hAnsi="Arial" w:cs="Arial"/>
          <w:w w:val="95"/>
          <w:sz w:val="18"/>
        </w:rPr>
        <w:t>TABLE</w:t>
      </w:r>
    </w:p>
    <w:p w14:paraId="7918E35D" w14:textId="77777777" w:rsidR="008C539B" w:rsidRPr="001058B5" w:rsidRDefault="00C12992">
      <w:pPr>
        <w:tabs>
          <w:tab w:val="left" w:pos="4531"/>
        </w:tabs>
        <w:spacing w:before="17"/>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4AD758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6642CD" w14:textId="77777777" w:rsidR="008C539B" w:rsidRPr="001058B5" w:rsidRDefault="008C539B">
      <w:pPr>
        <w:pStyle w:val="BodyText"/>
        <w:rPr>
          <w:rFonts w:ascii="Arial" w:hAnsi="Arial" w:cs="Arial"/>
        </w:rPr>
      </w:pPr>
    </w:p>
    <w:p w14:paraId="681D89D6" w14:textId="77777777" w:rsidR="008C539B" w:rsidRPr="001058B5" w:rsidRDefault="008C539B">
      <w:pPr>
        <w:pStyle w:val="BodyText"/>
        <w:spacing w:before="7"/>
        <w:rPr>
          <w:rFonts w:ascii="Arial" w:hAnsi="Arial" w:cs="Arial"/>
          <w:sz w:val="18"/>
        </w:rPr>
      </w:pPr>
    </w:p>
    <w:p w14:paraId="503DCF00"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E3B214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D792278"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B2C48E8"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4CF5DB1A" w14:textId="77777777" w:rsidR="008C539B" w:rsidRPr="001058B5" w:rsidRDefault="008C539B">
      <w:pPr>
        <w:pStyle w:val="BodyText"/>
        <w:spacing w:before="8"/>
        <w:rPr>
          <w:rFonts w:ascii="Arial" w:hAnsi="Arial" w:cs="Arial"/>
        </w:rPr>
      </w:pPr>
    </w:p>
    <w:p w14:paraId="0EE340BA" w14:textId="77777777" w:rsidR="008C539B" w:rsidRPr="001058B5" w:rsidRDefault="00C12992">
      <w:pPr>
        <w:ind w:left="2260"/>
        <w:rPr>
          <w:rFonts w:ascii="Arial" w:hAnsi="Arial" w:cs="Arial"/>
          <w:sz w:val="18"/>
        </w:rPr>
      </w:pPr>
      <w:r w:rsidRPr="001058B5">
        <w:rPr>
          <w:rFonts w:ascii="Arial" w:hAnsi="Arial" w:cs="Arial"/>
          <w:w w:val="95"/>
          <w:sz w:val="18"/>
        </w:rPr>
        <w:t>8 rows selected.</w:t>
      </w:r>
    </w:p>
    <w:p w14:paraId="3F36CF9A" w14:textId="77777777" w:rsidR="008C539B" w:rsidRPr="001058B5" w:rsidRDefault="008C539B">
      <w:pPr>
        <w:pStyle w:val="BodyText"/>
        <w:spacing w:before="2"/>
        <w:rPr>
          <w:rFonts w:ascii="Arial" w:hAnsi="Arial" w:cs="Arial"/>
          <w:sz w:val="25"/>
        </w:rPr>
      </w:pPr>
    </w:p>
    <w:p w14:paraId="34C70AFB" w14:textId="77777777" w:rsidR="008C539B" w:rsidRPr="001058B5" w:rsidRDefault="00C12992">
      <w:pPr>
        <w:pStyle w:val="Heading6"/>
      </w:pPr>
      <w:bookmarkStart w:id="2174" w:name="Approach_2:_Restore_CONNECT_Privileges"/>
      <w:bookmarkStart w:id="2175" w:name="_bookmark2326"/>
      <w:bookmarkEnd w:id="2174"/>
      <w:bookmarkEnd w:id="2175"/>
      <w:r w:rsidRPr="001058B5">
        <w:t>Approach 2: Restore CONNECT Privileges</w:t>
      </w:r>
    </w:p>
    <w:p w14:paraId="52FD1653" w14:textId="77777777" w:rsidR="008C539B" w:rsidRPr="001058B5" w:rsidRDefault="00C12992">
      <w:pPr>
        <w:pStyle w:val="BodyText"/>
        <w:spacing w:before="56" w:line="230" w:lineRule="auto"/>
        <w:ind w:left="2260" w:right="295"/>
        <w:rPr>
          <w:rFonts w:ascii="Arial" w:hAnsi="Arial" w:cs="Arial"/>
        </w:rPr>
      </w:pPr>
      <w:r w:rsidRPr="001058B5">
        <w:rPr>
          <w:rFonts w:ascii="Arial" w:hAnsi="Arial" w:cs="Arial"/>
        </w:rPr>
        <w:t>Starting with Oracle Database 10</w:t>
      </w:r>
      <w:r w:rsidRPr="001058B5">
        <w:rPr>
          <w:rFonts w:ascii="Arial" w:hAnsi="Arial" w:cs="Arial"/>
          <w:i/>
        </w:rPr>
        <w:t xml:space="preserve">g </w:t>
      </w:r>
      <w:r w:rsidRPr="001058B5">
        <w:rPr>
          <w:rFonts w:ascii="Arial" w:hAnsi="Arial" w:cs="Arial"/>
        </w:rPr>
        <w:t xml:space="preserve">Release 2 (10.2), Oracle provided a script called </w:t>
      </w:r>
      <w:r w:rsidRPr="001058B5">
        <w:rPr>
          <w:rFonts w:ascii="Arial" w:hAnsi="Arial" w:cs="Arial"/>
          <w:w w:val="95"/>
        </w:rPr>
        <w:t>rstrconn.sql</w:t>
      </w:r>
      <w:r w:rsidRPr="001058B5">
        <w:rPr>
          <w:rFonts w:ascii="Arial" w:hAnsi="Arial" w:cs="Arial"/>
          <w:spacing w:val="-97"/>
          <w:w w:val="95"/>
        </w:rPr>
        <w:t xml:space="preserve"> </w:t>
      </w:r>
      <w:r w:rsidRPr="001058B5">
        <w:rPr>
          <w:rFonts w:ascii="Arial" w:hAnsi="Arial" w:cs="Arial"/>
          <w:w w:val="95"/>
        </w:rPr>
        <w:t>in</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$ORACLE_HOME/rdbms/admin</w:t>
      </w:r>
      <w:r w:rsidRPr="001058B5">
        <w:rPr>
          <w:rFonts w:ascii="Arial" w:hAnsi="Arial" w:cs="Arial"/>
          <w:spacing w:val="-96"/>
          <w:w w:val="95"/>
        </w:rPr>
        <w:t xml:space="preserve"> </w:t>
      </w:r>
      <w:r w:rsidRPr="001058B5">
        <w:rPr>
          <w:rFonts w:ascii="Arial" w:hAnsi="Arial" w:cs="Arial"/>
          <w:spacing w:val="-3"/>
          <w:w w:val="95"/>
        </w:rPr>
        <w:t>directory.</w:t>
      </w:r>
      <w:r w:rsidRPr="001058B5">
        <w:rPr>
          <w:rFonts w:ascii="Arial" w:hAnsi="Arial" w:cs="Arial"/>
          <w:spacing w:val="-27"/>
          <w:w w:val="95"/>
        </w:rPr>
        <w:t xml:space="preserve"> </w:t>
      </w:r>
      <w:r w:rsidRPr="001058B5">
        <w:rPr>
          <w:rFonts w:ascii="Arial" w:hAnsi="Arial" w:cs="Arial"/>
          <w:w w:val="95"/>
        </w:rPr>
        <w:t>After</w:t>
      </w:r>
      <w:r w:rsidRPr="001058B5">
        <w:rPr>
          <w:rFonts w:ascii="Arial" w:hAnsi="Arial" w:cs="Arial"/>
          <w:spacing w:val="-27"/>
          <w:w w:val="95"/>
        </w:rPr>
        <w:t xml:space="preserve"> </w:t>
      </w:r>
      <w:r w:rsidRPr="001058B5">
        <w:rPr>
          <w:rFonts w:ascii="Arial" w:hAnsi="Arial" w:cs="Arial"/>
          <w:w w:val="95"/>
        </w:rPr>
        <w:t>a</w:t>
      </w:r>
      <w:r w:rsidRPr="001058B5">
        <w:rPr>
          <w:rFonts w:ascii="Arial" w:hAnsi="Arial" w:cs="Arial"/>
          <w:spacing w:val="-27"/>
          <w:w w:val="95"/>
        </w:rPr>
        <w:t xml:space="preserve"> </w:t>
      </w:r>
      <w:r w:rsidRPr="001058B5">
        <w:rPr>
          <w:rFonts w:ascii="Arial" w:hAnsi="Arial" w:cs="Arial"/>
          <w:w w:val="95"/>
        </w:rPr>
        <w:t>database</w:t>
      </w:r>
      <w:r w:rsidRPr="001058B5">
        <w:rPr>
          <w:rFonts w:ascii="Arial" w:hAnsi="Arial" w:cs="Arial"/>
          <w:spacing w:val="-27"/>
          <w:w w:val="95"/>
        </w:rPr>
        <w:t xml:space="preserve"> </w:t>
      </w:r>
      <w:r w:rsidRPr="001058B5">
        <w:rPr>
          <w:rFonts w:ascii="Arial" w:hAnsi="Arial" w:cs="Arial"/>
          <w:w w:val="95"/>
        </w:rPr>
        <w:t xml:space="preserve">upgrade </w:t>
      </w:r>
      <w:r w:rsidRPr="001058B5">
        <w:rPr>
          <w:rFonts w:ascii="Arial" w:hAnsi="Arial" w:cs="Arial"/>
        </w:rPr>
        <w:t>or new database creation, this script can be used to grant the privileges that were removed</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10</w:t>
      </w:r>
      <w:r w:rsidRPr="001058B5">
        <w:rPr>
          <w:rFonts w:ascii="Arial" w:hAnsi="Arial" w:cs="Arial"/>
          <w:i/>
        </w:rPr>
        <w:t>g</w:t>
      </w:r>
      <w:r w:rsidRPr="001058B5">
        <w:rPr>
          <w:rFonts w:ascii="Arial" w:hAnsi="Arial" w:cs="Arial"/>
          <w:i/>
          <w:spacing w:val="-5"/>
        </w:rPr>
        <w:t xml:space="preserve"> </w:t>
      </w:r>
      <w:r w:rsidRPr="001058B5">
        <w:rPr>
          <w:rFonts w:ascii="Arial" w:hAnsi="Arial" w:cs="Arial"/>
        </w:rPr>
        <w:t>Release</w:t>
      </w:r>
      <w:r w:rsidRPr="001058B5">
        <w:rPr>
          <w:rFonts w:ascii="Arial" w:hAnsi="Arial" w:cs="Arial"/>
          <w:spacing w:val="-4"/>
        </w:rPr>
        <w:t xml:space="preserve"> </w:t>
      </w:r>
      <w:r w:rsidRPr="001058B5">
        <w:rPr>
          <w:rFonts w:ascii="Arial" w:hAnsi="Arial" w:cs="Arial"/>
        </w:rPr>
        <w:t>2</w:t>
      </w:r>
      <w:r w:rsidRPr="001058B5">
        <w:rPr>
          <w:rFonts w:ascii="Arial" w:hAnsi="Arial" w:cs="Arial"/>
          <w:spacing w:val="-5"/>
        </w:rPr>
        <w:t xml:space="preserve"> </w:t>
      </w:r>
      <w:r w:rsidRPr="001058B5">
        <w:rPr>
          <w:rFonts w:ascii="Arial" w:hAnsi="Arial" w:cs="Arial"/>
        </w:rPr>
        <w:t>(10.2).</w:t>
      </w:r>
    </w:p>
    <w:p w14:paraId="524E5182" w14:textId="77777777" w:rsidR="008C539B" w:rsidRPr="001058B5" w:rsidRDefault="00C12992">
      <w:pPr>
        <w:pStyle w:val="BodyText"/>
        <w:spacing w:before="118" w:line="230" w:lineRule="auto"/>
        <w:ind w:left="2259" w:right="199"/>
        <w:rPr>
          <w:rFonts w:ascii="Arial" w:hAnsi="Arial" w:cs="Arial"/>
        </w:rPr>
      </w:pPr>
      <w:r w:rsidRPr="001058B5">
        <w:rPr>
          <w:rFonts w:ascii="Arial" w:hAnsi="Arial" w:cs="Arial"/>
        </w:rPr>
        <w:t>If this approach is used, then privileges that are not used should be revoked from users who do not need them. To identify such privileges and users, the database must be restarted with the database initialization parameter AUDIT_TRAIL initialized, for example, AUDIT_TRAIL=DB. Oracle Database auditing should then be turned on to monitor what privileges are used, as follows:</w:t>
      </w:r>
    </w:p>
    <w:p w14:paraId="2199BC86" w14:textId="77777777" w:rsidR="008C539B" w:rsidRPr="001058B5" w:rsidRDefault="00C12992">
      <w:pPr>
        <w:spacing w:before="141" w:line="259" w:lineRule="auto"/>
        <w:ind w:left="2260"/>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21E2216B" w14:textId="77777777" w:rsidR="008C539B" w:rsidRPr="001058B5" w:rsidRDefault="008C539B">
      <w:pPr>
        <w:pStyle w:val="BodyText"/>
        <w:spacing w:before="9"/>
        <w:rPr>
          <w:rFonts w:ascii="Arial" w:hAnsi="Arial" w:cs="Arial"/>
          <w:sz w:val="16"/>
        </w:rPr>
      </w:pPr>
    </w:p>
    <w:p w14:paraId="7B28DD4F" w14:textId="77777777" w:rsidR="008C539B" w:rsidRPr="001058B5" w:rsidRDefault="00C12992">
      <w:pPr>
        <w:pStyle w:val="BodyText"/>
        <w:spacing w:before="1"/>
        <w:ind w:left="2260"/>
        <w:rPr>
          <w:rFonts w:ascii="Arial" w:hAnsi="Arial" w:cs="Arial"/>
        </w:rPr>
      </w:pPr>
      <w:r w:rsidRPr="001058B5">
        <w:rPr>
          <w:rFonts w:ascii="Arial" w:hAnsi="Arial" w:cs="Arial"/>
        </w:rPr>
        <w:t>Database privilege usage can also be monitored periodically.</w:t>
      </w:r>
    </w:p>
    <w:p w14:paraId="69BF1EED" w14:textId="77777777" w:rsidR="008C539B" w:rsidRPr="001058B5" w:rsidRDefault="00C12992">
      <w:pPr>
        <w:spacing w:before="140" w:line="259" w:lineRule="auto"/>
        <w:ind w:left="2260" w:right="30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6412546B" w14:textId="77777777" w:rsidR="008C539B" w:rsidRPr="001058B5" w:rsidRDefault="008C539B">
      <w:pPr>
        <w:pStyle w:val="BodyText"/>
        <w:spacing w:before="4"/>
        <w:rPr>
          <w:rFonts w:ascii="Arial" w:hAnsi="Arial" w:cs="Arial"/>
          <w:sz w:val="19"/>
        </w:rPr>
      </w:pPr>
    </w:p>
    <w:p w14:paraId="2E3D8369" w14:textId="77777777" w:rsidR="008C539B" w:rsidRPr="001058B5" w:rsidRDefault="00C12992">
      <w:pPr>
        <w:tabs>
          <w:tab w:val="left" w:pos="5131"/>
        </w:tabs>
        <w:spacing w:before="1"/>
        <w:ind w:left="22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08E71443"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4"/>
          <w:w w:val="95"/>
          <w:sz w:val="18"/>
        </w:rPr>
        <w:t xml:space="preserve"> </w:t>
      </w:r>
      <w:r w:rsidRPr="001058B5">
        <w:rPr>
          <w:rFonts w:ascii="Arial" w:hAnsi="Arial" w:cs="Arial"/>
          <w:w w:val="95"/>
          <w:sz w:val="18"/>
        </w:rPr>
        <w:t>TABLE</w:t>
      </w:r>
    </w:p>
    <w:p w14:paraId="2400FBE6" w14:textId="77777777" w:rsidR="008C539B" w:rsidRPr="001058B5" w:rsidRDefault="00C12992">
      <w:pPr>
        <w:tabs>
          <w:tab w:val="left" w:pos="5131"/>
        </w:tabs>
        <w:spacing w:line="203" w:lineRule="exact"/>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6"/>
          <w:w w:val="95"/>
          <w:sz w:val="18"/>
        </w:rPr>
        <w:t xml:space="preserve"> </w:t>
      </w:r>
      <w:r w:rsidRPr="001058B5">
        <w:rPr>
          <w:rFonts w:ascii="Arial" w:hAnsi="Arial" w:cs="Arial"/>
          <w:w w:val="95"/>
          <w:sz w:val="18"/>
        </w:rPr>
        <w:t>SEQUENCE</w:t>
      </w:r>
    </w:p>
    <w:p w14:paraId="54CC6AD0"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5"/>
          <w:w w:val="95"/>
          <w:sz w:val="18"/>
        </w:rPr>
        <w:t xml:space="preserve"> </w:t>
      </w:r>
      <w:r w:rsidRPr="001058B5">
        <w:rPr>
          <w:rFonts w:ascii="Arial" w:hAnsi="Arial" w:cs="Arial"/>
          <w:w w:val="95"/>
          <w:sz w:val="18"/>
        </w:rPr>
        <w:t>TABLE</w:t>
      </w:r>
    </w:p>
    <w:p w14:paraId="412A999C"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1A53CCA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1BDF6B2E"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51F79E2" w14:textId="77777777" w:rsidR="008C539B" w:rsidRPr="001058B5" w:rsidRDefault="00C12992">
      <w:pPr>
        <w:tabs>
          <w:tab w:val="left" w:pos="5131"/>
        </w:tabs>
        <w:spacing w:before="15"/>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0393B975"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53E75A0" w14:textId="77777777" w:rsidR="008C539B" w:rsidRPr="001058B5" w:rsidRDefault="00C12992">
      <w:pPr>
        <w:spacing w:before="17"/>
        <w:ind w:left="2260"/>
        <w:rPr>
          <w:rFonts w:ascii="Arial" w:hAnsi="Arial" w:cs="Arial"/>
          <w:sz w:val="18"/>
        </w:rPr>
      </w:pPr>
      <w:r w:rsidRPr="001058B5">
        <w:rPr>
          <w:rFonts w:ascii="Arial" w:hAnsi="Arial" w:cs="Arial"/>
          <w:w w:val="95"/>
          <w:sz w:val="18"/>
        </w:rPr>
        <w:t>8 rows selected.</w:t>
      </w:r>
    </w:p>
    <w:p w14:paraId="583356D6" w14:textId="77777777" w:rsidR="008C539B" w:rsidRPr="001058B5" w:rsidRDefault="008C539B">
      <w:pPr>
        <w:pStyle w:val="BodyText"/>
        <w:rPr>
          <w:rFonts w:ascii="Arial" w:hAnsi="Arial" w:cs="Arial"/>
          <w:sz w:val="18"/>
        </w:rPr>
      </w:pPr>
    </w:p>
    <w:p w14:paraId="4497362B" w14:textId="77777777" w:rsidR="008C539B" w:rsidRPr="001058B5" w:rsidRDefault="008C539B">
      <w:pPr>
        <w:pStyle w:val="BodyText"/>
        <w:rPr>
          <w:rFonts w:ascii="Arial" w:hAnsi="Arial" w:cs="Arial"/>
          <w:sz w:val="22"/>
        </w:rPr>
      </w:pPr>
    </w:p>
    <w:p w14:paraId="7805F512" w14:textId="77777777" w:rsidR="008C539B" w:rsidRPr="001058B5" w:rsidRDefault="00C12992">
      <w:pPr>
        <w:spacing w:line="232" w:lineRule="auto"/>
        <w:ind w:left="2259"/>
        <w:rPr>
          <w:rFonts w:ascii="Arial" w:hAnsi="Arial" w:cs="Arial"/>
          <w:sz w:val="20"/>
        </w:rPr>
      </w:pPr>
      <w:r w:rsidRPr="001058B5">
        <w:rPr>
          <w:rFonts w:ascii="Arial" w:hAnsi="Arial" w:cs="Arial"/>
          <w:b/>
          <w:spacing w:val="-16"/>
          <w:sz w:val="20"/>
        </w:rPr>
        <w:t xml:space="preserve">New </w:t>
      </w:r>
      <w:r w:rsidRPr="001058B5">
        <w:rPr>
          <w:rFonts w:ascii="Arial" w:hAnsi="Arial" w:cs="Arial"/>
          <w:b/>
          <w:spacing w:val="-14"/>
          <w:sz w:val="20"/>
        </w:rPr>
        <w:t xml:space="preserve">View </w:t>
      </w:r>
      <w:r w:rsidRPr="001058B5">
        <w:rPr>
          <w:rFonts w:ascii="Arial" w:hAnsi="Arial" w:cs="Arial"/>
          <w:b/>
          <w:spacing w:val="-19"/>
          <w:sz w:val="20"/>
        </w:rPr>
        <w:t xml:space="preserve">Showing </w:t>
      </w:r>
      <w:r w:rsidRPr="001058B5">
        <w:rPr>
          <w:rFonts w:ascii="Arial" w:hAnsi="Arial" w:cs="Arial"/>
          <w:b/>
          <w:spacing w:val="-23"/>
          <w:sz w:val="20"/>
        </w:rPr>
        <w:t xml:space="preserve">CONNECT </w:t>
      </w:r>
      <w:r w:rsidRPr="001058B5">
        <w:rPr>
          <w:rFonts w:ascii="Arial" w:hAnsi="Arial" w:cs="Arial"/>
          <w:b/>
          <w:spacing w:val="-17"/>
          <w:sz w:val="20"/>
        </w:rPr>
        <w:t xml:space="preserve">Grantees </w:t>
      </w:r>
      <w:r w:rsidRPr="001058B5">
        <w:rPr>
          <w:rFonts w:ascii="Arial" w:hAnsi="Arial" w:cs="Arial"/>
          <w:sz w:val="20"/>
        </w:rPr>
        <w:t>A new view enables administrators who continue using the old CONNECT</w:t>
      </w:r>
      <w:r w:rsidRPr="001058B5">
        <w:rPr>
          <w:rFonts w:ascii="Arial" w:hAnsi="Arial" w:cs="Arial"/>
          <w:spacing w:val="-81"/>
          <w:sz w:val="20"/>
        </w:rPr>
        <w:t xml:space="preserve"> </w:t>
      </w:r>
      <w:r w:rsidRPr="001058B5">
        <w:rPr>
          <w:rFonts w:ascii="Arial" w:hAnsi="Arial" w:cs="Arial"/>
          <w:sz w:val="20"/>
        </w:rPr>
        <w:t>role to see quickly which users have that role.</w:t>
      </w:r>
    </w:p>
    <w:p w14:paraId="1797B17F" w14:textId="77777777" w:rsidR="008C539B" w:rsidRPr="001058B5" w:rsidRDefault="008D1AB8">
      <w:pPr>
        <w:pStyle w:val="BodyText"/>
        <w:spacing w:before="108"/>
        <w:ind w:left="2260"/>
        <w:rPr>
          <w:rFonts w:ascii="Arial" w:hAnsi="Arial" w:cs="Arial"/>
        </w:rPr>
      </w:pPr>
      <w:hyperlink w:anchor="_bookmark2328"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10–1 </w:t>
        </w:r>
      </w:hyperlink>
      <w:r w:rsidR="00C12992" w:rsidRPr="001058B5">
        <w:rPr>
          <w:rFonts w:ascii="Arial" w:hAnsi="Arial" w:cs="Arial"/>
        </w:rPr>
        <w:t>shows the columns in the new DBA_CONNECT_ROLE_GRANTEES</w:t>
      </w:r>
      <w:r w:rsidR="00C12992" w:rsidRPr="001058B5">
        <w:rPr>
          <w:rFonts w:ascii="Arial" w:hAnsi="Arial" w:cs="Arial"/>
          <w:spacing w:val="-91"/>
        </w:rPr>
        <w:t xml:space="preserve"> </w:t>
      </w:r>
      <w:r w:rsidR="00C12992" w:rsidRPr="001058B5">
        <w:rPr>
          <w:rFonts w:ascii="Arial" w:hAnsi="Arial" w:cs="Arial"/>
          <w:spacing w:val="-4"/>
        </w:rPr>
        <w:t>view.</w:t>
      </w:r>
    </w:p>
    <w:p w14:paraId="318115A7" w14:textId="77777777" w:rsidR="008C539B" w:rsidRPr="001058B5" w:rsidRDefault="008C539B">
      <w:pPr>
        <w:pStyle w:val="BodyText"/>
        <w:spacing w:before="8"/>
        <w:rPr>
          <w:rFonts w:ascii="Arial" w:hAnsi="Arial" w:cs="Arial"/>
          <w:sz w:val="10"/>
        </w:rPr>
      </w:pPr>
    </w:p>
    <w:p w14:paraId="40286A34" w14:textId="77777777" w:rsidR="008C539B" w:rsidRPr="001058B5" w:rsidRDefault="00C12992">
      <w:pPr>
        <w:tabs>
          <w:tab w:val="left" w:pos="3392"/>
        </w:tabs>
        <w:spacing w:before="105"/>
        <w:ind w:left="2260"/>
        <w:rPr>
          <w:rFonts w:ascii="Arial" w:hAnsi="Arial" w:cs="Arial"/>
          <w:b/>
          <w:i/>
          <w:sz w:val="18"/>
        </w:rPr>
      </w:pPr>
      <w:bookmarkStart w:id="2176" w:name="_bookmark2327"/>
      <w:bookmarkStart w:id="2177" w:name="_bookmark2328"/>
      <w:bookmarkEnd w:id="2176"/>
      <w:bookmarkEnd w:id="217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10–1</w:t>
      </w:r>
      <w:r w:rsidRPr="001058B5">
        <w:rPr>
          <w:rFonts w:ascii="Arial" w:hAnsi="Arial" w:cs="Arial"/>
          <w:b/>
          <w:i/>
          <w:sz w:val="18"/>
        </w:rPr>
        <w:tab/>
        <w:t>Columns and Contents for</w:t>
      </w:r>
      <w:r w:rsidRPr="001058B5">
        <w:rPr>
          <w:rFonts w:ascii="Arial" w:hAnsi="Arial" w:cs="Arial"/>
          <w:b/>
          <w:i/>
          <w:spacing w:val="-10"/>
          <w:sz w:val="18"/>
        </w:rPr>
        <w:t xml:space="preserve"> </w:t>
      </w:r>
      <w:r w:rsidRPr="001058B5">
        <w:rPr>
          <w:rFonts w:ascii="Arial" w:hAnsi="Arial" w:cs="Arial"/>
          <w:b/>
          <w:i/>
          <w:sz w:val="18"/>
        </w:rPr>
        <w:t>DBA_CONNECT_ROLE_GRANTEES</w:t>
      </w:r>
    </w:p>
    <w:p w14:paraId="697F321E"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8C539B" w:rsidRPr="001058B5" w14:paraId="615BB412" w14:textId="77777777">
        <w:trPr>
          <w:trHeight w:val="312"/>
        </w:trPr>
        <w:tc>
          <w:tcPr>
            <w:tcW w:w="2310" w:type="dxa"/>
            <w:tcBorders>
              <w:top w:val="single" w:sz="18" w:space="0" w:color="000000"/>
              <w:bottom w:val="single" w:sz="4" w:space="0" w:color="000000"/>
            </w:tcBorders>
          </w:tcPr>
          <w:p w14:paraId="4FB291F3"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Column Name</w:t>
            </w:r>
          </w:p>
        </w:tc>
        <w:tc>
          <w:tcPr>
            <w:tcW w:w="5354" w:type="dxa"/>
            <w:tcBorders>
              <w:top w:val="single" w:sz="18" w:space="0" w:color="000000"/>
              <w:bottom w:val="single" w:sz="4" w:space="0" w:color="000000"/>
            </w:tcBorders>
          </w:tcPr>
          <w:p w14:paraId="1095E415" w14:textId="77777777" w:rsidR="008C539B" w:rsidRPr="001058B5" w:rsidRDefault="00C12992">
            <w:pPr>
              <w:pStyle w:val="TableParagraph"/>
              <w:spacing w:before="29"/>
              <w:ind w:left="90"/>
              <w:rPr>
                <w:rFonts w:ascii="Arial" w:hAnsi="Arial" w:cs="Arial"/>
                <w:b/>
                <w:sz w:val="18"/>
              </w:rPr>
            </w:pPr>
            <w:r w:rsidRPr="001058B5">
              <w:rPr>
                <w:rFonts w:ascii="Arial" w:hAnsi="Arial" w:cs="Arial"/>
                <w:b/>
                <w:sz w:val="18"/>
              </w:rPr>
              <w:t>Contents</w:t>
            </w:r>
          </w:p>
        </w:tc>
      </w:tr>
      <w:tr w:rsidR="008C539B" w:rsidRPr="001058B5" w14:paraId="002ED7FD" w14:textId="77777777">
        <w:trPr>
          <w:trHeight w:val="332"/>
        </w:trPr>
        <w:tc>
          <w:tcPr>
            <w:tcW w:w="2310" w:type="dxa"/>
            <w:tcBorders>
              <w:top w:val="single" w:sz="4" w:space="0" w:color="000000"/>
              <w:bottom w:val="single" w:sz="2" w:space="0" w:color="000000"/>
            </w:tcBorders>
          </w:tcPr>
          <w:p w14:paraId="16180A75" w14:textId="77777777" w:rsidR="008C539B" w:rsidRPr="001058B5" w:rsidRDefault="00C12992">
            <w:pPr>
              <w:pStyle w:val="TableParagraph"/>
              <w:spacing w:before="41"/>
              <w:rPr>
                <w:rFonts w:ascii="Arial" w:hAnsi="Arial" w:cs="Arial"/>
                <w:sz w:val="18"/>
              </w:rPr>
            </w:pPr>
            <w:r w:rsidRPr="001058B5">
              <w:rPr>
                <w:rFonts w:ascii="Arial" w:hAnsi="Arial" w:cs="Arial"/>
                <w:sz w:val="18"/>
              </w:rPr>
              <w:t>Grantee</w:t>
            </w:r>
          </w:p>
        </w:tc>
        <w:tc>
          <w:tcPr>
            <w:tcW w:w="5354" w:type="dxa"/>
            <w:tcBorders>
              <w:top w:val="single" w:sz="4" w:space="0" w:color="000000"/>
              <w:bottom w:val="single" w:sz="2" w:space="0" w:color="000000"/>
            </w:tcBorders>
          </w:tcPr>
          <w:p w14:paraId="3355DDE8" w14:textId="77777777" w:rsidR="008C539B" w:rsidRPr="001058B5" w:rsidRDefault="00C12992">
            <w:pPr>
              <w:pStyle w:val="TableParagraph"/>
              <w:spacing w:before="41"/>
              <w:ind w:left="90"/>
              <w:rPr>
                <w:rFonts w:ascii="Arial" w:hAnsi="Arial" w:cs="Arial"/>
                <w:sz w:val="18"/>
              </w:rPr>
            </w:pPr>
            <w:r w:rsidRPr="001058B5">
              <w:rPr>
                <w:rFonts w:ascii="Arial" w:hAnsi="Arial" w:cs="Arial"/>
                <w:sz w:val="18"/>
              </w:rPr>
              <w:t>User granted the CONNECT</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3FDBCA2" w14:textId="77777777">
        <w:trPr>
          <w:trHeight w:val="334"/>
        </w:trPr>
        <w:tc>
          <w:tcPr>
            <w:tcW w:w="2310" w:type="dxa"/>
            <w:tcBorders>
              <w:top w:val="single" w:sz="2" w:space="0" w:color="000000"/>
              <w:bottom w:val="single" w:sz="2" w:space="0" w:color="000000"/>
            </w:tcBorders>
          </w:tcPr>
          <w:p w14:paraId="2020BC0F" w14:textId="77777777" w:rsidR="008C539B" w:rsidRPr="001058B5" w:rsidRDefault="00C12992">
            <w:pPr>
              <w:pStyle w:val="TableParagraph"/>
              <w:spacing w:before="44"/>
              <w:rPr>
                <w:rFonts w:ascii="Arial" w:hAnsi="Arial" w:cs="Arial"/>
                <w:sz w:val="18"/>
              </w:rPr>
            </w:pPr>
            <w:r w:rsidRPr="001058B5">
              <w:rPr>
                <w:rFonts w:ascii="Arial" w:hAnsi="Arial" w:cs="Arial"/>
                <w:sz w:val="18"/>
              </w:rPr>
              <w:t>Path_of_connect_role_grant</w:t>
            </w:r>
          </w:p>
        </w:tc>
        <w:tc>
          <w:tcPr>
            <w:tcW w:w="5354" w:type="dxa"/>
            <w:tcBorders>
              <w:top w:val="single" w:sz="2" w:space="0" w:color="000000"/>
              <w:bottom w:val="single" w:sz="2" w:space="0" w:color="000000"/>
            </w:tcBorders>
          </w:tcPr>
          <w:p w14:paraId="22DB594E" w14:textId="77777777" w:rsidR="008C539B" w:rsidRPr="001058B5" w:rsidRDefault="00C12992">
            <w:pPr>
              <w:pStyle w:val="TableParagraph"/>
              <w:spacing w:before="44"/>
              <w:ind w:left="90"/>
              <w:rPr>
                <w:rFonts w:ascii="Arial" w:hAnsi="Arial" w:cs="Arial"/>
                <w:sz w:val="18"/>
              </w:rPr>
            </w:pPr>
            <w:r w:rsidRPr="001058B5">
              <w:rPr>
                <w:rFonts w:ascii="Arial" w:hAnsi="Arial" w:cs="Arial"/>
                <w:sz w:val="18"/>
              </w:rPr>
              <w:t>Role (or nested roles) by which the user is granted CONNECT</w:t>
            </w:r>
          </w:p>
        </w:tc>
      </w:tr>
      <w:tr w:rsidR="008C539B" w:rsidRPr="001058B5" w14:paraId="6E285200" w14:textId="77777777">
        <w:trPr>
          <w:trHeight w:val="552"/>
        </w:trPr>
        <w:tc>
          <w:tcPr>
            <w:tcW w:w="2310" w:type="dxa"/>
            <w:tcBorders>
              <w:top w:val="single" w:sz="2" w:space="0" w:color="000000"/>
              <w:bottom w:val="single" w:sz="4" w:space="0" w:color="000000"/>
            </w:tcBorders>
          </w:tcPr>
          <w:p w14:paraId="483A6EA3" w14:textId="77777777" w:rsidR="008C539B" w:rsidRPr="001058B5" w:rsidRDefault="00C12992">
            <w:pPr>
              <w:pStyle w:val="TableParagraph"/>
              <w:spacing w:before="45"/>
              <w:rPr>
                <w:rFonts w:ascii="Arial" w:hAnsi="Arial" w:cs="Arial"/>
                <w:sz w:val="18"/>
              </w:rPr>
            </w:pPr>
            <w:r w:rsidRPr="001058B5">
              <w:rPr>
                <w:rFonts w:ascii="Arial" w:hAnsi="Arial" w:cs="Arial"/>
                <w:sz w:val="18"/>
              </w:rPr>
              <w:t>Admin_opt</w:t>
            </w:r>
          </w:p>
        </w:tc>
        <w:tc>
          <w:tcPr>
            <w:tcW w:w="5354" w:type="dxa"/>
            <w:tcBorders>
              <w:top w:val="single" w:sz="2" w:space="0" w:color="000000"/>
              <w:bottom w:val="single" w:sz="4" w:space="0" w:color="000000"/>
            </w:tcBorders>
          </w:tcPr>
          <w:p w14:paraId="04B3509D" w14:textId="77777777" w:rsidR="008C539B" w:rsidRPr="001058B5" w:rsidRDefault="00C12992">
            <w:pPr>
              <w:pStyle w:val="TableParagraph"/>
              <w:spacing w:before="74" w:line="218" w:lineRule="auto"/>
              <w:ind w:left="89"/>
              <w:rPr>
                <w:rFonts w:ascii="Arial" w:hAnsi="Arial" w:cs="Arial"/>
                <w:sz w:val="18"/>
              </w:rPr>
            </w:pPr>
            <w:r w:rsidRPr="001058B5">
              <w:rPr>
                <w:rFonts w:ascii="Arial" w:hAnsi="Arial" w:cs="Arial"/>
                <w:w w:val="95"/>
                <w:sz w:val="18"/>
              </w:rPr>
              <w:t>VARCHAR2(3),</w:t>
            </w:r>
            <w:r w:rsidRPr="001058B5">
              <w:rPr>
                <w:rFonts w:ascii="Arial" w:hAnsi="Arial" w:cs="Arial"/>
                <w:spacing w:val="-18"/>
                <w:w w:val="95"/>
                <w:sz w:val="18"/>
              </w:rPr>
              <w:t xml:space="preserve"> </w:t>
            </w:r>
            <w:r w:rsidRPr="001058B5">
              <w:rPr>
                <w:rFonts w:ascii="Arial" w:hAnsi="Arial" w:cs="Arial"/>
                <w:w w:val="95"/>
                <w:sz w:val="18"/>
              </w:rPr>
              <w:t>YES</w:t>
            </w:r>
            <w:r w:rsidRPr="001058B5">
              <w:rPr>
                <w:rFonts w:ascii="Arial" w:hAnsi="Arial" w:cs="Arial"/>
                <w:spacing w:val="-83"/>
                <w:w w:val="95"/>
                <w:sz w:val="18"/>
              </w:rPr>
              <w:t xml:space="preserve"> </w:t>
            </w:r>
            <w:r w:rsidRPr="001058B5">
              <w:rPr>
                <w:rFonts w:ascii="Arial" w:hAnsi="Arial" w:cs="Arial"/>
                <w:w w:val="95"/>
                <w:sz w:val="18"/>
              </w:rPr>
              <w:t>if</w:t>
            </w:r>
            <w:r w:rsidRPr="001058B5">
              <w:rPr>
                <w:rFonts w:ascii="Arial" w:hAnsi="Arial" w:cs="Arial"/>
                <w:spacing w:val="-19"/>
                <w:w w:val="95"/>
                <w:sz w:val="18"/>
              </w:rPr>
              <w:t xml:space="preserve"> </w:t>
            </w:r>
            <w:r w:rsidRPr="001058B5">
              <w:rPr>
                <w:rFonts w:ascii="Arial" w:hAnsi="Arial" w:cs="Arial"/>
                <w:w w:val="95"/>
                <w:sz w:val="18"/>
              </w:rPr>
              <w:t>user</w:t>
            </w:r>
            <w:r w:rsidRPr="001058B5">
              <w:rPr>
                <w:rFonts w:ascii="Arial" w:hAnsi="Arial" w:cs="Arial"/>
                <w:spacing w:val="-19"/>
                <w:w w:val="95"/>
                <w:sz w:val="18"/>
              </w:rPr>
              <w:t xml:space="preserve"> </w:t>
            </w:r>
            <w:r w:rsidRPr="001058B5">
              <w:rPr>
                <w:rFonts w:ascii="Arial" w:hAnsi="Arial" w:cs="Arial"/>
                <w:w w:val="95"/>
                <w:sz w:val="18"/>
              </w:rPr>
              <w:t>has</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ADMIN</w:t>
            </w:r>
            <w:r w:rsidRPr="001058B5">
              <w:rPr>
                <w:rFonts w:ascii="Arial" w:hAnsi="Arial" w:cs="Arial"/>
                <w:spacing w:val="-83"/>
                <w:w w:val="95"/>
                <w:sz w:val="18"/>
              </w:rPr>
              <w:t xml:space="preserve"> </w:t>
            </w:r>
            <w:r w:rsidRPr="001058B5">
              <w:rPr>
                <w:rFonts w:ascii="Arial" w:hAnsi="Arial" w:cs="Arial"/>
                <w:w w:val="95"/>
                <w:sz w:val="18"/>
              </w:rPr>
              <w:t>option</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 xml:space="preserve">CONNECT; </w:t>
            </w:r>
            <w:r w:rsidRPr="001058B5">
              <w:rPr>
                <w:rFonts w:ascii="Arial" w:hAnsi="Arial" w:cs="Arial"/>
                <w:sz w:val="18"/>
              </w:rPr>
              <w:t>otherwise,</w:t>
            </w:r>
            <w:r w:rsidRPr="001058B5">
              <w:rPr>
                <w:rFonts w:ascii="Arial" w:hAnsi="Arial" w:cs="Arial"/>
                <w:spacing w:val="-3"/>
                <w:sz w:val="18"/>
              </w:rPr>
              <w:t xml:space="preserve"> </w:t>
            </w:r>
            <w:r w:rsidRPr="001058B5">
              <w:rPr>
                <w:rFonts w:ascii="Arial" w:hAnsi="Arial" w:cs="Arial"/>
                <w:sz w:val="18"/>
              </w:rPr>
              <w:t>NO</w:t>
            </w:r>
          </w:p>
        </w:tc>
      </w:tr>
    </w:tbl>
    <w:p w14:paraId="1BDEC855" w14:textId="77777777" w:rsidR="008C539B" w:rsidRPr="001058B5" w:rsidRDefault="008C539B">
      <w:pPr>
        <w:pStyle w:val="BodyText"/>
        <w:spacing w:before="2"/>
        <w:rPr>
          <w:rFonts w:ascii="Arial" w:hAnsi="Arial" w:cs="Arial"/>
          <w:b/>
          <w:i/>
          <w:sz w:val="22"/>
        </w:rPr>
      </w:pPr>
    </w:p>
    <w:p w14:paraId="4CB821F2" w14:textId="77777777" w:rsidR="008C539B" w:rsidRPr="001058B5" w:rsidRDefault="00C12992">
      <w:pPr>
        <w:pStyle w:val="Heading6"/>
      </w:pPr>
      <w:bookmarkStart w:id="2178" w:name="Approach_3:_Conduct_Least_Privilege_Anal"/>
      <w:bookmarkStart w:id="2179" w:name="_bookmark2329"/>
      <w:bookmarkEnd w:id="2178"/>
      <w:bookmarkEnd w:id="2179"/>
      <w:r w:rsidRPr="001058B5">
        <w:t>Approach 3: Conduct Least Privilege Analysis</w:t>
      </w:r>
    </w:p>
    <w:p w14:paraId="4EFB1C2D"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Oracle partners and application providers should use this approach to deliver more secure products to the Oracle customer base. The principle of least privilege mitigates risk by limiting privileges to the minimum set required to perform a given function.</w:t>
      </w:r>
    </w:p>
    <w:p w14:paraId="1274CD5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5F5E755" w14:textId="77777777" w:rsidR="008C539B" w:rsidRPr="001058B5" w:rsidRDefault="008C539B">
      <w:pPr>
        <w:pStyle w:val="BodyText"/>
        <w:spacing w:before="5"/>
        <w:rPr>
          <w:rFonts w:ascii="Arial" w:hAnsi="Arial" w:cs="Arial"/>
          <w:sz w:val="25"/>
        </w:rPr>
      </w:pPr>
    </w:p>
    <w:p w14:paraId="65B87D38" w14:textId="77777777" w:rsidR="008C539B" w:rsidRPr="001058B5" w:rsidRDefault="00C12992">
      <w:pPr>
        <w:pStyle w:val="BodyText"/>
        <w:spacing w:before="99" w:line="232" w:lineRule="auto"/>
        <w:ind w:left="1659" w:right="739"/>
        <w:rPr>
          <w:rFonts w:ascii="Arial" w:hAnsi="Arial" w:cs="Arial"/>
        </w:rPr>
      </w:pPr>
      <w:r w:rsidRPr="001058B5">
        <w:rPr>
          <w:rFonts w:ascii="Arial" w:hAnsi="Arial" w:cs="Arial"/>
        </w:rP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14:paraId="71A8C94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33E6CE6" w14:textId="77777777" w:rsidR="008C539B" w:rsidRPr="001058B5" w:rsidRDefault="008C539B">
      <w:pPr>
        <w:pStyle w:val="BodyText"/>
        <w:rPr>
          <w:rFonts w:ascii="Arial" w:hAnsi="Arial" w:cs="Arial"/>
        </w:rPr>
      </w:pPr>
    </w:p>
    <w:p w14:paraId="3CE4B81A" w14:textId="77777777" w:rsidR="008C539B" w:rsidRPr="001058B5" w:rsidRDefault="008C539B">
      <w:pPr>
        <w:pStyle w:val="BodyText"/>
        <w:rPr>
          <w:rFonts w:ascii="Arial" w:hAnsi="Arial" w:cs="Arial"/>
        </w:rPr>
      </w:pPr>
    </w:p>
    <w:p w14:paraId="2D77A3B9" w14:textId="77777777" w:rsidR="008C539B" w:rsidRPr="001058B5" w:rsidRDefault="008C539B">
      <w:pPr>
        <w:pStyle w:val="BodyText"/>
        <w:rPr>
          <w:rFonts w:ascii="Arial" w:hAnsi="Arial" w:cs="Arial"/>
        </w:rPr>
      </w:pPr>
    </w:p>
    <w:p w14:paraId="61D0C7B9" w14:textId="77777777" w:rsidR="008C539B" w:rsidRPr="001058B5" w:rsidRDefault="008C539B">
      <w:pPr>
        <w:pStyle w:val="BodyText"/>
        <w:rPr>
          <w:rFonts w:ascii="Arial" w:hAnsi="Arial" w:cs="Arial"/>
        </w:rPr>
      </w:pPr>
    </w:p>
    <w:p w14:paraId="218AE40B" w14:textId="77777777" w:rsidR="008C539B" w:rsidRPr="001058B5" w:rsidRDefault="008C539B">
      <w:pPr>
        <w:pStyle w:val="BodyText"/>
        <w:rPr>
          <w:rFonts w:ascii="Arial" w:hAnsi="Arial" w:cs="Arial"/>
        </w:rPr>
      </w:pPr>
    </w:p>
    <w:p w14:paraId="685B39AF" w14:textId="77777777" w:rsidR="008C539B" w:rsidRPr="001058B5" w:rsidRDefault="008C539B">
      <w:pPr>
        <w:pStyle w:val="BodyText"/>
        <w:spacing w:before="7"/>
        <w:rPr>
          <w:rFonts w:ascii="Arial" w:hAnsi="Arial" w:cs="Arial"/>
          <w:sz w:val="27"/>
        </w:rPr>
      </w:pPr>
    </w:p>
    <w:p w14:paraId="0EC0D78D" w14:textId="691D3051" w:rsidR="008C539B" w:rsidRPr="001058B5" w:rsidRDefault="008D1AB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0BD9C61A">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anchorlock/>
          </v:group>
        </w:pict>
      </w:r>
    </w:p>
    <w:p w14:paraId="171A020F" w14:textId="77777777" w:rsidR="008C539B" w:rsidRPr="001058B5" w:rsidRDefault="008C539B">
      <w:pPr>
        <w:pStyle w:val="BodyText"/>
        <w:spacing w:before="5"/>
        <w:rPr>
          <w:rFonts w:ascii="Arial" w:hAnsi="Arial" w:cs="Arial"/>
          <w:sz w:val="6"/>
        </w:rPr>
      </w:pPr>
    </w:p>
    <w:p w14:paraId="5BCDB803" w14:textId="0EC887B9"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36C3B3F7">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anchorlock/>
          </v:group>
        </w:pict>
      </w:r>
    </w:p>
    <w:p w14:paraId="7E193EA0" w14:textId="77777777" w:rsidR="008C539B" w:rsidRPr="001058B5" w:rsidRDefault="00C12992">
      <w:pPr>
        <w:pStyle w:val="Heading2"/>
        <w:spacing w:line="501" w:lineRule="exact"/>
        <w:ind w:right="133"/>
        <w:jc w:val="right"/>
      </w:pPr>
      <w:bookmarkStart w:id="2180" w:name="Glossary"/>
      <w:bookmarkStart w:id="2181" w:name="_bookmark2330"/>
      <w:bookmarkEnd w:id="2180"/>
      <w:bookmarkEnd w:id="2181"/>
      <w:r w:rsidRPr="001058B5">
        <w:rPr>
          <w:w w:val="95"/>
        </w:rPr>
        <w:t>Glossary</w:t>
      </w:r>
    </w:p>
    <w:p w14:paraId="298483C7" w14:textId="77777777" w:rsidR="008C539B" w:rsidRPr="001058B5" w:rsidRDefault="008C539B">
      <w:pPr>
        <w:pStyle w:val="BodyText"/>
        <w:spacing w:before="9"/>
        <w:rPr>
          <w:rFonts w:ascii="Arial" w:hAnsi="Arial" w:cs="Arial"/>
          <w:b/>
          <w:sz w:val="67"/>
        </w:rPr>
      </w:pPr>
    </w:p>
    <w:p w14:paraId="5BC02250" w14:textId="77777777" w:rsidR="008C539B" w:rsidRPr="001058B5" w:rsidRDefault="00C12992">
      <w:pPr>
        <w:pStyle w:val="Heading7"/>
        <w:ind w:left="2260"/>
        <w:rPr>
          <w:rFonts w:ascii="Arial" w:hAnsi="Arial" w:cs="Arial"/>
        </w:rPr>
      </w:pPr>
      <w:bookmarkStart w:id="2182" w:name="_bookmark2331"/>
      <w:bookmarkEnd w:id="2182"/>
      <w:r w:rsidRPr="001058B5">
        <w:rPr>
          <w:rFonts w:ascii="Arial" w:hAnsi="Arial" w:cs="Arial"/>
        </w:rPr>
        <w:t>application context</w:t>
      </w:r>
    </w:p>
    <w:p w14:paraId="74F139AA" w14:textId="77777777" w:rsidR="008C539B" w:rsidRPr="001058B5" w:rsidRDefault="00C12992">
      <w:pPr>
        <w:pStyle w:val="BodyText"/>
        <w:spacing w:before="91" w:line="232" w:lineRule="auto"/>
        <w:ind w:left="2260" w:right="102"/>
        <w:rPr>
          <w:rFonts w:ascii="Arial" w:hAnsi="Arial" w:cs="Arial"/>
        </w:rPr>
      </w:pPr>
      <w:r w:rsidRPr="001058B5">
        <w:rPr>
          <w:rFonts w:ascii="Arial" w:hAnsi="Arial" w:cs="Arial"/>
        </w:rPr>
        <w:t>A name-value pair that enables an application to access session information about a user, such as the user ID or other user-specific information, and then securely pass this data to the database.</w:t>
      </w:r>
    </w:p>
    <w:p w14:paraId="653E3075"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40" w:history="1">
        <w:r w:rsidRPr="001058B5">
          <w:rPr>
            <w:rFonts w:ascii="Arial" w:hAnsi="Arial" w:cs="Arial"/>
            <w:b/>
            <w:color w:val="0000CC"/>
            <w:sz w:val="20"/>
          </w:rPr>
          <w:t>global application context</w:t>
        </w:r>
      </w:hyperlink>
      <w:r w:rsidRPr="001058B5">
        <w:rPr>
          <w:rFonts w:ascii="Arial" w:hAnsi="Arial" w:cs="Arial"/>
          <w:sz w:val="20"/>
        </w:rPr>
        <w:t>.</w:t>
      </w:r>
    </w:p>
    <w:p w14:paraId="1DD5E288" w14:textId="77777777" w:rsidR="008C539B" w:rsidRPr="001058B5" w:rsidRDefault="00C12992">
      <w:pPr>
        <w:pStyle w:val="Heading7"/>
        <w:spacing w:before="196"/>
        <w:ind w:left="2260"/>
        <w:rPr>
          <w:rFonts w:ascii="Arial" w:hAnsi="Arial" w:cs="Arial"/>
        </w:rPr>
      </w:pPr>
      <w:bookmarkStart w:id="2183" w:name="_bookmark2332"/>
      <w:bookmarkEnd w:id="2183"/>
      <w:r w:rsidRPr="001058B5">
        <w:rPr>
          <w:rFonts w:ascii="Arial" w:hAnsi="Arial" w:cs="Arial"/>
        </w:rPr>
        <w:t>application role</w:t>
      </w:r>
    </w:p>
    <w:p w14:paraId="31602FB5"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database role that is granted to application users and that is secured by embedding passwords inside the application.</w:t>
      </w:r>
    </w:p>
    <w:p w14:paraId="5213045A"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51" w:history="1">
        <w:r w:rsidRPr="001058B5">
          <w:rPr>
            <w:rFonts w:ascii="Arial" w:hAnsi="Arial" w:cs="Arial"/>
            <w:b/>
            <w:color w:val="0000CC"/>
            <w:sz w:val="20"/>
          </w:rPr>
          <w:t>secure application role</w:t>
        </w:r>
      </w:hyperlink>
      <w:r w:rsidRPr="001058B5">
        <w:rPr>
          <w:rFonts w:ascii="Arial" w:hAnsi="Arial" w:cs="Arial"/>
          <w:sz w:val="20"/>
        </w:rPr>
        <w:t>.</w:t>
      </w:r>
    </w:p>
    <w:p w14:paraId="3E9AC31E" w14:textId="77777777" w:rsidR="008C539B" w:rsidRPr="001058B5" w:rsidRDefault="00C12992">
      <w:pPr>
        <w:pStyle w:val="Heading7"/>
        <w:spacing w:before="195"/>
        <w:ind w:left="2260"/>
        <w:rPr>
          <w:rFonts w:ascii="Arial" w:hAnsi="Arial" w:cs="Arial"/>
        </w:rPr>
      </w:pPr>
      <w:bookmarkStart w:id="2184" w:name="_bookmark2333"/>
      <w:bookmarkEnd w:id="2184"/>
      <w:r w:rsidRPr="001058B5">
        <w:rPr>
          <w:rFonts w:ascii="Arial" w:hAnsi="Arial" w:cs="Arial"/>
        </w:rPr>
        <w:t>certificate</w:t>
      </w:r>
    </w:p>
    <w:p w14:paraId="523C283E" w14:textId="77777777" w:rsidR="008C539B" w:rsidRPr="001058B5" w:rsidRDefault="00C12992">
      <w:pPr>
        <w:pStyle w:val="BodyText"/>
        <w:spacing w:before="86"/>
        <w:ind w:left="2260"/>
        <w:rPr>
          <w:rFonts w:ascii="Arial" w:hAnsi="Arial" w:cs="Arial"/>
        </w:rPr>
      </w:pPr>
      <w:r w:rsidRPr="001058B5">
        <w:rPr>
          <w:rFonts w:ascii="Arial" w:hAnsi="Arial" w:cs="Arial"/>
        </w:rPr>
        <w:t>An ITU x.509 v3 standard data structure that securely binds an identify to a public key.</w:t>
      </w:r>
    </w:p>
    <w:p w14:paraId="68E0C443"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A certificate is created when an entity's public key is signed by a trusted identity, a certificate authority. The certificate ensures that the entity's information is correct, and that the public key belongs to that entity.</w:t>
      </w:r>
    </w:p>
    <w:p w14:paraId="11D63435"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14:paraId="619D7E03" w14:textId="77777777" w:rsidR="008C539B" w:rsidRPr="001058B5" w:rsidRDefault="00C12992">
      <w:pPr>
        <w:pStyle w:val="Heading7"/>
        <w:spacing w:before="195"/>
        <w:ind w:left="2260"/>
        <w:rPr>
          <w:rFonts w:ascii="Arial" w:hAnsi="Arial" w:cs="Arial"/>
        </w:rPr>
      </w:pPr>
      <w:r w:rsidRPr="001058B5">
        <w:rPr>
          <w:rFonts w:ascii="Arial" w:hAnsi="Arial" w:cs="Arial"/>
        </w:rPr>
        <w:t>certificate revocation list (CRL)</w:t>
      </w:r>
    </w:p>
    <w:p w14:paraId="71F8321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6" w:history="1">
        <w:r w:rsidRPr="001058B5">
          <w:rPr>
            <w:rFonts w:ascii="Arial" w:hAnsi="Arial" w:cs="Arial"/>
            <w:b/>
            <w:color w:val="0000CC"/>
            <w:sz w:val="20"/>
          </w:rPr>
          <w:t>CRL</w:t>
        </w:r>
      </w:hyperlink>
      <w:r w:rsidRPr="001058B5">
        <w:rPr>
          <w:rFonts w:ascii="Arial" w:hAnsi="Arial" w:cs="Arial"/>
          <w:sz w:val="20"/>
        </w:rPr>
        <w:t>.</w:t>
      </w:r>
    </w:p>
    <w:p w14:paraId="59A6D055" w14:textId="77777777" w:rsidR="008C539B" w:rsidRPr="001058B5" w:rsidRDefault="00C12992">
      <w:pPr>
        <w:pStyle w:val="Heading7"/>
        <w:spacing w:before="195"/>
        <w:ind w:left="2260"/>
        <w:rPr>
          <w:rFonts w:ascii="Arial" w:hAnsi="Arial" w:cs="Arial"/>
        </w:rPr>
      </w:pPr>
      <w:r w:rsidRPr="001058B5">
        <w:rPr>
          <w:rFonts w:ascii="Arial" w:hAnsi="Arial" w:cs="Arial"/>
        </w:rPr>
        <w:t>Classless Inter-Domain Routing</w:t>
      </w:r>
    </w:p>
    <w:p w14:paraId="6F933267"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5" w:history="1">
        <w:r w:rsidRPr="001058B5">
          <w:rPr>
            <w:rFonts w:ascii="Arial" w:hAnsi="Arial" w:cs="Arial"/>
            <w:b/>
            <w:color w:val="0000CC"/>
            <w:sz w:val="20"/>
          </w:rPr>
          <w:t>CIDR</w:t>
        </w:r>
      </w:hyperlink>
      <w:r w:rsidRPr="001058B5">
        <w:rPr>
          <w:rFonts w:ascii="Arial" w:hAnsi="Arial" w:cs="Arial"/>
          <w:sz w:val="20"/>
        </w:rPr>
        <w:t>.</w:t>
      </w:r>
    </w:p>
    <w:p w14:paraId="7D019E56" w14:textId="77777777" w:rsidR="008C539B" w:rsidRPr="001058B5" w:rsidRDefault="00C12992">
      <w:pPr>
        <w:pStyle w:val="Heading7"/>
        <w:spacing w:before="196"/>
        <w:ind w:left="2260"/>
        <w:rPr>
          <w:rFonts w:ascii="Arial" w:hAnsi="Arial" w:cs="Arial"/>
        </w:rPr>
      </w:pPr>
      <w:r w:rsidRPr="001058B5">
        <w:rPr>
          <w:rFonts w:ascii="Arial" w:hAnsi="Arial" w:cs="Arial"/>
        </w:rPr>
        <w:t>cleartext</w:t>
      </w:r>
    </w:p>
    <w:p w14:paraId="42245270" w14:textId="77777777" w:rsidR="008C539B" w:rsidRPr="001058B5" w:rsidRDefault="00C12992">
      <w:pPr>
        <w:pStyle w:val="BodyText"/>
        <w:spacing w:before="85"/>
        <w:ind w:left="2260"/>
        <w:rPr>
          <w:rFonts w:ascii="Arial" w:hAnsi="Arial" w:cs="Arial"/>
        </w:rPr>
      </w:pPr>
      <w:r w:rsidRPr="001058B5">
        <w:rPr>
          <w:rFonts w:ascii="Arial" w:hAnsi="Arial" w:cs="Arial"/>
        </w:rPr>
        <w:t>Unencrypted plain text.</w:t>
      </w:r>
    </w:p>
    <w:p w14:paraId="067B5CA5" w14:textId="77777777" w:rsidR="008C539B" w:rsidRPr="001058B5" w:rsidRDefault="00C12992">
      <w:pPr>
        <w:pStyle w:val="Heading7"/>
        <w:spacing w:before="196"/>
        <w:ind w:left="2260"/>
        <w:rPr>
          <w:rFonts w:ascii="Arial" w:hAnsi="Arial" w:cs="Arial"/>
        </w:rPr>
      </w:pPr>
      <w:bookmarkStart w:id="2185" w:name="_bookmark2334"/>
      <w:bookmarkStart w:id="2186" w:name="_bookmark2335"/>
      <w:bookmarkEnd w:id="2185"/>
      <w:bookmarkEnd w:id="2186"/>
      <w:r w:rsidRPr="001058B5">
        <w:rPr>
          <w:rFonts w:ascii="Arial" w:hAnsi="Arial" w:cs="Arial"/>
        </w:rPr>
        <w:t>CIDR</w:t>
      </w:r>
    </w:p>
    <w:p w14:paraId="459DE422" w14:textId="77777777" w:rsidR="008C539B" w:rsidRPr="001058B5" w:rsidRDefault="00C12992">
      <w:pPr>
        <w:pStyle w:val="BodyText"/>
        <w:spacing w:before="94" w:line="230" w:lineRule="auto"/>
        <w:ind w:left="2259" w:right="188"/>
        <w:rPr>
          <w:rFonts w:ascii="Arial" w:hAnsi="Arial" w:cs="Arial"/>
        </w:rPr>
      </w:pPr>
      <w:r w:rsidRPr="001058B5">
        <w:rPr>
          <w:rFonts w:ascii="Arial" w:hAnsi="Arial" w:cs="Arial"/>
        </w:rPr>
        <w:t xml:space="preserve">The standard notation used for IP addresses. In CIDR notation, an IPv6 subnet is denoted by the subnet prefix and the size in bits of the prefix (in decimal), separated </w:t>
      </w:r>
      <w:r w:rsidRPr="001058B5">
        <w:rPr>
          <w:rFonts w:ascii="Arial" w:hAnsi="Arial" w:cs="Arial"/>
          <w:w w:val="95"/>
        </w:rPr>
        <w:t xml:space="preserve">by the slash (/) character. For example, fe80:0000:0217:f2ff::/64 denotes a subnet </w:t>
      </w:r>
      <w:r w:rsidRPr="001058B5">
        <w:rPr>
          <w:rFonts w:ascii="Arial" w:hAnsi="Arial" w:cs="Arial"/>
        </w:rPr>
        <w:t xml:space="preserve">with addresses fe80:0000:0217:f2ff:0000:0000:0000:0000 through </w:t>
      </w:r>
      <w:r w:rsidRPr="001058B5">
        <w:rPr>
          <w:rFonts w:ascii="Arial" w:hAnsi="Arial" w:cs="Arial"/>
          <w:w w:val="90"/>
        </w:rPr>
        <w:t xml:space="preserve">fe80:0000:0217:f2ff:ffff:ffff:ffff:ffff. The CIDR notation includes support for </w:t>
      </w:r>
      <w:r w:rsidRPr="001058B5">
        <w:rPr>
          <w:rFonts w:ascii="Arial" w:hAnsi="Arial" w:cs="Arial"/>
        </w:rPr>
        <w:t>IPv4 addresses. For example, 192.0.2.1/24</w:t>
      </w:r>
      <w:r w:rsidRPr="001058B5">
        <w:rPr>
          <w:rFonts w:ascii="Arial" w:hAnsi="Arial" w:cs="Arial"/>
          <w:spacing w:val="-87"/>
        </w:rPr>
        <w:t xml:space="preserve"> </w:t>
      </w:r>
      <w:r w:rsidRPr="001058B5">
        <w:rPr>
          <w:rFonts w:ascii="Arial" w:hAnsi="Arial" w:cs="Arial"/>
        </w:rPr>
        <w:t>denotes the subnet with addresses</w:t>
      </w:r>
    </w:p>
    <w:p w14:paraId="5545BD0C" w14:textId="77777777" w:rsidR="008C539B" w:rsidRPr="001058B5" w:rsidRDefault="00C12992">
      <w:pPr>
        <w:pStyle w:val="BodyText"/>
        <w:spacing w:line="238" w:lineRule="exact"/>
        <w:ind w:left="2260"/>
        <w:rPr>
          <w:rFonts w:ascii="Arial" w:hAnsi="Arial" w:cs="Arial"/>
        </w:rPr>
      </w:pPr>
      <w:r w:rsidRPr="001058B5">
        <w:rPr>
          <w:rFonts w:ascii="Arial" w:hAnsi="Arial" w:cs="Arial"/>
        </w:rPr>
        <w:t>192.0.2.1</w:t>
      </w:r>
      <w:r w:rsidRPr="001058B5">
        <w:rPr>
          <w:rFonts w:ascii="Arial" w:hAnsi="Arial" w:cs="Arial"/>
          <w:spacing w:val="-85"/>
        </w:rPr>
        <w:t xml:space="preserve"> </w:t>
      </w:r>
      <w:r w:rsidRPr="001058B5">
        <w:rPr>
          <w:rFonts w:ascii="Arial" w:hAnsi="Arial" w:cs="Arial"/>
        </w:rPr>
        <w:t>through 192.0.2.255.</w:t>
      </w:r>
    </w:p>
    <w:p w14:paraId="6F72673F" w14:textId="77777777" w:rsidR="008C539B" w:rsidRPr="001058B5" w:rsidRDefault="008C539B">
      <w:pPr>
        <w:spacing w:line="238" w:lineRule="exact"/>
        <w:rPr>
          <w:rFonts w:ascii="Arial" w:hAnsi="Arial" w:cs="Arial"/>
        </w:rPr>
        <w:sectPr w:rsidR="008C539B" w:rsidRPr="001058B5">
          <w:headerReference w:type="default" r:id="rId267"/>
          <w:footerReference w:type="even" r:id="rId268"/>
          <w:footerReference w:type="default" r:id="rId269"/>
          <w:pgSz w:w="12240" w:h="15840"/>
          <w:pgMar w:top="1500" w:right="1060" w:bottom="860" w:left="1100" w:header="0" w:footer="663" w:gutter="0"/>
          <w:pgNumType w:start="1"/>
          <w:cols w:space="720"/>
        </w:sectPr>
      </w:pPr>
    </w:p>
    <w:p w14:paraId="12EFDFB0" w14:textId="77777777" w:rsidR="008C539B" w:rsidRPr="001058B5" w:rsidRDefault="008C539B">
      <w:pPr>
        <w:pStyle w:val="BodyText"/>
        <w:spacing w:before="11"/>
        <w:rPr>
          <w:rFonts w:ascii="Arial" w:hAnsi="Arial" w:cs="Arial"/>
          <w:sz w:val="24"/>
        </w:rPr>
      </w:pPr>
    </w:p>
    <w:p w14:paraId="176529E6" w14:textId="77777777" w:rsidR="008C539B" w:rsidRPr="001058B5" w:rsidRDefault="00C12992">
      <w:pPr>
        <w:pStyle w:val="Heading7"/>
        <w:spacing w:before="104"/>
        <w:rPr>
          <w:rFonts w:ascii="Arial" w:hAnsi="Arial" w:cs="Arial"/>
        </w:rPr>
      </w:pPr>
      <w:bookmarkStart w:id="2187" w:name="_bookmark2336"/>
      <w:bookmarkEnd w:id="2187"/>
      <w:r w:rsidRPr="001058B5">
        <w:rPr>
          <w:rFonts w:ascii="Arial" w:hAnsi="Arial" w:cs="Arial"/>
        </w:rPr>
        <w:t>CRL</w:t>
      </w:r>
    </w:p>
    <w:p w14:paraId="1F05108F"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 xml:space="preserve">A set of signed data structures that contain a list of revoked </w:t>
      </w:r>
      <w:hyperlink w:anchor="_bookmark2333" w:history="1">
        <w:r w:rsidRPr="001058B5">
          <w:rPr>
            <w:rFonts w:ascii="Arial" w:hAnsi="Arial" w:cs="Arial"/>
            <w:b/>
            <w:color w:val="0000CC"/>
          </w:rPr>
          <w:t>certificate</w:t>
        </w:r>
      </w:hyperlink>
      <w:r w:rsidRPr="001058B5">
        <w:rPr>
          <w:rFonts w:ascii="Arial" w:hAnsi="Arial" w:cs="Arial"/>
          <w:b/>
        </w:rPr>
        <w:t>s</w:t>
      </w:r>
      <w:r w:rsidRPr="001058B5">
        <w:rPr>
          <w:rFonts w:ascii="Arial" w:hAnsi="Arial" w:cs="Arial"/>
        </w:rPr>
        <w:t>. The authenticity and integrity of the CRL is provided by a digital signature appended to it. Usually, the CRL signer is the same entity that signed the issued certificate.</w:t>
      </w:r>
    </w:p>
    <w:p w14:paraId="2058F3AD" w14:textId="77777777" w:rsidR="008C539B" w:rsidRPr="001058B5" w:rsidRDefault="00C12992">
      <w:pPr>
        <w:pStyle w:val="Heading7"/>
        <w:spacing w:before="194"/>
        <w:rPr>
          <w:rFonts w:ascii="Arial" w:hAnsi="Arial" w:cs="Arial"/>
        </w:rPr>
      </w:pPr>
      <w:bookmarkStart w:id="2188" w:name="_bookmark2337"/>
      <w:bookmarkEnd w:id="2188"/>
      <w:r w:rsidRPr="001058B5">
        <w:rPr>
          <w:rFonts w:ascii="Arial" w:hAnsi="Arial" w:cs="Arial"/>
        </w:rPr>
        <w:t>definer’s rights procedure</w:t>
      </w:r>
    </w:p>
    <w:p w14:paraId="0F88F065"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 procedure (or program unit) that executes with the privileges of its owner, not its current user. Definer's rights subprograms are bound to the schema in which they are located.</w:t>
      </w:r>
    </w:p>
    <w:p w14:paraId="137AFD2E" w14:textId="77777777" w:rsidR="008C539B" w:rsidRPr="001058B5" w:rsidRDefault="00C12992">
      <w:pPr>
        <w:pStyle w:val="BodyText"/>
        <w:spacing w:before="121" w:line="228" w:lineRule="auto"/>
        <w:ind w:left="1659" w:right="749"/>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6"/>
        </w:rPr>
        <w:t xml:space="preserve"> </w:t>
      </w:r>
      <w:r w:rsidRPr="001058B5">
        <w:rPr>
          <w:rFonts w:ascii="Arial" w:hAnsi="Arial" w:cs="Arial"/>
        </w:rPr>
        <w:t>calls a definer's rights procedure, which is owned by user scott, to update the dept table, then this procedure will update the dept table in the scott schema. This is because the procedure executes with the privileges of the user who owns (defined) the procedure (that is, scott).</w:t>
      </w:r>
    </w:p>
    <w:p w14:paraId="704F80CF"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2" w:history="1">
        <w:r w:rsidRPr="001058B5">
          <w:rPr>
            <w:rFonts w:ascii="Arial" w:hAnsi="Arial" w:cs="Arial"/>
            <w:b/>
            <w:color w:val="0000CC"/>
            <w:sz w:val="20"/>
          </w:rPr>
          <w:t>invoker’s rights procedure</w:t>
        </w:r>
      </w:hyperlink>
      <w:r w:rsidRPr="001058B5">
        <w:rPr>
          <w:rFonts w:ascii="Arial" w:hAnsi="Arial" w:cs="Arial"/>
          <w:sz w:val="20"/>
        </w:rPr>
        <w:t>.</w:t>
      </w:r>
    </w:p>
    <w:p w14:paraId="350D80C2" w14:textId="77777777" w:rsidR="008C539B" w:rsidRPr="001058B5" w:rsidRDefault="00C12992">
      <w:pPr>
        <w:pStyle w:val="Heading7"/>
        <w:spacing w:before="196"/>
        <w:rPr>
          <w:rFonts w:ascii="Arial" w:hAnsi="Arial" w:cs="Arial"/>
        </w:rPr>
      </w:pPr>
      <w:r w:rsidRPr="001058B5">
        <w:rPr>
          <w:rFonts w:ascii="Arial" w:hAnsi="Arial" w:cs="Arial"/>
        </w:rPr>
        <w:t>decryption</w:t>
      </w:r>
    </w:p>
    <w:p w14:paraId="62115A2E" w14:textId="77777777" w:rsidR="008C539B" w:rsidRPr="001058B5" w:rsidRDefault="00C12992">
      <w:pPr>
        <w:pStyle w:val="BodyText"/>
        <w:spacing w:before="85"/>
        <w:ind w:left="1660"/>
        <w:rPr>
          <w:rFonts w:ascii="Arial" w:hAnsi="Arial" w:cs="Arial"/>
        </w:rPr>
      </w:pPr>
      <w:r w:rsidRPr="001058B5">
        <w:rPr>
          <w:rFonts w:ascii="Arial" w:hAnsi="Arial" w:cs="Arial"/>
        </w:rPr>
        <w:t>Decoding an encyrpted message so that it is readable.</w:t>
      </w:r>
    </w:p>
    <w:p w14:paraId="4EBD9065" w14:textId="77777777" w:rsidR="008C539B" w:rsidRPr="001058B5" w:rsidRDefault="00C12992">
      <w:pPr>
        <w:pStyle w:val="Heading7"/>
        <w:spacing w:before="196"/>
        <w:rPr>
          <w:rFonts w:ascii="Arial" w:hAnsi="Arial" w:cs="Arial"/>
        </w:rPr>
      </w:pPr>
      <w:r w:rsidRPr="001058B5">
        <w:rPr>
          <w:rFonts w:ascii="Arial" w:hAnsi="Arial" w:cs="Arial"/>
        </w:rPr>
        <w:t>de</w:t>
      </w:r>
      <w:bookmarkStart w:id="2189" w:name="_bookmark2338"/>
      <w:bookmarkEnd w:id="2189"/>
      <w:r w:rsidRPr="001058B5">
        <w:rPr>
          <w:rFonts w:ascii="Arial" w:hAnsi="Arial" w:cs="Arial"/>
        </w:rPr>
        <w:t>nial-of-service (DoS) attack</w:t>
      </w:r>
    </w:p>
    <w:p w14:paraId="59594BEE"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14:paraId="51C2D01D" w14:textId="77777777" w:rsidR="008C539B" w:rsidRPr="001058B5" w:rsidRDefault="00C12992" w:rsidP="006F7931">
      <w:pPr>
        <w:pStyle w:val="ListParagraph"/>
        <w:numPr>
          <w:ilvl w:val="1"/>
          <w:numId w:val="137"/>
        </w:numPr>
        <w:tabs>
          <w:tab w:val="left" w:pos="2020"/>
        </w:tabs>
        <w:spacing w:before="110"/>
        <w:ind w:hanging="359"/>
        <w:rPr>
          <w:rFonts w:ascii="Arial" w:hAnsi="Arial" w:cs="Arial"/>
          <w:sz w:val="20"/>
        </w:rPr>
      </w:pPr>
      <w:r w:rsidRPr="001058B5">
        <w:rPr>
          <w:rFonts w:ascii="Arial" w:hAnsi="Arial" w:cs="Arial"/>
          <w:sz w:val="20"/>
        </w:rPr>
        <w:t>Basic denial-of-service attacks, which require only one or a few</w:t>
      </w:r>
      <w:r w:rsidRPr="001058B5">
        <w:rPr>
          <w:rFonts w:ascii="Arial" w:hAnsi="Arial" w:cs="Arial"/>
          <w:spacing w:val="-10"/>
          <w:sz w:val="20"/>
        </w:rPr>
        <w:t xml:space="preserve"> </w:t>
      </w:r>
      <w:r w:rsidRPr="001058B5">
        <w:rPr>
          <w:rFonts w:ascii="Arial" w:hAnsi="Arial" w:cs="Arial"/>
          <w:sz w:val="20"/>
        </w:rPr>
        <w:t>computers</w:t>
      </w:r>
    </w:p>
    <w:p w14:paraId="39B6BC88" w14:textId="77777777" w:rsidR="008C539B" w:rsidRPr="001058B5" w:rsidRDefault="00C12992" w:rsidP="006F7931">
      <w:pPr>
        <w:pStyle w:val="ListParagraph"/>
        <w:numPr>
          <w:ilvl w:val="1"/>
          <w:numId w:val="137"/>
        </w:numPr>
        <w:tabs>
          <w:tab w:val="left" w:pos="2020"/>
        </w:tabs>
        <w:spacing w:before="117" w:line="232" w:lineRule="auto"/>
        <w:ind w:right="1051" w:hanging="359"/>
        <w:rPr>
          <w:rFonts w:ascii="Arial" w:hAnsi="Arial" w:cs="Arial"/>
          <w:sz w:val="20"/>
        </w:rPr>
      </w:pPr>
      <w:r w:rsidRPr="001058B5">
        <w:rPr>
          <w:rFonts w:ascii="Arial" w:hAnsi="Arial" w:cs="Arial"/>
          <w:sz w:val="20"/>
        </w:rPr>
        <w:t>Distributed</w:t>
      </w:r>
      <w:r w:rsidRPr="001058B5">
        <w:rPr>
          <w:rFonts w:ascii="Arial" w:hAnsi="Arial" w:cs="Arial"/>
          <w:spacing w:val="-5"/>
          <w:sz w:val="20"/>
        </w:rPr>
        <w:t xml:space="preserve"> </w:t>
      </w:r>
      <w:r w:rsidRPr="001058B5">
        <w:rPr>
          <w:rFonts w:ascii="Arial" w:hAnsi="Arial" w:cs="Arial"/>
          <w:sz w:val="20"/>
        </w:rPr>
        <w:t>denial-of-service</w:t>
      </w:r>
      <w:r w:rsidRPr="001058B5">
        <w:rPr>
          <w:rFonts w:ascii="Arial" w:hAnsi="Arial" w:cs="Arial"/>
          <w:spacing w:val="-5"/>
          <w:sz w:val="20"/>
        </w:rPr>
        <w:t xml:space="preserve"> </w:t>
      </w:r>
      <w:r w:rsidRPr="001058B5">
        <w:rPr>
          <w:rFonts w:ascii="Arial" w:hAnsi="Arial" w:cs="Arial"/>
          <w:sz w:val="20"/>
        </w:rPr>
        <w:t>(DDoS)</w:t>
      </w:r>
      <w:r w:rsidRPr="001058B5">
        <w:rPr>
          <w:rFonts w:ascii="Arial" w:hAnsi="Arial" w:cs="Arial"/>
          <w:spacing w:val="-5"/>
          <w:sz w:val="20"/>
        </w:rPr>
        <w:t xml:space="preserve"> </w:t>
      </w:r>
      <w:r w:rsidRPr="001058B5">
        <w:rPr>
          <w:rFonts w:ascii="Arial" w:hAnsi="Arial" w:cs="Arial"/>
          <w:sz w:val="20"/>
        </w:rPr>
        <w:t>attacks,</w:t>
      </w:r>
      <w:r w:rsidRPr="001058B5">
        <w:rPr>
          <w:rFonts w:ascii="Arial" w:hAnsi="Arial" w:cs="Arial"/>
          <w:spacing w:val="-6"/>
          <w:sz w:val="20"/>
        </w:rPr>
        <w:t xml:space="preserve"> </w:t>
      </w:r>
      <w:r w:rsidRPr="001058B5">
        <w:rPr>
          <w:rFonts w:ascii="Arial" w:hAnsi="Arial" w:cs="Arial"/>
          <w:sz w:val="20"/>
        </w:rPr>
        <w:t>which</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many</w:t>
      </w:r>
      <w:r w:rsidRPr="001058B5">
        <w:rPr>
          <w:rFonts w:ascii="Arial" w:hAnsi="Arial" w:cs="Arial"/>
          <w:spacing w:val="-5"/>
          <w:sz w:val="20"/>
        </w:rPr>
        <w:t xml:space="preserve"> </w:t>
      </w:r>
      <w:r w:rsidRPr="001058B5">
        <w:rPr>
          <w:rFonts w:ascii="Arial" w:hAnsi="Arial" w:cs="Arial"/>
          <w:sz w:val="20"/>
        </w:rPr>
        <w:t>computers</w:t>
      </w:r>
      <w:r w:rsidRPr="001058B5">
        <w:rPr>
          <w:rFonts w:ascii="Arial" w:hAnsi="Arial" w:cs="Arial"/>
          <w:spacing w:val="-6"/>
          <w:sz w:val="20"/>
        </w:rPr>
        <w:t xml:space="preserve"> </w:t>
      </w:r>
      <w:r w:rsidRPr="001058B5">
        <w:rPr>
          <w:rFonts w:ascii="Arial" w:hAnsi="Arial" w:cs="Arial"/>
          <w:sz w:val="20"/>
        </w:rPr>
        <w:t>to execute</w:t>
      </w:r>
    </w:p>
    <w:p w14:paraId="326B78A3" w14:textId="77777777" w:rsidR="008C539B" w:rsidRPr="001058B5" w:rsidRDefault="00C12992">
      <w:pPr>
        <w:pStyle w:val="Heading7"/>
        <w:spacing w:before="196"/>
        <w:rPr>
          <w:rFonts w:ascii="Arial" w:hAnsi="Arial" w:cs="Arial"/>
        </w:rPr>
      </w:pPr>
      <w:r w:rsidRPr="001058B5">
        <w:rPr>
          <w:rFonts w:ascii="Arial" w:hAnsi="Arial" w:cs="Arial"/>
        </w:rPr>
        <w:t>directly granted role</w:t>
      </w:r>
    </w:p>
    <w:p w14:paraId="5FFFC6C7" w14:textId="77777777" w:rsidR="008C539B" w:rsidRPr="001058B5" w:rsidRDefault="00C12992">
      <w:pPr>
        <w:spacing w:before="91" w:line="232" w:lineRule="auto"/>
        <w:ind w:left="1660" w:right="848"/>
        <w:rPr>
          <w:rFonts w:ascii="Arial" w:hAnsi="Arial" w:cs="Arial"/>
          <w:sz w:val="20"/>
        </w:rPr>
      </w:pPr>
      <w:r w:rsidRPr="001058B5">
        <w:rPr>
          <w:rFonts w:ascii="Arial" w:hAnsi="Arial" w:cs="Arial"/>
          <w:sz w:val="20"/>
        </w:rPr>
        <w:t xml:space="preserve">A </w:t>
      </w:r>
      <w:hyperlink w:anchor="_bookmark2349" w:history="1">
        <w:r w:rsidRPr="001058B5">
          <w:rPr>
            <w:rFonts w:ascii="Arial" w:hAnsi="Arial" w:cs="Arial"/>
            <w:b/>
            <w:color w:val="0000CC"/>
            <w:sz w:val="20"/>
          </w:rPr>
          <w:t xml:space="preserve">role </w:t>
        </w:r>
      </w:hyperlink>
      <w:r w:rsidRPr="001058B5">
        <w:rPr>
          <w:rFonts w:ascii="Arial" w:hAnsi="Arial" w:cs="Arial"/>
          <w:sz w:val="20"/>
        </w:rPr>
        <w:t xml:space="preserve">that has been granted directly to the user, as opposed to an </w:t>
      </w:r>
      <w:hyperlink w:anchor="_bookmark2341" w:history="1">
        <w:r w:rsidRPr="001058B5">
          <w:rPr>
            <w:rFonts w:ascii="Arial" w:hAnsi="Arial" w:cs="Arial"/>
            <w:b/>
            <w:color w:val="0000CC"/>
            <w:sz w:val="20"/>
          </w:rPr>
          <w:t>indirectly granted</w:t>
        </w:r>
      </w:hyperlink>
      <w:r w:rsidRPr="001058B5">
        <w:rPr>
          <w:rFonts w:ascii="Arial" w:hAnsi="Arial" w:cs="Arial"/>
          <w:b/>
          <w:color w:val="0000CC"/>
          <w:sz w:val="20"/>
        </w:rPr>
        <w:t xml:space="preserve"> </w:t>
      </w:r>
      <w:hyperlink w:anchor="_bookmark2341" w:history="1">
        <w:r w:rsidRPr="001058B5">
          <w:rPr>
            <w:rFonts w:ascii="Arial" w:hAnsi="Arial" w:cs="Arial"/>
            <w:b/>
            <w:color w:val="0000CC"/>
            <w:sz w:val="20"/>
          </w:rPr>
          <w:t>role</w:t>
        </w:r>
      </w:hyperlink>
      <w:r w:rsidRPr="001058B5">
        <w:rPr>
          <w:rFonts w:ascii="Arial" w:hAnsi="Arial" w:cs="Arial"/>
          <w:sz w:val="20"/>
        </w:rPr>
        <w:t>.</w:t>
      </w:r>
    </w:p>
    <w:p w14:paraId="727997A8" w14:textId="77777777" w:rsidR="008C539B" w:rsidRPr="001058B5" w:rsidRDefault="00C12992">
      <w:pPr>
        <w:pStyle w:val="Heading7"/>
        <w:spacing w:before="197"/>
        <w:rPr>
          <w:rFonts w:ascii="Arial" w:hAnsi="Arial" w:cs="Arial"/>
        </w:rPr>
      </w:pPr>
      <w:r w:rsidRPr="001058B5">
        <w:rPr>
          <w:rFonts w:ascii="Arial" w:hAnsi="Arial" w:cs="Arial"/>
        </w:rPr>
        <w:t>encryption</w:t>
      </w:r>
    </w:p>
    <w:p w14:paraId="3DBC004B" w14:textId="77777777" w:rsidR="008C539B" w:rsidRPr="001058B5" w:rsidRDefault="00C12992">
      <w:pPr>
        <w:pStyle w:val="BodyText"/>
        <w:spacing w:before="86"/>
        <w:ind w:left="1660"/>
        <w:rPr>
          <w:rFonts w:ascii="Arial" w:hAnsi="Arial" w:cs="Arial"/>
        </w:rPr>
      </w:pPr>
      <w:r w:rsidRPr="001058B5">
        <w:rPr>
          <w:rFonts w:ascii="Arial" w:hAnsi="Arial" w:cs="Arial"/>
        </w:rPr>
        <w:t>Disguising a message, rendering it unreadable to all but the intended recipient.</w:t>
      </w:r>
    </w:p>
    <w:p w14:paraId="70640540" w14:textId="77777777" w:rsidR="008C539B" w:rsidRPr="001058B5" w:rsidRDefault="00C12992">
      <w:pPr>
        <w:pStyle w:val="Heading7"/>
        <w:spacing w:before="195"/>
        <w:rPr>
          <w:rFonts w:ascii="Arial" w:hAnsi="Arial" w:cs="Arial"/>
        </w:rPr>
      </w:pPr>
      <w:bookmarkStart w:id="2190" w:name="_bookmark2339"/>
      <w:bookmarkEnd w:id="2190"/>
      <w:r w:rsidRPr="001058B5">
        <w:rPr>
          <w:rFonts w:ascii="Arial" w:hAnsi="Arial" w:cs="Arial"/>
        </w:rPr>
        <w:t>forced cleanup</w:t>
      </w:r>
    </w:p>
    <w:p w14:paraId="482A5772" w14:textId="77777777" w:rsidR="008C539B" w:rsidRPr="001058B5" w:rsidRDefault="00C12992">
      <w:pPr>
        <w:pStyle w:val="BodyText"/>
        <w:spacing w:before="94" w:line="230" w:lineRule="auto"/>
        <w:ind w:left="1660" w:right="854"/>
        <w:jc w:val="both"/>
        <w:rPr>
          <w:rFonts w:ascii="Arial" w:hAnsi="Arial" w:cs="Arial"/>
        </w:rPr>
      </w:pPr>
      <w:r w:rsidRPr="001058B5">
        <w:rPr>
          <w:rFonts w:ascii="Arial" w:hAnsi="Arial" w:cs="Arial"/>
        </w:rPr>
        <w:t>The</w:t>
      </w:r>
      <w:r w:rsidRPr="001058B5">
        <w:rPr>
          <w:rFonts w:ascii="Arial" w:hAnsi="Arial" w:cs="Arial"/>
          <w:spacing w:val="-4"/>
        </w:rPr>
        <w:t xml:space="preserve"> </w:t>
      </w:r>
      <w:r w:rsidRPr="001058B5">
        <w:rPr>
          <w:rFonts w:ascii="Arial" w:hAnsi="Arial" w:cs="Arial"/>
        </w:rPr>
        <w:t>ability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forcibly</w:t>
      </w:r>
      <w:r w:rsidRPr="001058B5">
        <w:rPr>
          <w:rFonts w:ascii="Arial" w:hAnsi="Arial" w:cs="Arial"/>
          <w:spacing w:val="-4"/>
        </w:rPr>
        <w:t xml:space="preserve"> </w:t>
      </w:r>
      <w:r w:rsidRPr="001058B5">
        <w:rPr>
          <w:rFonts w:ascii="Arial" w:hAnsi="Arial" w:cs="Arial"/>
        </w:rPr>
        <w:t>cleanup</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remove)</w:t>
      </w:r>
      <w:r w:rsidRPr="001058B5">
        <w:rPr>
          <w:rFonts w:ascii="Arial" w:hAnsi="Arial" w:cs="Arial"/>
          <w:spacing w:val="-4"/>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spacing w:val="-10"/>
        </w:rPr>
        <w:t xml:space="preserve">To </w:t>
      </w:r>
      <w:r w:rsidRPr="001058B5">
        <w:rPr>
          <w:rFonts w:ascii="Arial" w:hAnsi="Arial" w:cs="Arial"/>
          <w:w w:val="95"/>
        </w:rPr>
        <w:t>accomplish</w:t>
      </w:r>
      <w:r w:rsidRPr="001058B5">
        <w:rPr>
          <w:rFonts w:ascii="Arial" w:hAnsi="Arial" w:cs="Arial"/>
          <w:spacing w:val="-19"/>
          <w:w w:val="95"/>
        </w:rPr>
        <w:t xml:space="preserve"> </w:t>
      </w:r>
      <w:r w:rsidRPr="001058B5">
        <w:rPr>
          <w:rFonts w:ascii="Arial" w:hAnsi="Arial" w:cs="Arial"/>
          <w:w w:val="95"/>
        </w:rPr>
        <w:t>this,</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USE_LAST_ARCH_TIMESTAMP</w:t>
      </w:r>
      <w:r w:rsidRPr="001058B5">
        <w:rPr>
          <w:rFonts w:ascii="Arial" w:hAnsi="Arial" w:cs="Arial"/>
          <w:spacing w:val="-90"/>
          <w:w w:val="95"/>
        </w:rPr>
        <w:t xml:space="preserve"> </w:t>
      </w:r>
      <w:r w:rsidRPr="001058B5">
        <w:rPr>
          <w:rFonts w:ascii="Arial" w:hAnsi="Arial" w:cs="Arial"/>
          <w:w w:val="95"/>
        </w:rPr>
        <w:t>argument</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DBMS_AUDIT_ </w:t>
      </w:r>
      <w:r w:rsidRPr="001058B5">
        <w:rPr>
          <w:rFonts w:ascii="Arial" w:hAnsi="Arial" w:cs="Arial"/>
        </w:rPr>
        <w:t>MGMT.CLEAN_AUDIT_TRAIL</w:t>
      </w:r>
      <w:r w:rsidRPr="001058B5">
        <w:rPr>
          <w:rFonts w:ascii="Arial" w:hAnsi="Arial" w:cs="Arial"/>
          <w:spacing w:val="-96"/>
        </w:rPr>
        <w:t xml:space="preserve"> </w:t>
      </w:r>
      <w:r w:rsidRPr="001058B5">
        <w:rPr>
          <w:rFonts w:ascii="Arial" w:hAnsi="Arial" w:cs="Arial"/>
        </w:rPr>
        <w:t>procedure to FALSE.</w:t>
      </w:r>
    </w:p>
    <w:p w14:paraId="1B69792C" w14:textId="77777777" w:rsidR="008C539B" w:rsidRPr="001058B5" w:rsidRDefault="00C12992">
      <w:pPr>
        <w:spacing w:before="109"/>
        <w:ind w:left="16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385A4EC6" w14:textId="77777777" w:rsidR="008C539B" w:rsidRPr="001058B5" w:rsidRDefault="00C12992">
      <w:pPr>
        <w:pStyle w:val="Heading7"/>
        <w:spacing w:before="197"/>
        <w:rPr>
          <w:rFonts w:ascii="Arial" w:hAnsi="Arial" w:cs="Arial"/>
        </w:rPr>
      </w:pPr>
      <w:r w:rsidRPr="001058B5">
        <w:rPr>
          <w:rFonts w:ascii="Arial" w:hAnsi="Arial" w:cs="Arial"/>
        </w:rPr>
        <w:t>Forwardable Ticket Granting Ticket</w:t>
      </w:r>
    </w:p>
    <w:p w14:paraId="7B8CC7D6" w14:textId="77777777" w:rsidR="008C539B" w:rsidRPr="001058B5" w:rsidRDefault="00C12992">
      <w:pPr>
        <w:pStyle w:val="BodyText"/>
        <w:spacing w:before="90" w:line="232" w:lineRule="auto"/>
        <w:ind w:left="1660" w:right="848"/>
        <w:rPr>
          <w:rFonts w:ascii="Arial" w:hAnsi="Arial" w:cs="Arial"/>
        </w:rPr>
      </w:pPr>
      <w:r w:rsidRPr="001058B5">
        <w:rPr>
          <w:rFonts w:ascii="Arial" w:hAnsi="Arial" w:cs="Arial"/>
        </w:rPr>
        <w:t>A special Kerberos ticket that can be forwarded to proxies, permitting the proxy to obtain additional Kerberos tickets on behalf of the client for proxy authentication.</w:t>
      </w:r>
    </w:p>
    <w:p w14:paraId="62DB48A3"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17E84A3" w14:textId="77777777" w:rsidR="008C539B" w:rsidRPr="001058B5" w:rsidRDefault="00C12992">
      <w:pPr>
        <w:pStyle w:val="Heading7"/>
        <w:spacing w:before="197"/>
        <w:rPr>
          <w:rFonts w:ascii="Arial" w:hAnsi="Arial" w:cs="Arial"/>
        </w:rPr>
      </w:pPr>
      <w:bookmarkStart w:id="2191" w:name="_bookmark2340"/>
      <w:bookmarkEnd w:id="2191"/>
      <w:r w:rsidRPr="001058B5">
        <w:rPr>
          <w:rFonts w:ascii="Arial" w:hAnsi="Arial" w:cs="Arial"/>
        </w:rPr>
        <w:t>global application context</w:t>
      </w:r>
    </w:p>
    <w:p w14:paraId="3DB31883" w14:textId="77777777" w:rsidR="008C539B" w:rsidRPr="001058B5" w:rsidRDefault="00C12992">
      <w:pPr>
        <w:pStyle w:val="BodyText"/>
        <w:spacing w:before="91" w:line="232" w:lineRule="auto"/>
        <w:ind w:left="1660" w:right="848"/>
        <w:rPr>
          <w:rFonts w:ascii="Arial" w:hAnsi="Arial" w:cs="Arial"/>
        </w:rPr>
      </w:pPr>
      <w:r w:rsidRPr="001058B5">
        <w:rPr>
          <w:rFonts w:ascii="Arial" w:hAnsi="Arial" w:cs="Arial"/>
        </w:rPr>
        <w:t>A name-value pair that enables application context values to be accessible across database sessions.</w:t>
      </w:r>
    </w:p>
    <w:p w14:paraId="1AC03561"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31" w:history="1">
        <w:r w:rsidRPr="001058B5">
          <w:rPr>
            <w:rFonts w:ascii="Arial" w:hAnsi="Arial" w:cs="Arial"/>
            <w:b/>
            <w:color w:val="0000CC"/>
            <w:sz w:val="20"/>
          </w:rPr>
          <w:t>application context</w:t>
        </w:r>
      </w:hyperlink>
      <w:r w:rsidRPr="001058B5">
        <w:rPr>
          <w:rFonts w:ascii="Arial" w:hAnsi="Arial" w:cs="Arial"/>
          <w:sz w:val="20"/>
        </w:rPr>
        <w:t>.</w:t>
      </w:r>
    </w:p>
    <w:p w14:paraId="5ACC9145" w14:textId="77777777" w:rsidR="008C539B" w:rsidRPr="001058B5" w:rsidRDefault="008C539B">
      <w:pPr>
        <w:rPr>
          <w:rFonts w:ascii="Arial" w:hAnsi="Arial" w:cs="Arial"/>
          <w:sz w:val="20"/>
        </w:rPr>
        <w:sectPr w:rsidR="008C539B" w:rsidRPr="001058B5">
          <w:headerReference w:type="even" r:id="rId270"/>
          <w:headerReference w:type="default" r:id="rId271"/>
          <w:pgSz w:w="12240" w:h="15840"/>
          <w:pgMar w:top="840" w:right="1060" w:bottom="860" w:left="1100" w:header="549" w:footer="663" w:gutter="0"/>
          <w:cols w:space="720"/>
        </w:sectPr>
      </w:pPr>
    </w:p>
    <w:p w14:paraId="74EDE565" w14:textId="77777777" w:rsidR="008C539B" w:rsidRPr="001058B5" w:rsidRDefault="008C539B">
      <w:pPr>
        <w:pStyle w:val="BodyText"/>
        <w:spacing w:before="11"/>
        <w:rPr>
          <w:rFonts w:ascii="Arial" w:hAnsi="Arial" w:cs="Arial"/>
          <w:sz w:val="24"/>
        </w:rPr>
      </w:pPr>
    </w:p>
    <w:p w14:paraId="65865205" w14:textId="77777777" w:rsidR="008C539B" w:rsidRPr="001058B5" w:rsidRDefault="00C12992">
      <w:pPr>
        <w:pStyle w:val="Heading7"/>
        <w:spacing w:before="104"/>
        <w:ind w:left="2260"/>
        <w:rPr>
          <w:rFonts w:ascii="Arial" w:hAnsi="Arial" w:cs="Arial"/>
        </w:rPr>
      </w:pPr>
      <w:bookmarkStart w:id="2192" w:name="_bookmark2341"/>
      <w:bookmarkEnd w:id="2192"/>
      <w:r w:rsidRPr="001058B5">
        <w:rPr>
          <w:rFonts w:ascii="Arial" w:hAnsi="Arial" w:cs="Arial"/>
        </w:rPr>
        <w:t>indirectly granted role</w:t>
      </w:r>
    </w:p>
    <w:p w14:paraId="6D056D3E" w14:textId="77777777" w:rsidR="008C539B" w:rsidRPr="001058B5" w:rsidRDefault="00C12992">
      <w:pPr>
        <w:pStyle w:val="BodyText"/>
        <w:spacing w:before="94" w:line="230" w:lineRule="auto"/>
        <w:ind w:left="2259" w:right="185"/>
        <w:rPr>
          <w:rFonts w:ascii="Arial" w:hAnsi="Arial" w:cs="Arial"/>
        </w:rPr>
      </w:pPr>
      <w:r w:rsidRPr="001058B5">
        <w:rPr>
          <w:rFonts w:ascii="Arial" w:hAnsi="Arial" w:cs="Arial"/>
        </w:rPr>
        <w:t xml:space="preserve">A </w:t>
      </w:r>
      <w:hyperlink w:anchor="_bookmark2349" w:history="1">
        <w:r w:rsidRPr="001058B5">
          <w:rPr>
            <w:rFonts w:ascii="Arial" w:hAnsi="Arial" w:cs="Arial"/>
            <w:b/>
            <w:color w:val="0000CC"/>
          </w:rPr>
          <w:t xml:space="preserve">role </w:t>
        </w:r>
      </w:hyperlink>
      <w:r w:rsidRPr="001058B5">
        <w:rPr>
          <w:rFonts w:ascii="Arial" w:hAnsi="Arial" w:cs="Arial"/>
        </w:rPr>
        <w:t xml:space="preserve">granted to a user through another role that has already been granted to this </w:t>
      </w:r>
      <w:r w:rsidRPr="001058B5">
        <w:rPr>
          <w:rFonts w:ascii="Arial" w:hAnsi="Arial" w:cs="Arial"/>
          <w:spacing w:val="-4"/>
        </w:rPr>
        <w:t>user.</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1"/>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role3</w:t>
      </w:r>
      <w:r w:rsidRPr="001058B5">
        <w:rPr>
          <w:rFonts w:ascii="Arial" w:hAnsi="Arial" w:cs="Arial"/>
          <w:spacing w:val="-91"/>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role1</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2"/>
        </w:rPr>
        <w:t xml:space="preserve"> </w:t>
      </w:r>
      <w:r w:rsidRPr="001058B5">
        <w:rPr>
          <w:rFonts w:ascii="Arial" w:hAnsi="Arial" w:cs="Arial"/>
        </w:rPr>
        <w:t>and role3</w:t>
      </w:r>
      <w:r w:rsidRPr="001058B5">
        <w:rPr>
          <w:rFonts w:ascii="Arial" w:hAnsi="Arial" w:cs="Arial"/>
          <w:spacing w:val="-96"/>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now</w:t>
      </w:r>
      <w:r w:rsidRPr="001058B5">
        <w:rPr>
          <w:rFonts w:ascii="Arial" w:hAnsi="Arial" w:cs="Arial"/>
          <w:spacing w:val="-21"/>
        </w:rPr>
        <w:t xml:space="preserve"> </w:t>
      </w:r>
      <w:r w:rsidRPr="001058B5">
        <w:rPr>
          <w:rFonts w:ascii="Arial" w:hAnsi="Arial" w:cs="Arial"/>
        </w:rPr>
        <w:t>under</w:t>
      </w:r>
      <w:r w:rsidRPr="001058B5">
        <w:rPr>
          <w:rFonts w:ascii="Arial" w:hAnsi="Arial" w:cs="Arial"/>
          <w:spacing w:val="-21"/>
        </w:rPr>
        <w:t xml:space="preserve"> </w:t>
      </w:r>
      <w:r w:rsidRPr="001058B5">
        <w:rPr>
          <w:rFonts w:ascii="Arial" w:hAnsi="Arial" w:cs="Arial"/>
        </w:rPr>
        <w:t>role1.</w:t>
      </w:r>
      <w:r w:rsidRPr="001058B5">
        <w:rPr>
          <w:rFonts w:ascii="Arial" w:hAnsi="Arial" w:cs="Arial"/>
          <w:spacing w:val="-22"/>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means</w:t>
      </w:r>
      <w:r w:rsidRPr="001058B5">
        <w:rPr>
          <w:rFonts w:ascii="Arial" w:hAnsi="Arial" w:cs="Arial"/>
          <w:spacing w:val="-21"/>
        </w:rPr>
        <w:t xml:space="preserve"> </w:t>
      </w:r>
      <w:r w:rsidRPr="001058B5">
        <w:rPr>
          <w:rFonts w:ascii="Arial" w:hAnsi="Arial" w:cs="Arial"/>
        </w:rPr>
        <w:t>psmith</w:t>
      </w:r>
      <w:r w:rsidRPr="001058B5">
        <w:rPr>
          <w:rFonts w:ascii="Arial" w:hAnsi="Arial" w:cs="Arial"/>
          <w:spacing w:val="-95"/>
        </w:rPr>
        <w:t xml:space="preserve"> </w:t>
      </w:r>
      <w:r w:rsidRPr="001058B5">
        <w:rPr>
          <w:rFonts w:ascii="Arial" w:hAnsi="Arial" w:cs="Arial"/>
        </w:rPr>
        <w:t>has</w:t>
      </w:r>
      <w:r w:rsidRPr="001058B5">
        <w:rPr>
          <w:rFonts w:ascii="Arial" w:hAnsi="Arial" w:cs="Arial"/>
          <w:spacing w:val="-22"/>
        </w:rPr>
        <w:t xml:space="preserve"> </w:t>
      </w:r>
      <w:r w:rsidRPr="001058B5">
        <w:rPr>
          <w:rFonts w:ascii="Arial" w:hAnsi="Arial" w:cs="Arial"/>
        </w:rPr>
        <w:t>been</w:t>
      </w:r>
      <w:r w:rsidRPr="001058B5">
        <w:rPr>
          <w:rFonts w:ascii="Arial" w:hAnsi="Arial" w:cs="Arial"/>
          <w:spacing w:val="-22"/>
        </w:rPr>
        <w:t xml:space="preserve"> </w:t>
      </w:r>
      <w:r w:rsidRPr="001058B5">
        <w:rPr>
          <w:rFonts w:ascii="Arial" w:hAnsi="Arial" w:cs="Arial"/>
        </w:rPr>
        <w:t>indirectly</w:t>
      </w:r>
      <w:r w:rsidRPr="001058B5">
        <w:rPr>
          <w:rFonts w:ascii="Arial" w:hAnsi="Arial" w:cs="Arial"/>
          <w:spacing w:val="-21"/>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roles role2</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role3,</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addition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role1.</w:t>
      </w:r>
      <w:r w:rsidRPr="001058B5">
        <w:rPr>
          <w:rFonts w:ascii="Arial" w:hAnsi="Arial" w:cs="Arial"/>
          <w:spacing w:val="-20"/>
        </w:rPr>
        <w:t xml:space="preserve"> </w:t>
      </w:r>
      <w:r w:rsidRPr="001058B5">
        <w:rPr>
          <w:rFonts w:ascii="Arial" w:hAnsi="Arial" w:cs="Arial"/>
        </w:rPr>
        <w:t>Enabling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role1</w:t>
      </w:r>
      <w:r w:rsidRPr="001058B5">
        <w:rPr>
          <w:rFonts w:ascii="Arial" w:hAnsi="Arial" w:cs="Arial"/>
          <w:spacing w:val="-19"/>
        </w:rPr>
        <w:t xml:space="preserve"> </w:t>
      </w:r>
      <w:r w:rsidRPr="001058B5">
        <w:rPr>
          <w:rFonts w:ascii="Arial" w:hAnsi="Arial" w:cs="Arial"/>
        </w:rPr>
        <w:t>for psmith enables the indirect roles role2 and role3 for this user as</w:t>
      </w:r>
      <w:r w:rsidRPr="001058B5">
        <w:rPr>
          <w:rFonts w:ascii="Arial" w:hAnsi="Arial" w:cs="Arial"/>
          <w:spacing w:val="-18"/>
        </w:rPr>
        <w:t xml:space="preserve"> </w:t>
      </w:r>
      <w:r w:rsidRPr="001058B5">
        <w:rPr>
          <w:rFonts w:ascii="Arial" w:hAnsi="Arial" w:cs="Arial"/>
        </w:rPr>
        <w:t>well.</w:t>
      </w:r>
    </w:p>
    <w:p w14:paraId="043CE527" w14:textId="77777777" w:rsidR="008C539B" w:rsidRPr="001058B5" w:rsidRDefault="00C12992">
      <w:pPr>
        <w:pStyle w:val="Heading7"/>
        <w:spacing w:before="192"/>
        <w:ind w:left="2260"/>
        <w:rPr>
          <w:rFonts w:ascii="Arial" w:hAnsi="Arial" w:cs="Arial"/>
        </w:rPr>
      </w:pPr>
      <w:r w:rsidRPr="001058B5">
        <w:rPr>
          <w:rFonts w:ascii="Arial" w:hAnsi="Arial" w:cs="Arial"/>
        </w:rPr>
        <w:t>integrity</w:t>
      </w:r>
    </w:p>
    <w:p w14:paraId="2F2FC5F0"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guarantee that the contents of a message received were not altered from the contents of the original message sent.</w:t>
      </w:r>
    </w:p>
    <w:p w14:paraId="56C94793" w14:textId="77777777" w:rsidR="008C539B" w:rsidRPr="001058B5" w:rsidRDefault="00C12992">
      <w:pPr>
        <w:pStyle w:val="Heading7"/>
        <w:spacing w:before="197"/>
        <w:ind w:left="2260"/>
        <w:rPr>
          <w:rFonts w:ascii="Arial" w:hAnsi="Arial" w:cs="Arial"/>
        </w:rPr>
      </w:pPr>
      <w:bookmarkStart w:id="2193" w:name="_bookmark2342"/>
      <w:bookmarkEnd w:id="2193"/>
      <w:r w:rsidRPr="001058B5">
        <w:rPr>
          <w:rFonts w:ascii="Arial" w:hAnsi="Arial" w:cs="Arial"/>
        </w:rPr>
        <w:t>invoker’s rights procedure</w:t>
      </w:r>
    </w:p>
    <w:p w14:paraId="02CBC5DF" w14:textId="77777777" w:rsidR="008C539B" w:rsidRPr="001058B5" w:rsidRDefault="00C12992">
      <w:pPr>
        <w:pStyle w:val="BodyText"/>
        <w:spacing w:before="92" w:line="230" w:lineRule="auto"/>
        <w:ind w:left="2260" w:right="185"/>
        <w:rPr>
          <w:rFonts w:ascii="Arial" w:hAnsi="Arial" w:cs="Arial"/>
        </w:rPr>
      </w:pPr>
      <w:r w:rsidRPr="001058B5">
        <w:rPr>
          <w:rFonts w:ascii="Arial" w:hAnsi="Arial" w:cs="Arial"/>
        </w:rPr>
        <w:t>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AUTHID clause in the declaration section of the procedure code.</w:t>
      </w:r>
    </w:p>
    <w:p w14:paraId="5E72ABF7" w14:textId="77777777" w:rsidR="008C539B" w:rsidRPr="001058B5" w:rsidRDefault="00C12992">
      <w:pPr>
        <w:pStyle w:val="BodyText"/>
        <w:spacing w:before="127" w:line="228" w:lineRule="auto"/>
        <w:ind w:left="2259" w:right="155"/>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5"/>
        </w:rPr>
        <w:t xml:space="preserve"> </w:t>
      </w:r>
      <w:r w:rsidRPr="001058B5">
        <w:rPr>
          <w:rFonts w:ascii="Arial" w:hAnsi="Arial" w:cs="Arial"/>
        </w:rPr>
        <w:t>calls an invoker’s rights procedure, which is owned by user scott, to update the dept</w:t>
      </w:r>
      <w:r w:rsidRPr="001058B5">
        <w:rPr>
          <w:rFonts w:ascii="Arial" w:hAnsi="Arial" w:cs="Arial"/>
          <w:spacing w:val="-88"/>
        </w:rPr>
        <w:t xml:space="preserve"> </w:t>
      </w:r>
      <w:r w:rsidRPr="001058B5">
        <w:rPr>
          <w:rFonts w:ascii="Arial" w:hAnsi="Arial" w:cs="Arial"/>
        </w:rPr>
        <w:t>table, then this procedure will update the dept table in the blake schema. This is because the procedure executes with the privileges of the user who invoked the procedure (that is, blake.).</w:t>
      </w:r>
    </w:p>
    <w:p w14:paraId="703C0629"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37" w:history="1">
        <w:r w:rsidRPr="001058B5">
          <w:rPr>
            <w:rFonts w:ascii="Arial" w:hAnsi="Arial" w:cs="Arial"/>
            <w:b/>
            <w:color w:val="0000CC"/>
            <w:sz w:val="20"/>
          </w:rPr>
          <w:t>definer’s rights procedure</w:t>
        </w:r>
      </w:hyperlink>
      <w:r w:rsidRPr="001058B5">
        <w:rPr>
          <w:rFonts w:ascii="Arial" w:hAnsi="Arial" w:cs="Arial"/>
          <w:sz w:val="20"/>
        </w:rPr>
        <w:t>.</w:t>
      </w:r>
    </w:p>
    <w:p w14:paraId="49C54529" w14:textId="77777777" w:rsidR="008C539B" w:rsidRPr="001058B5" w:rsidRDefault="00C12992">
      <w:pPr>
        <w:pStyle w:val="Heading7"/>
        <w:spacing w:before="197"/>
        <w:ind w:left="2260"/>
        <w:rPr>
          <w:rFonts w:ascii="Arial" w:hAnsi="Arial" w:cs="Arial"/>
        </w:rPr>
      </w:pPr>
      <w:bookmarkStart w:id="2194" w:name="_bookmark2343"/>
      <w:bookmarkEnd w:id="2194"/>
      <w:r w:rsidRPr="001058B5">
        <w:rPr>
          <w:rFonts w:ascii="Arial" w:hAnsi="Arial" w:cs="Arial"/>
        </w:rPr>
        <w:t>KDC</w:t>
      </w:r>
    </w:p>
    <w:p w14:paraId="2FFB0FE2" w14:textId="77777777" w:rsidR="008C539B" w:rsidRPr="001058B5" w:rsidRDefault="00C12992">
      <w:pPr>
        <w:spacing w:before="86" w:line="348" w:lineRule="auto"/>
        <w:ind w:left="2260" w:right="4153"/>
        <w:rPr>
          <w:rFonts w:ascii="Arial" w:hAnsi="Arial" w:cs="Arial"/>
          <w:sz w:val="20"/>
        </w:rPr>
      </w:pPr>
      <w:r w:rsidRPr="001058B5">
        <w:rPr>
          <w:rFonts w:ascii="Arial" w:hAnsi="Arial" w:cs="Arial"/>
          <w:sz w:val="20"/>
        </w:rPr>
        <w:t xml:space="preserve">A computer that issues Kerberos tickets. 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4D9D30B6" w14:textId="77777777" w:rsidR="008C539B" w:rsidRPr="001058B5" w:rsidRDefault="00C12992">
      <w:pPr>
        <w:pStyle w:val="Heading7"/>
        <w:spacing w:before="83"/>
        <w:ind w:left="2260"/>
        <w:rPr>
          <w:rFonts w:ascii="Arial" w:hAnsi="Arial" w:cs="Arial"/>
        </w:rPr>
      </w:pPr>
      <w:bookmarkStart w:id="2195" w:name="_bookmark2344"/>
      <w:bookmarkStart w:id="2196" w:name="_bookmark2345"/>
      <w:bookmarkEnd w:id="2195"/>
      <w:bookmarkEnd w:id="2196"/>
      <w:r w:rsidRPr="001058B5">
        <w:rPr>
          <w:rFonts w:ascii="Arial" w:hAnsi="Arial" w:cs="Arial"/>
        </w:rPr>
        <w:t>Kerberos ticket</w:t>
      </w:r>
    </w:p>
    <w:p w14:paraId="22628744" w14:textId="77777777" w:rsidR="008C539B" w:rsidRPr="001058B5" w:rsidRDefault="00C12992">
      <w:pPr>
        <w:pStyle w:val="BodyText"/>
        <w:spacing w:before="91" w:line="232" w:lineRule="auto"/>
        <w:ind w:left="2260" w:right="700"/>
        <w:rPr>
          <w:rFonts w:ascii="Arial" w:hAnsi="Arial" w:cs="Arial"/>
        </w:rPr>
      </w:pPr>
      <w:r w:rsidRPr="001058B5">
        <w:rPr>
          <w:rFonts w:ascii="Arial" w:hAnsi="Arial" w:cs="Arial"/>
        </w:rPr>
        <w:t>A temporary set of electronic credentials that verify the identity of a client for a particular service. Also referred to as a service ticket.</w:t>
      </w:r>
    </w:p>
    <w:p w14:paraId="38EC0AAE" w14:textId="77777777" w:rsidR="008C539B" w:rsidRPr="001058B5" w:rsidRDefault="00C12992">
      <w:pPr>
        <w:pStyle w:val="Heading7"/>
        <w:spacing w:before="197"/>
        <w:ind w:left="2260"/>
        <w:rPr>
          <w:rFonts w:ascii="Arial" w:hAnsi="Arial" w:cs="Arial"/>
        </w:rPr>
      </w:pPr>
      <w:r w:rsidRPr="001058B5">
        <w:rPr>
          <w:rFonts w:ascii="Arial" w:hAnsi="Arial" w:cs="Arial"/>
        </w:rPr>
        <w:t>Key Distribution Center (KDC)</w:t>
      </w:r>
    </w:p>
    <w:p w14:paraId="526279EB"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3" w:history="1">
        <w:r w:rsidRPr="001058B5">
          <w:rPr>
            <w:rFonts w:ascii="Arial" w:hAnsi="Arial" w:cs="Arial"/>
            <w:b/>
            <w:color w:val="0000CC"/>
            <w:sz w:val="20"/>
          </w:rPr>
          <w:t>KDC</w:t>
        </w:r>
      </w:hyperlink>
      <w:r w:rsidRPr="001058B5">
        <w:rPr>
          <w:rFonts w:ascii="Arial" w:hAnsi="Arial" w:cs="Arial"/>
          <w:sz w:val="20"/>
        </w:rPr>
        <w:t>.</w:t>
      </w:r>
    </w:p>
    <w:p w14:paraId="26EC1BDE" w14:textId="77777777" w:rsidR="008C539B" w:rsidRPr="001058B5" w:rsidRDefault="00C12992">
      <w:pPr>
        <w:pStyle w:val="Heading7"/>
        <w:spacing w:before="195"/>
        <w:ind w:left="2260"/>
        <w:rPr>
          <w:rFonts w:ascii="Arial" w:hAnsi="Arial" w:cs="Arial"/>
        </w:rPr>
      </w:pPr>
      <w:bookmarkStart w:id="2197" w:name="_bookmark2346"/>
      <w:bookmarkEnd w:id="2197"/>
      <w:r w:rsidRPr="001058B5">
        <w:rPr>
          <w:rFonts w:ascii="Arial" w:hAnsi="Arial" w:cs="Arial"/>
        </w:rPr>
        <w:t>last archive timestamp</w:t>
      </w:r>
    </w:p>
    <w:p w14:paraId="4AF5D1EA" w14:textId="77777777" w:rsidR="008C539B" w:rsidRPr="001058B5" w:rsidRDefault="00C12992">
      <w:pPr>
        <w:pStyle w:val="BodyText"/>
        <w:spacing w:before="94" w:line="230" w:lineRule="auto"/>
        <w:ind w:left="2259" w:right="102"/>
        <w:rPr>
          <w:rFonts w:ascii="Arial" w:hAnsi="Arial" w:cs="Arial"/>
        </w:rPr>
      </w:pPr>
      <w:r w:rsidRPr="001058B5">
        <w:rPr>
          <w:rFonts w:ascii="Arial" w:hAnsi="Arial" w:cs="Arial"/>
        </w:rP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sidRPr="001058B5">
        <w:rPr>
          <w:rFonts w:ascii="Arial" w:hAnsi="Arial" w:cs="Arial"/>
          <w:spacing w:val="-9"/>
        </w:rPr>
        <w:t xml:space="preserve">To </w:t>
      </w:r>
      <w:r w:rsidRPr="001058B5">
        <w:rPr>
          <w:rFonts w:ascii="Arial" w:hAnsi="Arial" w:cs="Arial"/>
        </w:rPr>
        <w:t>set this timestamp, you use the DBMS_AUDIT_ MGMT.SET_LAST_ARCHIVE_TIMESTAMP</w:t>
      </w:r>
      <w:r w:rsidRPr="001058B5">
        <w:rPr>
          <w:rFonts w:ascii="Arial" w:hAnsi="Arial" w:cs="Arial"/>
          <w:spacing w:val="-95"/>
        </w:rPr>
        <w:t xml:space="preserve"> </w:t>
      </w:r>
      <w:r w:rsidRPr="001058B5">
        <w:rPr>
          <w:rFonts w:ascii="Arial" w:hAnsi="Arial" w:cs="Arial"/>
        </w:rPr>
        <w:t>PL/SQL procedure.</w:t>
      </w:r>
    </w:p>
    <w:p w14:paraId="5382D5AC"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5D4C1541" w14:textId="77777777" w:rsidR="008C539B" w:rsidRPr="001058B5" w:rsidRDefault="00C12992">
      <w:pPr>
        <w:pStyle w:val="Heading7"/>
        <w:spacing w:before="197"/>
        <w:ind w:left="2260"/>
        <w:rPr>
          <w:rFonts w:ascii="Arial" w:hAnsi="Arial" w:cs="Arial"/>
        </w:rPr>
      </w:pPr>
      <w:r w:rsidRPr="001058B5">
        <w:rPr>
          <w:rFonts w:ascii="Arial" w:hAnsi="Arial" w:cs="Arial"/>
        </w:rPr>
        <w:t>lightweight user session</w:t>
      </w:r>
    </w:p>
    <w:p w14:paraId="4AD83C6C" w14:textId="77777777" w:rsidR="008C539B" w:rsidRPr="001058B5" w:rsidRDefault="00C12992">
      <w:pPr>
        <w:pStyle w:val="BodyText"/>
        <w:spacing w:before="90" w:line="232" w:lineRule="auto"/>
        <w:ind w:left="2259" w:right="182"/>
        <w:rPr>
          <w:rFonts w:ascii="Arial" w:hAnsi="Arial" w:cs="Arial"/>
        </w:rPr>
      </w:pPr>
      <w:r w:rsidRPr="001058B5">
        <w:rPr>
          <w:rFonts w:ascii="Arial" w:hAnsi="Arial" w:cs="Arial"/>
        </w:rPr>
        <w:t>A user session that contains only information pertinent to the application that the user is</w:t>
      </w:r>
      <w:r w:rsidRPr="001058B5">
        <w:rPr>
          <w:rFonts w:ascii="Arial" w:hAnsi="Arial" w:cs="Arial"/>
          <w:spacing w:val="-6"/>
        </w:rPr>
        <w:t xml:space="preserve"> </w:t>
      </w:r>
      <w:r w:rsidRPr="001058B5">
        <w:rPr>
          <w:rFonts w:ascii="Arial" w:hAnsi="Arial" w:cs="Arial"/>
        </w:rPr>
        <w:t>logging</w:t>
      </w:r>
      <w:r w:rsidRPr="001058B5">
        <w:rPr>
          <w:rFonts w:ascii="Arial" w:hAnsi="Arial" w:cs="Arial"/>
          <w:spacing w:val="-6"/>
        </w:rPr>
        <w:t xml:space="preserve"> </w:t>
      </w:r>
      <w:r w:rsidRPr="001058B5">
        <w:rPr>
          <w:rFonts w:ascii="Arial" w:hAnsi="Arial" w:cs="Arial"/>
        </w:rPr>
        <w:t>onto.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lightweight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session</w:t>
      </w:r>
      <w:r w:rsidRPr="001058B5">
        <w:rPr>
          <w:rFonts w:ascii="Arial" w:hAnsi="Arial" w:cs="Arial"/>
          <w:spacing w:val="-6"/>
        </w:rPr>
        <w:t xml:space="preserve"> </w:t>
      </w:r>
      <w:r w:rsidRPr="001058B5">
        <w:rPr>
          <w:rFonts w:ascii="Arial" w:hAnsi="Arial" w:cs="Arial"/>
        </w:rPr>
        <w:t>does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hold</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resources, such as transactions and cursors; hence it is considered "lightweight." Lightweight user sessions consume far less system resources than traditional database</w:t>
      </w:r>
      <w:r w:rsidRPr="001058B5">
        <w:rPr>
          <w:rFonts w:ascii="Arial" w:hAnsi="Arial" w:cs="Arial"/>
          <w:spacing w:val="-28"/>
        </w:rPr>
        <w:t xml:space="preserve"> </w:t>
      </w:r>
      <w:r w:rsidRPr="001058B5">
        <w:rPr>
          <w:rFonts w:ascii="Arial" w:hAnsi="Arial" w:cs="Arial"/>
        </w:rPr>
        <w:t>session.</w:t>
      </w:r>
    </w:p>
    <w:p w14:paraId="6492E4F5" w14:textId="77777777" w:rsidR="008C539B" w:rsidRPr="001058B5" w:rsidRDefault="00C12992">
      <w:pPr>
        <w:pStyle w:val="BodyText"/>
        <w:spacing w:line="232" w:lineRule="auto"/>
        <w:ind w:left="2259" w:right="114"/>
        <w:rPr>
          <w:rFonts w:ascii="Arial" w:hAnsi="Arial" w:cs="Arial"/>
        </w:rPr>
      </w:pPr>
      <w:r w:rsidRPr="001058B5">
        <w:rPr>
          <w:rFonts w:ascii="Arial" w:hAnsi="Arial" w:cs="Arial"/>
        </w:rPr>
        <w:t>Because lightweight user sessions consume much fewer server resources, a lightweight user session can be dedicated to each end user and can persist for as long as the application deems necessary.</w:t>
      </w:r>
    </w:p>
    <w:p w14:paraId="7266702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EE9909C" w14:textId="77777777" w:rsidR="008C539B" w:rsidRPr="001058B5" w:rsidRDefault="008C539B">
      <w:pPr>
        <w:pStyle w:val="BodyText"/>
        <w:spacing w:before="11"/>
        <w:rPr>
          <w:rFonts w:ascii="Arial" w:hAnsi="Arial" w:cs="Arial"/>
          <w:sz w:val="24"/>
        </w:rPr>
      </w:pPr>
    </w:p>
    <w:p w14:paraId="415DA808" w14:textId="77777777" w:rsidR="008C539B" w:rsidRPr="001058B5" w:rsidRDefault="00C12992">
      <w:pPr>
        <w:pStyle w:val="Heading7"/>
        <w:spacing w:before="104"/>
        <w:rPr>
          <w:rFonts w:ascii="Arial" w:hAnsi="Arial" w:cs="Arial"/>
        </w:rPr>
      </w:pPr>
      <w:bookmarkStart w:id="2198" w:name="_bookmark2347"/>
      <w:bookmarkEnd w:id="2198"/>
      <w:r w:rsidRPr="001058B5">
        <w:rPr>
          <w:rFonts w:ascii="Arial" w:hAnsi="Arial" w:cs="Arial"/>
        </w:rPr>
        <w:t>mandatory auditing</w:t>
      </w:r>
    </w:p>
    <w:p w14:paraId="4104224F" w14:textId="77777777" w:rsidR="008C539B" w:rsidRPr="001058B5" w:rsidRDefault="00C12992">
      <w:pPr>
        <w:pStyle w:val="BodyText"/>
        <w:spacing w:before="92" w:line="232" w:lineRule="auto"/>
        <w:ind w:left="1659" w:right="926"/>
        <w:rPr>
          <w:rFonts w:ascii="Arial" w:hAnsi="Arial" w:cs="Arial"/>
        </w:rPr>
      </w:pPr>
      <w:r w:rsidRPr="001058B5">
        <w:rPr>
          <w:rFonts w:ascii="Arial" w:hAnsi="Arial" w:cs="Arial"/>
        </w:rP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14:paraId="56A4FDA6" w14:textId="77777777" w:rsidR="008C539B" w:rsidRPr="001058B5" w:rsidRDefault="00C12992">
      <w:pPr>
        <w:pStyle w:val="Heading7"/>
        <w:spacing w:before="193"/>
        <w:rPr>
          <w:rFonts w:ascii="Arial" w:hAnsi="Arial" w:cs="Arial"/>
        </w:rPr>
      </w:pPr>
      <w:r w:rsidRPr="001058B5">
        <w:rPr>
          <w:rFonts w:ascii="Arial" w:hAnsi="Arial" w:cs="Arial"/>
        </w:rPr>
        <w:t>namespace</w:t>
      </w:r>
    </w:p>
    <w:p w14:paraId="12A3B80D" w14:textId="77777777" w:rsidR="008C539B" w:rsidRPr="001058B5" w:rsidRDefault="00C12992">
      <w:pPr>
        <w:pStyle w:val="BodyText"/>
        <w:spacing w:before="92" w:line="232" w:lineRule="auto"/>
        <w:ind w:left="1660" w:right="932"/>
        <w:rPr>
          <w:rFonts w:ascii="Arial" w:hAnsi="Arial" w:cs="Arial"/>
        </w:rPr>
      </w:pPr>
      <w:r w:rsidRPr="001058B5">
        <w:rPr>
          <w:rFonts w:ascii="Arial" w:hAnsi="Arial" w:cs="Arial"/>
        </w:rPr>
        <w:t xml:space="preserve">In Oracle Database </w:t>
      </w:r>
      <w:r w:rsidRPr="001058B5">
        <w:rPr>
          <w:rFonts w:ascii="Arial" w:hAnsi="Arial" w:cs="Arial"/>
          <w:spacing w:val="-3"/>
        </w:rPr>
        <w:t xml:space="preserve">security, </w:t>
      </w:r>
      <w:r w:rsidRPr="001058B5">
        <w:rPr>
          <w:rFonts w:ascii="Arial" w:hAnsi="Arial" w:cs="Arial"/>
        </w:rPr>
        <w:t xml:space="preserve">the name of an application context. </w:t>
      </w:r>
      <w:r w:rsidRPr="001058B5">
        <w:rPr>
          <w:rFonts w:ascii="Arial" w:hAnsi="Arial" w:cs="Arial"/>
          <w:spacing w:val="-7"/>
        </w:rPr>
        <w:t xml:space="preserve">You </w:t>
      </w:r>
      <w:r w:rsidRPr="001058B5">
        <w:rPr>
          <w:rFonts w:ascii="Arial" w:hAnsi="Arial" w:cs="Arial"/>
        </w:rPr>
        <w:t>create this name in a CREATE CONTEXT</w:t>
      </w:r>
      <w:r w:rsidRPr="001058B5">
        <w:rPr>
          <w:rFonts w:ascii="Arial" w:hAnsi="Arial" w:cs="Arial"/>
          <w:spacing w:val="-107"/>
        </w:rPr>
        <w:t xml:space="preserve"> </w:t>
      </w:r>
      <w:r w:rsidRPr="001058B5">
        <w:rPr>
          <w:rFonts w:ascii="Arial" w:hAnsi="Arial" w:cs="Arial"/>
        </w:rPr>
        <w:t>statement.</w:t>
      </w:r>
    </w:p>
    <w:p w14:paraId="2DD89008" w14:textId="77777777" w:rsidR="008C539B" w:rsidRPr="001058B5" w:rsidRDefault="00C12992">
      <w:pPr>
        <w:pStyle w:val="Heading7"/>
        <w:spacing w:before="193"/>
        <w:rPr>
          <w:rFonts w:ascii="Arial" w:hAnsi="Arial" w:cs="Arial"/>
        </w:rPr>
      </w:pPr>
      <w:r w:rsidRPr="001058B5">
        <w:rPr>
          <w:rFonts w:ascii="Arial" w:hAnsi="Arial" w:cs="Arial"/>
        </w:rPr>
        <w:t>Oracle Virtual Private Database</w:t>
      </w:r>
    </w:p>
    <w:p w14:paraId="681A5D6B" w14:textId="77777777" w:rsidR="008C539B" w:rsidRPr="001058B5" w:rsidRDefault="00C12992">
      <w:pPr>
        <w:pStyle w:val="BodyText"/>
        <w:spacing w:before="93" w:line="230" w:lineRule="auto"/>
        <w:ind w:left="1659" w:right="848"/>
        <w:rPr>
          <w:rFonts w:ascii="Arial" w:hAnsi="Arial" w:cs="Arial"/>
        </w:rPr>
      </w:pPr>
      <w:r w:rsidRPr="001058B5">
        <w:rPr>
          <w:rFonts w:ascii="Arial" w:hAnsi="Arial" w:cs="Arial"/>
        </w:rPr>
        <w:t>A set of features that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applied.</w:t>
      </w:r>
    </w:p>
    <w:p w14:paraId="567EBBE5" w14:textId="77777777" w:rsidR="008C539B" w:rsidRPr="001058B5" w:rsidRDefault="00C12992">
      <w:pPr>
        <w:pStyle w:val="Heading7"/>
        <w:spacing w:before="199"/>
        <w:rPr>
          <w:rFonts w:ascii="Arial" w:hAnsi="Arial" w:cs="Arial"/>
        </w:rPr>
      </w:pPr>
      <w:r w:rsidRPr="001058B5">
        <w:rPr>
          <w:rFonts w:ascii="Arial" w:hAnsi="Arial" w:cs="Arial"/>
        </w:rPr>
        <w:t>PUBLIC role</w:t>
      </w:r>
    </w:p>
    <w:p w14:paraId="56FB1ADB" w14:textId="77777777" w:rsidR="008C539B" w:rsidRPr="001058B5" w:rsidRDefault="00C12992">
      <w:pPr>
        <w:pStyle w:val="BodyText"/>
        <w:spacing w:before="94" w:line="230" w:lineRule="auto"/>
        <w:ind w:left="1659" w:right="700"/>
        <w:rPr>
          <w:rFonts w:ascii="Arial" w:hAnsi="Arial" w:cs="Arial"/>
        </w:rPr>
      </w:pPr>
      <w:r w:rsidRPr="001058B5">
        <w:rPr>
          <w:rFonts w:ascii="Arial" w:hAnsi="Arial" w:cs="Arial"/>
        </w:rPr>
        <w:t>A special role that every database account automatically has. By default, it has no privileges</w:t>
      </w:r>
      <w:r w:rsidRPr="001058B5">
        <w:rPr>
          <w:rFonts w:ascii="Arial" w:hAnsi="Arial" w:cs="Arial"/>
          <w:spacing w:val="-5"/>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but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grants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many</w:t>
      </w:r>
      <w:r w:rsidRPr="001058B5">
        <w:rPr>
          <w:rFonts w:ascii="Arial" w:hAnsi="Arial" w:cs="Arial"/>
          <w:spacing w:val="-3"/>
        </w:rPr>
        <w:t xml:space="preserve"> </w:t>
      </w:r>
      <w:r w:rsidRPr="001058B5">
        <w:rPr>
          <w:rFonts w:ascii="Arial" w:hAnsi="Arial" w:cs="Arial"/>
        </w:rPr>
        <w:t>Java</w:t>
      </w:r>
      <w:r w:rsidRPr="001058B5">
        <w:rPr>
          <w:rFonts w:ascii="Arial" w:hAnsi="Arial" w:cs="Arial"/>
          <w:spacing w:val="-5"/>
        </w:rPr>
        <w:t xml:space="preserve"> </w:t>
      </w:r>
      <w:r w:rsidRPr="001058B5">
        <w:rPr>
          <w:rFonts w:ascii="Arial" w:hAnsi="Arial" w:cs="Arial"/>
        </w:rPr>
        <w:t>objects.</w:t>
      </w:r>
      <w:r w:rsidRPr="001058B5">
        <w:rPr>
          <w:rFonts w:ascii="Arial" w:hAnsi="Arial" w:cs="Arial"/>
          <w:spacing w:val="-5"/>
        </w:rPr>
        <w:t xml:space="preserve"> </w:t>
      </w:r>
      <w:r w:rsidRPr="001058B5">
        <w:rPr>
          <w:rFonts w:ascii="Arial" w:hAnsi="Arial" w:cs="Arial"/>
          <w:spacing w:val="-6"/>
        </w:rPr>
        <w:t>You</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drop the</w:t>
      </w:r>
      <w:r w:rsidRPr="001058B5">
        <w:rPr>
          <w:rFonts w:ascii="Arial" w:hAnsi="Arial" w:cs="Arial"/>
          <w:spacing w:val="-9"/>
        </w:rPr>
        <w:t xml:space="preserve"> </w:t>
      </w:r>
      <w:r w:rsidRPr="001058B5">
        <w:rPr>
          <w:rFonts w:ascii="Arial" w:hAnsi="Arial" w:cs="Arial"/>
        </w:rPr>
        <w:t>PUBLIC</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9"/>
        </w:rPr>
        <w:t xml:space="preserve"> </w:t>
      </w:r>
      <w:r w:rsidRPr="001058B5">
        <w:rPr>
          <w:rFonts w:ascii="Arial" w:hAnsi="Arial" w:cs="Arial"/>
        </w:rPr>
        <w:t>and</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manual</w:t>
      </w:r>
      <w:r w:rsidRPr="001058B5">
        <w:rPr>
          <w:rFonts w:ascii="Arial" w:hAnsi="Arial" w:cs="Arial"/>
          <w:spacing w:val="-9"/>
        </w:rPr>
        <w:t xml:space="preserve"> </w:t>
      </w:r>
      <w:r w:rsidRPr="001058B5">
        <w:rPr>
          <w:rFonts w:ascii="Arial" w:hAnsi="Arial" w:cs="Arial"/>
        </w:rPr>
        <w:t>grant</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meaning,</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10"/>
        </w:rPr>
        <w:t xml:space="preserve"> </w:t>
      </w:r>
      <w:r w:rsidRPr="001058B5">
        <w:rPr>
          <w:rFonts w:ascii="Arial" w:hAnsi="Arial" w:cs="Arial"/>
        </w:rPr>
        <w:t>the user account will always assume this role. Because all database user accounts assume the PUBLIC role, it does not appear in the DBA_ROLES and SESSION_ROLES data dictionary</w:t>
      </w:r>
      <w:r w:rsidRPr="001058B5">
        <w:rPr>
          <w:rFonts w:ascii="Arial" w:hAnsi="Arial" w:cs="Arial"/>
          <w:spacing w:val="-1"/>
        </w:rPr>
        <w:t xml:space="preserve"> </w:t>
      </w:r>
      <w:r w:rsidRPr="001058B5">
        <w:rPr>
          <w:rFonts w:ascii="Arial" w:hAnsi="Arial" w:cs="Arial"/>
        </w:rPr>
        <w:t>views.</w:t>
      </w:r>
    </w:p>
    <w:p w14:paraId="7A421527" w14:textId="77777777" w:rsidR="008C539B" w:rsidRPr="001058B5" w:rsidRDefault="00C12992">
      <w:pPr>
        <w:pStyle w:val="Heading7"/>
        <w:spacing w:before="197"/>
        <w:rPr>
          <w:rFonts w:ascii="Arial" w:hAnsi="Arial" w:cs="Arial"/>
        </w:rPr>
      </w:pPr>
      <w:bookmarkStart w:id="2199" w:name="_bookmark2348"/>
      <w:bookmarkEnd w:id="2199"/>
      <w:r w:rsidRPr="001058B5">
        <w:rPr>
          <w:rFonts w:ascii="Arial" w:hAnsi="Arial" w:cs="Arial"/>
        </w:rPr>
        <w:t>purge job</w:t>
      </w:r>
    </w:p>
    <w:p w14:paraId="543271F4" w14:textId="77777777" w:rsidR="008C539B" w:rsidRPr="001058B5" w:rsidRDefault="00C12992">
      <w:pPr>
        <w:pStyle w:val="BodyText"/>
        <w:spacing w:before="93" w:line="230" w:lineRule="auto"/>
        <w:ind w:left="1660" w:right="700"/>
        <w:rPr>
          <w:rFonts w:ascii="Arial" w:hAnsi="Arial" w:cs="Arial"/>
        </w:rPr>
      </w:pPr>
      <w:r w:rsidRPr="001058B5">
        <w:rPr>
          <w:rFonts w:ascii="Arial" w:hAnsi="Arial" w:cs="Arial"/>
          <w:w w:val="95"/>
        </w:rPr>
        <w:t>A database job created by the DBMS_AUDIT_MGMT.CREATE_PURGE_JOB</w:t>
      </w:r>
      <w:r w:rsidRPr="001058B5">
        <w:rPr>
          <w:rFonts w:ascii="Arial" w:hAnsi="Arial" w:cs="Arial"/>
          <w:spacing w:val="-88"/>
          <w:w w:val="95"/>
        </w:rPr>
        <w:t xml:space="preserve"> </w:t>
      </w:r>
      <w:r w:rsidRPr="001058B5">
        <w:rPr>
          <w:rFonts w:ascii="Arial" w:hAnsi="Arial" w:cs="Arial"/>
          <w:w w:val="95"/>
        </w:rPr>
        <w:t xml:space="preserve">procedure, which </w:t>
      </w:r>
      <w:r w:rsidRPr="001058B5">
        <w:rPr>
          <w:rFonts w:ascii="Arial" w:hAnsi="Arial" w:cs="Arial"/>
        </w:rPr>
        <w:t>manages the deletion of the audit trail. A database administrator schedules, enables, and disables the purge job. When the purge job becomes active, it deletes audit records from the database audit tables, or it deletes Oracle Database operating system audit files.</w:t>
      </w:r>
    </w:p>
    <w:p w14:paraId="2E4A6FFD" w14:textId="77777777" w:rsidR="008C539B" w:rsidRPr="001058B5" w:rsidRDefault="00C12992">
      <w:pPr>
        <w:spacing w:before="116"/>
        <w:ind w:left="1660"/>
        <w:rPr>
          <w:rFonts w:ascii="Arial" w:hAnsi="Arial" w:cs="Arial"/>
          <w:sz w:val="20"/>
        </w:rPr>
      </w:pPr>
      <w:r w:rsidRPr="001058B5">
        <w:rPr>
          <w:rFonts w:ascii="Arial" w:hAnsi="Arial" w:cs="Arial"/>
          <w:sz w:val="20"/>
        </w:rPr>
        <w:t xml:space="preserve">See also </w:t>
      </w:r>
      <w:hyperlink w:anchor="_bookmark2339" w:history="1">
        <w:r w:rsidRPr="001058B5">
          <w:rPr>
            <w:rFonts w:ascii="Arial" w:hAnsi="Arial" w:cs="Arial"/>
            <w:b/>
            <w:color w:val="0000CC"/>
            <w:sz w:val="20"/>
          </w:rPr>
          <w:t>forced cleanup</w:t>
        </w:r>
      </w:hyperlink>
      <w:r w:rsidRPr="001058B5">
        <w:rPr>
          <w:rFonts w:ascii="Arial" w:hAnsi="Arial" w:cs="Arial"/>
          <w:sz w:val="20"/>
        </w:rPr>
        <w:t xml:space="preserve">, </w:t>
      </w:r>
      <w:hyperlink w:anchor="_bookmark2346" w:history="1">
        <w:r w:rsidRPr="001058B5">
          <w:rPr>
            <w:rFonts w:ascii="Arial" w:hAnsi="Arial" w:cs="Arial"/>
            <w:b/>
            <w:color w:val="0000CC"/>
            <w:sz w:val="20"/>
          </w:rPr>
          <w:t>last archive timestamp</w:t>
        </w:r>
      </w:hyperlink>
      <w:r w:rsidRPr="001058B5">
        <w:rPr>
          <w:rFonts w:ascii="Arial" w:hAnsi="Arial" w:cs="Arial"/>
          <w:sz w:val="20"/>
        </w:rPr>
        <w:t>.</w:t>
      </w:r>
    </w:p>
    <w:p w14:paraId="78B70849" w14:textId="77777777" w:rsidR="008C539B" w:rsidRPr="001058B5" w:rsidRDefault="00C12992">
      <w:pPr>
        <w:pStyle w:val="Heading7"/>
        <w:spacing w:before="197"/>
        <w:rPr>
          <w:rFonts w:ascii="Arial" w:hAnsi="Arial" w:cs="Arial"/>
        </w:rPr>
      </w:pPr>
      <w:bookmarkStart w:id="2200" w:name="_bookmark2349"/>
      <w:bookmarkEnd w:id="2200"/>
      <w:r w:rsidRPr="001058B5">
        <w:rPr>
          <w:rFonts w:ascii="Arial" w:hAnsi="Arial" w:cs="Arial"/>
        </w:rPr>
        <w:t>role</w:t>
      </w:r>
    </w:p>
    <w:p w14:paraId="20C5CE62" w14:textId="77777777" w:rsidR="008C539B" w:rsidRPr="001058B5" w:rsidRDefault="00C12992">
      <w:pPr>
        <w:pStyle w:val="BodyText"/>
        <w:spacing w:before="84" w:line="348" w:lineRule="auto"/>
        <w:ind w:left="1660" w:right="848"/>
        <w:rPr>
          <w:rFonts w:ascii="Arial" w:hAnsi="Arial" w:cs="Arial"/>
        </w:rPr>
      </w:pPr>
      <w:r w:rsidRPr="001058B5">
        <w:rPr>
          <w:rFonts w:ascii="Arial" w:hAnsi="Arial" w:cs="Arial"/>
        </w:rPr>
        <w:t xml:space="preserve">A named group of related privileges that you grant as a group to users or other roles. See also </w:t>
      </w:r>
      <w:hyperlink w:anchor="_bookmark2341" w:history="1">
        <w:r w:rsidRPr="001058B5">
          <w:rPr>
            <w:rFonts w:ascii="Arial" w:hAnsi="Arial" w:cs="Arial"/>
            <w:b/>
            <w:color w:val="0000CC"/>
          </w:rPr>
          <w:t>indirectly granted role</w:t>
        </w:r>
      </w:hyperlink>
      <w:r w:rsidRPr="001058B5">
        <w:rPr>
          <w:rFonts w:ascii="Arial" w:hAnsi="Arial" w:cs="Arial"/>
        </w:rPr>
        <w:t>.</w:t>
      </w:r>
    </w:p>
    <w:p w14:paraId="5F8B54CD" w14:textId="77777777" w:rsidR="008C539B" w:rsidRPr="001058B5" w:rsidRDefault="00C12992">
      <w:pPr>
        <w:pStyle w:val="Heading7"/>
        <w:spacing w:before="84"/>
        <w:rPr>
          <w:rFonts w:ascii="Arial" w:hAnsi="Arial" w:cs="Arial"/>
        </w:rPr>
      </w:pPr>
      <w:bookmarkStart w:id="2201" w:name="_bookmark2350"/>
      <w:bookmarkEnd w:id="2201"/>
      <w:r w:rsidRPr="001058B5">
        <w:rPr>
          <w:rFonts w:ascii="Arial" w:hAnsi="Arial" w:cs="Arial"/>
        </w:rPr>
        <w:t>salt</w:t>
      </w:r>
    </w:p>
    <w:p w14:paraId="7F411615" w14:textId="77777777" w:rsidR="008C539B" w:rsidRPr="001058B5" w:rsidRDefault="00C12992">
      <w:pPr>
        <w:pStyle w:val="BodyText"/>
        <w:spacing w:before="92" w:line="232" w:lineRule="auto"/>
        <w:ind w:left="1659" w:right="739"/>
        <w:rPr>
          <w:rFonts w:ascii="Arial" w:hAnsi="Arial" w:cs="Arial"/>
        </w:rPr>
      </w:pPr>
      <w:r w:rsidRPr="001058B5">
        <w:rPr>
          <w:rFonts w:ascii="Arial" w:hAnsi="Arial" w:cs="Arial"/>
        </w:rP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14:paraId="7EF92D1E" w14:textId="77777777" w:rsidR="008C539B" w:rsidRPr="001058B5" w:rsidRDefault="00C12992">
      <w:pPr>
        <w:pStyle w:val="Heading7"/>
        <w:spacing w:before="191"/>
        <w:rPr>
          <w:rFonts w:ascii="Arial" w:hAnsi="Arial" w:cs="Arial"/>
        </w:rPr>
      </w:pPr>
      <w:bookmarkStart w:id="2202" w:name="_bookmark2351"/>
      <w:bookmarkEnd w:id="2202"/>
      <w:r w:rsidRPr="001058B5">
        <w:rPr>
          <w:rFonts w:ascii="Arial" w:hAnsi="Arial" w:cs="Arial"/>
        </w:rPr>
        <w:t>secure application role</w:t>
      </w:r>
    </w:p>
    <w:p w14:paraId="3844E417" w14:textId="77777777" w:rsidR="008C539B" w:rsidRPr="001058B5" w:rsidRDefault="00C12992">
      <w:pPr>
        <w:pStyle w:val="BodyText"/>
        <w:spacing w:before="90" w:line="232" w:lineRule="auto"/>
        <w:ind w:left="1660" w:right="700"/>
        <w:rPr>
          <w:rFonts w:ascii="Arial" w:hAnsi="Arial" w:cs="Arial"/>
        </w:rPr>
      </w:pPr>
      <w:r w:rsidRPr="001058B5">
        <w:rPr>
          <w:rFonts w:ascii="Arial" w:hAnsi="Arial" w:cs="Arial"/>
        </w:rPr>
        <w:t>A database role that is granted to application users, but secured by using an invoker's right stored procedure to retrieve the role password from a database table. A secure application role password is not embedded in the application.</w:t>
      </w:r>
    </w:p>
    <w:p w14:paraId="45EF1A80"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See also </w:t>
      </w:r>
      <w:hyperlink w:anchor="_bookmark2332" w:history="1">
        <w:r w:rsidRPr="001058B5">
          <w:rPr>
            <w:rFonts w:ascii="Arial" w:hAnsi="Arial" w:cs="Arial"/>
            <w:b/>
            <w:color w:val="0000CC"/>
            <w:sz w:val="20"/>
          </w:rPr>
          <w:t>application role</w:t>
        </w:r>
      </w:hyperlink>
      <w:r w:rsidRPr="001058B5">
        <w:rPr>
          <w:rFonts w:ascii="Arial" w:hAnsi="Arial" w:cs="Arial"/>
          <w:sz w:val="20"/>
        </w:rPr>
        <w:t>.</w:t>
      </w:r>
    </w:p>
    <w:p w14:paraId="00D879AB" w14:textId="77777777" w:rsidR="008C539B" w:rsidRPr="001058B5" w:rsidRDefault="008C539B">
      <w:pPr>
        <w:rPr>
          <w:rFonts w:ascii="Arial" w:hAnsi="Arial" w:cs="Arial"/>
          <w:sz w:val="20"/>
        </w:rPr>
        <w:sectPr w:rsidR="008C539B" w:rsidRPr="001058B5">
          <w:headerReference w:type="even" r:id="rId272"/>
          <w:headerReference w:type="default" r:id="rId273"/>
          <w:pgSz w:w="12240" w:h="15840"/>
          <w:pgMar w:top="840" w:right="1060" w:bottom="860" w:left="1100" w:header="549" w:footer="663" w:gutter="0"/>
          <w:cols w:space="720"/>
        </w:sectPr>
      </w:pPr>
    </w:p>
    <w:p w14:paraId="0BC04E72" w14:textId="77777777" w:rsidR="008C539B" w:rsidRPr="001058B5" w:rsidRDefault="008C539B">
      <w:pPr>
        <w:pStyle w:val="BodyText"/>
        <w:spacing w:before="11"/>
        <w:rPr>
          <w:rFonts w:ascii="Arial" w:hAnsi="Arial" w:cs="Arial"/>
          <w:sz w:val="24"/>
        </w:rPr>
      </w:pPr>
    </w:p>
    <w:p w14:paraId="6B8E1D2A" w14:textId="77777777" w:rsidR="008C539B" w:rsidRPr="001058B5" w:rsidRDefault="00C12992">
      <w:pPr>
        <w:pStyle w:val="Heading7"/>
        <w:spacing w:before="104"/>
        <w:ind w:left="2260"/>
        <w:rPr>
          <w:rFonts w:ascii="Arial" w:hAnsi="Arial" w:cs="Arial"/>
        </w:rPr>
      </w:pPr>
      <w:r w:rsidRPr="001058B5">
        <w:rPr>
          <w:rFonts w:ascii="Arial" w:hAnsi="Arial" w:cs="Arial"/>
        </w:rPr>
        <w:t>separation of duty</w:t>
      </w:r>
    </w:p>
    <w:p w14:paraId="4601D0FA" w14:textId="77777777" w:rsidR="008C539B" w:rsidRPr="001058B5" w:rsidRDefault="00C12992">
      <w:pPr>
        <w:pStyle w:val="BodyText"/>
        <w:spacing w:before="94" w:line="230" w:lineRule="auto"/>
        <w:ind w:left="2259"/>
        <w:rPr>
          <w:rFonts w:ascii="Arial" w:hAnsi="Arial" w:cs="Arial"/>
        </w:rPr>
      </w:pPr>
      <w:r w:rsidRPr="001058B5">
        <w:rPr>
          <w:rFonts w:ascii="Arial" w:hAnsi="Arial" w:cs="Arial"/>
        </w:rPr>
        <w:t xml:space="preserve">Restricting activities </w:t>
      </w:r>
      <w:bookmarkStart w:id="2203" w:name="_bookmark2352"/>
      <w:bookmarkEnd w:id="2203"/>
      <w:r w:rsidRPr="001058B5">
        <w:rPr>
          <w:rFonts w:ascii="Arial" w:hAnsi="Arial" w:cs="Arial"/>
        </w:rPr>
        <w:t xml:space="preserve">only to those users who must perform them. For example, you should not grant the SYSDBA privilege to any user. Only grant this privilege to administrative users. Separation of duty is required by many compliance policies. See </w:t>
      </w:r>
      <w:hyperlink w:anchor="_bookmark2131" w:history="1">
        <w:r w:rsidRPr="001058B5">
          <w:rPr>
            <w:rFonts w:ascii="Arial" w:hAnsi="Arial" w:cs="Arial"/>
            <w:color w:val="0000CC"/>
          </w:rPr>
          <w:t xml:space="preserve">"Guidelines for Securing User Accounts and Privileges" </w:t>
        </w:r>
        <w:r w:rsidRPr="001058B5">
          <w:rPr>
            <w:rFonts w:ascii="Arial" w:hAnsi="Arial" w:cs="Arial"/>
          </w:rPr>
          <w:t xml:space="preserve">on page 10-2 </w:t>
        </w:r>
      </w:hyperlink>
      <w:r w:rsidRPr="001058B5">
        <w:rPr>
          <w:rFonts w:ascii="Arial" w:hAnsi="Arial" w:cs="Arial"/>
        </w:rPr>
        <w:t>for guidelines on granting privileges to the correct users.</w:t>
      </w:r>
    </w:p>
    <w:p w14:paraId="4EBADAAA" w14:textId="77777777" w:rsidR="008C539B" w:rsidRPr="001058B5" w:rsidRDefault="00C12992">
      <w:pPr>
        <w:pStyle w:val="Heading7"/>
        <w:spacing w:before="199"/>
        <w:ind w:left="2260"/>
        <w:rPr>
          <w:rFonts w:ascii="Arial" w:hAnsi="Arial" w:cs="Arial"/>
        </w:rPr>
      </w:pPr>
      <w:r w:rsidRPr="001058B5">
        <w:rPr>
          <w:rFonts w:ascii="Arial" w:hAnsi="Arial" w:cs="Arial"/>
        </w:rPr>
        <w:t>service ticket</w:t>
      </w:r>
    </w:p>
    <w:p w14:paraId="71638F6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3819F51" w14:textId="77777777" w:rsidR="008C539B" w:rsidRPr="001058B5" w:rsidRDefault="00C12992">
      <w:pPr>
        <w:pStyle w:val="Heading7"/>
        <w:spacing w:before="196"/>
        <w:ind w:left="2260"/>
        <w:rPr>
          <w:rFonts w:ascii="Arial" w:hAnsi="Arial" w:cs="Arial"/>
        </w:rPr>
      </w:pPr>
      <w:r w:rsidRPr="001058B5">
        <w:rPr>
          <w:rFonts w:ascii="Arial" w:hAnsi="Arial" w:cs="Arial"/>
        </w:rPr>
        <w:t>wallet</w:t>
      </w:r>
    </w:p>
    <w:p w14:paraId="6EC996C1" w14:textId="77777777" w:rsidR="008C539B" w:rsidRPr="001058B5" w:rsidRDefault="00C12992">
      <w:pPr>
        <w:pStyle w:val="BodyText"/>
        <w:spacing w:before="85"/>
        <w:ind w:left="2260"/>
        <w:rPr>
          <w:rFonts w:ascii="Arial" w:hAnsi="Arial" w:cs="Arial"/>
        </w:rPr>
      </w:pPr>
      <w:r w:rsidRPr="001058B5">
        <w:rPr>
          <w:rFonts w:ascii="Arial" w:hAnsi="Arial" w:cs="Arial"/>
        </w:rPr>
        <w:t>A data structure used to store and manage security credentials for an individual entity.</w:t>
      </w:r>
    </w:p>
    <w:p w14:paraId="46A94A0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7898ED6" w14:textId="77777777" w:rsidR="008C539B" w:rsidRPr="001058B5" w:rsidRDefault="008C539B">
      <w:pPr>
        <w:pStyle w:val="BodyText"/>
        <w:spacing w:before="4"/>
        <w:rPr>
          <w:rFonts w:ascii="Arial" w:hAnsi="Arial" w:cs="Arial"/>
          <w:sz w:val="17"/>
        </w:rPr>
      </w:pPr>
    </w:p>
    <w:p w14:paraId="23398C99" w14:textId="77777777" w:rsidR="008C539B" w:rsidRPr="001058B5" w:rsidRDefault="008C539B">
      <w:pPr>
        <w:rPr>
          <w:rFonts w:ascii="Arial" w:hAnsi="Arial" w:cs="Arial"/>
          <w:sz w:val="17"/>
        </w:rPr>
        <w:sectPr w:rsidR="008C539B" w:rsidRPr="001058B5">
          <w:headerReference w:type="even" r:id="rId274"/>
          <w:pgSz w:w="12240" w:h="15840"/>
          <w:pgMar w:top="840" w:right="1060" w:bottom="860" w:left="1100" w:header="549" w:footer="663" w:gutter="0"/>
          <w:cols w:space="720"/>
        </w:sectPr>
      </w:pPr>
    </w:p>
    <w:p w14:paraId="71D38FCA" w14:textId="77777777" w:rsidR="008C539B" w:rsidRPr="001058B5" w:rsidRDefault="008C539B">
      <w:pPr>
        <w:pStyle w:val="BodyText"/>
        <w:rPr>
          <w:rFonts w:ascii="Arial" w:hAnsi="Arial" w:cs="Arial"/>
        </w:rPr>
      </w:pPr>
    </w:p>
    <w:p w14:paraId="5C4019CA" w14:textId="77777777" w:rsidR="008C539B" w:rsidRPr="001058B5" w:rsidRDefault="008C539B">
      <w:pPr>
        <w:pStyle w:val="BodyText"/>
        <w:rPr>
          <w:rFonts w:ascii="Arial" w:hAnsi="Arial" w:cs="Arial"/>
        </w:rPr>
      </w:pPr>
    </w:p>
    <w:p w14:paraId="222A3952" w14:textId="77777777" w:rsidR="008C539B" w:rsidRPr="001058B5" w:rsidRDefault="008C539B">
      <w:pPr>
        <w:pStyle w:val="BodyText"/>
        <w:rPr>
          <w:rFonts w:ascii="Arial" w:hAnsi="Arial" w:cs="Arial"/>
        </w:rPr>
      </w:pPr>
    </w:p>
    <w:p w14:paraId="48E5B796" w14:textId="77777777" w:rsidR="008C539B" w:rsidRPr="001058B5" w:rsidRDefault="008C539B">
      <w:pPr>
        <w:pStyle w:val="BodyText"/>
        <w:rPr>
          <w:rFonts w:ascii="Arial" w:hAnsi="Arial" w:cs="Arial"/>
        </w:rPr>
      </w:pPr>
    </w:p>
    <w:p w14:paraId="2FC0C332" w14:textId="77777777" w:rsidR="008C539B" w:rsidRPr="001058B5" w:rsidRDefault="008C539B">
      <w:pPr>
        <w:pStyle w:val="BodyText"/>
        <w:rPr>
          <w:rFonts w:ascii="Arial" w:hAnsi="Arial" w:cs="Arial"/>
        </w:rPr>
      </w:pPr>
    </w:p>
    <w:p w14:paraId="110D1681" w14:textId="77777777" w:rsidR="008C539B" w:rsidRPr="001058B5" w:rsidRDefault="008C539B">
      <w:pPr>
        <w:pStyle w:val="BodyText"/>
        <w:rPr>
          <w:rFonts w:ascii="Arial" w:hAnsi="Arial" w:cs="Arial"/>
        </w:rPr>
      </w:pPr>
    </w:p>
    <w:p w14:paraId="3E251553" w14:textId="77777777" w:rsidR="008C539B" w:rsidRPr="001058B5" w:rsidRDefault="008C539B">
      <w:pPr>
        <w:pStyle w:val="BodyText"/>
        <w:spacing w:before="9" w:after="1"/>
        <w:rPr>
          <w:rFonts w:ascii="Arial" w:hAnsi="Arial" w:cs="Arial"/>
          <w:sz w:val="17"/>
        </w:rPr>
      </w:pPr>
    </w:p>
    <w:p w14:paraId="2FAFEF6A" w14:textId="57071CBF" w:rsidR="008C539B" w:rsidRPr="001058B5" w:rsidRDefault="008D1AB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BB41D02">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anchorlock/>
          </v:group>
        </w:pict>
      </w:r>
    </w:p>
    <w:p w14:paraId="0B807C52" w14:textId="77777777" w:rsidR="008C539B" w:rsidRPr="001058B5" w:rsidRDefault="008C539B">
      <w:pPr>
        <w:pStyle w:val="BodyText"/>
        <w:spacing w:before="11"/>
        <w:rPr>
          <w:rFonts w:ascii="Arial" w:hAnsi="Arial" w:cs="Arial"/>
          <w:sz w:val="6"/>
        </w:rPr>
      </w:pPr>
    </w:p>
    <w:p w14:paraId="5B2DFBDA" w14:textId="1D45C6BD"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4BC41AA">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anchorlock/>
          </v:group>
        </w:pict>
      </w:r>
    </w:p>
    <w:p w14:paraId="0E23BE87" w14:textId="77777777" w:rsidR="008C539B" w:rsidRPr="001058B5" w:rsidRDefault="00C12992">
      <w:pPr>
        <w:pStyle w:val="Heading2"/>
        <w:spacing w:line="501" w:lineRule="exact"/>
        <w:ind w:right="133"/>
        <w:jc w:val="right"/>
      </w:pPr>
      <w:bookmarkStart w:id="2204" w:name="Index"/>
      <w:bookmarkStart w:id="2205" w:name="_bookmark2353"/>
      <w:bookmarkEnd w:id="2204"/>
      <w:bookmarkEnd w:id="2205"/>
      <w:r w:rsidRPr="001058B5">
        <w:rPr>
          <w:w w:val="95"/>
        </w:rPr>
        <w:t>Index</w:t>
      </w:r>
    </w:p>
    <w:p w14:paraId="0C50FCD7" w14:textId="77777777" w:rsidR="008C539B" w:rsidRPr="001058B5" w:rsidRDefault="008C539B">
      <w:pPr>
        <w:pStyle w:val="BodyText"/>
        <w:rPr>
          <w:rFonts w:ascii="Arial" w:hAnsi="Arial" w:cs="Arial"/>
          <w:b/>
        </w:rPr>
      </w:pPr>
    </w:p>
    <w:p w14:paraId="1A0075A3" w14:textId="77777777" w:rsidR="008C539B" w:rsidRPr="001058B5" w:rsidRDefault="008C539B">
      <w:pPr>
        <w:pStyle w:val="BodyText"/>
        <w:spacing w:before="10"/>
        <w:rPr>
          <w:rFonts w:ascii="Arial" w:hAnsi="Arial" w:cs="Arial"/>
          <w:b/>
          <w:sz w:val="29"/>
        </w:rPr>
      </w:pPr>
    </w:p>
    <w:p w14:paraId="1EADA42A" w14:textId="77777777" w:rsidR="008C539B" w:rsidRPr="001058B5" w:rsidRDefault="008C539B">
      <w:pPr>
        <w:rPr>
          <w:rFonts w:ascii="Arial" w:hAnsi="Arial" w:cs="Arial"/>
          <w:sz w:val="29"/>
        </w:rPr>
        <w:sectPr w:rsidR="008C539B" w:rsidRPr="001058B5">
          <w:headerReference w:type="default" r:id="rId275"/>
          <w:footerReference w:type="default" r:id="rId276"/>
          <w:pgSz w:w="12240" w:h="15840"/>
          <w:pgMar w:top="1500" w:right="1060" w:bottom="280" w:left="1100" w:header="0" w:footer="0" w:gutter="0"/>
          <w:cols w:space="720"/>
        </w:sectPr>
      </w:pPr>
    </w:p>
    <w:p w14:paraId="067FB0B5" w14:textId="77777777" w:rsidR="008C539B" w:rsidRPr="001058B5" w:rsidRDefault="008D1AB8">
      <w:pPr>
        <w:pStyle w:val="Heading5"/>
        <w:spacing w:before="106"/>
        <w:ind w:left="700"/>
      </w:pPr>
      <w:r>
        <w:pict w14:anchorId="152FC0A5">
          <v:line id="_x0000_s1078" style="position:absolute;left:0;text-align:left;z-index:6352;mso-position-horizontal-relative:page" from="90.6pt,21.05pt" to="306pt,21.05pt" strokeweight=".16936mm">
            <w10:wrap anchorx="page"/>
          </v:line>
        </w:pict>
      </w:r>
      <w:bookmarkStart w:id="2206" w:name="A"/>
      <w:bookmarkEnd w:id="2206"/>
      <w:r w:rsidR="00C12992" w:rsidRPr="001058B5">
        <w:rPr>
          <w:w w:val="99"/>
        </w:rPr>
        <w:t>A</w:t>
      </w:r>
    </w:p>
    <w:p w14:paraId="6BAAD43C" w14:textId="77777777" w:rsidR="008C539B" w:rsidRPr="001058B5" w:rsidRDefault="00C12992">
      <w:pPr>
        <w:spacing w:before="86" w:line="222" w:lineRule="exact"/>
        <w:ind w:left="700"/>
        <w:rPr>
          <w:rFonts w:ascii="Arial" w:hAnsi="Arial" w:cs="Arial"/>
          <w:sz w:val="18"/>
        </w:rPr>
      </w:pPr>
      <w:r w:rsidRPr="001058B5">
        <w:rPr>
          <w:rFonts w:ascii="Arial" w:hAnsi="Arial" w:cs="Arial"/>
          <w:sz w:val="18"/>
        </w:rPr>
        <w:t>access control</w:t>
      </w:r>
    </w:p>
    <w:p w14:paraId="139D02C0" w14:textId="77777777" w:rsidR="008C539B" w:rsidRPr="001058B5" w:rsidRDefault="008D1AB8">
      <w:pPr>
        <w:spacing w:before="2" w:line="235" w:lineRule="auto"/>
        <w:ind w:left="940" w:right="506"/>
        <w:rPr>
          <w:rFonts w:ascii="Arial" w:hAnsi="Arial" w:cs="Arial"/>
          <w:sz w:val="18"/>
        </w:rPr>
      </w:pPr>
      <w:hyperlink w:anchor="_bookmark1553" w:history="1">
        <w:r w:rsidR="00C12992" w:rsidRPr="001058B5">
          <w:rPr>
            <w:rFonts w:ascii="Arial" w:hAnsi="Arial" w:cs="Arial"/>
            <w:sz w:val="18"/>
          </w:rPr>
          <w:t>encryption, problems not solved by, 8-1</w:t>
        </w:r>
      </w:hyperlink>
      <w:r w:rsidR="00C12992" w:rsidRPr="001058B5">
        <w:rPr>
          <w:rFonts w:ascii="Arial" w:hAnsi="Arial" w:cs="Arial"/>
          <w:sz w:val="18"/>
        </w:rPr>
        <w:t xml:space="preserve"> </w:t>
      </w:r>
      <w:hyperlink w:anchor="_bookmark2232" w:history="1">
        <w:r w:rsidR="00C12992" w:rsidRPr="001058B5">
          <w:rPr>
            <w:rFonts w:ascii="Arial" w:hAnsi="Arial" w:cs="Arial"/>
            <w:sz w:val="18"/>
          </w:rPr>
          <w:t>enforcing, 10-13</w:t>
        </w:r>
      </w:hyperlink>
    </w:p>
    <w:p w14:paraId="097F4A75" w14:textId="77777777" w:rsidR="008C539B" w:rsidRPr="001058B5" w:rsidRDefault="008D1AB8">
      <w:pPr>
        <w:spacing w:line="220" w:lineRule="exact"/>
        <w:ind w:left="940"/>
        <w:rPr>
          <w:rFonts w:ascii="Arial" w:hAnsi="Arial" w:cs="Arial"/>
          <w:sz w:val="18"/>
        </w:rPr>
      </w:pPr>
      <w:hyperlink w:anchor="_bookmark714" w:history="1">
        <w:r w:rsidR="00C12992" w:rsidRPr="001058B5">
          <w:rPr>
            <w:rFonts w:ascii="Arial" w:hAnsi="Arial" w:cs="Arial"/>
            <w:sz w:val="18"/>
          </w:rPr>
          <w:t>object privileges, 4-23</w:t>
        </w:r>
      </w:hyperlink>
    </w:p>
    <w:p w14:paraId="735821A6" w14:textId="77777777" w:rsidR="008C539B" w:rsidRPr="001058B5" w:rsidRDefault="008D1AB8">
      <w:pPr>
        <w:spacing w:before="2" w:line="235" w:lineRule="auto"/>
        <w:ind w:left="700" w:right="1799"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access control list (ACL)</w:t>
      </w:r>
    </w:p>
    <w:p w14:paraId="170FD185" w14:textId="77777777" w:rsidR="008C539B" w:rsidRPr="001058B5" w:rsidRDefault="00C12992">
      <w:pPr>
        <w:spacing w:line="220" w:lineRule="exact"/>
        <w:ind w:left="940"/>
        <w:rPr>
          <w:rFonts w:ascii="Arial" w:hAnsi="Arial" w:cs="Arial"/>
          <w:sz w:val="18"/>
        </w:rPr>
      </w:pPr>
      <w:r w:rsidRPr="001058B5">
        <w:rPr>
          <w:rFonts w:ascii="Arial" w:hAnsi="Arial" w:cs="Arial"/>
          <w:sz w:val="18"/>
        </w:rPr>
        <w:t>examples</w:t>
      </w:r>
    </w:p>
    <w:p w14:paraId="54E5AAAA" w14:textId="77777777" w:rsidR="008C539B" w:rsidRPr="001058B5" w:rsidRDefault="008D1AB8">
      <w:pPr>
        <w:spacing w:before="2" w:line="235" w:lineRule="auto"/>
        <w:ind w:left="1540" w:right="506" w:hanging="360"/>
        <w:rPr>
          <w:rFonts w:ascii="Arial" w:hAnsi="Arial" w:cs="Arial"/>
          <w:sz w:val="18"/>
        </w:rPr>
      </w:pPr>
      <w:hyperlink w:anchor="_bookmark1945" w:history="1">
        <w:r w:rsidR="00C12992" w:rsidRPr="001058B5">
          <w:rPr>
            <w:rFonts w:ascii="Arial" w:hAnsi="Arial" w:cs="Arial"/>
            <w:sz w:val="18"/>
          </w:rPr>
          <w:t>external network connection for email alert, 9-44</w:t>
        </w:r>
      </w:hyperlink>
    </w:p>
    <w:p w14:paraId="09D12350" w14:textId="77777777" w:rsidR="008C539B" w:rsidRPr="001058B5" w:rsidRDefault="008D1AB8">
      <w:pPr>
        <w:spacing w:line="237" w:lineRule="auto"/>
        <w:ind w:left="1180" w:right="506"/>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7446897" w14:textId="77777777" w:rsidR="008C539B" w:rsidRPr="001058B5" w:rsidRDefault="00C12992">
      <w:pPr>
        <w:spacing w:line="235" w:lineRule="auto"/>
        <w:ind w:left="1180" w:right="1930" w:hanging="240"/>
        <w:rPr>
          <w:rFonts w:ascii="Arial" w:hAnsi="Arial" w:cs="Arial"/>
          <w:sz w:val="18"/>
        </w:rPr>
      </w:pPr>
      <w:r w:rsidRPr="001058B5">
        <w:rPr>
          <w:rFonts w:ascii="Arial" w:hAnsi="Arial" w:cs="Arial"/>
          <w:sz w:val="18"/>
        </w:rPr>
        <w:t xml:space="preserve">external network services </w:t>
      </w:r>
      <w:hyperlink w:anchor="_bookmark882" w:history="1">
        <w:r w:rsidRPr="001058B5">
          <w:rPr>
            <w:rFonts w:ascii="Arial" w:hAnsi="Arial" w:cs="Arial"/>
            <w:sz w:val="18"/>
          </w:rPr>
          <w:t>about, 4-50</w:t>
        </w:r>
      </w:hyperlink>
    </w:p>
    <w:p w14:paraId="566D28FE" w14:textId="77777777" w:rsidR="008C539B" w:rsidRPr="001058B5" w:rsidRDefault="008D1AB8">
      <w:pPr>
        <w:spacing w:line="235" w:lineRule="auto"/>
        <w:ind w:left="1180"/>
        <w:rPr>
          <w:rFonts w:ascii="Arial" w:hAnsi="Arial" w:cs="Arial"/>
          <w:sz w:val="18"/>
        </w:rPr>
      </w:pPr>
      <w:hyperlink w:anchor="_bookmark896" w:history="1">
        <w:r w:rsidR="00C12992" w:rsidRPr="001058B5">
          <w:rPr>
            <w:rFonts w:ascii="Arial" w:hAnsi="Arial" w:cs="Arial"/>
            <w:sz w:val="18"/>
          </w:rPr>
          <w:t>adding more users or privileges, 4-53</w:t>
        </w:r>
      </w:hyperlink>
      <w:r w:rsidR="00C12992" w:rsidRPr="001058B5">
        <w:rPr>
          <w:rFonts w:ascii="Arial" w:hAnsi="Arial" w:cs="Arial"/>
          <w:sz w:val="18"/>
        </w:rPr>
        <w:t xml:space="preserve"> </w:t>
      </w:r>
      <w:hyperlink w:anchor="_bookmark879" w:history="1">
        <w:r w:rsidR="00C12992" w:rsidRPr="001058B5">
          <w:rPr>
            <w:rFonts w:ascii="Arial" w:hAnsi="Arial" w:cs="Arial"/>
            <w:sz w:val="18"/>
          </w:rPr>
          <w:t>advantages, 4-49</w:t>
        </w:r>
      </w:hyperlink>
    </w:p>
    <w:p w14:paraId="34CA84B2" w14:textId="77777777" w:rsidR="008C539B" w:rsidRPr="001058B5" w:rsidRDefault="008D1AB8">
      <w:pPr>
        <w:spacing w:before="1" w:line="235" w:lineRule="auto"/>
        <w:ind w:left="1180"/>
        <w:rPr>
          <w:rFonts w:ascii="Arial" w:hAnsi="Arial" w:cs="Arial"/>
          <w:sz w:val="18"/>
        </w:rPr>
      </w:pPr>
      <w:hyperlink w:anchor="_bookmark889" w:history="1">
        <w:r w:rsidR="00C12992" w:rsidRPr="001058B5">
          <w:rPr>
            <w:rFonts w:ascii="Arial" w:hAnsi="Arial" w:cs="Arial"/>
            <w:sz w:val="18"/>
          </w:rPr>
          <w:t>affect of upgrade from earlier release, 4-51</w:t>
        </w:r>
      </w:hyperlink>
      <w:r w:rsidR="00C12992" w:rsidRPr="001058B5">
        <w:rPr>
          <w:rFonts w:ascii="Arial" w:hAnsi="Arial" w:cs="Arial"/>
          <w:sz w:val="18"/>
        </w:rPr>
        <w:t xml:space="preserve"> </w:t>
      </w:r>
      <w:hyperlink w:anchor="_bookmark892" w:history="1">
        <w:r w:rsidR="00C12992" w:rsidRPr="001058B5">
          <w:rPr>
            <w:rFonts w:ascii="Arial" w:hAnsi="Arial" w:cs="Arial"/>
            <w:sz w:val="18"/>
          </w:rPr>
          <w:t>creating ACL, 4-51</w:t>
        </w:r>
      </w:hyperlink>
      <w:r w:rsidR="00C12992" w:rsidRPr="001058B5">
        <w:rPr>
          <w:rFonts w:ascii="Arial" w:hAnsi="Arial" w:cs="Arial"/>
          <w:sz w:val="18"/>
        </w:rPr>
        <w:t xml:space="preserve"> </w:t>
      </w:r>
      <w:hyperlink w:anchor="_bookmark893" w:history="1">
        <w:r w:rsidR="00C12992" w:rsidRPr="001058B5">
          <w:rPr>
            <w:rFonts w:ascii="Arial" w:hAnsi="Arial" w:cs="Arial"/>
            <w:sz w:val="18"/>
          </w:rPr>
          <w:t>DBMS_NETWORK_ACL_ADMIN package,</w:t>
        </w:r>
      </w:hyperlink>
    </w:p>
    <w:p w14:paraId="58517422" w14:textId="77777777" w:rsidR="008C539B" w:rsidRPr="001058B5" w:rsidRDefault="008D1AB8">
      <w:pPr>
        <w:spacing w:line="222" w:lineRule="exact"/>
        <w:ind w:left="1540"/>
        <w:rPr>
          <w:rFonts w:ascii="Arial" w:hAnsi="Arial" w:cs="Arial"/>
          <w:sz w:val="18"/>
        </w:rPr>
      </w:pPr>
      <w:hyperlink w:anchor="_bookmark893" w:history="1">
        <w:r w:rsidR="00C12992" w:rsidRPr="001058B5">
          <w:rPr>
            <w:rFonts w:ascii="Arial" w:hAnsi="Arial" w:cs="Arial"/>
            <w:sz w:val="18"/>
          </w:rPr>
          <w:t>general process, 4-51</w:t>
        </w:r>
      </w:hyperlink>
    </w:p>
    <w:p w14:paraId="47E12387" w14:textId="77777777" w:rsidR="008C539B" w:rsidRPr="001058B5" w:rsidRDefault="008D1AB8">
      <w:pPr>
        <w:spacing w:before="2" w:line="235" w:lineRule="auto"/>
        <w:ind w:left="1180"/>
        <w:rPr>
          <w:rFonts w:ascii="Arial" w:hAnsi="Arial" w:cs="Arial"/>
          <w:sz w:val="18"/>
        </w:rPr>
      </w:pPr>
      <w:hyperlink w:anchor="_bookmark1946" w:history="1">
        <w:r w:rsidR="00C12992" w:rsidRPr="001058B5">
          <w:rPr>
            <w:rFonts w:ascii="Arial" w:hAnsi="Arial" w:cs="Arial"/>
            <w:sz w:val="18"/>
          </w:rPr>
          <w:t>email alert for audit violation tutorial, 9-44</w:t>
        </w:r>
      </w:hyperlink>
      <w:r w:rsidR="00C12992" w:rsidRPr="001058B5">
        <w:rPr>
          <w:rFonts w:ascii="Arial" w:hAnsi="Arial" w:cs="Arial"/>
          <w:sz w:val="18"/>
        </w:rPr>
        <w:t xml:space="preserve"> </w:t>
      </w:r>
      <w:hyperlink w:anchor="_bookmark952" w:history="1">
        <w:r w:rsidR="00C12992" w:rsidRPr="001058B5">
          <w:rPr>
            <w:rFonts w:ascii="Arial" w:hAnsi="Arial" w:cs="Arial"/>
            <w:sz w:val="18"/>
          </w:rPr>
          <w:t>finding information about, 4-71</w:t>
        </w:r>
      </w:hyperlink>
    </w:p>
    <w:p w14:paraId="231CD074" w14:textId="77777777" w:rsidR="008C539B" w:rsidRPr="001058B5" w:rsidRDefault="008D1AB8">
      <w:pPr>
        <w:spacing w:line="220" w:lineRule="exact"/>
        <w:ind w:left="1180"/>
        <w:rPr>
          <w:rFonts w:ascii="Arial" w:hAnsi="Arial" w:cs="Arial"/>
          <w:sz w:val="18"/>
        </w:rPr>
      </w:pPr>
      <w:hyperlink w:anchor="_bookmark898" w:history="1">
        <w:r w:rsidR="00C12992" w:rsidRPr="001058B5">
          <w:rPr>
            <w:rFonts w:ascii="Arial" w:hAnsi="Arial" w:cs="Arial"/>
            <w:sz w:val="18"/>
          </w:rPr>
          <w:t>hosts, assigning, 4-53</w:t>
        </w:r>
      </w:hyperlink>
    </w:p>
    <w:p w14:paraId="2375C6E3" w14:textId="77777777" w:rsidR="008C539B" w:rsidRPr="001058B5" w:rsidRDefault="008D1AB8">
      <w:pPr>
        <w:spacing w:before="1" w:line="235" w:lineRule="auto"/>
        <w:ind w:left="1540" w:right="506" w:hanging="360"/>
        <w:rPr>
          <w:rFonts w:ascii="Arial" w:hAnsi="Arial" w:cs="Arial"/>
          <w:sz w:val="18"/>
        </w:rPr>
      </w:pPr>
      <w:hyperlink w:anchor="_bookmark928" w:history="1">
        <w:r w:rsidR="00C12992" w:rsidRPr="001058B5">
          <w:rPr>
            <w:rFonts w:ascii="Arial" w:hAnsi="Arial" w:cs="Arial"/>
            <w:sz w:val="18"/>
          </w:rPr>
          <w:t>network hosts, using wildcards to specify, 4-64</w:t>
        </w:r>
      </w:hyperlink>
    </w:p>
    <w:p w14:paraId="785BB6A5" w14:textId="77777777" w:rsidR="008C539B" w:rsidRPr="001058B5" w:rsidRDefault="008D1AB8">
      <w:pPr>
        <w:spacing w:line="220" w:lineRule="exact"/>
        <w:ind w:left="1180"/>
        <w:rPr>
          <w:rFonts w:ascii="Arial" w:hAnsi="Arial" w:cs="Arial"/>
          <w:sz w:val="18"/>
        </w:rPr>
      </w:pPr>
      <w:hyperlink w:anchor="_bookmark889" w:history="1">
        <w:r w:rsidR="00C12992" w:rsidRPr="001058B5">
          <w:rPr>
            <w:rFonts w:ascii="Arial" w:hAnsi="Arial" w:cs="Arial"/>
            <w:sz w:val="18"/>
          </w:rPr>
          <w:t>ORA-24247 errors, 4-51</w:t>
        </w:r>
      </w:hyperlink>
    </w:p>
    <w:p w14:paraId="717AE361" w14:textId="77777777" w:rsidR="008C539B" w:rsidRPr="001058B5" w:rsidRDefault="008D1AB8">
      <w:pPr>
        <w:spacing w:before="2" w:line="235" w:lineRule="auto"/>
        <w:ind w:left="1180" w:right="917"/>
        <w:rPr>
          <w:rFonts w:ascii="Arial" w:hAnsi="Arial" w:cs="Arial"/>
          <w:sz w:val="18"/>
        </w:rPr>
      </w:pPr>
      <w:hyperlink w:anchor="_bookmark930" w:history="1">
        <w:r w:rsidR="00C12992" w:rsidRPr="001058B5">
          <w:rPr>
            <w:rFonts w:ascii="Arial" w:hAnsi="Arial" w:cs="Arial"/>
            <w:sz w:val="18"/>
          </w:rPr>
          <w:t>order of precedence, hosts, 4-65</w:t>
        </w:r>
      </w:hyperlink>
      <w:r w:rsidR="00C12992" w:rsidRPr="001058B5">
        <w:rPr>
          <w:rFonts w:ascii="Arial" w:hAnsi="Arial" w:cs="Arial"/>
          <w:sz w:val="18"/>
        </w:rPr>
        <w:t xml:space="preserve"> </w:t>
      </w:r>
      <w:hyperlink w:anchor="_bookmark932" w:history="1">
        <w:r w:rsidR="00C12992" w:rsidRPr="001058B5">
          <w:rPr>
            <w:rFonts w:ascii="Arial" w:hAnsi="Arial" w:cs="Arial"/>
            <w:sz w:val="18"/>
          </w:rPr>
          <w:t>port ranges, 4-66</w:t>
        </w:r>
      </w:hyperlink>
    </w:p>
    <w:p w14:paraId="127201CB" w14:textId="77777777" w:rsidR="008C539B" w:rsidRPr="001058B5" w:rsidRDefault="008D1AB8">
      <w:pPr>
        <w:spacing w:line="220" w:lineRule="exact"/>
        <w:ind w:left="1180"/>
        <w:rPr>
          <w:rFonts w:ascii="Arial" w:hAnsi="Arial" w:cs="Arial"/>
          <w:sz w:val="18"/>
        </w:rPr>
      </w:pPr>
      <w:hyperlink w:anchor="_bookmark934" w:history="1">
        <w:r w:rsidR="00C12992" w:rsidRPr="001058B5">
          <w:rPr>
            <w:rFonts w:ascii="Arial" w:hAnsi="Arial" w:cs="Arial"/>
            <w:sz w:val="18"/>
          </w:rPr>
          <w:t>privilege assignments, about, 4-66</w:t>
        </w:r>
      </w:hyperlink>
    </w:p>
    <w:p w14:paraId="3ABB7E78" w14:textId="77777777" w:rsidR="008C539B" w:rsidRPr="001058B5" w:rsidRDefault="008D1AB8">
      <w:pPr>
        <w:spacing w:before="1" w:line="235" w:lineRule="auto"/>
        <w:ind w:left="1540" w:right="-12" w:hanging="360"/>
        <w:rPr>
          <w:rFonts w:ascii="Arial" w:hAnsi="Arial" w:cs="Arial"/>
          <w:sz w:val="18"/>
        </w:rPr>
      </w:pPr>
      <w:hyperlink w:anchor="_bookmark937" w:history="1">
        <w:r w:rsidR="00C12992" w:rsidRPr="001058B5">
          <w:rPr>
            <w:rFonts w:ascii="Arial" w:hAnsi="Arial" w:cs="Arial"/>
            <w:sz w:val="18"/>
          </w:rPr>
          <w:t>privilege assignments, database</w:t>
        </w:r>
        <w:r w:rsidR="00C12992" w:rsidRPr="001058B5">
          <w:rPr>
            <w:rFonts w:ascii="Arial" w:hAnsi="Arial" w:cs="Arial"/>
            <w:spacing w:val="-12"/>
            <w:sz w:val="18"/>
          </w:rPr>
          <w:t xml:space="preserve"> </w:t>
        </w:r>
        <w:r w:rsidR="00C12992" w:rsidRPr="001058B5">
          <w:rPr>
            <w:rFonts w:ascii="Arial" w:hAnsi="Arial" w:cs="Arial"/>
            <w:sz w:val="18"/>
          </w:rPr>
          <w:t>administrators checking,</w:t>
        </w:r>
        <w:r w:rsidR="00C12992" w:rsidRPr="001058B5">
          <w:rPr>
            <w:rFonts w:ascii="Arial" w:hAnsi="Arial" w:cs="Arial"/>
            <w:spacing w:val="42"/>
            <w:sz w:val="18"/>
          </w:rPr>
          <w:t xml:space="preserve"> </w:t>
        </w:r>
        <w:r w:rsidR="00C12992" w:rsidRPr="001058B5">
          <w:rPr>
            <w:rFonts w:ascii="Arial" w:hAnsi="Arial" w:cs="Arial"/>
            <w:sz w:val="18"/>
          </w:rPr>
          <w:t>4-67</w:t>
        </w:r>
      </w:hyperlink>
    </w:p>
    <w:p w14:paraId="45EFA480" w14:textId="77777777" w:rsidR="008C539B" w:rsidRPr="001058B5" w:rsidRDefault="008D1AB8">
      <w:pPr>
        <w:spacing w:before="2" w:line="235" w:lineRule="auto"/>
        <w:ind w:left="1180" w:right="127"/>
        <w:rPr>
          <w:rFonts w:ascii="Arial" w:hAnsi="Arial" w:cs="Arial"/>
          <w:sz w:val="18"/>
        </w:rPr>
      </w:pPr>
      <w:hyperlink w:anchor="_bookmark943" w:history="1">
        <w:r w:rsidR="00C12992" w:rsidRPr="001058B5">
          <w:rPr>
            <w:rFonts w:ascii="Arial" w:hAnsi="Arial" w:cs="Arial"/>
            <w:sz w:val="18"/>
          </w:rPr>
          <w:t>privilege assignments, users checking, 4-68</w:t>
        </w:r>
      </w:hyperlink>
      <w:r w:rsidR="00C12992" w:rsidRPr="001058B5">
        <w:rPr>
          <w:rFonts w:ascii="Arial" w:hAnsi="Arial" w:cs="Arial"/>
          <w:sz w:val="18"/>
        </w:rPr>
        <w:t xml:space="preserve"> </w:t>
      </w:r>
      <w:hyperlink w:anchor="_bookmark949" w:history="1">
        <w:r w:rsidR="00C12992" w:rsidRPr="001058B5">
          <w:rPr>
            <w:rFonts w:ascii="Arial" w:hAnsi="Arial" w:cs="Arial"/>
            <w:sz w:val="18"/>
          </w:rPr>
          <w:t>setting precedence, multiple roles, 4-69</w:t>
        </w:r>
      </w:hyperlink>
      <w:r w:rsidR="00C12992" w:rsidRPr="001058B5">
        <w:rPr>
          <w:rFonts w:ascii="Arial" w:hAnsi="Arial" w:cs="Arial"/>
          <w:sz w:val="18"/>
        </w:rPr>
        <w:t xml:space="preserve"> </w:t>
      </w:r>
      <w:hyperlink w:anchor="_bookmark950" w:history="1">
        <w:r w:rsidR="00C12992" w:rsidRPr="001058B5">
          <w:rPr>
            <w:rFonts w:ascii="Arial" w:hAnsi="Arial" w:cs="Arial"/>
            <w:sz w:val="18"/>
          </w:rPr>
          <w:t>setting precedence, multiple users, 4-69</w:t>
        </w:r>
      </w:hyperlink>
      <w:r w:rsidR="00C12992" w:rsidRPr="001058B5">
        <w:rPr>
          <w:rFonts w:ascii="Arial" w:hAnsi="Arial" w:cs="Arial"/>
          <w:sz w:val="18"/>
        </w:rPr>
        <w:t xml:space="preserve"> </w:t>
      </w:r>
      <w:hyperlink w:anchor="_bookmark895" w:history="1">
        <w:r w:rsidR="00C12992" w:rsidRPr="001058B5">
          <w:rPr>
            <w:rFonts w:ascii="Arial" w:hAnsi="Arial" w:cs="Arial"/>
            <w:sz w:val="18"/>
          </w:rPr>
          <w:t>syntax for creating, 4-51</w:t>
        </w:r>
      </w:hyperlink>
    </w:p>
    <w:p w14:paraId="1586935A" w14:textId="77777777" w:rsidR="008C539B" w:rsidRPr="001058B5" w:rsidRDefault="00C12992">
      <w:pPr>
        <w:spacing w:line="221" w:lineRule="exact"/>
        <w:ind w:left="940"/>
        <w:rPr>
          <w:rFonts w:ascii="Arial" w:hAnsi="Arial" w:cs="Arial"/>
          <w:sz w:val="18"/>
        </w:rPr>
      </w:pPr>
      <w:r w:rsidRPr="001058B5">
        <w:rPr>
          <w:rFonts w:ascii="Arial" w:hAnsi="Arial" w:cs="Arial"/>
          <w:sz w:val="18"/>
        </w:rPr>
        <w:t>hosts</w:t>
      </w:r>
    </w:p>
    <w:p w14:paraId="66CF96CB" w14:textId="77777777" w:rsidR="008C539B" w:rsidRPr="001058B5" w:rsidRDefault="008D1AB8">
      <w:pPr>
        <w:spacing w:line="220" w:lineRule="exact"/>
        <w:ind w:left="1180"/>
        <w:rPr>
          <w:rFonts w:ascii="Arial" w:hAnsi="Arial" w:cs="Arial"/>
          <w:sz w:val="18"/>
        </w:rPr>
      </w:pPr>
      <w:hyperlink w:anchor="_bookmark899" w:history="1">
        <w:r w:rsidR="00C12992" w:rsidRPr="001058B5">
          <w:rPr>
            <w:rFonts w:ascii="Arial" w:hAnsi="Arial" w:cs="Arial"/>
            <w:sz w:val="18"/>
          </w:rPr>
          <w:t>local host, 4-54</w:t>
        </w:r>
      </w:hyperlink>
    </w:p>
    <w:p w14:paraId="44D8E54E" w14:textId="77777777" w:rsidR="008C539B" w:rsidRPr="001058B5" w:rsidRDefault="008D1AB8">
      <w:pPr>
        <w:spacing w:before="2" w:line="235" w:lineRule="auto"/>
        <w:ind w:left="940" w:right="1799"/>
        <w:rPr>
          <w:rFonts w:ascii="Arial" w:hAnsi="Arial" w:cs="Arial"/>
          <w:sz w:val="18"/>
        </w:rPr>
      </w:pPr>
      <w:hyperlink w:anchor="_bookmark899" w:history="1">
        <w:r w:rsidR="00C12992" w:rsidRPr="001058B5">
          <w:rPr>
            <w:rFonts w:ascii="Arial" w:hAnsi="Arial" w:cs="Arial"/>
            <w:sz w:val="18"/>
          </w:rPr>
          <w:t>localhost setting, 4-54</w:t>
        </w:r>
      </w:hyperlink>
      <w:r w:rsidR="00C12992" w:rsidRPr="001058B5">
        <w:rPr>
          <w:rFonts w:ascii="Arial" w:hAnsi="Arial" w:cs="Arial"/>
          <w:sz w:val="18"/>
        </w:rPr>
        <w:t xml:space="preserve"> wallet access</w:t>
      </w:r>
    </w:p>
    <w:p w14:paraId="4FE1A8F7" w14:textId="77777777" w:rsidR="008C539B" w:rsidRPr="001058B5" w:rsidRDefault="008D1AB8">
      <w:pPr>
        <w:spacing w:line="220" w:lineRule="exact"/>
        <w:ind w:left="1180"/>
        <w:rPr>
          <w:rFonts w:ascii="Arial" w:hAnsi="Arial" w:cs="Arial"/>
          <w:sz w:val="18"/>
        </w:rPr>
      </w:pPr>
      <w:hyperlink w:anchor="_bookmark886" w:history="1">
        <w:r w:rsidR="00C12992" w:rsidRPr="001058B5">
          <w:rPr>
            <w:rFonts w:ascii="Arial" w:hAnsi="Arial" w:cs="Arial"/>
            <w:sz w:val="18"/>
          </w:rPr>
          <w:t>about, 4-50</w:t>
        </w:r>
      </w:hyperlink>
    </w:p>
    <w:p w14:paraId="1F1BFE73" w14:textId="77777777" w:rsidR="008C539B" w:rsidRPr="001058B5" w:rsidRDefault="008D1AB8">
      <w:pPr>
        <w:spacing w:line="220" w:lineRule="exact"/>
        <w:ind w:left="1180"/>
        <w:rPr>
          <w:rFonts w:ascii="Arial" w:hAnsi="Arial" w:cs="Arial"/>
          <w:sz w:val="18"/>
        </w:rPr>
      </w:pPr>
      <w:hyperlink w:anchor="_bookmark887" w:history="1">
        <w:r w:rsidR="00C12992" w:rsidRPr="001058B5">
          <w:rPr>
            <w:rFonts w:ascii="Arial" w:hAnsi="Arial" w:cs="Arial"/>
            <w:sz w:val="18"/>
          </w:rPr>
          <w:t>advantages, 4-51</w:t>
        </w:r>
      </w:hyperlink>
    </w:p>
    <w:p w14:paraId="0FFD38C7" w14:textId="77777777" w:rsidR="008C539B" w:rsidRPr="001058B5" w:rsidRDefault="008D1AB8">
      <w:pPr>
        <w:spacing w:before="1" w:line="235" w:lineRule="auto"/>
        <w:ind w:left="1180" w:right="506"/>
        <w:rPr>
          <w:rFonts w:ascii="Arial" w:hAnsi="Arial" w:cs="Arial"/>
          <w:sz w:val="18"/>
        </w:rPr>
      </w:pPr>
      <w:hyperlink w:anchor="_bookmark906" w:history="1">
        <w:r w:rsidR="00C12992" w:rsidRPr="001058B5">
          <w:rPr>
            <w:rFonts w:ascii="Arial" w:hAnsi="Arial" w:cs="Arial"/>
            <w:sz w:val="18"/>
          </w:rPr>
          <w:t>client certificate credentials, using, 4-55</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finding information about, 4-71</w:t>
        </w:r>
      </w:hyperlink>
    </w:p>
    <w:p w14:paraId="0077EA36" w14:textId="77777777" w:rsidR="008C539B" w:rsidRPr="001058B5" w:rsidRDefault="008D1AB8">
      <w:pPr>
        <w:spacing w:line="220" w:lineRule="exact"/>
        <w:ind w:left="1180"/>
        <w:rPr>
          <w:rFonts w:ascii="Arial" w:hAnsi="Arial" w:cs="Arial"/>
          <w:sz w:val="18"/>
        </w:rPr>
      </w:pPr>
      <w:hyperlink w:anchor="_bookmark901" w:history="1">
        <w:r w:rsidR="00C12992" w:rsidRPr="001058B5">
          <w:rPr>
            <w:rFonts w:ascii="Arial" w:hAnsi="Arial" w:cs="Arial"/>
            <w:sz w:val="18"/>
          </w:rPr>
          <w:t>non-shared wallets, 4-55</w:t>
        </w:r>
      </w:hyperlink>
    </w:p>
    <w:p w14:paraId="1360CAC6" w14:textId="77777777" w:rsidR="008C539B" w:rsidRPr="001058B5" w:rsidRDefault="008D1AB8">
      <w:pPr>
        <w:spacing w:line="222" w:lineRule="exact"/>
        <w:ind w:left="1180"/>
        <w:rPr>
          <w:rFonts w:ascii="Arial" w:hAnsi="Arial" w:cs="Arial"/>
          <w:sz w:val="18"/>
        </w:rPr>
      </w:pPr>
      <w:hyperlink w:anchor="_bookmark902" w:history="1">
        <w:r w:rsidR="00C12992" w:rsidRPr="001058B5">
          <w:rPr>
            <w:rFonts w:ascii="Arial" w:hAnsi="Arial" w:cs="Arial"/>
            <w:sz w:val="18"/>
          </w:rPr>
          <w:t>password credentials, 4-55</w:t>
        </w:r>
      </w:hyperlink>
    </w:p>
    <w:p w14:paraId="034FC768" w14:textId="77777777" w:rsidR="008C539B" w:rsidRPr="001058B5" w:rsidRDefault="00C12992">
      <w:pPr>
        <w:spacing w:before="122" w:line="235" w:lineRule="auto"/>
        <w:ind w:left="1138" w:right="816"/>
        <w:rPr>
          <w:rFonts w:ascii="Arial" w:hAnsi="Arial" w:cs="Arial"/>
          <w:sz w:val="18"/>
        </w:rPr>
      </w:pPr>
      <w:r w:rsidRPr="001058B5">
        <w:rPr>
          <w:rFonts w:ascii="Arial" w:hAnsi="Arial" w:cs="Arial"/>
        </w:rPr>
        <w:br w:type="column"/>
      </w:r>
      <w:hyperlink w:anchor="_bookmark907" w:history="1">
        <w:r w:rsidRPr="001058B5">
          <w:rPr>
            <w:rFonts w:ascii="Arial" w:hAnsi="Arial" w:cs="Arial"/>
            <w:sz w:val="18"/>
          </w:rPr>
          <w:t>password credentials, using, 4-55</w:t>
        </w:r>
      </w:hyperlink>
      <w:r w:rsidRPr="001058B5">
        <w:rPr>
          <w:rFonts w:ascii="Arial" w:hAnsi="Arial" w:cs="Arial"/>
          <w:sz w:val="18"/>
        </w:rPr>
        <w:t xml:space="preserve"> </w:t>
      </w:r>
      <w:hyperlink w:anchor="_bookmark901" w:history="1">
        <w:r w:rsidRPr="001058B5">
          <w:rPr>
            <w:rFonts w:ascii="Arial" w:hAnsi="Arial" w:cs="Arial"/>
            <w:sz w:val="18"/>
          </w:rPr>
          <w:t>shared database session, 4-55</w:t>
        </w:r>
      </w:hyperlink>
    </w:p>
    <w:p w14:paraId="26A1859C" w14:textId="77777777" w:rsidR="008C539B" w:rsidRPr="001058B5" w:rsidRDefault="008D1AB8">
      <w:pPr>
        <w:spacing w:line="237" w:lineRule="auto"/>
        <w:ind w:left="1138" w:right="302"/>
        <w:rPr>
          <w:rFonts w:ascii="Arial" w:hAnsi="Arial" w:cs="Arial"/>
          <w:sz w:val="18"/>
        </w:rPr>
      </w:pPr>
      <w:hyperlink w:anchor="_bookmark903" w:history="1">
        <w:r w:rsidR="00C12992" w:rsidRPr="001058B5">
          <w:rPr>
            <w:rFonts w:ascii="Arial" w:hAnsi="Arial" w:cs="Arial"/>
            <w:sz w:val="18"/>
          </w:rPr>
          <w:t>wallets with sensitive information, 4-55</w:t>
        </w:r>
      </w:hyperlink>
      <w:r w:rsidR="00C12992" w:rsidRPr="001058B5">
        <w:rPr>
          <w:rFonts w:ascii="Arial" w:hAnsi="Arial" w:cs="Arial"/>
          <w:sz w:val="18"/>
        </w:rPr>
        <w:t xml:space="preserve"> </w:t>
      </w:r>
      <w:hyperlink w:anchor="_bookmark908" w:history="1">
        <w:r w:rsidR="00C12992" w:rsidRPr="001058B5">
          <w:rPr>
            <w:rFonts w:ascii="Arial" w:hAnsi="Arial" w:cs="Arial"/>
            <w:sz w:val="18"/>
          </w:rPr>
          <w:t>wallets without sensitive information, 4-55</w:t>
        </w:r>
      </w:hyperlink>
    </w:p>
    <w:p w14:paraId="1D8F82F0" w14:textId="77777777" w:rsidR="008C539B" w:rsidRPr="001058B5" w:rsidRDefault="00C12992">
      <w:pPr>
        <w:spacing w:line="235" w:lineRule="auto"/>
        <w:ind w:left="898" w:right="3022" w:hanging="240"/>
        <w:rPr>
          <w:rFonts w:ascii="Arial" w:hAnsi="Arial" w:cs="Arial"/>
          <w:sz w:val="18"/>
        </w:rPr>
      </w:pPr>
      <w:r w:rsidRPr="001058B5">
        <w:rPr>
          <w:rFonts w:ascii="Arial" w:hAnsi="Arial" w:cs="Arial"/>
          <w:sz w:val="18"/>
        </w:rPr>
        <w:t xml:space="preserve">account locking </w:t>
      </w:r>
      <w:hyperlink w:anchor="_bookmark232" w:history="1">
        <w:r w:rsidRPr="001058B5">
          <w:rPr>
            <w:rFonts w:ascii="Arial" w:hAnsi="Arial" w:cs="Arial"/>
            <w:sz w:val="18"/>
          </w:rPr>
          <w:t>example, 3-7</w:t>
        </w:r>
      </w:hyperlink>
    </w:p>
    <w:p w14:paraId="259EE813" w14:textId="77777777" w:rsidR="008C539B" w:rsidRPr="001058B5" w:rsidRDefault="008D1AB8">
      <w:pPr>
        <w:spacing w:line="220" w:lineRule="exact"/>
        <w:ind w:left="898"/>
        <w:rPr>
          <w:rFonts w:ascii="Arial" w:hAnsi="Arial" w:cs="Arial"/>
          <w:sz w:val="18"/>
        </w:rPr>
      </w:pPr>
      <w:hyperlink w:anchor="_bookmark237" w:history="1">
        <w:r w:rsidR="00C12992" w:rsidRPr="001058B5">
          <w:rPr>
            <w:rFonts w:ascii="Arial" w:hAnsi="Arial" w:cs="Arial"/>
            <w:sz w:val="18"/>
          </w:rPr>
          <w:t>explicit, 3-7</w:t>
        </w:r>
      </w:hyperlink>
    </w:p>
    <w:p w14:paraId="5C39E98B" w14:textId="77777777" w:rsidR="008C539B" w:rsidRPr="001058B5" w:rsidRDefault="008D1AB8">
      <w:pPr>
        <w:spacing w:line="235" w:lineRule="auto"/>
        <w:ind w:left="898"/>
        <w:rPr>
          <w:rFonts w:ascii="Arial" w:hAnsi="Arial" w:cs="Arial"/>
          <w:sz w:val="18"/>
        </w:rPr>
      </w:pPr>
      <w:hyperlink w:anchor="_bookmark228" w:history="1">
        <w:r w:rsidR="00C12992" w:rsidRPr="001058B5">
          <w:rPr>
            <w:rFonts w:ascii="Arial" w:hAnsi="Arial" w:cs="Arial"/>
            <w:sz w:val="18"/>
          </w:rPr>
          <w:t>password management, 3-6</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p>
    <w:p w14:paraId="34C16A60" w14:textId="77777777" w:rsidR="008C539B" w:rsidRPr="001058B5" w:rsidRDefault="00C12992">
      <w:pPr>
        <w:spacing w:line="220" w:lineRule="exact"/>
        <w:ind w:left="658"/>
        <w:rPr>
          <w:rFonts w:ascii="Arial" w:hAnsi="Arial" w:cs="Arial"/>
          <w:sz w:val="18"/>
        </w:rPr>
      </w:pPr>
      <w:r w:rsidRPr="001058B5">
        <w:rPr>
          <w:rFonts w:ascii="Arial" w:hAnsi="Arial" w:cs="Arial"/>
          <w:sz w:val="18"/>
        </w:rPr>
        <w:t>ad hoc tools</w:t>
      </w:r>
    </w:p>
    <w:p w14:paraId="7B1AC42E" w14:textId="77777777" w:rsidR="008C539B" w:rsidRPr="001058B5" w:rsidRDefault="008D1AB8">
      <w:pPr>
        <w:spacing w:before="2" w:line="235" w:lineRule="auto"/>
        <w:ind w:left="658" w:right="302" w:firstLine="240"/>
        <w:rPr>
          <w:rFonts w:ascii="Arial" w:hAnsi="Arial" w:cs="Arial"/>
          <w:sz w:val="18"/>
        </w:rPr>
      </w:pPr>
      <w:hyperlink w:anchor="_bookmark701" w:history="1">
        <w:r w:rsidR="00C12992" w:rsidRPr="001058B5">
          <w:rPr>
            <w:rFonts w:ascii="Arial" w:hAnsi="Arial" w:cs="Arial"/>
            <w:sz w:val="18"/>
          </w:rPr>
          <w:t>database access, security problems of, 4-21</w:t>
        </w:r>
      </w:hyperlink>
      <w:r w:rsidR="00C12992" w:rsidRPr="001058B5">
        <w:rPr>
          <w:rFonts w:ascii="Arial" w:hAnsi="Arial" w:cs="Arial"/>
          <w:sz w:val="18"/>
        </w:rPr>
        <w:t xml:space="preserve"> ADM_PARALLEL_EXECUTE_TASK role</w:t>
      </w:r>
    </w:p>
    <w:p w14:paraId="4CE51AB6" w14:textId="77777777" w:rsidR="008C539B" w:rsidRPr="001058B5" w:rsidRDefault="008D1AB8">
      <w:pPr>
        <w:spacing w:before="1" w:line="235" w:lineRule="auto"/>
        <w:ind w:left="658" w:right="3022" w:firstLine="240"/>
        <w:rPr>
          <w:rFonts w:ascii="Arial" w:hAnsi="Arial" w:cs="Arial"/>
          <w:sz w:val="18"/>
        </w:rPr>
      </w:pPr>
      <w:hyperlink w:anchor="_bookmark587" w:history="1">
        <w:r w:rsidR="00C12992" w:rsidRPr="001058B5">
          <w:rPr>
            <w:rFonts w:ascii="Arial" w:hAnsi="Arial" w:cs="Arial"/>
            <w:sz w:val="18"/>
          </w:rPr>
          <w:t>about, 4-11</w:t>
        </w:r>
      </w:hyperlink>
      <w:r w:rsidR="00C12992" w:rsidRPr="001058B5">
        <w:rPr>
          <w:rFonts w:ascii="Arial" w:hAnsi="Arial" w:cs="Arial"/>
          <w:sz w:val="18"/>
        </w:rPr>
        <w:t xml:space="preserve"> ADMIN OPTION</w:t>
      </w:r>
    </w:p>
    <w:p w14:paraId="0C3E97A7" w14:textId="77777777" w:rsidR="008C539B" w:rsidRPr="001058B5" w:rsidRDefault="008D1AB8">
      <w:pPr>
        <w:spacing w:line="220" w:lineRule="exact"/>
        <w:ind w:left="898"/>
        <w:rPr>
          <w:rFonts w:ascii="Arial" w:hAnsi="Arial" w:cs="Arial"/>
          <w:sz w:val="18"/>
        </w:rPr>
      </w:pPr>
      <w:hyperlink w:anchor="_bookmark801" w:history="1">
        <w:r w:rsidR="00C12992" w:rsidRPr="001058B5">
          <w:rPr>
            <w:rFonts w:ascii="Arial" w:hAnsi="Arial" w:cs="Arial"/>
            <w:sz w:val="18"/>
          </w:rPr>
          <w:t>about, 4-38</w:t>
        </w:r>
      </w:hyperlink>
    </w:p>
    <w:p w14:paraId="584CABD9" w14:textId="77777777" w:rsidR="008C539B" w:rsidRPr="001058B5" w:rsidRDefault="008D1AB8">
      <w:pPr>
        <w:spacing w:line="220" w:lineRule="exact"/>
        <w:ind w:left="898"/>
        <w:rPr>
          <w:rFonts w:ascii="Arial" w:hAnsi="Arial" w:cs="Arial"/>
          <w:sz w:val="18"/>
        </w:rPr>
      </w:pPr>
      <w:hyperlink w:anchor="_bookmark824" w:history="1">
        <w:r w:rsidR="00C12992" w:rsidRPr="001058B5">
          <w:rPr>
            <w:rFonts w:ascii="Arial" w:hAnsi="Arial" w:cs="Arial"/>
            <w:sz w:val="18"/>
          </w:rPr>
          <w:t>revoking privileges, 4-41</w:t>
        </w:r>
      </w:hyperlink>
    </w:p>
    <w:p w14:paraId="106976EE" w14:textId="77777777" w:rsidR="008C539B" w:rsidRPr="001058B5" w:rsidRDefault="008D1AB8">
      <w:pPr>
        <w:spacing w:line="220" w:lineRule="exact"/>
        <w:ind w:left="898"/>
        <w:rPr>
          <w:rFonts w:ascii="Arial" w:hAnsi="Arial" w:cs="Arial"/>
          <w:sz w:val="18"/>
        </w:rPr>
      </w:pPr>
      <w:hyperlink w:anchor="_bookmark824" w:history="1">
        <w:r w:rsidR="00C12992" w:rsidRPr="001058B5">
          <w:rPr>
            <w:rFonts w:ascii="Arial" w:hAnsi="Arial" w:cs="Arial"/>
            <w:sz w:val="18"/>
          </w:rPr>
          <w:t>revoking roles, 4-41</w:t>
        </w:r>
      </w:hyperlink>
    </w:p>
    <w:p w14:paraId="39044CCC" w14:textId="77777777" w:rsidR="008C539B" w:rsidRPr="001058B5" w:rsidRDefault="008D1AB8">
      <w:pPr>
        <w:spacing w:line="220" w:lineRule="exact"/>
        <w:ind w:left="898"/>
        <w:rPr>
          <w:rFonts w:ascii="Arial" w:hAnsi="Arial" w:cs="Arial"/>
          <w:sz w:val="18"/>
        </w:rPr>
      </w:pPr>
      <w:hyperlink w:anchor="_bookmark692" w:history="1">
        <w:r w:rsidR="00C12992" w:rsidRPr="001058B5">
          <w:rPr>
            <w:rFonts w:ascii="Arial" w:hAnsi="Arial" w:cs="Arial"/>
            <w:sz w:val="18"/>
          </w:rPr>
          <w:t>roles, 4-21</w:t>
        </w:r>
      </w:hyperlink>
    </w:p>
    <w:p w14:paraId="7502FAC2" w14:textId="77777777" w:rsidR="008C539B" w:rsidRPr="001058B5" w:rsidRDefault="008D1AB8">
      <w:pPr>
        <w:spacing w:before="3" w:line="235" w:lineRule="auto"/>
        <w:ind w:left="658" w:right="1987" w:firstLine="240"/>
        <w:rPr>
          <w:rFonts w:ascii="Arial" w:hAnsi="Arial" w:cs="Arial"/>
          <w:sz w:val="18"/>
        </w:rPr>
      </w:pPr>
      <w:hyperlink w:anchor="_bookmark532" w:history="1">
        <w:r w:rsidR="00C12992" w:rsidRPr="001058B5">
          <w:rPr>
            <w:rFonts w:ascii="Arial" w:hAnsi="Arial" w:cs="Arial"/>
            <w:sz w:val="18"/>
          </w:rPr>
          <w:t>system privileges, 4-5</w:t>
        </w:r>
      </w:hyperlink>
      <w:r w:rsidR="00C12992" w:rsidRPr="001058B5">
        <w:rPr>
          <w:rFonts w:ascii="Arial" w:hAnsi="Arial" w:cs="Arial"/>
          <w:sz w:val="18"/>
        </w:rPr>
        <w:t xml:space="preserve"> administrative privileges</w:t>
      </w:r>
    </w:p>
    <w:p w14:paraId="0E5ADDB7" w14:textId="77777777" w:rsidR="008C539B" w:rsidRPr="001058B5" w:rsidRDefault="008D1AB8">
      <w:pPr>
        <w:spacing w:before="1" w:line="235" w:lineRule="auto"/>
        <w:ind w:left="658" w:right="1987" w:firstLine="240"/>
        <w:rPr>
          <w:rFonts w:ascii="Arial" w:hAnsi="Arial" w:cs="Arial"/>
          <w:sz w:val="18"/>
        </w:rPr>
      </w:pPr>
      <w:hyperlink w:anchor="_bookmark505" w:history="1">
        <w:r w:rsidR="00C12992" w:rsidRPr="001058B5">
          <w:rPr>
            <w:rFonts w:ascii="Arial" w:hAnsi="Arial" w:cs="Arial"/>
            <w:sz w:val="18"/>
          </w:rPr>
          <w:t>granting to users, 4-2</w:t>
        </w:r>
      </w:hyperlink>
      <w:r w:rsidR="00C12992" w:rsidRPr="001058B5">
        <w:rPr>
          <w:rFonts w:ascii="Arial" w:hAnsi="Arial" w:cs="Arial"/>
          <w:sz w:val="18"/>
        </w:rPr>
        <w:t xml:space="preserve"> administrative user passwords</w:t>
      </w:r>
    </w:p>
    <w:p w14:paraId="4EF8650F" w14:textId="77777777" w:rsidR="008C539B" w:rsidRPr="001058B5" w:rsidRDefault="008D1AB8">
      <w:pPr>
        <w:spacing w:line="237" w:lineRule="auto"/>
        <w:ind w:left="658" w:right="816" w:firstLine="240"/>
        <w:rPr>
          <w:rFonts w:ascii="Arial" w:hAnsi="Arial" w:cs="Arial"/>
          <w:sz w:val="18"/>
        </w:rPr>
      </w:pPr>
      <w:hyperlink w:anchor="_bookmark2179" w:history="1">
        <w:r w:rsidR="00C12992" w:rsidRPr="001058B5">
          <w:rPr>
            <w:rFonts w:ascii="Arial" w:hAnsi="Arial" w:cs="Arial"/>
            <w:sz w:val="18"/>
          </w:rPr>
          <w:t>default, importance of changing, 10-9</w:t>
        </w:r>
      </w:hyperlink>
      <w:r w:rsidR="00C12992" w:rsidRPr="001058B5">
        <w:rPr>
          <w:rFonts w:ascii="Arial" w:hAnsi="Arial" w:cs="Arial"/>
          <w:sz w:val="18"/>
        </w:rPr>
        <w:t xml:space="preserve"> administrator privileges</w:t>
      </w:r>
    </w:p>
    <w:p w14:paraId="2A49D767" w14:textId="77777777" w:rsidR="008C539B" w:rsidRPr="001058B5" w:rsidRDefault="008D1AB8">
      <w:pPr>
        <w:spacing w:line="217" w:lineRule="exact"/>
        <w:ind w:left="898"/>
        <w:rPr>
          <w:rFonts w:ascii="Arial" w:hAnsi="Arial" w:cs="Arial"/>
          <w:sz w:val="18"/>
        </w:rPr>
      </w:pPr>
      <w:hyperlink w:anchor="_bookmark2242" w:history="1">
        <w:r w:rsidR="00C12992" w:rsidRPr="001058B5">
          <w:rPr>
            <w:rFonts w:ascii="Arial" w:hAnsi="Arial" w:cs="Arial"/>
            <w:sz w:val="18"/>
          </w:rPr>
          <w:t>access, 10-14</w:t>
        </w:r>
      </w:hyperlink>
    </w:p>
    <w:p w14:paraId="6DD953EC" w14:textId="77777777" w:rsidR="008C539B" w:rsidRPr="001058B5" w:rsidRDefault="008D1AB8">
      <w:pPr>
        <w:spacing w:line="237" w:lineRule="auto"/>
        <w:ind w:left="898" w:right="816"/>
        <w:rPr>
          <w:rFonts w:ascii="Arial" w:hAnsi="Arial" w:cs="Arial"/>
          <w:sz w:val="18"/>
        </w:rPr>
      </w:pPr>
      <w:hyperlink w:anchor="_bookmark330" w:history="1">
        <w:r w:rsidR="00C12992" w:rsidRPr="001058B5">
          <w:rPr>
            <w:rFonts w:ascii="Arial" w:hAnsi="Arial" w:cs="Arial"/>
            <w:sz w:val="18"/>
          </w:rPr>
          <w:t>operating system authentication, 3-25</w:t>
        </w:r>
      </w:hyperlink>
      <w:r w:rsidR="00C12992" w:rsidRPr="001058B5">
        <w:rPr>
          <w:rFonts w:ascii="Arial" w:hAnsi="Arial" w:cs="Arial"/>
          <w:sz w:val="18"/>
        </w:rPr>
        <w:t xml:space="preserve"> </w:t>
      </w:r>
      <w:hyperlink w:anchor="_bookmark333" w:history="1">
        <w:r w:rsidR="00C12992" w:rsidRPr="001058B5">
          <w:rPr>
            <w:rFonts w:ascii="Arial" w:hAnsi="Arial" w:cs="Arial"/>
            <w:sz w:val="18"/>
          </w:rPr>
          <w:t xml:space="preserve">passwords, 3-25, </w:t>
        </w:r>
      </w:hyperlink>
      <w:hyperlink w:anchor="_bookmark2180" w:history="1">
        <w:r w:rsidR="00C12992" w:rsidRPr="001058B5">
          <w:rPr>
            <w:rFonts w:ascii="Arial" w:hAnsi="Arial" w:cs="Arial"/>
            <w:sz w:val="18"/>
          </w:rPr>
          <w:t>10-9</w:t>
        </w:r>
      </w:hyperlink>
    </w:p>
    <w:p w14:paraId="457565D7" w14:textId="77777777" w:rsidR="008C539B" w:rsidRPr="001058B5" w:rsidRDefault="008D1AB8">
      <w:pPr>
        <w:spacing w:line="235" w:lineRule="auto"/>
        <w:ind w:left="1258" w:right="816" w:hanging="360"/>
        <w:rPr>
          <w:rFonts w:ascii="Arial" w:hAnsi="Arial" w:cs="Arial"/>
          <w:sz w:val="18"/>
        </w:rPr>
      </w:pPr>
      <w:hyperlink w:anchor="_bookmark320" w:history="1">
        <w:r w:rsidR="00C12992" w:rsidRPr="001058B5">
          <w:rPr>
            <w:rFonts w:ascii="Arial" w:hAnsi="Arial" w:cs="Arial"/>
            <w:sz w:val="18"/>
          </w:rPr>
          <w:t>SYSDBA and SYSOPER access, centrally controlling, 3-22</w:t>
        </w:r>
      </w:hyperlink>
    </w:p>
    <w:p w14:paraId="43D0D288" w14:textId="77777777" w:rsidR="008C539B" w:rsidRPr="001058B5" w:rsidRDefault="008D1AB8">
      <w:pPr>
        <w:spacing w:line="235" w:lineRule="auto"/>
        <w:ind w:left="658" w:right="1209" w:firstLine="240"/>
        <w:rPr>
          <w:rFonts w:ascii="Arial" w:hAnsi="Arial" w:cs="Arial"/>
          <w:sz w:val="18"/>
        </w:rPr>
      </w:pPr>
      <w:hyperlink w:anchor="_bookmark2242" w:history="1">
        <w:r w:rsidR="00C12992" w:rsidRPr="001058B5">
          <w:rPr>
            <w:rFonts w:ascii="Arial" w:hAnsi="Arial" w:cs="Arial"/>
            <w:sz w:val="18"/>
          </w:rPr>
          <w:t>write, on listener.ora file, 10-14</w:t>
        </w:r>
      </w:hyperlink>
      <w:r w:rsidR="00C12992" w:rsidRPr="001058B5">
        <w:rPr>
          <w:rFonts w:ascii="Arial" w:hAnsi="Arial" w:cs="Arial"/>
          <w:sz w:val="18"/>
        </w:rPr>
        <w:t xml:space="preserve"> </w:t>
      </w:r>
      <w:hyperlink w:anchor="_bookmark1981" w:history="1">
        <w:r w:rsidR="00C12992" w:rsidRPr="001058B5">
          <w:rPr>
            <w:rFonts w:ascii="Arial" w:hAnsi="Arial" w:cs="Arial"/>
            <w:sz w:val="18"/>
          </w:rPr>
          <w:t>adump audit files directory, 9-54</w:t>
        </w:r>
      </w:hyperlink>
    </w:p>
    <w:p w14:paraId="3D2974B0" w14:textId="77777777" w:rsidR="008C539B" w:rsidRPr="001058B5" w:rsidRDefault="008D1AB8">
      <w:pPr>
        <w:spacing w:line="237" w:lineRule="auto"/>
        <w:ind w:left="658" w:right="816"/>
        <w:rPr>
          <w:rFonts w:ascii="Arial" w:hAnsi="Arial" w:cs="Arial"/>
          <w:sz w:val="18"/>
        </w:rPr>
      </w:pPr>
      <w:hyperlink w:anchor="_bookmark1947" w:history="1">
        <w:r w:rsidR="00C12992" w:rsidRPr="001058B5">
          <w:rPr>
            <w:rFonts w:ascii="Arial" w:hAnsi="Arial" w:cs="Arial"/>
            <w:sz w:val="18"/>
          </w:rPr>
          <w:t>alerts, used in fine-grained audit policy, 9-44</w:t>
        </w:r>
      </w:hyperlink>
      <w:r w:rsidR="00C12992" w:rsidRPr="001058B5">
        <w:rPr>
          <w:rFonts w:ascii="Arial" w:hAnsi="Arial" w:cs="Arial"/>
          <w:sz w:val="18"/>
        </w:rPr>
        <w:t xml:space="preserve"> </w:t>
      </w:r>
      <w:hyperlink w:anchor="_bookmark2147" w:history="1">
        <w:r w:rsidR="00C12992" w:rsidRPr="001058B5">
          <w:rPr>
            <w:rFonts w:ascii="Arial" w:hAnsi="Arial" w:cs="Arial"/>
            <w:sz w:val="18"/>
          </w:rPr>
          <w:t>"all permissions", 10-3</w:t>
        </w:r>
      </w:hyperlink>
    </w:p>
    <w:p w14:paraId="7A6E5023" w14:textId="77777777" w:rsidR="008C539B" w:rsidRPr="001058B5" w:rsidRDefault="00C12992">
      <w:pPr>
        <w:spacing w:line="235" w:lineRule="auto"/>
        <w:ind w:left="898" w:right="1209" w:hanging="240"/>
        <w:rPr>
          <w:rFonts w:ascii="Arial" w:hAnsi="Arial" w:cs="Arial"/>
          <w:sz w:val="18"/>
        </w:rPr>
      </w:pPr>
      <w:r w:rsidRPr="001058B5">
        <w:rPr>
          <w:rFonts w:ascii="Arial" w:hAnsi="Arial" w:cs="Arial"/>
          <w:sz w:val="18"/>
        </w:rPr>
        <w:t xml:space="preserve">ALTER ANY LIBRARY statement </w:t>
      </w:r>
      <w:hyperlink w:anchor="_bookmark2139" w:history="1">
        <w:r w:rsidRPr="001058B5">
          <w:rPr>
            <w:rFonts w:ascii="Arial" w:hAnsi="Arial" w:cs="Arial"/>
            <w:sz w:val="18"/>
          </w:rPr>
          <w:t>security guidelines, 10-3</w:t>
        </w:r>
      </w:hyperlink>
    </w:p>
    <w:p w14:paraId="75054480"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privilege statement</w:t>
      </w:r>
    </w:p>
    <w:p w14:paraId="6621D104" w14:textId="77777777" w:rsidR="008C539B" w:rsidRPr="001058B5" w:rsidRDefault="008D1AB8">
      <w:pPr>
        <w:spacing w:line="235" w:lineRule="auto"/>
        <w:ind w:left="658" w:right="1209" w:firstLine="240"/>
        <w:rPr>
          <w:rFonts w:ascii="Arial" w:hAnsi="Arial" w:cs="Arial"/>
          <w:sz w:val="18"/>
        </w:rPr>
      </w:pPr>
      <w:hyperlink w:anchor="_bookmark1086" w:history="1">
        <w:r w:rsidR="00C12992" w:rsidRPr="001058B5">
          <w:rPr>
            <w:rFonts w:ascii="Arial" w:hAnsi="Arial" w:cs="Arial"/>
            <w:sz w:val="18"/>
          </w:rPr>
          <w:t>SQL statements permitted, 5-17</w:t>
        </w:r>
      </w:hyperlink>
      <w:r w:rsidR="00C12992" w:rsidRPr="001058B5">
        <w:rPr>
          <w:rFonts w:ascii="Arial" w:hAnsi="Arial" w:cs="Arial"/>
          <w:sz w:val="18"/>
        </w:rPr>
        <w:t xml:space="preserve"> ALTER PROCEDURE statement</w:t>
      </w:r>
    </w:p>
    <w:p w14:paraId="3A5C83A9" w14:textId="77777777" w:rsidR="008C539B" w:rsidRPr="001058B5" w:rsidRDefault="008D1AB8">
      <w:pPr>
        <w:spacing w:before="2" w:line="235" w:lineRule="auto"/>
        <w:ind w:left="658" w:right="816" w:firstLine="240"/>
        <w:rPr>
          <w:rFonts w:ascii="Arial" w:hAnsi="Arial" w:cs="Arial"/>
          <w:sz w:val="18"/>
        </w:rPr>
      </w:pPr>
      <w:hyperlink w:anchor="_bookmark768" w:history="1">
        <w:r w:rsidR="00C12992" w:rsidRPr="001058B5">
          <w:rPr>
            <w:rFonts w:ascii="Arial" w:hAnsi="Arial" w:cs="Arial"/>
            <w:sz w:val="18"/>
          </w:rPr>
          <w:t>used for compiling procedures, 4-31</w:t>
        </w:r>
      </w:hyperlink>
      <w:r w:rsidR="00C12992" w:rsidRPr="001058B5">
        <w:rPr>
          <w:rFonts w:ascii="Arial" w:hAnsi="Arial" w:cs="Arial"/>
          <w:sz w:val="18"/>
        </w:rPr>
        <w:t xml:space="preserve"> ALTER PROFILE statement</w:t>
      </w:r>
    </w:p>
    <w:p w14:paraId="0A33B1E1" w14:textId="77777777" w:rsidR="008C539B" w:rsidRPr="001058B5" w:rsidRDefault="008D1AB8">
      <w:pPr>
        <w:spacing w:line="220" w:lineRule="exact"/>
        <w:ind w:left="898"/>
        <w:rPr>
          <w:rFonts w:ascii="Arial" w:hAnsi="Arial" w:cs="Arial"/>
          <w:sz w:val="18"/>
        </w:rPr>
      </w:pPr>
      <w:hyperlink w:anchor="_bookmark204" w:history="1">
        <w:r w:rsidR="00C12992" w:rsidRPr="001058B5">
          <w:rPr>
            <w:rFonts w:ascii="Arial" w:hAnsi="Arial" w:cs="Arial"/>
            <w:sz w:val="18"/>
          </w:rPr>
          <w:t>password management, 3-4</w:t>
        </w:r>
      </w:hyperlink>
    </w:p>
    <w:p w14:paraId="7C3BC326" w14:textId="77777777" w:rsidR="008C539B" w:rsidRPr="001058B5" w:rsidRDefault="008D1AB8">
      <w:pPr>
        <w:spacing w:line="220" w:lineRule="exact"/>
        <w:ind w:left="658"/>
        <w:rPr>
          <w:rFonts w:ascii="Arial" w:hAnsi="Arial" w:cs="Arial"/>
          <w:sz w:val="18"/>
        </w:rPr>
      </w:pPr>
      <w:hyperlink w:anchor="_bookmark149" w:history="1">
        <w:r w:rsidR="00C12992" w:rsidRPr="001058B5">
          <w:rPr>
            <w:rFonts w:ascii="Arial" w:hAnsi="Arial" w:cs="Arial"/>
            <w:sz w:val="18"/>
          </w:rPr>
          <w:t>ALTER RESOURCE COST statement, 2-14</w:t>
        </w:r>
      </w:hyperlink>
    </w:p>
    <w:p w14:paraId="1BBA94C6"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ROLE statement</w:t>
      </w:r>
    </w:p>
    <w:p w14:paraId="5FEA2F18" w14:textId="77777777" w:rsidR="008C539B" w:rsidRPr="001058B5" w:rsidRDefault="008D1AB8">
      <w:pPr>
        <w:spacing w:line="237" w:lineRule="auto"/>
        <w:ind w:left="658" w:right="816" w:firstLine="240"/>
        <w:rPr>
          <w:rFonts w:ascii="Arial" w:hAnsi="Arial" w:cs="Arial"/>
          <w:sz w:val="18"/>
        </w:rPr>
      </w:pPr>
      <w:hyperlink w:anchor="_bookmark652" w:history="1">
        <w:r w:rsidR="00C12992" w:rsidRPr="001058B5">
          <w:rPr>
            <w:rFonts w:ascii="Arial" w:hAnsi="Arial" w:cs="Arial"/>
            <w:sz w:val="18"/>
          </w:rPr>
          <w:t>changing authorization method, 4-17</w:t>
        </w:r>
      </w:hyperlink>
      <w:r w:rsidR="00C12992" w:rsidRPr="001058B5">
        <w:rPr>
          <w:rFonts w:ascii="Arial" w:hAnsi="Arial" w:cs="Arial"/>
          <w:sz w:val="18"/>
        </w:rPr>
        <w:t xml:space="preserve"> ALTER SESSION statement</w:t>
      </w:r>
    </w:p>
    <w:p w14:paraId="361D8A47" w14:textId="77777777" w:rsidR="008C539B" w:rsidRPr="001058B5" w:rsidRDefault="008D1AB8">
      <w:pPr>
        <w:spacing w:line="219" w:lineRule="exact"/>
        <w:ind w:left="898"/>
        <w:rPr>
          <w:rFonts w:ascii="Arial" w:hAnsi="Arial" w:cs="Arial"/>
          <w:sz w:val="18"/>
        </w:rPr>
      </w:pPr>
      <w:hyperlink w:anchor="_bookmark1065" w:history="1">
        <w:r w:rsidR="00C12992" w:rsidRPr="001058B5">
          <w:rPr>
            <w:rFonts w:ascii="Arial" w:hAnsi="Arial" w:cs="Arial"/>
            <w:sz w:val="18"/>
          </w:rPr>
          <w:t>schema, setting current, 5-16</w:t>
        </w:r>
      </w:hyperlink>
    </w:p>
    <w:p w14:paraId="264EA87A" w14:textId="77777777" w:rsidR="008C539B" w:rsidRPr="001058B5" w:rsidRDefault="008C539B">
      <w:pPr>
        <w:spacing w:line="219" w:lineRule="exact"/>
        <w:rPr>
          <w:rFonts w:ascii="Arial" w:hAnsi="Arial" w:cs="Arial"/>
          <w:sz w:val="18"/>
        </w:rPr>
        <w:sectPr w:rsidR="008C539B" w:rsidRPr="001058B5">
          <w:type w:val="continuous"/>
          <w:pgSz w:w="12240" w:h="15840"/>
          <w:pgMar w:top="1500" w:right="1060" w:bottom="280" w:left="1100" w:header="720" w:footer="720" w:gutter="0"/>
          <w:cols w:num="2" w:space="720" w:equalWidth="0">
            <w:col w:w="4922" w:space="40"/>
            <w:col w:w="5118"/>
          </w:cols>
        </w:sectPr>
      </w:pPr>
    </w:p>
    <w:p w14:paraId="32A20C44" w14:textId="77777777" w:rsidR="008C539B" w:rsidRPr="001058B5" w:rsidRDefault="008C539B">
      <w:pPr>
        <w:pStyle w:val="BodyText"/>
        <w:spacing w:before="3"/>
        <w:rPr>
          <w:rFonts w:ascii="Arial" w:hAnsi="Arial" w:cs="Arial"/>
          <w:sz w:val="25"/>
        </w:rPr>
      </w:pPr>
    </w:p>
    <w:p w14:paraId="0DBD4C2C" w14:textId="77777777" w:rsidR="008C539B" w:rsidRPr="001058B5" w:rsidRDefault="00C12992">
      <w:pPr>
        <w:spacing w:before="105"/>
        <w:ind w:right="137"/>
        <w:jc w:val="right"/>
        <w:rPr>
          <w:rFonts w:ascii="Arial" w:hAnsi="Arial" w:cs="Arial"/>
          <w:b/>
          <w:sz w:val="18"/>
        </w:rPr>
      </w:pPr>
      <w:r w:rsidRPr="001058B5">
        <w:rPr>
          <w:rFonts w:ascii="Arial" w:hAnsi="Arial" w:cs="Arial"/>
          <w:b/>
          <w:sz w:val="18"/>
        </w:rPr>
        <w:t>Index-1</w:t>
      </w:r>
    </w:p>
    <w:p w14:paraId="321FE1B1" w14:textId="77777777" w:rsidR="008C539B" w:rsidRPr="001058B5" w:rsidRDefault="008C539B">
      <w:pPr>
        <w:jc w:val="right"/>
        <w:rPr>
          <w:rFonts w:ascii="Arial" w:hAnsi="Arial" w:cs="Arial"/>
          <w:sz w:val="18"/>
        </w:rPr>
        <w:sectPr w:rsidR="008C539B" w:rsidRPr="001058B5">
          <w:type w:val="continuous"/>
          <w:pgSz w:w="12240" w:h="15840"/>
          <w:pgMar w:top="1500" w:right="1060" w:bottom="280" w:left="1100" w:header="720" w:footer="720" w:gutter="0"/>
          <w:cols w:space="720"/>
        </w:sectPr>
      </w:pPr>
    </w:p>
    <w:p w14:paraId="0C221580" w14:textId="77777777" w:rsidR="008C539B" w:rsidRPr="001058B5" w:rsidRDefault="008D1AB8">
      <w:pPr>
        <w:spacing w:before="70" w:line="235" w:lineRule="auto"/>
        <w:ind w:left="100" w:right="1581"/>
        <w:rPr>
          <w:rFonts w:ascii="Arial" w:hAnsi="Arial" w:cs="Arial"/>
          <w:sz w:val="18"/>
        </w:rPr>
      </w:pPr>
      <w:hyperlink w:anchor="_bookmark99" w:history="1">
        <w:r w:rsidR="00C12992" w:rsidRPr="001058B5">
          <w:rPr>
            <w:rFonts w:ascii="Arial" w:hAnsi="Arial" w:cs="Arial"/>
            <w:sz w:val="18"/>
          </w:rPr>
          <w:t>ALTER USER privilege, 2-7</w:t>
        </w:r>
      </w:hyperlink>
      <w:r w:rsidR="00C12992" w:rsidRPr="001058B5">
        <w:rPr>
          <w:rFonts w:ascii="Arial" w:hAnsi="Arial" w:cs="Arial"/>
          <w:sz w:val="18"/>
        </w:rPr>
        <w:t xml:space="preserve"> ALTER USER statement</w:t>
      </w:r>
    </w:p>
    <w:p w14:paraId="129F8CF2" w14:textId="77777777" w:rsidR="008C539B" w:rsidRPr="001058B5" w:rsidRDefault="008D1AB8">
      <w:pPr>
        <w:spacing w:line="220" w:lineRule="exact"/>
        <w:ind w:left="340"/>
        <w:rPr>
          <w:rFonts w:ascii="Arial" w:hAnsi="Arial" w:cs="Arial"/>
          <w:sz w:val="18"/>
        </w:rPr>
      </w:pPr>
      <w:hyperlink w:anchor="_bookmark872" w:history="1">
        <w:r w:rsidR="00C12992" w:rsidRPr="001058B5">
          <w:rPr>
            <w:rFonts w:ascii="Arial" w:hAnsi="Arial" w:cs="Arial"/>
            <w:sz w:val="18"/>
          </w:rPr>
          <w:t>default roles, 4-48</w:t>
        </w:r>
      </w:hyperlink>
    </w:p>
    <w:p w14:paraId="0DEED14C" w14:textId="77777777" w:rsidR="008C539B" w:rsidRPr="001058B5" w:rsidRDefault="008D1AB8">
      <w:pPr>
        <w:spacing w:line="220" w:lineRule="exact"/>
        <w:ind w:left="340"/>
        <w:rPr>
          <w:rFonts w:ascii="Arial" w:hAnsi="Arial" w:cs="Arial"/>
          <w:sz w:val="18"/>
        </w:rPr>
      </w:pPr>
      <w:hyperlink w:anchor="_bookmark237" w:history="1">
        <w:r w:rsidR="00C12992" w:rsidRPr="001058B5">
          <w:rPr>
            <w:rFonts w:ascii="Arial" w:hAnsi="Arial" w:cs="Arial"/>
            <w:sz w:val="18"/>
          </w:rPr>
          <w:t>explicit account unlocking, 3-7</w:t>
        </w:r>
      </w:hyperlink>
    </w:p>
    <w:p w14:paraId="1DDFF8A0" w14:textId="77777777" w:rsidR="008C539B" w:rsidRPr="001058B5" w:rsidRDefault="008D1AB8">
      <w:pPr>
        <w:spacing w:line="220" w:lineRule="exact"/>
        <w:ind w:left="340"/>
        <w:rPr>
          <w:rFonts w:ascii="Arial" w:hAnsi="Arial" w:cs="Arial"/>
          <w:sz w:val="18"/>
        </w:rPr>
      </w:pPr>
      <w:hyperlink w:anchor="_bookmark433" w:history="1">
        <w:r w:rsidR="00C12992" w:rsidRPr="001058B5">
          <w:rPr>
            <w:rFonts w:ascii="Arial" w:hAnsi="Arial" w:cs="Arial"/>
            <w:sz w:val="18"/>
          </w:rPr>
          <w:t>GRANT CONNECT THROUGH clause, 3-39</w:t>
        </w:r>
      </w:hyperlink>
    </w:p>
    <w:p w14:paraId="3451C574" w14:textId="77777777" w:rsidR="008C539B" w:rsidRPr="001058B5" w:rsidRDefault="008D1AB8">
      <w:pPr>
        <w:spacing w:line="220" w:lineRule="exact"/>
        <w:ind w:left="340"/>
        <w:rPr>
          <w:rFonts w:ascii="Arial" w:hAnsi="Arial" w:cs="Arial"/>
          <w:sz w:val="18"/>
        </w:rPr>
      </w:pPr>
      <w:hyperlink w:anchor="_bookmark105" w:history="1">
        <w:r w:rsidR="00C12992" w:rsidRPr="001058B5">
          <w:rPr>
            <w:rFonts w:ascii="Arial" w:hAnsi="Arial" w:cs="Arial"/>
            <w:sz w:val="18"/>
          </w:rPr>
          <w:t>passwords, changing,   2-8</w:t>
        </w:r>
      </w:hyperlink>
    </w:p>
    <w:p w14:paraId="4010B6E0" w14:textId="77777777" w:rsidR="008C539B" w:rsidRPr="001058B5" w:rsidRDefault="008D1AB8">
      <w:pPr>
        <w:spacing w:line="220" w:lineRule="exact"/>
        <w:ind w:left="340"/>
        <w:rPr>
          <w:rFonts w:ascii="Arial" w:hAnsi="Arial" w:cs="Arial"/>
          <w:sz w:val="18"/>
        </w:rPr>
      </w:pPr>
      <w:hyperlink w:anchor="_bookmark263" w:history="1">
        <w:r w:rsidR="00C12992" w:rsidRPr="001058B5">
          <w:rPr>
            <w:rFonts w:ascii="Arial" w:hAnsi="Arial" w:cs="Arial"/>
            <w:sz w:val="18"/>
          </w:rPr>
          <w:t>passwords, expiring,   3-10</w:t>
        </w:r>
      </w:hyperlink>
    </w:p>
    <w:p w14:paraId="5C449101" w14:textId="77777777" w:rsidR="008C539B" w:rsidRPr="001058B5" w:rsidRDefault="008D1AB8">
      <w:pPr>
        <w:spacing w:line="220" w:lineRule="exact"/>
        <w:ind w:left="340"/>
        <w:rPr>
          <w:rFonts w:ascii="Arial" w:hAnsi="Arial" w:cs="Arial"/>
          <w:sz w:val="18"/>
        </w:rPr>
      </w:pPr>
      <w:hyperlink w:anchor="_bookmark262" w:history="1">
        <w:r w:rsidR="00C12992" w:rsidRPr="001058B5">
          <w:rPr>
            <w:rFonts w:ascii="Arial" w:hAnsi="Arial" w:cs="Arial"/>
            <w:sz w:val="18"/>
          </w:rPr>
          <w:t>profiles, changing, 3-10</w:t>
        </w:r>
      </w:hyperlink>
    </w:p>
    <w:p w14:paraId="4D7BC734" w14:textId="77777777" w:rsidR="008C539B" w:rsidRPr="001058B5" w:rsidRDefault="008D1AB8">
      <w:pPr>
        <w:spacing w:line="220" w:lineRule="exact"/>
        <w:ind w:left="340"/>
        <w:rPr>
          <w:rFonts w:ascii="Arial" w:hAnsi="Arial" w:cs="Arial"/>
          <w:sz w:val="18"/>
        </w:rPr>
      </w:pPr>
      <w:hyperlink w:anchor="_bookmark436" w:history="1">
        <w:r w:rsidR="00C12992" w:rsidRPr="001058B5">
          <w:rPr>
            <w:rFonts w:ascii="Arial" w:hAnsi="Arial" w:cs="Arial"/>
            <w:sz w:val="18"/>
          </w:rPr>
          <w:t>REVOKE CONNECT THROUGH clause, 3-39</w:t>
        </w:r>
      </w:hyperlink>
    </w:p>
    <w:p w14:paraId="2095E8B0" w14:textId="77777777" w:rsidR="008C539B" w:rsidRPr="001058B5" w:rsidRDefault="008D1AB8">
      <w:pPr>
        <w:spacing w:line="220" w:lineRule="exact"/>
        <w:ind w:left="340"/>
        <w:rPr>
          <w:rFonts w:ascii="Arial" w:hAnsi="Arial" w:cs="Arial"/>
          <w:sz w:val="18"/>
        </w:rPr>
      </w:pPr>
      <w:hyperlink w:anchor="_bookmark205" w:history="1">
        <w:r w:rsidR="00C12992" w:rsidRPr="001058B5">
          <w:rPr>
            <w:rFonts w:ascii="Arial" w:hAnsi="Arial" w:cs="Arial"/>
            <w:sz w:val="18"/>
          </w:rPr>
          <w:t>user profile, 3-4</w:t>
        </w:r>
      </w:hyperlink>
    </w:p>
    <w:p w14:paraId="320C76C3" w14:textId="77777777" w:rsidR="008C539B" w:rsidRPr="001058B5" w:rsidRDefault="008D1AB8">
      <w:pPr>
        <w:spacing w:line="237" w:lineRule="auto"/>
        <w:ind w:left="100" w:right="2480"/>
        <w:rPr>
          <w:rFonts w:ascii="Arial" w:hAnsi="Arial" w:cs="Arial"/>
          <w:sz w:val="18"/>
        </w:rPr>
      </w:pPr>
      <w:hyperlink w:anchor="_bookmark101" w:history="1">
        <w:r w:rsidR="00C12992" w:rsidRPr="001058B5">
          <w:rPr>
            <w:rFonts w:ascii="Arial" w:hAnsi="Arial" w:cs="Arial"/>
            <w:sz w:val="18"/>
          </w:rPr>
          <w:t>altering users, 2-8</w:t>
        </w:r>
      </w:hyperlink>
      <w:r w:rsidR="00C12992" w:rsidRPr="001058B5">
        <w:rPr>
          <w:rFonts w:ascii="Arial" w:hAnsi="Arial" w:cs="Arial"/>
          <w:sz w:val="18"/>
        </w:rPr>
        <w:t xml:space="preserve"> ANSI operations</w:t>
      </w:r>
    </w:p>
    <w:p w14:paraId="2334F3FA" w14:textId="77777777" w:rsidR="008C539B" w:rsidRPr="001058B5" w:rsidRDefault="008D1AB8">
      <w:pPr>
        <w:spacing w:line="235" w:lineRule="auto"/>
        <w:ind w:left="100" w:right="249"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ANY system privilege</w:t>
      </w:r>
    </w:p>
    <w:p w14:paraId="41808F31" w14:textId="77777777" w:rsidR="008C539B" w:rsidRPr="001058B5" w:rsidRDefault="008D1AB8">
      <w:pPr>
        <w:spacing w:before="1" w:line="235" w:lineRule="auto"/>
        <w:ind w:left="100" w:right="1581"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application contexts</w:t>
      </w:r>
    </w:p>
    <w:p w14:paraId="7C022EAD" w14:textId="77777777" w:rsidR="008C539B" w:rsidRPr="001058B5" w:rsidRDefault="008D1AB8">
      <w:pPr>
        <w:spacing w:line="220" w:lineRule="exact"/>
        <w:ind w:left="340"/>
        <w:rPr>
          <w:rFonts w:ascii="Arial" w:hAnsi="Arial" w:cs="Arial"/>
          <w:sz w:val="18"/>
        </w:rPr>
      </w:pPr>
      <w:hyperlink w:anchor="_bookmark1126" w:history="1">
        <w:r w:rsidR="00C12992" w:rsidRPr="001058B5">
          <w:rPr>
            <w:rFonts w:ascii="Arial" w:hAnsi="Arial" w:cs="Arial"/>
            <w:sz w:val="18"/>
          </w:rPr>
          <w:t>about, 6-1</w:t>
        </w:r>
      </w:hyperlink>
    </w:p>
    <w:p w14:paraId="7AC5A7EB" w14:textId="77777777" w:rsidR="008C539B" w:rsidRPr="001058B5" w:rsidRDefault="008D1AB8">
      <w:pPr>
        <w:spacing w:before="2" w:line="235" w:lineRule="auto"/>
        <w:ind w:left="340" w:right="2017"/>
        <w:rPr>
          <w:rFonts w:ascii="Arial" w:hAnsi="Arial" w:cs="Arial"/>
          <w:sz w:val="18"/>
        </w:rPr>
      </w:pPr>
      <w:hyperlink w:anchor="_bookmark1140" w:history="1">
        <w:r w:rsidR="00C12992" w:rsidRPr="001058B5">
          <w:rPr>
            <w:rFonts w:ascii="Arial" w:hAnsi="Arial" w:cs="Arial"/>
            <w:sz w:val="18"/>
          </w:rPr>
          <w:t>as secure data cache, 6-2</w:t>
        </w:r>
      </w:hyperlink>
      <w:r w:rsidR="00C12992" w:rsidRPr="001058B5">
        <w:rPr>
          <w:rFonts w:ascii="Arial" w:hAnsi="Arial" w:cs="Arial"/>
          <w:sz w:val="18"/>
        </w:rPr>
        <w:t xml:space="preserve"> </w:t>
      </w:r>
      <w:hyperlink w:anchor="_bookmark1139" w:history="1">
        <w:r w:rsidR="00C12992" w:rsidRPr="001058B5">
          <w:rPr>
            <w:rFonts w:ascii="Arial" w:hAnsi="Arial" w:cs="Arial"/>
            <w:sz w:val="18"/>
          </w:rPr>
          <w:t>benefits of using,  6-2</w:t>
        </w:r>
      </w:hyperlink>
      <w:r w:rsidR="00C12992" w:rsidRPr="001058B5">
        <w:rPr>
          <w:rFonts w:ascii="Arial" w:hAnsi="Arial" w:cs="Arial"/>
          <w:sz w:val="18"/>
        </w:rPr>
        <w:t xml:space="preserve"> </w:t>
      </w:r>
      <w:hyperlink w:anchor="_bookmark1368" w:history="1">
        <w:r w:rsidR="00C12992" w:rsidRPr="001058B5">
          <w:rPr>
            <w:rFonts w:ascii="Arial" w:hAnsi="Arial" w:cs="Arial"/>
            <w:sz w:val="18"/>
          </w:rPr>
          <w:t>bind variables,</w:t>
        </w:r>
        <w:r w:rsidR="00C12992" w:rsidRPr="001058B5">
          <w:rPr>
            <w:rFonts w:ascii="Arial" w:hAnsi="Arial" w:cs="Arial"/>
            <w:spacing w:val="40"/>
            <w:sz w:val="18"/>
          </w:rPr>
          <w:t xml:space="preserve"> </w:t>
        </w:r>
        <w:r w:rsidR="00C12992" w:rsidRPr="001058B5">
          <w:rPr>
            <w:rFonts w:ascii="Arial" w:hAnsi="Arial" w:cs="Arial"/>
            <w:sz w:val="18"/>
          </w:rPr>
          <w:t>7-4</w:t>
        </w:r>
      </w:hyperlink>
    </w:p>
    <w:p w14:paraId="0BC7D2FE" w14:textId="77777777" w:rsidR="008C539B" w:rsidRPr="001058B5" w:rsidRDefault="008D1AB8">
      <w:pPr>
        <w:spacing w:line="221" w:lineRule="exact"/>
        <w:ind w:left="340"/>
        <w:rPr>
          <w:rFonts w:ascii="Arial" w:hAnsi="Arial" w:cs="Arial"/>
          <w:sz w:val="18"/>
        </w:rPr>
      </w:pPr>
      <w:hyperlink w:anchor="_bookmark1128" w:history="1">
        <w:r w:rsidR="00C12992" w:rsidRPr="001058B5">
          <w:rPr>
            <w:rFonts w:ascii="Arial" w:hAnsi="Arial" w:cs="Arial"/>
            <w:sz w:val="18"/>
          </w:rPr>
          <w:t>components, 6-1</w:t>
        </w:r>
      </w:hyperlink>
    </w:p>
    <w:p w14:paraId="0BF60E0D" w14:textId="77777777" w:rsidR="008C539B" w:rsidRPr="001058B5" w:rsidRDefault="008D1AB8">
      <w:pPr>
        <w:spacing w:line="220" w:lineRule="exact"/>
        <w:ind w:left="340"/>
        <w:rPr>
          <w:rFonts w:ascii="Arial" w:hAnsi="Arial" w:cs="Arial"/>
          <w:sz w:val="18"/>
        </w:rPr>
      </w:pPr>
      <w:hyperlink w:anchor="_bookmark1187" w:history="1">
        <w:r w:rsidR="00C12992" w:rsidRPr="001058B5">
          <w:rPr>
            <w:rFonts w:ascii="Arial" w:hAnsi="Arial" w:cs="Arial"/>
            <w:sz w:val="18"/>
          </w:rPr>
          <w:t>DBMS_SESSION.SET_CONTEXT procedure, 6-9</w:t>
        </w:r>
      </w:hyperlink>
    </w:p>
    <w:p w14:paraId="7985CFE7" w14:textId="77777777" w:rsidR="008C539B" w:rsidRPr="001058B5" w:rsidRDefault="008D1AB8">
      <w:pPr>
        <w:spacing w:line="237" w:lineRule="auto"/>
        <w:ind w:left="340" w:right="2017"/>
        <w:rPr>
          <w:rFonts w:ascii="Arial" w:hAnsi="Arial" w:cs="Arial"/>
          <w:sz w:val="18"/>
        </w:rPr>
      </w:pPr>
      <w:hyperlink w:anchor="_bookmark1337" w:history="1">
        <w:r w:rsidR="00C12992" w:rsidRPr="001058B5">
          <w:rPr>
            <w:rFonts w:ascii="Arial" w:hAnsi="Arial" w:cs="Arial"/>
            <w:sz w:val="18"/>
          </w:rPr>
          <w:t>driving context, 6-45</w:t>
        </w:r>
      </w:hyperlink>
      <w:r w:rsidR="00C12992" w:rsidRPr="001058B5">
        <w:rPr>
          <w:rFonts w:ascii="Arial" w:hAnsi="Arial" w:cs="Arial"/>
          <w:sz w:val="18"/>
        </w:rPr>
        <w:t xml:space="preserve"> </w:t>
      </w:r>
      <w:hyperlink w:anchor="_bookmark1142" w:history="1">
        <w:r w:rsidR="00C12992" w:rsidRPr="001058B5">
          <w:rPr>
            <w:rFonts w:ascii="Arial" w:hAnsi="Arial" w:cs="Arial"/>
            <w:sz w:val="18"/>
          </w:rPr>
          <w:t>editions, affect on, 6-3</w:t>
        </w:r>
      </w:hyperlink>
    </w:p>
    <w:p w14:paraId="1D85C030" w14:textId="77777777" w:rsidR="008C539B" w:rsidRPr="001058B5" w:rsidRDefault="008D1AB8">
      <w:pPr>
        <w:spacing w:line="235" w:lineRule="auto"/>
        <w:ind w:left="340" w:right="249"/>
        <w:rPr>
          <w:rFonts w:ascii="Arial" w:hAnsi="Arial" w:cs="Arial"/>
          <w:sz w:val="18"/>
        </w:rPr>
      </w:pPr>
      <w:hyperlink w:anchor="_bookmark1338"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w:t>
      </w:r>
      <w:hyperlink w:anchor="_bookmark1333" w:history="1">
        <w:r w:rsidR="00C12992" w:rsidRPr="001058B5">
          <w:rPr>
            <w:rFonts w:ascii="Arial" w:hAnsi="Arial" w:cs="Arial"/>
            <w:sz w:val="18"/>
          </w:rPr>
          <w:t>finding information about, 6-45</w:t>
        </w:r>
      </w:hyperlink>
    </w:p>
    <w:p w14:paraId="2F2AC13D" w14:textId="77777777" w:rsidR="008C539B" w:rsidRPr="001058B5" w:rsidRDefault="00C12992">
      <w:pPr>
        <w:spacing w:before="1" w:line="235" w:lineRule="auto"/>
        <w:ind w:left="580" w:right="1119" w:hanging="240"/>
        <w:rPr>
          <w:rFonts w:ascii="Arial" w:hAnsi="Arial" w:cs="Arial"/>
          <w:sz w:val="18"/>
        </w:rPr>
      </w:pPr>
      <w:r w:rsidRPr="001058B5">
        <w:rPr>
          <w:rFonts w:ascii="Arial" w:hAnsi="Arial" w:cs="Arial"/>
          <w:sz w:val="18"/>
        </w:rPr>
        <w:t xml:space="preserve">global application contexts </w:t>
      </w:r>
      <w:hyperlink w:anchor="_bookmark1279" w:history="1">
        <w:r w:rsidRPr="001058B5">
          <w:rPr>
            <w:rFonts w:ascii="Arial" w:hAnsi="Arial" w:cs="Arial"/>
            <w:sz w:val="18"/>
          </w:rPr>
          <w:t>authenticating user for multiple</w:t>
        </w:r>
      </w:hyperlink>
    </w:p>
    <w:p w14:paraId="164405CC" w14:textId="77777777" w:rsidR="008C539B" w:rsidRPr="001058B5" w:rsidRDefault="008D1AB8">
      <w:pPr>
        <w:spacing w:line="220" w:lineRule="exact"/>
        <w:ind w:left="940"/>
        <w:rPr>
          <w:rFonts w:ascii="Arial" w:hAnsi="Arial" w:cs="Arial"/>
          <w:sz w:val="18"/>
        </w:rPr>
      </w:pPr>
      <w:hyperlink w:anchor="_bookmark1279" w:history="1">
        <w:r w:rsidR="00C12992" w:rsidRPr="001058B5">
          <w:rPr>
            <w:rFonts w:ascii="Arial" w:hAnsi="Arial" w:cs="Arial"/>
            <w:sz w:val="18"/>
          </w:rPr>
          <w:t>applications, 6-27</w:t>
        </w:r>
      </w:hyperlink>
    </w:p>
    <w:p w14:paraId="4A9F2545" w14:textId="77777777" w:rsidR="008C539B" w:rsidRPr="001058B5" w:rsidRDefault="008D1AB8">
      <w:pPr>
        <w:spacing w:line="220" w:lineRule="exact"/>
        <w:ind w:left="580"/>
        <w:rPr>
          <w:rFonts w:ascii="Arial" w:hAnsi="Arial" w:cs="Arial"/>
          <w:sz w:val="18"/>
        </w:rPr>
      </w:pPr>
      <w:hyperlink w:anchor="_bookmark1257" w:history="1">
        <w:r w:rsidR="00C12992" w:rsidRPr="001058B5">
          <w:rPr>
            <w:rFonts w:ascii="Arial" w:hAnsi="Arial" w:cs="Arial"/>
            <w:sz w:val="18"/>
          </w:rPr>
          <w:t>creating, 6-23</w:t>
        </w:r>
      </w:hyperlink>
    </w:p>
    <w:p w14:paraId="5665B0D1" w14:textId="77777777" w:rsidR="008C539B" w:rsidRPr="001058B5" w:rsidRDefault="008D1AB8">
      <w:pPr>
        <w:spacing w:line="220" w:lineRule="exact"/>
        <w:ind w:left="340"/>
        <w:rPr>
          <w:rFonts w:ascii="Arial" w:hAnsi="Arial" w:cs="Arial"/>
          <w:sz w:val="18"/>
        </w:rPr>
      </w:pPr>
      <w:hyperlink w:anchor="_bookmark1195" w:history="1">
        <w:r w:rsidR="00C12992" w:rsidRPr="001058B5">
          <w:rPr>
            <w:rFonts w:ascii="Arial" w:hAnsi="Arial" w:cs="Arial"/>
            <w:sz w:val="18"/>
          </w:rPr>
          <w:t>logon trigger, creating, 6-11</w:t>
        </w:r>
      </w:hyperlink>
    </w:p>
    <w:p w14:paraId="163D1938" w14:textId="77777777" w:rsidR="008C539B" w:rsidRPr="001058B5" w:rsidRDefault="008D1AB8">
      <w:pPr>
        <w:spacing w:line="237" w:lineRule="auto"/>
        <w:ind w:left="340"/>
        <w:rPr>
          <w:rFonts w:ascii="Arial" w:hAnsi="Arial" w:cs="Arial"/>
          <w:sz w:val="18"/>
        </w:rPr>
      </w:pPr>
      <w:hyperlink w:anchor="_bookmark1366" w:history="1">
        <w:r w:rsidR="00C12992" w:rsidRPr="001058B5">
          <w:rPr>
            <w:rFonts w:ascii="Arial" w:hAnsi="Arial" w:cs="Arial"/>
            <w:sz w:val="18"/>
          </w:rPr>
          <w:t>Oracle Virtual Private Database, used with, 7-3</w:t>
        </w:r>
      </w:hyperlink>
      <w:r w:rsidR="00C12992" w:rsidRPr="001058B5">
        <w:rPr>
          <w:rFonts w:ascii="Arial" w:hAnsi="Arial" w:cs="Arial"/>
          <w:sz w:val="18"/>
        </w:rPr>
        <w:t xml:space="preserve"> </w:t>
      </w:r>
      <w:hyperlink w:anchor="_bookmark1485" w:history="1">
        <w:r w:rsidR="00C12992" w:rsidRPr="001058B5">
          <w:rPr>
            <w:rFonts w:ascii="Arial" w:hAnsi="Arial" w:cs="Arial"/>
            <w:sz w:val="18"/>
          </w:rPr>
          <w:t>performance, 7-27</w:t>
        </w:r>
      </w:hyperlink>
    </w:p>
    <w:p w14:paraId="40FD4446" w14:textId="77777777" w:rsidR="008C539B" w:rsidRPr="001058B5" w:rsidRDefault="008D1AB8">
      <w:pPr>
        <w:spacing w:line="235" w:lineRule="auto"/>
        <w:ind w:left="340" w:right="1581"/>
        <w:rPr>
          <w:rFonts w:ascii="Arial" w:hAnsi="Arial" w:cs="Arial"/>
          <w:sz w:val="18"/>
        </w:rPr>
      </w:pPr>
      <w:hyperlink w:anchor="_bookmark1422" w:history="1">
        <w:r w:rsidR="00C12992" w:rsidRPr="001058B5">
          <w:rPr>
            <w:rFonts w:ascii="Arial" w:hAnsi="Arial" w:cs="Arial"/>
            <w:sz w:val="18"/>
          </w:rPr>
          <w:t>policy groups, used in, 7-11</w:t>
        </w:r>
      </w:hyperlink>
      <w:r w:rsidR="00C12992" w:rsidRPr="001058B5">
        <w:rPr>
          <w:rFonts w:ascii="Arial" w:hAnsi="Arial" w:cs="Arial"/>
          <w:sz w:val="18"/>
        </w:rPr>
        <w:t xml:space="preserve"> </w:t>
      </w:r>
      <w:hyperlink w:anchor="_bookmark1367" w:history="1">
        <w:r w:rsidR="00C12992" w:rsidRPr="001058B5">
          <w:rPr>
            <w:rFonts w:ascii="Arial" w:hAnsi="Arial" w:cs="Arial"/>
            <w:sz w:val="18"/>
          </w:rPr>
          <w:t>returning predicate, 7-3</w:t>
        </w:r>
      </w:hyperlink>
    </w:p>
    <w:p w14:paraId="4F30FD7B" w14:textId="77777777" w:rsidR="008C539B" w:rsidRPr="001058B5" w:rsidRDefault="008D1AB8">
      <w:pPr>
        <w:spacing w:before="1" w:line="235" w:lineRule="auto"/>
        <w:ind w:left="340" w:right="1119"/>
        <w:rPr>
          <w:rFonts w:ascii="Arial" w:hAnsi="Arial" w:cs="Arial"/>
          <w:sz w:val="18"/>
        </w:rPr>
      </w:pPr>
      <w:hyperlink w:anchor="_bookmark1169" w:history="1">
        <w:r w:rsidR="00C12992" w:rsidRPr="001058B5">
          <w:rPr>
            <w:rFonts w:ascii="Arial" w:hAnsi="Arial" w:cs="Arial"/>
            <w:sz w:val="18"/>
          </w:rPr>
          <w:t>session information, retrieving, 6-7</w:t>
        </w:r>
      </w:hyperlink>
      <w:r w:rsidR="00C12992" w:rsidRPr="001058B5">
        <w:rPr>
          <w:rFonts w:ascii="Arial" w:hAnsi="Arial" w:cs="Arial"/>
          <w:sz w:val="18"/>
        </w:rPr>
        <w:t xml:space="preserve"> </w:t>
      </w:r>
      <w:hyperlink w:anchor="_bookmark1220" w:history="1">
        <w:r w:rsidR="00C12992" w:rsidRPr="001058B5">
          <w:rPr>
            <w:rFonts w:ascii="Arial" w:hAnsi="Arial" w:cs="Arial"/>
            <w:sz w:val="18"/>
          </w:rPr>
          <w:t>support for database links, 6-16</w:t>
        </w:r>
      </w:hyperlink>
      <w:r w:rsidR="00C12992" w:rsidRPr="001058B5">
        <w:rPr>
          <w:rFonts w:ascii="Arial" w:hAnsi="Arial" w:cs="Arial"/>
          <w:sz w:val="18"/>
        </w:rPr>
        <w:t xml:space="preserve"> </w:t>
      </w:r>
      <w:hyperlink w:anchor="_bookmark1144" w:history="1">
        <w:r w:rsidR="00C12992" w:rsidRPr="001058B5">
          <w:rPr>
            <w:rFonts w:ascii="Arial" w:hAnsi="Arial" w:cs="Arial"/>
            <w:sz w:val="18"/>
          </w:rPr>
          <w:t>types, 6-3</w:t>
        </w:r>
      </w:hyperlink>
    </w:p>
    <w:p w14:paraId="25793F89" w14:textId="77777777" w:rsidR="008C539B" w:rsidRPr="001058B5" w:rsidRDefault="008D1AB8">
      <w:pPr>
        <w:spacing w:before="2" w:line="235" w:lineRule="auto"/>
        <w:ind w:left="340" w:right="249"/>
        <w:rPr>
          <w:rFonts w:ascii="Arial" w:hAnsi="Arial" w:cs="Arial"/>
          <w:sz w:val="18"/>
        </w:rPr>
      </w:pPr>
      <w:hyperlink w:anchor="_bookmark1247" w:history="1">
        <w:r w:rsidR="00C12992" w:rsidRPr="001058B5">
          <w:rPr>
            <w:rFonts w:ascii="Arial" w:hAnsi="Arial" w:cs="Arial"/>
            <w:sz w:val="18"/>
          </w:rPr>
          <w:t xml:space="preserve">users, nondatabase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t>
      </w:r>
      <w:hyperlink w:anchor="_bookmark1131" w:history="1">
        <w:r w:rsidR="00C12992" w:rsidRPr="001058B5">
          <w:rPr>
            <w:rFonts w:ascii="Arial" w:hAnsi="Arial" w:cs="Arial"/>
            <w:sz w:val="18"/>
          </w:rPr>
          <w:t>where values are stored, 6-2</w:t>
        </w:r>
      </w:hyperlink>
    </w:p>
    <w:p w14:paraId="37873B2B" w14:textId="77777777" w:rsidR="008C539B" w:rsidRPr="001058B5" w:rsidRDefault="008D1AB8">
      <w:pPr>
        <w:spacing w:before="1" w:line="235" w:lineRule="auto"/>
        <w:ind w:left="700" w:right="193" w:hanging="360"/>
        <w:jc w:val="both"/>
        <w:rPr>
          <w:rFonts w:ascii="Arial" w:hAnsi="Arial" w:cs="Arial"/>
          <w:sz w:val="18"/>
        </w:rPr>
      </w:pPr>
      <w:hyperlink w:anchor="_bookmark1242" w:history="1">
        <w:r w:rsidR="00C12992" w:rsidRPr="001058B5">
          <w:rPr>
            <w:rFonts w:ascii="Arial" w:hAnsi="Arial" w:cs="Arial"/>
            <w:i/>
            <w:sz w:val="18"/>
          </w:rPr>
          <w:t xml:space="preserve">See also </w:t>
        </w:r>
      </w:hyperlink>
      <w:r w:rsidR="00C12992" w:rsidRPr="001058B5">
        <w:rPr>
          <w:rFonts w:ascii="Arial" w:hAnsi="Arial" w:cs="Arial"/>
          <w:sz w:val="18"/>
        </w:rPr>
        <w:t>client session-based application contexts, database session-based application</w:t>
      </w:r>
      <w:r w:rsidR="00C12992" w:rsidRPr="001058B5">
        <w:rPr>
          <w:rFonts w:ascii="Arial" w:hAnsi="Arial" w:cs="Arial"/>
          <w:spacing w:val="-28"/>
          <w:sz w:val="18"/>
        </w:rPr>
        <w:t xml:space="preserve"> </w:t>
      </w:r>
      <w:r w:rsidR="00C12992" w:rsidRPr="001058B5">
        <w:rPr>
          <w:rFonts w:ascii="Arial" w:hAnsi="Arial" w:cs="Arial"/>
          <w:sz w:val="18"/>
        </w:rPr>
        <w:t>contexts, global application</w:t>
      </w:r>
      <w:r w:rsidR="00C12992" w:rsidRPr="001058B5">
        <w:rPr>
          <w:rFonts w:ascii="Arial" w:hAnsi="Arial" w:cs="Arial"/>
          <w:spacing w:val="-3"/>
          <w:sz w:val="18"/>
        </w:rPr>
        <w:t xml:space="preserve"> </w:t>
      </w:r>
      <w:r w:rsidR="00C12992" w:rsidRPr="001058B5">
        <w:rPr>
          <w:rFonts w:ascii="Arial" w:hAnsi="Arial" w:cs="Arial"/>
          <w:sz w:val="18"/>
        </w:rPr>
        <w:t>contexts</w:t>
      </w:r>
    </w:p>
    <w:p w14:paraId="59F5B6A3" w14:textId="77777777" w:rsidR="008C539B" w:rsidRPr="001058B5" w:rsidRDefault="00C12992">
      <w:pPr>
        <w:spacing w:before="1" w:line="237" w:lineRule="auto"/>
        <w:ind w:left="340" w:right="1581" w:hanging="240"/>
        <w:rPr>
          <w:rFonts w:ascii="Arial" w:hAnsi="Arial" w:cs="Arial"/>
          <w:sz w:val="18"/>
        </w:rPr>
      </w:pPr>
      <w:r w:rsidRPr="001058B5">
        <w:rPr>
          <w:rFonts w:ascii="Arial" w:hAnsi="Arial" w:cs="Arial"/>
          <w:sz w:val="18"/>
        </w:rPr>
        <w:t xml:space="preserve">application developers </w:t>
      </w:r>
      <w:hyperlink w:anchor="_bookmark2321" w:history="1">
        <w:r w:rsidRPr="001058B5">
          <w:rPr>
            <w:rFonts w:ascii="Arial" w:hAnsi="Arial" w:cs="Arial"/>
            <w:sz w:val="18"/>
          </w:rPr>
          <w:t>CONNECT role change,</w:t>
        </w:r>
        <w:r w:rsidRPr="001058B5">
          <w:rPr>
            <w:rFonts w:ascii="Arial" w:hAnsi="Arial" w:cs="Arial"/>
            <w:spacing w:val="30"/>
            <w:sz w:val="18"/>
          </w:rPr>
          <w:t xml:space="preserve"> </w:t>
        </w:r>
        <w:r w:rsidRPr="001058B5">
          <w:rPr>
            <w:rFonts w:ascii="Arial" w:hAnsi="Arial" w:cs="Arial"/>
            <w:sz w:val="18"/>
          </w:rPr>
          <w:t>10-23</w:t>
        </w:r>
      </w:hyperlink>
    </w:p>
    <w:p w14:paraId="426C792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 security</w:t>
      </w:r>
    </w:p>
    <w:p w14:paraId="566FF919" w14:textId="77777777" w:rsidR="008C539B" w:rsidRPr="001058B5" w:rsidRDefault="008D1AB8">
      <w:pPr>
        <w:spacing w:line="237" w:lineRule="auto"/>
        <w:ind w:left="700" w:right="1346" w:hanging="360"/>
        <w:rPr>
          <w:rFonts w:ascii="Arial" w:hAnsi="Arial" w:cs="Arial"/>
          <w:sz w:val="18"/>
        </w:rPr>
      </w:pPr>
      <w:hyperlink w:anchor="_bookmark904" w:history="1">
        <w:r w:rsidR="00C12992" w:rsidRPr="001058B5">
          <w:rPr>
            <w:rFonts w:ascii="Arial" w:hAnsi="Arial" w:cs="Arial"/>
            <w:sz w:val="18"/>
          </w:rPr>
          <w:t>restricting wallet access to current application, 4-55</w:t>
        </w:r>
      </w:hyperlink>
    </w:p>
    <w:p w14:paraId="20B41591" w14:textId="77777777" w:rsidR="008C539B" w:rsidRPr="001058B5" w:rsidRDefault="008D1AB8">
      <w:pPr>
        <w:spacing w:line="235" w:lineRule="auto"/>
        <w:ind w:left="340"/>
        <w:rPr>
          <w:rFonts w:ascii="Arial" w:hAnsi="Arial" w:cs="Arial"/>
          <w:sz w:val="18"/>
        </w:rPr>
      </w:pPr>
      <w:hyperlink w:anchor="_bookmark909" w:history="1">
        <w:r w:rsidR="00C12992" w:rsidRPr="001058B5">
          <w:rPr>
            <w:rFonts w:ascii="Arial" w:hAnsi="Arial" w:cs="Arial"/>
            <w:sz w:val="18"/>
          </w:rPr>
          <w:t>sharing wallet with other applications, 4-55</w:t>
        </w:r>
      </w:hyperlink>
      <w:r w:rsidR="00C12992" w:rsidRPr="001058B5">
        <w:rPr>
          <w:rFonts w:ascii="Arial" w:hAnsi="Arial" w:cs="Arial"/>
          <w:sz w:val="18"/>
        </w:rPr>
        <w:t xml:space="preserve"> </w:t>
      </w:r>
      <w:hyperlink w:anchor="_bookmark1161" w:history="1">
        <w:r w:rsidR="00C12992" w:rsidRPr="001058B5">
          <w:rPr>
            <w:rFonts w:ascii="Arial" w:hAnsi="Arial" w:cs="Arial"/>
            <w:sz w:val="18"/>
          </w:rPr>
          <w:t>specifying attributes, 6-6</w:t>
        </w:r>
      </w:hyperlink>
    </w:p>
    <w:p w14:paraId="37AC1B37" w14:textId="77777777" w:rsidR="008C539B" w:rsidRPr="001058B5" w:rsidRDefault="00C12992">
      <w:pPr>
        <w:spacing w:line="220" w:lineRule="exact"/>
        <w:ind w:left="100"/>
        <w:rPr>
          <w:rFonts w:ascii="Arial" w:hAnsi="Arial" w:cs="Arial"/>
          <w:sz w:val="18"/>
        </w:rPr>
      </w:pPr>
      <w:r w:rsidRPr="001058B5">
        <w:rPr>
          <w:rFonts w:ascii="Arial" w:hAnsi="Arial" w:cs="Arial"/>
          <w:sz w:val="18"/>
        </w:rPr>
        <w:t>application users who are database users</w:t>
      </w:r>
    </w:p>
    <w:p w14:paraId="609CE804" w14:textId="77777777" w:rsidR="008C539B" w:rsidRPr="001058B5" w:rsidRDefault="008D1AB8">
      <w:pPr>
        <w:spacing w:line="237" w:lineRule="auto"/>
        <w:ind w:left="700" w:right="249" w:hanging="360"/>
        <w:rPr>
          <w:rFonts w:ascii="Arial" w:hAnsi="Arial" w:cs="Arial"/>
          <w:sz w:val="18"/>
        </w:rPr>
      </w:pPr>
      <w:hyperlink w:anchor="_bookmark1532" w:history="1">
        <w:r w:rsidR="00C12992" w:rsidRPr="001058B5">
          <w:rPr>
            <w:rFonts w:ascii="Arial" w:hAnsi="Arial" w:cs="Arial"/>
            <w:sz w:val="18"/>
          </w:rPr>
          <w:t>Oracle Virtual Private Database, how it works with, 7-38</w:t>
        </w:r>
      </w:hyperlink>
    </w:p>
    <w:p w14:paraId="7E7DD5E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applications</w:t>
      </w:r>
    </w:p>
    <w:p w14:paraId="3C837002" w14:textId="77777777" w:rsidR="008C539B" w:rsidRPr="001058B5" w:rsidRDefault="008D1AB8">
      <w:pPr>
        <w:spacing w:line="237" w:lineRule="auto"/>
        <w:ind w:left="340" w:right="1581"/>
        <w:rPr>
          <w:rFonts w:ascii="Arial" w:hAnsi="Arial" w:cs="Arial"/>
          <w:sz w:val="18"/>
        </w:rPr>
      </w:pPr>
      <w:hyperlink w:anchor="_bookmark993" w:history="1">
        <w:r w:rsidR="00C12992" w:rsidRPr="001058B5">
          <w:rPr>
            <w:rFonts w:ascii="Arial" w:hAnsi="Arial" w:cs="Arial"/>
            <w:sz w:val="18"/>
          </w:rPr>
          <w:t>about security policies for, 5-1</w:t>
        </w:r>
      </w:hyperlink>
      <w:r w:rsidR="00C12992" w:rsidRPr="001058B5">
        <w:rPr>
          <w:rFonts w:ascii="Arial" w:hAnsi="Arial" w:cs="Arial"/>
          <w:sz w:val="18"/>
        </w:rPr>
        <w:t xml:space="preserve"> </w:t>
      </w:r>
      <w:hyperlink w:anchor="_bookmark998" w:history="1">
        <w:r w:rsidR="00C12992" w:rsidRPr="001058B5">
          <w:rPr>
            <w:rFonts w:ascii="Arial" w:hAnsi="Arial" w:cs="Arial"/>
            <w:sz w:val="18"/>
          </w:rPr>
          <w:t>database users, 5-2</w:t>
        </w:r>
      </w:hyperlink>
    </w:p>
    <w:p w14:paraId="196CD106" w14:textId="77777777" w:rsidR="008C539B" w:rsidRPr="001058B5" w:rsidRDefault="008D1AB8">
      <w:pPr>
        <w:spacing w:line="235" w:lineRule="auto"/>
        <w:ind w:left="340" w:right="1581"/>
        <w:rPr>
          <w:rFonts w:ascii="Arial" w:hAnsi="Arial" w:cs="Arial"/>
          <w:sz w:val="18"/>
        </w:rPr>
      </w:pPr>
      <w:hyperlink w:anchor="_bookmark557" w:history="1">
        <w:r w:rsidR="00C12992" w:rsidRPr="001058B5">
          <w:rPr>
            <w:rFonts w:ascii="Arial" w:hAnsi="Arial" w:cs="Arial"/>
            <w:sz w:val="18"/>
          </w:rPr>
          <w:t>enhancing security with, 4-8</w:t>
        </w:r>
      </w:hyperlink>
      <w:r w:rsidR="00C12992" w:rsidRPr="001058B5">
        <w:rPr>
          <w:rFonts w:ascii="Arial" w:hAnsi="Arial" w:cs="Arial"/>
          <w:sz w:val="18"/>
        </w:rPr>
        <w:t xml:space="preserve"> </w:t>
      </w:r>
      <w:hyperlink w:anchor="_bookmark1076" w:history="1">
        <w:r w:rsidR="00C12992" w:rsidRPr="001058B5">
          <w:rPr>
            <w:rFonts w:ascii="Arial" w:hAnsi="Arial" w:cs="Arial"/>
            <w:sz w:val="18"/>
          </w:rPr>
          <w:t>object privileges, 5-16</w:t>
        </w:r>
      </w:hyperlink>
    </w:p>
    <w:p w14:paraId="7E9B93EA" w14:textId="77777777" w:rsidR="008C539B" w:rsidRPr="001058B5" w:rsidRDefault="008D1AB8">
      <w:pPr>
        <w:spacing w:line="235" w:lineRule="auto"/>
        <w:ind w:left="340"/>
        <w:rPr>
          <w:rFonts w:ascii="Arial" w:hAnsi="Arial" w:cs="Arial"/>
          <w:sz w:val="18"/>
        </w:rPr>
      </w:pPr>
      <w:hyperlink w:anchor="_bookmark1081" w:history="1">
        <w:r w:rsidR="00C12992" w:rsidRPr="001058B5">
          <w:rPr>
            <w:rFonts w:ascii="Arial" w:hAnsi="Arial" w:cs="Arial"/>
            <w:sz w:val="18"/>
          </w:rPr>
          <w:t>object privileges permitting SQL statements, 5-17</w:t>
        </w:r>
      </w:hyperlink>
      <w:r w:rsidR="00C12992" w:rsidRPr="001058B5">
        <w:rPr>
          <w:rFonts w:ascii="Arial" w:hAnsi="Arial" w:cs="Arial"/>
          <w:sz w:val="18"/>
        </w:rPr>
        <w:t xml:space="preserve"> One Big Application User authentication</w:t>
      </w:r>
    </w:p>
    <w:p w14:paraId="318675D0" w14:textId="77777777" w:rsidR="008C539B" w:rsidRPr="001058B5" w:rsidRDefault="00C12992">
      <w:pPr>
        <w:spacing w:before="70" w:line="235" w:lineRule="auto"/>
        <w:ind w:left="580" w:right="1806"/>
        <w:rPr>
          <w:rFonts w:ascii="Arial" w:hAnsi="Arial" w:cs="Arial"/>
          <w:sz w:val="18"/>
        </w:rPr>
      </w:pPr>
      <w:r w:rsidRPr="001058B5">
        <w:rPr>
          <w:rFonts w:ascii="Arial" w:hAnsi="Arial" w:cs="Arial"/>
        </w:rPr>
        <w:br w:type="column"/>
      </w:r>
      <w:hyperlink w:anchor="_bookmark1011" w:history="1">
        <w:r w:rsidRPr="001058B5">
          <w:rPr>
            <w:rFonts w:ascii="Arial" w:hAnsi="Arial" w:cs="Arial"/>
            <w:sz w:val="18"/>
          </w:rPr>
          <w:t>security considerations, 5-3</w:t>
        </w:r>
      </w:hyperlink>
      <w:r w:rsidRPr="001058B5">
        <w:rPr>
          <w:rFonts w:ascii="Arial" w:hAnsi="Arial" w:cs="Arial"/>
          <w:sz w:val="18"/>
        </w:rPr>
        <w:t xml:space="preserve"> </w:t>
      </w:r>
      <w:hyperlink w:anchor="_bookmark999" w:history="1">
        <w:r w:rsidRPr="001058B5">
          <w:rPr>
            <w:rFonts w:ascii="Arial" w:hAnsi="Arial" w:cs="Arial"/>
            <w:sz w:val="18"/>
          </w:rPr>
          <w:t>security risks of, 5-2</w:t>
        </w:r>
      </w:hyperlink>
    </w:p>
    <w:p w14:paraId="0E628581" w14:textId="77777777" w:rsidR="008C539B" w:rsidRPr="001058B5" w:rsidRDefault="008D1AB8">
      <w:pPr>
        <w:spacing w:line="237" w:lineRule="auto"/>
        <w:ind w:left="700" w:right="836" w:hanging="360"/>
        <w:rPr>
          <w:rFonts w:ascii="Arial" w:hAnsi="Arial" w:cs="Arial"/>
          <w:sz w:val="18"/>
        </w:rPr>
      </w:pPr>
      <w:hyperlink w:anchor="_bookmark1509" w:history="1">
        <w:r w:rsidR="00C12992" w:rsidRPr="001058B5">
          <w:rPr>
            <w:rFonts w:ascii="Arial" w:hAnsi="Arial" w:cs="Arial"/>
            <w:sz w:val="18"/>
          </w:rPr>
          <w:t>Oracle Virtual Private Database, how it works with, 7-35</w:t>
        </w:r>
      </w:hyperlink>
    </w:p>
    <w:p w14:paraId="74A870A4" w14:textId="77777777" w:rsidR="008C539B" w:rsidRPr="001058B5" w:rsidRDefault="008D1AB8">
      <w:pPr>
        <w:spacing w:line="235" w:lineRule="auto"/>
        <w:ind w:left="340" w:right="1892"/>
        <w:jc w:val="both"/>
        <w:rPr>
          <w:rFonts w:ascii="Arial" w:hAnsi="Arial" w:cs="Arial"/>
          <w:sz w:val="18"/>
        </w:rPr>
      </w:pPr>
      <w:hyperlink w:anchor="_bookmark1019" w:history="1">
        <w:r w:rsidR="00C12992" w:rsidRPr="001058B5">
          <w:rPr>
            <w:rFonts w:ascii="Arial" w:hAnsi="Arial" w:cs="Arial"/>
            <w:sz w:val="18"/>
          </w:rPr>
          <w:t>password handling,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password protection strategies, 5-3</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privileges, managing, 5-11</w:t>
        </w:r>
      </w:hyperlink>
    </w:p>
    <w:p w14:paraId="7CF6280E" w14:textId="77777777" w:rsidR="008C539B" w:rsidRPr="001058B5" w:rsidRDefault="00C12992">
      <w:pPr>
        <w:spacing w:line="221" w:lineRule="exact"/>
        <w:ind w:left="340"/>
        <w:rPr>
          <w:rFonts w:ascii="Arial" w:hAnsi="Arial" w:cs="Arial"/>
          <w:sz w:val="18"/>
        </w:rPr>
      </w:pPr>
      <w:r w:rsidRPr="001058B5">
        <w:rPr>
          <w:rFonts w:ascii="Arial" w:hAnsi="Arial" w:cs="Arial"/>
          <w:sz w:val="18"/>
        </w:rPr>
        <w:t>roles</w:t>
      </w:r>
    </w:p>
    <w:p w14:paraId="0A6B9142" w14:textId="77777777" w:rsidR="008C539B" w:rsidRPr="001058B5" w:rsidRDefault="008D1AB8">
      <w:pPr>
        <w:spacing w:line="220" w:lineRule="exact"/>
        <w:ind w:left="580"/>
        <w:rPr>
          <w:rFonts w:ascii="Arial" w:hAnsi="Arial" w:cs="Arial"/>
          <w:sz w:val="18"/>
        </w:rPr>
      </w:pPr>
      <w:hyperlink w:anchor="_bookmark563" w:history="1">
        <w:r w:rsidR="00C12992" w:rsidRPr="001058B5">
          <w:rPr>
            <w:rFonts w:ascii="Arial" w:hAnsi="Arial" w:cs="Arial"/>
            <w:sz w:val="18"/>
          </w:rPr>
          <w:t>multiple, 4-8</w:t>
        </w:r>
      </w:hyperlink>
    </w:p>
    <w:p w14:paraId="5BB0414E" w14:textId="77777777" w:rsidR="008C539B" w:rsidRPr="001058B5" w:rsidRDefault="008D1AB8">
      <w:pPr>
        <w:spacing w:line="235" w:lineRule="auto"/>
        <w:ind w:left="940" w:right="1513" w:hanging="360"/>
        <w:rPr>
          <w:rFonts w:ascii="Arial" w:hAnsi="Arial" w:cs="Arial"/>
          <w:sz w:val="18"/>
        </w:rPr>
      </w:pPr>
      <w:hyperlink w:anchor="_bookmark1051" w:history="1">
        <w:r w:rsidR="00C12992" w:rsidRPr="001058B5">
          <w:rPr>
            <w:rFonts w:ascii="Arial" w:hAnsi="Arial" w:cs="Arial"/>
            <w:sz w:val="18"/>
          </w:rPr>
          <w:t>privileges, associating with database roles, 5-14</w:t>
        </w:r>
      </w:hyperlink>
    </w:p>
    <w:p w14:paraId="13C62D3F" w14:textId="77777777" w:rsidR="008C539B" w:rsidRPr="001058B5" w:rsidRDefault="008D1AB8">
      <w:pPr>
        <w:spacing w:line="220" w:lineRule="exact"/>
        <w:ind w:left="340"/>
        <w:rPr>
          <w:rFonts w:ascii="Arial" w:hAnsi="Arial" w:cs="Arial"/>
          <w:sz w:val="18"/>
        </w:rPr>
      </w:pPr>
      <w:hyperlink w:anchor="_bookmark698" w:history="1">
        <w:r w:rsidR="00C12992" w:rsidRPr="001058B5">
          <w:rPr>
            <w:rFonts w:ascii="Arial" w:hAnsi="Arial" w:cs="Arial"/>
            <w:sz w:val="18"/>
          </w:rPr>
          <w:t xml:space="preserve">security,    4-21, </w:t>
        </w:r>
      </w:hyperlink>
      <w:hyperlink w:anchor="_bookmark1008" w:history="1">
        <w:r w:rsidR="00C12992" w:rsidRPr="001058B5">
          <w:rPr>
            <w:rFonts w:ascii="Arial" w:hAnsi="Arial" w:cs="Arial"/>
            <w:sz w:val="18"/>
          </w:rPr>
          <w:t>5-2</w:t>
        </w:r>
      </w:hyperlink>
    </w:p>
    <w:p w14:paraId="34C2908C" w14:textId="77777777" w:rsidR="008C539B" w:rsidRPr="001058B5" w:rsidRDefault="008D1AB8">
      <w:pPr>
        <w:spacing w:before="1" w:line="235" w:lineRule="auto"/>
        <w:ind w:left="340" w:right="1806"/>
        <w:rPr>
          <w:rFonts w:ascii="Arial" w:hAnsi="Arial" w:cs="Arial"/>
          <w:sz w:val="18"/>
        </w:rPr>
      </w:pPr>
      <w:hyperlink w:anchor="_bookmark996" w:history="1">
        <w:r w:rsidR="00C12992" w:rsidRPr="001058B5">
          <w:rPr>
            <w:rFonts w:ascii="Arial" w:hAnsi="Arial" w:cs="Arial"/>
            <w:sz w:val="18"/>
          </w:rPr>
          <w:t>security considerations for use, 5-1</w:t>
        </w:r>
      </w:hyperlink>
      <w:r w:rsidR="00C12992" w:rsidRPr="001058B5">
        <w:rPr>
          <w:rFonts w:ascii="Arial" w:hAnsi="Arial" w:cs="Arial"/>
          <w:sz w:val="18"/>
        </w:rPr>
        <w:t xml:space="preserve"> </w:t>
      </w:r>
      <w:hyperlink w:anchor="_bookmark1510" w:history="1">
        <w:r w:rsidR="00C12992" w:rsidRPr="001058B5">
          <w:rPr>
            <w:rFonts w:ascii="Arial" w:hAnsi="Arial" w:cs="Arial"/>
            <w:sz w:val="18"/>
          </w:rPr>
          <w:t>security limitations, 7-35</w:t>
        </w:r>
      </w:hyperlink>
    </w:p>
    <w:p w14:paraId="2730095A" w14:textId="77777777" w:rsidR="008C539B" w:rsidRPr="001058B5" w:rsidRDefault="008D1AB8">
      <w:pPr>
        <w:spacing w:line="220" w:lineRule="exact"/>
        <w:ind w:left="340"/>
        <w:rPr>
          <w:rFonts w:ascii="Arial" w:hAnsi="Arial" w:cs="Arial"/>
          <w:sz w:val="18"/>
        </w:rPr>
      </w:pPr>
      <w:hyperlink w:anchor="_bookmark1429" w:history="1">
        <w:r w:rsidR="00C12992" w:rsidRPr="001058B5">
          <w:rPr>
            <w:rFonts w:ascii="Arial" w:hAnsi="Arial" w:cs="Arial"/>
            <w:sz w:val="18"/>
          </w:rPr>
          <w:t>security policies, 7-12</w:t>
        </w:r>
      </w:hyperlink>
    </w:p>
    <w:p w14:paraId="78E387E6" w14:textId="77777777" w:rsidR="008C539B" w:rsidRPr="001058B5" w:rsidRDefault="008D1AB8">
      <w:pPr>
        <w:spacing w:before="2" w:line="235" w:lineRule="auto"/>
        <w:ind w:left="100" w:right="1806" w:firstLine="240"/>
        <w:rPr>
          <w:rFonts w:ascii="Arial" w:hAnsi="Arial" w:cs="Arial"/>
          <w:sz w:val="18"/>
        </w:rPr>
      </w:pPr>
      <w:hyperlink w:anchor="_bookmark1433" w:history="1">
        <w:r w:rsidR="00C12992" w:rsidRPr="001058B5">
          <w:rPr>
            <w:rFonts w:ascii="Arial" w:hAnsi="Arial" w:cs="Arial"/>
            <w:sz w:val="18"/>
          </w:rPr>
          <w:t>validating with security policies, 7-13</w:t>
        </w:r>
      </w:hyperlink>
      <w:r w:rsidR="00C12992" w:rsidRPr="001058B5">
        <w:rPr>
          <w:rFonts w:ascii="Arial" w:hAnsi="Arial" w:cs="Arial"/>
          <w:sz w:val="18"/>
        </w:rPr>
        <w:t xml:space="preserve"> AQ_ADMINISTRATOR_ROLE role</w:t>
      </w:r>
    </w:p>
    <w:p w14:paraId="4BE18A53" w14:textId="77777777" w:rsidR="008C539B" w:rsidRPr="001058B5" w:rsidRDefault="008D1AB8">
      <w:pPr>
        <w:spacing w:before="2" w:line="235" w:lineRule="auto"/>
        <w:ind w:left="100" w:right="3279" w:firstLine="240"/>
        <w:rPr>
          <w:rFonts w:ascii="Arial" w:hAnsi="Arial" w:cs="Arial"/>
          <w:sz w:val="18"/>
        </w:rPr>
      </w:pPr>
      <w:hyperlink w:anchor="_bookmark588" w:history="1">
        <w:r w:rsidR="00C12992" w:rsidRPr="001058B5">
          <w:rPr>
            <w:rFonts w:ascii="Arial" w:hAnsi="Arial" w:cs="Arial"/>
            <w:sz w:val="18"/>
          </w:rPr>
          <w:t>about, 4-11</w:t>
        </w:r>
      </w:hyperlink>
      <w:r w:rsidR="00C12992" w:rsidRPr="001058B5">
        <w:rPr>
          <w:rFonts w:ascii="Arial" w:hAnsi="Arial" w:cs="Arial"/>
          <w:sz w:val="18"/>
        </w:rPr>
        <w:t xml:space="preserve"> AQ_USER_ROLE role</w:t>
      </w:r>
    </w:p>
    <w:p w14:paraId="26847117" w14:textId="77777777" w:rsidR="008C539B" w:rsidRPr="001058B5" w:rsidRDefault="008D1AB8">
      <w:pPr>
        <w:spacing w:line="237" w:lineRule="auto"/>
        <w:ind w:left="100" w:right="3279" w:firstLine="240"/>
        <w:rPr>
          <w:rFonts w:ascii="Arial" w:hAnsi="Arial" w:cs="Arial"/>
          <w:sz w:val="18"/>
        </w:rPr>
      </w:pPr>
      <w:hyperlink w:anchor="_bookmark589" w:history="1">
        <w:r w:rsidR="00C12992" w:rsidRPr="001058B5">
          <w:rPr>
            <w:rFonts w:ascii="Arial" w:hAnsi="Arial" w:cs="Arial"/>
            <w:sz w:val="18"/>
          </w:rPr>
          <w:t>about, 4-11</w:t>
        </w:r>
      </w:hyperlink>
      <w:r w:rsidR="00C12992" w:rsidRPr="001058B5">
        <w:rPr>
          <w:rFonts w:ascii="Arial" w:hAnsi="Arial" w:cs="Arial"/>
          <w:sz w:val="18"/>
        </w:rPr>
        <w:t xml:space="preserve"> archiving</w:t>
      </w:r>
    </w:p>
    <w:p w14:paraId="41F33827" w14:textId="77777777" w:rsidR="008C539B" w:rsidRPr="001058B5" w:rsidRDefault="008D1AB8">
      <w:pPr>
        <w:spacing w:line="235" w:lineRule="auto"/>
        <w:ind w:left="340" w:right="1806"/>
        <w:rPr>
          <w:rFonts w:ascii="Arial" w:hAnsi="Arial" w:cs="Arial"/>
          <w:sz w:val="18"/>
        </w:rPr>
      </w:pPr>
      <w:hyperlink w:anchor="_bookmark2041" w:history="1">
        <w:r w:rsidR="00C12992" w:rsidRPr="001058B5">
          <w:rPr>
            <w:rFonts w:ascii="Arial" w:hAnsi="Arial" w:cs="Arial"/>
            <w:sz w:val="18"/>
          </w:rPr>
          <w:t>operating system audit files, 9-65</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standard audit trail, 9-61</w:t>
        </w:r>
      </w:hyperlink>
      <w:r w:rsidR="00C12992" w:rsidRPr="001058B5">
        <w:rPr>
          <w:rFonts w:ascii="Arial" w:hAnsi="Arial" w:cs="Arial"/>
          <w:sz w:val="18"/>
        </w:rPr>
        <w:t xml:space="preserve"> </w:t>
      </w:r>
      <w:hyperlink w:anchor="_bookmark2060" w:history="1">
        <w:r w:rsidR="00C12992" w:rsidRPr="001058B5">
          <w:rPr>
            <w:rFonts w:ascii="Arial" w:hAnsi="Arial" w:cs="Arial"/>
            <w:sz w:val="18"/>
          </w:rPr>
          <w:t>timestamping audit trail, 9-69</w:t>
        </w:r>
      </w:hyperlink>
    </w:p>
    <w:p w14:paraId="2ABDFDDF" w14:textId="77777777" w:rsidR="008C539B" w:rsidRPr="001058B5" w:rsidRDefault="00C12992">
      <w:pPr>
        <w:spacing w:line="221" w:lineRule="exact"/>
        <w:ind w:left="100"/>
        <w:rPr>
          <w:rFonts w:ascii="Arial" w:hAnsi="Arial" w:cs="Arial"/>
          <w:sz w:val="18"/>
        </w:rPr>
      </w:pPr>
      <w:r w:rsidRPr="001058B5">
        <w:rPr>
          <w:rFonts w:ascii="Arial" w:hAnsi="Arial" w:cs="Arial"/>
          <w:sz w:val="18"/>
        </w:rPr>
        <w:t>attacks</w:t>
      </w:r>
    </w:p>
    <w:p w14:paraId="55C11559" w14:textId="77777777" w:rsidR="008C539B" w:rsidRPr="001058B5" w:rsidRDefault="008D1AB8">
      <w:pPr>
        <w:spacing w:line="220" w:lineRule="exact"/>
        <w:ind w:left="340"/>
        <w:rPr>
          <w:rFonts w:ascii="Arial" w:hAnsi="Arial" w:cs="Arial"/>
          <w:sz w:val="18"/>
        </w:rPr>
      </w:pPr>
      <w:hyperlink w:anchor="_bookmark2263" w:history="1">
        <w:r w:rsidR="00C12992" w:rsidRPr="001058B5">
          <w:rPr>
            <w:rFonts w:ascii="Arial" w:hAnsi="Arial" w:cs="Arial"/>
            <w:i/>
            <w:sz w:val="18"/>
          </w:rPr>
          <w:t xml:space="preserve">See </w:t>
        </w:r>
      </w:hyperlink>
      <w:r w:rsidR="00C12992" w:rsidRPr="001058B5">
        <w:rPr>
          <w:rFonts w:ascii="Arial" w:hAnsi="Arial" w:cs="Arial"/>
          <w:sz w:val="18"/>
        </w:rPr>
        <w:t>security attacks</w:t>
      </w:r>
    </w:p>
    <w:p w14:paraId="6B5CE028" w14:textId="77777777" w:rsidR="008C539B" w:rsidRPr="001058B5" w:rsidRDefault="008D1AB8">
      <w:pPr>
        <w:spacing w:line="220" w:lineRule="exact"/>
        <w:ind w:left="100"/>
        <w:rPr>
          <w:rFonts w:ascii="Arial" w:hAnsi="Arial" w:cs="Arial"/>
          <w:sz w:val="18"/>
        </w:rPr>
      </w:pPr>
      <w:hyperlink w:anchor="_bookmark1861" w:history="1">
        <w:r w:rsidR="00C12992" w:rsidRPr="001058B5">
          <w:rPr>
            <w:rFonts w:ascii="Arial" w:hAnsi="Arial" w:cs="Arial"/>
            <w:sz w:val="18"/>
          </w:rPr>
          <w:t>AUDIT EXECUTE PROCEDURE statement, 9-33</w:t>
        </w:r>
      </w:hyperlink>
    </w:p>
    <w:p w14:paraId="65103CCA" w14:textId="77777777" w:rsidR="008C539B" w:rsidRPr="001058B5" w:rsidRDefault="00C12992">
      <w:pPr>
        <w:spacing w:line="220" w:lineRule="exact"/>
        <w:ind w:left="100"/>
        <w:rPr>
          <w:rFonts w:ascii="Arial" w:hAnsi="Arial" w:cs="Arial"/>
          <w:sz w:val="18"/>
        </w:rPr>
      </w:pPr>
      <w:r w:rsidRPr="001058B5">
        <w:rPr>
          <w:rFonts w:ascii="Arial" w:hAnsi="Arial" w:cs="Arial"/>
          <w:sz w:val="18"/>
        </w:rPr>
        <w:t>audit files</w:t>
      </w:r>
    </w:p>
    <w:p w14:paraId="3AF8FEB4" w14:textId="77777777" w:rsidR="008C539B" w:rsidRPr="001058B5" w:rsidRDefault="008D1AB8">
      <w:pPr>
        <w:spacing w:line="237" w:lineRule="auto"/>
        <w:ind w:left="340" w:right="1806"/>
        <w:rPr>
          <w:rFonts w:ascii="Arial" w:hAnsi="Arial" w:cs="Arial"/>
          <w:sz w:val="18"/>
        </w:rPr>
      </w:pPr>
      <w:hyperlink w:anchor="_bookmark1620" w:history="1">
        <w:r w:rsidR="00C12992" w:rsidRPr="001058B5">
          <w:rPr>
            <w:rFonts w:ascii="Arial" w:hAnsi="Arial" w:cs="Arial"/>
            <w:sz w:val="18"/>
          </w:rPr>
          <w:t>activities always written to, 9-4</w:t>
        </w:r>
      </w:hyperlink>
      <w:r w:rsidR="00C12992" w:rsidRPr="001058B5">
        <w:rPr>
          <w:rFonts w:ascii="Arial" w:hAnsi="Arial" w:cs="Arial"/>
          <w:sz w:val="18"/>
        </w:rPr>
        <w:t xml:space="preserve"> </w:t>
      </w:r>
      <w:hyperlink w:anchor="_bookmark1982" w:history="1">
        <w:r w:rsidR="00C12992" w:rsidRPr="001058B5">
          <w:rPr>
            <w:rFonts w:ascii="Arial" w:hAnsi="Arial" w:cs="Arial"/>
            <w:sz w:val="18"/>
          </w:rPr>
          <w:t>directory, 9-54</w:t>
        </w:r>
      </w:hyperlink>
    </w:p>
    <w:p w14:paraId="7D5019C0" w14:textId="77777777" w:rsidR="008C539B" w:rsidRPr="001058B5" w:rsidRDefault="008D1AB8">
      <w:pPr>
        <w:spacing w:line="235" w:lineRule="auto"/>
        <w:ind w:left="340" w:right="2594"/>
        <w:rPr>
          <w:rFonts w:ascii="Arial" w:hAnsi="Arial" w:cs="Arial"/>
          <w:sz w:val="18"/>
        </w:rPr>
      </w:pPr>
      <w:hyperlink w:anchor="_bookmark1983" w:history="1">
        <w:r w:rsidR="00C12992" w:rsidRPr="001058B5">
          <w:rPr>
            <w:rFonts w:ascii="Arial" w:hAnsi="Arial" w:cs="Arial"/>
            <w:sz w:val="18"/>
          </w:rPr>
          <w:t>file names, form of, 9-54</w:t>
        </w:r>
      </w:hyperlink>
      <w:r w:rsidR="00C12992" w:rsidRPr="001058B5">
        <w:rPr>
          <w:rFonts w:ascii="Arial" w:hAnsi="Arial" w:cs="Arial"/>
          <w:sz w:val="18"/>
        </w:rPr>
        <w:t xml:space="preserve"> operating system audit trail</w:t>
      </w:r>
    </w:p>
    <w:p w14:paraId="04F8DD34" w14:textId="77777777" w:rsidR="008C539B" w:rsidRPr="001058B5" w:rsidRDefault="008D1AB8">
      <w:pPr>
        <w:spacing w:line="220" w:lineRule="exact"/>
        <w:ind w:left="580"/>
        <w:rPr>
          <w:rFonts w:ascii="Arial" w:hAnsi="Arial" w:cs="Arial"/>
          <w:sz w:val="18"/>
        </w:rPr>
      </w:pPr>
      <w:hyperlink w:anchor="_bookmark2061" w:history="1">
        <w:r w:rsidR="00C12992" w:rsidRPr="001058B5">
          <w:rPr>
            <w:rFonts w:ascii="Arial" w:hAnsi="Arial" w:cs="Arial"/>
            <w:sz w:val="18"/>
          </w:rPr>
          <w:t>archiving, setting timestamp, 9-69</w:t>
        </w:r>
      </w:hyperlink>
    </w:p>
    <w:p w14:paraId="5A4AD082" w14:textId="77777777" w:rsidR="008C539B" w:rsidRPr="001058B5" w:rsidRDefault="008D1AB8">
      <w:pPr>
        <w:spacing w:line="235" w:lineRule="auto"/>
        <w:ind w:left="940" w:right="534" w:hanging="360"/>
        <w:rPr>
          <w:rFonts w:ascii="Arial" w:hAnsi="Arial" w:cs="Arial"/>
          <w:sz w:val="18"/>
        </w:rPr>
      </w:pPr>
      <w:hyperlink w:anchor="_bookmark1687" w:history="1">
        <w:r w:rsidR="00C12992" w:rsidRPr="001058B5">
          <w:rPr>
            <w:rFonts w:ascii="Arial" w:hAnsi="Arial" w:cs="Arial"/>
            <w:sz w:val="18"/>
          </w:rPr>
          <w:t>audited actions in common with database audit trail, 9-11</w:t>
        </w:r>
      </w:hyperlink>
    </w:p>
    <w:p w14:paraId="032DE30C" w14:textId="77777777" w:rsidR="008C539B" w:rsidRPr="001058B5" w:rsidRDefault="00C12992">
      <w:pPr>
        <w:spacing w:line="235" w:lineRule="auto"/>
        <w:ind w:left="580" w:right="2359" w:hanging="240"/>
        <w:rPr>
          <w:rFonts w:ascii="Arial" w:hAnsi="Arial" w:cs="Arial"/>
          <w:sz w:val="18"/>
        </w:rPr>
      </w:pPr>
      <w:r w:rsidRPr="001058B5">
        <w:rPr>
          <w:rFonts w:ascii="Arial" w:hAnsi="Arial" w:cs="Arial"/>
          <w:sz w:val="18"/>
        </w:rPr>
        <w:t xml:space="preserve">operating system file </w:t>
      </w:r>
      <w:hyperlink w:anchor="_bookmark1708" w:history="1">
        <w:r w:rsidRPr="001058B5">
          <w:rPr>
            <w:rFonts w:ascii="Arial" w:hAnsi="Arial" w:cs="Arial"/>
            <w:sz w:val="18"/>
          </w:rPr>
          <w:t>advantages of using, 9-16</w:t>
        </w:r>
      </w:hyperlink>
      <w:r w:rsidRPr="001058B5">
        <w:rPr>
          <w:rFonts w:ascii="Arial" w:hAnsi="Arial" w:cs="Arial"/>
          <w:sz w:val="18"/>
        </w:rPr>
        <w:t xml:space="preserve"> </w:t>
      </w:r>
      <w:hyperlink w:anchor="_bookmark1701" w:history="1">
        <w:r w:rsidRPr="001058B5">
          <w:rPr>
            <w:rFonts w:ascii="Arial" w:hAnsi="Arial" w:cs="Arial"/>
            <w:sz w:val="18"/>
          </w:rPr>
          <w:t>appearance of text file, 9-13</w:t>
        </w:r>
      </w:hyperlink>
    </w:p>
    <w:p w14:paraId="126BF258" w14:textId="77777777" w:rsidR="008C539B" w:rsidRPr="001058B5" w:rsidRDefault="008D1AB8">
      <w:pPr>
        <w:spacing w:before="3" w:line="235" w:lineRule="auto"/>
        <w:ind w:left="580" w:right="1806"/>
        <w:rPr>
          <w:rFonts w:ascii="Arial" w:hAnsi="Arial" w:cs="Arial"/>
          <w:sz w:val="18"/>
        </w:rPr>
      </w:pPr>
      <w:hyperlink w:anchor="_bookmark1704" w:history="1">
        <w:r w:rsidR="00C12992" w:rsidRPr="001058B5">
          <w:rPr>
            <w:rFonts w:ascii="Arial" w:hAnsi="Arial" w:cs="Arial"/>
            <w:sz w:val="18"/>
          </w:rPr>
          <w:t>appearance of XML file, 9-15</w:t>
        </w:r>
      </w:hyperlink>
      <w:r w:rsidR="00C12992" w:rsidRPr="001058B5">
        <w:rPr>
          <w:rFonts w:ascii="Arial" w:hAnsi="Arial" w:cs="Arial"/>
          <w:sz w:val="18"/>
        </w:rPr>
        <w:t xml:space="preserve"> </w:t>
      </w:r>
      <w:hyperlink w:anchor="_bookmark2041" w:history="1">
        <w:r w:rsidR="00C12992" w:rsidRPr="001058B5">
          <w:rPr>
            <w:rFonts w:ascii="Arial" w:hAnsi="Arial" w:cs="Arial"/>
            <w:sz w:val="18"/>
          </w:rPr>
          <w:t>archiving, 9-65</w:t>
        </w:r>
      </w:hyperlink>
    </w:p>
    <w:p w14:paraId="523CC92D" w14:textId="77777777" w:rsidR="008C539B" w:rsidRPr="001058B5" w:rsidRDefault="008D1AB8">
      <w:pPr>
        <w:spacing w:line="220" w:lineRule="exact"/>
        <w:ind w:left="580"/>
        <w:rPr>
          <w:rFonts w:ascii="Arial" w:hAnsi="Arial" w:cs="Arial"/>
          <w:sz w:val="18"/>
        </w:rPr>
      </w:pPr>
      <w:hyperlink w:anchor="_bookmark1698" w:history="1">
        <w:r w:rsidR="00C12992" w:rsidRPr="001058B5">
          <w:rPr>
            <w:rFonts w:ascii="Arial" w:hAnsi="Arial" w:cs="Arial"/>
            <w:sz w:val="18"/>
          </w:rPr>
          <w:t>contents, 9-13</w:t>
        </w:r>
      </w:hyperlink>
    </w:p>
    <w:p w14:paraId="00FE9E77" w14:textId="77777777" w:rsidR="008C539B" w:rsidRPr="001058B5" w:rsidRDefault="008D1AB8">
      <w:pPr>
        <w:spacing w:before="2" w:line="235" w:lineRule="auto"/>
        <w:ind w:left="580" w:right="2594"/>
        <w:rPr>
          <w:rFonts w:ascii="Arial" w:hAnsi="Arial" w:cs="Arial"/>
          <w:sz w:val="18"/>
        </w:rPr>
      </w:pPr>
      <w:hyperlink w:anchor="_bookmark1714" w:history="1">
        <w:r w:rsidR="00C12992" w:rsidRPr="001058B5">
          <w:rPr>
            <w:rFonts w:ascii="Arial" w:hAnsi="Arial" w:cs="Arial"/>
            <w:sz w:val="18"/>
          </w:rPr>
          <w:t>directory location, 9-17</w:t>
        </w:r>
      </w:hyperlink>
      <w:r w:rsidR="00C12992" w:rsidRPr="001058B5">
        <w:rPr>
          <w:rFonts w:ascii="Arial" w:hAnsi="Arial" w:cs="Arial"/>
          <w:sz w:val="18"/>
        </w:rPr>
        <w:t xml:space="preserve"> </w:t>
      </w:r>
      <w:hyperlink w:anchor="_bookmark1712" w:history="1">
        <w:r w:rsidR="00C12992" w:rsidRPr="001058B5">
          <w:rPr>
            <w:rFonts w:ascii="Arial" w:hAnsi="Arial" w:cs="Arial"/>
            <w:sz w:val="18"/>
          </w:rPr>
          <w:t>how it works, 9-17</w:t>
        </w:r>
      </w:hyperlink>
    </w:p>
    <w:p w14:paraId="4311E9E9" w14:textId="77777777" w:rsidR="008C539B" w:rsidRPr="001058B5" w:rsidRDefault="008D1AB8">
      <w:pPr>
        <w:spacing w:line="237" w:lineRule="auto"/>
        <w:ind w:left="340" w:right="2594" w:firstLine="240"/>
        <w:rPr>
          <w:rFonts w:ascii="Arial" w:hAnsi="Arial" w:cs="Arial"/>
          <w:sz w:val="18"/>
        </w:rPr>
      </w:pPr>
      <w:hyperlink w:anchor="_bookmark2032" w:history="1">
        <w:r w:rsidR="00C12992" w:rsidRPr="001058B5">
          <w:rPr>
            <w:rFonts w:ascii="Arial" w:hAnsi="Arial" w:cs="Arial"/>
            <w:sz w:val="18"/>
          </w:rPr>
          <w:t>if becomes too full, 9-62</w:t>
        </w:r>
      </w:hyperlink>
      <w:r w:rsidR="00C12992" w:rsidRPr="001058B5">
        <w:rPr>
          <w:rFonts w:ascii="Arial" w:hAnsi="Arial" w:cs="Arial"/>
          <w:sz w:val="18"/>
        </w:rPr>
        <w:t xml:space="preserve"> standard audit trail</w:t>
      </w:r>
    </w:p>
    <w:p w14:paraId="21476FB5" w14:textId="77777777" w:rsidR="008C539B" w:rsidRPr="001058B5" w:rsidRDefault="008D1AB8">
      <w:pPr>
        <w:spacing w:line="235" w:lineRule="auto"/>
        <w:ind w:left="580" w:right="1190"/>
        <w:rPr>
          <w:rFonts w:ascii="Arial" w:hAnsi="Arial" w:cs="Arial"/>
          <w:sz w:val="18"/>
        </w:rPr>
      </w:pPr>
      <w:hyperlink w:anchor="_bookmark2060" w:history="1">
        <w:r w:rsidR="00C12992" w:rsidRPr="001058B5">
          <w:rPr>
            <w:rFonts w:ascii="Arial" w:hAnsi="Arial" w:cs="Arial"/>
            <w:sz w:val="18"/>
          </w:rPr>
          <w:t>archiving, setting timestamp,  9-69</w:t>
        </w:r>
      </w:hyperlink>
      <w:r w:rsidR="00C12992" w:rsidRPr="001058B5">
        <w:rPr>
          <w:rFonts w:ascii="Arial" w:hAnsi="Arial" w:cs="Arial"/>
          <w:sz w:val="18"/>
        </w:rPr>
        <w:t xml:space="preserve"> </w:t>
      </w:r>
      <w:hyperlink w:anchor="_bookmark1688" w:history="1">
        <w:r w:rsidR="00C12992" w:rsidRPr="001058B5">
          <w:rPr>
            <w:rFonts w:ascii="Arial" w:hAnsi="Arial" w:cs="Arial"/>
            <w:sz w:val="18"/>
          </w:rPr>
          <w:t>audited actions in common with</w:t>
        </w:r>
        <w:r w:rsidR="00C12992" w:rsidRPr="001058B5">
          <w:rPr>
            <w:rFonts w:ascii="Arial" w:hAnsi="Arial" w:cs="Arial"/>
            <w:spacing w:val="-17"/>
            <w:sz w:val="18"/>
          </w:rPr>
          <w:t xml:space="preserve"> </w:t>
        </w:r>
        <w:r w:rsidR="00C12992" w:rsidRPr="001058B5">
          <w:rPr>
            <w:rFonts w:ascii="Arial" w:hAnsi="Arial" w:cs="Arial"/>
            <w:sz w:val="18"/>
          </w:rPr>
          <w:t>operating</w:t>
        </w:r>
      </w:hyperlink>
    </w:p>
    <w:p w14:paraId="4C952C73" w14:textId="77777777" w:rsidR="008C539B" w:rsidRPr="001058B5" w:rsidRDefault="008D1AB8">
      <w:pPr>
        <w:spacing w:line="235" w:lineRule="auto"/>
        <w:ind w:left="580" w:right="1806" w:firstLine="360"/>
        <w:rPr>
          <w:rFonts w:ascii="Arial" w:hAnsi="Arial" w:cs="Arial"/>
          <w:sz w:val="18"/>
        </w:rPr>
      </w:pPr>
      <w:hyperlink w:anchor="_bookmark1688" w:history="1">
        <w:r w:rsidR="00C12992" w:rsidRPr="001058B5">
          <w:rPr>
            <w:rFonts w:ascii="Arial" w:hAnsi="Arial" w:cs="Arial"/>
            <w:sz w:val="18"/>
          </w:rPr>
          <w:t>system audit trail, 9-11</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records, archiving, 9-61</w:t>
        </w:r>
      </w:hyperlink>
    </w:p>
    <w:p w14:paraId="11D70C60" w14:textId="77777777" w:rsidR="008C539B" w:rsidRPr="001058B5" w:rsidRDefault="008D1AB8">
      <w:pPr>
        <w:spacing w:line="237" w:lineRule="auto"/>
        <w:ind w:left="100" w:right="2594" w:firstLine="240"/>
        <w:rPr>
          <w:rFonts w:ascii="Arial" w:hAnsi="Arial" w:cs="Arial"/>
          <w:sz w:val="18"/>
        </w:rPr>
      </w:pPr>
      <w:hyperlink w:anchor="_bookmark1979" w:history="1">
        <w:r w:rsidR="00C12992" w:rsidRPr="001058B5">
          <w:rPr>
            <w:rFonts w:ascii="Arial" w:hAnsi="Arial" w:cs="Arial"/>
            <w:sz w:val="18"/>
          </w:rPr>
          <w:t>where written to, 9-54</w:t>
        </w:r>
      </w:hyperlink>
      <w:r w:rsidR="00C12992" w:rsidRPr="001058B5">
        <w:rPr>
          <w:rFonts w:ascii="Arial" w:hAnsi="Arial" w:cs="Arial"/>
          <w:sz w:val="18"/>
        </w:rPr>
        <w:t xml:space="preserve"> AUDIT statement</w:t>
      </w:r>
    </w:p>
    <w:p w14:paraId="02027521" w14:textId="77777777" w:rsidR="008C539B" w:rsidRPr="001058B5" w:rsidRDefault="008D1AB8">
      <w:pPr>
        <w:spacing w:line="218" w:lineRule="exact"/>
        <w:ind w:left="340"/>
        <w:rPr>
          <w:rFonts w:ascii="Arial" w:hAnsi="Arial" w:cs="Arial"/>
          <w:sz w:val="18"/>
        </w:rPr>
      </w:pPr>
      <w:hyperlink w:anchor="_bookmark1644" w:history="1">
        <w:r w:rsidR="00C12992" w:rsidRPr="001058B5">
          <w:rPr>
            <w:rFonts w:ascii="Arial" w:hAnsi="Arial" w:cs="Arial"/>
            <w:sz w:val="18"/>
          </w:rPr>
          <w:t>about, 9-7</w:t>
        </w:r>
      </w:hyperlink>
    </w:p>
    <w:p w14:paraId="33541395" w14:textId="77777777" w:rsidR="008C539B" w:rsidRPr="001058B5" w:rsidRDefault="008D1AB8">
      <w:pPr>
        <w:spacing w:before="1" w:line="235" w:lineRule="auto"/>
        <w:ind w:left="100" w:right="2934" w:firstLine="240"/>
        <w:rPr>
          <w:rFonts w:ascii="Arial" w:hAnsi="Arial" w:cs="Arial"/>
          <w:sz w:val="18"/>
        </w:rPr>
      </w:pPr>
      <w:hyperlink w:anchor="_bookmark1825" w:history="1">
        <w:r w:rsidR="00C12992" w:rsidRPr="001058B5">
          <w:rPr>
            <w:rFonts w:ascii="Arial" w:hAnsi="Arial" w:cs="Arial"/>
            <w:sz w:val="18"/>
          </w:rPr>
          <w:t>schema objects, 9-30</w:t>
        </w:r>
      </w:hyperlink>
      <w:r w:rsidR="00C12992" w:rsidRPr="001058B5">
        <w:rPr>
          <w:rFonts w:ascii="Arial" w:hAnsi="Arial" w:cs="Arial"/>
          <w:sz w:val="18"/>
        </w:rPr>
        <w:t xml:space="preserve"> audit trail</w:t>
      </w:r>
    </w:p>
    <w:p w14:paraId="3B80157F" w14:textId="77777777" w:rsidR="008C539B" w:rsidRPr="001058B5" w:rsidRDefault="008D1AB8">
      <w:pPr>
        <w:spacing w:line="220" w:lineRule="exact"/>
        <w:ind w:left="340"/>
        <w:rPr>
          <w:rFonts w:ascii="Arial" w:hAnsi="Arial" w:cs="Arial"/>
          <w:sz w:val="18"/>
        </w:rPr>
      </w:pPr>
      <w:hyperlink w:anchor="_bookmark1997" w:history="1">
        <w:r w:rsidR="00C12992" w:rsidRPr="001058B5">
          <w:rPr>
            <w:rFonts w:ascii="Arial" w:hAnsi="Arial" w:cs="Arial"/>
            <w:sz w:val="18"/>
          </w:rPr>
          <w:t>about, 9-57</w:t>
        </w:r>
      </w:hyperlink>
    </w:p>
    <w:p w14:paraId="3BC575DD" w14:textId="77777777" w:rsidR="008C539B" w:rsidRPr="001058B5" w:rsidRDefault="008D1AB8">
      <w:pPr>
        <w:spacing w:line="220" w:lineRule="exact"/>
        <w:ind w:left="340"/>
        <w:rPr>
          <w:rFonts w:ascii="Arial" w:hAnsi="Arial" w:cs="Arial"/>
          <w:sz w:val="18"/>
        </w:rPr>
      </w:pPr>
      <w:hyperlink w:anchor="_bookmark2024" w:history="1">
        <w:r w:rsidR="00C12992" w:rsidRPr="001058B5">
          <w:rPr>
            <w:rFonts w:ascii="Arial" w:hAnsi="Arial" w:cs="Arial"/>
            <w:sz w:val="18"/>
          </w:rPr>
          <w:t>archiving, 9-61</w:t>
        </w:r>
      </w:hyperlink>
    </w:p>
    <w:p w14:paraId="21477920" w14:textId="77777777" w:rsidR="008C539B" w:rsidRPr="001058B5" w:rsidRDefault="008D1AB8">
      <w:pPr>
        <w:spacing w:line="220" w:lineRule="exact"/>
        <w:ind w:left="340"/>
        <w:rPr>
          <w:rFonts w:ascii="Arial" w:hAnsi="Arial" w:cs="Arial"/>
          <w:sz w:val="18"/>
        </w:rPr>
      </w:pPr>
      <w:hyperlink w:anchor="_bookmark2116" w:history="1">
        <w:r w:rsidR="00C12992" w:rsidRPr="001058B5">
          <w:rPr>
            <w:rFonts w:ascii="Arial" w:hAnsi="Arial" w:cs="Arial"/>
            <w:sz w:val="18"/>
          </w:rPr>
          <w:t>deleting views, 9-84</w:t>
        </w:r>
      </w:hyperlink>
    </w:p>
    <w:p w14:paraId="4DFE924C" w14:textId="77777777" w:rsidR="008C539B" w:rsidRPr="001058B5" w:rsidRDefault="008D1AB8">
      <w:pPr>
        <w:spacing w:line="237" w:lineRule="auto"/>
        <w:ind w:left="340" w:right="1806"/>
        <w:rPr>
          <w:rFonts w:ascii="Arial" w:hAnsi="Arial" w:cs="Arial"/>
          <w:sz w:val="18"/>
        </w:rPr>
      </w:pP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w:t>
      </w:r>
      <w:hyperlink w:anchor="_bookmark2103" w:history="1">
        <w:r w:rsidR="00C12992" w:rsidRPr="001058B5">
          <w:rPr>
            <w:rFonts w:ascii="Arial" w:hAnsi="Arial" w:cs="Arial"/>
            <w:sz w:val="18"/>
          </w:rPr>
          <w:t>interpreting, 9-81</w:t>
        </w:r>
      </w:hyperlink>
    </w:p>
    <w:p w14:paraId="3A3F4700" w14:textId="77777777" w:rsidR="008C539B" w:rsidRPr="001058B5" w:rsidRDefault="008D1AB8">
      <w:pPr>
        <w:spacing w:line="219" w:lineRule="exact"/>
        <w:ind w:left="340"/>
        <w:rPr>
          <w:rFonts w:ascii="Arial" w:hAnsi="Arial" w:cs="Arial"/>
          <w:sz w:val="18"/>
        </w:rPr>
      </w:pPr>
      <w:hyperlink w:anchor="_bookmark1997" w:history="1">
        <w:r w:rsidR="00C12992" w:rsidRPr="001058B5">
          <w:rPr>
            <w:rFonts w:ascii="Arial" w:hAnsi="Arial" w:cs="Arial"/>
            <w:sz w:val="18"/>
          </w:rPr>
          <w:t>types of, 9-57</w:t>
        </w:r>
      </w:hyperlink>
    </w:p>
    <w:p w14:paraId="2893993A" w14:textId="77777777" w:rsidR="008C539B" w:rsidRPr="001058B5" w:rsidRDefault="008C539B">
      <w:pPr>
        <w:spacing w:line="219" w:lineRule="exact"/>
        <w:rPr>
          <w:rFonts w:ascii="Arial" w:hAnsi="Arial" w:cs="Arial"/>
          <w:sz w:val="18"/>
        </w:rPr>
        <w:sectPr w:rsidR="008C539B" w:rsidRPr="001058B5">
          <w:headerReference w:type="even" r:id="rId277"/>
          <w:footerReference w:type="even" r:id="rId278"/>
          <w:footerReference w:type="default" r:id="rId279"/>
          <w:pgSz w:w="12240" w:h="15840"/>
          <w:pgMar w:top="1200" w:right="1060" w:bottom="860" w:left="1100" w:header="0" w:footer="663" w:gutter="0"/>
          <w:cols w:num="2" w:space="720" w:equalWidth="0">
            <w:col w:w="4414" w:space="506"/>
            <w:col w:w="5160"/>
          </w:cols>
        </w:sectPr>
      </w:pPr>
    </w:p>
    <w:p w14:paraId="416A11D3" w14:textId="77777777" w:rsidR="008C539B" w:rsidRPr="001058B5" w:rsidRDefault="008D1AB8">
      <w:pPr>
        <w:spacing w:before="70" w:line="235" w:lineRule="auto"/>
        <w:ind w:left="1300" w:right="164" w:hanging="360"/>
        <w:rPr>
          <w:rFonts w:ascii="Arial" w:hAnsi="Arial" w:cs="Arial"/>
          <w:sz w:val="18"/>
        </w:rPr>
      </w:pPr>
      <w:hyperlink w:anchor="_bookmark2001" w:history="1">
        <w:r w:rsidR="00C12992" w:rsidRPr="001058B5">
          <w:rPr>
            <w:rFonts w:ascii="Arial" w:hAnsi="Arial" w:cs="Arial"/>
            <w:i/>
            <w:sz w:val="18"/>
          </w:rPr>
          <w:t xml:space="preserve">See also </w:t>
        </w:r>
      </w:hyperlink>
      <w:r w:rsidR="00C12992" w:rsidRPr="001058B5">
        <w:rPr>
          <w:rFonts w:ascii="Arial" w:hAnsi="Arial" w:cs="Arial"/>
          <w:sz w:val="18"/>
        </w:rPr>
        <w:t>standard audit trail, SYS.AUD$ table, SYS.FGA_LOG$ table</w:t>
      </w:r>
    </w:p>
    <w:p w14:paraId="1D3A97A2"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AUDIT_FILE_DEST initialization parameter </w:t>
      </w:r>
      <w:hyperlink w:anchor="_bookmark1716" w:history="1">
        <w:r w:rsidRPr="001058B5">
          <w:rPr>
            <w:rFonts w:ascii="Arial" w:hAnsi="Arial" w:cs="Arial"/>
            <w:sz w:val="18"/>
          </w:rPr>
          <w:t>about, 9-17</w:t>
        </w:r>
      </w:hyperlink>
    </w:p>
    <w:p w14:paraId="6BD7DC5E" w14:textId="77777777" w:rsidR="008C539B" w:rsidRPr="001058B5" w:rsidRDefault="008D1AB8">
      <w:pPr>
        <w:spacing w:line="235" w:lineRule="auto"/>
        <w:ind w:left="700" w:right="-4" w:firstLine="240"/>
        <w:rPr>
          <w:rFonts w:ascii="Arial" w:hAnsi="Arial" w:cs="Arial"/>
          <w:sz w:val="18"/>
        </w:rPr>
      </w:pPr>
      <w:hyperlink w:anchor="_bookmark1715" w:history="1">
        <w:r w:rsidR="00C12992" w:rsidRPr="001058B5">
          <w:rPr>
            <w:rFonts w:ascii="Arial" w:hAnsi="Arial" w:cs="Arial"/>
            <w:sz w:val="18"/>
          </w:rPr>
          <w:t>setting for OS auditing, 9-17</w:t>
        </w:r>
      </w:hyperlink>
      <w:r w:rsidR="00C12992" w:rsidRPr="001058B5">
        <w:rPr>
          <w:rFonts w:ascii="Arial" w:hAnsi="Arial" w:cs="Arial"/>
          <w:sz w:val="18"/>
        </w:rPr>
        <w:t xml:space="preserve"> AUDIT_SYS_OPERATIONS initialization</w:t>
      </w:r>
      <w:r w:rsidR="00C12992" w:rsidRPr="001058B5">
        <w:rPr>
          <w:rFonts w:ascii="Arial" w:hAnsi="Arial" w:cs="Arial"/>
          <w:spacing w:val="-23"/>
          <w:sz w:val="18"/>
        </w:rPr>
        <w:t xml:space="preserve"> </w:t>
      </w:r>
      <w:r w:rsidR="00C12992" w:rsidRPr="001058B5">
        <w:rPr>
          <w:rFonts w:ascii="Arial" w:hAnsi="Arial" w:cs="Arial"/>
          <w:sz w:val="18"/>
        </w:rPr>
        <w:t>parameter</w:t>
      </w:r>
    </w:p>
    <w:p w14:paraId="532DFD08" w14:textId="77777777" w:rsidR="008C539B" w:rsidRPr="001058B5" w:rsidRDefault="008D1AB8">
      <w:pPr>
        <w:spacing w:line="220" w:lineRule="exact"/>
        <w:ind w:left="940"/>
        <w:rPr>
          <w:rFonts w:ascii="Arial" w:hAnsi="Arial" w:cs="Arial"/>
          <w:sz w:val="18"/>
        </w:rPr>
      </w:pPr>
      <w:hyperlink w:anchor="_bookmark1977" w:history="1">
        <w:r w:rsidR="00C12992" w:rsidRPr="001058B5">
          <w:rPr>
            <w:rFonts w:ascii="Arial" w:hAnsi="Arial" w:cs="Arial"/>
            <w:sz w:val="18"/>
          </w:rPr>
          <w:t>auditing SYS, 9-53</w:t>
        </w:r>
      </w:hyperlink>
    </w:p>
    <w:p w14:paraId="2650F18D"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AUDIT_SYSLOG_LEVEL initialization parameter </w:t>
      </w:r>
      <w:hyperlink w:anchor="_bookmark1624" w:history="1">
        <w:r w:rsidRPr="001058B5">
          <w:rPr>
            <w:rFonts w:ascii="Arial" w:hAnsi="Arial" w:cs="Arial"/>
            <w:sz w:val="18"/>
          </w:rPr>
          <w:t>how it affects mandatory audit records, 9-4</w:t>
        </w:r>
      </w:hyperlink>
    </w:p>
    <w:p w14:paraId="0A4F794E" w14:textId="77777777" w:rsidR="008C539B" w:rsidRPr="001058B5" w:rsidRDefault="00C12992">
      <w:pPr>
        <w:spacing w:line="235" w:lineRule="auto"/>
        <w:ind w:left="940" w:right="548" w:hanging="240"/>
        <w:rPr>
          <w:rFonts w:ascii="Arial" w:hAnsi="Arial" w:cs="Arial"/>
          <w:sz w:val="18"/>
        </w:rPr>
      </w:pPr>
      <w:r w:rsidRPr="001058B5">
        <w:rPr>
          <w:rFonts w:ascii="Arial" w:hAnsi="Arial" w:cs="Arial"/>
          <w:sz w:val="18"/>
        </w:rPr>
        <w:t xml:space="preserve">AUDIT_TRAIL initialization parameter </w:t>
      </w:r>
      <w:hyperlink w:anchor="_bookmark1657" w:history="1">
        <w:r w:rsidRPr="001058B5">
          <w:rPr>
            <w:rFonts w:ascii="Arial" w:hAnsi="Arial" w:cs="Arial"/>
            <w:sz w:val="18"/>
          </w:rPr>
          <w:t>about, 9-8</w:t>
        </w:r>
      </w:hyperlink>
    </w:p>
    <w:p w14:paraId="25ED58F7" w14:textId="77777777" w:rsidR="008C539B" w:rsidRPr="001058B5" w:rsidRDefault="008D1AB8">
      <w:pPr>
        <w:spacing w:line="220" w:lineRule="exact"/>
        <w:ind w:left="940"/>
        <w:rPr>
          <w:rFonts w:ascii="Arial" w:hAnsi="Arial" w:cs="Arial"/>
          <w:sz w:val="18"/>
        </w:rPr>
      </w:pPr>
      <w:hyperlink w:anchor="_bookmark1985" w:history="1">
        <w:r w:rsidR="00C12992" w:rsidRPr="001058B5">
          <w:rPr>
            <w:rFonts w:ascii="Arial" w:hAnsi="Arial" w:cs="Arial"/>
            <w:sz w:val="18"/>
          </w:rPr>
          <w:t>auditing SYS, 9-54</w:t>
        </w:r>
      </w:hyperlink>
    </w:p>
    <w:p w14:paraId="1D7AB4FA" w14:textId="77777777" w:rsidR="008C539B" w:rsidRPr="001058B5" w:rsidRDefault="008D1AB8">
      <w:pPr>
        <w:spacing w:line="235" w:lineRule="auto"/>
        <w:ind w:left="940" w:right="548"/>
        <w:rPr>
          <w:rFonts w:ascii="Arial" w:hAnsi="Arial" w:cs="Arial"/>
          <w:sz w:val="18"/>
        </w:rPr>
      </w:pPr>
      <w:hyperlink w:anchor="_bookmark1672" w:history="1">
        <w:r w:rsidR="00C12992" w:rsidRPr="001058B5">
          <w:rPr>
            <w:rFonts w:ascii="Arial" w:hAnsi="Arial" w:cs="Arial"/>
            <w:sz w:val="18"/>
          </w:rPr>
          <w:t>database, starting in read-only mode, 9-10</w:t>
        </w:r>
      </w:hyperlink>
      <w:r w:rsidR="00C12992" w:rsidRPr="001058B5">
        <w:rPr>
          <w:rFonts w:ascii="Arial" w:hAnsi="Arial" w:cs="Arial"/>
          <w:sz w:val="18"/>
        </w:rPr>
        <w:t xml:space="preserve"> </w:t>
      </w:r>
      <w:hyperlink w:anchor="_bookmark1671" w:history="1">
        <w:r w:rsidR="00C12992" w:rsidRPr="001058B5">
          <w:rPr>
            <w:rFonts w:ascii="Arial" w:hAnsi="Arial" w:cs="Arial"/>
            <w:sz w:val="18"/>
          </w:rPr>
          <w:t>DB (database) setting, 9-10</w:t>
        </w:r>
      </w:hyperlink>
    </w:p>
    <w:p w14:paraId="077DABF9" w14:textId="77777777" w:rsidR="008C539B" w:rsidRPr="001058B5" w:rsidRDefault="008D1AB8">
      <w:pPr>
        <w:spacing w:before="1" w:line="235" w:lineRule="auto"/>
        <w:ind w:left="940" w:right="1100"/>
        <w:rPr>
          <w:rFonts w:ascii="Arial" w:hAnsi="Arial" w:cs="Arial"/>
          <w:sz w:val="18"/>
        </w:rPr>
      </w:pPr>
      <w:hyperlink w:anchor="_bookmark1674" w:history="1">
        <w:r w:rsidR="00C12992" w:rsidRPr="001058B5">
          <w:rPr>
            <w:rFonts w:ascii="Arial" w:hAnsi="Arial" w:cs="Arial"/>
            <w:sz w:val="18"/>
          </w:rPr>
          <w:t>DB, EXTENDED setting, 9-10</w:t>
        </w:r>
      </w:hyperlink>
      <w:r w:rsidR="00C12992" w:rsidRPr="001058B5">
        <w:rPr>
          <w:rFonts w:ascii="Arial" w:hAnsi="Arial" w:cs="Arial"/>
          <w:sz w:val="18"/>
        </w:rPr>
        <w:t xml:space="preserve"> </w:t>
      </w:r>
      <w:hyperlink w:anchor="_bookmark1682" w:history="1">
        <w:r w:rsidR="00C12992" w:rsidRPr="001058B5">
          <w:rPr>
            <w:rFonts w:ascii="Arial" w:hAnsi="Arial" w:cs="Arial"/>
            <w:sz w:val="18"/>
          </w:rPr>
          <w:t>disabling, 9-11</w:t>
        </w:r>
      </w:hyperlink>
    </w:p>
    <w:p w14:paraId="7B3B1811" w14:textId="77777777" w:rsidR="008C539B" w:rsidRPr="001058B5" w:rsidRDefault="008D1AB8">
      <w:pPr>
        <w:spacing w:line="237" w:lineRule="auto"/>
        <w:ind w:left="940" w:right="1100"/>
        <w:rPr>
          <w:rFonts w:ascii="Arial" w:hAnsi="Arial" w:cs="Arial"/>
          <w:sz w:val="18"/>
        </w:rPr>
      </w:pPr>
      <w:hyperlink w:anchor="_bookmark1677" w:history="1">
        <w:r w:rsidR="00C12992" w:rsidRPr="001058B5">
          <w:rPr>
            <w:rFonts w:ascii="Arial" w:hAnsi="Arial" w:cs="Arial"/>
            <w:sz w:val="18"/>
          </w:rPr>
          <w:t>OS (operating system) setting, 9-10</w:t>
        </w:r>
      </w:hyperlink>
      <w:r w:rsidR="00C12992" w:rsidRPr="001058B5">
        <w:rPr>
          <w:rFonts w:ascii="Arial" w:hAnsi="Arial" w:cs="Arial"/>
          <w:sz w:val="18"/>
        </w:rPr>
        <w:t xml:space="preserve"> </w:t>
      </w:r>
      <w:hyperlink w:anchor="_bookmark1661" w:history="1">
        <w:r w:rsidR="00C12992" w:rsidRPr="001058B5">
          <w:rPr>
            <w:rFonts w:ascii="Arial" w:hAnsi="Arial" w:cs="Arial"/>
            <w:sz w:val="18"/>
          </w:rPr>
          <w:t>setting, 9-8</w:t>
        </w:r>
      </w:hyperlink>
    </w:p>
    <w:p w14:paraId="25172F40" w14:textId="77777777" w:rsidR="008C539B" w:rsidRPr="001058B5" w:rsidRDefault="008D1AB8">
      <w:pPr>
        <w:spacing w:line="217" w:lineRule="exact"/>
        <w:ind w:left="940"/>
        <w:rPr>
          <w:rFonts w:ascii="Arial" w:hAnsi="Arial" w:cs="Arial"/>
          <w:sz w:val="18"/>
        </w:rPr>
      </w:pPr>
      <w:hyperlink w:anchor="_bookmark1667" w:history="1">
        <w:r w:rsidR="00C12992" w:rsidRPr="001058B5">
          <w:rPr>
            <w:rFonts w:ascii="Arial" w:hAnsi="Arial" w:cs="Arial"/>
            <w:sz w:val="18"/>
          </w:rPr>
          <w:t>values,   9-9</w:t>
        </w:r>
      </w:hyperlink>
    </w:p>
    <w:p w14:paraId="057C7375" w14:textId="77777777" w:rsidR="008C539B" w:rsidRPr="001058B5" w:rsidRDefault="008D1AB8">
      <w:pPr>
        <w:spacing w:line="220" w:lineRule="exact"/>
        <w:ind w:left="940"/>
        <w:rPr>
          <w:rFonts w:ascii="Arial" w:hAnsi="Arial" w:cs="Arial"/>
          <w:sz w:val="18"/>
        </w:rPr>
      </w:pPr>
      <w:hyperlink w:anchor="_bookmark1680" w:history="1">
        <w:r w:rsidR="00C12992" w:rsidRPr="001058B5">
          <w:rPr>
            <w:rFonts w:ascii="Arial" w:hAnsi="Arial" w:cs="Arial"/>
            <w:sz w:val="18"/>
          </w:rPr>
          <w:t>XML setting, 9-11</w:t>
        </w:r>
      </w:hyperlink>
    </w:p>
    <w:p w14:paraId="126614BE" w14:textId="77777777" w:rsidR="008C539B" w:rsidRPr="001058B5" w:rsidRDefault="008D1AB8">
      <w:pPr>
        <w:spacing w:line="220" w:lineRule="exact"/>
        <w:ind w:left="940"/>
        <w:rPr>
          <w:rFonts w:ascii="Arial" w:hAnsi="Arial" w:cs="Arial"/>
          <w:sz w:val="18"/>
        </w:rPr>
      </w:pPr>
      <w:hyperlink w:anchor="_bookmark1683" w:history="1">
        <w:r w:rsidR="00C12992" w:rsidRPr="001058B5">
          <w:rPr>
            <w:rFonts w:ascii="Arial" w:hAnsi="Arial" w:cs="Arial"/>
            <w:sz w:val="18"/>
          </w:rPr>
          <w:t>XML, EXTENDED setting, 9-11</w:t>
        </w:r>
      </w:hyperlink>
    </w:p>
    <w:p w14:paraId="71366A34" w14:textId="77777777" w:rsidR="008C539B" w:rsidRPr="001058B5" w:rsidRDefault="00C12992">
      <w:pPr>
        <w:spacing w:line="220" w:lineRule="exact"/>
        <w:ind w:left="700"/>
        <w:rPr>
          <w:rFonts w:ascii="Arial" w:hAnsi="Arial" w:cs="Arial"/>
          <w:sz w:val="18"/>
        </w:rPr>
      </w:pPr>
      <w:r w:rsidRPr="001058B5">
        <w:rPr>
          <w:rFonts w:ascii="Arial" w:hAnsi="Arial" w:cs="Arial"/>
          <w:sz w:val="18"/>
        </w:rPr>
        <w:t>auditing</w:t>
      </w:r>
    </w:p>
    <w:p w14:paraId="4F953B09" w14:textId="77777777" w:rsidR="008C539B" w:rsidRPr="001058B5" w:rsidRDefault="00C12992">
      <w:pPr>
        <w:spacing w:line="220" w:lineRule="exact"/>
        <w:ind w:left="940"/>
        <w:rPr>
          <w:rFonts w:ascii="Arial" w:hAnsi="Arial" w:cs="Arial"/>
          <w:sz w:val="18"/>
        </w:rPr>
      </w:pPr>
      <w:r w:rsidRPr="001058B5">
        <w:rPr>
          <w:rFonts w:ascii="Arial" w:hAnsi="Arial" w:cs="Arial"/>
          <w:sz w:val="18"/>
        </w:rPr>
        <w:t>administrators</w:t>
      </w:r>
    </w:p>
    <w:p w14:paraId="2B06A2B6" w14:textId="77777777" w:rsidR="008C539B" w:rsidRPr="001058B5" w:rsidRDefault="008D1AB8">
      <w:pPr>
        <w:spacing w:before="1" w:line="235" w:lineRule="auto"/>
        <w:ind w:left="940" w:right="1952" w:firstLine="240"/>
        <w:rPr>
          <w:rFonts w:ascii="Arial" w:hAnsi="Arial" w:cs="Arial"/>
          <w:sz w:val="18"/>
        </w:rPr>
      </w:pPr>
      <w:hyperlink w:anchor="_bookmark1974"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32" w:history="1">
        <w:r w:rsidR="00C12992" w:rsidRPr="001058B5">
          <w:rPr>
            <w:rFonts w:ascii="Arial" w:hAnsi="Arial" w:cs="Arial"/>
            <w:sz w:val="18"/>
          </w:rPr>
          <w:t>audit options, 9-5</w:t>
        </w:r>
      </w:hyperlink>
    </w:p>
    <w:p w14:paraId="389CDCCF" w14:textId="77777777" w:rsidR="008C539B" w:rsidRPr="001058B5" w:rsidRDefault="008D1AB8">
      <w:pPr>
        <w:spacing w:line="220" w:lineRule="exact"/>
        <w:ind w:left="940"/>
        <w:rPr>
          <w:rFonts w:ascii="Arial" w:hAnsi="Arial" w:cs="Arial"/>
          <w:sz w:val="18"/>
        </w:rPr>
      </w:pPr>
      <w:hyperlink w:anchor="_bookmark1997" w:history="1">
        <w:r w:rsidR="00C12992" w:rsidRPr="001058B5">
          <w:rPr>
            <w:rFonts w:ascii="Arial" w:hAnsi="Arial" w:cs="Arial"/>
            <w:sz w:val="18"/>
          </w:rPr>
          <w:t>audit records, 9-57</w:t>
        </w:r>
      </w:hyperlink>
    </w:p>
    <w:p w14:paraId="74CFCFFB" w14:textId="77777777" w:rsidR="008C539B" w:rsidRPr="001058B5" w:rsidRDefault="008D1AB8">
      <w:pPr>
        <w:spacing w:before="2" w:line="235" w:lineRule="auto"/>
        <w:ind w:left="940" w:right="1100"/>
        <w:rPr>
          <w:rFonts w:ascii="Arial" w:hAnsi="Arial" w:cs="Arial"/>
          <w:sz w:val="18"/>
        </w:rPr>
      </w:pPr>
      <w:hyperlink w:anchor="_bookmark2289" w:history="1">
        <w:r w:rsidR="00C12992" w:rsidRPr="001058B5">
          <w:rPr>
            <w:rFonts w:ascii="Arial" w:hAnsi="Arial" w:cs="Arial"/>
            <w:sz w:val="18"/>
          </w:rPr>
          <w:t>audit trail, sensitive data in, 10-18</w:t>
        </w:r>
      </w:hyperlink>
      <w:r w:rsidR="00C12992" w:rsidRPr="001058B5">
        <w:rPr>
          <w:rFonts w:ascii="Arial" w:hAnsi="Arial" w:cs="Arial"/>
          <w:sz w:val="18"/>
        </w:rPr>
        <w:t xml:space="preserve"> </w:t>
      </w:r>
      <w:hyperlink w:anchor="_bookmark1997" w:history="1">
        <w:r w:rsidR="00C12992" w:rsidRPr="001058B5">
          <w:rPr>
            <w:rFonts w:ascii="Arial" w:hAnsi="Arial" w:cs="Arial"/>
            <w:sz w:val="18"/>
          </w:rPr>
          <w:t>audit trails, 9-57</w:t>
        </w:r>
      </w:hyperlink>
    </w:p>
    <w:p w14:paraId="636AC7C4" w14:textId="77777777" w:rsidR="008C539B" w:rsidRPr="001058B5" w:rsidRDefault="008D1AB8">
      <w:pPr>
        <w:spacing w:line="237" w:lineRule="auto"/>
        <w:ind w:left="1300" w:right="164" w:hanging="360"/>
        <w:rPr>
          <w:rFonts w:ascii="Arial" w:hAnsi="Arial" w:cs="Arial"/>
          <w:sz w:val="18"/>
        </w:rPr>
      </w:pPr>
      <w:hyperlink w:anchor="_bookmark1987" w:history="1">
        <w:r w:rsidR="00C12992" w:rsidRPr="001058B5">
          <w:rPr>
            <w:rFonts w:ascii="Arial" w:hAnsi="Arial" w:cs="Arial"/>
            <w:sz w:val="18"/>
          </w:rPr>
          <w:t>before-and-after changes, recording with triggers, 9-55</w:t>
        </w:r>
      </w:hyperlink>
    </w:p>
    <w:p w14:paraId="127EA683" w14:textId="77777777" w:rsidR="008C539B" w:rsidRPr="001058B5" w:rsidRDefault="008D1AB8">
      <w:pPr>
        <w:spacing w:line="235" w:lineRule="auto"/>
        <w:ind w:left="940" w:right="1296"/>
        <w:rPr>
          <w:rFonts w:ascii="Arial" w:hAnsi="Arial" w:cs="Arial"/>
          <w:sz w:val="18"/>
        </w:rPr>
      </w:pPr>
      <w:hyperlink w:anchor="_bookmark1741" w:history="1">
        <w:r w:rsidR="00C12992" w:rsidRPr="001058B5">
          <w:rPr>
            <w:rFonts w:ascii="Arial" w:hAnsi="Arial" w:cs="Arial"/>
            <w:sz w:val="18"/>
          </w:rPr>
          <w:t xml:space="preserve">committed data,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w:t>
      </w:r>
      <w:hyperlink w:anchor="_bookmark353" w:history="1">
        <w:r w:rsidR="00C12992" w:rsidRPr="001058B5">
          <w:rPr>
            <w:rFonts w:ascii="Arial" w:hAnsi="Arial" w:cs="Arial"/>
            <w:sz w:val="18"/>
          </w:rPr>
          <w:t>database user names, 3-27</w:t>
        </w:r>
      </w:hyperlink>
      <w:r w:rsidR="00C12992" w:rsidRPr="001058B5">
        <w:rPr>
          <w:rFonts w:ascii="Arial" w:hAnsi="Arial" w:cs="Arial"/>
          <w:sz w:val="18"/>
        </w:rPr>
        <w:t xml:space="preserve"> </w:t>
      </w: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628" w:history="1">
        <w:r w:rsidR="00C12992" w:rsidRPr="001058B5">
          <w:rPr>
            <w:rFonts w:ascii="Arial" w:hAnsi="Arial" w:cs="Arial"/>
            <w:sz w:val="18"/>
          </w:rPr>
          <w:t>distributed databases and, 9-4</w:t>
        </w:r>
      </w:hyperlink>
      <w:r w:rsidR="00C12992" w:rsidRPr="001058B5">
        <w:rPr>
          <w:rFonts w:ascii="Arial" w:hAnsi="Arial" w:cs="Arial"/>
          <w:sz w:val="18"/>
        </w:rPr>
        <w:t xml:space="preserve"> </w:t>
      </w: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fine-grained</w:t>
      </w:r>
    </w:p>
    <w:p w14:paraId="1FC6B02E" w14:textId="77777777" w:rsidR="008C539B" w:rsidRPr="001058B5" w:rsidRDefault="008D1AB8">
      <w:pPr>
        <w:spacing w:before="3" w:line="235" w:lineRule="auto"/>
        <w:ind w:left="940" w:right="1685" w:firstLine="240"/>
        <w:rPr>
          <w:rFonts w:ascii="Arial" w:hAnsi="Arial" w:cs="Arial"/>
          <w:sz w:val="18"/>
        </w:rPr>
      </w:pPr>
      <w:hyperlink w:anchor="_bookmark1897" w:history="1">
        <w:r w:rsidR="00C12992" w:rsidRPr="001058B5">
          <w:rPr>
            <w:rFonts w:ascii="Arial" w:hAnsi="Arial" w:cs="Arial"/>
            <w:i/>
            <w:sz w:val="18"/>
          </w:rPr>
          <w:t xml:space="preserve">See </w:t>
        </w:r>
      </w:hyperlink>
      <w:r w:rsidR="00C12992" w:rsidRPr="001058B5">
        <w:rPr>
          <w:rFonts w:ascii="Arial" w:hAnsi="Arial" w:cs="Arial"/>
          <w:sz w:val="18"/>
        </w:rPr>
        <w:t xml:space="preserve">fine-grained auditing </w:t>
      </w:r>
      <w:hyperlink w:anchor="_bookmark1851" w:history="1">
        <w:r w:rsidR="00C12992" w:rsidRPr="001058B5">
          <w:rPr>
            <w:rFonts w:ascii="Arial" w:hAnsi="Arial" w:cs="Arial"/>
            <w:sz w:val="18"/>
          </w:rPr>
          <w:t>functions, 9-32</w:t>
        </w:r>
      </w:hyperlink>
    </w:p>
    <w:p w14:paraId="24619E38" w14:textId="77777777" w:rsidR="008C539B" w:rsidRPr="001058B5" w:rsidRDefault="008D1AB8">
      <w:pPr>
        <w:spacing w:before="2" w:line="235" w:lineRule="auto"/>
        <w:ind w:left="940" w:right="-4"/>
        <w:rPr>
          <w:rFonts w:ascii="Arial" w:hAnsi="Arial" w:cs="Arial"/>
          <w:sz w:val="18"/>
        </w:rPr>
      </w:pPr>
      <w:hyperlink w:anchor="_bookmark1857" w:history="1">
        <w:r w:rsidR="00C12992" w:rsidRPr="001058B5">
          <w:rPr>
            <w:rFonts w:ascii="Arial" w:hAnsi="Arial" w:cs="Arial"/>
            <w:sz w:val="18"/>
          </w:rPr>
          <w:t>functions, Oracle Virtual Private Database, 9-33</w:t>
        </w:r>
      </w:hyperlink>
      <w:r w:rsidR="00C12992" w:rsidRPr="001058B5">
        <w:rPr>
          <w:rFonts w:ascii="Arial" w:hAnsi="Arial" w:cs="Arial"/>
          <w:sz w:val="18"/>
        </w:rPr>
        <w:t xml:space="preserve"> </w:t>
      </w:r>
      <w:hyperlink w:anchor="_bookmark1633" w:history="1">
        <w:r w:rsidR="00C12992" w:rsidRPr="001058B5">
          <w:rPr>
            <w:rFonts w:ascii="Arial" w:hAnsi="Arial" w:cs="Arial"/>
            <w:sz w:val="18"/>
          </w:rPr>
          <w:t>general steps for, 9-5</w:t>
        </w:r>
      </w:hyperlink>
    </w:p>
    <w:p w14:paraId="4FFF8516" w14:textId="77777777" w:rsidR="008C539B" w:rsidRPr="001058B5" w:rsidRDefault="008D1AB8">
      <w:pPr>
        <w:spacing w:line="237" w:lineRule="auto"/>
        <w:ind w:left="940" w:right="1100"/>
        <w:rPr>
          <w:rFonts w:ascii="Arial" w:hAnsi="Arial" w:cs="Arial"/>
          <w:sz w:val="18"/>
        </w:rPr>
      </w:pPr>
      <w:hyperlink w:anchor="_bookmark2286" w:history="1">
        <w:r w:rsidR="00C12992" w:rsidRPr="001058B5">
          <w:rPr>
            <w:rFonts w:ascii="Arial" w:hAnsi="Arial" w:cs="Arial"/>
            <w:sz w:val="18"/>
          </w:rPr>
          <w:t>guidelines for security, 10-18</w:t>
        </w:r>
      </w:hyperlink>
      <w:r w:rsidR="00C12992" w:rsidRPr="001058B5">
        <w:rPr>
          <w:rFonts w:ascii="Arial" w:hAnsi="Arial" w:cs="Arial"/>
          <w:sz w:val="18"/>
        </w:rPr>
        <w:t xml:space="preserve"> </w:t>
      </w:r>
      <w:hyperlink w:anchor="_bookmark2295" w:history="1">
        <w:r w:rsidR="00C12992" w:rsidRPr="001058B5">
          <w:rPr>
            <w:rFonts w:ascii="Arial" w:hAnsi="Arial" w:cs="Arial"/>
            <w:sz w:val="18"/>
          </w:rPr>
          <w:t>historical information, 10-19</w:t>
        </w:r>
      </w:hyperlink>
    </w:p>
    <w:p w14:paraId="18A1866B" w14:textId="77777777" w:rsidR="008C539B" w:rsidRPr="001058B5" w:rsidRDefault="008D1AB8">
      <w:pPr>
        <w:spacing w:line="235" w:lineRule="auto"/>
        <w:ind w:left="940" w:right="548"/>
        <w:rPr>
          <w:rFonts w:ascii="Arial" w:hAnsi="Arial" w:cs="Arial"/>
          <w:sz w:val="18"/>
        </w:rPr>
      </w:pPr>
      <w:hyperlink w:anchor="_bookmark2293" w:history="1">
        <w:r w:rsidR="00C12992" w:rsidRPr="001058B5">
          <w:rPr>
            <w:rFonts w:ascii="Arial" w:hAnsi="Arial" w:cs="Arial"/>
            <w:sz w:val="18"/>
          </w:rPr>
          <w:t>keeping information manageable, 10-18</w:t>
        </w:r>
      </w:hyperlink>
      <w:r w:rsidR="00C12992" w:rsidRPr="001058B5">
        <w:rPr>
          <w:rFonts w:ascii="Arial" w:hAnsi="Arial" w:cs="Arial"/>
          <w:sz w:val="18"/>
        </w:rPr>
        <w:t xml:space="preserve"> LOBs, auditing</w:t>
      </w:r>
    </w:p>
    <w:p w14:paraId="07AE8028" w14:textId="77777777" w:rsidR="008C539B" w:rsidRPr="001058B5" w:rsidRDefault="008D1AB8">
      <w:pPr>
        <w:spacing w:line="235" w:lineRule="auto"/>
        <w:ind w:left="940" w:right="1100" w:firstLine="240"/>
        <w:rPr>
          <w:rFonts w:ascii="Arial" w:hAnsi="Arial" w:cs="Arial"/>
          <w:sz w:val="18"/>
        </w:rPr>
      </w:pPr>
      <w:hyperlink w:anchor="_bookmark1906" w:history="1">
        <w:r w:rsidR="00C12992" w:rsidRPr="001058B5">
          <w:rPr>
            <w:rFonts w:ascii="Arial" w:hAnsi="Arial" w:cs="Arial"/>
            <w:sz w:val="18"/>
          </w:rPr>
          <w:t>user-defined columns, 9-38</w:t>
        </w:r>
      </w:hyperlink>
      <w:r w:rsidR="00C12992" w:rsidRPr="001058B5">
        <w:rPr>
          <w:rFonts w:ascii="Arial" w:hAnsi="Arial" w:cs="Arial"/>
          <w:sz w:val="18"/>
        </w:rPr>
        <w:t xml:space="preserve"> </w:t>
      </w:r>
      <w:hyperlink w:anchor="_bookmark1777" w:history="1">
        <w:r w:rsidR="00C12992" w:rsidRPr="001058B5">
          <w:rPr>
            <w:rFonts w:ascii="Arial" w:hAnsi="Arial" w:cs="Arial"/>
            <w:sz w:val="18"/>
          </w:rPr>
          <w:t>logon and logoff events, 9-25</w:t>
        </w:r>
      </w:hyperlink>
      <w:r w:rsidR="00C12992" w:rsidRPr="001058B5">
        <w:rPr>
          <w:rFonts w:ascii="Arial" w:hAnsi="Arial" w:cs="Arial"/>
          <w:sz w:val="18"/>
        </w:rPr>
        <w:t xml:space="preserve"> multitier environments</w:t>
      </w:r>
    </w:p>
    <w:p w14:paraId="4C77245F" w14:textId="77777777" w:rsidR="008C539B" w:rsidRPr="001058B5" w:rsidRDefault="008D1AB8">
      <w:pPr>
        <w:spacing w:before="3" w:line="235" w:lineRule="auto"/>
        <w:ind w:left="940" w:right="1952" w:firstLine="240"/>
        <w:rPr>
          <w:rFonts w:ascii="Arial" w:hAnsi="Arial" w:cs="Arial"/>
          <w:sz w:val="18"/>
        </w:rPr>
      </w:pPr>
      <w:hyperlink w:anchor="_bookmark1800" w:history="1">
        <w:r w:rsidR="00C12992" w:rsidRPr="001058B5">
          <w:rPr>
            <w:rFonts w:ascii="Arial" w:hAnsi="Arial" w:cs="Arial"/>
            <w:i/>
            <w:sz w:val="18"/>
          </w:rPr>
          <w:t xml:space="preserve">See </w:t>
        </w:r>
      </w:hyperlink>
      <w:r w:rsidR="00C12992" w:rsidRPr="001058B5">
        <w:rPr>
          <w:rFonts w:ascii="Arial" w:hAnsi="Arial" w:cs="Arial"/>
          <w:sz w:val="18"/>
        </w:rPr>
        <w:t>standard auditing network</w:t>
      </w:r>
    </w:p>
    <w:p w14:paraId="11BB1FF0" w14:textId="77777777" w:rsidR="008C539B" w:rsidRPr="001058B5" w:rsidRDefault="008D1AB8">
      <w:pPr>
        <w:spacing w:line="235" w:lineRule="auto"/>
        <w:ind w:left="940" w:right="1952" w:firstLine="240"/>
        <w:rPr>
          <w:rFonts w:ascii="Arial" w:hAnsi="Arial" w:cs="Arial"/>
          <w:sz w:val="18"/>
        </w:rPr>
      </w:pPr>
      <w:hyperlink w:anchor="_bookmark1869"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906" w:history="1">
        <w:r w:rsidR="00C12992" w:rsidRPr="001058B5">
          <w:rPr>
            <w:rFonts w:ascii="Arial" w:hAnsi="Arial" w:cs="Arial"/>
            <w:sz w:val="18"/>
          </w:rPr>
          <w:t>object columns, 9-38</w:t>
        </w:r>
      </w:hyperlink>
      <w:r w:rsidR="00C12992" w:rsidRPr="001058B5">
        <w:rPr>
          <w:rFonts w:ascii="Arial" w:hAnsi="Arial" w:cs="Arial"/>
          <w:sz w:val="18"/>
        </w:rPr>
        <w:t xml:space="preserve"> objects</w:t>
      </w:r>
    </w:p>
    <w:p w14:paraId="52C50258" w14:textId="77777777" w:rsidR="008C539B" w:rsidRPr="001058B5" w:rsidRDefault="008D1AB8">
      <w:pPr>
        <w:spacing w:before="1" w:line="222" w:lineRule="exact"/>
        <w:ind w:left="1180"/>
        <w:rPr>
          <w:rFonts w:ascii="Arial" w:hAnsi="Arial" w:cs="Arial"/>
          <w:sz w:val="18"/>
        </w:rPr>
      </w:pPr>
      <w:hyperlink w:anchor="_bookmark1810"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6AF7C0BC" w14:textId="77777777" w:rsidR="008C539B" w:rsidRPr="001058B5" w:rsidRDefault="008D1AB8">
      <w:pPr>
        <w:spacing w:before="1" w:line="235" w:lineRule="auto"/>
        <w:ind w:left="1300" w:right="164" w:hanging="360"/>
        <w:rPr>
          <w:rFonts w:ascii="Arial" w:hAnsi="Arial" w:cs="Arial"/>
          <w:sz w:val="18"/>
        </w:rPr>
      </w:pPr>
      <w:hyperlink w:anchor="_bookmark1002" w:history="1">
        <w:r w:rsidR="00C12992" w:rsidRPr="001058B5">
          <w:rPr>
            <w:rFonts w:ascii="Arial" w:hAnsi="Arial" w:cs="Arial"/>
            <w:sz w:val="18"/>
          </w:rPr>
          <w:t>One Big Application User authentication, compromised by, 5-2</w:t>
        </w:r>
      </w:hyperlink>
    </w:p>
    <w:p w14:paraId="3DA9D32D" w14:textId="77777777" w:rsidR="008C539B" w:rsidRPr="001058B5" w:rsidRDefault="00C12992">
      <w:pPr>
        <w:spacing w:before="2" w:line="235" w:lineRule="auto"/>
        <w:ind w:left="1180" w:right="1952" w:hanging="240"/>
        <w:rPr>
          <w:rFonts w:ascii="Arial" w:hAnsi="Arial" w:cs="Arial"/>
          <w:sz w:val="18"/>
        </w:rPr>
      </w:pPr>
      <w:r w:rsidRPr="001058B5">
        <w:rPr>
          <w:rFonts w:ascii="Arial" w:hAnsi="Arial" w:cs="Arial"/>
          <w:sz w:val="18"/>
        </w:rPr>
        <w:t xml:space="preserve">operating system files </w:t>
      </w:r>
      <w:hyperlink w:anchor="_bookmark1702" w:history="1">
        <w:r w:rsidRPr="001058B5">
          <w:rPr>
            <w:rFonts w:ascii="Arial" w:hAnsi="Arial" w:cs="Arial"/>
            <w:sz w:val="18"/>
          </w:rPr>
          <w:t>appearance, 9-13</w:t>
        </w:r>
      </w:hyperlink>
    </w:p>
    <w:p w14:paraId="371727F6" w14:textId="77777777" w:rsidR="008C539B" w:rsidRPr="001058B5" w:rsidRDefault="008D1AB8">
      <w:pPr>
        <w:spacing w:line="220" w:lineRule="exact"/>
        <w:ind w:left="1180"/>
        <w:rPr>
          <w:rFonts w:ascii="Arial" w:hAnsi="Arial" w:cs="Arial"/>
          <w:sz w:val="18"/>
        </w:rPr>
      </w:pPr>
      <w:hyperlink w:anchor="_bookmark1678" w:history="1">
        <w:r w:rsidR="00C12992" w:rsidRPr="001058B5">
          <w:rPr>
            <w:rFonts w:ascii="Arial" w:hAnsi="Arial" w:cs="Arial"/>
            <w:sz w:val="18"/>
          </w:rPr>
          <w:t>configuring,   9-10</w:t>
        </w:r>
      </w:hyperlink>
    </w:p>
    <w:p w14:paraId="0E64CE34" w14:textId="77777777" w:rsidR="008C539B" w:rsidRPr="001058B5" w:rsidRDefault="008D1AB8">
      <w:pPr>
        <w:spacing w:line="220" w:lineRule="exact"/>
        <w:ind w:left="1180"/>
        <w:rPr>
          <w:rFonts w:ascii="Arial" w:hAnsi="Arial" w:cs="Arial"/>
          <w:sz w:val="18"/>
        </w:rPr>
      </w:pPr>
      <w:hyperlink w:anchor="_bookmark2030" w:history="1">
        <w:r w:rsidR="00C12992" w:rsidRPr="001058B5">
          <w:rPr>
            <w:rFonts w:ascii="Arial" w:hAnsi="Arial" w:cs="Arial"/>
            <w:sz w:val="18"/>
          </w:rPr>
          <w:t>managing, 9-62</w:t>
        </w:r>
      </w:hyperlink>
    </w:p>
    <w:p w14:paraId="4C475F75" w14:textId="77777777" w:rsidR="008C539B" w:rsidRPr="001058B5" w:rsidRDefault="008D1AB8">
      <w:pPr>
        <w:spacing w:line="222" w:lineRule="exact"/>
        <w:ind w:left="940"/>
        <w:rPr>
          <w:rFonts w:ascii="Arial" w:hAnsi="Arial" w:cs="Arial"/>
          <w:sz w:val="18"/>
        </w:rPr>
      </w:pPr>
      <w:hyperlink w:anchor="_bookmark353" w:history="1">
        <w:r w:rsidR="00C12992" w:rsidRPr="001058B5">
          <w:rPr>
            <w:rFonts w:ascii="Arial" w:hAnsi="Arial" w:cs="Arial"/>
            <w:sz w:val="18"/>
          </w:rPr>
          <w:t>operating-system user names, 3-27</w:t>
        </w:r>
      </w:hyperlink>
    </w:p>
    <w:p w14:paraId="6925D8AE" w14:textId="77777777" w:rsidR="008C539B" w:rsidRPr="001058B5" w:rsidRDefault="00C12992">
      <w:pPr>
        <w:spacing w:before="70" w:line="235" w:lineRule="auto"/>
        <w:ind w:left="1300" w:right="836" w:hanging="360"/>
        <w:rPr>
          <w:rFonts w:ascii="Arial" w:hAnsi="Arial" w:cs="Arial"/>
          <w:sz w:val="18"/>
        </w:rPr>
      </w:pPr>
      <w:r w:rsidRPr="001058B5">
        <w:rPr>
          <w:rFonts w:ascii="Arial" w:hAnsi="Arial" w:cs="Arial"/>
        </w:rPr>
        <w:br w:type="column"/>
      </w:r>
      <w:hyperlink w:anchor="_bookmark1857" w:history="1">
        <w:r w:rsidRPr="001058B5">
          <w:rPr>
            <w:rFonts w:ascii="Arial" w:hAnsi="Arial" w:cs="Arial"/>
            <w:sz w:val="18"/>
          </w:rPr>
          <w:t>Oracle Virtual Private Database policy functions, 9-33</w:t>
        </w:r>
      </w:hyperlink>
    </w:p>
    <w:p w14:paraId="6BF6687F" w14:textId="77777777" w:rsidR="008C539B" w:rsidRPr="001058B5" w:rsidRDefault="008D1AB8">
      <w:pPr>
        <w:spacing w:line="220" w:lineRule="exact"/>
        <w:ind w:left="940"/>
        <w:rPr>
          <w:rFonts w:ascii="Arial" w:hAnsi="Arial" w:cs="Arial"/>
          <w:sz w:val="18"/>
        </w:rPr>
      </w:pPr>
      <w:hyperlink w:anchor="_bookmark1852" w:history="1">
        <w:r w:rsidR="00C12992" w:rsidRPr="001058B5">
          <w:rPr>
            <w:rFonts w:ascii="Arial" w:hAnsi="Arial" w:cs="Arial"/>
            <w:sz w:val="18"/>
          </w:rPr>
          <w:t>packages, 9-32</w:t>
        </w:r>
      </w:hyperlink>
    </w:p>
    <w:p w14:paraId="6713AF72" w14:textId="77777777" w:rsidR="008C539B" w:rsidRPr="001058B5" w:rsidRDefault="008D1AB8">
      <w:pPr>
        <w:spacing w:line="220" w:lineRule="exact"/>
        <w:ind w:left="940"/>
        <w:rPr>
          <w:rFonts w:ascii="Arial" w:hAnsi="Arial" w:cs="Arial"/>
          <w:sz w:val="18"/>
        </w:rPr>
      </w:pPr>
      <w:hyperlink w:anchor="_bookmark1630" w:history="1">
        <w:r w:rsidR="00C12992" w:rsidRPr="001058B5">
          <w:rPr>
            <w:rFonts w:ascii="Arial" w:hAnsi="Arial" w:cs="Arial"/>
            <w:sz w:val="18"/>
          </w:rPr>
          <w:t>performance, 9-4</w:t>
        </w:r>
      </w:hyperlink>
    </w:p>
    <w:p w14:paraId="793E840C" w14:textId="77777777" w:rsidR="008C539B" w:rsidRPr="001058B5" w:rsidRDefault="008D1AB8">
      <w:pPr>
        <w:spacing w:before="2" w:line="235" w:lineRule="auto"/>
        <w:ind w:left="940" w:right="1806"/>
        <w:rPr>
          <w:rFonts w:ascii="Arial" w:hAnsi="Arial" w:cs="Arial"/>
          <w:sz w:val="18"/>
        </w:rPr>
      </w:pPr>
      <w:hyperlink w:anchor="_bookmark1853" w:history="1">
        <w:r w:rsidR="00C12992" w:rsidRPr="001058B5">
          <w:rPr>
            <w:rFonts w:ascii="Arial" w:hAnsi="Arial" w:cs="Arial"/>
            <w:sz w:val="18"/>
          </w:rPr>
          <w:t>PL/SQL packages, 9-32</w:t>
        </w:r>
      </w:hyperlink>
      <w:r w:rsidR="00C12992" w:rsidRPr="001058B5">
        <w:rPr>
          <w:rFonts w:ascii="Arial" w:hAnsi="Arial" w:cs="Arial"/>
          <w:sz w:val="18"/>
        </w:rPr>
        <w:t xml:space="preserve"> privileges</w:t>
      </w:r>
    </w:p>
    <w:p w14:paraId="6E5CC62E" w14:textId="77777777" w:rsidR="008C539B" w:rsidRPr="001058B5" w:rsidRDefault="008D1AB8">
      <w:pPr>
        <w:spacing w:before="2" w:line="235" w:lineRule="auto"/>
        <w:ind w:left="940" w:right="2242" w:firstLine="240"/>
        <w:rPr>
          <w:rFonts w:ascii="Arial" w:hAnsi="Arial" w:cs="Arial"/>
          <w:sz w:val="18"/>
        </w:rPr>
      </w:pPr>
      <w:hyperlink w:anchor="_bookmark1787"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854" w:history="1">
        <w:r w:rsidR="00C12992" w:rsidRPr="001058B5">
          <w:rPr>
            <w:rFonts w:ascii="Arial" w:hAnsi="Arial" w:cs="Arial"/>
            <w:sz w:val="18"/>
          </w:rPr>
          <w:t>procedures, 9-32</w:t>
        </w:r>
      </w:hyperlink>
    </w:p>
    <w:p w14:paraId="782BBC6F" w14:textId="77777777" w:rsidR="008C539B" w:rsidRPr="001058B5" w:rsidRDefault="008D1AB8">
      <w:pPr>
        <w:spacing w:before="2" w:line="235" w:lineRule="auto"/>
        <w:ind w:left="940" w:right="1767"/>
        <w:rPr>
          <w:rFonts w:ascii="Arial" w:hAnsi="Arial" w:cs="Arial"/>
          <w:sz w:val="18"/>
        </w:rPr>
      </w:pPr>
      <w:hyperlink w:anchor="_bookmark1632" w:history="1">
        <w:r w:rsidR="00C12992" w:rsidRPr="001058B5">
          <w:rPr>
            <w:rFonts w:ascii="Arial" w:hAnsi="Arial" w:cs="Arial"/>
            <w:sz w:val="18"/>
          </w:rPr>
          <w:t>range of focus, 9-5</w:t>
        </w:r>
      </w:hyperlink>
      <w:r w:rsidR="00C12992" w:rsidRPr="001058B5">
        <w:rPr>
          <w:rFonts w:ascii="Arial" w:hAnsi="Arial" w:cs="Arial"/>
          <w:sz w:val="18"/>
        </w:rPr>
        <w:t xml:space="preserve"> </w:t>
      </w:r>
      <w:hyperlink w:anchor="_bookmark2301" w:history="1">
        <w:r w:rsidR="00C12992" w:rsidRPr="001058B5">
          <w:rPr>
            <w:rFonts w:ascii="Arial" w:hAnsi="Arial" w:cs="Arial"/>
            <w:sz w:val="18"/>
          </w:rPr>
          <w:t>recommended settings, 10-21</w:t>
        </w:r>
      </w:hyperlink>
      <w:r w:rsidR="00C12992" w:rsidRPr="001058B5">
        <w:rPr>
          <w:rFonts w:ascii="Arial" w:hAnsi="Arial" w:cs="Arial"/>
          <w:sz w:val="18"/>
        </w:rPr>
        <w:t xml:space="preserve"> Sarbanes-Oxley Act</w:t>
      </w:r>
    </w:p>
    <w:p w14:paraId="40E8D38D" w14:textId="77777777" w:rsidR="008C539B" w:rsidRPr="001058B5" w:rsidRDefault="008D1AB8">
      <w:pPr>
        <w:spacing w:before="2" w:line="235" w:lineRule="auto"/>
        <w:ind w:left="940" w:right="534" w:firstLine="240"/>
        <w:rPr>
          <w:rFonts w:ascii="Arial" w:hAnsi="Arial" w:cs="Arial"/>
          <w:sz w:val="18"/>
        </w:rPr>
      </w:pPr>
      <w:hyperlink w:anchor="_bookmark1607" w:history="1">
        <w:r w:rsidR="00C12992" w:rsidRPr="001058B5">
          <w:rPr>
            <w:rFonts w:ascii="Arial" w:hAnsi="Arial" w:cs="Arial"/>
            <w:sz w:val="18"/>
          </w:rPr>
          <w:t>auditing, meeting compliance through, 9-2</w:t>
        </w:r>
      </w:hyperlink>
      <w:r w:rsidR="00C12992" w:rsidRPr="001058B5">
        <w:rPr>
          <w:rFonts w:ascii="Arial" w:hAnsi="Arial" w:cs="Arial"/>
          <w:sz w:val="18"/>
        </w:rPr>
        <w:t xml:space="preserve"> schema objects</w:t>
      </w:r>
    </w:p>
    <w:p w14:paraId="3F08B159" w14:textId="77777777" w:rsidR="008C539B" w:rsidRPr="001058B5" w:rsidRDefault="008D1AB8">
      <w:pPr>
        <w:spacing w:line="220" w:lineRule="exact"/>
        <w:ind w:left="1180"/>
        <w:rPr>
          <w:rFonts w:ascii="Arial" w:hAnsi="Arial" w:cs="Arial"/>
          <w:sz w:val="18"/>
        </w:rPr>
      </w:pPr>
      <w:hyperlink w:anchor="_bookmark1811"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4B88771A" w14:textId="77777777" w:rsidR="008C539B" w:rsidRPr="001058B5" w:rsidRDefault="008D1AB8">
      <w:pPr>
        <w:spacing w:before="2" w:line="235" w:lineRule="auto"/>
        <w:ind w:left="940" w:right="836"/>
        <w:rPr>
          <w:rFonts w:ascii="Arial" w:hAnsi="Arial" w:cs="Arial"/>
          <w:sz w:val="18"/>
        </w:rPr>
      </w:pPr>
      <w:hyperlink w:anchor="_bookmark1828" w:history="1">
        <w:r w:rsidR="00C12992" w:rsidRPr="001058B5">
          <w:rPr>
            <w:rFonts w:ascii="Arial" w:hAnsi="Arial" w:cs="Arial"/>
            <w:sz w:val="18"/>
          </w:rPr>
          <w:t>schema objects created in the future, 9-30</w:t>
        </w:r>
      </w:hyperlink>
      <w:r w:rsidR="00C12992" w:rsidRPr="001058B5">
        <w:rPr>
          <w:rFonts w:ascii="Arial" w:hAnsi="Arial" w:cs="Arial"/>
          <w:sz w:val="18"/>
        </w:rPr>
        <w:t xml:space="preserve"> SQL statements</w:t>
      </w:r>
    </w:p>
    <w:p w14:paraId="4D4DFD22" w14:textId="77777777" w:rsidR="008C539B" w:rsidRPr="001058B5" w:rsidRDefault="008D1AB8">
      <w:pPr>
        <w:spacing w:line="237" w:lineRule="auto"/>
        <w:ind w:left="940" w:right="2242" w:firstLine="240"/>
        <w:rPr>
          <w:rFonts w:ascii="Arial" w:hAnsi="Arial" w:cs="Arial"/>
          <w:sz w:val="18"/>
        </w:rPr>
      </w:pPr>
      <w:hyperlink w:anchor="_bookmark1761" w:history="1">
        <w:r w:rsidR="00C12992" w:rsidRPr="001058B5">
          <w:rPr>
            <w:rFonts w:ascii="Arial" w:hAnsi="Arial" w:cs="Arial"/>
            <w:i/>
            <w:sz w:val="18"/>
          </w:rPr>
          <w:t xml:space="preserve">See </w:t>
        </w:r>
      </w:hyperlink>
      <w:r w:rsidR="00C12992" w:rsidRPr="001058B5">
        <w:rPr>
          <w:rFonts w:ascii="Arial" w:hAnsi="Arial" w:cs="Arial"/>
          <w:sz w:val="18"/>
        </w:rPr>
        <w:t>standard auditing standard</w:t>
      </w:r>
    </w:p>
    <w:p w14:paraId="43F4CF47" w14:textId="77777777" w:rsidR="008C539B" w:rsidRPr="001058B5" w:rsidRDefault="008D1AB8">
      <w:pPr>
        <w:spacing w:line="235" w:lineRule="auto"/>
        <w:ind w:left="940" w:firstLine="240"/>
        <w:rPr>
          <w:rFonts w:ascii="Arial" w:hAnsi="Arial" w:cs="Arial"/>
          <w:sz w:val="18"/>
        </w:rPr>
      </w:pPr>
      <w:hyperlink w:anchor="_bookmark1642" w:history="1">
        <w:r w:rsidR="00C12992" w:rsidRPr="001058B5">
          <w:rPr>
            <w:rFonts w:ascii="Arial" w:hAnsi="Arial" w:cs="Arial"/>
            <w:i/>
            <w:sz w:val="18"/>
          </w:rPr>
          <w:t xml:space="preserve">See </w:t>
        </w:r>
      </w:hyperlink>
      <w:r w:rsidR="00C12992" w:rsidRPr="001058B5">
        <w:rPr>
          <w:rFonts w:ascii="Arial" w:hAnsi="Arial" w:cs="Arial"/>
          <w:sz w:val="18"/>
        </w:rPr>
        <w:t>standard audit trail, standard auditing statements</w:t>
      </w:r>
    </w:p>
    <w:p w14:paraId="21C0AD0A" w14:textId="77777777" w:rsidR="008C539B" w:rsidRPr="001058B5" w:rsidRDefault="008D1AB8">
      <w:pPr>
        <w:spacing w:line="235" w:lineRule="auto"/>
        <w:ind w:left="940" w:right="836" w:firstLine="240"/>
        <w:rPr>
          <w:rFonts w:ascii="Arial" w:hAnsi="Arial" w:cs="Arial"/>
          <w:sz w:val="18"/>
        </w:rPr>
      </w:pPr>
      <w:hyperlink w:anchor="_bookmark1762"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93" w:history="1">
        <w:r w:rsidR="00C12992" w:rsidRPr="001058B5">
          <w:rPr>
            <w:rFonts w:ascii="Arial" w:hAnsi="Arial" w:cs="Arial"/>
            <w:sz w:val="18"/>
          </w:rPr>
          <w:t>STMT_AUDIT_OPTION_MAP table, 9-12</w:t>
        </w:r>
      </w:hyperlink>
    </w:p>
    <w:p w14:paraId="77BB0EBA" w14:textId="77777777" w:rsidR="008C539B" w:rsidRPr="001058B5" w:rsidRDefault="008D1AB8">
      <w:pPr>
        <w:spacing w:line="220" w:lineRule="exact"/>
        <w:ind w:left="940"/>
        <w:rPr>
          <w:rFonts w:ascii="Arial" w:hAnsi="Arial" w:cs="Arial"/>
          <w:sz w:val="18"/>
        </w:rPr>
      </w:pPr>
      <w:hyperlink w:anchor="_bookmark2299" w:history="1">
        <w:r w:rsidR="00C12992" w:rsidRPr="001058B5">
          <w:rPr>
            <w:rFonts w:ascii="Arial" w:hAnsi="Arial" w:cs="Arial"/>
            <w:sz w:val="18"/>
          </w:rPr>
          <w:t>suspicious activity, 10-20</w:t>
        </w:r>
      </w:hyperlink>
    </w:p>
    <w:p w14:paraId="5E30FB51" w14:textId="77777777" w:rsidR="008C539B" w:rsidRPr="001058B5" w:rsidRDefault="008D1AB8">
      <w:pPr>
        <w:spacing w:line="220" w:lineRule="exact"/>
        <w:ind w:left="940"/>
        <w:rPr>
          <w:rFonts w:ascii="Arial" w:hAnsi="Arial" w:cs="Arial"/>
          <w:sz w:val="18"/>
        </w:rPr>
      </w:pPr>
      <w:hyperlink w:anchor="_bookmark1975" w:history="1">
        <w:r w:rsidR="00C12992" w:rsidRPr="001058B5">
          <w:rPr>
            <w:rFonts w:ascii="Arial" w:hAnsi="Arial" w:cs="Arial"/>
            <w:sz w:val="18"/>
          </w:rPr>
          <w:t>SYS user, 9-53</w:t>
        </w:r>
      </w:hyperlink>
    </w:p>
    <w:p w14:paraId="1826351C" w14:textId="77777777" w:rsidR="008C539B" w:rsidRPr="001058B5" w:rsidRDefault="008D1AB8">
      <w:pPr>
        <w:spacing w:line="220" w:lineRule="exact"/>
        <w:ind w:left="940"/>
        <w:rPr>
          <w:rFonts w:ascii="Arial" w:hAnsi="Arial" w:cs="Arial"/>
          <w:sz w:val="18"/>
        </w:rPr>
      </w:pPr>
      <w:hyperlink w:anchor="_bookmark1911" w:history="1">
        <w:r w:rsidR="00C12992" w:rsidRPr="001058B5">
          <w:rPr>
            <w:rFonts w:ascii="Arial" w:hAnsi="Arial" w:cs="Arial"/>
            <w:sz w:val="18"/>
          </w:rPr>
          <w:t>SYS.FGA_LOG$ table, 9-38</w:t>
        </w:r>
      </w:hyperlink>
    </w:p>
    <w:p w14:paraId="0CD02F1E" w14:textId="77777777" w:rsidR="008C539B" w:rsidRPr="001058B5" w:rsidRDefault="008D1AB8">
      <w:pPr>
        <w:spacing w:line="220" w:lineRule="exact"/>
        <w:ind w:left="940"/>
        <w:rPr>
          <w:rFonts w:ascii="Arial" w:hAnsi="Arial" w:cs="Arial"/>
          <w:sz w:val="18"/>
        </w:rPr>
      </w:pPr>
      <w:hyperlink w:anchor="_bookmark1971" w:history="1">
        <w:r w:rsidR="00C12992" w:rsidRPr="001058B5">
          <w:rPr>
            <w:rFonts w:ascii="Arial" w:hAnsi="Arial" w:cs="Arial"/>
            <w:sz w:val="18"/>
          </w:rPr>
          <w:t>SYSTEM user, 9-53</w:t>
        </w:r>
      </w:hyperlink>
    </w:p>
    <w:p w14:paraId="29AC515D" w14:textId="77777777" w:rsidR="008C539B" w:rsidRPr="001058B5" w:rsidRDefault="008D1AB8">
      <w:pPr>
        <w:spacing w:line="220" w:lineRule="exact"/>
        <w:ind w:left="940"/>
        <w:rPr>
          <w:rFonts w:ascii="Arial" w:hAnsi="Arial" w:cs="Arial"/>
          <w:sz w:val="18"/>
        </w:rPr>
      </w:pPr>
      <w:hyperlink w:anchor="_bookmark1694" w:history="1">
        <w:r w:rsidR="00C12992" w:rsidRPr="001058B5">
          <w:rPr>
            <w:rFonts w:ascii="Arial" w:hAnsi="Arial" w:cs="Arial"/>
            <w:sz w:val="18"/>
          </w:rPr>
          <w:t>SYSTEM_PRIVILEGE_MAP table, 9-12</w:t>
        </w:r>
      </w:hyperlink>
    </w:p>
    <w:p w14:paraId="52BA30DB" w14:textId="77777777" w:rsidR="008C539B" w:rsidRPr="001058B5" w:rsidRDefault="008D1AB8">
      <w:pPr>
        <w:spacing w:line="220" w:lineRule="exact"/>
        <w:ind w:left="940"/>
        <w:rPr>
          <w:rFonts w:ascii="Arial" w:hAnsi="Arial" w:cs="Arial"/>
          <w:sz w:val="18"/>
        </w:rPr>
      </w:pPr>
      <w:hyperlink w:anchor="_bookmark1855" w:history="1">
        <w:r w:rsidR="00C12992" w:rsidRPr="001058B5">
          <w:rPr>
            <w:rFonts w:ascii="Arial" w:hAnsi="Arial" w:cs="Arial"/>
            <w:sz w:val="18"/>
          </w:rPr>
          <w:t>triggers, 9-32</w:t>
        </w:r>
      </w:hyperlink>
    </w:p>
    <w:p w14:paraId="4BF113C1" w14:textId="77777777" w:rsidR="008C539B" w:rsidRPr="001058B5" w:rsidRDefault="008D1AB8">
      <w:pPr>
        <w:spacing w:before="2" w:line="235" w:lineRule="auto"/>
        <w:ind w:left="940" w:right="2359"/>
        <w:rPr>
          <w:rFonts w:ascii="Arial" w:hAnsi="Arial" w:cs="Arial"/>
          <w:sz w:val="18"/>
        </w:rPr>
      </w:pPr>
      <w:hyperlink w:anchor="_bookmark1990" w:history="1">
        <w:r w:rsidR="00C12992" w:rsidRPr="001058B5">
          <w:rPr>
            <w:rFonts w:ascii="Arial" w:hAnsi="Arial" w:cs="Arial"/>
            <w:sz w:val="18"/>
          </w:rPr>
          <w:t>triggers used for, 9-55</w:t>
        </w:r>
      </w:hyperlink>
      <w:r w:rsidR="00C12992" w:rsidRPr="001058B5">
        <w:rPr>
          <w:rFonts w:ascii="Arial" w:hAnsi="Arial" w:cs="Arial"/>
          <w:sz w:val="18"/>
        </w:rPr>
        <w:t xml:space="preserve"> </w:t>
      </w:r>
      <w:hyperlink w:anchor="_bookmark1625" w:history="1">
        <w:r w:rsidR="00C12992" w:rsidRPr="001058B5">
          <w:rPr>
            <w:rFonts w:ascii="Arial" w:hAnsi="Arial" w:cs="Arial"/>
            <w:sz w:val="18"/>
          </w:rPr>
          <w:t>UNIX syslog,  9-4</w:t>
        </w:r>
      </w:hyperlink>
      <w:r w:rsidR="00C12992" w:rsidRPr="001058B5">
        <w:rPr>
          <w:rFonts w:ascii="Arial" w:hAnsi="Arial" w:cs="Arial"/>
          <w:sz w:val="18"/>
        </w:rPr>
        <w:t xml:space="preserve"> views</w:t>
      </w:r>
    </w:p>
    <w:p w14:paraId="7A8FB6EA" w14:textId="77777777" w:rsidR="008C539B" w:rsidRPr="001058B5" w:rsidRDefault="008D1AB8">
      <w:pPr>
        <w:spacing w:before="2" w:line="235" w:lineRule="auto"/>
        <w:ind w:left="1180" w:right="1513"/>
        <w:rPr>
          <w:rFonts w:ascii="Arial" w:hAnsi="Arial" w:cs="Arial"/>
          <w:sz w:val="18"/>
        </w:rPr>
      </w:pPr>
      <w:hyperlink w:anchor="_bookmark2110" w:history="1">
        <w:r w:rsidR="00C12992" w:rsidRPr="001058B5">
          <w:rPr>
            <w:rFonts w:ascii="Arial" w:hAnsi="Arial" w:cs="Arial"/>
            <w:sz w:val="18"/>
          </w:rPr>
          <w:t>active object options, 9-83</w:t>
        </w:r>
      </w:hyperlink>
      <w:r w:rsidR="00C12992" w:rsidRPr="001058B5">
        <w:rPr>
          <w:rFonts w:ascii="Arial" w:hAnsi="Arial" w:cs="Arial"/>
          <w:sz w:val="18"/>
        </w:rPr>
        <w:t xml:space="preserve"> </w:t>
      </w:r>
      <w:hyperlink w:anchor="_bookmark2108" w:history="1">
        <w:r w:rsidR="00C12992" w:rsidRPr="001058B5">
          <w:rPr>
            <w:rFonts w:ascii="Arial" w:hAnsi="Arial" w:cs="Arial"/>
            <w:sz w:val="18"/>
          </w:rPr>
          <w:t>active privilege options, 9-82</w:t>
        </w:r>
      </w:hyperlink>
      <w:r w:rsidR="00C12992" w:rsidRPr="001058B5">
        <w:rPr>
          <w:rFonts w:ascii="Arial" w:hAnsi="Arial" w:cs="Arial"/>
          <w:sz w:val="18"/>
        </w:rPr>
        <w:t xml:space="preserve"> </w:t>
      </w:r>
      <w:hyperlink w:anchor="_bookmark2105" w:history="1">
        <w:r w:rsidR="00C12992" w:rsidRPr="001058B5">
          <w:rPr>
            <w:rFonts w:ascii="Arial" w:hAnsi="Arial" w:cs="Arial"/>
            <w:sz w:val="18"/>
          </w:rPr>
          <w:t>active statement options, 9-82</w:t>
        </w:r>
      </w:hyperlink>
      <w:r w:rsidR="00C12992" w:rsidRPr="001058B5">
        <w:rPr>
          <w:rFonts w:ascii="Arial" w:hAnsi="Arial" w:cs="Arial"/>
          <w:sz w:val="18"/>
        </w:rPr>
        <w:t xml:space="preserve"> </w:t>
      </w:r>
      <w:hyperlink w:anchor="_bookmark2112" w:history="1">
        <w:r w:rsidR="00C12992" w:rsidRPr="001058B5">
          <w:rPr>
            <w:rFonts w:ascii="Arial" w:hAnsi="Arial" w:cs="Arial"/>
            <w:sz w:val="18"/>
          </w:rPr>
          <w:t>default object options, 9-83</w:t>
        </w:r>
      </w:hyperlink>
    </w:p>
    <w:p w14:paraId="76692D1C" w14:textId="77777777" w:rsidR="008C539B" w:rsidRPr="001058B5" w:rsidRDefault="008D1AB8">
      <w:pPr>
        <w:spacing w:before="4" w:line="235" w:lineRule="auto"/>
        <w:ind w:left="940" w:right="1190"/>
        <w:rPr>
          <w:rFonts w:ascii="Arial" w:hAnsi="Arial" w:cs="Arial"/>
          <w:sz w:val="18"/>
        </w:rPr>
      </w:pPr>
      <w:hyperlink w:anchor="_bookmark1653" w:history="1">
        <w:r w:rsidR="00C12992" w:rsidRPr="001058B5">
          <w:rPr>
            <w:rFonts w:ascii="Arial" w:hAnsi="Arial" w:cs="Arial"/>
            <w:sz w:val="18"/>
          </w:rPr>
          <w:t>when audit options take effect, 9-8</w:t>
        </w:r>
      </w:hyperlink>
      <w:r w:rsidR="00C12992" w:rsidRPr="001058B5">
        <w:rPr>
          <w:rFonts w:ascii="Arial" w:hAnsi="Arial" w:cs="Arial"/>
          <w:sz w:val="18"/>
        </w:rPr>
        <w:t xml:space="preserve"> XML files</w:t>
      </w:r>
    </w:p>
    <w:p w14:paraId="3BF47FFC" w14:textId="77777777" w:rsidR="008C539B" w:rsidRPr="001058B5" w:rsidRDefault="008D1AB8">
      <w:pPr>
        <w:spacing w:line="220" w:lineRule="exact"/>
        <w:ind w:left="1180"/>
        <w:rPr>
          <w:rFonts w:ascii="Arial" w:hAnsi="Arial" w:cs="Arial"/>
          <w:sz w:val="18"/>
        </w:rPr>
      </w:pPr>
      <w:hyperlink w:anchor="_bookmark1705" w:history="1">
        <w:r w:rsidR="00C12992" w:rsidRPr="001058B5">
          <w:rPr>
            <w:rFonts w:ascii="Arial" w:hAnsi="Arial" w:cs="Arial"/>
            <w:sz w:val="18"/>
          </w:rPr>
          <w:t>appearance,   9-15</w:t>
        </w:r>
      </w:hyperlink>
    </w:p>
    <w:p w14:paraId="2DDEC748" w14:textId="77777777" w:rsidR="008C539B" w:rsidRPr="001058B5" w:rsidRDefault="008D1AB8">
      <w:pPr>
        <w:spacing w:line="220" w:lineRule="exact"/>
        <w:ind w:left="1180"/>
        <w:rPr>
          <w:rFonts w:ascii="Arial" w:hAnsi="Arial" w:cs="Arial"/>
          <w:sz w:val="18"/>
        </w:rPr>
      </w:pPr>
      <w:hyperlink w:anchor="_bookmark1684" w:history="1">
        <w:r w:rsidR="00C12992" w:rsidRPr="001058B5">
          <w:rPr>
            <w:rFonts w:ascii="Arial" w:hAnsi="Arial" w:cs="Arial"/>
            <w:sz w:val="18"/>
          </w:rPr>
          <w:t>configuring,   9-11</w:t>
        </w:r>
      </w:hyperlink>
    </w:p>
    <w:p w14:paraId="568FDBBD" w14:textId="77777777" w:rsidR="008C539B" w:rsidRPr="001058B5" w:rsidRDefault="008D1AB8">
      <w:pPr>
        <w:spacing w:before="2" w:line="235" w:lineRule="auto"/>
        <w:ind w:left="1300" w:right="408" w:hanging="360"/>
        <w:rPr>
          <w:rFonts w:ascii="Arial" w:hAnsi="Arial" w:cs="Arial"/>
          <w:sz w:val="18"/>
        </w:rPr>
      </w:pPr>
      <w:hyperlink w:anchor="_bookmark1634" w:history="1">
        <w:r w:rsidR="00C12992" w:rsidRPr="001058B5">
          <w:rPr>
            <w:rFonts w:ascii="Arial" w:hAnsi="Arial" w:cs="Arial"/>
            <w:i/>
            <w:sz w:val="18"/>
          </w:rPr>
          <w:t xml:space="preserve">See also </w:t>
        </w:r>
      </w:hyperlink>
      <w:r w:rsidR="00C12992" w:rsidRPr="001058B5">
        <w:rPr>
          <w:rFonts w:ascii="Arial" w:hAnsi="Arial" w:cs="Arial"/>
          <w:sz w:val="18"/>
        </w:rPr>
        <w:t>SYS.AUD$ table, SYS.FGA_LOG$ table, standard auditing, standard audit trail, fine-grained auditing</w:t>
      </w:r>
    </w:p>
    <w:p w14:paraId="67EDBF8B" w14:textId="77777777" w:rsidR="008C539B" w:rsidRPr="001058B5" w:rsidRDefault="00C12992">
      <w:pPr>
        <w:spacing w:before="2" w:line="235" w:lineRule="auto"/>
        <w:ind w:left="940" w:right="2359" w:hanging="240"/>
        <w:rPr>
          <w:rFonts w:ascii="Arial" w:hAnsi="Arial" w:cs="Arial"/>
          <w:sz w:val="18"/>
        </w:rPr>
      </w:pPr>
      <w:r w:rsidRPr="001058B5">
        <w:rPr>
          <w:rFonts w:ascii="Arial" w:hAnsi="Arial" w:cs="Arial"/>
          <w:sz w:val="18"/>
        </w:rPr>
        <w:t xml:space="preserve">auditing, purging records </w:t>
      </w:r>
      <w:hyperlink w:anchor="_bookmark2046" w:history="1">
        <w:r w:rsidRPr="001058B5">
          <w:rPr>
            <w:rFonts w:ascii="Arial" w:hAnsi="Arial" w:cs="Arial"/>
            <w:sz w:val="18"/>
          </w:rPr>
          <w:t>about, 9-66</w:t>
        </w:r>
      </w:hyperlink>
    </w:p>
    <w:p w14:paraId="26DA2831" w14:textId="77777777" w:rsidR="008C539B" w:rsidRPr="001058B5" w:rsidRDefault="008D1AB8">
      <w:pPr>
        <w:spacing w:line="220" w:lineRule="exact"/>
        <w:ind w:left="940"/>
        <w:rPr>
          <w:rFonts w:ascii="Arial" w:hAnsi="Arial" w:cs="Arial"/>
          <w:sz w:val="18"/>
        </w:rPr>
      </w:pPr>
      <w:hyperlink w:anchor="_bookmark2089" w:history="1">
        <w:r w:rsidR="00C12992" w:rsidRPr="001058B5">
          <w:rPr>
            <w:rFonts w:ascii="Arial" w:hAnsi="Arial" w:cs="Arial"/>
            <w:sz w:val="18"/>
          </w:rPr>
          <w:t>cancelling archive timestamp, 9-78</w:t>
        </w:r>
      </w:hyperlink>
    </w:p>
    <w:p w14:paraId="1A449A79" w14:textId="77777777" w:rsidR="008C539B" w:rsidRPr="001058B5" w:rsidRDefault="008D1AB8">
      <w:pPr>
        <w:spacing w:before="1" w:line="235" w:lineRule="auto"/>
        <w:ind w:left="940" w:right="534"/>
        <w:rPr>
          <w:rFonts w:ascii="Arial" w:hAnsi="Arial" w:cs="Arial"/>
          <w:sz w:val="18"/>
        </w:rPr>
      </w:pPr>
      <w:hyperlink w:anchor="_bookmark2091" w:history="1">
        <w:r w:rsidR="00C12992" w:rsidRPr="001058B5">
          <w:rPr>
            <w:rFonts w:ascii="Arial" w:hAnsi="Arial" w:cs="Arial"/>
            <w:sz w:val="18"/>
          </w:rPr>
          <w:t>clearing database audit trail batch size, 9-78</w:t>
        </w:r>
      </w:hyperlink>
      <w:r w:rsidR="00C12992" w:rsidRPr="001058B5">
        <w:rPr>
          <w:rFonts w:ascii="Arial" w:hAnsi="Arial" w:cs="Arial"/>
          <w:sz w:val="18"/>
        </w:rPr>
        <w:t xml:space="preserve"> creating audit trail</w:t>
      </w:r>
    </w:p>
    <w:p w14:paraId="54E6D00C" w14:textId="77777777" w:rsidR="008C539B" w:rsidRPr="001058B5" w:rsidRDefault="008D1AB8">
      <w:pPr>
        <w:spacing w:line="220" w:lineRule="exact"/>
        <w:ind w:left="1180"/>
        <w:rPr>
          <w:rFonts w:ascii="Arial" w:hAnsi="Arial" w:cs="Arial"/>
          <w:sz w:val="18"/>
        </w:rPr>
      </w:pPr>
      <w:hyperlink w:anchor="_bookmark2053" w:history="1">
        <w:r w:rsidR="00C12992" w:rsidRPr="001058B5">
          <w:rPr>
            <w:rFonts w:ascii="Arial" w:hAnsi="Arial" w:cs="Arial"/>
            <w:sz w:val="18"/>
          </w:rPr>
          <w:t>purge job,   9-67</w:t>
        </w:r>
      </w:hyperlink>
    </w:p>
    <w:p w14:paraId="35C85020" w14:textId="77777777" w:rsidR="008C539B" w:rsidRPr="001058B5" w:rsidRDefault="008D1AB8">
      <w:pPr>
        <w:spacing w:before="2" w:line="235" w:lineRule="auto"/>
        <w:ind w:left="940" w:right="1806"/>
        <w:rPr>
          <w:rFonts w:ascii="Arial" w:hAnsi="Arial" w:cs="Arial"/>
          <w:sz w:val="18"/>
        </w:rPr>
      </w:pPr>
      <w:hyperlink w:anchor="_bookmark2064" w:history="1">
        <w:r w:rsidR="00C12992" w:rsidRPr="001058B5">
          <w:rPr>
            <w:rFonts w:ascii="Arial" w:hAnsi="Arial" w:cs="Arial"/>
            <w:sz w:val="18"/>
          </w:rPr>
          <w:t>creating the purge job, 9-70</w:t>
        </w:r>
      </w:hyperlink>
      <w:r w:rsidR="00C12992" w:rsidRPr="001058B5">
        <w:rPr>
          <w:rFonts w:ascii="Arial" w:hAnsi="Arial" w:cs="Arial"/>
          <w:sz w:val="18"/>
        </w:rPr>
        <w:t xml:space="preserve"> database audit trail</w:t>
      </w:r>
    </w:p>
    <w:p w14:paraId="60B6A773" w14:textId="77777777" w:rsidR="008C539B" w:rsidRPr="001058B5" w:rsidRDefault="008D1AB8">
      <w:pPr>
        <w:spacing w:before="2" w:line="235" w:lineRule="auto"/>
        <w:ind w:left="940" w:right="1461" w:firstLine="240"/>
        <w:rPr>
          <w:rFonts w:ascii="Arial" w:hAnsi="Arial" w:cs="Arial"/>
          <w:sz w:val="18"/>
        </w:rPr>
      </w:pPr>
      <w:hyperlink w:anchor="_bookmark2073" w:history="1">
        <w:r w:rsidR="00C12992" w:rsidRPr="001058B5">
          <w:rPr>
            <w:rFonts w:ascii="Arial" w:hAnsi="Arial" w:cs="Arial"/>
            <w:sz w:val="18"/>
          </w:rPr>
          <w:t>purging subset of records, 9-74</w:t>
        </w:r>
      </w:hyperlink>
      <w:r w:rsidR="00C12992" w:rsidRPr="001058B5">
        <w:rPr>
          <w:rFonts w:ascii="Arial" w:hAnsi="Arial" w:cs="Arial"/>
          <w:sz w:val="18"/>
        </w:rPr>
        <w:t xml:space="preserve"> </w:t>
      </w:r>
      <w:hyperlink w:anchor="_bookmark2087" w:history="1">
        <w:r w:rsidR="00C12992" w:rsidRPr="001058B5">
          <w:rPr>
            <w:rFonts w:ascii="Arial" w:hAnsi="Arial" w:cs="Arial"/>
            <w:sz w:val="18"/>
          </w:rPr>
          <w:t>deleting a purge job,  9-78</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disabling purge jobs,   9-77</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enabling purge jobs,   9-77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example,</w:t>
        </w:r>
        <w:r w:rsidR="00C12992" w:rsidRPr="001058B5">
          <w:rPr>
            <w:rFonts w:ascii="Arial" w:hAnsi="Arial" w:cs="Arial"/>
            <w:spacing w:val="42"/>
            <w:sz w:val="18"/>
          </w:rPr>
          <w:t xml:space="preserve"> </w:t>
        </w:r>
        <w:r w:rsidR="00C12992" w:rsidRPr="001058B5">
          <w:rPr>
            <w:rFonts w:ascii="Arial" w:hAnsi="Arial" w:cs="Arial"/>
            <w:sz w:val="18"/>
          </w:rPr>
          <w:t>9-79</w:t>
        </w:r>
      </w:hyperlink>
    </w:p>
    <w:p w14:paraId="5A42E016" w14:textId="77777777" w:rsidR="008C539B" w:rsidRPr="001058B5" w:rsidRDefault="008D1AB8">
      <w:pPr>
        <w:spacing w:before="4" w:line="235" w:lineRule="auto"/>
        <w:ind w:left="940" w:right="1806"/>
        <w:rPr>
          <w:rFonts w:ascii="Arial" w:hAnsi="Arial" w:cs="Arial"/>
          <w:sz w:val="18"/>
        </w:rPr>
      </w:pPr>
      <w:hyperlink w:anchor="_bookmark2048" w:history="1">
        <w:r w:rsidR="00C12992" w:rsidRPr="001058B5">
          <w:rPr>
            <w:rFonts w:ascii="Arial" w:hAnsi="Arial" w:cs="Arial"/>
            <w:sz w:val="18"/>
          </w:rPr>
          <w:t>general steps for, 9-66</w:t>
        </w:r>
      </w:hyperlink>
      <w:r w:rsidR="00C12992" w:rsidRPr="001058B5">
        <w:rPr>
          <w:rFonts w:ascii="Arial" w:hAnsi="Arial" w:cs="Arial"/>
          <w:sz w:val="18"/>
        </w:rPr>
        <w:t xml:space="preserve"> initializing</w:t>
      </w:r>
    </w:p>
    <w:p w14:paraId="529B88C1" w14:textId="77777777" w:rsidR="008C539B" w:rsidRPr="001058B5" w:rsidRDefault="008D1AB8">
      <w:pPr>
        <w:spacing w:line="220" w:lineRule="exact"/>
        <w:ind w:left="1180"/>
        <w:rPr>
          <w:rFonts w:ascii="Arial" w:hAnsi="Arial" w:cs="Arial"/>
          <w:sz w:val="18"/>
        </w:rPr>
      </w:pPr>
      <w:hyperlink w:anchor="_bookmark2081" w:history="1">
        <w:r w:rsidR="00C12992" w:rsidRPr="001058B5">
          <w:rPr>
            <w:rFonts w:ascii="Arial" w:hAnsi="Arial" w:cs="Arial"/>
            <w:sz w:val="18"/>
          </w:rPr>
          <w:t>cancelling, 9-76</w:t>
        </w:r>
      </w:hyperlink>
    </w:p>
    <w:p w14:paraId="33DA2902" w14:textId="77777777" w:rsidR="008C539B" w:rsidRPr="001058B5" w:rsidRDefault="008D1AB8">
      <w:pPr>
        <w:spacing w:before="2" w:line="235" w:lineRule="auto"/>
        <w:ind w:left="940" w:right="836"/>
        <w:rPr>
          <w:rFonts w:ascii="Arial" w:hAnsi="Arial" w:cs="Arial"/>
          <w:sz w:val="18"/>
        </w:rPr>
      </w:pPr>
      <w:hyperlink w:anchor="_bookmark2057" w:history="1">
        <w:r w:rsidR="00C12992" w:rsidRPr="001058B5">
          <w:rPr>
            <w:rFonts w:ascii="Arial" w:hAnsi="Arial" w:cs="Arial"/>
            <w:sz w:val="18"/>
          </w:rPr>
          <w:t>initializing cleanup operation, 9-68</w:t>
        </w:r>
      </w:hyperlink>
      <w:r w:rsidR="00C12992" w:rsidRPr="001058B5">
        <w:rPr>
          <w:rFonts w:ascii="Arial" w:hAnsi="Arial" w:cs="Arial"/>
          <w:sz w:val="18"/>
        </w:rPr>
        <w:t xml:space="preserve"> </w:t>
      </w:r>
      <w:hyperlink w:anchor="_bookmark2077" w:history="1">
        <w:r w:rsidR="00C12992" w:rsidRPr="001058B5">
          <w:rPr>
            <w:rFonts w:ascii="Arial" w:hAnsi="Arial" w:cs="Arial"/>
            <w:sz w:val="18"/>
          </w:rPr>
          <w:t>initializing, checking if done, 9-75</w:t>
        </w:r>
      </w:hyperlink>
    </w:p>
    <w:p w14:paraId="536403D9" w14:textId="77777777" w:rsidR="008C539B" w:rsidRPr="001058B5" w:rsidRDefault="008C539B">
      <w:pPr>
        <w:spacing w:line="235" w:lineRule="auto"/>
        <w:rPr>
          <w:rFonts w:ascii="Arial" w:hAnsi="Arial" w:cs="Arial"/>
          <w:sz w:val="18"/>
        </w:rPr>
        <w:sectPr w:rsidR="008C539B" w:rsidRPr="001058B5">
          <w:headerReference w:type="default" r:id="rId280"/>
          <w:pgSz w:w="12240" w:h="15840"/>
          <w:pgMar w:top="1200" w:right="1060" w:bottom="860" w:left="1100" w:header="0" w:footer="663" w:gutter="0"/>
          <w:cols w:num="2" w:space="720" w:equalWidth="0">
            <w:col w:w="4870" w:space="50"/>
            <w:col w:w="5160"/>
          </w:cols>
        </w:sectPr>
      </w:pPr>
    </w:p>
    <w:p w14:paraId="3EF478AB" w14:textId="77777777" w:rsidR="008C539B" w:rsidRPr="001058B5" w:rsidRDefault="008D1AB8">
      <w:pPr>
        <w:spacing w:before="70" w:line="235" w:lineRule="auto"/>
        <w:ind w:left="340" w:right="654"/>
        <w:rPr>
          <w:rFonts w:ascii="Arial" w:hAnsi="Arial" w:cs="Arial"/>
          <w:sz w:val="18"/>
        </w:rPr>
      </w:pPr>
      <w:hyperlink w:anchor="_bookmark2071" w:history="1">
        <w:r w:rsidR="00C12992" w:rsidRPr="001058B5">
          <w:rPr>
            <w:rFonts w:ascii="Arial" w:hAnsi="Arial" w:cs="Arial"/>
            <w:sz w:val="18"/>
          </w:rPr>
          <w:t>purging audit trail manually, 9-72</w:t>
        </w:r>
      </w:hyperlink>
      <w:r w:rsidR="00C12992" w:rsidRPr="001058B5">
        <w:rPr>
          <w:rFonts w:ascii="Arial" w:hAnsi="Arial" w:cs="Arial"/>
          <w:sz w:val="18"/>
        </w:rPr>
        <w:t xml:space="preserve"> </w:t>
      </w:r>
      <w:hyperlink w:anchor="_bookmark2067" w:history="1">
        <w:r w:rsidR="00C12992" w:rsidRPr="001058B5">
          <w:rPr>
            <w:rFonts w:ascii="Arial" w:hAnsi="Arial" w:cs="Arial"/>
            <w:sz w:val="18"/>
          </w:rPr>
          <w:t>purging records in batched groups, 9-71</w:t>
        </w:r>
      </w:hyperlink>
      <w:r w:rsidR="00C12992" w:rsidRPr="001058B5">
        <w:rPr>
          <w:rFonts w:ascii="Arial" w:hAnsi="Arial" w:cs="Arial"/>
          <w:sz w:val="18"/>
        </w:rPr>
        <w:t xml:space="preserve"> </w:t>
      </w:r>
      <w:hyperlink w:anchor="_bookmark2048" w:history="1">
        <w:r w:rsidR="00C12992" w:rsidRPr="001058B5">
          <w:rPr>
            <w:rFonts w:ascii="Arial" w:hAnsi="Arial" w:cs="Arial"/>
            <w:sz w:val="18"/>
          </w:rPr>
          <w:t>roadmap, 9-66</w:t>
        </w:r>
      </w:hyperlink>
    </w:p>
    <w:p w14:paraId="43C613FC" w14:textId="77777777" w:rsidR="008C539B" w:rsidRPr="001058B5" w:rsidRDefault="008D1AB8">
      <w:pPr>
        <w:spacing w:before="3" w:line="235" w:lineRule="auto"/>
        <w:ind w:left="340" w:right="1053"/>
        <w:rPr>
          <w:rFonts w:ascii="Arial" w:hAnsi="Arial" w:cs="Arial"/>
          <w:sz w:val="18"/>
        </w:rPr>
      </w:pPr>
      <w:hyperlink w:anchor="_bookmark2064" w:history="1">
        <w:r w:rsidR="00C12992" w:rsidRPr="001058B5">
          <w:rPr>
            <w:rFonts w:ascii="Arial" w:hAnsi="Arial" w:cs="Arial"/>
            <w:sz w:val="18"/>
          </w:rPr>
          <w:t>scheduling the purge job, 9-70</w:t>
        </w:r>
      </w:hyperlink>
      <w:r w:rsidR="00C12992" w:rsidRPr="001058B5">
        <w:rPr>
          <w:rFonts w:ascii="Arial" w:hAnsi="Arial" w:cs="Arial"/>
          <w:sz w:val="18"/>
        </w:rPr>
        <w:t xml:space="preserve"> </w:t>
      </w:r>
      <w:hyperlink w:anchor="_bookmark2061" w:history="1">
        <w:r w:rsidR="00C12992" w:rsidRPr="001058B5">
          <w:rPr>
            <w:rFonts w:ascii="Arial" w:hAnsi="Arial" w:cs="Arial"/>
            <w:sz w:val="18"/>
          </w:rPr>
          <w:t>setting archive timestamp,   9-69</w:t>
        </w:r>
      </w:hyperlink>
      <w:r w:rsidR="00C12992" w:rsidRPr="001058B5">
        <w:rPr>
          <w:rFonts w:ascii="Arial" w:hAnsi="Arial" w:cs="Arial"/>
          <w:sz w:val="18"/>
        </w:rPr>
        <w:t xml:space="preserve"> </w:t>
      </w:r>
      <w:hyperlink w:anchor="_bookmark2079" w:history="1">
        <w:r w:rsidR="00C12992" w:rsidRPr="001058B5">
          <w:rPr>
            <w:rFonts w:ascii="Arial" w:hAnsi="Arial" w:cs="Arial"/>
            <w:sz w:val="18"/>
          </w:rPr>
          <w:t>time interval for all purge jobs,</w:t>
        </w:r>
        <w:r w:rsidR="00C12992" w:rsidRPr="001058B5">
          <w:rPr>
            <w:rFonts w:ascii="Arial" w:hAnsi="Arial" w:cs="Arial"/>
            <w:spacing w:val="17"/>
            <w:sz w:val="18"/>
          </w:rPr>
          <w:t xml:space="preserve"> </w:t>
        </w:r>
        <w:r w:rsidR="00C12992" w:rsidRPr="001058B5">
          <w:rPr>
            <w:rFonts w:ascii="Arial" w:hAnsi="Arial" w:cs="Arial"/>
            <w:sz w:val="18"/>
          </w:rPr>
          <w:t>9-76</w:t>
        </w:r>
      </w:hyperlink>
    </w:p>
    <w:p w14:paraId="20F9788D" w14:textId="77777777" w:rsidR="008C539B" w:rsidRPr="001058B5" w:rsidRDefault="008D1AB8">
      <w:pPr>
        <w:spacing w:before="2" w:line="235" w:lineRule="auto"/>
        <w:ind w:left="100" w:right="654" w:firstLine="240"/>
        <w:rPr>
          <w:rFonts w:ascii="Arial" w:hAnsi="Arial" w:cs="Arial"/>
          <w:sz w:val="18"/>
        </w:rPr>
      </w:pPr>
      <w:hyperlink w:anchor="_bookmark2085" w:history="1">
        <w:r w:rsidR="00C12992" w:rsidRPr="001058B5">
          <w:rPr>
            <w:rFonts w:ascii="Arial" w:hAnsi="Arial" w:cs="Arial"/>
            <w:sz w:val="18"/>
          </w:rPr>
          <w:t>time interval for named purge job, 9-77</w:t>
        </w:r>
      </w:hyperlink>
      <w:r w:rsidR="00C12992" w:rsidRPr="001058B5">
        <w:rPr>
          <w:rFonts w:ascii="Arial" w:hAnsi="Arial" w:cs="Arial"/>
          <w:sz w:val="18"/>
        </w:rPr>
        <w:t xml:space="preserve"> </w:t>
      </w:r>
      <w:hyperlink w:anchor="_bookmark590" w:history="1">
        <w:r w:rsidR="00C12992" w:rsidRPr="001058B5">
          <w:rPr>
            <w:rFonts w:ascii="Arial" w:hAnsi="Arial" w:cs="Arial"/>
            <w:sz w:val="18"/>
          </w:rPr>
          <w:t>AUTHENTICATEDUSER role, 4-11</w:t>
        </w:r>
      </w:hyperlink>
    </w:p>
    <w:p w14:paraId="1D927013" w14:textId="77777777" w:rsidR="008C539B" w:rsidRPr="001058B5" w:rsidRDefault="00C12992">
      <w:pPr>
        <w:spacing w:before="2" w:line="235" w:lineRule="auto"/>
        <w:ind w:left="340" w:right="2792" w:hanging="240"/>
        <w:rPr>
          <w:rFonts w:ascii="Arial" w:hAnsi="Arial" w:cs="Arial"/>
          <w:sz w:val="18"/>
        </w:rPr>
      </w:pPr>
      <w:r w:rsidRPr="001058B5">
        <w:rPr>
          <w:rFonts w:ascii="Arial" w:hAnsi="Arial" w:cs="Arial"/>
          <w:sz w:val="18"/>
        </w:rPr>
        <w:t xml:space="preserve">authentication </w:t>
      </w:r>
      <w:hyperlink w:anchor="_bookmark183" w:history="1">
        <w:r w:rsidRPr="001058B5">
          <w:rPr>
            <w:rFonts w:ascii="Arial" w:hAnsi="Arial" w:cs="Arial"/>
            <w:sz w:val="18"/>
          </w:rPr>
          <w:t>about, 3-1</w:t>
        </w:r>
      </w:hyperlink>
      <w:r w:rsidRPr="001058B5">
        <w:rPr>
          <w:rFonts w:ascii="Arial" w:hAnsi="Arial" w:cs="Arial"/>
          <w:sz w:val="18"/>
        </w:rPr>
        <w:t xml:space="preserve"> administrators</w:t>
      </w:r>
    </w:p>
    <w:p w14:paraId="15E23AE2" w14:textId="77777777" w:rsidR="008C539B" w:rsidRPr="001058B5" w:rsidRDefault="008D1AB8">
      <w:pPr>
        <w:spacing w:line="221" w:lineRule="exact"/>
        <w:ind w:left="580"/>
        <w:rPr>
          <w:rFonts w:ascii="Arial" w:hAnsi="Arial" w:cs="Arial"/>
          <w:sz w:val="18"/>
        </w:rPr>
      </w:pPr>
      <w:hyperlink w:anchor="_bookmark330" w:history="1">
        <w:r w:rsidR="00C12992" w:rsidRPr="001058B5">
          <w:rPr>
            <w:rFonts w:ascii="Arial" w:hAnsi="Arial" w:cs="Arial"/>
            <w:sz w:val="18"/>
          </w:rPr>
          <w:t>operating system, 3-25</w:t>
        </w:r>
      </w:hyperlink>
    </w:p>
    <w:p w14:paraId="22F9A980" w14:textId="77777777" w:rsidR="008C539B" w:rsidRPr="001058B5" w:rsidRDefault="008D1AB8">
      <w:pPr>
        <w:spacing w:line="220" w:lineRule="exact"/>
        <w:ind w:left="580"/>
        <w:rPr>
          <w:rFonts w:ascii="Arial" w:hAnsi="Arial" w:cs="Arial"/>
          <w:sz w:val="18"/>
        </w:rPr>
      </w:pPr>
      <w:hyperlink w:anchor="_bookmark333" w:history="1">
        <w:r w:rsidR="00C12992" w:rsidRPr="001058B5">
          <w:rPr>
            <w:rFonts w:ascii="Arial" w:hAnsi="Arial" w:cs="Arial"/>
            <w:sz w:val="18"/>
          </w:rPr>
          <w:t>passwords, 3-25</w:t>
        </w:r>
      </w:hyperlink>
    </w:p>
    <w:p w14:paraId="5EE84C38" w14:textId="77777777" w:rsidR="008C539B" w:rsidRPr="001058B5" w:rsidRDefault="008D1AB8">
      <w:pPr>
        <w:spacing w:line="237" w:lineRule="auto"/>
        <w:ind w:left="940" w:hanging="360"/>
        <w:rPr>
          <w:rFonts w:ascii="Arial" w:hAnsi="Arial" w:cs="Arial"/>
          <w:sz w:val="18"/>
        </w:rPr>
      </w:pPr>
      <w:hyperlink w:anchor="_bookmark321" w:history="1">
        <w:r w:rsidR="00C12992" w:rsidRPr="001058B5">
          <w:rPr>
            <w:rFonts w:ascii="Arial" w:hAnsi="Arial" w:cs="Arial"/>
            <w:sz w:val="18"/>
          </w:rPr>
          <w:t>SYSDBA and SYSOPER access, centrally controlling, 3-22</w:t>
        </w:r>
      </w:hyperlink>
    </w:p>
    <w:p w14:paraId="10C0ED71" w14:textId="77777777" w:rsidR="008C539B" w:rsidRPr="001058B5" w:rsidRDefault="008D1AB8">
      <w:pPr>
        <w:spacing w:line="217" w:lineRule="exact"/>
        <w:ind w:left="340"/>
        <w:rPr>
          <w:rFonts w:ascii="Arial" w:hAnsi="Arial" w:cs="Arial"/>
          <w:sz w:val="18"/>
        </w:rPr>
      </w:pPr>
      <w:hyperlink w:anchor="_bookmark340" w:history="1">
        <w:r w:rsidR="00C12992" w:rsidRPr="001058B5">
          <w:rPr>
            <w:rFonts w:ascii="Arial" w:hAnsi="Arial" w:cs="Arial"/>
            <w:sz w:val="18"/>
          </w:rPr>
          <w:t>by database, 3-26</w:t>
        </w:r>
      </w:hyperlink>
    </w:p>
    <w:p w14:paraId="5461CD82" w14:textId="77777777" w:rsidR="008C539B" w:rsidRPr="001058B5" w:rsidRDefault="008D1AB8">
      <w:pPr>
        <w:spacing w:line="220" w:lineRule="exact"/>
        <w:ind w:left="340"/>
        <w:rPr>
          <w:rFonts w:ascii="Arial" w:hAnsi="Arial" w:cs="Arial"/>
          <w:sz w:val="18"/>
        </w:rPr>
      </w:pPr>
      <w:hyperlink w:anchor="_bookmark386" w:history="1">
        <w:r w:rsidR="00C12992" w:rsidRPr="001058B5">
          <w:rPr>
            <w:rFonts w:ascii="Arial" w:hAnsi="Arial" w:cs="Arial"/>
            <w:sz w:val="18"/>
          </w:rPr>
          <w:t>by SSL,   3-31</w:t>
        </w:r>
      </w:hyperlink>
    </w:p>
    <w:p w14:paraId="4715DCAD" w14:textId="77777777" w:rsidR="008C539B" w:rsidRPr="001058B5" w:rsidRDefault="008D1AB8">
      <w:pPr>
        <w:spacing w:line="220" w:lineRule="exact"/>
        <w:ind w:left="340"/>
        <w:rPr>
          <w:rFonts w:ascii="Arial" w:hAnsi="Arial" w:cs="Arial"/>
          <w:sz w:val="18"/>
        </w:rPr>
      </w:pPr>
      <w:hyperlink w:anchor="_bookmark2233" w:history="1">
        <w:r w:rsidR="00C12992" w:rsidRPr="001058B5">
          <w:rPr>
            <w:rFonts w:ascii="Arial" w:hAnsi="Arial" w:cs="Arial"/>
            <w:sz w:val="18"/>
          </w:rPr>
          <w:t>client,   10-13</w:t>
        </w:r>
      </w:hyperlink>
    </w:p>
    <w:p w14:paraId="2CBFBAA1" w14:textId="77777777" w:rsidR="008C539B" w:rsidRPr="001058B5" w:rsidRDefault="008D1AB8">
      <w:pPr>
        <w:spacing w:before="1" w:line="235" w:lineRule="auto"/>
        <w:ind w:left="340" w:right="1053"/>
        <w:rPr>
          <w:rFonts w:ascii="Arial" w:hAnsi="Arial" w:cs="Arial"/>
          <w:sz w:val="18"/>
        </w:rPr>
      </w:pPr>
      <w:hyperlink w:anchor="_bookmark450" w:history="1">
        <w:r w:rsidR="00C12992" w:rsidRPr="001058B5">
          <w:rPr>
            <w:rFonts w:ascii="Arial" w:hAnsi="Arial" w:cs="Arial"/>
            <w:sz w:val="18"/>
          </w:rPr>
          <w:t>client-to-middle tier process, 3-40</w:t>
        </w:r>
      </w:hyperlink>
      <w:r w:rsidR="00C12992" w:rsidRPr="001058B5">
        <w:rPr>
          <w:rFonts w:ascii="Arial" w:hAnsi="Arial" w:cs="Arial"/>
          <w:sz w:val="18"/>
        </w:rPr>
        <w:t xml:space="preserve"> </w:t>
      </w:r>
      <w:hyperlink w:anchor="_bookmark317" w:history="1">
        <w:r w:rsidR="00C12992" w:rsidRPr="001058B5">
          <w:rPr>
            <w:rFonts w:ascii="Arial" w:hAnsi="Arial" w:cs="Arial"/>
            <w:sz w:val="18"/>
          </w:rPr>
          <w:t>database administrators, 3-22</w:t>
        </w:r>
      </w:hyperlink>
      <w:r w:rsidR="00C12992" w:rsidRPr="001058B5">
        <w:rPr>
          <w:rFonts w:ascii="Arial" w:hAnsi="Arial" w:cs="Arial"/>
          <w:sz w:val="18"/>
        </w:rPr>
        <w:t xml:space="preserve"> databases, using</w:t>
      </w:r>
    </w:p>
    <w:p w14:paraId="52678DE6" w14:textId="77777777" w:rsidR="008C539B" w:rsidRPr="001058B5" w:rsidRDefault="008D1AB8">
      <w:pPr>
        <w:spacing w:line="221" w:lineRule="exact"/>
        <w:ind w:left="580"/>
        <w:rPr>
          <w:rFonts w:ascii="Arial" w:hAnsi="Arial" w:cs="Arial"/>
          <w:sz w:val="18"/>
        </w:rPr>
      </w:pPr>
      <w:hyperlink w:anchor="_bookmark342" w:history="1">
        <w:r w:rsidR="00C12992" w:rsidRPr="001058B5">
          <w:rPr>
            <w:rFonts w:ascii="Arial" w:hAnsi="Arial" w:cs="Arial"/>
            <w:sz w:val="18"/>
          </w:rPr>
          <w:t>about, 3-26</w:t>
        </w:r>
      </w:hyperlink>
    </w:p>
    <w:p w14:paraId="69BBA178" w14:textId="77777777" w:rsidR="008C539B" w:rsidRPr="001058B5" w:rsidRDefault="008D1AB8">
      <w:pPr>
        <w:spacing w:line="220" w:lineRule="exact"/>
        <w:ind w:left="580"/>
        <w:rPr>
          <w:rFonts w:ascii="Arial" w:hAnsi="Arial" w:cs="Arial"/>
          <w:sz w:val="18"/>
        </w:rPr>
      </w:pPr>
      <w:hyperlink w:anchor="_bookmark346" w:history="1">
        <w:r w:rsidR="00C12992" w:rsidRPr="001058B5">
          <w:rPr>
            <w:rFonts w:ascii="Arial" w:hAnsi="Arial" w:cs="Arial"/>
            <w:sz w:val="18"/>
          </w:rPr>
          <w:t>advantages, 3-26</w:t>
        </w:r>
      </w:hyperlink>
    </w:p>
    <w:p w14:paraId="5E2E6E88" w14:textId="77777777" w:rsidR="008C539B" w:rsidRPr="001058B5" w:rsidRDefault="008D1AB8">
      <w:pPr>
        <w:spacing w:line="220" w:lineRule="exact"/>
        <w:ind w:left="580"/>
        <w:rPr>
          <w:rFonts w:ascii="Arial" w:hAnsi="Arial" w:cs="Arial"/>
          <w:sz w:val="18"/>
        </w:rPr>
      </w:pPr>
      <w:hyperlink w:anchor="_bookmark348" w:history="1">
        <w:r w:rsidR="00C12992" w:rsidRPr="001058B5">
          <w:rPr>
            <w:rFonts w:ascii="Arial" w:hAnsi="Arial" w:cs="Arial"/>
            <w:sz w:val="18"/>
          </w:rPr>
          <w:t>procedure, 3-27</w:t>
        </w:r>
      </w:hyperlink>
    </w:p>
    <w:p w14:paraId="36532D80" w14:textId="77777777" w:rsidR="008C539B" w:rsidRPr="001058B5" w:rsidRDefault="008D1AB8">
      <w:pPr>
        <w:spacing w:line="220" w:lineRule="exact"/>
        <w:ind w:left="340"/>
        <w:rPr>
          <w:rFonts w:ascii="Arial" w:hAnsi="Arial" w:cs="Arial"/>
          <w:sz w:val="18"/>
        </w:rPr>
      </w:pPr>
      <w:hyperlink w:anchor="_bookmark382" w:history="1">
        <w:r w:rsidR="00C12992" w:rsidRPr="001058B5">
          <w:rPr>
            <w:rFonts w:ascii="Arial" w:hAnsi="Arial" w:cs="Arial"/>
            <w:sz w:val="18"/>
          </w:rPr>
          <w:t>directory service, 3-31</w:t>
        </w:r>
      </w:hyperlink>
    </w:p>
    <w:p w14:paraId="30055607" w14:textId="77777777" w:rsidR="008C539B" w:rsidRPr="001058B5" w:rsidRDefault="008D1AB8">
      <w:pPr>
        <w:spacing w:line="237" w:lineRule="auto"/>
        <w:ind w:left="340" w:right="1053"/>
        <w:rPr>
          <w:rFonts w:ascii="Arial" w:hAnsi="Arial" w:cs="Arial"/>
          <w:sz w:val="18"/>
        </w:rPr>
      </w:pPr>
      <w:hyperlink w:anchor="_bookmark366" w:history="1">
        <w:r w:rsidR="00C12992" w:rsidRPr="001058B5">
          <w:rPr>
            <w:rFonts w:ascii="Arial" w:hAnsi="Arial" w:cs="Arial"/>
            <w:sz w:val="18"/>
          </w:rPr>
          <w:t>directory-based services, 3-29</w:t>
        </w:r>
      </w:hyperlink>
      <w:r w:rsidR="00C12992" w:rsidRPr="001058B5">
        <w:rPr>
          <w:rFonts w:ascii="Arial" w:hAnsi="Arial" w:cs="Arial"/>
          <w:sz w:val="18"/>
        </w:rPr>
        <w:t xml:space="preserve"> external authentication</w:t>
      </w:r>
    </w:p>
    <w:p w14:paraId="57C20BCE" w14:textId="77777777" w:rsidR="008C539B" w:rsidRPr="001058B5" w:rsidRDefault="008D1AB8">
      <w:pPr>
        <w:spacing w:line="217" w:lineRule="exact"/>
        <w:ind w:left="580"/>
        <w:rPr>
          <w:rFonts w:ascii="Arial" w:hAnsi="Arial" w:cs="Arial"/>
          <w:sz w:val="18"/>
        </w:rPr>
      </w:pPr>
      <w:hyperlink w:anchor="_bookmark395" w:history="1">
        <w:r w:rsidR="00C12992" w:rsidRPr="001058B5">
          <w:rPr>
            <w:rFonts w:ascii="Arial" w:hAnsi="Arial" w:cs="Arial"/>
            <w:sz w:val="18"/>
          </w:rPr>
          <w:t>about, 3-32</w:t>
        </w:r>
      </w:hyperlink>
    </w:p>
    <w:p w14:paraId="4A4BBFB1" w14:textId="77777777" w:rsidR="008C539B" w:rsidRPr="001058B5" w:rsidRDefault="008D1AB8">
      <w:pPr>
        <w:spacing w:line="220" w:lineRule="exact"/>
        <w:ind w:left="580"/>
        <w:rPr>
          <w:rFonts w:ascii="Arial" w:hAnsi="Arial" w:cs="Arial"/>
          <w:sz w:val="18"/>
        </w:rPr>
      </w:pPr>
      <w:hyperlink w:anchor="_bookmark398" w:history="1">
        <w:r w:rsidR="00C12992" w:rsidRPr="001058B5">
          <w:rPr>
            <w:rFonts w:ascii="Arial" w:hAnsi="Arial" w:cs="Arial"/>
            <w:sz w:val="18"/>
          </w:rPr>
          <w:t>advantages, 3-33</w:t>
        </w:r>
      </w:hyperlink>
    </w:p>
    <w:p w14:paraId="5705CBAE" w14:textId="77777777" w:rsidR="008C539B" w:rsidRPr="001058B5" w:rsidRDefault="008D1AB8">
      <w:pPr>
        <w:spacing w:before="2" w:line="235" w:lineRule="auto"/>
        <w:ind w:left="580" w:right="654"/>
        <w:rPr>
          <w:rFonts w:ascii="Arial" w:hAnsi="Arial" w:cs="Arial"/>
          <w:sz w:val="18"/>
        </w:rPr>
      </w:pPr>
      <w:hyperlink w:anchor="_bookmark402" w:history="1">
        <w:r w:rsidR="00C12992" w:rsidRPr="001058B5">
          <w:rPr>
            <w:rFonts w:ascii="Arial" w:hAnsi="Arial" w:cs="Arial"/>
            <w:sz w:val="18"/>
          </w:rPr>
          <w:t>operating system authentication, 3-34</w:t>
        </w:r>
      </w:hyperlink>
      <w:r w:rsidR="00C12992" w:rsidRPr="001058B5">
        <w:rPr>
          <w:rFonts w:ascii="Arial" w:hAnsi="Arial" w:cs="Arial"/>
          <w:sz w:val="18"/>
        </w:rPr>
        <w:t xml:space="preserve"> </w:t>
      </w:r>
      <w:hyperlink w:anchor="_bookmark400" w:history="1">
        <w:r w:rsidR="00C12992" w:rsidRPr="001058B5">
          <w:rPr>
            <w:rFonts w:ascii="Arial" w:hAnsi="Arial" w:cs="Arial"/>
            <w:sz w:val="18"/>
          </w:rPr>
          <w:t>user creation, 3-33</w:t>
        </w:r>
      </w:hyperlink>
    </w:p>
    <w:p w14:paraId="1463BF03" w14:textId="77777777" w:rsidR="008C539B" w:rsidRPr="001058B5" w:rsidRDefault="00C12992">
      <w:pPr>
        <w:spacing w:line="237" w:lineRule="auto"/>
        <w:ind w:left="580" w:right="1815" w:hanging="240"/>
        <w:rPr>
          <w:rFonts w:ascii="Arial" w:hAnsi="Arial" w:cs="Arial"/>
          <w:sz w:val="18"/>
        </w:rPr>
      </w:pPr>
      <w:r w:rsidRPr="001058B5">
        <w:rPr>
          <w:rFonts w:ascii="Arial" w:hAnsi="Arial" w:cs="Arial"/>
          <w:sz w:val="18"/>
        </w:rPr>
        <w:t>global authentication</w:t>
      </w:r>
      <w:hyperlink w:anchor="_bookmark376" w:history="1">
        <w:r w:rsidRPr="001058B5">
          <w:rPr>
            <w:rFonts w:ascii="Arial" w:hAnsi="Arial" w:cs="Arial"/>
            <w:sz w:val="18"/>
          </w:rPr>
          <w:t xml:space="preserve"> about, 3-30</w:t>
        </w:r>
      </w:hyperlink>
    </w:p>
    <w:p w14:paraId="51A37FAD" w14:textId="77777777" w:rsidR="008C539B" w:rsidRPr="001058B5" w:rsidRDefault="008D1AB8">
      <w:pPr>
        <w:spacing w:line="217"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865E26C" w14:textId="77777777" w:rsidR="008C539B" w:rsidRPr="001058B5" w:rsidRDefault="008D1AB8">
      <w:pPr>
        <w:spacing w:line="237" w:lineRule="auto"/>
        <w:ind w:left="580" w:right="365"/>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47AC0327" w14:textId="77777777" w:rsidR="008C539B" w:rsidRPr="001058B5" w:rsidRDefault="00C12992">
      <w:pPr>
        <w:spacing w:line="235" w:lineRule="auto"/>
        <w:ind w:left="580" w:right="1815" w:hanging="240"/>
        <w:rPr>
          <w:rFonts w:ascii="Arial" w:hAnsi="Arial" w:cs="Arial"/>
          <w:sz w:val="18"/>
        </w:rPr>
      </w:pPr>
      <w:r w:rsidRPr="001058B5">
        <w:rPr>
          <w:rFonts w:ascii="Arial" w:hAnsi="Arial" w:cs="Arial"/>
          <w:sz w:val="18"/>
        </w:rPr>
        <w:t xml:space="preserve">middle-tier authentication </w:t>
      </w:r>
      <w:hyperlink w:anchor="_bookmark456" w:history="1">
        <w:r w:rsidRPr="001058B5">
          <w:rPr>
            <w:rFonts w:ascii="Arial" w:hAnsi="Arial" w:cs="Arial"/>
            <w:sz w:val="18"/>
          </w:rPr>
          <w:t>proxies, example, 3-42</w:t>
        </w:r>
      </w:hyperlink>
    </w:p>
    <w:p w14:paraId="2D01D8AB" w14:textId="77777777" w:rsidR="008C539B" w:rsidRPr="001058B5" w:rsidRDefault="008D1AB8">
      <w:pPr>
        <w:spacing w:line="235" w:lineRule="auto"/>
        <w:ind w:left="340" w:right="2118"/>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network</w:t>
      </w:r>
      <w:r w:rsidR="00C12992" w:rsidRPr="001058B5">
        <w:rPr>
          <w:rFonts w:ascii="Arial" w:hAnsi="Arial" w:cs="Arial"/>
          <w:spacing w:val="-5"/>
          <w:sz w:val="18"/>
        </w:rPr>
        <w:t xml:space="preserve"> </w:t>
      </w:r>
      <w:r w:rsidR="00C12992" w:rsidRPr="001058B5">
        <w:rPr>
          <w:rFonts w:ascii="Arial" w:hAnsi="Arial" w:cs="Arial"/>
          <w:sz w:val="18"/>
        </w:rPr>
        <w:t>authentication</w:t>
      </w:r>
    </w:p>
    <w:p w14:paraId="3AE1E85F" w14:textId="77777777" w:rsidR="008C539B" w:rsidRPr="001058B5" w:rsidRDefault="008D1AB8">
      <w:pPr>
        <w:spacing w:line="237" w:lineRule="auto"/>
        <w:ind w:left="580" w:right="1518"/>
        <w:rPr>
          <w:rFonts w:ascii="Arial" w:hAnsi="Arial" w:cs="Arial"/>
          <w:sz w:val="18"/>
        </w:rPr>
      </w:pP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362" w:history="1">
        <w:r w:rsidR="00C12992" w:rsidRPr="001058B5">
          <w:rPr>
            <w:rFonts w:ascii="Arial" w:hAnsi="Arial" w:cs="Arial"/>
            <w:sz w:val="18"/>
          </w:rPr>
          <w:t>third-party services, 3-28</w:t>
        </w:r>
      </w:hyperlink>
    </w:p>
    <w:p w14:paraId="079C4C99" w14:textId="77777777" w:rsidR="008C539B" w:rsidRPr="001058B5" w:rsidRDefault="008D1AB8">
      <w:pPr>
        <w:spacing w:line="235" w:lineRule="auto"/>
        <w:ind w:left="340"/>
        <w:rPr>
          <w:rFonts w:ascii="Arial" w:hAnsi="Arial" w:cs="Arial"/>
          <w:sz w:val="18"/>
        </w:rPr>
      </w:pPr>
      <w:hyperlink w:anchor="_bookmark1003"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operating system authentication</w:t>
      </w:r>
    </w:p>
    <w:p w14:paraId="12333305" w14:textId="77777777" w:rsidR="008C539B" w:rsidRPr="001058B5" w:rsidRDefault="008D1AB8">
      <w:pPr>
        <w:spacing w:line="220" w:lineRule="exact"/>
        <w:ind w:left="580"/>
        <w:rPr>
          <w:rFonts w:ascii="Arial" w:hAnsi="Arial" w:cs="Arial"/>
          <w:sz w:val="18"/>
        </w:rPr>
      </w:pPr>
      <w:hyperlink w:anchor="_bookmark350" w:history="1">
        <w:r w:rsidR="00C12992" w:rsidRPr="001058B5">
          <w:rPr>
            <w:rFonts w:ascii="Arial" w:hAnsi="Arial" w:cs="Arial"/>
            <w:sz w:val="18"/>
          </w:rPr>
          <w:t>about, 3-27</w:t>
        </w:r>
      </w:hyperlink>
    </w:p>
    <w:p w14:paraId="51390B73" w14:textId="77777777" w:rsidR="008C539B" w:rsidRPr="001058B5" w:rsidRDefault="008D1AB8">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1479234E" w14:textId="77777777" w:rsidR="008C539B" w:rsidRPr="001058B5" w:rsidRDefault="008D1AB8">
      <w:pPr>
        <w:spacing w:line="237" w:lineRule="auto"/>
        <w:ind w:left="340" w:right="1815" w:firstLine="240"/>
        <w:rPr>
          <w:rFonts w:ascii="Arial" w:hAnsi="Arial" w:cs="Arial"/>
          <w:sz w:val="18"/>
        </w:rPr>
      </w:pPr>
      <w:hyperlink w:anchor="_bookmark354" w:history="1">
        <w:r w:rsidR="00C12992" w:rsidRPr="001058B5">
          <w:rPr>
            <w:rFonts w:ascii="Arial" w:hAnsi="Arial" w:cs="Arial"/>
            <w:sz w:val="18"/>
          </w:rPr>
          <w:t>disadvantages, 3-27</w:t>
        </w:r>
      </w:hyperlink>
      <w:r w:rsidR="00C12992" w:rsidRPr="001058B5">
        <w:rPr>
          <w:rFonts w:ascii="Arial" w:hAnsi="Arial" w:cs="Arial"/>
          <w:sz w:val="18"/>
        </w:rPr>
        <w:t xml:space="preserve"> proxy user authentication</w:t>
      </w:r>
    </w:p>
    <w:p w14:paraId="064C29BA" w14:textId="77777777" w:rsidR="008C539B" w:rsidRPr="001058B5" w:rsidRDefault="008D1AB8">
      <w:pPr>
        <w:spacing w:line="217" w:lineRule="exact"/>
        <w:ind w:left="580"/>
        <w:rPr>
          <w:rFonts w:ascii="Arial" w:hAnsi="Arial" w:cs="Arial"/>
          <w:sz w:val="18"/>
        </w:rPr>
      </w:pPr>
      <w:hyperlink w:anchor="_bookmark418" w:history="1">
        <w:r w:rsidR="00C12992" w:rsidRPr="001058B5">
          <w:rPr>
            <w:rFonts w:ascii="Arial" w:hAnsi="Arial" w:cs="Arial"/>
            <w:sz w:val="18"/>
          </w:rPr>
          <w:t>about,   3-36</w:t>
        </w:r>
      </w:hyperlink>
    </w:p>
    <w:p w14:paraId="32E97580" w14:textId="77777777" w:rsidR="008C539B" w:rsidRPr="001058B5" w:rsidRDefault="008D1AB8">
      <w:pPr>
        <w:spacing w:line="235" w:lineRule="auto"/>
        <w:ind w:left="340" w:right="1518" w:firstLine="240"/>
        <w:rPr>
          <w:rFonts w:ascii="Arial" w:hAnsi="Arial" w:cs="Arial"/>
          <w:sz w:val="18"/>
        </w:rPr>
      </w:pPr>
      <w:hyperlink w:anchor="_bookmark437" w:history="1">
        <w:r w:rsidR="00C12992" w:rsidRPr="001058B5">
          <w:rPr>
            <w:rFonts w:ascii="Arial" w:hAnsi="Arial" w:cs="Arial"/>
            <w:sz w:val="18"/>
          </w:rPr>
          <w:t>expired passwords, 3-39</w:t>
        </w:r>
      </w:hyperlink>
      <w:r w:rsidR="00C12992" w:rsidRPr="001058B5">
        <w:rPr>
          <w:rFonts w:ascii="Arial" w:hAnsi="Arial" w:cs="Arial"/>
          <w:sz w:val="18"/>
        </w:rPr>
        <w:t xml:space="preserve"> </w:t>
      </w:r>
      <w:hyperlink w:anchor="_bookmark369" w:history="1">
        <w:r w:rsidR="00C12992" w:rsidRPr="001058B5">
          <w:rPr>
            <w:rFonts w:ascii="Arial" w:hAnsi="Arial" w:cs="Arial"/>
            <w:sz w:val="18"/>
          </w:rPr>
          <w:t>public key infrastructure, 3-29</w:t>
        </w:r>
      </w:hyperlink>
      <w:r w:rsidR="00C12992" w:rsidRPr="001058B5">
        <w:rPr>
          <w:rFonts w:ascii="Arial" w:hAnsi="Arial" w:cs="Arial"/>
          <w:sz w:val="18"/>
        </w:rPr>
        <w:t xml:space="preserve"> </w:t>
      </w:r>
      <w:hyperlink w:anchor="_bookmark365" w:history="1">
        <w:r w:rsidR="00C12992" w:rsidRPr="001058B5">
          <w:rPr>
            <w:rFonts w:ascii="Arial" w:hAnsi="Arial" w:cs="Arial"/>
            <w:sz w:val="18"/>
          </w:rPr>
          <w:t>RADIUS, 3-29</w:t>
        </w:r>
      </w:hyperlink>
    </w:p>
    <w:p w14:paraId="414D7A6E" w14:textId="77777777" w:rsidR="008C539B" w:rsidRPr="001058B5" w:rsidRDefault="008D1AB8">
      <w:pPr>
        <w:spacing w:line="222" w:lineRule="exact"/>
        <w:ind w:left="340"/>
        <w:rPr>
          <w:rFonts w:ascii="Arial" w:hAnsi="Arial" w:cs="Arial"/>
          <w:sz w:val="18"/>
        </w:rPr>
      </w:pPr>
      <w:hyperlink w:anchor="_bookmark2234" w:history="1">
        <w:r w:rsidR="00C12992" w:rsidRPr="001058B5">
          <w:rPr>
            <w:rFonts w:ascii="Arial" w:hAnsi="Arial" w:cs="Arial"/>
            <w:sz w:val="18"/>
          </w:rPr>
          <w:t>remote, 10-13</w:t>
        </w:r>
      </w:hyperlink>
    </w:p>
    <w:p w14:paraId="545E9A03" w14:textId="77777777" w:rsidR="008C539B" w:rsidRPr="001058B5" w:rsidRDefault="008D1AB8">
      <w:pPr>
        <w:spacing w:before="1" w:line="235" w:lineRule="auto"/>
        <w:ind w:left="340" w:right="654"/>
        <w:rPr>
          <w:rFonts w:ascii="Arial" w:hAnsi="Arial" w:cs="Arial"/>
          <w:sz w:val="18"/>
        </w:rPr>
      </w:pPr>
      <w:hyperlink w:anchor="_bookmark69" w:history="1">
        <w:r w:rsidR="00C12992" w:rsidRPr="001058B5">
          <w:rPr>
            <w:rFonts w:ascii="Arial" w:hAnsi="Arial" w:cs="Arial"/>
            <w:sz w:val="18"/>
          </w:rPr>
          <w:t>specifying when creating a user, 2-3</w:t>
        </w:r>
      </w:hyperlink>
      <w:r w:rsidR="00C12992" w:rsidRPr="001058B5">
        <w:rPr>
          <w:rFonts w:ascii="Arial" w:hAnsi="Arial" w:cs="Arial"/>
          <w:sz w:val="18"/>
        </w:rPr>
        <w:t xml:space="preserve"> </w:t>
      </w:r>
      <w:hyperlink w:anchor="_bookmark2188" w:history="1">
        <w:r w:rsidR="00C12992" w:rsidRPr="001058B5">
          <w:rPr>
            <w:rFonts w:ascii="Arial" w:hAnsi="Arial" w:cs="Arial"/>
            <w:sz w:val="18"/>
          </w:rPr>
          <w:t>strong, 10-9</w:t>
        </w:r>
      </w:hyperlink>
    </w:p>
    <w:p w14:paraId="4C474CF1" w14:textId="77777777" w:rsidR="008C539B" w:rsidRPr="001058B5" w:rsidRDefault="008D1AB8">
      <w:pPr>
        <w:spacing w:before="2" w:line="235" w:lineRule="auto"/>
        <w:ind w:left="340" w:right="763"/>
        <w:rPr>
          <w:rFonts w:ascii="Arial" w:hAnsi="Arial" w:cs="Arial"/>
          <w:sz w:val="18"/>
        </w:rPr>
      </w:pPr>
      <w:hyperlink w:anchor="_bookmark331" w:history="1">
        <w:r w:rsidR="00C12992" w:rsidRPr="001058B5">
          <w:rPr>
            <w:rFonts w:ascii="Arial" w:hAnsi="Arial" w:cs="Arial"/>
            <w:sz w:val="18"/>
          </w:rPr>
          <w:t>SYSDBA on Windows systems, 3-25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187" w:history="1">
        <w:r w:rsidR="00C12992" w:rsidRPr="001058B5">
          <w:rPr>
            <w:rFonts w:ascii="Arial" w:hAnsi="Arial" w:cs="Arial"/>
            <w:i/>
            <w:sz w:val="18"/>
          </w:rPr>
          <w:t xml:space="preserve">See also </w:t>
        </w:r>
      </w:hyperlink>
      <w:r w:rsidR="00C12992" w:rsidRPr="001058B5">
        <w:rPr>
          <w:rFonts w:ascii="Arial" w:hAnsi="Arial" w:cs="Arial"/>
          <w:sz w:val="18"/>
        </w:rPr>
        <w:t>passwords, proxy</w:t>
      </w:r>
      <w:r w:rsidR="00C12992" w:rsidRPr="001058B5">
        <w:rPr>
          <w:rFonts w:ascii="Arial" w:hAnsi="Arial" w:cs="Arial"/>
          <w:spacing w:val="-29"/>
          <w:sz w:val="18"/>
        </w:rPr>
        <w:t xml:space="preserve"> </w:t>
      </w:r>
      <w:r w:rsidR="00C12992" w:rsidRPr="001058B5">
        <w:rPr>
          <w:rFonts w:ascii="Arial" w:hAnsi="Arial" w:cs="Arial"/>
          <w:sz w:val="18"/>
        </w:rPr>
        <w:t>authentication</w:t>
      </w:r>
    </w:p>
    <w:p w14:paraId="665F89F2" w14:textId="77777777" w:rsidR="008C539B" w:rsidRPr="001058B5" w:rsidRDefault="00C12992">
      <w:pPr>
        <w:spacing w:line="221" w:lineRule="exact"/>
        <w:ind w:left="79" w:right="2087"/>
        <w:jc w:val="center"/>
        <w:rPr>
          <w:rFonts w:ascii="Arial" w:hAnsi="Arial" w:cs="Arial"/>
          <w:sz w:val="18"/>
        </w:rPr>
      </w:pPr>
      <w:r w:rsidRPr="001058B5">
        <w:rPr>
          <w:rFonts w:ascii="Arial" w:hAnsi="Arial" w:cs="Arial"/>
          <w:sz w:val="18"/>
        </w:rPr>
        <w:t>AUTHID DEFINER clause</w:t>
      </w:r>
    </w:p>
    <w:p w14:paraId="7A3C054B" w14:textId="77777777" w:rsidR="008C539B" w:rsidRPr="001058B5" w:rsidRDefault="008D1AB8">
      <w:pPr>
        <w:spacing w:line="222" w:lineRule="exact"/>
        <w:ind w:left="340"/>
        <w:rPr>
          <w:rFonts w:ascii="Arial" w:hAnsi="Arial" w:cs="Arial"/>
          <w:sz w:val="18"/>
        </w:rPr>
      </w:pPr>
      <w:hyperlink w:anchor="_bookmark1358" w:history="1">
        <w:r w:rsidR="00C12992" w:rsidRPr="001058B5">
          <w:rPr>
            <w:rFonts w:ascii="Arial" w:hAnsi="Arial" w:cs="Arial"/>
            <w:sz w:val="18"/>
          </w:rPr>
          <w:t>used with Oracle Virtual Private Database</w:t>
        </w:r>
      </w:hyperlink>
    </w:p>
    <w:p w14:paraId="6BA3FC2A" w14:textId="77777777" w:rsidR="008C539B" w:rsidRPr="001058B5" w:rsidRDefault="00C12992">
      <w:pPr>
        <w:spacing w:before="70" w:line="235" w:lineRule="auto"/>
        <w:ind w:left="100" w:right="3279" w:firstLine="600"/>
        <w:rPr>
          <w:rFonts w:ascii="Arial" w:hAnsi="Arial" w:cs="Arial"/>
          <w:sz w:val="18"/>
        </w:rPr>
      </w:pPr>
      <w:r w:rsidRPr="001058B5">
        <w:rPr>
          <w:rFonts w:ascii="Arial" w:hAnsi="Arial" w:cs="Arial"/>
        </w:rPr>
        <w:br w:type="column"/>
      </w:r>
      <w:hyperlink w:anchor="_bookmark1358" w:history="1">
        <w:r w:rsidRPr="001058B5">
          <w:rPr>
            <w:rFonts w:ascii="Arial" w:hAnsi="Arial" w:cs="Arial"/>
            <w:sz w:val="18"/>
          </w:rPr>
          <w:t>functions, 7-3</w:t>
        </w:r>
      </w:hyperlink>
      <w:r w:rsidRPr="001058B5">
        <w:rPr>
          <w:rFonts w:ascii="Arial" w:hAnsi="Arial" w:cs="Arial"/>
          <w:sz w:val="18"/>
        </w:rPr>
        <w:t xml:space="preserve"> authorization</w:t>
      </w:r>
    </w:p>
    <w:p w14:paraId="0D0DC315" w14:textId="77777777" w:rsidR="008C539B" w:rsidRPr="001058B5" w:rsidRDefault="008D1AB8">
      <w:pPr>
        <w:spacing w:line="220" w:lineRule="exact"/>
        <w:ind w:left="340"/>
        <w:rPr>
          <w:rFonts w:ascii="Arial" w:hAnsi="Arial" w:cs="Arial"/>
          <w:sz w:val="18"/>
        </w:rPr>
      </w:pPr>
      <w:hyperlink w:anchor="_bookmark495" w:history="1">
        <w:r w:rsidR="00C12992" w:rsidRPr="001058B5">
          <w:rPr>
            <w:rFonts w:ascii="Arial" w:hAnsi="Arial" w:cs="Arial"/>
            <w:sz w:val="18"/>
          </w:rPr>
          <w:t>about, 4-1</w:t>
        </w:r>
      </w:hyperlink>
    </w:p>
    <w:p w14:paraId="6401BECA" w14:textId="77777777" w:rsidR="008C539B" w:rsidRPr="001058B5" w:rsidRDefault="008D1AB8">
      <w:pPr>
        <w:spacing w:before="2" w:line="235" w:lineRule="auto"/>
        <w:ind w:left="340" w:right="2594"/>
        <w:rPr>
          <w:rFonts w:ascii="Arial" w:hAnsi="Arial" w:cs="Arial"/>
          <w:sz w:val="18"/>
        </w:rPr>
      </w:pPr>
      <w:hyperlink w:anchor="_bookmark651" w:history="1">
        <w:r w:rsidR="00C12992" w:rsidRPr="001058B5">
          <w:rPr>
            <w:rFonts w:ascii="Arial" w:hAnsi="Arial" w:cs="Arial"/>
            <w:sz w:val="18"/>
          </w:rPr>
          <w:t>changing for roles, 4-17</w:t>
        </w:r>
      </w:hyperlink>
      <w:r w:rsidR="00C12992" w:rsidRPr="001058B5">
        <w:rPr>
          <w:rFonts w:ascii="Arial" w:hAnsi="Arial" w:cs="Arial"/>
          <w:sz w:val="18"/>
        </w:rPr>
        <w:t xml:space="preserve"> global</w:t>
      </w:r>
    </w:p>
    <w:p w14:paraId="32013422" w14:textId="77777777" w:rsidR="008C539B" w:rsidRPr="001058B5" w:rsidRDefault="008D1AB8">
      <w:pPr>
        <w:spacing w:line="220" w:lineRule="exact"/>
        <w:ind w:left="580"/>
        <w:rPr>
          <w:rFonts w:ascii="Arial" w:hAnsi="Arial" w:cs="Arial"/>
          <w:sz w:val="18"/>
        </w:rPr>
      </w:pPr>
      <w:hyperlink w:anchor="_bookmark376" w:history="1">
        <w:r w:rsidR="00C12992" w:rsidRPr="001058B5">
          <w:rPr>
            <w:rFonts w:ascii="Arial" w:hAnsi="Arial" w:cs="Arial"/>
            <w:sz w:val="18"/>
          </w:rPr>
          <w:t>about, 3-30</w:t>
        </w:r>
      </w:hyperlink>
    </w:p>
    <w:p w14:paraId="7339D3A4" w14:textId="77777777" w:rsidR="008C539B" w:rsidRPr="001058B5" w:rsidRDefault="008D1AB8">
      <w:pPr>
        <w:spacing w:line="220"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C792BE0" w14:textId="77777777" w:rsidR="008C539B" w:rsidRPr="001058B5" w:rsidRDefault="008D1AB8">
      <w:pPr>
        <w:spacing w:before="2" w:line="235" w:lineRule="auto"/>
        <w:ind w:left="340" w:right="2934"/>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w:t>
      </w:r>
      <w:hyperlink w:anchor="_bookmark650" w:history="1">
        <w:r w:rsidR="00C12992" w:rsidRPr="001058B5">
          <w:rPr>
            <w:rFonts w:ascii="Arial" w:hAnsi="Arial" w:cs="Arial"/>
            <w:sz w:val="18"/>
          </w:rPr>
          <w:t>omitting for roles, 4-17</w:t>
        </w:r>
      </w:hyperlink>
      <w:r w:rsidR="00C12992" w:rsidRPr="001058B5">
        <w:rPr>
          <w:rFonts w:ascii="Arial" w:hAnsi="Arial" w:cs="Arial"/>
          <w:sz w:val="18"/>
        </w:rPr>
        <w:t xml:space="preserve"> </w:t>
      </w:r>
      <w:hyperlink w:anchor="_bookmark671" w:history="1">
        <w:r w:rsidR="00C12992" w:rsidRPr="001058B5">
          <w:rPr>
            <w:rFonts w:ascii="Arial" w:hAnsi="Arial" w:cs="Arial"/>
            <w:sz w:val="18"/>
          </w:rPr>
          <w:t>operating system,</w:t>
        </w:r>
        <w:r w:rsidR="00C12992" w:rsidRPr="001058B5">
          <w:rPr>
            <w:rFonts w:ascii="Arial" w:hAnsi="Arial" w:cs="Arial"/>
            <w:spacing w:val="32"/>
            <w:sz w:val="18"/>
          </w:rPr>
          <w:t xml:space="preserve"> </w:t>
        </w:r>
        <w:r w:rsidR="00C12992" w:rsidRPr="001058B5">
          <w:rPr>
            <w:rFonts w:ascii="Arial" w:hAnsi="Arial" w:cs="Arial"/>
            <w:sz w:val="18"/>
          </w:rPr>
          <w:t>4-19</w:t>
        </w:r>
      </w:hyperlink>
    </w:p>
    <w:p w14:paraId="1F94D611" w14:textId="77777777" w:rsidR="008C539B" w:rsidRPr="001058B5" w:rsidRDefault="008D1AB8">
      <w:pPr>
        <w:spacing w:line="237" w:lineRule="auto"/>
        <w:ind w:left="100" w:right="3279" w:firstLine="240"/>
        <w:rPr>
          <w:rFonts w:ascii="Arial" w:hAnsi="Arial" w:cs="Arial"/>
          <w:sz w:val="18"/>
        </w:rPr>
      </w:pPr>
      <w:hyperlink w:anchor="_bookmark657" w:history="1">
        <w:r w:rsidR="00C12992" w:rsidRPr="001058B5">
          <w:rPr>
            <w:rFonts w:ascii="Arial" w:hAnsi="Arial" w:cs="Arial"/>
            <w:sz w:val="18"/>
          </w:rPr>
          <w:t>roles, about, 4-17</w:t>
        </w:r>
      </w:hyperlink>
      <w:r w:rsidR="00C12992" w:rsidRPr="001058B5">
        <w:rPr>
          <w:rFonts w:ascii="Arial" w:hAnsi="Arial" w:cs="Arial"/>
          <w:sz w:val="18"/>
        </w:rPr>
        <w:t xml:space="preserve"> automatic reparse</w:t>
      </w:r>
    </w:p>
    <w:p w14:paraId="2BE50BAA" w14:textId="77777777" w:rsidR="008C539B" w:rsidRPr="001058B5" w:rsidRDefault="008D1AB8">
      <w:pPr>
        <w:spacing w:line="235" w:lineRule="auto"/>
        <w:ind w:left="700" w:right="836" w:hanging="360"/>
        <w:rPr>
          <w:rFonts w:ascii="Arial" w:hAnsi="Arial" w:cs="Arial"/>
          <w:sz w:val="18"/>
        </w:rPr>
      </w:pPr>
      <w:hyperlink w:anchor="_bookmark1513" w:history="1">
        <w:r w:rsidR="00C12992" w:rsidRPr="001058B5">
          <w:rPr>
            <w:rFonts w:ascii="Arial" w:hAnsi="Arial" w:cs="Arial"/>
            <w:sz w:val="18"/>
          </w:rPr>
          <w:t>Oracle Virtual Private Database, how it works with, 7-35</w:t>
        </w:r>
      </w:hyperlink>
    </w:p>
    <w:p w14:paraId="0CFD4929" w14:textId="77777777" w:rsidR="008C539B" w:rsidRPr="001058B5" w:rsidRDefault="008C539B">
      <w:pPr>
        <w:pStyle w:val="BodyText"/>
        <w:spacing w:before="4"/>
        <w:rPr>
          <w:rFonts w:ascii="Arial" w:hAnsi="Arial" w:cs="Arial"/>
          <w:sz w:val="21"/>
        </w:rPr>
      </w:pPr>
    </w:p>
    <w:p w14:paraId="6BEC598C" w14:textId="77777777" w:rsidR="008C539B" w:rsidRPr="001058B5" w:rsidRDefault="00C12992">
      <w:pPr>
        <w:pStyle w:val="Heading5"/>
      </w:pPr>
      <w:bookmarkStart w:id="2207" w:name="B"/>
      <w:bookmarkEnd w:id="2207"/>
      <w:r w:rsidRPr="001058B5">
        <w:rPr>
          <w:w w:val="99"/>
        </w:rPr>
        <w:t>B</w:t>
      </w:r>
    </w:p>
    <w:p w14:paraId="65343DC7" w14:textId="77777777" w:rsidR="008C539B" w:rsidRPr="001058B5" w:rsidRDefault="008C539B">
      <w:pPr>
        <w:pStyle w:val="BodyText"/>
        <w:rPr>
          <w:rFonts w:ascii="Arial" w:hAnsi="Arial" w:cs="Arial"/>
          <w:b/>
          <w:sz w:val="3"/>
        </w:rPr>
      </w:pPr>
    </w:p>
    <w:p w14:paraId="2032E71E" w14:textId="4C4ECC4C" w:rsidR="008C539B" w:rsidRPr="001058B5" w:rsidRDefault="008D1AB8">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2C37AFFB">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anchorlock/>
          </v:group>
        </w:pict>
      </w:r>
    </w:p>
    <w:p w14:paraId="5BD92BFC"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banners</w:t>
      </w:r>
    </w:p>
    <w:p w14:paraId="35794454" w14:textId="77777777" w:rsidR="008C539B" w:rsidRPr="001058B5" w:rsidRDefault="008D1AB8">
      <w:pPr>
        <w:spacing w:before="1" w:line="235" w:lineRule="auto"/>
        <w:ind w:left="340" w:right="836"/>
        <w:rPr>
          <w:rFonts w:ascii="Arial" w:hAnsi="Arial" w:cs="Arial"/>
          <w:sz w:val="18"/>
        </w:rPr>
      </w:pPr>
      <w:hyperlink w:anchor="_bookmark1116" w:history="1">
        <w:r w:rsidR="00C12992" w:rsidRPr="001058B5">
          <w:rPr>
            <w:rFonts w:ascii="Arial" w:hAnsi="Arial" w:cs="Arial"/>
            <w:sz w:val="18"/>
          </w:rPr>
          <w:t>auditing user actions, configuring, 5-20</w:t>
        </w:r>
      </w:hyperlink>
      <w:r w:rsidR="00C12992" w:rsidRPr="001058B5">
        <w:rPr>
          <w:rFonts w:ascii="Arial" w:hAnsi="Arial" w:cs="Arial"/>
          <w:sz w:val="18"/>
        </w:rPr>
        <w:t xml:space="preserve"> </w:t>
      </w:r>
      <w:hyperlink w:anchor="_bookmark1117" w:history="1">
        <w:r w:rsidR="00C12992" w:rsidRPr="001058B5">
          <w:rPr>
            <w:rFonts w:ascii="Arial" w:hAnsi="Arial" w:cs="Arial"/>
            <w:sz w:val="18"/>
          </w:rPr>
          <w:t>unauthorized access, configuring, 5-20</w:t>
        </w:r>
      </w:hyperlink>
    </w:p>
    <w:p w14:paraId="083F25EF" w14:textId="77777777" w:rsidR="008C539B" w:rsidRPr="001058B5" w:rsidRDefault="008D1AB8">
      <w:pPr>
        <w:spacing w:before="2" w:line="235" w:lineRule="auto"/>
        <w:ind w:left="100" w:right="1806"/>
        <w:rPr>
          <w:rFonts w:ascii="Arial" w:hAnsi="Arial" w:cs="Arial"/>
          <w:sz w:val="18"/>
        </w:rPr>
      </w:pPr>
      <w:hyperlink w:anchor="_bookmark301" w:history="1">
        <w:r w:rsidR="00C12992" w:rsidRPr="001058B5">
          <w:rPr>
            <w:rFonts w:ascii="Arial" w:hAnsi="Arial" w:cs="Arial"/>
            <w:sz w:val="18"/>
          </w:rPr>
          <w:t>batch jobs, authenticating users in, 3-17</w:t>
        </w:r>
      </w:hyperlink>
      <w:r w:rsidR="00C12992" w:rsidRPr="001058B5">
        <w:rPr>
          <w:rFonts w:ascii="Arial" w:hAnsi="Arial" w:cs="Arial"/>
          <w:sz w:val="18"/>
        </w:rPr>
        <w:t xml:space="preserve"> BFILEs</w:t>
      </w:r>
    </w:p>
    <w:p w14:paraId="799EE603" w14:textId="77777777" w:rsidR="008C539B" w:rsidRPr="001058B5" w:rsidRDefault="008D1AB8">
      <w:pPr>
        <w:spacing w:line="237" w:lineRule="auto"/>
        <w:ind w:left="100" w:right="2359" w:firstLine="240"/>
        <w:rPr>
          <w:rFonts w:ascii="Arial" w:hAnsi="Arial" w:cs="Arial"/>
          <w:sz w:val="18"/>
        </w:rPr>
      </w:pPr>
      <w:hyperlink w:anchor="_bookmark2210" w:history="1">
        <w:r w:rsidR="00C12992" w:rsidRPr="001058B5">
          <w:rPr>
            <w:rFonts w:ascii="Arial" w:hAnsi="Arial" w:cs="Arial"/>
            <w:sz w:val="18"/>
          </w:rPr>
          <w:t>guidelines for security, 10-11</w:t>
        </w:r>
      </w:hyperlink>
      <w:r w:rsidR="00C12992" w:rsidRPr="001058B5">
        <w:rPr>
          <w:rFonts w:ascii="Arial" w:hAnsi="Arial" w:cs="Arial"/>
          <w:sz w:val="18"/>
        </w:rPr>
        <w:t xml:space="preserve"> bind variables</w:t>
      </w:r>
    </w:p>
    <w:p w14:paraId="5FEAF706" w14:textId="77777777" w:rsidR="008C539B" w:rsidRPr="001058B5" w:rsidRDefault="008D1AB8">
      <w:pPr>
        <w:spacing w:line="235" w:lineRule="auto"/>
        <w:ind w:left="340" w:right="1513"/>
        <w:rPr>
          <w:rFonts w:ascii="Arial" w:hAnsi="Arial" w:cs="Arial"/>
          <w:sz w:val="18"/>
        </w:rPr>
      </w:pPr>
      <w:hyperlink w:anchor="_bookmark1368" w:history="1">
        <w:r w:rsidR="00C12992" w:rsidRPr="001058B5">
          <w:rPr>
            <w:rFonts w:ascii="Arial" w:hAnsi="Arial" w:cs="Arial"/>
            <w:sz w:val="18"/>
          </w:rPr>
          <w:t>application contexts, used with, 7-4</w:t>
        </w:r>
      </w:hyperlink>
      <w:r w:rsidR="00C12992" w:rsidRPr="001058B5">
        <w:rPr>
          <w:rFonts w:ascii="Arial" w:hAnsi="Arial" w:cs="Arial"/>
          <w:sz w:val="18"/>
        </w:rPr>
        <w:t xml:space="preserve"> </w:t>
      </w:r>
      <w:hyperlink w:anchor="_bookmark1676" w:history="1">
        <w:r w:rsidR="00C12992" w:rsidRPr="001058B5">
          <w:rPr>
            <w:rFonts w:ascii="Arial" w:hAnsi="Arial" w:cs="Arial"/>
            <w:sz w:val="18"/>
          </w:rPr>
          <w:t>information captured in audit trail, 9-10</w:t>
        </w:r>
      </w:hyperlink>
    </w:p>
    <w:p w14:paraId="54139DC9" w14:textId="77777777" w:rsidR="008C539B" w:rsidRPr="001058B5" w:rsidRDefault="00C12992">
      <w:pPr>
        <w:spacing w:line="220" w:lineRule="exact"/>
        <w:ind w:left="100"/>
        <w:rPr>
          <w:rFonts w:ascii="Arial" w:hAnsi="Arial" w:cs="Arial"/>
          <w:sz w:val="18"/>
        </w:rPr>
      </w:pPr>
      <w:r w:rsidRPr="001058B5">
        <w:rPr>
          <w:rFonts w:ascii="Arial" w:hAnsi="Arial" w:cs="Arial"/>
          <w:sz w:val="18"/>
        </w:rPr>
        <w:t>BLOBS</w:t>
      </w:r>
    </w:p>
    <w:p w14:paraId="0F99047C" w14:textId="77777777" w:rsidR="008C539B" w:rsidRPr="001058B5" w:rsidRDefault="008D1AB8">
      <w:pPr>
        <w:spacing w:line="235" w:lineRule="auto"/>
        <w:ind w:left="100" w:right="3508" w:firstLine="240"/>
        <w:rPr>
          <w:rFonts w:ascii="Arial" w:hAnsi="Arial" w:cs="Arial"/>
          <w:sz w:val="18"/>
        </w:rPr>
      </w:pPr>
      <w:hyperlink w:anchor="_bookmark1581" w:history="1">
        <w:r w:rsidR="00C12992" w:rsidRPr="001058B5">
          <w:rPr>
            <w:rFonts w:ascii="Arial" w:hAnsi="Arial" w:cs="Arial"/>
            <w:sz w:val="18"/>
          </w:rPr>
          <w:t>encrypting, 8-7</w:t>
        </w:r>
      </w:hyperlink>
      <w:r w:rsidR="00C12992" w:rsidRPr="001058B5">
        <w:rPr>
          <w:rFonts w:ascii="Arial" w:hAnsi="Arial" w:cs="Arial"/>
          <w:sz w:val="18"/>
        </w:rPr>
        <w:t xml:space="preserve"> BY ACCESS clause</w:t>
      </w:r>
    </w:p>
    <w:p w14:paraId="7C4DC210" w14:textId="77777777" w:rsidR="008C539B" w:rsidRPr="001058B5" w:rsidRDefault="008D1AB8">
      <w:pPr>
        <w:spacing w:line="220" w:lineRule="exact"/>
        <w:ind w:left="340"/>
        <w:rPr>
          <w:rFonts w:ascii="Arial" w:hAnsi="Arial" w:cs="Arial"/>
          <w:sz w:val="18"/>
        </w:rPr>
      </w:pPr>
      <w:hyperlink w:anchor="_bookmark1749" w:history="1">
        <w:r w:rsidR="00C12992" w:rsidRPr="001058B5">
          <w:rPr>
            <w:rFonts w:ascii="Arial" w:hAnsi="Arial" w:cs="Arial"/>
            <w:sz w:val="18"/>
          </w:rPr>
          <w:t>about, 9-22</w:t>
        </w:r>
      </w:hyperlink>
    </w:p>
    <w:p w14:paraId="4E1AE8C8" w14:textId="77777777" w:rsidR="008C539B" w:rsidRPr="001058B5" w:rsidRDefault="008D1AB8">
      <w:pPr>
        <w:spacing w:line="220" w:lineRule="exact"/>
        <w:ind w:left="340"/>
        <w:rPr>
          <w:rFonts w:ascii="Arial" w:hAnsi="Arial" w:cs="Arial"/>
          <w:sz w:val="18"/>
        </w:rPr>
      </w:pPr>
      <w:hyperlink w:anchor="_bookmark1749" w:history="1">
        <w:r w:rsidR="00C12992" w:rsidRPr="001058B5">
          <w:rPr>
            <w:rFonts w:ascii="Arial" w:hAnsi="Arial" w:cs="Arial"/>
            <w:sz w:val="18"/>
          </w:rPr>
          <w:t>benefits of using, 9-22</w:t>
        </w:r>
      </w:hyperlink>
    </w:p>
    <w:p w14:paraId="79611BFE" w14:textId="77777777" w:rsidR="008C539B" w:rsidRPr="001058B5" w:rsidRDefault="008D1AB8">
      <w:pPr>
        <w:spacing w:before="1" w:line="235" w:lineRule="auto"/>
        <w:ind w:left="340" w:right="1190"/>
        <w:rPr>
          <w:rFonts w:ascii="Arial" w:hAnsi="Arial" w:cs="Arial"/>
          <w:sz w:val="18"/>
        </w:rPr>
      </w:pPr>
      <w:hyperlink w:anchor="_bookmark2106" w:history="1">
        <w:r w:rsidR="00C12992" w:rsidRPr="001058B5">
          <w:rPr>
            <w:rFonts w:ascii="Arial" w:hAnsi="Arial" w:cs="Arial"/>
            <w:sz w:val="18"/>
          </w:rPr>
          <w:t>finding statement audit options, 9-82</w:t>
        </w:r>
      </w:hyperlink>
      <w:r w:rsidR="00C12992" w:rsidRPr="001058B5">
        <w:rPr>
          <w:rFonts w:ascii="Arial" w:hAnsi="Arial" w:cs="Arial"/>
          <w:sz w:val="18"/>
        </w:rPr>
        <w:t xml:space="preserve"> </w:t>
      </w:r>
      <w:hyperlink w:anchor="_bookmark1756" w:history="1">
        <w:r w:rsidR="00C12992" w:rsidRPr="001058B5">
          <w:rPr>
            <w:rFonts w:ascii="Arial" w:hAnsi="Arial" w:cs="Arial"/>
            <w:sz w:val="18"/>
          </w:rPr>
          <w:t>NOAUDIT statement non-support of, 9-23</w:t>
        </w:r>
      </w:hyperlink>
      <w:r w:rsidR="00C12992" w:rsidRPr="001058B5">
        <w:rPr>
          <w:rFonts w:ascii="Arial" w:hAnsi="Arial" w:cs="Arial"/>
          <w:sz w:val="18"/>
        </w:rPr>
        <w:t xml:space="preserve"> </w:t>
      </w:r>
      <w:hyperlink w:anchor="_bookmark1749" w:history="1">
        <w:r w:rsidR="00C12992" w:rsidRPr="001058B5">
          <w:rPr>
            <w:rFonts w:ascii="Arial" w:hAnsi="Arial" w:cs="Arial"/>
            <w:sz w:val="18"/>
          </w:rPr>
          <w:t>using, 9-22</w:t>
        </w:r>
      </w:hyperlink>
    </w:p>
    <w:p w14:paraId="1D7BC939" w14:textId="77777777" w:rsidR="008C539B" w:rsidRPr="001058B5" w:rsidRDefault="008C539B">
      <w:pPr>
        <w:pStyle w:val="BodyText"/>
        <w:spacing w:before="6"/>
        <w:rPr>
          <w:rFonts w:ascii="Arial" w:hAnsi="Arial" w:cs="Arial"/>
          <w:sz w:val="21"/>
        </w:rPr>
      </w:pPr>
    </w:p>
    <w:p w14:paraId="30E3638E" w14:textId="77777777" w:rsidR="008C539B" w:rsidRPr="001058B5" w:rsidRDefault="00C12992">
      <w:pPr>
        <w:pStyle w:val="Heading5"/>
      </w:pPr>
      <w:bookmarkStart w:id="2208" w:name="C"/>
      <w:bookmarkEnd w:id="2208"/>
      <w:r w:rsidRPr="001058B5">
        <w:rPr>
          <w:w w:val="99"/>
        </w:rPr>
        <w:t>C</w:t>
      </w:r>
    </w:p>
    <w:p w14:paraId="1E6EFBE1" w14:textId="77777777" w:rsidR="008C539B" w:rsidRPr="001058B5" w:rsidRDefault="008C539B">
      <w:pPr>
        <w:pStyle w:val="BodyText"/>
        <w:rPr>
          <w:rFonts w:ascii="Arial" w:hAnsi="Arial" w:cs="Arial"/>
          <w:b/>
          <w:sz w:val="3"/>
        </w:rPr>
      </w:pPr>
    </w:p>
    <w:p w14:paraId="22C1B08B" w14:textId="54A87724" w:rsidR="008C539B" w:rsidRPr="001058B5" w:rsidRDefault="008D1AB8">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5BCADE73">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anchorlock/>
          </v:group>
        </w:pict>
      </w:r>
    </w:p>
    <w:p w14:paraId="7B9E9B1C" w14:textId="77777777" w:rsidR="008C539B" w:rsidRPr="001058B5" w:rsidRDefault="008D1AB8">
      <w:pPr>
        <w:spacing w:before="32" w:line="222" w:lineRule="exact"/>
        <w:ind w:left="100"/>
        <w:rPr>
          <w:rFonts w:ascii="Arial" w:hAnsi="Arial" w:cs="Arial"/>
          <w:sz w:val="18"/>
        </w:rPr>
      </w:pPr>
      <w:hyperlink w:anchor="_bookmark591" w:history="1">
        <w:r w:rsidR="00C12992" w:rsidRPr="001058B5">
          <w:rPr>
            <w:rFonts w:ascii="Arial" w:hAnsi="Arial" w:cs="Arial"/>
            <w:sz w:val="18"/>
          </w:rPr>
          <w:t>CAPI_USER_ROLE role, 4-11</w:t>
        </w:r>
      </w:hyperlink>
    </w:p>
    <w:p w14:paraId="0EB1807A" w14:textId="77777777" w:rsidR="008C539B" w:rsidRPr="001058B5" w:rsidRDefault="008D1AB8">
      <w:pPr>
        <w:spacing w:before="2" w:line="235" w:lineRule="auto"/>
        <w:ind w:left="100" w:right="1806"/>
        <w:rPr>
          <w:rFonts w:ascii="Arial" w:hAnsi="Arial" w:cs="Arial"/>
          <w:sz w:val="18"/>
        </w:rPr>
      </w:pPr>
      <w:hyperlink w:anchor="_bookmark838" w:history="1">
        <w:r w:rsidR="00C12992" w:rsidRPr="001058B5">
          <w:rPr>
            <w:rFonts w:ascii="Arial" w:hAnsi="Arial" w:cs="Arial"/>
            <w:sz w:val="18"/>
          </w:rPr>
          <w:t>cascading revokes, 4-43</w:t>
        </w:r>
      </w:hyperlink>
      <w:r w:rsidR="00C12992" w:rsidRPr="001058B5">
        <w:rPr>
          <w:rFonts w:ascii="Arial" w:hAnsi="Arial" w:cs="Arial"/>
          <w:sz w:val="18"/>
        </w:rPr>
        <w:t xml:space="preserve"> CATNOAUD.SQL script</w:t>
      </w:r>
    </w:p>
    <w:p w14:paraId="4A9A932C" w14:textId="77777777" w:rsidR="008C539B" w:rsidRPr="001058B5" w:rsidRDefault="008D1AB8">
      <w:pPr>
        <w:spacing w:line="220" w:lineRule="exact"/>
        <w:ind w:left="340"/>
        <w:rPr>
          <w:rFonts w:ascii="Arial" w:hAnsi="Arial" w:cs="Arial"/>
          <w:sz w:val="18"/>
        </w:rPr>
      </w:pPr>
      <w:hyperlink w:anchor="_bookmark2116" w:history="1">
        <w:r w:rsidR="00C12992" w:rsidRPr="001058B5">
          <w:rPr>
            <w:rFonts w:ascii="Arial" w:hAnsi="Arial" w:cs="Arial"/>
            <w:sz w:val="18"/>
          </w:rPr>
          <w:t>about, 9-84</w:t>
        </w:r>
      </w:hyperlink>
    </w:p>
    <w:p w14:paraId="270CEA6F" w14:textId="77777777" w:rsidR="008C539B" w:rsidRPr="001058B5" w:rsidRDefault="008D1AB8">
      <w:pPr>
        <w:spacing w:before="2" w:line="235" w:lineRule="auto"/>
        <w:ind w:left="100" w:right="1806" w:firstLine="240"/>
        <w:rPr>
          <w:rFonts w:ascii="Arial" w:hAnsi="Arial" w:cs="Arial"/>
          <w:sz w:val="18"/>
        </w:rPr>
      </w:pPr>
      <w:hyperlink w:anchor="_bookmark2117" w:history="1">
        <w:r w:rsidR="00C12992" w:rsidRPr="001058B5">
          <w:rPr>
            <w:rFonts w:ascii="Arial" w:hAnsi="Arial" w:cs="Arial"/>
            <w:sz w:val="18"/>
          </w:rPr>
          <w:t>audit trail views, deleting with, 9-84</w:t>
        </w:r>
      </w:hyperlink>
      <w:r w:rsidR="00C12992" w:rsidRPr="001058B5">
        <w:rPr>
          <w:rFonts w:ascii="Arial" w:hAnsi="Arial" w:cs="Arial"/>
          <w:sz w:val="18"/>
        </w:rPr>
        <w:t xml:space="preserve"> certificate key algorithm</w:t>
      </w:r>
    </w:p>
    <w:p w14:paraId="358A69EF" w14:textId="77777777" w:rsidR="008C539B" w:rsidRPr="001058B5" w:rsidRDefault="008D1AB8">
      <w:pPr>
        <w:spacing w:before="1" w:line="235" w:lineRule="auto"/>
        <w:ind w:left="100" w:right="1513"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w:t>
      </w:r>
      <w:hyperlink w:anchor="_bookmark2181" w:history="1">
        <w:r w:rsidR="00C12992" w:rsidRPr="001058B5">
          <w:rPr>
            <w:rFonts w:ascii="Arial" w:hAnsi="Arial" w:cs="Arial"/>
            <w:sz w:val="18"/>
          </w:rPr>
          <w:t>change_on_install default password, 10-9</w:t>
        </w:r>
      </w:hyperlink>
      <w:r w:rsidR="00C12992" w:rsidRPr="001058B5">
        <w:rPr>
          <w:rFonts w:ascii="Arial" w:hAnsi="Arial" w:cs="Arial"/>
          <w:sz w:val="18"/>
        </w:rPr>
        <w:t xml:space="preserve"> character sets</w:t>
      </w:r>
    </w:p>
    <w:p w14:paraId="1A0EC5DA" w14:textId="77777777" w:rsidR="008C539B" w:rsidRPr="001058B5" w:rsidRDefault="008D1AB8">
      <w:pPr>
        <w:spacing w:line="237" w:lineRule="auto"/>
        <w:ind w:left="340" w:right="1190"/>
        <w:rPr>
          <w:rFonts w:ascii="Arial" w:hAnsi="Arial" w:cs="Arial"/>
          <w:sz w:val="18"/>
        </w:rPr>
      </w:pPr>
      <w:hyperlink w:anchor="_bookmark646" w:history="1">
        <w:r w:rsidR="00C12992" w:rsidRPr="001058B5">
          <w:rPr>
            <w:rFonts w:ascii="Arial" w:hAnsi="Arial" w:cs="Arial"/>
            <w:sz w:val="18"/>
          </w:rPr>
          <w:t>role names, multibyte characters in,    4-16</w:t>
        </w:r>
      </w:hyperlink>
      <w:hyperlink w:anchor="_bookmark662" w:history="1">
        <w:r w:rsidR="00C12992" w:rsidRPr="001058B5">
          <w:rPr>
            <w:rFonts w:ascii="Arial" w:hAnsi="Arial" w:cs="Arial"/>
            <w:sz w:val="18"/>
          </w:rPr>
          <w:t xml:space="preserve"> role passwords, multibyte characters in,</w:t>
        </w:r>
        <w:r w:rsidR="00C12992" w:rsidRPr="001058B5">
          <w:rPr>
            <w:rFonts w:ascii="Arial" w:hAnsi="Arial" w:cs="Arial"/>
            <w:spacing w:val="30"/>
            <w:sz w:val="18"/>
          </w:rPr>
          <w:t xml:space="preserve"> </w:t>
        </w:r>
        <w:r w:rsidR="00C12992" w:rsidRPr="001058B5">
          <w:rPr>
            <w:rFonts w:ascii="Arial" w:hAnsi="Arial" w:cs="Arial"/>
            <w:sz w:val="18"/>
          </w:rPr>
          <w:t>4-18</w:t>
        </w:r>
      </w:hyperlink>
    </w:p>
    <w:p w14:paraId="43C8EF5F" w14:textId="77777777" w:rsidR="008C539B" w:rsidRPr="001058B5" w:rsidRDefault="00C12992">
      <w:pPr>
        <w:spacing w:line="217" w:lineRule="exact"/>
        <w:ind w:left="100"/>
        <w:rPr>
          <w:rFonts w:ascii="Arial" w:hAnsi="Arial" w:cs="Arial"/>
          <w:sz w:val="18"/>
        </w:rPr>
      </w:pPr>
      <w:r w:rsidRPr="001058B5">
        <w:rPr>
          <w:rFonts w:ascii="Arial" w:hAnsi="Arial" w:cs="Arial"/>
          <w:sz w:val="18"/>
        </w:rPr>
        <w:t>cipher suites</w:t>
      </w:r>
    </w:p>
    <w:p w14:paraId="0E93EBAD" w14:textId="77777777" w:rsidR="008C539B" w:rsidRPr="001058B5" w:rsidRDefault="008D1AB8">
      <w:pPr>
        <w:spacing w:line="237" w:lineRule="auto"/>
        <w:ind w:left="100" w:right="2594"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client connections</w:t>
      </w:r>
    </w:p>
    <w:p w14:paraId="5BC50F5B" w14:textId="77777777" w:rsidR="008C539B" w:rsidRPr="001058B5" w:rsidRDefault="008D1AB8">
      <w:pPr>
        <w:spacing w:line="217" w:lineRule="exact"/>
        <w:ind w:left="340"/>
        <w:rPr>
          <w:rFonts w:ascii="Arial" w:hAnsi="Arial" w:cs="Arial"/>
          <w:sz w:val="18"/>
        </w:rPr>
      </w:pPr>
      <w:hyperlink w:anchor="_bookmark2229" w:history="1">
        <w:r w:rsidR="00C12992" w:rsidRPr="001058B5">
          <w:rPr>
            <w:rFonts w:ascii="Arial" w:hAnsi="Arial" w:cs="Arial"/>
            <w:sz w:val="18"/>
          </w:rPr>
          <w:t>guidelines for security, 10-13</w:t>
        </w:r>
      </w:hyperlink>
    </w:p>
    <w:p w14:paraId="31EB0926" w14:textId="77777777" w:rsidR="008C539B" w:rsidRPr="001058B5" w:rsidRDefault="008D1AB8">
      <w:pPr>
        <w:spacing w:line="237" w:lineRule="auto"/>
        <w:ind w:left="340" w:right="1806"/>
        <w:rPr>
          <w:rFonts w:ascii="Arial" w:hAnsi="Arial" w:cs="Arial"/>
          <w:sz w:val="18"/>
        </w:rPr>
      </w:pPr>
      <w:hyperlink w:anchor="_bookmark308" w:history="1">
        <w:r w:rsidR="00C12992" w:rsidRPr="001058B5">
          <w:rPr>
            <w:rFonts w:ascii="Arial" w:hAnsi="Arial" w:cs="Arial"/>
            <w:sz w:val="18"/>
          </w:rPr>
          <w:t>secure external password store, 3-18</w:t>
        </w:r>
      </w:hyperlink>
      <w:r w:rsidR="00C12992" w:rsidRPr="001058B5">
        <w:rPr>
          <w:rFonts w:ascii="Arial" w:hAnsi="Arial" w:cs="Arial"/>
          <w:sz w:val="18"/>
        </w:rPr>
        <w:t xml:space="preserve"> </w:t>
      </w:r>
      <w:hyperlink w:anchor="_bookmark2230" w:history="1">
        <w:r w:rsidR="00C12992" w:rsidRPr="001058B5">
          <w:rPr>
            <w:rFonts w:ascii="Arial" w:hAnsi="Arial" w:cs="Arial"/>
            <w:sz w:val="18"/>
          </w:rPr>
          <w:t>securing, 10-13</w:t>
        </w:r>
      </w:hyperlink>
    </w:p>
    <w:p w14:paraId="20CAD0A5" w14:textId="77777777" w:rsidR="008C539B" w:rsidRPr="001058B5" w:rsidRDefault="00C12992">
      <w:pPr>
        <w:spacing w:line="218" w:lineRule="exact"/>
        <w:ind w:left="100"/>
        <w:rPr>
          <w:rFonts w:ascii="Arial" w:hAnsi="Arial" w:cs="Arial"/>
          <w:sz w:val="18"/>
        </w:rPr>
      </w:pPr>
      <w:r w:rsidRPr="001058B5">
        <w:rPr>
          <w:rFonts w:ascii="Arial" w:hAnsi="Arial" w:cs="Arial"/>
          <w:sz w:val="18"/>
        </w:rPr>
        <w:t>client identifier</w:t>
      </w:r>
    </w:p>
    <w:p w14:paraId="1FB31B9E" w14:textId="77777777" w:rsidR="008C539B" w:rsidRPr="001058B5" w:rsidRDefault="008D1AB8">
      <w:pPr>
        <w:spacing w:before="2" w:line="235" w:lineRule="auto"/>
        <w:ind w:left="100" w:right="1190" w:firstLine="240"/>
        <w:rPr>
          <w:rFonts w:ascii="Arial" w:hAnsi="Arial" w:cs="Arial"/>
          <w:sz w:val="18"/>
        </w:rPr>
      </w:pPr>
      <w:hyperlink w:anchor="_bookmark480" w:history="1">
        <w:r w:rsidR="00C12992" w:rsidRPr="001058B5">
          <w:rPr>
            <w:rFonts w:ascii="Arial" w:hAnsi="Arial" w:cs="Arial"/>
            <w:sz w:val="18"/>
          </w:rPr>
          <w:t>setting for applications that use JDBC, 3-46</w:t>
        </w:r>
      </w:hyperlink>
      <w:r w:rsidR="00C12992" w:rsidRPr="001058B5">
        <w:rPr>
          <w:rFonts w:ascii="Arial" w:hAnsi="Arial" w:cs="Arial"/>
          <w:sz w:val="18"/>
        </w:rPr>
        <w:t xml:space="preserve"> client identifiers</w:t>
      </w:r>
    </w:p>
    <w:p w14:paraId="35372F6D" w14:textId="77777777" w:rsidR="008C539B" w:rsidRPr="001058B5" w:rsidRDefault="008D1AB8">
      <w:pPr>
        <w:spacing w:line="220" w:lineRule="exact"/>
        <w:ind w:left="340"/>
        <w:rPr>
          <w:rFonts w:ascii="Arial" w:hAnsi="Arial" w:cs="Arial"/>
          <w:sz w:val="18"/>
        </w:rPr>
      </w:pPr>
      <w:hyperlink w:anchor="_bookmark469" w:history="1">
        <w:r w:rsidR="00C12992" w:rsidRPr="001058B5">
          <w:rPr>
            <w:rFonts w:ascii="Arial" w:hAnsi="Arial" w:cs="Arial"/>
            <w:sz w:val="18"/>
          </w:rPr>
          <w:t>about,   3-44</w:t>
        </w:r>
      </w:hyperlink>
    </w:p>
    <w:p w14:paraId="212336D3" w14:textId="77777777" w:rsidR="008C539B" w:rsidRPr="001058B5" w:rsidRDefault="008D1AB8">
      <w:pPr>
        <w:spacing w:line="220" w:lineRule="exact"/>
        <w:ind w:left="340"/>
        <w:rPr>
          <w:rFonts w:ascii="Arial" w:hAnsi="Arial" w:cs="Arial"/>
          <w:sz w:val="18"/>
        </w:rPr>
      </w:pPr>
      <w:hyperlink w:anchor="_bookmark1805" w:history="1">
        <w:r w:rsidR="00C12992" w:rsidRPr="001058B5">
          <w:rPr>
            <w:rFonts w:ascii="Arial" w:hAnsi="Arial" w:cs="Arial"/>
            <w:sz w:val="18"/>
          </w:rPr>
          <w:t>auditing users, 9-28</w:t>
        </w:r>
      </w:hyperlink>
    </w:p>
    <w:p w14:paraId="5EFB0867" w14:textId="77777777" w:rsidR="008C539B" w:rsidRPr="001058B5" w:rsidRDefault="008D1AB8">
      <w:pPr>
        <w:spacing w:line="222" w:lineRule="exact"/>
        <w:ind w:left="340"/>
        <w:rPr>
          <w:rFonts w:ascii="Arial" w:hAnsi="Arial" w:cs="Arial"/>
          <w:sz w:val="18"/>
        </w:rPr>
      </w:pPr>
      <w:hyperlink w:anchor="_bookmark484" w:history="1">
        <w:r w:rsidR="00C12992" w:rsidRPr="001058B5">
          <w:rPr>
            <w:rFonts w:ascii="Arial" w:hAnsi="Arial" w:cs="Arial"/>
            <w:sz w:val="18"/>
          </w:rPr>
          <w:t>consistency between DBMS_SESSION.SET</w:t>
        </w:r>
      </w:hyperlink>
      <w:r w:rsidR="00C12992" w:rsidRPr="001058B5">
        <w:rPr>
          <w:rFonts w:ascii="Arial" w:hAnsi="Arial" w:cs="Arial"/>
          <w:sz w:val="18"/>
        </w:rPr>
        <w:t>_</w:t>
      </w:r>
    </w:p>
    <w:p w14:paraId="5F7E49C2" w14:textId="77777777" w:rsidR="008C539B" w:rsidRPr="001058B5" w:rsidRDefault="008C539B">
      <w:pPr>
        <w:spacing w:line="222" w:lineRule="exact"/>
        <w:rPr>
          <w:rFonts w:ascii="Arial" w:hAnsi="Arial" w:cs="Arial"/>
          <w:sz w:val="18"/>
        </w:rPr>
        <w:sectPr w:rsidR="008C539B" w:rsidRPr="001058B5">
          <w:headerReference w:type="even" r:id="rId281"/>
          <w:footerReference w:type="even" r:id="rId282"/>
          <w:footerReference w:type="default" r:id="rId283"/>
          <w:pgSz w:w="12240" w:h="15840"/>
          <w:pgMar w:top="1200" w:right="1060" w:bottom="860" w:left="1100" w:header="0" w:footer="663" w:gutter="0"/>
          <w:cols w:num="2" w:space="720" w:equalWidth="0">
            <w:col w:w="4321" w:space="599"/>
            <w:col w:w="5160"/>
          </w:cols>
        </w:sectPr>
      </w:pPr>
    </w:p>
    <w:p w14:paraId="0AE0785D" w14:textId="77777777" w:rsidR="008C539B" w:rsidRPr="001058B5" w:rsidRDefault="008D1AB8">
      <w:pPr>
        <w:spacing w:before="70" w:line="235" w:lineRule="auto"/>
        <w:ind w:left="1300"/>
        <w:rPr>
          <w:rFonts w:ascii="Arial" w:hAnsi="Arial" w:cs="Arial"/>
          <w:sz w:val="18"/>
        </w:rPr>
      </w:pPr>
      <w:hyperlink w:anchor="_bookmark484" w:history="1">
        <w:r w:rsidR="00C12992" w:rsidRPr="001058B5">
          <w:rPr>
            <w:rFonts w:ascii="Arial" w:hAnsi="Arial" w:cs="Arial"/>
            <w:sz w:val="18"/>
          </w:rPr>
          <w:t>IDENTIFIER and DBMS_APPLICATION_ INFO.SET_CLIENT_INFO, 3-46</w:t>
        </w:r>
      </w:hyperlink>
    </w:p>
    <w:p w14:paraId="607635F0" w14:textId="77777777" w:rsidR="008C539B" w:rsidRPr="001058B5" w:rsidRDefault="008D1AB8">
      <w:pPr>
        <w:spacing w:line="237" w:lineRule="auto"/>
        <w:ind w:left="940"/>
        <w:rPr>
          <w:rFonts w:ascii="Arial" w:hAnsi="Arial" w:cs="Arial"/>
          <w:sz w:val="18"/>
        </w:rPr>
      </w:pPr>
      <w:hyperlink w:anchor="_bookmark476" w:history="1">
        <w:r w:rsidR="00C12992" w:rsidRPr="001058B5">
          <w:rPr>
            <w:rFonts w:ascii="Arial" w:hAnsi="Arial" w:cs="Arial"/>
            <w:sz w:val="18"/>
          </w:rPr>
          <w:t>global application context, independent of, 3-45</w:t>
        </w:r>
      </w:hyperlink>
      <w:r w:rsidR="00C12992" w:rsidRPr="001058B5">
        <w:rPr>
          <w:rFonts w:ascii="Arial" w:hAnsi="Arial" w:cs="Arial"/>
          <w:sz w:val="18"/>
        </w:rPr>
        <w:t xml:space="preserve"> </w:t>
      </w:r>
      <w:hyperlink w:anchor="_bookmark1253" w:history="1">
        <w:r w:rsidR="00C12992" w:rsidRPr="001058B5">
          <w:rPr>
            <w:rFonts w:ascii="Arial" w:hAnsi="Arial" w:cs="Arial"/>
            <w:sz w:val="18"/>
          </w:rPr>
          <w:t>setting with DBMS_SESSION.SET_IDENTIFIER</w:t>
        </w:r>
      </w:hyperlink>
    </w:p>
    <w:p w14:paraId="32003432" w14:textId="77777777" w:rsidR="008C539B" w:rsidRPr="001058B5" w:rsidRDefault="008D1AB8">
      <w:pPr>
        <w:spacing w:line="217" w:lineRule="exact"/>
        <w:ind w:left="1300"/>
        <w:rPr>
          <w:rFonts w:ascii="Arial" w:hAnsi="Arial" w:cs="Arial"/>
          <w:sz w:val="18"/>
        </w:rPr>
      </w:pPr>
      <w:hyperlink w:anchor="_bookmark1253" w:history="1">
        <w:r w:rsidR="00C12992" w:rsidRPr="001058B5">
          <w:rPr>
            <w:rFonts w:ascii="Arial" w:hAnsi="Arial" w:cs="Arial"/>
            <w:sz w:val="18"/>
          </w:rPr>
          <w:t>procedure, 6-23</w:t>
        </w:r>
      </w:hyperlink>
    </w:p>
    <w:p w14:paraId="4CDF2D3E" w14:textId="77777777" w:rsidR="008C539B" w:rsidRPr="001058B5" w:rsidRDefault="008D1AB8">
      <w:pPr>
        <w:spacing w:line="220" w:lineRule="exact"/>
        <w:ind w:left="940"/>
        <w:rPr>
          <w:rFonts w:ascii="Arial" w:hAnsi="Arial" w:cs="Arial"/>
          <w:sz w:val="18"/>
        </w:rPr>
      </w:pPr>
      <w:hyperlink w:anchor="_bookmark1248" w:history="1">
        <w:r w:rsidR="00C12992" w:rsidRPr="001058B5">
          <w:rPr>
            <w:rFonts w:ascii="Arial" w:hAnsi="Arial" w:cs="Arial"/>
            <w:i/>
            <w:sz w:val="18"/>
          </w:rPr>
          <w:t xml:space="preserve">See also </w:t>
        </w:r>
      </w:hyperlink>
      <w:r w:rsidR="00C12992" w:rsidRPr="001058B5">
        <w:rPr>
          <w:rFonts w:ascii="Arial" w:hAnsi="Arial" w:cs="Arial"/>
          <w:sz w:val="18"/>
        </w:rPr>
        <w:t>nondatabase users</w:t>
      </w:r>
    </w:p>
    <w:p w14:paraId="28D77D84" w14:textId="77777777" w:rsidR="008C539B" w:rsidRPr="001058B5" w:rsidRDefault="00C12992">
      <w:pPr>
        <w:spacing w:before="1" w:line="235" w:lineRule="auto"/>
        <w:ind w:left="940" w:right="519" w:hanging="240"/>
        <w:rPr>
          <w:rFonts w:ascii="Arial" w:hAnsi="Arial" w:cs="Arial"/>
          <w:sz w:val="18"/>
        </w:rPr>
      </w:pPr>
      <w:r w:rsidRPr="001058B5">
        <w:rPr>
          <w:rFonts w:ascii="Arial" w:hAnsi="Arial" w:cs="Arial"/>
          <w:sz w:val="18"/>
        </w:rPr>
        <w:t xml:space="preserve">client session-based application contexts </w:t>
      </w:r>
      <w:hyperlink w:anchor="_bookmark1319" w:history="1">
        <w:r w:rsidRPr="001058B5">
          <w:rPr>
            <w:rFonts w:ascii="Arial" w:hAnsi="Arial" w:cs="Arial"/>
            <w:sz w:val="18"/>
          </w:rPr>
          <w:t>about, 6-42</w:t>
        </w:r>
      </w:hyperlink>
    </w:p>
    <w:p w14:paraId="6DF6EA32" w14:textId="77777777" w:rsidR="008C539B" w:rsidRPr="001058B5" w:rsidRDefault="008D1AB8">
      <w:pPr>
        <w:spacing w:before="2" w:line="235" w:lineRule="auto"/>
        <w:ind w:left="1300" w:hanging="360"/>
        <w:rPr>
          <w:rFonts w:ascii="Arial" w:hAnsi="Arial" w:cs="Arial"/>
          <w:sz w:val="18"/>
        </w:rPr>
      </w:pPr>
      <w:hyperlink w:anchor="_bookmark1329" w:history="1">
        <w:r w:rsidR="00C12992" w:rsidRPr="001058B5">
          <w:rPr>
            <w:rFonts w:ascii="Arial" w:hAnsi="Arial" w:cs="Arial"/>
            <w:sz w:val="18"/>
          </w:rPr>
          <w:t>CLIENTCONTEXT namespace, clearing value from, 6-44</w:t>
        </w:r>
      </w:hyperlink>
    </w:p>
    <w:p w14:paraId="348377AD" w14:textId="77777777" w:rsidR="008C539B" w:rsidRPr="001058B5" w:rsidRDefault="008D1AB8">
      <w:pPr>
        <w:spacing w:line="237" w:lineRule="auto"/>
        <w:ind w:left="1300" w:right="156" w:hanging="360"/>
        <w:rPr>
          <w:rFonts w:ascii="Arial" w:hAnsi="Arial" w:cs="Arial"/>
          <w:sz w:val="18"/>
        </w:rPr>
      </w:pPr>
      <w:hyperlink w:anchor="_bookmark1324" w:history="1">
        <w:r w:rsidR="00C12992" w:rsidRPr="001058B5">
          <w:rPr>
            <w:rFonts w:ascii="Arial" w:hAnsi="Arial" w:cs="Arial"/>
            <w:sz w:val="18"/>
          </w:rPr>
          <w:t>CLIENTCONTEXT namespace, setting value in, 6-43</w:t>
        </w:r>
      </w:hyperlink>
    </w:p>
    <w:p w14:paraId="3292F6E6" w14:textId="77777777" w:rsidR="008C539B" w:rsidRPr="001058B5" w:rsidRDefault="008D1AB8">
      <w:pPr>
        <w:spacing w:line="217" w:lineRule="exact"/>
        <w:ind w:left="940"/>
        <w:rPr>
          <w:rFonts w:ascii="Arial" w:hAnsi="Arial" w:cs="Arial"/>
          <w:sz w:val="18"/>
        </w:rPr>
      </w:pPr>
      <w:hyperlink w:anchor="_bookmark1326" w:history="1">
        <w:r w:rsidR="00C12992" w:rsidRPr="001058B5">
          <w:rPr>
            <w:rFonts w:ascii="Arial" w:hAnsi="Arial" w:cs="Arial"/>
            <w:sz w:val="18"/>
          </w:rPr>
          <w:t>retrieving CLIENTCONTEXT namespace, 6-43</w:t>
        </w:r>
      </w:hyperlink>
    </w:p>
    <w:p w14:paraId="4B16A13B" w14:textId="77777777" w:rsidR="008C539B" w:rsidRPr="001058B5" w:rsidRDefault="008D1AB8">
      <w:pPr>
        <w:spacing w:line="237" w:lineRule="auto"/>
        <w:ind w:left="700" w:firstLine="240"/>
        <w:rPr>
          <w:rFonts w:ascii="Arial" w:hAnsi="Arial" w:cs="Arial"/>
          <w:sz w:val="18"/>
        </w:rPr>
      </w:pPr>
      <w:hyperlink w:anchor="_bookmark1320"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CLIENT_IDENTIFIER USERENV attribute</w:t>
      </w:r>
    </w:p>
    <w:p w14:paraId="3E343FCE" w14:textId="77777777" w:rsidR="008C539B" w:rsidRPr="001058B5" w:rsidRDefault="008D1AB8">
      <w:pPr>
        <w:spacing w:line="235" w:lineRule="auto"/>
        <w:ind w:left="1300" w:right="519" w:hanging="360"/>
        <w:rPr>
          <w:rFonts w:ascii="Arial" w:hAnsi="Arial" w:cs="Arial"/>
          <w:sz w:val="18"/>
        </w:rPr>
      </w:pPr>
      <w:hyperlink w:anchor="_bookmark483" w:history="1">
        <w:r w:rsidR="00C12992" w:rsidRPr="001058B5">
          <w:rPr>
            <w:rFonts w:ascii="Arial" w:hAnsi="Arial" w:cs="Arial"/>
            <w:sz w:val="18"/>
          </w:rPr>
          <w:t>setting and clearing with DBMS_SESSION package, 3-46</w:t>
        </w:r>
      </w:hyperlink>
    </w:p>
    <w:p w14:paraId="7580A6D6" w14:textId="77777777" w:rsidR="008C539B" w:rsidRPr="001058B5" w:rsidRDefault="008D1AB8">
      <w:pPr>
        <w:spacing w:line="235" w:lineRule="auto"/>
        <w:ind w:left="1300" w:right="519" w:hanging="360"/>
        <w:rPr>
          <w:rFonts w:ascii="Arial" w:hAnsi="Arial" w:cs="Arial"/>
          <w:sz w:val="18"/>
        </w:rPr>
      </w:pPr>
      <w:hyperlink w:anchor="_bookmark479" w:history="1">
        <w:r w:rsidR="00C12992" w:rsidRPr="001058B5">
          <w:rPr>
            <w:rFonts w:ascii="Arial" w:hAnsi="Arial" w:cs="Arial"/>
            <w:sz w:val="18"/>
          </w:rPr>
          <w:t>setting with OCI user session handle attribute, 3-46</w:t>
        </w:r>
      </w:hyperlink>
    </w:p>
    <w:p w14:paraId="638D5A40" w14:textId="77777777" w:rsidR="008C539B" w:rsidRPr="001058B5" w:rsidRDefault="008D1AB8">
      <w:pPr>
        <w:spacing w:line="237" w:lineRule="auto"/>
        <w:ind w:left="700" w:firstLine="240"/>
        <w:rPr>
          <w:rFonts w:ascii="Arial" w:hAnsi="Arial" w:cs="Arial"/>
          <w:sz w:val="18"/>
        </w:rPr>
      </w:pPr>
      <w:hyperlink w:anchor="_bookmark477" w:history="1">
        <w:r w:rsidR="00C12992" w:rsidRPr="001058B5">
          <w:rPr>
            <w:rFonts w:ascii="Arial" w:hAnsi="Arial" w:cs="Arial"/>
            <w:i/>
            <w:sz w:val="18"/>
          </w:rPr>
          <w:t xml:space="preserve">See also </w:t>
        </w:r>
      </w:hyperlink>
      <w:r w:rsidR="00C12992" w:rsidRPr="001058B5">
        <w:rPr>
          <w:rFonts w:ascii="Arial" w:hAnsi="Arial" w:cs="Arial"/>
          <w:sz w:val="18"/>
        </w:rPr>
        <w:t xml:space="preserve">USERENV namespace </w:t>
      </w:r>
      <w:hyperlink w:anchor="_bookmark486" w:history="1">
        <w:r w:rsidR="00C12992" w:rsidRPr="001058B5">
          <w:rPr>
            <w:rFonts w:ascii="Arial" w:hAnsi="Arial" w:cs="Arial"/>
            <w:sz w:val="18"/>
          </w:rPr>
          <w:t>CLIENTID_OVERWRITE event, 3-46</w:t>
        </w:r>
      </w:hyperlink>
    </w:p>
    <w:p w14:paraId="40CC227D" w14:textId="77777777" w:rsidR="008C539B" w:rsidRPr="001058B5" w:rsidRDefault="008D1AB8">
      <w:pPr>
        <w:spacing w:line="235" w:lineRule="auto"/>
        <w:ind w:left="747" w:right="1566"/>
        <w:jc w:val="center"/>
        <w:rPr>
          <w:rFonts w:ascii="Arial" w:hAnsi="Arial" w:cs="Arial"/>
          <w:sz w:val="18"/>
        </w:rPr>
      </w:pPr>
      <w:hyperlink w:anchor="_bookmark1415" w:history="1">
        <w:r w:rsidR="00C12992" w:rsidRPr="001058B5">
          <w:rPr>
            <w:rFonts w:ascii="Arial" w:hAnsi="Arial" w:cs="Arial"/>
            <w:sz w:val="18"/>
          </w:rPr>
          <w:t>column masking behavior, 7-10</w:t>
        </w:r>
      </w:hyperlink>
      <w:r w:rsidR="00C12992" w:rsidRPr="001058B5">
        <w:rPr>
          <w:rFonts w:ascii="Arial" w:hAnsi="Arial" w:cs="Arial"/>
          <w:sz w:val="18"/>
        </w:rPr>
        <w:t xml:space="preserve"> </w:t>
      </w:r>
      <w:hyperlink w:anchor="_bookmark1416" w:history="1">
        <w:r w:rsidR="00C12992" w:rsidRPr="001058B5">
          <w:rPr>
            <w:rFonts w:ascii="Arial" w:hAnsi="Arial" w:cs="Arial"/>
            <w:sz w:val="18"/>
          </w:rPr>
          <w:t>column specification, 7-10</w:t>
        </w:r>
      </w:hyperlink>
    </w:p>
    <w:p w14:paraId="7253FC0F" w14:textId="77777777" w:rsidR="008C539B" w:rsidRPr="001058B5" w:rsidRDefault="008D1AB8">
      <w:pPr>
        <w:spacing w:before="1" w:line="235" w:lineRule="auto"/>
        <w:ind w:left="700" w:right="1996" w:firstLine="240"/>
        <w:rPr>
          <w:rFonts w:ascii="Arial" w:hAnsi="Arial" w:cs="Arial"/>
          <w:sz w:val="18"/>
        </w:rPr>
      </w:pPr>
      <w:hyperlink w:anchor="_bookmark1418" w:history="1">
        <w:r w:rsidR="00C12992" w:rsidRPr="001058B5">
          <w:rPr>
            <w:rFonts w:ascii="Arial" w:hAnsi="Arial" w:cs="Arial"/>
            <w:sz w:val="18"/>
          </w:rPr>
          <w:t>restrictions, 7-11</w:t>
        </w:r>
      </w:hyperlink>
      <w:r w:rsidR="00C12992" w:rsidRPr="001058B5">
        <w:rPr>
          <w:rFonts w:ascii="Arial" w:hAnsi="Arial" w:cs="Arial"/>
          <w:sz w:val="18"/>
        </w:rPr>
        <w:t xml:space="preserve"> columns</w:t>
      </w:r>
    </w:p>
    <w:p w14:paraId="1AF9C5CF" w14:textId="77777777" w:rsidR="008C539B" w:rsidRPr="001058B5" w:rsidRDefault="008D1AB8">
      <w:pPr>
        <w:spacing w:line="237" w:lineRule="auto"/>
        <w:ind w:left="940" w:right="519"/>
        <w:rPr>
          <w:rFonts w:ascii="Arial" w:hAnsi="Arial" w:cs="Arial"/>
          <w:sz w:val="18"/>
        </w:rPr>
      </w:pPr>
      <w:hyperlink w:anchor="_bookmark820" w:history="1">
        <w:r w:rsidR="00C12992" w:rsidRPr="001058B5">
          <w:rPr>
            <w:rFonts w:ascii="Arial" w:hAnsi="Arial" w:cs="Arial"/>
            <w:sz w:val="18"/>
          </w:rPr>
          <w:t>granting privileges for selected, 4-40</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granting privileges on, 4-40</w:t>
        </w:r>
      </w:hyperlink>
    </w:p>
    <w:p w14:paraId="7B266180" w14:textId="77777777" w:rsidR="008C539B" w:rsidRPr="001058B5" w:rsidRDefault="008D1AB8">
      <w:pPr>
        <w:spacing w:line="235" w:lineRule="auto"/>
        <w:ind w:left="940" w:right="1265"/>
        <w:rPr>
          <w:rFonts w:ascii="Arial" w:hAnsi="Arial" w:cs="Arial"/>
          <w:sz w:val="18"/>
        </w:rPr>
      </w:pPr>
      <w:hyperlink w:anchor="_bookmark820" w:history="1">
        <w:r w:rsidR="00C12992" w:rsidRPr="001058B5">
          <w:rPr>
            <w:rFonts w:ascii="Arial" w:hAnsi="Arial" w:cs="Arial"/>
            <w:sz w:val="18"/>
          </w:rPr>
          <w:t>INSERT privilege and, 4-40</w:t>
        </w:r>
      </w:hyperlink>
      <w:r w:rsidR="00C12992" w:rsidRPr="001058B5">
        <w:rPr>
          <w:rFonts w:ascii="Arial" w:hAnsi="Arial" w:cs="Arial"/>
          <w:sz w:val="18"/>
        </w:rPr>
        <w:t xml:space="preserve"> </w:t>
      </w:r>
      <w:hyperlink w:anchor="_bookmark976" w:history="1">
        <w:r w:rsidR="00C12992" w:rsidRPr="001058B5">
          <w:rPr>
            <w:rFonts w:ascii="Arial" w:hAnsi="Arial" w:cs="Arial"/>
            <w:sz w:val="18"/>
          </w:rPr>
          <w:t>listing users granted to, 4-73</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privileges, 4-40</w:t>
        </w:r>
      </w:hyperlink>
    </w:p>
    <w:p w14:paraId="0A775A66" w14:textId="77777777" w:rsidR="008C539B" w:rsidRPr="001058B5" w:rsidRDefault="00C12992">
      <w:pPr>
        <w:spacing w:line="235" w:lineRule="auto"/>
        <w:ind w:left="1180" w:right="2581"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1FD3A7F0" w14:textId="77777777" w:rsidR="008C539B" w:rsidRPr="001058B5" w:rsidRDefault="008D1AB8">
      <w:pPr>
        <w:spacing w:before="2" w:line="235" w:lineRule="auto"/>
        <w:ind w:left="700" w:right="917" w:firstLine="240"/>
        <w:rPr>
          <w:rFonts w:ascii="Arial" w:hAnsi="Arial" w:cs="Arial"/>
          <w:sz w:val="18"/>
        </w:rPr>
      </w:pPr>
      <w:hyperlink w:anchor="_bookmark834" w:history="1">
        <w:r w:rsidR="00C12992" w:rsidRPr="001058B5">
          <w:rPr>
            <w:rFonts w:ascii="Arial" w:hAnsi="Arial" w:cs="Arial"/>
            <w:sz w:val="18"/>
          </w:rPr>
          <w:t>revoking privileges on, 4-43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committed data</w:t>
      </w:r>
    </w:p>
    <w:p w14:paraId="15DE7476" w14:textId="77777777" w:rsidR="008C539B" w:rsidRPr="001058B5" w:rsidRDefault="008D1AB8">
      <w:pPr>
        <w:spacing w:before="3" w:line="235" w:lineRule="auto"/>
        <w:ind w:left="700" w:right="1996" w:firstLine="240"/>
        <w:rPr>
          <w:rFonts w:ascii="Arial" w:hAnsi="Arial" w:cs="Arial"/>
          <w:sz w:val="18"/>
        </w:rPr>
      </w:pPr>
      <w:hyperlink w:anchor="_bookmark1741" w:history="1">
        <w:r w:rsidR="00C12992" w:rsidRPr="001058B5">
          <w:rPr>
            <w:rFonts w:ascii="Arial" w:hAnsi="Arial" w:cs="Arial"/>
            <w:sz w:val="18"/>
          </w:rPr>
          <w:t xml:space="preserve">auditing,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configuration</w:t>
      </w:r>
    </w:p>
    <w:p w14:paraId="12269748" w14:textId="77777777" w:rsidR="008C539B" w:rsidRPr="001058B5" w:rsidRDefault="008D1AB8">
      <w:pPr>
        <w:spacing w:line="237" w:lineRule="auto"/>
        <w:ind w:left="700" w:right="1265"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configuration files</w:t>
      </w:r>
    </w:p>
    <w:p w14:paraId="6D865269" w14:textId="77777777" w:rsidR="008C539B" w:rsidRPr="001058B5" w:rsidRDefault="008D1AB8">
      <w:pPr>
        <w:spacing w:line="217" w:lineRule="exact"/>
        <w:ind w:left="940"/>
        <w:rPr>
          <w:rFonts w:ascii="Arial" w:hAnsi="Arial" w:cs="Arial"/>
          <w:sz w:val="18"/>
        </w:rPr>
      </w:pPr>
      <w:hyperlink w:anchor="_bookmark2246" w:history="1">
        <w:r w:rsidR="00C12992" w:rsidRPr="001058B5">
          <w:rPr>
            <w:rFonts w:ascii="Arial" w:hAnsi="Arial" w:cs="Arial"/>
            <w:sz w:val="18"/>
          </w:rPr>
          <w:t>listener.ora, 10-14</w:t>
        </w:r>
      </w:hyperlink>
    </w:p>
    <w:p w14:paraId="55147B42" w14:textId="77777777" w:rsidR="008C539B" w:rsidRPr="001058B5" w:rsidRDefault="008D1AB8">
      <w:pPr>
        <w:spacing w:line="235" w:lineRule="auto"/>
        <w:ind w:left="940" w:right="1265"/>
        <w:rPr>
          <w:rFonts w:ascii="Arial" w:hAnsi="Arial" w:cs="Arial"/>
          <w:sz w:val="18"/>
        </w:rPr>
      </w:pPr>
      <w:hyperlink w:anchor="_bookmark2247" w:history="1">
        <w:r w:rsidR="00C12992" w:rsidRPr="001058B5">
          <w:rPr>
            <w:rFonts w:ascii="Arial" w:hAnsi="Arial" w:cs="Arial"/>
            <w:sz w:val="18"/>
          </w:rPr>
          <w:t>sample listener.ora file, 10-14</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10-17</w:t>
        </w:r>
      </w:hyperlink>
    </w:p>
    <w:p w14:paraId="0DC96939" w14:textId="77777777" w:rsidR="008C539B" w:rsidRPr="001058B5" w:rsidRDefault="008D1AB8">
      <w:pPr>
        <w:spacing w:before="1" w:line="237" w:lineRule="auto"/>
        <w:ind w:left="700" w:right="1996" w:firstLine="240"/>
        <w:rPr>
          <w:rFonts w:ascii="Arial" w:hAnsi="Arial" w:cs="Arial"/>
          <w:sz w:val="18"/>
        </w:rPr>
      </w:pPr>
      <w:hyperlink w:anchor="_bookmark2276" w:history="1">
        <w:r w:rsidR="00C12992" w:rsidRPr="001058B5">
          <w:rPr>
            <w:rFonts w:ascii="Arial" w:hAnsi="Arial" w:cs="Arial"/>
            <w:sz w:val="18"/>
          </w:rPr>
          <w:t>typical directory, 10-17</w:t>
        </w:r>
      </w:hyperlink>
      <w:r w:rsidR="00C12992" w:rsidRPr="001058B5">
        <w:rPr>
          <w:rFonts w:ascii="Arial" w:hAnsi="Arial" w:cs="Arial"/>
          <w:sz w:val="18"/>
        </w:rPr>
        <w:t xml:space="preserve"> CONNECT role</w:t>
      </w:r>
    </w:p>
    <w:p w14:paraId="02D665CF" w14:textId="77777777" w:rsidR="008C539B" w:rsidRPr="001058B5" w:rsidRDefault="008D1AB8">
      <w:pPr>
        <w:spacing w:line="235" w:lineRule="auto"/>
        <w:ind w:left="940" w:right="1996"/>
        <w:rPr>
          <w:rFonts w:ascii="Arial" w:hAnsi="Arial" w:cs="Arial"/>
          <w:sz w:val="18"/>
        </w:rPr>
      </w:pPr>
      <w:hyperlink w:anchor="_bookmark2305" w:history="1">
        <w:r w:rsidR="00C12992" w:rsidRPr="001058B5">
          <w:rPr>
            <w:rFonts w:ascii="Arial" w:hAnsi="Arial" w:cs="Arial"/>
            <w:sz w:val="18"/>
          </w:rPr>
          <w:t>about, 10-22</w:t>
        </w:r>
      </w:hyperlink>
      <w:r w:rsidR="00C12992" w:rsidRPr="001058B5">
        <w:rPr>
          <w:rFonts w:ascii="Arial" w:hAnsi="Arial" w:cs="Arial"/>
          <w:sz w:val="18"/>
        </w:rPr>
        <w:t xml:space="preserve"> applications</w:t>
      </w:r>
    </w:p>
    <w:p w14:paraId="760C6F37" w14:textId="77777777" w:rsidR="008C539B" w:rsidRPr="001058B5" w:rsidRDefault="008D1AB8">
      <w:pPr>
        <w:spacing w:line="220" w:lineRule="exact"/>
        <w:ind w:left="1180"/>
        <w:rPr>
          <w:rFonts w:ascii="Arial" w:hAnsi="Arial" w:cs="Arial"/>
          <w:sz w:val="18"/>
        </w:rPr>
      </w:pPr>
      <w:hyperlink w:anchor="_bookmark2313" w:history="1">
        <w:r w:rsidR="00C12992" w:rsidRPr="001058B5">
          <w:rPr>
            <w:rFonts w:ascii="Arial" w:hAnsi="Arial" w:cs="Arial"/>
            <w:sz w:val="18"/>
          </w:rPr>
          <w:t>account provisioning, 10-23</w:t>
        </w:r>
      </w:hyperlink>
    </w:p>
    <w:p w14:paraId="561399F3" w14:textId="77777777" w:rsidR="008C539B" w:rsidRPr="001058B5" w:rsidRDefault="008D1AB8">
      <w:pPr>
        <w:spacing w:line="220" w:lineRule="exact"/>
        <w:ind w:left="1180"/>
        <w:rPr>
          <w:rFonts w:ascii="Arial" w:hAnsi="Arial" w:cs="Arial"/>
          <w:sz w:val="18"/>
        </w:rPr>
      </w:pPr>
      <w:hyperlink w:anchor="_bookmark2309" w:history="1">
        <w:r w:rsidR="00C12992" w:rsidRPr="001058B5">
          <w:rPr>
            <w:rFonts w:ascii="Arial" w:hAnsi="Arial" w:cs="Arial"/>
            <w:sz w:val="18"/>
          </w:rPr>
          <w:t>affects of, 10-22</w:t>
        </w:r>
      </w:hyperlink>
    </w:p>
    <w:p w14:paraId="4905F1B1" w14:textId="77777777" w:rsidR="008C539B" w:rsidRPr="001058B5" w:rsidRDefault="008D1AB8">
      <w:pPr>
        <w:spacing w:line="220" w:lineRule="exact"/>
        <w:ind w:left="1180"/>
        <w:rPr>
          <w:rFonts w:ascii="Arial" w:hAnsi="Arial" w:cs="Arial"/>
          <w:sz w:val="18"/>
        </w:rPr>
      </w:pPr>
      <w:hyperlink w:anchor="_bookmark2311" w:history="1">
        <w:r w:rsidR="00C12992" w:rsidRPr="001058B5">
          <w:rPr>
            <w:rFonts w:ascii="Arial" w:hAnsi="Arial" w:cs="Arial"/>
            <w:sz w:val="18"/>
          </w:rPr>
          <w:t>database upgrades, 10-22</w:t>
        </w:r>
      </w:hyperlink>
    </w:p>
    <w:p w14:paraId="0415FB28" w14:textId="77777777" w:rsidR="008C539B" w:rsidRPr="001058B5" w:rsidRDefault="008D1AB8">
      <w:pPr>
        <w:spacing w:before="1" w:line="235" w:lineRule="auto"/>
        <w:ind w:left="940" w:right="1996" w:firstLine="240"/>
        <w:rPr>
          <w:rFonts w:ascii="Arial" w:hAnsi="Arial" w:cs="Arial"/>
          <w:sz w:val="18"/>
        </w:rPr>
      </w:pPr>
      <w:hyperlink w:anchor="_bookmark2315" w:history="1">
        <w:r w:rsidR="00C12992" w:rsidRPr="001058B5">
          <w:rPr>
            <w:rFonts w:ascii="Arial" w:hAnsi="Arial" w:cs="Arial"/>
            <w:sz w:val="18"/>
          </w:rPr>
          <w:t>installation of, 10-23</w:t>
        </w:r>
      </w:hyperlink>
      <w:r w:rsidR="00C12992" w:rsidRPr="001058B5">
        <w:rPr>
          <w:rFonts w:ascii="Arial" w:hAnsi="Arial" w:cs="Arial"/>
          <w:sz w:val="18"/>
        </w:rPr>
        <w:t xml:space="preserve"> </w:t>
      </w:r>
      <w:hyperlink w:anchor="_bookmark592" w:history="1">
        <w:r w:rsidR="00C12992" w:rsidRPr="001058B5">
          <w:rPr>
            <w:rFonts w:ascii="Arial" w:hAnsi="Arial" w:cs="Arial"/>
            <w:sz w:val="18"/>
          </w:rPr>
          <w:t>script to create, 4-11</w:t>
        </w:r>
      </w:hyperlink>
      <w:r w:rsidR="00C12992" w:rsidRPr="001058B5">
        <w:rPr>
          <w:rFonts w:ascii="Arial" w:hAnsi="Arial" w:cs="Arial"/>
          <w:sz w:val="18"/>
        </w:rPr>
        <w:t xml:space="preserve"> users</w:t>
      </w:r>
    </w:p>
    <w:p w14:paraId="5A50D791" w14:textId="77777777" w:rsidR="008C539B" w:rsidRPr="001058B5" w:rsidRDefault="008D1AB8">
      <w:pPr>
        <w:spacing w:before="2" w:line="235" w:lineRule="auto"/>
        <w:ind w:left="1180" w:right="387"/>
        <w:rPr>
          <w:rFonts w:ascii="Arial" w:hAnsi="Arial" w:cs="Arial"/>
          <w:sz w:val="18"/>
        </w:rPr>
      </w:pPr>
      <w:hyperlink w:anchor="_bookmark2321" w:history="1">
        <w:r w:rsidR="00C12992" w:rsidRPr="001058B5">
          <w:rPr>
            <w:rFonts w:ascii="Arial" w:hAnsi="Arial" w:cs="Arial"/>
            <w:sz w:val="18"/>
          </w:rPr>
          <w:t>application developers, impact, 10-23</w:t>
        </w:r>
      </w:hyperlink>
      <w:r w:rsidR="00C12992" w:rsidRPr="001058B5">
        <w:rPr>
          <w:rFonts w:ascii="Arial" w:hAnsi="Arial" w:cs="Arial"/>
          <w:sz w:val="18"/>
        </w:rPr>
        <w:t xml:space="preserve"> </w:t>
      </w:r>
      <w:hyperlink w:anchor="_bookmark2323" w:history="1">
        <w:r w:rsidR="00C12992" w:rsidRPr="001058B5">
          <w:rPr>
            <w:rFonts w:ascii="Arial" w:hAnsi="Arial" w:cs="Arial"/>
            <w:sz w:val="18"/>
          </w:rPr>
          <w:t>client-server applications, impact, 10-23</w:t>
        </w:r>
      </w:hyperlink>
      <w:r w:rsidR="00C12992" w:rsidRPr="001058B5">
        <w:rPr>
          <w:rFonts w:ascii="Arial" w:hAnsi="Arial" w:cs="Arial"/>
          <w:sz w:val="18"/>
        </w:rPr>
        <w:t xml:space="preserve"> </w:t>
      </w:r>
      <w:hyperlink w:anchor="_bookmark2319" w:history="1">
        <w:r w:rsidR="00C12992" w:rsidRPr="001058B5">
          <w:rPr>
            <w:rFonts w:ascii="Arial" w:hAnsi="Arial" w:cs="Arial"/>
            <w:sz w:val="18"/>
          </w:rPr>
          <w:t>general users, impact, 10-23</w:t>
        </w:r>
      </w:hyperlink>
    </w:p>
    <w:p w14:paraId="6A6AABB1" w14:textId="77777777" w:rsidR="008C539B" w:rsidRPr="001058B5" w:rsidRDefault="008D1AB8">
      <w:pPr>
        <w:spacing w:line="221" w:lineRule="exact"/>
        <w:ind w:left="1180"/>
        <w:rPr>
          <w:rFonts w:ascii="Arial" w:hAnsi="Arial" w:cs="Arial"/>
          <w:sz w:val="18"/>
        </w:rPr>
      </w:pPr>
      <w:hyperlink w:anchor="_bookmark2317" w:history="1">
        <w:r w:rsidR="00C12992" w:rsidRPr="001058B5">
          <w:rPr>
            <w:rFonts w:ascii="Arial" w:hAnsi="Arial" w:cs="Arial"/>
            <w:sz w:val="18"/>
          </w:rPr>
          <w:t>how affects, 10-23</w:t>
        </w:r>
      </w:hyperlink>
    </w:p>
    <w:p w14:paraId="19499339" w14:textId="77777777" w:rsidR="008C539B" w:rsidRPr="001058B5" w:rsidRDefault="008D1AB8">
      <w:pPr>
        <w:spacing w:line="220" w:lineRule="exact"/>
        <w:ind w:left="940"/>
        <w:rPr>
          <w:rFonts w:ascii="Arial" w:hAnsi="Arial" w:cs="Arial"/>
          <w:sz w:val="18"/>
        </w:rPr>
      </w:pPr>
      <w:hyperlink w:anchor="_bookmark2307" w:history="1">
        <w:r w:rsidR="00C12992" w:rsidRPr="001058B5">
          <w:rPr>
            <w:rFonts w:ascii="Arial" w:hAnsi="Arial" w:cs="Arial"/>
            <w:sz w:val="18"/>
          </w:rPr>
          <w:t>why changed, 10-22</w:t>
        </w:r>
      </w:hyperlink>
    </w:p>
    <w:p w14:paraId="36A1B717" w14:textId="77777777" w:rsidR="008C539B" w:rsidRPr="001058B5" w:rsidRDefault="008D1AB8">
      <w:pPr>
        <w:spacing w:before="2" w:line="235" w:lineRule="auto"/>
        <w:ind w:left="700"/>
        <w:rPr>
          <w:rFonts w:ascii="Arial" w:hAnsi="Arial" w:cs="Arial"/>
          <w:sz w:val="18"/>
        </w:rPr>
      </w:pPr>
      <w:hyperlink w:anchor="_bookmark546" w:history="1">
        <w:r w:rsidR="00C12992" w:rsidRPr="001058B5">
          <w:rPr>
            <w:rFonts w:ascii="Arial" w:hAnsi="Arial" w:cs="Arial"/>
            <w:sz w:val="18"/>
          </w:rPr>
          <w:t>CONNECT role, privilege available to, 4-6</w:t>
        </w:r>
      </w:hyperlink>
      <w:r w:rsidR="00C12992" w:rsidRPr="001058B5">
        <w:rPr>
          <w:rFonts w:ascii="Arial" w:hAnsi="Arial" w:cs="Arial"/>
          <w:sz w:val="18"/>
        </w:rPr>
        <w:t xml:space="preserve"> connection pooling</w:t>
      </w:r>
    </w:p>
    <w:p w14:paraId="74F9CED6"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409" w:history="1">
        <w:r w:rsidRPr="001058B5">
          <w:rPr>
            <w:rFonts w:ascii="Arial" w:hAnsi="Arial" w:cs="Arial"/>
            <w:sz w:val="18"/>
          </w:rPr>
          <w:t>about, 3-34</w:t>
        </w:r>
      </w:hyperlink>
    </w:p>
    <w:p w14:paraId="2E80CDA5" w14:textId="77777777" w:rsidR="008C539B" w:rsidRPr="001058B5" w:rsidRDefault="008D1AB8">
      <w:pPr>
        <w:spacing w:before="1" w:line="235" w:lineRule="auto"/>
        <w:ind w:left="940" w:right="836"/>
        <w:rPr>
          <w:rFonts w:ascii="Arial" w:hAnsi="Arial" w:cs="Arial"/>
          <w:sz w:val="18"/>
        </w:rPr>
      </w:pPr>
      <w:hyperlink w:anchor="_bookmark1247" w:history="1">
        <w:r w:rsidR="00C12992" w:rsidRPr="001058B5">
          <w:rPr>
            <w:rFonts w:ascii="Arial" w:hAnsi="Arial" w:cs="Arial"/>
            <w:sz w:val="18"/>
          </w:rPr>
          <w:t>global application contexts, 6-22</w:t>
        </w:r>
      </w:hyperlink>
      <w:r w:rsidR="00C12992" w:rsidRPr="001058B5">
        <w:rPr>
          <w:rFonts w:ascii="Arial" w:hAnsi="Arial" w:cs="Arial"/>
          <w:sz w:val="18"/>
        </w:rPr>
        <w:t xml:space="preserve"> </w:t>
      </w:r>
      <w:hyperlink w:anchor="_bookmark1283" w:history="1">
        <w:r w:rsidR="00C12992" w:rsidRPr="001058B5">
          <w:rPr>
            <w:rFonts w:ascii="Arial" w:hAnsi="Arial" w:cs="Arial"/>
            <w:sz w:val="18"/>
          </w:rPr>
          <w:t>nondatabase users, 6-28</w:t>
        </w:r>
      </w:hyperlink>
    </w:p>
    <w:p w14:paraId="1E5E0DFB" w14:textId="77777777" w:rsidR="008C539B" w:rsidRPr="001058B5" w:rsidRDefault="008D1AB8">
      <w:pPr>
        <w:spacing w:before="2" w:line="235" w:lineRule="auto"/>
        <w:ind w:left="700" w:right="1806" w:firstLine="240"/>
        <w:rPr>
          <w:rFonts w:ascii="Arial" w:hAnsi="Arial" w:cs="Arial"/>
          <w:sz w:val="18"/>
        </w:rPr>
      </w:pPr>
      <w:hyperlink w:anchor="_bookmark448" w:history="1">
        <w:r w:rsidR="00C12992" w:rsidRPr="001058B5">
          <w:rPr>
            <w:rFonts w:ascii="Arial" w:hAnsi="Arial" w:cs="Arial"/>
            <w:sz w:val="18"/>
          </w:rPr>
          <w:t>proxy authentication, 3-40</w:t>
        </w:r>
      </w:hyperlink>
      <w:r w:rsidR="00C12992" w:rsidRPr="001058B5">
        <w:rPr>
          <w:rFonts w:ascii="Arial" w:hAnsi="Arial" w:cs="Arial"/>
          <w:sz w:val="18"/>
        </w:rPr>
        <w:t xml:space="preserve"> connections</w:t>
      </w:r>
    </w:p>
    <w:p w14:paraId="194B2443" w14:textId="77777777" w:rsidR="008C539B" w:rsidRPr="001058B5" w:rsidRDefault="008D1AB8">
      <w:pPr>
        <w:spacing w:line="237" w:lineRule="auto"/>
        <w:ind w:left="700" w:right="2594" w:firstLine="240"/>
        <w:rPr>
          <w:rFonts w:ascii="Arial" w:hAnsi="Arial" w:cs="Arial"/>
          <w:sz w:val="18"/>
        </w:rPr>
      </w:pPr>
      <w:hyperlink w:anchor="_bookmark2137" w:history="1">
        <w:r w:rsidR="00C12992" w:rsidRPr="001058B5">
          <w:rPr>
            <w:rFonts w:ascii="Arial" w:hAnsi="Arial" w:cs="Arial"/>
            <w:sz w:val="18"/>
          </w:rPr>
          <w:t>SYS privilege, 10-2</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 2-11</w:t>
        </w:r>
      </w:hyperlink>
    </w:p>
    <w:p w14:paraId="72BADC27" w14:textId="77777777" w:rsidR="008C539B" w:rsidRPr="001058B5" w:rsidRDefault="00C12992">
      <w:pPr>
        <w:spacing w:line="237" w:lineRule="auto"/>
        <w:ind w:left="940" w:right="1513" w:hanging="240"/>
        <w:rPr>
          <w:rFonts w:ascii="Arial" w:hAnsi="Arial" w:cs="Arial"/>
          <w:sz w:val="18"/>
        </w:rPr>
      </w:pPr>
      <w:r w:rsidRPr="001058B5">
        <w:rPr>
          <w:rFonts w:ascii="Arial" w:hAnsi="Arial" w:cs="Arial"/>
          <w:sz w:val="18"/>
        </w:rPr>
        <w:t xml:space="preserve">CREATE ANY LIBRARY statement </w:t>
      </w:r>
      <w:hyperlink w:anchor="_bookmark2140" w:history="1">
        <w:r w:rsidRPr="001058B5">
          <w:rPr>
            <w:rFonts w:ascii="Arial" w:hAnsi="Arial" w:cs="Arial"/>
            <w:sz w:val="18"/>
          </w:rPr>
          <w:t>security guidelines, 10-3</w:t>
        </w:r>
      </w:hyperlink>
    </w:p>
    <w:p w14:paraId="059CBEC1" w14:textId="77777777" w:rsidR="008C539B" w:rsidRPr="001058B5" w:rsidRDefault="008D1AB8">
      <w:pPr>
        <w:spacing w:line="235" w:lineRule="auto"/>
        <w:ind w:left="700"/>
        <w:rPr>
          <w:rFonts w:ascii="Arial" w:hAnsi="Arial" w:cs="Arial"/>
          <w:sz w:val="18"/>
        </w:rPr>
      </w:pPr>
      <w:hyperlink w:anchor="_bookmark764" w:history="1">
        <w:r w:rsidR="00C12992" w:rsidRPr="001058B5">
          <w:rPr>
            <w:rFonts w:ascii="Arial" w:hAnsi="Arial" w:cs="Arial"/>
            <w:sz w:val="18"/>
          </w:rPr>
          <w:t>CREATE ANY PROCEDURE system privilege, 4-31</w:t>
        </w:r>
      </w:hyperlink>
      <w:r w:rsidR="00C12992" w:rsidRPr="001058B5">
        <w:rPr>
          <w:rFonts w:ascii="Arial" w:hAnsi="Arial" w:cs="Arial"/>
          <w:sz w:val="18"/>
        </w:rPr>
        <w:t xml:space="preserve"> CREATE ANY TABLE statement</w:t>
      </w:r>
    </w:p>
    <w:p w14:paraId="694EABE1" w14:textId="77777777" w:rsidR="008C539B" w:rsidRPr="001058B5" w:rsidRDefault="008D1AB8">
      <w:pPr>
        <w:spacing w:line="235" w:lineRule="auto"/>
        <w:ind w:left="700" w:right="1513" w:firstLine="240"/>
        <w:rPr>
          <w:rFonts w:ascii="Arial" w:hAnsi="Arial" w:cs="Arial"/>
          <w:sz w:val="18"/>
        </w:rPr>
      </w:pPr>
      <w:hyperlink w:anchor="_bookmark2138" w:history="1">
        <w:r w:rsidR="00C12992" w:rsidRPr="001058B5">
          <w:rPr>
            <w:rFonts w:ascii="Arial" w:hAnsi="Arial" w:cs="Arial"/>
            <w:sz w:val="18"/>
          </w:rPr>
          <w:t>non-administrative users, 10-2</w:t>
        </w:r>
      </w:hyperlink>
      <w:r w:rsidR="00C12992" w:rsidRPr="001058B5">
        <w:rPr>
          <w:rFonts w:ascii="Arial" w:hAnsi="Arial" w:cs="Arial"/>
          <w:sz w:val="18"/>
        </w:rPr>
        <w:t xml:space="preserve"> CREATE CONTEXT statement</w:t>
      </w:r>
    </w:p>
    <w:p w14:paraId="0A24D8AB" w14:textId="77777777" w:rsidR="008C539B" w:rsidRPr="001058B5" w:rsidRDefault="008D1AB8">
      <w:pPr>
        <w:spacing w:line="220" w:lineRule="exact"/>
        <w:ind w:left="940"/>
        <w:rPr>
          <w:rFonts w:ascii="Arial" w:hAnsi="Arial" w:cs="Arial"/>
          <w:sz w:val="18"/>
        </w:rPr>
      </w:pPr>
      <w:hyperlink w:anchor="_bookmark1156" w:history="1">
        <w:r w:rsidR="00C12992" w:rsidRPr="001058B5">
          <w:rPr>
            <w:rFonts w:ascii="Arial" w:hAnsi="Arial" w:cs="Arial"/>
            <w:sz w:val="18"/>
          </w:rPr>
          <w:t>about, 6-5</w:t>
        </w:r>
      </w:hyperlink>
    </w:p>
    <w:p w14:paraId="4298CA40" w14:textId="77777777" w:rsidR="008C539B" w:rsidRPr="001058B5" w:rsidRDefault="008D1AB8">
      <w:pPr>
        <w:spacing w:line="220" w:lineRule="exact"/>
        <w:ind w:left="940"/>
        <w:rPr>
          <w:rFonts w:ascii="Arial" w:hAnsi="Arial" w:cs="Arial"/>
          <w:sz w:val="18"/>
        </w:rPr>
      </w:pPr>
      <w:hyperlink w:anchor="_bookmark1157" w:history="1">
        <w:r w:rsidR="00C12992" w:rsidRPr="001058B5">
          <w:rPr>
            <w:rFonts w:ascii="Arial" w:hAnsi="Arial" w:cs="Arial"/>
            <w:sz w:val="18"/>
          </w:rPr>
          <w:t>example, 6-5</w:t>
        </w:r>
      </w:hyperlink>
    </w:p>
    <w:p w14:paraId="7A93C094" w14:textId="77777777" w:rsidR="008C539B" w:rsidRPr="001058B5" w:rsidRDefault="00C12992">
      <w:pPr>
        <w:spacing w:line="235" w:lineRule="auto"/>
        <w:ind w:left="940" w:right="2072" w:hanging="240"/>
        <w:rPr>
          <w:rFonts w:ascii="Arial" w:hAnsi="Arial" w:cs="Arial"/>
          <w:sz w:val="18"/>
        </w:rPr>
      </w:pPr>
      <w:r w:rsidRPr="001058B5">
        <w:rPr>
          <w:rFonts w:ascii="Arial" w:hAnsi="Arial" w:cs="Arial"/>
          <w:sz w:val="18"/>
        </w:rPr>
        <w:t xml:space="preserve">CREATE LIBRARY statement </w:t>
      </w:r>
      <w:hyperlink w:anchor="_bookmark2141" w:history="1">
        <w:r w:rsidRPr="001058B5">
          <w:rPr>
            <w:rFonts w:ascii="Arial" w:hAnsi="Arial" w:cs="Arial"/>
            <w:sz w:val="18"/>
          </w:rPr>
          <w:t>security guidelines, 10-3</w:t>
        </w:r>
      </w:hyperlink>
    </w:p>
    <w:p w14:paraId="114FEAF9" w14:textId="77777777" w:rsidR="008C539B" w:rsidRPr="001058B5" w:rsidRDefault="008D1AB8">
      <w:pPr>
        <w:spacing w:before="1" w:line="235" w:lineRule="auto"/>
        <w:ind w:left="700" w:right="534"/>
        <w:rPr>
          <w:rFonts w:ascii="Arial" w:hAnsi="Arial" w:cs="Arial"/>
          <w:sz w:val="18"/>
        </w:rPr>
      </w:pPr>
      <w:hyperlink w:anchor="_bookmark764" w:history="1">
        <w:r w:rsidR="00C12992" w:rsidRPr="001058B5">
          <w:rPr>
            <w:rFonts w:ascii="Arial" w:hAnsi="Arial" w:cs="Arial"/>
            <w:sz w:val="18"/>
          </w:rPr>
          <w:t>CREATE PROCEDURE system privilege, 4-31</w:t>
        </w:r>
      </w:hyperlink>
      <w:r w:rsidR="00C12992" w:rsidRPr="001058B5">
        <w:rPr>
          <w:rFonts w:ascii="Arial" w:hAnsi="Arial" w:cs="Arial"/>
          <w:sz w:val="18"/>
        </w:rPr>
        <w:t xml:space="preserve"> CREATE PROFILE statement</w:t>
      </w:r>
    </w:p>
    <w:p w14:paraId="41F61A04" w14:textId="77777777" w:rsidR="008C539B" w:rsidRPr="001058B5" w:rsidRDefault="008D1AB8">
      <w:pPr>
        <w:spacing w:line="237" w:lineRule="auto"/>
        <w:ind w:left="940" w:right="1806"/>
        <w:rPr>
          <w:rFonts w:ascii="Arial" w:hAnsi="Arial" w:cs="Arial"/>
          <w:sz w:val="18"/>
        </w:rPr>
      </w:pPr>
      <w:hyperlink w:anchor="_bookmark231" w:history="1">
        <w:r w:rsidR="00C12992" w:rsidRPr="001058B5">
          <w:rPr>
            <w:rFonts w:ascii="Arial" w:hAnsi="Arial" w:cs="Arial"/>
            <w:sz w:val="18"/>
          </w:rPr>
          <w:t>account locking period, 3-6</w:t>
        </w:r>
      </w:hyperlink>
      <w:r w:rsidR="00C12992" w:rsidRPr="001058B5">
        <w:rPr>
          <w:rFonts w:ascii="Arial" w:hAnsi="Arial" w:cs="Arial"/>
          <w:sz w:val="18"/>
        </w:rPr>
        <w:t xml:space="preserve"> </w:t>
      </w:r>
      <w:hyperlink w:anchor="_bookmark231" w:history="1">
        <w:r w:rsidR="00C12992" w:rsidRPr="001058B5">
          <w:rPr>
            <w:rFonts w:ascii="Arial" w:hAnsi="Arial" w:cs="Arial"/>
            <w:sz w:val="18"/>
          </w:rPr>
          <w:t>failed login attempts, 3-6</w:t>
        </w:r>
      </w:hyperlink>
    </w:p>
    <w:p w14:paraId="1950D0D7" w14:textId="77777777" w:rsidR="008C539B" w:rsidRPr="001058B5" w:rsidRDefault="008D1AB8">
      <w:pPr>
        <w:spacing w:line="235" w:lineRule="auto"/>
        <w:ind w:left="940" w:right="836"/>
        <w:rPr>
          <w:rFonts w:ascii="Arial" w:hAnsi="Arial" w:cs="Arial"/>
          <w:sz w:val="18"/>
        </w:rPr>
      </w:pPr>
      <w:hyperlink w:anchor="_bookmark251" w:history="1">
        <w:r w:rsidR="00C12992" w:rsidRPr="001058B5">
          <w:rPr>
            <w:rFonts w:ascii="Arial" w:hAnsi="Arial" w:cs="Arial"/>
            <w:sz w:val="18"/>
          </w:rPr>
          <w:t>password 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password management, 3-4</w:t>
        </w:r>
      </w:hyperlink>
    </w:p>
    <w:p w14:paraId="4C688339" w14:textId="77777777" w:rsidR="008C539B" w:rsidRPr="001058B5" w:rsidRDefault="008D1AB8">
      <w:pPr>
        <w:spacing w:before="1" w:line="235" w:lineRule="auto"/>
        <w:ind w:left="700" w:right="1806" w:firstLine="240"/>
        <w:rPr>
          <w:rFonts w:ascii="Arial" w:hAnsi="Arial" w:cs="Arial"/>
          <w:sz w:val="18"/>
        </w:rPr>
      </w:pPr>
      <w:hyperlink w:anchor="_bookmark259" w:history="1">
        <w:r w:rsidR="00C12992" w:rsidRPr="001058B5">
          <w:rPr>
            <w:rFonts w:ascii="Arial" w:hAnsi="Arial" w:cs="Arial"/>
            <w:sz w:val="18"/>
          </w:rPr>
          <w:t>passwords, example, 3-10</w:t>
        </w:r>
      </w:hyperlink>
      <w:r w:rsidR="00C12992" w:rsidRPr="001058B5">
        <w:rPr>
          <w:rFonts w:ascii="Arial" w:hAnsi="Arial" w:cs="Arial"/>
          <w:sz w:val="18"/>
        </w:rPr>
        <w:t xml:space="preserve"> CREATE ROLE statement</w:t>
      </w:r>
    </w:p>
    <w:p w14:paraId="607F079C" w14:textId="77777777" w:rsidR="008C539B" w:rsidRPr="001058B5" w:rsidRDefault="008D1AB8">
      <w:pPr>
        <w:spacing w:line="220" w:lineRule="exact"/>
        <w:ind w:left="940"/>
        <w:rPr>
          <w:rFonts w:ascii="Arial" w:hAnsi="Arial" w:cs="Arial"/>
          <w:sz w:val="18"/>
        </w:rPr>
      </w:pPr>
      <w:hyperlink w:anchor="_bookmark667" w:history="1">
        <w:r w:rsidR="00C12992" w:rsidRPr="001058B5">
          <w:rPr>
            <w:rFonts w:ascii="Arial" w:hAnsi="Arial" w:cs="Arial"/>
            <w:sz w:val="18"/>
          </w:rPr>
          <w:t>IDENTIFIED EXTERNALLY option, 4-18</w:t>
        </w:r>
      </w:hyperlink>
    </w:p>
    <w:p w14:paraId="0453C6B7" w14:textId="77777777" w:rsidR="008C539B" w:rsidRPr="001058B5" w:rsidRDefault="00C12992">
      <w:pPr>
        <w:spacing w:before="2" w:line="235" w:lineRule="auto"/>
        <w:ind w:left="940" w:right="2061" w:hanging="240"/>
        <w:rPr>
          <w:rFonts w:ascii="Arial" w:hAnsi="Arial" w:cs="Arial"/>
          <w:sz w:val="18"/>
        </w:rPr>
      </w:pPr>
      <w:r w:rsidRPr="001058B5">
        <w:rPr>
          <w:rFonts w:ascii="Arial" w:hAnsi="Arial" w:cs="Arial"/>
          <w:sz w:val="18"/>
        </w:rPr>
        <w:t xml:space="preserve">CREATE SCHEMA statement </w:t>
      </w:r>
      <w:hyperlink w:anchor="_bookmark1062" w:history="1">
        <w:r w:rsidRPr="001058B5">
          <w:rPr>
            <w:rFonts w:ascii="Arial" w:hAnsi="Arial" w:cs="Arial"/>
            <w:sz w:val="18"/>
          </w:rPr>
          <w:t>securing, 5-15</w:t>
        </w:r>
      </w:hyperlink>
    </w:p>
    <w:p w14:paraId="1CFB0232" w14:textId="77777777" w:rsidR="008C539B" w:rsidRPr="001058B5" w:rsidRDefault="008D1AB8">
      <w:pPr>
        <w:spacing w:line="235" w:lineRule="auto"/>
        <w:ind w:left="940" w:right="1641" w:hanging="240"/>
        <w:jc w:val="both"/>
        <w:rPr>
          <w:rFonts w:ascii="Arial" w:hAnsi="Arial" w:cs="Arial"/>
          <w:sz w:val="18"/>
        </w:rPr>
      </w:pPr>
      <w:hyperlink w:anchor="_bookmark547" w:history="1">
        <w:r w:rsidR="00C12992" w:rsidRPr="001058B5">
          <w:rPr>
            <w:rFonts w:ascii="Arial" w:hAnsi="Arial" w:cs="Arial"/>
            <w:sz w:val="18"/>
          </w:rPr>
          <w:t>CREATE SESSION statement, 4-6</w:t>
        </w:r>
      </w:hyperlink>
      <w:r w:rsidR="00C12992" w:rsidRPr="001058B5">
        <w:rPr>
          <w:rFonts w:ascii="Arial" w:hAnsi="Arial" w:cs="Arial"/>
          <w:sz w:val="18"/>
        </w:rPr>
        <w:t xml:space="preserve"> </w:t>
      </w:r>
      <w:hyperlink w:anchor="_bookmark2165" w:history="1">
        <w:r w:rsidR="00C12992" w:rsidRPr="001058B5">
          <w:rPr>
            <w:rFonts w:ascii="Arial" w:hAnsi="Arial" w:cs="Arial"/>
            <w:sz w:val="18"/>
          </w:rPr>
          <w:t>CONNECT role privilege, 10-7</w:t>
        </w:r>
      </w:hyperlink>
      <w:r w:rsidR="00C12992" w:rsidRPr="001058B5">
        <w:rPr>
          <w:rFonts w:ascii="Arial" w:hAnsi="Arial" w:cs="Arial"/>
          <w:sz w:val="18"/>
        </w:rPr>
        <w:t xml:space="preserve"> </w:t>
      </w:r>
      <w:hyperlink w:anchor="_bookmark1063" w:history="1">
        <w:r w:rsidR="00C12992" w:rsidRPr="001058B5">
          <w:rPr>
            <w:rFonts w:ascii="Arial" w:hAnsi="Arial" w:cs="Arial"/>
            <w:sz w:val="18"/>
          </w:rPr>
          <w:t>securing, 5-15</w:t>
        </w:r>
      </w:hyperlink>
    </w:p>
    <w:p w14:paraId="648FF5FA" w14:textId="77777777" w:rsidR="008C539B" w:rsidRPr="001058B5" w:rsidRDefault="00C12992">
      <w:pPr>
        <w:spacing w:before="3" w:line="235" w:lineRule="auto"/>
        <w:ind w:left="940" w:right="1920" w:hanging="240"/>
        <w:rPr>
          <w:rFonts w:ascii="Arial" w:hAnsi="Arial" w:cs="Arial"/>
          <w:sz w:val="18"/>
        </w:rPr>
      </w:pPr>
      <w:r w:rsidRPr="001058B5">
        <w:rPr>
          <w:rFonts w:ascii="Arial" w:hAnsi="Arial" w:cs="Arial"/>
          <w:sz w:val="18"/>
        </w:rPr>
        <w:t xml:space="preserve">CREATE USER statement </w:t>
      </w:r>
      <w:hyperlink w:anchor="_bookmark237" w:history="1">
        <w:r w:rsidRPr="001058B5">
          <w:rPr>
            <w:rFonts w:ascii="Arial" w:hAnsi="Arial" w:cs="Arial"/>
            <w:sz w:val="18"/>
          </w:rPr>
          <w:t>explicit account locking, 3-7</w:t>
        </w:r>
      </w:hyperlink>
      <w:r w:rsidRPr="001058B5">
        <w:rPr>
          <w:rFonts w:ascii="Arial" w:hAnsi="Arial" w:cs="Arial"/>
          <w:sz w:val="18"/>
        </w:rPr>
        <w:t xml:space="preserve"> </w:t>
      </w:r>
      <w:hyperlink w:anchor="_bookmark69" w:history="1">
        <w:r w:rsidRPr="001058B5">
          <w:rPr>
            <w:rFonts w:ascii="Arial" w:hAnsi="Arial" w:cs="Arial"/>
            <w:sz w:val="18"/>
          </w:rPr>
          <w:t>IDENTIFIED BY option, 2-3</w:t>
        </w:r>
      </w:hyperlink>
    </w:p>
    <w:p w14:paraId="01DC7268" w14:textId="77777777" w:rsidR="008C539B" w:rsidRPr="001058B5" w:rsidRDefault="008D1AB8">
      <w:pPr>
        <w:spacing w:line="221" w:lineRule="exact"/>
        <w:ind w:left="940"/>
        <w:rPr>
          <w:rFonts w:ascii="Arial" w:hAnsi="Arial" w:cs="Arial"/>
          <w:sz w:val="18"/>
        </w:rPr>
      </w:pPr>
      <w:hyperlink w:anchor="_bookmark69" w:history="1">
        <w:r w:rsidR="00C12992" w:rsidRPr="001058B5">
          <w:rPr>
            <w:rFonts w:ascii="Arial" w:hAnsi="Arial" w:cs="Arial"/>
            <w:sz w:val="18"/>
          </w:rPr>
          <w:t>IDENTIFIED EXTERNALLY option, 2-3</w:t>
        </w:r>
      </w:hyperlink>
    </w:p>
    <w:p w14:paraId="011DB98E" w14:textId="77777777" w:rsidR="008C539B" w:rsidRPr="001058B5" w:rsidRDefault="008D1AB8">
      <w:pPr>
        <w:spacing w:line="220" w:lineRule="exact"/>
        <w:ind w:left="940"/>
        <w:rPr>
          <w:rFonts w:ascii="Arial" w:hAnsi="Arial" w:cs="Arial"/>
          <w:sz w:val="18"/>
        </w:rPr>
      </w:pPr>
      <w:hyperlink w:anchor="_bookmark263" w:history="1">
        <w:r w:rsidR="00C12992" w:rsidRPr="001058B5">
          <w:rPr>
            <w:rFonts w:ascii="Arial" w:hAnsi="Arial" w:cs="Arial"/>
            <w:sz w:val="18"/>
          </w:rPr>
          <w:t>passwords, expiring, 3-10</w:t>
        </w:r>
      </w:hyperlink>
    </w:p>
    <w:p w14:paraId="6C6431C9" w14:textId="77777777" w:rsidR="008C539B" w:rsidRPr="001058B5" w:rsidRDefault="008D1AB8">
      <w:pPr>
        <w:spacing w:line="220" w:lineRule="exact"/>
        <w:ind w:left="940"/>
        <w:rPr>
          <w:rFonts w:ascii="Arial" w:hAnsi="Arial" w:cs="Arial"/>
          <w:sz w:val="18"/>
        </w:rPr>
      </w:pPr>
      <w:hyperlink w:anchor="_bookmark205" w:history="1">
        <w:r w:rsidR="00C12992" w:rsidRPr="001058B5">
          <w:rPr>
            <w:rFonts w:ascii="Arial" w:hAnsi="Arial" w:cs="Arial"/>
            <w:sz w:val="18"/>
          </w:rPr>
          <w:t>user profile, 3-4</w:t>
        </w:r>
      </w:hyperlink>
    </w:p>
    <w:p w14:paraId="5AD6DB81" w14:textId="77777777" w:rsidR="008C539B" w:rsidRPr="001058B5" w:rsidRDefault="008D1AB8">
      <w:pPr>
        <w:spacing w:line="220" w:lineRule="exact"/>
        <w:ind w:left="700"/>
        <w:rPr>
          <w:rFonts w:ascii="Arial" w:hAnsi="Arial" w:cs="Arial"/>
          <w:sz w:val="18"/>
        </w:rPr>
      </w:pPr>
      <w:hyperlink w:anchor="_bookmark593" w:history="1">
        <w:r w:rsidR="00C12992" w:rsidRPr="001058B5">
          <w:rPr>
            <w:rFonts w:ascii="Arial" w:hAnsi="Arial" w:cs="Arial"/>
            <w:sz w:val="18"/>
          </w:rPr>
          <w:t>CSW_USR_ROLE role, 4-11</w:t>
        </w:r>
      </w:hyperlink>
    </w:p>
    <w:p w14:paraId="7FAFDBD2" w14:textId="77777777" w:rsidR="008C539B" w:rsidRPr="001058B5" w:rsidRDefault="008D1AB8">
      <w:pPr>
        <w:spacing w:line="220" w:lineRule="exact"/>
        <w:ind w:left="700"/>
        <w:rPr>
          <w:rFonts w:ascii="Arial" w:hAnsi="Arial" w:cs="Arial"/>
          <w:sz w:val="18"/>
        </w:rPr>
      </w:pPr>
      <w:hyperlink w:anchor="_bookmark594" w:history="1">
        <w:r w:rsidR="00C12992" w:rsidRPr="001058B5">
          <w:rPr>
            <w:rFonts w:ascii="Arial" w:hAnsi="Arial" w:cs="Arial"/>
            <w:sz w:val="18"/>
          </w:rPr>
          <w:t>CTXAPP role, 4-12</w:t>
        </w:r>
      </w:hyperlink>
    </w:p>
    <w:p w14:paraId="18910014" w14:textId="77777777" w:rsidR="008C539B" w:rsidRPr="001058B5" w:rsidRDefault="00C12992">
      <w:pPr>
        <w:spacing w:line="220" w:lineRule="exact"/>
        <w:ind w:left="700"/>
        <w:rPr>
          <w:rFonts w:ascii="Arial" w:hAnsi="Arial" w:cs="Arial"/>
          <w:sz w:val="18"/>
        </w:rPr>
      </w:pPr>
      <w:r w:rsidRPr="001058B5">
        <w:rPr>
          <w:rFonts w:ascii="Arial" w:hAnsi="Arial" w:cs="Arial"/>
          <w:sz w:val="18"/>
        </w:rPr>
        <w:t>cursors</w:t>
      </w:r>
    </w:p>
    <w:p w14:paraId="0DBCAB40" w14:textId="77777777" w:rsidR="008C539B" w:rsidRPr="001058B5" w:rsidRDefault="008D1AB8">
      <w:pPr>
        <w:spacing w:line="237" w:lineRule="auto"/>
        <w:ind w:left="940" w:right="361"/>
        <w:rPr>
          <w:rFonts w:ascii="Arial" w:hAnsi="Arial" w:cs="Arial"/>
          <w:sz w:val="18"/>
        </w:rPr>
      </w:pPr>
      <w:hyperlink w:anchor="_bookmark1204" w:history="1">
        <w:r w:rsidR="00C12992" w:rsidRPr="001058B5">
          <w:rPr>
            <w:rFonts w:ascii="Arial" w:hAnsi="Arial" w:cs="Arial"/>
            <w:sz w:val="18"/>
          </w:rPr>
          <w:t>reparsing, for application contexts,    6-12</w:t>
        </w:r>
      </w:hyperlink>
      <w:hyperlink w:anchor="_bookmark1369" w:history="1">
        <w:r w:rsidR="00C12992" w:rsidRPr="001058B5">
          <w:rPr>
            <w:rFonts w:ascii="Arial" w:hAnsi="Arial" w:cs="Arial"/>
            <w:sz w:val="18"/>
          </w:rPr>
          <w:t xml:space="preserve"> shared, used with Virtual Private Database,</w:t>
        </w:r>
        <w:r w:rsidR="00C12992" w:rsidRPr="001058B5">
          <w:rPr>
            <w:rFonts w:ascii="Arial" w:hAnsi="Arial" w:cs="Arial"/>
            <w:spacing w:val="32"/>
            <w:sz w:val="18"/>
          </w:rPr>
          <w:t xml:space="preserve"> </w:t>
        </w:r>
        <w:r w:rsidR="00C12992" w:rsidRPr="001058B5">
          <w:rPr>
            <w:rFonts w:ascii="Arial" w:hAnsi="Arial" w:cs="Arial"/>
            <w:sz w:val="18"/>
          </w:rPr>
          <w:t>7-4</w:t>
        </w:r>
      </w:hyperlink>
    </w:p>
    <w:p w14:paraId="1A0281A1" w14:textId="77777777" w:rsidR="008C539B" w:rsidRPr="001058B5" w:rsidRDefault="008D1AB8">
      <w:pPr>
        <w:spacing w:line="217" w:lineRule="exact"/>
        <w:ind w:left="700"/>
        <w:rPr>
          <w:rFonts w:ascii="Arial" w:hAnsi="Arial" w:cs="Arial"/>
          <w:sz w:val="18"/>
        </w:rPr>
      </w:pPr>
      <w:hyperlink w:anchor="_bookmark2222" w:history="1">
        <w:r w:rsidR="00C12992" w:rsidRPr="001058B5">
          <w:rPr>
            <w:rFonts w:ascii="Arial" w:hAnsi="Arial" w:cs="Arial"/>
            <w:sz w:val="18"/>
          </w:rPr>
          <w:t>custom installation, 10-12</w:t>
        </w:r>
      </w:hyperlink>
    </w:p>
    <w:p w14:paraId="6D33CCFC" w14:textId="77777777" w:rsidR="008C539B" w:rsidRPr="001058B5" w:rsidRDefault="008D1AB8">
      <w:pPr>
        <w:spacing w:line="222" w:lineRule="exact"/>
        <w:ind w:left="700"/>
        <w:rPr>
          <w:rFonts w:ascii="Arial" w:hAnsi="Arial" w:cs="Arial"/>
          <w:sz w:val="18"/>
        </w:rPr>
      </w:pPr>
      <w:hyperlink w:anchor="_bookmark595" w:history="1">
        <w:r w:rsidR="00C12992" w:rsidRPr="001058B5">
          <w:rPr>
            <w:rFonts w:ascii="Arial" w:hAnsi="Arial" w:cs="Arial"/>
            <w:sz w:val="18"/>
          </w:rPr>
          <w:t>CWM_USER role, 4-12</w:t>
        </w:r>
      </w:hyperlink>
    </w:p>
    <w:p w14:paraId="774BD508" w14:textId="77777777" w:rsidR="008C539B" w:rsidRPr="001058B5" w:rsidRDefault="008C539B">
      <w:pPr>
        <w:pStyle w:val="BodyText"/>
        <w:spacing w:before="2"/>
        <w:rPr>
          <w:rFonts w:ascii="Arial" w:hAnsi="Arial" w:cs="Arial"/>
          <w:sz w:val="21"/>
        </w:rPr>
      </w:pPr>
    </w:p>
    <w:p w14:paraId="33388CEB" w14:textId="77777777" w:rsidR="008C539B" w:rsidRPr="001058B5" w:rsidRDefault="00C12992">
      <w:pPr>
        <w:pStyle w:val="Heading5"/>
        <w:spacing w:before="1"/>
        <w:ind w:left="700"/>
      </w:pPr>
      <w:bookmarkStart w:id="2209" w:name="D"/>
      <w:bookmarkEnd w:id="2209"/>
      <w:r w:rsidRPr="001058B5">
        <w:rPr>
          <w:w w:val="99"/>
        </w:rPr>
        <w:t>D</w:t>
      </w:r>
    </w:p>
    <w:p w14:paraId="1B82D456" w14:textId="77777777" w:rsidR="008C539B" w:rsidRPr="001058B5" w:rsidRDefault="008C539B">
      <w:pPr>
        <w:pStyle w:val="BodyText"/>
        <w:spacing w:before="11"/>
        <w:rPr>
          <w:rFonts w:ascii="Arial" w:hAnsi="Arial" w:cs="Arial"/>
          <w:b/>
          <w:sz w:val="2"/>
        </w:rPr>
      </w:pPr>
    </w:p>
    <w:p w14:paraId="0518AD3B" w14:textId="4827B267" w:rsidR="008C539B" w:rsidRPr="001058B5" w:rsidRDefault="008D1AB8">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89D5434">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anchorlock/>
          </v:group>
        </w:pict>
      </w:r>
    </w:p>
    <w:p w14:paraId="1EBA5693" w14:textId="77777777" w:rsidR="008C539B" w:rsidRPr="001058B5" w:rsidRDefault="00C12992">
      <w:pPr>
        <w:spacing w:before="36" w:line="235" w:lineRule="auto"/>
        <w:ind w:left="940" w:right="1806" w:hanging="240"/>
        <w:rPr>
          <w:rFonts w:ascii="Arial" w:hAnsi="Arial" w:cs="Arial"/>
          <w:sz w:val="18"/>
        </w:rPr>
      </w:pPr>
      <w:r w:rsidRPr="001058B5">
        <w:rPr>
          <w:rFonts w:ascii="Arial" w:hAnsi="Arial" w:cs="Arial"/>
          <w:sz w:val="18"/>
        </w:rPr>
        <w:t xml:space="preserve">data definition language (DDL) </w:t>
      </w:r>
      <w:hyperlink w:anchor="_bookmark576" w:history="1">
        <w:r w:rsidRPr="001058B5">
          <w:rPr>
            <w:rFonts w:ascii="Arial" w:hAnsi="Arial" w:cs="Arial"/>
            <w:sz w:val="18"/>
          </w:rPr>
          <w:t>roles and privileges, 4-9</w:t>
        </w:r>
      </w:hyperlink>
      <w:r w:rsidRPr="001058B5">
        <w:rPr>
          <w:rFonts w:ascii="Arial" w:hAnsi="Arial" w:cs="Arial"/>
          <w:sz w:val="18"/>
        </w:rPr>
        <w:t xml:space="preserve"> </w:t>
      </w:r>
      <w:hyperlink w:anchor="_bookmark1765" w:history="1">
        <w:r w:rsidRPr="001058B5">
          <w:rPr>
            <w:rFonts w:ascii="Arial" w:hAnsi="Arial" w:cs="Arial"/>
            <w:sz w:val="18"/>
          </w:rPr>
          <w:t>standard auditing, 9-23</w:t>
        </w:r>
      </w:hyperlink>
    </w:p>
    <w:p w14:paraId="6D980A55" w14:textId="77777777" w:rsidR="008C539B" w:rsidRPr="001058B5" w:rsidRDefault="00C12992">
      <w:pPr>
        <w:spacing w:before="3" w:line="235" w:lineRule="auto"/>
        <w:ind w:left="940" w:right="2594" w:hanging="240"/>
        <w:rPr>
          <w:rFonts w:ascii="Arial" w:hAnsi="Arial" w:cs="Arial"/>
          <w:sz w:val="18"/>
        </w:rPr>
      </w:pPr>
      <w:r w:rsidRPr="001058B5">
        <w:rPr>
          <w:rFonts w:ascii="Arial" w:hAnsi="Arial" w:cs="Arial"/>
          <w:sz w:val="18"/>
        </w:rPr>
        <w:t xml:space="preserve">data dictionary </w:t>
      </w:r>
      <w:hyperlink w:anchor="_bookmark2197" w:history="1">
        <w:r w:rsidRPr="001058B5">
          <w:rPr>
            <w:rFonts w:ascii="Arial" w:hAnsi="Arial" w:cs="Arial"/>
            <w:sz w:val="18"/>
          </w:rPr>
          <w:t>protecting, 10-10</w:t>
        </w:r>
      </w:hyperlink>
    </w:p>
    <w:p w14:paraId="7CD16346" w14:textId="77777777" w:rsidR="008C539B" w:rsidRPr="001058B5" w:rsidRDefault="008D1AB8">
      <w:pPr>
        <w:spacing w:line="237" w:lineRule="auto"/>
        <w:ind w:left="1300" w:right="1483" w:hanging="360"/>
        <w:rPr>
          <w:rFonts w:ascii="Arial" w:hAnsi="Arial" w:cs="Arial"/>
          <w:sz w:val="18"/>
        </w:rPr>
      </w:pPr>
      <w:hyperlink w:anchor="_bookmark515" w:history="1">
        <w:r w:rsidR="00C12992" w:rsidRPr="001058B5">
          <w:rPr>
            <w:rFonts w:ascii="Arial" w:hAnsi="Arial" w:cs="Arial"/>
            <w:sz w:val="18"/>
          </w:rPr>
          <w:t>securing with O7_DICTIONARY_ ACCESSIBILITY, 4-3</w:t>
        </w:r>
      </w:hyperlink>
    </w:p>
    <w:p w14:paraId="07DA7323" w14:textId="77777777" w:rsidR="008C539B" w:rsidRPr="001058B5" w:rsidRDefault="00C12992">
      <w:pPr>
        <w:spacing w:line="218" w:lineRule="exact"/>
        <w:ind w:left="700"/>
        <w:rPr>
          <w:rFonts w:ascii="Arial" w:hAnsi="Arial" w:cs="Arial"/>
          <w:sz w:val="18"/>
        </w:rPr>
      </w:pPr>
      <w:r w:rsidRPr="001058B5">
        <w:rPr>
          <w:rFonts w:ascii="Arial" w:hAnsi="Arial" w:cs="Arial"/>
          <w:sz w:val="18"/>
        </w:rPr>
        <w:t>data dictionary views</w:t>
      </w:r>
    </w:p>
    <w:p w14:paraId="627FBF2F" w14:textId="77777777" w:rsidR="008C539B" w:rsidRPr="001058B5" w:rsidRDefault="008D1AB8">
      <w:pPr>
        <w:spacing w:before="1" w:line="235" w:lineRule="auto"/>
        <w:ind w:left="700" w:right="3121" w:firstLine="240"/>
        <w:rPr>
          <w:rFonts w:ascii="Arial" w:hAnsi="Arial" w:cs="Arial"/>
          <w:sz w:val="18"/>
        </w:rPr>
      </w:pPr>
      <w:hyperlink w:anchor="_bookmark962" w:history="1">
        <w:r w:rsidR="00C12992" w:rsidRPr="001058B5">
          <w:rPr>
            <w:rFonts w:ascii="Arial" w:hAnsi="Arial" w:cs="Arial"/>
            <w:i/>
            <w:sz w:val="18"/>
          </w:rPr>
          <w:t xml:space="preserve">See </w:t>
        </w:r>
      </w:hyperlink>
      <w:r w:rsidR="00C12992" w:rsidRPr="001058B5">
        <w:rPr>
          <w:rFonts w:ascii="Arial" w:hAnsi="Arial" w:cs="Arial"/>
          <w:sz w:val="18"/>
        </w:rPr>
        <w:t xml:space="preserve">views </w:t>
      </w:r>
      <w:hyperlink w:anchor="_bookmark2210" w:history="1">
        <w:r w:rsidR="00C12992" w:rsidRPr="001058B5">
          <w:rPr>
            <w:rFonts w:ascii="Arial" w:hAnsi="Arial" w:cs="Arial"/>
            <w:sz w:val="18"/>
          </w:rPr>
          <w:t>data files,</w:t>
        </w:r>
        <w:r w:rsidR="00C12992" w:rsidRPr="001058B5">
          <w:rPr>
            <w:rFonts w:ascii="Arial" w:hAnsi="Arial" w:cs="Arial"/>
            <w:spacing w:val="37"/>
            <w:sz w:val="18"/>
          </w:rPr>
          <w:t xml:space="preserve"> </w:t>
        </w:r>
        <w:r w:rsidR="00C12992" w:rsidRPr="001058B5">
          <w:rPr>
            <w:rFonts w:ascii="Arial" w:hAnsi="Arial" w:cs="Arial"/>
            <w:sz w:val="18"/>
          </w:rPr>
          <w:t>10-11</w:t>
        </w:r>
      </w:hyperlink>
    </w:p>
    <w:p w14:paraId="59D65420" w14:textId="77777777" w:rsidR="008C539B" w:rsidRPr="001058B5" w:rsidRDefault="008D1AB8">
      <w:pPr>
        <w:spacing w:line="235" w:lineRule="auto"/>
        <w:ind w:left="700" w:right="1625" w:firstLine="71"/>
        <w:jc w:val="center"/>
        <w:rPr>
          <w:rFonts w:ascii="Arial" w:hAnsi="Arial" w:cs="Arial"/>
          <w:sz w:val="18"/>
        </w:rPr>
      </w:pPr>
      <w:hyperlink w:anchor="_bookmark2196" w:history="1">
        <w:r w:rsidR="00C12992" w:rsidRPr="001058B5">
          <w:rPr>
            <w:rFonts w:ascii="Arial" w:hAnsi="Arial" w:cs="Arial"/>
            <w:sz w:val="18"/>
          </w:rPr>
          <w:t>guidelines for security,    10-10</w:t>
        </w:r>
      </w:hyperlink>
      <w:r w:rsidR="00C12992" w:rsidRPr="001058B5">
        <w:rPr>
          <w:rFonts w:ascii="Arial" w:hAnsi="Arial" w:cs="Arial"/>
          <w:sz w:val="18"/>
        </w:rPr>
        <w:t xml:space="preserve">  data manipulation language (DML) </w:t>
      </w:r>
      <w:hyperlink w:anchor="_bookmark731" w:history="1">
        <w:r w:rsidR="00C12992" w:rsidRPr="001058B5">
          <w:rPr>
            <w:rFonts w:ascii="Arial" w:hAnsi="Arial" w:cs="Arial"/>
            <w:sz w:val="18"/>
          </w:rPr>
          <w:t>privileges controlling, 4-26</w:t>
        </w:r>
      </w:hyperlink>
    </w:p>
    <w:p w14:paraId="0E66389A" w14:textId="77777777" w:rsidR="008C539B" w:rsidRPr="001058B5" w:rsidRDefault="008C539B">
      <w:pPr>
        <w:spacing w:line="235" w:lineRule="auto"/>
        <w:jc w:val="center"/>
        <w:rPr>
          <w:rFonts w:ascii="Arial" w:hAnsi="Arial" w:cs="Arial"/>
          <w:sz w:val="18"/>
        </w:rPr>
        <w:sectPr w:rsidR="008C539B" w:rsidRPr="001058B5">
          <w:headerReference w:type="default" r:id="rId284"/>
          <w:pgSz w:w="12240" w:h="15840"/>
          <w:pgMar w:top="1200" w:right="1060" w:bottom="860" w:left="1100" w:header="0" w:footer="663" w:gutter="0"/>
          <w:cols w:num="2" w:space="720" w:equalWidth="0">
            <w:col w:w="4853" w:space="67"/>
            <w:col w:w="5160"/>
          </w:cols>
        </w:sectPr>
      </w:pPr>
    </w:p>
    <w:p w14:paraId="029631C8" w14:textId="77777777" w:rsidR="008C539B" w:rsidRPr="001058B5" w:rsidRDefault="008D1AB8">
      <w:pPr>
        <w:spacing w:before="70" w:line="235" w:lineRule="auto"/>
        <w:ind w:left="100" w:right="1887" w:firstLine="240"/>
        <w:rPr>
          <w:rFonts w:ascii="Arial" w:hAnsi="Arial" w:cs="Arial"/>
          <w:sz w:val="18"/>
        </w:rPr>
      </w:pPr>
      <w:hyperlink w:anchor="_bookmark1766" w:history="1">
        <w:r w:rsidR="00C12992" w:rsidRPr="001058B5">
          <w:rPr>
            <w:rFonts w:ascii="Arial" w:hAnsi="Arial" w:cs="Arial"/>
            <w:sz w:val="18"/>
          </w:rPr>
          <w:t>standard auditing, 9-23</w:t>
        </w:r>
      </w:hyperlink>
      <w:r w:rsidR="00C12992" w:rsidRPr="001058B5">
        <w:rPr>
          <w:rFonts w:ascii="Arial" w:hAnsi="Arial" w:cs="Arial"/>
          <w:sz w:val="18"/>
        </w:rPr>
        <w:t xml:space="preserve"> data security</w:t>
      </w:r>
    </w:p>
    <w:p w14:paraId="57008438" w14:textId="77777777" w:rsidR="008C539B" w:rsidRPr="001058B5" w:rsidRDefault="008D1AB8">
      <w:pPr>
        <w:spacing w:line="237" w:lineRule="auto"/>
        <w:ind w:left="100" w:right="597" w:firstLine="240"/>
        <w:rPr>
          <w:rFonts w:ascii="Arial" w:hAnsi="Arial" w:cs="Arial"/>
          <w:sz w:val="18"/>
        </w:rPr>
      </w:pPr>
      <w:hyperlink w:anchor="_bookmark1559" w:history="1">
        <w:r w:rsidR="00C12992" w:rsidRPr="001058B5">
          <w:rPr>
            <w:rFonts w:ascii="Arial" w:hAnsi="Arial" w:cs="Arial"/>
            <w:sz w:val="18"/>
          </w:rPr>
          <w:t>encryption, problems not solved by, 8-3</w:t>
        </w:r>
      </w:hyperlink>
      <w:r w:rsidR="00C12992" w:rsidRPr="001058B5">
        <w:rPr>
          <w:rFonts w:ascii="Arial" w:hAnsi="Arial" w:cs="Arial"/>
          <w:sz w:val="18"/>
        </w:rPr>
        <w:t xml:space="preserve"> database administrators (DBAs)</w:t>
      </w:r>
    </w:p>
    <w:p w14:paraId="49DD4BE3" w14:textId="77777777" w:rsidR="008C539B" w:rsidRPr="001058B5" w:rsidRDefault="008D1AB8">
      <w:pPr>
        <w:spacing w:line="217" w:lineRule="exact"/>
        <w:ind w:left="340"/>
        <w:rPr>
          <w:rFonts w:ascii="Arial" w:hAnsi="Arial" w:cs="Arial"/>
          <w:sz w:val="18"/>
        </w:rPr>
      </w:pPr>
      <w:hyperlink w:anchor="_bookmark1555" w:history="1">
        <w:r w:rsidR="00C12992" w:rsidRPr="001058B5">
          <w:rPr>
            <w:rFonts w:ascii="Arial" w:hAnsi="Arial" w:cs="Arial"/>
            <w:sz w:val="18"/>
          </w:rPr>
          <w:t>access, controlling, 8-2</w:t>
        </w:r>
      </w:hyperlink>
    </w:p>
    <w:p w14:paraId="49B51164" w14:textId="77777777" w:rsidR="008C539B" w:rsidRPr="001058B5" w:rsidRDefault="008D1AB8">
      <w:pPr>
        <w:spacing w:line="220" w:lineRule="exact"/>
        <w:ind w:left="340"/>
        <w:rPr>
          <w:rFonts w:ascii="Arial" w:hAnsi="Arial" w:cs="Arial"/>
          <w:sz w:val="18"/>
        </w:rPr>
      </w:pPr>
      <w:hyperlink w:anchor="_bookmark317" w:history="1">
        <w:r w:rsidR="00C12992" w:rsidRPr="001058B5">
          <w:rPr>
            <w:rFonts w:ascii="Arial" w:hAnsi="Arial" w:cs="Arial"/>
            <w:sz w:val="18"/>
          </w:rPr>
          <w:t>authentication, 3-22</w:t>
        </w:r>
      </w:hyperlink>
    </w:p>
    <w:p w14:paraId="4268FF92" w14:textId="77777777" w:rsidR="008C539B" w:rsidRPr="001058B5" w:rsidRDefault="008D1AB8">
      <w:pPr>
        <w:spacing w:before="1" w:line="235" w:lineRule="auto"/>
        <w:ind w:left="100" w:right="597" w:firstLine="240"/>
        <w:rPr>
          <w:rFonts w:ascii="Arial" w:hAnsi="Arial" w:cs="Arial"/>
          <w:sz w:val="18"/>
        </w:rPr>
      </w:pPr>
      <w:hyperlink w:anchor="_bookmark1555" w:history="1">
        <w:r w:rsidR="00C12992" w:rsidRPr="001058B5">
          <w:rPr>
            <w:rFonts w:ascii="Arial" w:hAnsi="Arial" w:cs="Arial"/>
            <w:sz w:val="18"/>
          </w:rPr>
          <w:t>malicious, encryption not solved by, 8-2</w:t>
        </w:r>
      </w:hyperlink>
      <w:r w:rsidR="00C12992" w:rsidRPr="001058B5">
        <w:rPr>
          <w:rFonts w:ascii="Arial" w:hAnsi="Arial" w:cs="Arial"/>
          <w:sz w:val="18"/>
        </w:rPr>
        <w:t xml:space="preserve"> database audit trail</w:t>
      </w:r>
    </w:p>
    <w:p w14:paraId="51216080" w14:textId="77777777" w:rsidR="008C539B" w:rsidRPr="001058B5" w:rsidRDefault="008D1AB8">
      <w:pPr>
        <w:spacing w:before="2" w:line="235" w:lineRule="auto"/>
        <w:ind w:left="700" w:hanging="360"/>
        <w:rPr>
          <w:rFonts w:ascii="Arial" w:hAnsi="Arial" w:cs="Arial"/>
          <w:sz w:val="18"/>
        </w:rPr>
      </w:pPr>
      <w:hyperlink w:anchor="_bookmark1689" w:history="1">
        <w:r w:rsidR="00C12992" w:rsidRPr="001058B5">
          <w:rPr>
            <w:rFonts w:ascii="Arial" w:hAnsi="Arial" w:cs="Arial"/>
            <w:sz w:val="18"/>
          </w:rPr>
          <w:t>audited actions in common with operating system audit trail, 9-11</w:t>
        </w:r>
      </w:hyperlink>
    </w:p>
    <w:p w14:paraId="087FEDE3" w14:textId="77777777" w:rsidR="008C539B" w:rsidRPr="001058B5" w:rsidRDefault="008D1AB8">
      <w:pPr>
        <w:spacing w:line="237" w:lineRule="auto"/>
        <w:ind w:left="340" w:right="597"/>
        <w:rPr>
          <w:rFonts w:ascii="Arial" w:hAnsi="Arial" w:cs="Arial"/>
          <w:sz w:val="18"/>
        </w:rPr>
      </w:pPr>
      <w:hyperlink w:anchor="_bookmark2068" w:history="1">
        <w:r w:rsidR="00C12992" w:rsidRPr="001058B5">
          <w:rPr>
            <w:rFonts w:ascii="Arial" w:hAnsi="Arial" w:cs="Arial"/>
            <w:sz w:val="18"/>
          </w:rPr>
          <w:t>batch size for records during purging, 9-71</w:t>
        </w:r>
      </w:hyperlink>
      <w:r w:rsidR="00C12992" w:rsidRPr="001058B5">
        <w:rPr>
          <w:rFonts w:ascii="Arial" w:hAnsi="Arial" w:cs="Arial"/>
          <w:sz w:val="18"/>
        </w:rPr>
        <w:t xml:space="preserve"> </w:t>
      </w:r>
      <w:hyperlink w:anchor="_bookmark1610" w:history="1">
        <w:r w:rsidR="00C12992" w:rsidRPr="001058B5">
          <w:rPr>
            <w:rFonts w:ascii="Arial" w:hAnsi="Arial" w:cs="Arial"/>
            <w:sz w:val="18"/>
          </w:rPr>
          <w:t>protecting, 9-3</w:t>
        </w:r>
      </w:hyperlink>
    </w:p>
    <w:p w14:paraId="2ED5D9B5" w14:textId="77777777" w:rsidR="008C539B" w:rsidRPr="001058B5" w:rsidRDefault="008D1AB8">
      <w:pPr>
        <w:spacing w:line="235" w:lineRule="auto"/>
        <w:ind w:left="700" w:right="1111" w:hanging="360"/>
        <w:rPr>
          <w:rFonts w:ascii="Arial" w:hAnsi="Arial" w:cs="Arial"/>
          <w:sz w:val="18"/>
        </w:rPr>
      </w:pPr>
      <w:hyperlink w:anchor="_bookmark2017" w:history="1">
        <w:r w:rsidR="00C12992" w:rsidRPr="001058B5">
          <w:rPr>
            <w:rFonts w:ascii="Arial" w:hAnsi="Arial" w:cs="Arial"/>
            <w:sz w:val="18"/>
          </w:rPr>
          <w:t>tablespace, moving to one other than SYSTEM, 9-60</w:t>
        </w:r>
      </w:hyperlink>
    </w:p>
    <w:p w14:paraId="5D0DD017" w14:textId="77777777" w:rsidR="008C539B" w:rsidRPr="001058B5" w:rsidRDefault="00C12992">
      <w:pPr>
        <w:spacing w:before="1" w:line="235" w:lineRule="auto"/>
        <w:ind w:left="340" w:right="926" w:hanging="240"/>
        <w:rPr>
          <w:rFonts w:ascii="Arial" w:hAnsi="Arial" w:cs="Arial"/>
          <w:sz w:val="18"/>
        </w:rPr>
      </w:pPr>
      <w:r w:rsidRPr="001058B5">
        <w:rPr>
          <w:rFonts w:ascii="Arial" w:hAnsi="Arial" w:cs="Arial"/>
          <w:sz w:val="18"/>
        </w:rPr>
        <w:t xml:space="preserve">Database Configuration Assistant (DBCA) </w:t>
      </w:r>
      <w:hyperlink w:anchor="_bookmark2182" w:history="1">
        <w:r w:rsidRPr="001058B5">
          <w:rPr>
            <w:rFonts w:ascii="Arial" w:hAnsi="Arial" w:cs="Arial"/>
            <w:sz w:val="18"/>
          </w:rPr>
          <w:t>default passwords, changing, 10-9</w:t>
        </w:r>
      </w:hyperlink>
    </w:p>
    <w:p w14:paraId="75F4EC4D" w14:textId="77777777" w:rsidR="008C539B" w:rsidRPr="001058B5" w:rsidRDefault="008D1AB8">
      <w:pPr>
        <w:spacing w:line="237" w:lineRule="auto"/>
        <w:ind w:left="700" w:right="597" w:hanging="360"/>
        <w:rPr>
          <w:rFonts w:ascii="Arial" w:hAnsi="Arial" w:cs="Arial"/>
          <w:sz w:val="18"/>
        </w:rPr>
      </w:pPr>
      <w:hyperlink w:anchor="_bookmark2155" w:history="1">
        <w:r w:rsidR="00C12992" w:rsidRPr="001058B5">
          <w:rPr>
            <w:rFonts w:ascii="Arial" w:hAnsi="Arial" w:cs="Arial"/>
            <w:sz w:val="18"/>
          </w:rPr>
          <w:t>user accounts, automatically locking and expiring, 10-4</w:t>
        </w:r>
      </w:hyperlink>
    </w:p>
    <w:p w14:paraId="501A4008" w14:textId="77777777" w:rsidR="008C539B" w:rsidRPr="001058B5" w:rsidRDefault="00C12992">
      <w:pPr>
        <w:spacing w:line="217" w:lineRule="exact"/>
        <w:ind w:left="100"/>
        <w:rPr>
          <w:rFonts w:ascii="Arial" w:hAnsi="Arial" w:cs="Arial"/>
          <w:sz w:val="18"/>
        </w:rPr>
      </w:pPr>
      <w:r w:rsidRPr="001058B5">
        <w:rPr>
          <w:rFonts w:ascii="Arial" w:hAnsi="Arial" w:cs="Arial"/>
          <w:sz w:val="18"/>
        </w:rPr>
        <w:t>database links</w:t>
      </w:r>
    </w:p>
    <w:p w14:paraId="1A1748B4" w14:textId="77777777" w:rsidR="008C539B" w:rsidRPr="001058B5" w:rsidRDefault="008D1AB8">
      <w:pPr>
        <w:spacing w:line="237" w:lineRule="auto"/>
        <w:ind w:left="340" w:right="597"/>
        <w:rPr>
          <w:rFonts w:ascii="Arial" w:hAnsi="Arial" w:cs="Arial"/>
          <w:sz w:val="18"/>
        </w:rPr>
      </w:pPr>
      <w:hyperlink w:anchor="_bookmark1220" w:history="1">
        <w:r w:rsidR="00C12992" w:rsidRPr="001058B5">
          <w:rPr>
            <w:rFonts w:ascii="Arial" w:hAnsi="Arial" w:cs="Arial"/>
            <w:sz w:val="18"/>
          </w:rPr>
          <w:t>application context support, 6-16</w:t>
        </w:r>
      </w:hyperlink>
      <w:r w:rsidR="00C12992" w:rsidRPr="001058B5">
        <w:rPr>
          <w:rFonts w:ascii="Arial" w:hAnsi="Arial" w:cs="Arial"/>
          <w:sz w:val="18"/>
        </w:rPr>
        <w:t xml:space="preserve"> </w:t>
      </w:r>
      <w:hyperlink w:anchor="_bookmark1184" w:history="1">
        <w:r w:rsidR="00C12992" w:rsidRPr="001058B5">
          <w:rPr>
            <w:rFonts w:ascii="Arial" w:hAnsi="Arial" w:cs="Arial"/>
            <w:sz w:val="18"/>
          </w:rPr>
          <w:t>application contexts, 6-9</w:t>
        </w:r>
      </w:hyperlink>
    </w:p>
    <w:p w14:paraId="0A4CD40C" w14:textId="77777777" w:rsidR="008C539B" w:rsidRPr="001058B5" w:rsidRDefault="008D1AB8">
      <w:pPr>
        <w:spacing w:line="217" w:lineRule="exact"/>
        <w:ind w:left="340"/>
        <w:rPr>
          <w:rFonts w:ascii="Arial" w:hAnsi="Arial" w:cs="Arial"/>
          <w:sz w:val="18"/>
        </w:rPr>
      </w:pPr>
      <w:hyperlink w:anchor="_bookmark1818" w:history="1">
        <w:r w:rsidR="00C12992" w:rsidRPr="001058B5">
          <w:rPr>
            <w:rFonts w:ascii="Arial" w:hAnsi="Arial" w:cs="Arial"/>
            <w:sz w:val="18"/>
          </w:rPr>
          <w:t>auditing, 9-29</w:t>
        </w:r>
      </w:hyperlink>
    </w:p>
    <w:p w14:paraId="406F7BBE" w14:textId="77777777" w:rsidR="008C539B" w:rsidRPr="001058B5" w:rsidRDefault="008D1AB8">
      <w:pPr>
        <w:spacing w:line="235" w:lineRule="auto"/>
        <w:ind w:left="340" w:right="193"/>
        <w:rPr>
          <w:rFonts w:ascii="Arial" w:hAnsi="Arial" w:cs="Arial"/>
          <w:sz w:val="18"/>
        </w:rPr>
      </w:pPr>
      <w:hyperlink w:anchor="_bookmark364" w:history="1">
        <w:r w:rsidR="00C12992" w:rsidRPr="001058B5">
          <w:rPr>
            <w:rFonts w:ascii="Arial" w:hAnsi="Arial" w:cs="Arial"/>
            <w:sz w:val="18"/>
          </w:rPr>
          <w:t>authenticating with Kerberos, 3-28</w:t>
        </w:r>
      </w:hyperlink>
      <w:r w:rsidR="00C12992" w:rsidRPr="001058B5">
        <w:rPr>
          <w:rFonts w:ascii="Arial" w:hAnsi="Arial" w:cs="Arial"/>
          <w:sz w:val="18"/>
        </w:rPr>
        <w:t xml:space="preserve"> </w:t>
      </w:r>
      <w:hyperlink w:anchor="_bookmark363" w:history="1">
        <w:r w:rsidR="00C12992" w:rsidRPr="001058B5">
          <w:rPr>
            <w:rFonts w:ascii="Arial" w:hAnsi="Arial" w:cs="Arial"/>
            <w:sz w:val="18"/>
          </w:rPr>
          <w:t>authenticating with third-party services, 3-28</w:t>
        </w:r>
      </w:hyperlink>
      <w:r w:rsidR="00C12992" w:rsidRPr="001058B5">
        <w:rPr>
          <w:rFonts w:ascii="Arial" w:hAnsi="Arial" w:cs="Arial"/>
          <w:sz w:val="18"/>
        </w:rPr>
        <w:t xml:space="preserve"> </w:t>
      </w:r>
      <w:hyperlink w:anchor="_bookmark392" w:history="1">
        <w:r w:rsidR="00C12992" w:rsidRPr="001058B5">
          <w:rPr>
            <w:rFonts w:ascii="Arial" w:hAnsi="Arial" w:cs="Arial"/>
            <w:sz w:val="18"/>
          </w:rPr>
          <w:t>global user authentication, 3-32</w:t>
        </w:r>
      </w:hyperlink>
    </w:p>
    <w:p w14:paraId="0FEB0862" w14:textId="77777777" w:rsidR="008C539B" w:rsidRPr="001058B5" w:rsidRDefault="008D1AB8">
      <w:pPr>
        <w:spacing w:line="221" w:lineRule="exact"/>
        <w:ind w:left="340"/>
        <w:rPr>
          <w:rFonts w:ascii="Arial" w:hAnsi="Arial" w:cs="Arial"/>
          <w:sz w:val="18"/>
        </w:rPr>
      </w:pPr>
      <w:hyperlink w:anchor="_bookmark722" w:history="1">
        <w:r w:rsidR="00C12992" w:rsidRPr="001058B5">
          <w:rPr>
            <w:rFonts w:ascii="Arial" w:hAnsi="Arial" w:cs="Arial"/>
            <w:sz w:val="18"/>
          </w:rPr>
          <w:t>object privileges, 4-24</w:t>
        </w:r>
      </w:hyperlink>
    </w:p>
    <w:p w14:paraId="46AD61B5" w14:textId="77777777" w:rsidR="008C539B" w:rsidRPr="001058B5" w:rsidRDefault="008D1AB8">
      <w:pPr>
        <w:spacing w:before="2" w:line="235" w:lineRule="auto"/>
        <w:ind w:left="340" w:right="38"/>
        <w:rPr>
          <w:rFonts w:ascii="Arial" w:hAnsi="Arial" w:cs="Arial"/>
          <w:sz w:val="18"/>
        </w:rPr>
      </w:pPr>
      <w:hyperlink w:anchor="_bookmark355" w:history="1">
        <w:r w:rsidR="00C12992" w:rsidRPr="001058B5">
          <w:rPr>
            <w:rFonts w:ascii="Arial" w:hAnsi="Arial" w:cs="Arial"/>
            <w:sz w:val="18"/>
          </w:rPr>
          <w:t>operating system accounts, care needed, 3-28</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session-based application contexts, accessing, 6-9</w:t>
        </w:r>
      </w:hyperlink>
    </w:p>
    <w:p w14:paraId="048A28E3" w14:textId="77777777" w:rsidR="008C539B" w:rsidRPr="001058B5" w:rsidRDefault="00C12992">
      <w:pPr>
        <w:spacing w:line="237" w:lineRule="auto"/>
        <w:ind w:left="340" w:right="597" w:hanging="240"/>
        <w:rPr>
          <w:rFonts w:ascii="Arial" w:hAnsi="Arial" w:cs="Arial"/>
          <w:sz w:val="18"/>
        </w:rPr>
      </w:pPr>
      <w:r w:rsidRPr="001058B5">
        <w:rPr>
          <w:rFonts w:ascii="Arial" w:hAnsi="Arial" w:cs="Arial"/>
          <w:sz w:val="18"/>
        </w:rPr>
        <w:t xml:space="preserve">database session-based application contexts </w:t>
      </w:r>
      <w:hyperlink w:anchor="_bookmark1150" w:history="1">
        <w:r w:rsidRPr="001058B5">
          <w:rPr>
            <w:rFonts w:ascii="Arial" w:hAnsi="Arial" w:cs="Arial"/>
            <w:sz w:val="18"/>
          </w:rPr>
          <w:t>about, 6-4</w:t>
        </w:r>
      </w:hyperlink>
    </w:p>
    <w:p w14:paraId="434F2E8F" w14:textId="77777777" w:rsidR="008C539B" w:rsidRPr="001058B5" w:rsidRDefault="008D1AB8">
      <w:pPr>
        <w:spacing w:line="235" w:lineRule="auto"/>
        <w:ind w:left="340" w:right="597"/>
        <w:rPr>
          <w:rFonts w:ascii="Arial" w:hAnsi="Arial" w:cs="Arial"/>
          <w:sz w:val="18"/>
        </w:rPr>
      </w:pPr>
      <w:hyperlink w:anchor="_bookmark1152" w:history="1">
        <w:r w:rsidR="00C12992" w:rsidRPr="001058B5">
          <w:rPr>
            <w:rFonts w:ascii="Arial" w:hAnsi="Arial" w:cs="Arial"/>
            <w:sz w:val="18"/>
          </w:rPr>
          <w:t>cleaning up after user exits, 6-4</w:t>
        </w:r>
      </w:hyperlink>
      <w:r w:rsidR="00C12992" w:rsidRPr="001058B5">
        <w:rPr>
          <w:rFonts w:ascii="Arial" w:hAnsi="Arial" w:cs="Arial"/>
          <w:sz w:val="18"/>
        </w:rPr>
        <w:t xml:space="preserve"> </w:t>
      </w:r>
      <w:hyperlink w:anchor="_bookmark1154" w:history="1">
        <w:r w:rsidR="00C12992" w:rsidRPr="001058B5">
          <w:rPr>
            <w:rFonts w:ascii="Arial" w:hAnsi="Arial" w:cs="Arial"/>
            <w:sz w:val="18"/>
          </w:rPr>
          <w:t>components, 6-5</w:t>
        </w:r>
      </w:hyperlink>
    </w:p>
    <w:p w14:paraId="4FB9F03A" w14:textId="77777777" w:rsidR="008C539B" w:rsidRPr="001058B5" w:rsidRDefault="008D1AB8">
      <w:pPr>
        <w:spacing w:line="220" w:lineRule="exact"/>
        <w:ind w:left="340"/>
        <w:rPr>
          <w:rFonts w:ascii="Arial" w:hAnsi="Arial" w:cs="Arial"/>
          <w:sz w:val="18"/>
        </w:rPr>
      </w:pPr>
      <w:hyperlink w:anchor="_bookmark1156" w:history="1">
        <w:r w:rsidR="00C12992" w:rsidRPr="001058B5">
          <w:rPr>
            <w:rFonts w:ascii="Arial" w:hAnsi="Arial" w:cs="Arial"/>
            <w:sz w:val="18"/>
          </w:rPr>
          <w:t>creating, 6-5</w:t>
        </w:r>
      </w:hyperlink>
    </w:p>
    <w:p w14:paraId="2B41B777" w14:textId="77777777" w:rsidR="008C539B" w:rsidRPr="001058B5" w:rsidRDefault="008D1AB8">
      <w:pPr>
        <w:spacing w:line="220" w:lineRule="exact"/>
        <w:ind w:left="340"/>
        <w:rPr>
          <w:rFonts w:ascii="Arial" w:hAnsi="Arial" w:cs="Arial"/>
          <w:sz w:val="18"/>
        </w:rPr>
      </w:pPr>
      <w:hyperlink w:anchor="_bookmark1184" w:history="1">
        <w:r w:rsidR="00C12992" w:rsidRPr="001058B5">
          <w:rPr>
            <w:rFonts w:ascii="Arial" w:hAnsi="Arial" w:cs="Arial"/>
            <w:sz w:val="18"/>
          </w:rPr>
          <w:t>database links, 6-9</w:t>
        </w:r>
      </w:hyperlink>
    </w:p>
    <w:p w14:paraId="13281445" w14:textId="77777777" w:rsidR="008C539B" w:rsidRPr="001058B5" w:rsidRDefault="008D1AB8">
      <w:pPr>
        <w:spacing w:line="220" w:lineRule="exact"/>
        <w:ind w:left="340"/>
        <w:rPr>
          <w:rFonts w:ascii="Arial" w:hAnsi="Arial" w:cs="Arial"/>
          <w:sz w:val="18"/>
        </w:rPr>
      </w:pPr>
      <w:hyperlink w:anchor="_bookmark1177" w:history="1">
        <w:r w:rsidR="00C12992" w:rsidRPr="001058B5">
          <w:rPr>
            <w:rFonts w:ascii="Arial" w:hAnsi="Arial" w:cs="Arial"/>
            <w:sz w:val="18"/>
          </w:rPr>
          <w:t>dynamic SQL, 6-8</w:t>
        </w:r>
      </w:hyperlink>
    </w:p>
    <w:p w14:paraId="039E4BD9" w14:textId="77777777" w:rsidR="008C539B" w:rsidRPr="001058B5" w:rsidRDefault="008D1AB8">
      <w:pPr>
        <w:spacing w:line="235" w:lineRule="auto"/>
        <w:ind w:left="340" w:right="1887"/>
        <w:rPr>
          <w:rFonts w:ascii="Arial" w:hAnsi="Arial" w:cs="Arial"/>
          <w:sz w:val="18"/>
        </w:rPr>
      </w:pPr>
      <w:hyperlink w:anchor="_bookmark1236" w:history="1">
        <w:r w:rsidR="00C12992" w:rsidRPr="001058B5">
          <w:rPr>
            <w:rFonts w:ascii="Arial" w:hAnsi="Arial" w:cs="Arial"/>
            <w:sz w:val="18"/>
          </w:rPr>
          <w:t>externalized, using, 6-21</w:t>
        </w:r>
      </w:hyperlink>
      <w:r w:rsidR="00C12992" w:rsidRPr="001058B5">
        <w:rPr>
          <w:rFonts w:ascii="Arial" w:hAnsi="Arial" w:cs="Arial"/>
          <w:sz w:val="18"/>
        </w:rPr>
        <w:t xml:space="preserve"> </w:t>
      </w:r>
      <w:hyperlink w:anchor="_bookmark1148" w:history="1">
        <w:r w:rsidR="00C12992" w:rsidRPr="001058B5">
          <w:rPr>
            <w:rFonts w:ascii="Arial" w:hAnsi="Arial" w:cs="Arial"/>
            <w:sz w:val="18"/>
          </w:rPr>
          <w:t>how to use, 6-4</w:t>
        </w:r>
      </w:hyperlink>
    </w:p>
    <w:p w14:paraId="6AD080D2" w14:textId="77777777" w:rsidR="008C539B" w:rsidRPr="001058B5" w:rsidRDefault="008D1AB8">
      <w:pPr>
        <w:spacing w:line="220" w:lineRule="exact"/>
        <w:ind w:left="340"/>
        <w:rPr>
          <w:rFonts w:ascii="Arial" w:hAnsi="Arial" w:cs="Arial"/>
          <w:sz w:val="18"/>
        </w:rPr>
      </w:pPr>
      <w:hyperlink w:anchor="_bookmark1219" w:history="1">
        <w:r w:rsidR="00C12992" w:rsidRPr="001058B5">
          <w:rPr>
            <w:rFonts w:ascii="Arial" w:hAnsi="Arial" w:cs="Arial"/>
            <w:sz w:val="18"/>
          </w:rPr>
          <w:t>initializing externally, 6-16</w:t>
        </w:r>
      </w:hyperlink>
    </w:p>
    <w:p w14:paraId="5BEAF2F2" w14:textId="77777777" w:rsidR="008C539B" w:rsidRPr="001058B5" w:rsidRDefault="008D1AB8">
      <w:pPr>
        <w:spacing w:line="220" w:lineRule="exact"/>
        <w:ind w:left="340"/>
        <w:rPr>
          <w:rFonts w:ascii="Arial" w:hAnsi="Arial" w:cs="Arial"/>
          <w:sz w:val="18"/>
        </w:rPr>
      </w:pPr>
      <w:hyperlink w:anchor="_bookmark1229" w:history="1">
        <w:r w:rsidR="00C12992" w:rsidRPr="001058B5">
          <w:rPr>
            <w:rFonts w:ascii="Arial" w:hAnsi="Arial" w:cs="Arial"/>
            <w:sz w:val="18"/>
          </w:rPr>
          <w:t>initializing globally, 6-18</w:t>
        </w:r>
      </w:hyperlink>
    </w:p>
    <w:p w14:paraId="5F771517" w14:textId="77777777" w:rsidR="008C539B" w:rsidRPr="001058B5" w:rsidRDefault="008D1AB8">
      <w:pPr>
        <w:spacing w:line="220" w:lineRule="exact"/>
        <w:ind w:left="340"/>
        <w:rPr>
          <w:rFonts w:ascii="Arial" w:hAnsi="Arial" w:cs="Arial"/>
          <w:sz w:val="18"/>
        </w:rPr>
      </w:pPr>
      <w:hyperlink w:anchor="_bookmark1158" w:history="1">
        <w:r w:rsidR="00C12992" w:rsidRPr="001058B5">
          <w:rPr>
            <w:rFonts w:ascii="Arial" w:hAnsi="Arial" w:cs="Arial"/>
            <w:sz w:val="18"/>
          </w:rPr>
          <w:t>ownership, 6-5</w:t>
        </w:r>
      </w:hyperlink>
    </w:p>
    <w:p w14:paraId="7670F1C3" w14:textId="77777777" w:rsidR="008C539B" w:rsidRPr="001058B5" w:rsidRDefault="008D1AB8">
      <w:pPr>
        <w:spacing w:line="220" w:lineRule="exact"/>
        <w:ind w:left="340"/>
        <w:rPr>
          <w:rFonts w:ascii="Arial" w:hAnsi="Arial" w:cs="Arial"/>
          <w:sz w:val="18"/>
        </w:rPr>
      </w:pPr>
      <w:hyperlink w:anchor="_bookmark1181" w:history="1">
        <w:r w:rsidR="00C12992" w:rsidRPr="001058B5">
          <w:rPr>
            <w:rFonts w:ascii="Arial" w:hAnsi="Arial" w:cs="Arial"/>
            <w:sz w:val="18"/>
          </w:rPr>
          <w:t>parallel queries, 6-9</w:t>
        </w:r>
      </w:hyperlink>
    </w:p>
    <w:p w14:paraId="65F7C0F2" w14:textId="77777777" w:rsidR="008C539B" w:rsidRPr="001058B5" w:rsidRDefault="008D1AB8">
      <w:pPr>
        <w:spacing w:before="2" w:line="235" w:lineRule="auto"/>
        <w:ind w:left="340" w:right="1129"/>
        <w:rPr>
          <w:rFonts w:ascii="Arial" w:hAnsi="Arial" w:cs="Arial"/>
          <w:sz w:val="18"/>
        </w:rPr>
      </w:pPr>
      <w:hyperlink w:anchor="_bookmark1163" w:history="1">
        <w:r w:rsidR="00C12992" w:rsidRPr="001058B5">
          <w:rPr>
            <w:rFonts w:ascii="Arial" w:hAnsi="Arial" w:cs="Arial"/>
            <w:sz w:val="18"/>
          </w:rPr>
          <w:t>PL/SQL package creation, 6-6</w:t>
        </w:r>
      </w:hyperlink>
      <w:r w:rsidR="00C12992" w:rsidRPr="001058B5">
        <w:rPr>
          <w:rFonts w:ascii="Arial" w:hAnsi="Arial" w:cs="Arial"/>
          <w:sz w:val="18"/>
        </w:rPr>
        <w:t xml:space="preserve"> </w:t>
      </w:r>
      <w:hyperlink w:anchor="_bookmark1189" w:history="1">
        <w:r w:rsidR="00C12992" w:rsidRPr="001058B5">
          <w:rPr>
            <w:rFonts w:ascii="Arial" w:hAnsi="Arial" w:cs="Arial"/>
            <w:sz w:val="18"/>
          </w:rPr>
          <w:t>session information, setting, 6-9</w:t>
        </w:r>
      </w:hyperlink>
      <w:r w:rsidR="00C12992" w:rsidRPr="001058B5">
        <w:rPr>
          <w:rFonts w:ascii="Arial" w:hAnsi="Arial" w:cs="Arial"/>
          <w:sz w:val="18"/>
        </w:rPr>
        <w:t xml:space="preserve"> </w:t>
      </w:r>
      <w:hyperlink w:anchor="_bookmark1170" w:history="1">
        <w:r w:rsidR="00C12992" w:rsidRPr="001058B5">
          <w:rPr>
            <w:rFonts w:ascii="Arial" w:hAnsi="Arial" w:cs="Arial"/>
            <w:sz w:val="18"/>
          </w:rPr>
          <w:t>SYS_CONTEXT function, 6-7</w:t>
        </w:r>
      </w:hyperlink>
    </w:p>
    <w:p w14:paraId="6CB1EE89" w14:textId="77777777" w:rsidR="008C539B" w:rsidRPr="001058B5" w:rsidRDefault="008D1AB8">
      <w:pPr>
        <w:spacing w:line="221" w:lineRule="exact"/>
        <w:ind w:left="340"/>
        <w:rPr>
          <w:rFonts w:ascii="Arial" w:hAnsi="Arial" w:cs="Arial"/>
          <w:sz w:val="18"/>
        </w:rPr>
      </w:pPr>
      <w:hyperlink w:anchor="_bookmark1129" w:history="1">
        <w:r w:rsidR="00C12992" w:rsidRPr="001058B5">
          <w:rPr>
            <w:rFonts w:ascii="Arial" w:hAnsi="Arial" w:cs="Arial"/>
            <w:sz w:val="18"/>
          </w:rPr>
          <w:t>trusted procedure, 6-2</w:t>
        </w:r>
      </w:hyperlink>
    </w:p>
    <w:p w14:paraId="0118E9D2" w14:textId="77777777" w:rsidR="008C539B" w:rsidRPr="001058B5" w:rsidRDefault="008D1AB8">
      <w:pPr>
        <w:spacing w:line="220" w:lineRule="exact"/>
        <w:ind w:left="340"/>
        <w:rPr>
          <w:rFonts w:ascii="Arial" w:hAnsi="Arial" w:cs="Arial"/>
          <w:sz w:val="18"/>
        </w:rPr>
      </w:pPr>
      <w:hyperlink w:anchor="_bookmark1208" w:history="1">
        <w:r w:rsidR="00C12992" w:rsidRPr="001058B5">
          <w:rPr>
            <w:rFonts w:ascii="Arial" w:hAnsi="Arial" w:cs="Arial"/>
            <w:sz w:val="18"/>
          </w:rPr>
          <w:t>tutorial, 6-13</w:t>
        </w:r>
      </w:hyperlink>
    </w:p>
    <w:p w14:paraId="33CECE12" w14:textId="77777777" w:rsidR="008C539B" w:rsidRPr="001058B5" w:rsidRDefault="008D1AB8">
      <w:pPr>
        <w:spacing w:line="220" w:lineRule="exact"/>
        <w:ind w:left="340"/>
        <w:rPr>
          <w:rFonts w:ascii="Arial" w:hAnsi="Arial" w:cs="Arial"/>
          <w:sz w:val="18"/>
        </w:rPr>
      </w:pPr>
      <w:hyperlink w:anchor="_bookmark1151" w:history="1">
        <w:r w:rsidR="00C12992" w:rsidRPr="001058B5">
          <w:rPr>
            <w:rFonts w:ascii="Arial" w:hAnsi="Arial" w:cs="Arial"/>
            <w:i/>
            <w:sz w:val="18"/>
          </w:rPr>
          <w:t xml:space="preserve">See also </w:t>
        </w:r>
      </w:hyperlink>
      <w:r w:rsidR="00C12992" w:rsidRPr="001058B5">
        <w:rPr>
          <w:rFonts w:ascii="Arial" w:hAnsi="Arial" w:cs="Arial"/>
          <w:sz w:val="18"/>
        </w:rPr>
        <w:t>application contexts</w:t>
      </w:r>
    </w:p>
    <w:p w14:paraId="1FC44589" w14:textId="77777777" w:rsidR="008C539B" w:rsidRPr="001058B5" w:rsidRDefault="008D1AB8">
      <w:pPr>
        <w:spacing w:before="2" w:line="235" w:lineRule="auto"/>
        <w:ind w:left="100" w:right="597"/>
        <w:rPr>
          <w:rFonts w:ascii="Arial" w:hAnsi="Arial" w:cs="Arial"/>
          <w:sz w:val="18"/>
        </w:rPr>
      </w:pPr>
      <w:hyperlink w:anchor="_bookmark2311" w:history="1">
        <w:r w:rsidR="00C12992" w:rsidRPr="001058B5">
          <w:rPr>
            <w:rFonts w:ascii="Arial" w:hAnsi="Arial" w:cs="Arial"/>
            <w:sz w:val="18"/>
          </w:rPr>
          <w:t>database upgrades and CONNECT role, 10-22</w:t>
        </w:r>
      </w:hyperlink>
      <w:r w:rsidR="00C12992" w:rsidRPr="001058B5">
        <w:rPr>
          <w:rFonts w:ascii="Arial" w:hAnsi="Arial" w:cs="Arial"/>
          <w:sz w:val="18"/>
        </w:rPr>
        <w:t xml:space="preserve"> databases</w:t>
      </w:r>
    </w:p>
    <w:p w14:paraId="47AC5234"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w:t>
      </w:r>
    </w:p>
    <w:p w14:paraId="38DA6447" w14:textId="77777777" w:rsidR="008C539B" w:rsidRPr="001058B5" w:rsidRDefault="008D1AB8">
      <w:pPr>
        <w:spacing w:before="2" w:line="235" w:lineRule="auto"/>
        <w:ind w:left="340" w:right="1111"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w:t>
      </w:r>
      <w:hyperlink w:anchor="_bookmark54" w:history="1">
        <w:r w:rsidR="00C12992" w:rsidRPr="001058B5">
          <w:rPr>
            <w:rFonts w:ascii="Arial" w:hAnsi="Arial" w:cs="Arial"/>
            <w:sz w:val="18"/>
          </w:rPr>
          <w:t>additional security resources, 1-2</w:t>
        </w:r>
      </w:hyperlink>
      <w:r w:rsidR="00C12992" w:rsidRPr="001058B5">
        <w:rPr>
          <w:rFonts w:ascii="Arial" w:hAnsi="Arial" w:cs="Arial"/>
          <w:sz w:val="18"/>
        </w:rPr>
        <w:t xml:space="preserve"> </w:t>
      </w:r>
      <w:hyperlink w:anchor="_bookmark340" w:history="1">
        <w:r w:rsidR="00C12992" w:rsidRPr="001058B5">
          <w:rPr>
            <w:rFonts w:ascii="Arial" w:hAnsi="Arial" w:cs="Arial"/>
            <w:sz w:val="18"/>
          </w:rPr>
          <w:t>authentication, 3-26</w:t>
        </w:r>
      </w:hyperlink>
    </w:p>
    <w:p w14:paraId="2D45CF9C" w14:textId="77777777" w:rsidR="008C539B" w:rsidRPr="001058B5" w:rsidRDefault="008D1AB8">
      <w:pPr>
        <w:spacing w:before="3" w:line="235" w:lineRule="auto"/>
        <w:ind w:left="340" w:right="597"/>
        <w:rPr>
          <w:rFonts w:ascii="Arial" w:hAnsi="Arial" w:cs="Arial"/>
          <w:sz w:val="18"/>
        </w:rPr>
      </w:pPr>
      <w:hyperlink w:anchor="_bookmark998" w:history="1">
        <w:r w:rsidR="00C12992" w:rsidRPr="001058B5">
          <w:rPr>
            <w:rFonts w:ascii="Arial" w:hAnsi="Arial" w:cs="Arial"/>
            <w:sz w:val="18"/>
          </w:rPr>
          <w:t>database user and application user, 5-2</w:t>
        </w:r>
      </w:hyperlink>
      <w:r w:rsidR="00C12992" w:rsidRPr="001058B5">
        <w:rPr>
          <w:rFonts w:ascii="Arial" w:hAnsi="Arial" w:cs="Arial"/>
          <w:sz w:val="18"/>
        </w:rPr>
        <w:t xml:space="preserve"> default audit settings</w:t>
      </w:r>
    </w:p>
    <w:p w14:paraId="6A3A6903" w14:textId="77777777" w:rsidR="008C539B" w:rsidRPr="001058B5" w:rsidRDefault="008D1AB8">
      <w:pPr>
        <w:spacing w:line="220" w:lineRule="exact"/>
        <w:ind w:left="580"/>
        <w:rPr>
          <w:rFonts w:ascii="Arial" w:hAnsi="Arial" w:cs="Arial"/>
          <w:sz w:val="18"/>
        </w:rPr>
      </w:pPr>
      <w:hyperlink w:anchor="_bookmark1884" w:history="1">
        <w:r w:rsidR="00C12992" w:rsidRPr="001058B5">
          <w:rPr>
            <w:rFonts w:ascii="Arial" w:hAnsi="Arial" w:cs="Arial"/>
            <w:sz w:val="18"/>
          </w:rPr>
          <w:t>about, 9-35</w:t>
        </w:r>
      </w:hyperlink>
    </w:p>
    <w:p w14:paraId="5DDB9405" w14:textId="77777777" w:rsidR="008C539B" w:rsidRPr="001058B5" w:rsidRDefault="008D1AB8">
      <w:pPr>
        <w:spacing w:line="220" w:lineRule="exact"/>
        <w:ind w:left="580"/>
        <w:rPr>
          <w:rFonts w:ascii="Arial" w:hAnsi="Arial" w:cs="Arial"/>
          <w:sz w:val="18"/>
        </w:rPr>
      </w:pPr>
      <w:hyperlink w:anchor="_bookmark1885" w:history="1">
        <w:r w:rsidR="00C12992" w:rsidRPr="001058B5">
          <w:rPr>
            <w:rFonts w:ascii="Arial" w:hAnsi="Arial" w:cs="Arial"/>
            <w:sz w:val="18"/>
          </w:rPr>
          <w:t>DBCA-created databases, 9-35</w:t>
        </w:r>
      </w:hyperlink>
    </w:p>
    <w:p w14:paraId="4BCA6E4A" w14:textId="77777777" w:rsidR="008C539B" w:rsidRPr="001058B5" w:rsidRDefault="008D1AB8">
      <w:pPr>
        <w:spacing w:line="237" w:lineRule="auto"/>
        <w:ind w:left="340" w:right="926" w:firstLine="240"/>
        <w:rPr>
          <w:rFonts w:ascii="Arial" w:hAnsi="Arial" w:cs="Arial"/>
          <w:sz w:val="18"/>
        </w:rPr>
      </w:pPr>
      <w:hyperlink w:anchor="_bookmark1886" w:history="1">
        <w:r w:rsidR="00C12992" w:rsidRPr="001058B5">
          <w:rPr>
            <w:rFonts w:ascii="Arial" w:hAnsi="Arial" w:cs="Arial"/>
            <w:sz w:val="18"/>
          </w:rPr>
          <w:t>manually-created databases, 9-35</w:t>
        </w:r>
      </w:hyperlink>
      <w:r w:rsidR="00C12992" w:rsidRPr="001058B5">
        <w:rPr>
          <w:rFonts w:ascii="Arial" w:hAnsi="Arial" w:cs="Arial"/>
          <w:sz w:val="18"/>
        </w:rPr>
        <w:t xml:space="preserve"> </w:t>
      </w:r>
      <w:hyperlink w:anchor="_bookmark222" w:history="1">
        <w:r w:rsidR="00C12992" w:rsidRPr="001058B5">
          <w:rPr>
            <w:rFonts w:ascii="Arial" w:hAnsi="Arial" w:cs="Arial"/>
            <w:sz w:val="18"/>
          </w:rPr>
          <w:t>default password security settings, 3-6</w:t>
        </w:r>
      </w:hyperlink>
    </w:p>
    <w:p w14:paraId="2FF5EAFE" w14:textId="77777777" w:rsidR="008C539B" w:rsidRPr="001058B5" w:rsidRDefault="008D1AB8">
      <w:pPr>
        <w:spacing w:line="219" w:lineRule="exact"/>
        <w:ind w:left="580"/>
        <w:rPr>
          <w:rFonts w:ascii="Arial" w:hAnsi="Arial" w:cs="Arial"/>
          <w:sz w:val="18"/>
        </w:rPr>
      </w:pPr>
      <w:hyperlink w:anchor="_bookmark226" w:history="1">
        <w:r w:rsidR="00C12992" w:rsidRPr="001058B5">
          <w:rPr>
            <w:rFonts w:ascii="Arial" w:hAnsi="Arial" w:cs="Arial"/>
            <w:sz w:val="18"/>
          </w:rPr>
          <w:t>DBCA-created databases, 3-6</w:t>
        </w:r>
      </w:hyperlink>
    </w:p>
    <w:p w14:paraId="0844F183" w14:textId="77777777" w:rsidR="008C539B" w:rsidRPr="001058B5" w:rsidRDefault="00C12992">
      <w:pPr>
        <w:spacing w:before="70" w:line="235" w:lineRule="auto"/>
        <w:ind w:left="340" w:right="1513" w:firstLine="240"/>
        <w:rPr>
          <w:rFonts w:ascii="Arial" w:hAnsi="Arial" w:cs="Arial"/>
          <w:sz w:val="18"/>
        </w:rPr>
      </w:pPr>
      <w:r w:rsidRPr="001058B5">
        <w:rPr>
          <w:rFonts w:ascii="Arial" w:hAnsi="Arial" w:cs="Arial"/>
        </w:rPr>
        <w:br w:type="column"/>
      </w:r>
      <w:hyperlink w:anchor="_bookmark224" w:history="1">
        <w:r w:rsidRPr="001058B5">
          <w:rPr>
            <w:rFonts w:ascii="Arial" w:hAnsi="Arial" w:cs="Arial"/>
            <w:sz w:val="18"/>
          </w:rPr>
          <w:t>manually-created databases, 3-6</w:t>
        </w:r>
      </w:hyperlink>
      <w:r w:rsidRPr="001058B5">
        <w:rPr>
          <w:rFonts w:ascii="Arial" w:hAnsi="Arial" w:cs="Arial"/>
          <w:sz w:val="18"/>
        </w:rPr>
        <w:t xml:space="preserve"> </w:t>
      </w:r>
      <w:hyperlink w:anchor="_bookmark52" w:history="1">
        <w:r w:rsidRPr="001058B5">
          <w:rPr>
            <w:rFonts w:ascii="Arial" w:hAnsi="Arial" w:cs="Arial"/>
            <w:sz w:val="18"/>
          </w:rPr>
          <w:t>default security features, summary, 1-1</w:t>
        </w:r>
      </w:hyperlink>
      <w:r w:rsidRPr="001058B5">
        <w:rPr>
          <w:rFonts w:ascii="Arial" w:hAnsi="Arial" w:cs="Arial"/>
          <w:sz w:val="18"/>
        </w:rPr>
        <w:t xml:space="preserve"> </w:t>
      </w:r>
      <w:hyperlink w:anchor="_bookmark792" w:history="1">
        <w:r w:rsidRPr="001058B5">
          <w:rPr>
            <w:rFonts w:ascii="Arial" w:hAnsi="Arial" w:cs="Arial"/>
            <w:sz w:val="18"/>
          </w:rPr>
          <w:t>granting privileges, 4-37</w:t>
        </w:r>
      </w:hyperlink>
    </w:p>
    <w:p w14:paraId="57F1DCE5" w14:textId="77777777" w:rsidR="008C539B" w:rsidRPr="001058B5" w:rsidRDefault="008D1AB8">
      <w:pPr>
        <w:spacing w:before="3" w:line="235" w:lineRule="auto"/>
        <w:ind w:left="340" w:right="2594"/>
        <w:rPr>
          <w:rFonts w:ascii="Arial" w:hAnsi="Arial" w:cs="Arial"/>
          <w:sz w:val="18"/>
        </w:rPr>
      </w:pPr>
      <w:hyperlink w:anchor="_bookmark792" w:history="1">
        <w:r w:rsidR="00C12992" w:rsidRPr="001058B5">
          <w:rPr>
            <w:rFonts w:ascii="Arial" w:hAnsi="Arial" w:cs="Arial"/>
            <w:sz w:val="18"/>
          </w:rPr>
          <w:t>granting roles, 4-37</w:t>
        </w:r>
      </w:hyperlink>
      <w:r w:rsidR="00C12992" w:rsidRPr="001058B5">
        <w:rPr>
          <w:rFonts w:ascii="Arial" w:hAnsi="Arial" w:cs="Arial"/>
          <w:sz w:val="18"/>
        </w:rPr>
        <w:t xml:space="preserve"> </w:t>
      </w:r>
      <w:hyperlink w:anchor="_bookmark115" w:history="1">
        <w:r w:rsidR="00C12992" w:rsidRPr="001058B5">
          <w:rPr>
            <w:rFonts w:ascii="Arial" w:hAnsi="Arial" w:cs="Arial"/>
            <w:sz w:val="18"/>
          </w:rPr>
          <w:t>limitations on usage, 2-10</w:t>
        </w:r>
      </w:hyperlink>
    </w:p>
    <w:p w14:paraId="74B420C5" w14:textId="77777777" w:rsidR="008C539B" w:rsidRPr="001058B5" w:rsidRDefault="008D1AB8">
      <w:pPr>
        <w:spacing w:line="237" w:lineRule="auto"/>
        <w:ind w:left="340" w:right="1806"/>
        <w:rPr>
          <w:rFonts w:ascii="Arial" w:hAnsi="Arial" w:cs="Arial"/>
          <w:sz w:val="18"/>
        </w:rPr>
      </w:pPr>
      <w:hyperlink w:anchor="_bookmark1673" w:history="1">
        <w:r w:rsidR="00C12992" w:rsidRPr="001058B5">
          <w:rPr>
            <w:rFonts w:ascii="Arial" w:hAnsi="Arial" w:cs="Arial"/>
            <w:sz w:val="18"/>
          </w:rPr>
          <w:t>read-only mode, starting in, 9-10</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security and schemas, 5-15</w:t>
        </w:r>
      </w:hyperlink>
    </w:p>
    <w:p w14:paraId="3D5A0EC4" w14:textId="77777777" w:rsidR="008C539B" w:rsidRPr="001058B5" w:rsidRDefault="008D1AB8">
      <w:pPr>
        <w:spacing w:line="237" w:lineRule="auto"/>
        <w:ind w:left="340" w:right="1513"/>
        <w:rPr>
          <w:rFonts w:ascii="Arial" w:hAnsi="Arial" w:cs="Arial"/>
          <w:sz w:val="18"/>
        </w:rPr>
      </w:pPr>
      <w:hyperlink w:anchor="_bookmark1009" w:history="1">
        <w:r w:rsidR="00C12992" w:rsidRPr="001058B5">
          <w:rPr>
            <w:rFonts w:ascii="Arial" w:hAnsi="Arial" w:cs="Arial"/>
            <w:sz w:val="18"/>
          </w:rPr>
          <w:t>security embedded, advantages of, 5-2</w:t>
        </w:r>
      </w:hyperlink>
      <w:r w:rsidR="00C12992" w:rsidRPr="001058B5">
        <w:rPr>
          <w:rFonts w:ascii="Arial" w:hAnsi="Arial" w:cs="Arial"/>
          <w:sz w:val="18"/>
        </w:rPr>
        <w:t xml:space="preserve"> </w:t>
      </w:r>
      <w:hyperlink w:anchor="_bookmark1351" w:history="1">
        <w:r w:rsidR="00C12992" w:rsidRPr="001058B5">
          <w:rPr>
            <w:rFonts w:ascii="Arial" w:hAnsi="Arial" w:cs="Arial"/>
            <w:sz w:val="18"/>
          </w:rPr>
          <w:t>security policies based on, 7-2</w:t>
        </w:r>
      </w:hyperlink>
    </w:p>
    <w:p w14:paraId="42F54FF1" w14:textId="77777777" w:rsidR="008C539B" w:rsidRPr="001058B5" w:rsidRDefault="008D1AB8">
      <w:pPr>
        <w:spacing w:line="217" w:lineRule="exact"/>
        <w:ind w:left="100"/>
        <w:rPr>
          <w:rFonts w:ascii="Arial" w:hAnsi="Arial" w:cs="Arial"/>
          <w:sz w:val="18"/>
        </w:rPr>
      </w:pPr>
      <w:hyperlink w:anchor="_bookmark596" w:history="1">
        <w:r w:rsidR="00C12992" w:rsidRPr="001058B5">
          <w:rPr>
            <w:rFonts w:ascii="Arial" w:hAnsi="Arial" w:cs="Arial"/>
            <w:sz w:val="18"/>
          </w:rPr>
          <w:t>DATAPUMP_EXP_FULL_DATABASE role,   4-12</w:t>
        </w:r>
      </w:hyperlink>
    </w:p>
    <w:p w14:paraId="5808A91D" w14:textId="77777777" w:rsidR="008C539B" w:rsidRPr="001058B5" w:rsidRDefault="008D1AB8">
      <w:pPr>
        <w:spacing w:line="220" w:lineRule="exact"/>
        <w:ind w:left="100"/>
        <w:rPr>
          <w:rFonts w:ascii="Arial" w:hAnsi="Arial" w:cs="Arial"/>
          <w:sz w:val="18"/>
        </w:rPr>
      </w:pPr>
      <w:hyperlink w:anchor="_bookmark597" w:history="1">
        <w:r w:rsidR="00C12992" w:rsidRPr="001058B5">
          <w:rPr>
            <w:rFonts w:ascii="Arial" w:hAnsi="Arial" w:cs="Arial"/>
            <w:sz w:val="18"/>
          </w:rPr>
          <w:t>DATAPUMP_IMP_FULL_DATABASE role,   4-12</w:t>
        </w:r>
      </w:hyperlink>
    </w:p>
    <w:p w14:paraId="5F4CB232" w14:textId="77777777" w:rsidR="008C539B" w:rsidRPr="001058B5" w:rsidRDefault="00C12992">
      <w:pPr>
        <w:spacing w:line="220" w:lineRule="exact"/>
        <w:ind w:left="100"/>
        <w:rPr>
          <w:rFonts w:ascii="Arial" w:hAnsi="Arial" w:cs="Arial"/>
          <w:sz w:val="18"/>
        </w:rPr>
      </w:pPr>
      <w:r w:rsidRPr="001058B5">
        <w:rPr>
          <w:rFonts w:ascii="Arial" w:hAnsi="Arial" w:cs="Arial"/>
          <w:sz w:val="18"/>
        </w:rPr>
        <w:t>DBA role</w:t>
      </w:r>
    </w:p>
    <w:p w14:paraId="1C5D2140" w14:textId="77777777" w:rsidR="008C539B" w:rsidRPr="001058B5" w:rsidRDefault="008D1AB8">
      <w:pPr>
        <w:spacing w:line="220" w:lineRule="exact"/>
        <w:ind w:left="340"/>
        <w:rPr>
          <w:rFonts w:ascii="Arial" w:hAnsi="Arial" w:cs="Arial"/>
          <w:sz w:val="18"/>
        </w:rPr>
      </w:pPr>
      <w:hyperlink w:anchor="_bookmark598" w:history="1">
        <w:r w:rsidR="00C12992" w:rsidRPr="001058B5">
          <w:rPr>
            <w:rFonts w:ascii="Arial" w:hAnsi="Arial" w:cs="Arial"/>
            <w:sz w:val="18"/>
          </w:rPr>
          <w:t>about, 4-12</w:t>
        </w:r>
      </w:hyperlink>
    </w:p>
    <w:p w14:paraId="3BD15C1B" w14:textId="77777777" w:rsidR="008C539B" w:rsidRPr="001058B5" w:rsidRDefault="008D1AB8">
      <w:pPr>
        <w:spacing w:line="220" w:lineRule="exact"/>
        <w:ind w:left="100"/>
        <w:rPr>
          <w:rFonts w:ascii="Arial" w:hAnsi="Arial" w:cs="Arial"/>
          <w:sz w:val="18"/>
        </w:rPr>
      </w:pPr>
      <w:hyperlink w:anchor="_bookmark935" w:history="1">
        <w:r w:rsidR="00C12992" w:rsidRPr="001058B5">
          <w:rPr>
            <w:rFonts w:ascii="Arial" w:hAnsi="Arial" w:cs="Arial"/>
            <w:sz w:val="18"/>
          </w:rPr>
          <w:t>DBA_NETWORK_ACL_PRIVILEGES view, 4-66</w:t>
        </w:r>
      </w:hyperlink>
    </w:p>
    <w:p w14:paraId="69C75910" w14:textId="77777777" w:rsidR="008C539B" w:rsidRPr="001058B5" w:rsidRDefault="00C12992">
      <w:pPr>
        <w:spacing w:line="220" w:lineRule="exact"/>
        <w:ind w:left="100"/>
        <w:rPr>
          <w:rFonts w:ascii="Arial" w:hAnsi="Arial" w:cs="Arial"/>
          <w:sz w:val="18"/>
        </w:rPr>
      </w:pPr>
      <w:r w:rsidRPr="001058B5">
        <w:rPr>
          <w:rFonts w:ascii="Arial" w:hAnsi="Arial" w:cs="Arial"/>
          <w:sz w:val="18"/>
        </w:rPr>
        <w:t>DBA_ROLE_PRIVS view</w:t>
      </w:r>
    </w:p>
    <w:p w14:paraId="1FB0B22D" w14:textId="77777777" w:rsidR="008C539B" w:rsidRPr="001058B5" w:rsidRDefault="008D1AB8">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DBA_ROLES data dictionary view</w:t>
      </w:r>
    </w:p>
    <w:p w14:paraId="58B02962" w14:textId="77777777" w:rsidR="008C539B" w:rsidRPr="001058B5" w:rsidRDefault="008D1AB8">
      <w:pPr>
        <w:spacing w:line="220" w:lineRule="exact"/>
        <w:ind w:left="340"/>
        <w:rPr>
          <w:rFonts w:ascii="Arial" w:hAnsi="Arial" w:cs="Arial"/>
          <w:sz w:val="18"/>
        </w:rPr>
      </w:pPr>
      <w:hyperlink w:anchor="_bookmark535" w:history="1">
        <w:r w:rsidR="00C12992" w:rsidRPr="001058B5">
          <w:rPr>
            <w:rFonts w:ascii="Arial" w:hAnsi="Arial" w:cs="Arial"/>
            <w:sz w:val="18"/>
          </w:rPr>
          <w:t>PUBLIC role, 4-5</w:t>
        </w:r>
      </w:hyperlink>
    </w:p>
    <w:p w14:paraId="793087EA" w14:textId="77777777" w:rsidR="008C539B" w:rsidRPr="001058B5" w:rsidRDefault="008D1AB8">
      <w:pPr>
        <w:spacing w:line="235" w:lineRule="auto"/>
        <w:ind w:left="100" w:right="836"/>
        <w:rPr>
          <w:rFonts w:ascii="Arial" w:hAnsi="Arial" w:cs="Arial"/>
          <w:sz w:val="18"/>
        </w:rPr>
      </w:pPr>
      <w:hyperlink w:anchor="_bookmark599" w:history="1">
        <w:r w:rsidR="00C12992" w:rsidRPr="001058B5">
          <w:rPr>
            <w:rFonts w:ascii="Arial" w:hAnsi="Arial" w:cs="Arial"/>
            <w:sz w:val="18"/>
          </w:rPr>
          <w:t>DBFS_ROLE role, 4-12</w:t>
        </w:r>
      </w:hyperlink>
      <w:r w:rsidR="00C12992" w:rsidRPr="001058B5">
        <w:rPr>
          <w:rFonts w:ascii="Arial" w:hAnsi="Arial" w:cs="Arial"/>
          <w:sz w:val="18"/>
        </w:rPr>
        <w:t xml:space="preserve"> DBMS_APPLICATION.SET_CLIENT_INFO</w:t>
      </w:r>
    </w:p>
    <w:p w14:paraId="55DB0AC0" w14:textId="77777777" w:rsidR="008C539B" w:rsidRPr="001058B5" w:rsidRDefault="00C12992">
      <w:pPr>
        <w:spacing w:before="1" w:line="235" w:lineRule="auto"/>
        <w:ind w:left="340" w:right="1190" w:firstLine="120"/>
        <w:rPr>
          <w:rFonts w:ascii="Arial" w:hAnsi="Arial" w:cs="Arial"/>
          <w:sz w:val="18"/>
        </w:rPr>
      </w:pPr>
      <w:r w:rsidRPr="001058B5">
        <w:rPr>
          <w:rFonts w:ascii="Arial" w:hAnsi="Arial" w:cs="Arial"/>
          <w:sz w:val="18"/>
        </w:rPr>
        <w:t xml:space="preserve">procedure </w:t>
      </w:r>
      <w:hyperlink w:anchor="_bookmark487" w:history="1">
        <w:r w:rsidRPr="001058B5">
          <w:rPr>
            <w:rFonts w:ascii="Arial" w:hAnsi="Arial" w:cs="Arial"/>
            <w:sz w:val="18"/>
          </w:rPr>
          <w:t>DBMS_SESSION.SET_IDENTIFIER value,</w:t>
        </w:r>
      </w:hyperlink>
    </w:p>
    <w:p w14:paraId="4F385392" w14:textId="77777777" w:rsidR="008C539B" w:rsidRPr="001058B5" w:rsidRDefault="008D1AB8">
      <w:pPr>
        <w:spacing w:line="237" w:lineRule="auto"/>
        <w:ind w:left="100" w:right="1806" w:firstLine="600"/>
        <w:rPr>
          <w:rFonts w:ascii="Arial" w:hAnsi="Arial" w:cs="Arial"/>
          <w:sz w:val="18"/>
        </w:rPr>
      </w:pPr>
      <w:hyperlink w:anchor="_bookmark487" w:history="1">
        <w:r w:rsidR="00C12992" w:rsidRPr="001058B5">
          <w:rPr>
            <w:rFonts w:ascii="Arial" w:hAnsi="Arial" w:cs="Arial"/>
            <w:sz w:val="18"/>
          </w:rPr>
          <w:t>overwriting, 3-46</w:t>
        </w:r>
      </w:hyperlink>
      <w:r w:rsidR="00C12992" w:rsidRPr="001058B5">
        <w:rPr>
          <w:rFonts w:ascii="Arial" w:hAnsi="Arial" w:cs="Arial"/>
          <w:sz w:val="18"/>
        </w:rPr>
        <w:t xml:space="preserve"> DBMS_CRYPTO package</w:t>
      </w:r>
    </w:p>
    <w:p w14:paraId="3EEAF07D" w14:textId="77777777" w:rsidR="008C539B" w:rsidRPr="001058B5" w:rsidRDefault="008D1AB8">
      <w:pPr>
        <w:spacing w:line="217" w:lineRule="exact"/>
        <w:ind w:left="340"/>
        <w:rPr>
          <w:rFonts w:ascii="Arial" w:hAnsi="Arial" w:cs="Arial"/>
          <w:sz w:val="18"/>
        </w:rPr>
      </w:pPr>
      <w:hyperlink w:anchor="_bookmark1584" w:history="1">
        <w:r w:rsidR="00C12992" w:rsidRPr="001058B5">
          <w:rPr>
            <w:rFonts w:ascii="Arial" w:hAnsi="Arial" w:cs="Arial"/>
            <w:sz w:val="18"/>
          </w:rPr>
          <w:t>about, 8-8</w:t>
        </w:r>
      </w:hyperlink>
    </w:p>
    <w:p w14:paraId="5618CD31" w14:textId="77777777" w:rsidR="008C539B" w:rsidRPr="001058B5" w:rsidRDefault="008D1AB8">
      <w:pPr>
        <w:spacing w:line="237" w:lineRule="auto"/>
        <w:ind w:left="340" w:right="1806"/>
        <w:rPr>
          <w:rFonts w:ascii="Arial" w:hAnsi="Arial" w:cs="Arial"/>
          <w:sz w:val="18"/>
        </w:rPr>
      </w:pPr>
      <w:hyperlink w:anchor="_bookmark1587" w:history="1">
        <w:r w:rsidR="00C12992" w:rsidRPr="001058B5">
          <w:rPr>
            <w:rFonts w:ascii="Arial" w:hAnsi="Arial" w:cs="Arial"/>
            <w:sz w:val="18"/>
          </w:rPr>
          <w:t>encryption algorithms supported, 8-8</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1084AC37" w14:textId="77777777" w:rsidR="008C539B" w:rsidRPr="001058B5" w:rsidRDefault="00C12992">
      <w:pPr>
        <w:spacing w:line="235" w:lineRule="auto"/>
        <w:ind w:left="340" w:right="3279" w:hanging="240"/>
        <w:rPr>
          <w:rFonts w:ascii="Arial" w:hAnsi="Arial" w:cs="Arial"/>
          <w:sz w:val="18"/>
        </w:rPr>
      </w:pPr>
      <w:r w:rsidRPr="001058B5">
        <w:rPr>
          <w:rFonts w:ascii="Arial" w:hAnsi="Arial" w:cs="Arial"/>
          <w:sz w:val="18"/>
        </w:rPr>
        <w:t xml:space="preserve">DBMS_FGA package </w:t>
      </w:r>
      <w:hyperlink w:anchor="_bookmark1920" w:history="1">
        <w:r w:rsidRPr="001058B5">
          <w:rPr>
            <w:rFonts w:ascii="Arial" w:hAnsi="Arial" w:cs="Arial"/>
            <w:sz w:val="18"/>
          </w:rPr>
          <w:t>about, 9-39</w:t>
        </w:r>
      </w:hyperlink>
    </w:p>
    <w:p w14:paraId="4CCF8489" w14:textId="77777777" w:rsidR="008C539B" w:rsidRPr="001058B5" w:rsidRDefault="008D1AB8">
      <w:pPr>
        <w:spacing w:line="220" w:lineRule="exact"/>
        <w:ind w:left="340"/>
        <w:rPr>
          <w:rFonts w:ascii="Arial" w:hAnsi="Arial" w:cs="Arial"/>
          <w:sz w:val="18"/>
        </w:rPr>
      </w:pPr>
      <w:hyperlink w:anchor="_bookmark1923" w:history="1">
        <w:r w:rsidR="00C12992" w:rsidRPr="001058B5">
          <w:rPr>
            <w:rFonts w:ascii="Arial" w:hAnsi="Arial" w:cs="Arial"/>
            <w:sz w:val="18"/>
          </w:rPr>
          <w:t>ADD_POLICY procedure, 9-40</w:t>
        </w:r>
      </w:hyperlink>
    </w:p>
    <w:p w14:paraId="501C4B58" w14:textId="77777777" w:rsidR="008C539B" w:rsidRPr="001058B5" w:rsidRDefault="008D1AB8">
      <w:pPr>
        <w:spacing w:line="220" w:lineRule="exact"/>
        <w:ind w:left="340"/>
        <w:rPr>
          <w:rFonts w:ascii="Arial" w:hAnsi="Arial" w:cs="Arial"/>
          <w:sz w:val="18"/>
        </w:rPr>
      </w:pPr>
      <w:hyperlink w:anchor="_bookmark1935" w:history="1">
        <w:r w:rsidR="00C12992" w:rsidRPr="001058B5">
          <w:rPr>
            <w:rFonts w:ascii="Arial" w:hAnsi="Arial" w:cs="Arial"/>
            <w:sz w:val="18"/>
          </w:rPr>
          <w:t>DISABLE_POLICY procedure, 9-43</w:t>
        </w:r>
      </w:hyperlink>
    </w:p>
    <w:p w14:paraId="6883450F" w14:textId="77777777" w:rsidR="008C539B" w:rsidRPr="001058B5" w:rsidRDefault="008D1AB8">
      <w:pPr>
        <w:spacing w:line="220" w:lineRule="exact"/>
        <w:ind w:left="340"/>
        <w:rPr>
          <w:rFonts w:ascii="Arial" w:hAnsi="Arial" w:cs="Arial"/>
          <w:sz w:val="18"/>
        </w:rPr>
      </w:pPr>
      <w:hyperlink w:anchor="_bookmark1940" w:history="1">
        <w:r w:rsidR="00C12992" w:rsidRPr="001058B5">
          <w:rPr>
            <w:rFonts w:ascii="Arial" w:hAnsi="Arial" w:cs="Arial"/>
            <w:sz w:val="18"/>
          </w:rPr>
          <w:t>DROP_POLICY procedure, 9-44</w:t>
        </w:r>
      </w:hyperlink>
    </w:p>
    <w:p w14:paraId="0EFD4557" w14:textId="77777777" w:rsidR="008C539B" w:rsidRPr="001058B5" w:rsidRDefault="008D1AB8">
      <w:pPr>
        <w:spacing w:line="235" w:lineRule="auto"/>
        <w:ind w:left="100" w:right="836" w:firstLine="240"/>
        <w:rPr>
          <w:rFonts w:ascii="Arial" w:hAnsi="Arial" w:cs="Arial"/>
          <w:sz w:val="18"/>
        </w:rPr>
      </w:pPr>
      <w:hyperlink w:anchor="_bookmark1937" w:history="1">
        <w:r w:rsidR="00C12992" w:rsidRPr="001058B5">
          <w:rPr>
            <w:rFonts w:ascii="Arial" w:hAnsi="Arial" w:cs="Arial"/>
            <w:sz w:val="18"/>
          </w:rPr>
          <w:t>ENABLE_POLICY procedure, 9-44</w:t>
        </w:r>
      </w:hyperlink>
      <w:r w:rsidR="00C12992" w:rsidRPr="001058B5">
        <w:rPr>
          <w:rFonts w:ascii="Arial" w:hAnsi="Arial" w:cs="Arial"/>
          <w:sz w:val="18"/>
        </w:rPr>
        <w:t xml:space="preserve"> DBMS_OBFUSCATION_TOOLKIT package</w:t>
      </w:r>
    </w:p>
    <w:p w14:paraId="2559DBDF" w14:textId="77777777" w:rsidR="008C539B" w:rsidRPr="001058B5" w:rsidRDefault="008D1AB8">
      <w:pPr>
        <w:spacing w:line="220" w:lineRule="exact"/>
        <w:ind w:left="340"/>
        <w:rPr>
          <w:rFonts w:ascii="Arial" w:hAnsi="Arial" w:cs="Arial"/>
          <w:sz w:val="18"/>
        </w:rPr>
      </w:pPr>
      <w:hyperlink w:anchor="_bookmark1585" w:history="1">
        <w:r w:rsidR="00C12992" w:rsidRPr="001058B5">
          <w:rPr>
            <w:rFonts w:ascii="Arial" w:hAnsi="Arial" w:cs="Arial"/>
            <w:sz w:val="18"/>
          </w:rPr>
          <w:t>backward compatibility, 8-8</w:t>
        </w:r>
      </w:hyperlink>
    </w:p>
    <w:p w14:paraId="0354B582" w14:textId="77777777" w:rsidR="008C539B" w:rsidRPr="001058B5" w:rsidRDefault="008D1AB8">
      <w:pPr>
        <w:spacing w:before="2" w:line="235" w:lineRule="auto"/>
        <w:ind w:left="100" w:right="2158" w:firstLine="240"/>
        <w:rPr>
          <w:rFonts w:ascii="Arial" w:hAnsi="Arial" w:cs="Arial"/>
          <w:sz w:val="18"/>
        </w:rPr>
      </w:pPr>
      <w:hyperlink w:anchor="_bookmark1586" w:history="1">
        <w:r w:rsidR="00C12992" w:rsidRPr="001058B5">
          <w:rPr>
            <w:rFonts w:ascii="Arial" w:hAnsi="Arial" w:cs="Arial"/>
            <w:i/>
            <w:sz w:val="18"/>
          </w:rPr>
          <w:t xml:space="preserve">See also </w:t>
        </w:r>
      </w:hyperlink>
      <w:r w:rsidR="00C12992" w:rsidRPr="001058B5">
        <w:rPr>
          <w:rFonts w:ascii="Arial" w:hAnsi="Arial" w:cs="Arial"/>
          <w:sz w:val="18"/>
        </w:rPr>
        <w:t>DBMS_CRYPTO package DBMS_RLS package</w:t>
      </w:r>
    </w:p>
    <w:p w14:paraId="63C3F83E" w14:textId="77777777" w:rsidR="008C539B" w:rsidRPr="001058B5" w:rsidRDefault="008D1AB8">
      <w:pPr>
        <w:spacing w:line="220" w:lineRule="exact"/>
        <w:ind w:left="340"/>
        <w:rPr>
          <w:rFonts w:ascii="Arial" w:hAnsi="Arial" w:cs="Arial"/>
          <w:sz w:val="18"/>
        </w:rPr>
      </w:pPr>
      <w:hyperlink w:anchor="_bookmark1382" w:history="1">
        <w:r w:rsidR="00C12992" w:rsidRPr="001058B5">
          <w:rPr>
            <w:rFonts w:ascii="Arial" w:hAnsi="Arial" w:cs="Arial"/>
            <w:sz w:val="18"/>
          </w:rPr>
          <w:t>about, 7-6</w:t>
        </w:r>
      </w:hyperlink>
    </w:p>
    <w:p w14:paraId="70174F52" w14:textId="77777777" w:rsidR="008C539B" w:rsidRPr="001058B5" w:rsidRDefault="008D1AB8">
      <w:pPr>
        <w:spacing w:before="2" w:line="235" w:lineRule="auto"/>
        <w:ind w:left="100" w:right="836"/>
        <w:rPr>
          <w:rFonts w:ascii="Arial" w:hAnsi="Arial" w:cs="Arial"/>
          <w:sz w:val="18"/>
        </w:rPr>
      </w:pPr>
      <w:hyperlink w:anchor="_bookmark1396" w:history="1">
        <w:r w:rsidR="00C12992" w:rsidRPr="001058B5">
          <w:rPr>
            <w:rFonts w:ascii="Arial" w:hAnsi="Arial" w:cs="Arial"/>
            <w:sz w:val="18"/>
          </w:rPr>
          <w:t>DBMS_RLS.ADD_CONTEXT procedure, 7-6</w:t>
        </w:r>
      </w:hyperlink>
      <w:r w:rsidR="00C12992" w:rsidRPr="001058B5">
        <w:rPr>
          <w:rFonts w:ascii="Arial" w:hAnsi="Arial" w:cs="Arial"/>
          <w:sz w:val="18"/>
        </w:rPr>
        <w:t xml:space="preserve"> </w:t>
      </w:r>
      <w:hyperlink w:anchor="_bookmark1391" w:history="1">
        <w:r w:rsidR="00C12992" w:rsidRPr="001058B5">
          <w:rPr>
            <w:rFonts w:ascii="Arial" w:hAnsi="Arial" w:cs="Arial"/>
            <w:sz w:val="18"/>
          </w:rPr>
          <w:t>DBMS_RLS.ADD_GROUPED_POLICY</w:t>
        </w:r>
      </w:hyperlink>
    </w:p>
    <w:p w14:paraId="494AE3BE" w14:textId="77777777" w:rsidR="008C539B" w:rsidRPr="001058B5" w:rsidRDefault="008D1AB8">
      <w:pPr>
        <w:spacing w:line="237" w:lineRule="auto"/>
        <w:ind w:left="100" w:right="1806" w:firstLine="360"/>
        <w:rPr>
          <w:rFonts w:ascii="Arial" w:hAnsi="Arial" w:cs="Arial"/>
          <w:sz w:val="18"/>
        </w:rPr>
      </w:pPr>
      <w:hyperlink w:anchor="_bookmark1391" w:history="1">
        <w:r w:rsidR="00C12992" w:rsidRPr="001058B5">
          <w:rPr>
            <w:rFonts w:ascii="Arial" w:hAnsi="Arial" w:cs="Arial"/>
            <w:sz w:val="18"/>
          </w:rPr>
          <w:t>procedure, 7-6</w:t>
        </w:r>
      </w:hyperlink>
      <w:r w:rsidR="00C12992" w:rsidRPr="001058B5">
        <w:rPr>
          <w:rFonts w:ascii="Arial" w:hAnsi="Arial" w:cs="Arial"/>
          <w:sz w:val="18"/>
        </w:rPr>
        <w:t xml:space="preserve"> DBMS_RLS.ADD_POLICY</w:t>
      </w:r>
    </w:p>
    <w:p w14:paraId="590FB9AD" w14:textId="77777777" w:rsidR="008C539B" w:rsidRPr="001058B5" w:rsidRDefault="008D1AB8">
      <w:pPr>
        <w:spacing w:line="217" w:lineRule="exact"/>
        <w:ind w:left="340"/>
        <w:rPr>
          <w:rFonts w:ascii="Arial" w:hAnsi="Arial" w:cs="Arial"/>
          <w:sz w:val="18"/>
        </w:rPr>
      </w:pPr>
      <w:hyperlink w:anchor="_bookmark1409" w:history="1">
        <w:r w:rsidR="00C12992" w:rsidRPr="001058B5">
          <w:rPr>
            <w:rFonts w:ascii="Arial" w:hAnsi="Arial" w:cs="Arial"/>
            <w:sz w:val="18"/>
          </w:rPr>
          <w:t>sec_relevant_cols parameter, 7-8</w:t>
        </w:r>
      </w:hyperlink>
    </w:p>
    <w:p w14:paraId="4B5310E4" w14:textId="77777777" w:rsidR="008C539B" w:rsidRPr="001058B5" w:rsidRDefault="008D1AB8">
      <w:pPr>
        <w:spacing w:line="237" w:lineRule="auto"/>
        <w:ind w:left="100" w:right="836" w:firstLine="240"/>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DBMS_RLS.ADD_POLICY procedure</w:t>
      </w:r>
    </w:p>
    <w:p w14:paraId="4CBBDC02" w14:textId="77777777" w:rsidR="008C539B" w:rsidRPr="001058B5" w:rsidRDefault="008D1AB8">
      <w:pPr>
        <w:spacing w:line="235" w:lineRule="auto"/>
        <w:ind w:left="100" w:right="1806" w:firstLine="240"/>
        <w:rPr>
          <w:rFonts w:ascii="Arial" w:hAnsi="Arial" w:cs="Arial"/>
          <w:sz w:val="18"/>
        </w:rPr>
      </w:pPr>
      <w:hyperlink w:anchor="_bookmark1385" w:history="1">
        <w:r w:rsidR="00C12992" w:rsidRPr="001058B5">
          <w:rPr>
            <w:rFonts w:ascii="Arial" w:hAnsi="Arial" w:cs="Arial"/>
            <w:sz w:val="18"/>
          </w:rPr>
          <w:t>about, 7-6</w:t>
        </w:r>
      </w:hyperlink>
      <w:r w:rsidR="00C12992" w:rsidRPr="001058B5">
        <w:rPr>
          <w:rFonts w:ascii="Arial" w:hAnsi="Arial" w:cs="Arial"/>
          <w:sz w:val="18"/>
        </w:rPr>
        <w:t xml:space="preserve"> </w:t>
      </w:r>
      <w:hyperlink w:anchor="_bookmark1389" w:history="1">
        <w:r w:rsidR="00C12992" w:rsidRPr="001058B5">
          <w:rPr>
            <w:rFonts w:ascii="Arial" w:hAnsi="Arial" w:cs="Arial"/>
            <w:sz w:val="18"/>
          </w:rPr>
          <w:t>DBMS_RLS.CREATE_POLICY_GROUP</w:t>
        </w:r>
      </w:hyperlink>
    </w:p>
    <w:p w14:paraId="5DF4291E" w14:textId="77777777" w:rsidR="008C539B" w:rsidRPr="001058B5" w:rsidRDefault="008D1AB8">
      <w:pPr>
        <w:spacing w:line="235" w:lineRule="auto"/>
        <w:ind w:left="100" w:right="836" w:firstLine="360"/>
        <w:rPr>
          <w:rFonts w:ascii="Arial" w:hAnsi="Arial" w:cs="Arial"/>
          <w:sz w:val="18"/>
        </w:rPr>
      </w:pPr>
      <w:hyperlink w:anchor="_bookmark1389"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0" w:history="1">
        <w:r w:rsidR="00C12992" w:rsidRPr="001058B5">
          <w:rPr>
            <w:rFonts w:ascii="Arial" w:hAnsi="Arial" w:cs="Arial"/>
            <w:sz w:val="18"/>
          </w:rPr>
          <w:t>DBMS_RLS.DELETE_POLICY_GROUPS</w:t>
        </w:r>
      </w:hyperlink>
    </w:p>
    <w:p w14:paraId="7ADA4F6B" w14:textId="77777777" w:rsidR="008C539B" w:rsidRPr="001058B5" w:rsidRDefault="008D1AB8">
      <w:pPr>
        <w:spacing w:line="237" w:lineRule="auto"/>
        <w:ind w:left="100" w:right="836" w:firstLine="360"/>
        <w:rPr>
          <w:rFonts w:ascii="Arial" w:hAnsi="Arial" w:cs="Arial"/>
          <w:sz w:val="18"/>
        </w:rPr>
      </w:pPr>
      <w:hyperlink w:anchor="_bookmark1390"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4" w:history="1">
        <w:r w:rsidR="00C12992" w:rsidRPr="001058B5">
          <w:rPr>
            <w:rFonts w:ascii="Arial" w:hAnsi="Arial" w:cs="Arial"/>
            <w:sz w:val="18"/>
          </w:rPr>
          <w:t>DBMS_RLS.DISABLE_GROUPED_POLICY</w:t>
        </w:r>
      </w:hyperlink>
    </w:p>
    <w:p w14:paraId="2425AED0" w14:textId="77777777" w:rsidR="008C539B" w:rsidRPr="001058B5" w:rsidRDefault="008D1AB8">
      <w:pPr>
        <w:spacing w:line="218" w:lineRule="exact"/>
        <w:ind w:left="460"/>
        <w:rPr>
          <w:rFonts w:ascii="Arial" w:hAnsi="Arial" w:cs="Arial"/>
          <w:sz w:val="18"/>
        </w:rPr>
      </w:pPr>
      <w:hyperlink w:anchor="_bookmark1394" w:history="1">
        <w:r w:rsidR="00C12992" w:rsidRPr="001058B5">
          <w:rPr>
            <w:rFonts w:ascii="Arial" w:hAnsi="Arial" w:cs="Arial"/>
            <w:sz w:val="18"/>
          </w:rPr>
          <w:t>procedure, 7-6</w:t>
        </w:r>
      </w:hyperlink>
    </w:p>
    <w:p w14:paraId="54B02D9D" w14:textId="77777777" w:rsidR="008C539B" w:rsidRPr="001058B5" w:rsidRDefault="008D1AB8">
      <w:pPr>
        <w:spacing w:before="1" w:line="235" w:lineRule="auto"/>
        <w:ind w:left="100" w:right="836"/>
        <w:rPr>
          <w:rFonts w:ascii="Arial" w:hAnsi="Arial" w:cs="Arial"/>
          <w:sz w:val="18"/>
        </w:rPr>
      </w:pPr>
      <w:hyperlink w:anchor="_bookmark1397" w:history="1">
        <w:r w:rsidR="00C12992" w:rsidRPr="001058B5">
          <w:rPr>
            <w:rFonts w:ascii="Arial" w:hAnsi="Arial" w:cs="Arial"/>
            <w:sz w:val="18"/>
          </w:rPr>
          <w:t>DBMS_RLS.DROP_CONTEXT procedure, 7-6</w:t>
        </w:r>
      </w:hyperlink>
      <w:r w:rsidR="00C12992" w:rsidRPr="001058B5">
        <w:rPr>
          <w:rFonts w:ascii="Arial" w:hAnsi="Arial" w:cs="Arial"/>
          <w:sz w:val="18"/>
        </w:rPr>
        <w:t xml:space="preserve"> </w:t>
      </w:r>
      <w:hyperlink w:anchor="_bookmark1395" w:history="1">
        <w:r w:rsidR="00C12992" w:rsidRPr="001058B5">
          <w:rPr>
            <w:rFonts w:ascii="Arial" w:hAnsi="Arial" w:cs="Arial"/>
            <w:sz w:val="18"/>
          </w:rPr>
          <w:t>DBMS_RLS.DROP_GROUPED_POLICY</w:t>
        </w:r>
      </w:hyperlink>
    </w:p>
    <w:p w14:paraId="05D2C7E4" w14:textId="77777777" w:rsidR="008C539B" w:rsidRPr="001058B5" w:rsidRDefault="008D1AB8">
      <w:pPr>
        <w:spacing w:line="220" w:lineRule="exact"/>
        <w:ind w:left="460"/>
        <w:rPr>
          <w:rFonts w:ascii="Arial" w:hAnsi="Arial" w:cs="Arial"/>
          <w:sz w:val="18"/>
        </w:rPr>
      </w:pPr>
      <w:hyperlink w:anchor="_bookmark1395" w:history="1">
        <w:r w:rsidR="00C12992" w:rsidRPr="001058B5">
          <w:rPr>
            <w:rFonts w:ascii="Arial" w:hAnsi="Arial" w:cs="Arial"/>
            <w:sz w:val="18"/>
          </w:rPr>
          <w:t>procedure, 7-6</w:t>
        </w:r>
      </w:hyperlink>
    </w:p>
    <w:p w14:paraId="024B1FDE" w14:textId="77777777" w:rsidR="008C539B" w:rsidRPr="001058B5" w:rsidRDefault="008D1AB8">
      <w:pPr>
        <w:spacing w:before="2" w:line="235" w:lineRule="auto"/>
        <w:ind w:left="100" w:right="836"/>
        <w:rPr>
          <w:rFonts w:ascii="Arial" w:hAnsi="Arial" w:cs="Arial"/>
          <w:sz w:val="18"/>
        </w:rPr>
      </w:pPr>
      <w:hyperlink w:anchor="_bookmark1388" w:history="1">
        <w:r w:rsidR="00C12992" w:rsidRPr="001058B5">
          <w:rPr>
            <w:rFonts w:ascii="Arial" w:hAnsi="Arial" w:cs="Arial"/>
            <w:sz w:val="18"/>
          </w:rPr>
          <w:t>DBMS_RLS.DROP_POLICY procedure, 7-6</w:t>
        </w:r>
      </w:hyperlink>
      <w:r w:rsidR="00C12992" w:rsidRPr="001058B5">
        <w:rPr>
          <w:rFonts w:ascii="Arial" w:hAnsi="Arial" w:cs="Arial"/>
          <w:sz w:val="18"/>
        </w:rPr>
        <w:t xml:space="preserve"> </w:t>
      </w:r>
      <w:hyperlink w:anchor="_bookmark1392" w:history="1">
        <w:r w:rsidR="00C12992" w:rsidRPr="001058B5">
          <w:rPr>
            <w:rFonts w:ascii="Arial" w:hAnsi="Arial" w:cs="Arial"/>
            <w:sz w:val="18"/>
          </w:rPr>
          <w:t>DBMS_RLS.ENABLE_GROUPED_POLICY</w:t>
        </w:r>
      </w:hyperlink>
    </w:p>
    <w:p w14:paraId="1712374E" w14:textId="77777777" w:rsidR="008C539B" w:rsidRPr="001058B5" w:rsidRDefault="008D1AB8">
      <w:pPr>
        <w:spacing w:line="220" w:lineRule="exact"/>
        <w:ind w:left="460"/>
        <w:rPr>
          <w:rFonts w:ascii="Arial" w:hAnsi="Arial" w:cs="Arial"/>
          <w:sz w:val="18"/>
        </w:rPr>
      </w:pPr>
      <w:hyperlink w:anchor="_bookmark1392" w:history="1">
        <w:r w:rsidR="00C12992" w:rsidRPr="001058B5">
          <w:rPr>
            <w:rFonts w:ascii="Arial" w:hAnsi="Arial" w:cs="Arial"/>
            <w:sz w:val="18"/>
          </w:rPr>
          <w:t>procedure, 7-6</w:t>
        </w:r>
      </w:hyperlink>
    </w:p>
    <w:p w14:paraId="30E072E5" w14:textId="77777777" w:rsidR="008C539B" w:rsidRPr="001058B5" w:rsidRDefault="008D1AB8">
      <w:pPr>
        <w:spacing w:before="2" w:line="235" w:lineRule="auto"/>
        <w:ind w:left="100" w:right="836"/>
        <w:rPr>
          <w:rFonts w:ascii="Arial" w:hAnsi="Arial" w:cs="Arial"/>
          <w:sz w:val="18"/>
        </w:rPr>
      </w:pPr>
      <w:hyperlink w:anchor="_bookmark1386" w:history="1">
        <w:r w:rsidR="00C12992" w:rsidRPr="001058B5">
          <w:rPr>
            <w:rFonts w:ascii="Arial" w:hAnsi="Arial" w:cs="Arial"/>
            <w:sz w:val="18"/>
          </w:rPr>
          <w:t>DBMS_RLS.ENABLE_POLICY procedure, 7-6</w:t>
        </w:r>
      </w:hyperlink>
      <w:r w:rsidR="00C12992" w:rsidRPr="001058B5">
        <w:rPr>
          <w:rFonts w:ascii="Arial" w:hAnsi="Arial" w:cs="Arial"/>
          <w:sz w:val="18"/>
        </w:rPr>
        <w:t xml:space="preserve"> </w:t>
      </w:r>
      <w:hyperlink w:anchor="_bookmark1393" w:history="1">
        <w:r w:rsidR="00C12992" w:rsidRPr="001058B5">
          <w:rPr>
            <w:rFonts w:ascii="Arial" w:hAnsi="Arial" w:cs="Arial"/>
            <w:sz w:val="18"/>
          </w:rPr>
          <w:t>DBMS_RLS.REFRESH_GROUPED_POLICY</w:t>
        </w:r>
      </w:hyperlink>
    </w:p>
    <w:p w14:paraId="2DA49794" w14:textId="77777777" w:rsidR="008C539B" w:rsidRPr="001058B5" w:rsidRDefault="008C539B">
      <w:pPr>
        <w:spacing w:line="235" w:lineRule="auto"/>
        <w:rPr>
          <w:rFonts w:ascii="Arial" w:hAnsi="Arial" w:cs="Arial"/>
          <w:sz w:val="18"/>
        </w:rPr>
        <w:sectPr w:rsidR="008C539B" w:rsidRPr="001058B5">
          <w:headerReference w:type="even" r:id="rId285"/>
          <w:footerReference w:type="even" r:id="rId286"/>
          <w:footerReference w:type="default" r:id="rId287"/>
          <w:pgSz w:w="12240" w:h="15840"/>
          <w:pgMar w:top="1200" w:right="1060" w:bottom="860" w:left="1100" w:header="0" w:footer="663" w:gutter="0"/>
          <w:cols w:num="2" w:space="720" w:equalWidth="0">
            <w:col w:w="4409" w:space="511"/>
            <w:col w:w="5160"/>
          </w:cols>
        </w:sectPr>
      </w:pPr>
    </w:p>
    <w:p w14:paraId="1E57E12F" w14:textId="77777777" w:rsidR="008C539B" w:rsidRPr="001058B5" w:rsidRDefault="008D1AB8">
      <w:pPr>
        <w:spacing w:before="67" w:line="222" w:lineRule="exact"/>
        <w:ind w:left="1060"/>
        <w:rPr>
          <w:rFonts w:ascii="Arial" w:hAnsi="Arial" w:cs="Arial"/>
          <w:sz w:val="18"/>
        </w:rPr>
      </w:pPr>
      <w:hyperlink w:anchor="_bookmark1393" w:history="1">
        <w:r w:rsidR="00C12992" w:rsidRPr="001058B5">
          <w:rPr>
            <w:rFonts w:ascii="Arial" w:hAnsi="Arial" w:cs="Arial"/>
            <w:sz w:val="18"/>
          </w:rPr>
          <w:t>procedure, 7-6</w:t>
        </w:r>
      </w:hyperlink>
    </w:p>
    <w:p w14:paraId="2C668870" w14:textId="77777777" w:rsidR="008C539B" w:rsidRPr="001058B5" w:rsidRDefault="008D1AB8">
      <w:pPr>
        <w:spacing w:before="1" w:line="235" w:lineRule="auto"/>
        <w:ind w:left="700"/>
        <w:rPr>
          <w:rFonts w:ascii="Arial" w:hAnsi="Arial" w:cs="Arial"/>
          <w:sz w:val="18"/>
        </w:rPr>
      </w:pPr>
      <w:hyperlink w:anchor="_bookmark1387" w:history="1">
        <w:r w:rsidR="00C12992" w:rsidRPr="001058B5">
          <w:rPr>
            <w:rFonts w:ascii="Arial" w:hAnsi="Arial" w:cs="Arial"/>
            <w:sz w:val="18"/>
          </w:rPr>
          <w:t>DBMS_RLS.REFRESH_POLICY procedure, 7-6</w:t>
        </w:r>
      </w:hyperlink>
      <w:r w:rsidR="00C12992" w:rsidRPr="001058B5">
        <w:rPr>
          <w:rFonts w:ascii="Arial" w:hAnsi="Arial" w:cs="Arial"/>
          <w:sz w:val="18"/>
        </w:rPr>
        <w:t xml:space="preserve"> DBMS_SESSION package</w:t>
      </w:r>
    </w:p>
    <w:p w14:paraId="748D0BA6" w14:textId="77777777" w:rsidR="008C539B" w:rsidRPr="001058B5" w:rsidRDefault="008D1AB8">
      <w:pPr>
        <w:spacing w:line="220" w:lineRule="exact"/>
        <w:ind w:left="940"/>
        <w:rPr>
          <w:rFonts w:ascii="Arial" w:hAnsi="Arial" w:cs="Arial"/>
          <w:sz w:val="18"/>
        </w:rPr>
      </w:pPr>
      <w:hyperlink w:anchor="_bookmark483" w:history="1">
        <w:r w:rsidR="00C12992" w:rsidRPr="001058B5">
          <w:rPr>
            <w:rFonts w:ascii="Arial" w:hAnsi="Arial" w:cs="Arial"/>
            <w:sz w:val="18"/>
          </w:rPr>
          <w:t>client identifiers, using, 3-46</w:t>
        </w:r>
      </w:hyperlink>
    </w:p>
    <w:p w14:paraId="6204CCC6" w14:textId="77777777" w:rsidR="008C539B" w:rsidRPr="001058B5" w:rsidRDefault="008D1AB8">
      <w:pPr>
        <w:spacing w:before="2" w:line="235" w:lineRule="auto"/>
        <w:ind w:left="940"/>
        <w:rPr>
          <w:rFonts w:ascii="Arial" w:hAnsi="Arial" w:cs="Arial"/>
          <w:sz w:val="18"/>
        </w:rPr>
      </w:pPr>
      <w:hyperlink w:anchor="_bookmark1261" w:history="1">
        <w:r w:rsidR="00C12992" w:rsidRPr="001058B5">
          <w:rPr>
            <w:rFonts w:ascii="Arial" w:hAnsi="Arial" w:cs="Arial"/>
            <w:sz w:val="18"/>
          </w:rPr>
          <w:t>global application context, used in, 6-23</w:t>
        </w:r>
      </w:hyperlink>
      <w:r w:rsidR="00C12992" w:rsidRPr="001058B5">
        <w:rPr>
          <w:rFonts w:ascii="Arial" w:hAnsi="Arial" w:cs="Arial"/>
          <w:sz w:val="18"/>
        </w:rPr>
        <w:t xml:space="preserve"> SET_CONTEXT procedure</w:t>
      </w:r>
    </w:p>
    <w:p w14:paraId="6D30B04D" w14:textId="77777777" w:rsidR="008C539B" w:rsidRPr="001058B5" w:rsidRDefault="008D1AB8">
      <w:pPr>
        <w:spacing w:line="220" w:lineRule="exact"/>
        <w:ind w:left="1180"/>
        <w:rPr>
          <w:rFonts w:ascii="Arial" w:hAnsi="Arial" w:cs="Arial"/>
          <w:sz w:val="18"/>
        </w:rPr>
      </w:pPr>
      <w:hyperlink w:anchor="_bookmark1188" w:history="1">
        <w:r w:rsidR="00C12992" w:rsidRPr="001058B5">
          <w:rPr>
            <w:rFonts w:ascii="Arial" w:hAnsi="Arial" w:cs="Arial"/>
            <w:sz w:val="18"/>
          </w:rPr>
          <w:t>about, 6-9</w:t>
        </w:r>
      </w:hyperlink>
    </w:p>
    <w:p w14:paraId="7FE87B25" w14:textId="77777777" w:rsidR="008C539B" w:rsidRPr="001058B5" w:rsidRDefault="008D1AB8">
      <w:pPr>
        <w:spacing w:line="237" w:lineRule="auto"/>
        <w:ind w:left="1540" w:right="526" w:hanging="360"/>
        <w:rPr>
          <w:rFonts w:ascii="Arial" w:hAnsi="Arial" w:cs="Arial"/>
          <w:sz w:val="18"/>
        </w:rPr>
      </w:pPr>
      <w:hyperlink w:anchor="_bookmark1167" w:history="1">
        <w:r w:rsidR="00C12992" w:rsidRPr="001058B5">
          <w:rPr>
            <w:rFonts w:ascii="Arial" w:hAnsi="Arial" w:cs="Arial"/>
            <w:sz w:val="18"/>
          </w:rPr>
          <w:t>application context name-value pair, setting, 6-7</w:t>
        </w:r>
      </w:hyperlink>
    </w:p>
    <w:p w14:paraId="14C94057" w14:textId="77777777" w:rsidR="008C539B" w:rsidRPr="001058B5" w:rsidRDefault="00C12992">
      <w:pPr>
        <w:spacing w:line="235" w:lineRule="auto"/>
        <w:ind w:left="940" w:right="526" w:hanging="240"/>
        <w:rPr>
          <w:rFonts w:ascii="Arial" w:hAnsi="Arial" w:cs="Arial"/>
          <w:sz w:val="18"/>
        </w:rPr>
      </w:pPr>
      <w:r w:rsidRPr="001058B5">
        <w:rPr>
          <w:rFonts w:ascii="Arial" w:hAnsi="Arial" w:cs="Arial"/>
          <w:sz w:val="18"/>
        </w:rPr>
        <w:t xml:space="preserve">DBMS_SESSION.SET_CONTEXT procedure </w:t>
      </w:r>
      <w:hyperlink w:anchor="_bookmark1187" w:history="1">
        <w:r w:rsidRPr="001058B5">
          <w:rPr>
            <w:rFonts w:ascii="Arial" w:hAnsi="Arial" w:cs="Arial"/>
            <w:sz w:val="18"/>
          </w:rPr>
          <w:t>about, 6-9</w:t>
        </w:r>
      </w:hyperlink>
    </w:p>
    <w:p w14:paraId="07B613DD" w14:textId="77777777" w:rsidR="008C539B" w:rsidRPr="001058B5" w:rsidRDefault="008D1AB8">
      <w:pPr>
        <w:spacing w:line="220" w:lineRule="exact"/>
        <w:ind w:left="940"/>
        <w:rPr>
          <w:rFonts w:ascii="Arial" w:hAnsi="Arial" w:cs="Arial"/>
          <w:sz w:val="18"/>
        </w:rPr>
      </w:pPr>
      <w:hyperlink w:anchor="_bookmark1190" w:history="1">
        <w:r w:rsidR="00C12992" w:rsidRPr="001058B5">
          <w:rPr>
            <w:rFonts w:ascii="Arial" w:hAnsi="Arial" w:cs="Arial"/>
            <w:sz w:val="18"/>
          </w:rPr>
          <w:t>syntax, 6-9</w:t>
        </w:r>
      </w:hyperlink>
    </w:p>
    <w:p w14:paraId="6F24B8FC" w14:textId="77777777" w:rsidR="008C539B" w:rsidRPr="001058B5" w:rsidRDefault="008D1AB8">
      <w:pPr>
        <w:spacing w:line="235" w:lineRule="auto"/>
        <w:ind w:left="700" w:firstLine="240"/>
        <w:rPr>
          <w:rFonts w:ascii="Arial" w:hAnsi="Arial" w:cs="Arial"/>
          <w:sz w:val="18"/>
        </w:rPr>
      </w:pPr>
      <w:hyperlink w:anchor="_bookmark1270" w:history="1">
        <w:r w:rsidR="00C12992" w:rsidRPr="001058B5">
          <w:rPr>
            <w:rFonts w:ascii="Arial" w:hAnsi="Arial" w:cs="Arial"/>
            <w:sz w:val="18"/>
          </w:rPr>
          <w:t>username and client_id settings, 6-25</w:t>
        </w:r>
      </w:hyperlink>
      <w:r w:rsidR="00C12992" w:rsidRPr="001058B5">
        <w:rPr>
          <w:rFonts w:ascii="Arial" w:hAnsi="Arial" w:cs="Arial"/>
          <w:sz w:val="18"/>
        </w:rPr>
        <w:t xml:space="preserve"> DBMS_SESSION.SET_IDENTIFIER procedure</w:t>
      </w:r>
    </w:p>
    <w:p w14:paraId="6ED9821F" w14:textId="77777777" w:rsidR="008C539B" w:rsidRPr="001058B5" w:rsidRDefault="008D1AB8">
      <w:pPr>
        <w:spacing w:before="2" w:line="235" w:lineRule="auto"/>
        <w:ind w:left="940" w:right="-13"/>
        <w:rPr>
          <w:rFonts w:ascii="Arial" w:hAnsi="Arial" w:cs="Arial"/>
          <w:sz w:val="18"/>
        </w:rPr>
      </w:pPr>
      <w:hyperlink w:anchor="_bookmark1253" w:history="1">
        <w:r w:rsidR="00C12992" w:rsidRPr="001058B5">
          <w:rPr>
            <w:rFonts w:ascii="Arial" w:hAnsi="Arial" w:cs="Arial"/>
            <w:sz w:val="18"/>
          </w:rPr>
          <w:t>client session ID, setting, 6-23</w:t>
        </w:r>
      </w:hyperlink>
      <w:r w:rsidR="00C12992" w:rsidRPr="001058B5">
        <w:rPr>
          <w:rFonts w:ascii="Arial" w:hAnsi="Arial" w:cs="Arial"/>
          <w:sz w:val="18"/>
        </w:rPr>
        <w:t xml:space="preserve"> </w:t>
      </w:r>
      <w:hyperlink w:anchor="_bookmark485" w:history="1">
        <w:r w:rsidR="00C12992" w:rsidRPr="001058B5">
          <w:rPr>
            <w:rFonts w:ascii="Arial" w:hAnsi="Arial" w:cs="Arial"/>
            <w:sz w:val="18"/>
          </w:rPr>
          <w:t>DBMS_APPLICATION.SET_CLIENT_INFO</w:t>
        </w:r>
        <w:r w:rsidR="00C12992" w:rsidRPr="001058B5">
          <w:rPr>
            <w:rFonts w:ascii="Arial" w:hAnsi="Arial" w:cs="Arial"/>
            <w:spacing w:val="-17"/>
            <w:sz w:val="18"/>
          </w:rPr>
          <w:t xml:space="preserve"> </w:t>
        </w:r>
        <w:r w:rsidR="00C12992" w:rsidRPr="001058B5">
          <w:rPr>
            <w:rFonts w:ascii="Arial" w:hAnsi="Arial" w:cs="Arial"/>
            <w:sz w:val="18"/>
          </w:rPr>
          <w:t>value,</w:t>
        </w:r>
      </w:hyperlink>
    </w:p>
    <w:p w14:paraId="2961D2BA" w14:textId="77777777" w:rsidR="008C539B" w:rsidRPr="001058B5" w:rsidRDefault="008D1AB8">
      <w:pPr>
        <w:spacing w:line="237" w:lineRule="auto"/>
        <w:ind w:left="700" w:right="1966" w:firstLine="600"/>
        <w:rPr>
          <w:rFonts w:ascii="Arial" w:hAnsi="Arial" w:cs="Arial"/>
          <w:sz w:val="18"/>
        </w:rPr>
      </w:pPr>
      <w:hyperlink w:anchor="_bookmark485" w:history="1">
        <w:r w:rsidR="00C12992" w:rsidRPr="001058B5">
          <w:rPr>
            <w:rFonts w:ascii="Arial" w:hAnsi="Arial" w:cs="Arial"/>
            <w:sz w:val="18"/>
          </w:rPr>
          <w:t>overwritten by, 3-46</w:t>
        </w:r>
      </w:hyperlink>
      <w:r w:rsidR="00C12992" w:rsidRPr="001058B5">
        <w:rPr>
          <w:rFonts w:ascii="Arial" w:hAnsi="Arial" w:cs="Arial"/>
          <w:sz w:val="18"/>
        </w:rPr>
        <w:t xml:space="preserve"> DBSNMP user account</w:t>
      </w:r>
    </w:p>
    <w:p w14:paraId="28DDFFF7" w14:textId="77777777" w:rsidR="008C539B" w:rsidRPr="001058B5" w:rsidRDefault="008D1AB8">
      <w:pPr>
        <w:spacing w:line="235" w:lineRule="auto"/>
        <w:ind w:left="700" w:right="1966" w:firstLine="240"/>
        <w:rPr>
          <w:rFonts w:ascii="Arial" w:hAnsi="Arial" w:cs="Arial"/>
          <w:sz w:val="18"/>
        </w:rPr>
      </w:pPr>
      <w:hyperlink w:anchor="_bookmark2183" w:history="1">
        <w:r w:rsidR="00C12992" w:rsidRPr="001058B5">
          <w:rPr>
            <w:rFonts w:ascii="Arial" w:hAnsi="Arial" w:cs="Arial"/>
            <w:sz w:val="18"/>
          </w:rPr>
          <w:t>password usage, 10-9</w:t>
        </w:r>
      </w:hyperlink>
      <w:r w:rsidR="00C12992" w:rsidRPr="001058B5">
        <w:rPr>
          <w:rFonts w:ascii="Arial" w:hAnsi="Arial" w:cs="Arial"/>
          <w:sz w:val="18"/>
        </w:rPr>
        <w:t xml:space="preserve"> DDL</w:t>
      </w:r>
    </w:p>
    <w:p w14:paraId="67B16AC3" w14:textId="77777777" w:rsidR="008C539B" w:rsidRPr="001058B5" w:rsidRDefault="008D1AB8">
      <w:pPr>
        <w:spacing w:line="235" w:lineRule="auto"/>
        <w:ind w:left="700" w:right="1512" w:firstLine="240"/>
        <w:rPr>
          <w:rFonts w:ascii="Arial" w:hAnsi="Arial" w:cs="Arial"/>
          <w:sz w:val="18"/>
        </w:rPr>
      </w:pPr>
      <w:hyperlink w:anchor="_bookmark577" w:history="1">
        <w:r w:rsidR="00C12992" w:rsidRPr="001058B5">
          <w:rPr>
            <w:rFonts w:ascii="Arial" w:hAnsi="Arial" w:cs="Arial"/>
            <w:i/>
            <w:sz w:val="18"/>
          </w:rPr>
          <w:t xml:space="preserve">See </w:t>
        </w:r>
      </w:hyperlink>
      <w:r w:rsidR="00C12992" w:rsidRPr="001058B5">
        <w:rPr>
          <w:rFonts w:ascii="Arial" w:hAnsi="Arial" w:cs="Arial"/>
          <w:sz w:val="18"/>
        </w:rPr>
        <w:t xml:space="preserve">data definition language </w:t>
      </w:r>
      <w:hyperlink w:anchor="_bookmark2173" w:history="1">
        <w:r w:rsidR="00C12992" w:rsidRPr="001058B5">
          <w:rPr>
            <w:rFonts w:ascii="Arial" w:hAnsi="Arial" w:cs="Arial"/>
            <w:sz w:val="18"/>
          </w:rPr>
          <w:t xml:space="preserve">default passwords, 10-8, </w:t>
        </w:r>
      </w:hyperlink>
      <w:hyperlink w:anchor="_bookmark2175" w:history="1">
        <w:r w:rsidR="00C12992" w:rsidRPr="001058B5">
          <w:rPr>
            <w:rFonts w:ascii="Arial" w:hAnsi="Arial" w:cs="Arial"/>
            <w:sz w:val="18"/>
          </w:rPr>
          <w:t>10-9</w:t>
        </w:r>
      </w:hyperlink>
    </w:p>
    <w:p w14:paraId="1C59B859" w14:textId="77777777" w:rsidR="008C539B" w:rsidRPr="001058B5" w:rsidRDefault="008D1AB8">
      <w:pPr>
        <w:spacing w:line="237" w:lineRule="auto"/>
        <w:ind w:left="940"/>
        <w:rPr>
          <w:rFonts w:ascii="Arial" w:hAnsi="Arial" w:cs="Arial"/>
          <w:sz w:val="18"/>
        </w:rPr>
      </w:pPr>
      <w:hyperlink w:anchor="_bookmark2181" w:history="1">
        <w:r w:rsidR="00C12992" w:rsidRPr="001058B5">
          <w:rPr>
            <w:rFonts w:ascii="Arial" w:hAnsi="Arial" w:cs="Arial"/>
            <w:sz w:val="18"/>
          </w:rPr>
          <w:t>change_on_install or manager passwords,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changing, importance of, 3-4</w:t>
        </w:r>
      </w:hyperlink>
    </w:p>
    <w:p w14:paraId="3901EB53" w14:textId="77777777" w:rsidR="008C539B" w:rsidRPr="001058B5" w:rsidRDefault="008D1AB8">
      <w:pPr>
        <w:spacing w:line="217" w:lineRule="exact"/>
        <w:ind w:left="940"/>
        <w:rPr>
          <w:rFonts w:ascii="Arial" w:hAnsi="Arial" w:cs="Arial"/>
          <w:sz w:val="18"/>
        </w:rPr>
      </w:pPr>
      <w:hyperlink w:anchor="_bookmark208" w:history="1">
        <w:r w:rsidR="00C12992" w:rsidRPr="001058B5">
          <w:rPr>
            <w:rFonts w:ascii="Arial" w:hAnsi="Arial" w:cs="Arial"/>
            <w:sz w:val="18"/>
          </w:rPr>
          <w:t>finding, 3-4</w:t>
        </w:r>
      </w:hyperlink>
    </w:p>
    <w:p w14:paraId="19ADA373" w14:textId="77777777" w:rsidR="008C539B" w:rsidRPr="001058B5" w:rsidRDefault="008D1AB8">
      <w:pPr>
        <w:spacing w:line="237" w:lineRule="auto"/>
        <w:ind w:left="700" w:right="1966"/>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default profiles</w:t>
      </w:r>
    </w:p>
    <w:p w14:paraId="35643384" w14:textId="77777777" w:rsidR="008C539B" w:rsidRPr="001058B5" w:rsidRDefault="008D1AB8">
      <w:pPr>
        <w:spacing w:line="235" w:lineRule="auto"/>
        <w:ind w:left="700" w:right="2710" w:firstLine="240"/>
        <w:rPr>
          <w:rFonts w:ascii="Arial" w:hAnsi="Arial" w:cs="Arial"/>
          <w:sz w:val="18"/>
        </w:rPr>
      </w:pPr>
      <w:hyperlink w:anchor="_bookmark211" w:history="1">
        <w:r w:rsidR="00C12992" w:rsidRPr="001058B5">
          <w:rPr>
            <w:rFonts w:ascii="Arial" w:hAnsi="Arial" w:cs="Arial"/>
            <w:sz w:val="18"/>
          </w:rPr>
          <w:t>about, 3-4</w:t>
        </w:r>
      </w:hyperlink>
      <w:r w:rsidR="00C12992" w:rsidRPr="001058B5">
        <w:rPr>
          <w:rFonts w:ascii="Arial" w:hAnsi="Arial" w:cs="Arial"/>
          <w:sz w:val="18"/>
        </w:rPr>
        <w:t xml:space="preserve"> default roles</w:t>
      </w:r>
    </w:p>
    <w:p w14:paraId="60192665" w14:textId="77777777" w:rsidR="008C539B" w:rsidRPr="001058B5" w:rsidRDefault="008D1AB8">
      <w:pPr>
        <w:spacing w:line="235" w:lineRule="auto"/>
        <w:ind w:left="940" w:right="1966"/>
        <w:rPr>
          <w:rFonts w:ascii="Arial" w:hAnsi="Arial" w:cs="Arial"/>
          <w:sz w:val="18"/>
        </w:rPr>
      </w:pPr>
      <w:hyperlink w:anchor="_bookmark96" w:history="1">
        <w:r w:rsidR="00C12992" w:rsidRPr="001058B5">
          <w:rPr>
            <w:rFonts w:ascii="Arial" w:hAnsi="Arial" w:cs="Arial"/>
            <w:sz w:val="18"/>
          </w:rPr>
          <w:t>setting for user, 2-7</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specifying, 4-48</w:t>
        </w:r>
      </w:hyperlink>
    </w:p>
    <w:p w14:paraId="3FE2C98F" w14:textId="77777777" w:rsidR="008C539B" w:rsidRPr="001058B5" w:rsidRDefault="00C12992">
      <w:pPr>
        <w:spacing w:line="237" w:lineRule="auto"/>
        <w:ind w:left="940" w:right="2710" w:hanging="240"/>
        <w:rPr>
          <w:rFonts w:ascii="Arial" w:hAnsi="Arial" w:cs="Arial"/>
          <w:sz w:val="18"/>
        </w:rPr>
      </w:pPr>
      <w:r w:rsidRPr="001058B5">
        <w:rPr>
          <w:rFonts w:ascii="Arial" w:hAnsi="Arial" w:cs="Arial"/>
          <w:sz w:val="18"/>
        </w:rPr>
        <w:t xml:space="preserve">default users </w:t>
      </w:r>
      <w:hyperlink w:anchor="_bookmark2153" w:history="1">
        <w:r w:rsidRPr="001058B5">
          <w:rPr>
            <w:rFonts w:ascii="Arial" w:hAnsi="Arial" w:cs="Arial"/>
            <w:sz w:val="18"/>
          </w:rPr>
          <w:t>accounts, 10-4</w:t>
        </w:r>
      </w:hyperlink>
    </w:p>
    <w:p w14:paraId="7A5B36C2" w14:textId="77777777" w:rsidR="008C539B" w:rsidRPr="001058B5" w:rsidRDefault="008D1AB8">
      <w:pPr>
        <w:spacing w:line="235" w:lineRule="auto"/>
        <w:ind w:left="940" w:right="526"/>
        <w:rPr>
          <w:rFonts w:ascii="Arial" w:hAnsi="Arial" w:cs="Arial"/>
          <w:sz w:val="18"/>
        </w:rPr>
      </w:pPr>
      <w:hyperlink w:anchor="_bookmark2158" w:history="1">
        <w:r w:rsidR="00C12992" w:rsidRPr="001058B5">
          <w:rPr>
            <w:rFonts w:ascii="Arial" w:hAnsi="Arial" w:cs="Arial"/>
            <w:sz w:val="18"/>
          </w:rPr>
          <w:t>Enterprise Manager accounts, 10-4</w:t>
        </w:r>
      </w:hyperlink>
      <w:r w:rsidR="00C12992" w:rsidRPr="001058B5">
        <w:rPr>
          <w:rFonts w:ascii="Arial" w:hAnsi="Arial" w:cs="Arial"/>
          <w:sz w:val="18"/>
        </w:rPr>
        <w:t xml:space="preserve"> </w:t>
      </w:r>
      <w:hyperlink w:anchor="_bookmark2177" w:history="1">
        <w:r w:rsidR="00C12992" w:rsidRPr="001058B5">
          <w:rPr>
            <w:rFonts w:ascii="Arial" w:hAnsi="Arial" w:cs="Arial"/>
            <w:sz w:val="18"/>
          </w:rPr>
          <w:t>passwords, 10-9</w:t>
        </w:r>
      </w:hyperlink>
    </w:p>
    <w:p w14:paraId="18509914" w14:textId="77777777" w:rsidR="008C539B" w:rsidRPr="001058B5" w:rsidRDefault="00C12992">
      <w:pPr>
        <w:spacing w:line="220" w:lineRule="exact"/>
        <w:ind w:left="700"/>
        <w:rPr>
          <w:rFonts w:ascii="Arial" w:hAnsi="Arial" w:cs="Arial"/>
          <w:sz w:val="18"/>
        </w:rPr>
      </w:pPr>
      <w:r w:rsidRPr="001058B5">
        <w:rPr>
          <w:rFonts w:ascii="Arial" w:hAnsi="Arial" w:cs="Arial"/>
          <w:sz w:val="18"/>
        </w:rPr>
        <w:t>defaults</w:t>
      </w:r>
    </w:p>
    <w:p w14:paraId="670D5D9E" w14:textId="77777777" w:rsidR="008C539B" w:rsidRPr="001058B5" w:rsidRDefault="008D1AB8">
      <w:pPr>
        <w:spacing w:line="220" w:lineRule="exact"/>
        <w:ind w:left="940"/>
        <w:rPr>
          <w:rFonts w:ascii="Arial" w:hAnsi="Arial" w:cs="Arial"/>
          <w:sz w:val="18"/>
        </w:rPr>
      </w:pPr>
      <w:hyperlink w:anchor="_bookmark77" w:history="1">
        <w:r w:rsidR="00C12992" w:rsidRPr="001058B5">
          <w:rPr>
            <w:rFonts w:ascii="Arial" w:hAnsi="Arial" w:cs="Arial"/>
            <w:sz w:val="18"/>
          </w:rPr>
          <w:t>tablespace quota, 2-5</w:t>
        </w:r>
      </w:hyperlink>
    </w:p>
    <w:p w14:paraId="06CD6FF0" w14:textId="77777777" w:rsidR="008C539B" w:rsidRPr="001058B5" w:rsidRDefault="008D1AB8">
      <w:pPr>
        <w:spacing w:line="237" w:lineRule="auto"/>
        <w:ind w:left="700" w:right="1966" w:firstLine="240"/>
        <w:rPr>
          <w:rFonts w:ascii="Arial" w:hAnsi="Arial" w:cs="Arial"/>
          <w:sz w:val="18"/>
        </w:rPr>
      </w:pPr>
      <w:hyperlink w:anchor="_bookmark72" w:history="1">
        <w:r w:rsidR="00C12992" w:rsidRPr="001058B5">
          <w:rPr>
            <w:rFonts w:ascii="Arial" w:hAnsi="Arial" w:cs="Arial"/>
            <w:sz w:val="18"/>
          </w:rPr>
          <w:t>user tablespaces, 2-4</w:t>
        </w:r>
      </w:hyperlink>
      <w:r w:rsidR="00C12992" w:rsidRPr="001058B5">
        <w:rPr>
          <w:rFonts w:ascii="Arial" w:hAnsi="Arial" w:cs="Arial"/>
          <w:sz w:val="18"/>
        </w:rPr>
        <w:t xml:space="preserve"> definer’s rights</w:t>
      </w:r>
    </w:p>
    <w:p w14:paraId="124BEF21" w14:textId="77777777" w:rsidR="008C539B" w:rsidRPr="001058B5" w:rsidRDefault="008D1AB8">
      <w:pPr>
        <w:spacing w:line="217" w:lineRule="exact"/>
        <w:ind w:left="940"/>
        <w:rPr>
          <w:rFonts w:ascii="Arial" w:hAnsi="Arial" w:cs="Arial"/>
          <w:sz w:val="18"/>
        </w:rPr>
      </w:pPr>
      <w:hyperlink w:anchor="_bookmark754" w:history="1">
        <w:r w:rsidR="00C12992" w:rsidRPr="001058B5">
          <w:rPr>
            <w:rFonts w:ascii="Arial" w:hAnsi="Arial" w:cs="Arial"/>
            <w:sz w:val="18"/>
          </w:rPr>
          <w:t>about, 4-29</w:t>
        </w:r>
      </w:hyperlink>
    </w:p>
    <w:p w14:paraId="06218D86" w14:textId="77777777" w:rsidR="008C539B" w:rsidRPr="001058B5" w:rsidRDefault="008D1AB8">
      <w:pPr>
        <w:spacing w:line="237" w:lineRule="auto"/>
        <w:ind w:left="940" w:right="526"/>
        <w:rPr>
          <w:rFonts w:ascii="Arial" w:hAnsi="Arial" w:cs="Arial"/>
          <w:sz w:val="18"/>
        </w:rPr>
      </w:pPr>
      <w:hyperlink w:anchor="_bookmark755"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57" w:history="1">
        <w:r w:rsidR="00C12992" w:rsidRPr="001058B5">
          <w:rPr>
            <w:rFonts w:ascii="Arial" w:hAnsi="Arial" w:cs="Arial"/>
            <w:sz w:val="18"/>
          </w:rPr>
          <w:t>procedure security, 4-29</w:t>
        </w:r>
      </w:hyperlink>
    </w:p>
    <w:p w14:paraId="503EFA90" w14:textId="77777777" w:rsidR="008C539B" w:rsidRPr="001058B5" w:rsidRDefault="008D1AB8">
      <w:pPr>
        <w:spacing w:line="217" w:lineRule="exact"/>
        <w:ind w:left="940"/>
        <w:rPr>
          <w:rFonts w:ascii="Arial" w:hAnsi="Arial" w:cs="Arial"/>
          <w:sz w:val="18"/>
        </w:rPr>
      </w:pPr>
      <w:hyperlink w:anchor="_bookmark1045" w:history="1">
        <w:r w:rsidR="00C12992" w:rsidRPr="001058B5">
          <w:rPr>
            <w:rFonts w:ascii="Arial" w:hAnsi="Arial" w:cs="Arial"/>
            <w:sz w:val="18"/>
          </w:rPr>
          <w:t>secure application roles, 5-13</w:t>
        </w:r>
      </w:hyperlink>
    </w:p>
    <w:p w14:paraId="1B1F3896" w14:textId="77777777" w:rsidR="008C539B" w:rsidRPr="001058B5" w:rsidRDefault="008D1AB8">
      <w:pPr>
        <w:spacing w:line="237" w:lineRule="auto"/>
        <w:ind w:left="1300" w:hanging="360"/>
        <w:rPr>
          <w:rFonts w:ascii="Arial" w:hAnsi="Arial" w:cs="Arial"/>
          <w:sz w:val="18"/>
        </w:rPr>
      </w:pPr>
      <w:hyperlink w:anchor="_bookmark1359" w:history="1">
        <w:r w:rsidR="00C12992" w:rsidRPr="001058B5">
          <w:rPr>
            <w:rFonts w:ascii="Arial" w:hAnsi="Arial" w:cs="Arial"/>
            <w:sz w:val="18"/>
          </w:rPr>
          <w:t>used with Oracle Virtual Private Database functions, 7-3</w:t>
        </w:r>
      </w:hyperlink>
    </w:p>
    <w:p w14:paraId="17CA96E8" w14:textId="77777777" w:rsidR="008C539B" w:rsidRPr="001058B5" w:rsidRDefault="00C12992">
      <w:pPr>
        <w:spacing w:line="217" w:lineRule="exact"/>
        <w:ind w:left="700"/>
        <w:rPr>
          <w:rFonts w:ascii="Arial" w:hAnsi="Arial" w:cs="Arial"/>
          <w:sz w:val="18"/>
        </w:rPr>
      </w:pPr>
      <w:r w:rsidRPr="001058B5">
        <w:rPr>
          <w:rFonts w:ascii="Arial" w:hAnsi="Arial" w:cs="Arial"/>
          <w:sz w:val="18"/>
        </w:rPr>
        <w:t>DELETE privilege</w:t>
      </w:r>
    </w:p>
    <w:p w14:paraId="520BEF8A" w14:textId="77777777" w:rsidR="008C539B" w:rsidRPr="001058B5" w:rsidRDefault="008D1AB8">
      <w:pPr>
        <w:spacing w:line="237" w:lineRule="auto"/>
        <w:ind w:left="700" w:firstLine="240"/>
        <w:rPr>
          <w:rFonts w:ascii="Arial" w:hAnsi="Arial" w:cs="Arial"/>
          <w:sz w:val="18"/>
        </w:rPr>
      </w:pPr>
      <w:hyperlink w:anchor="_bookmark1087" w:history="1">
        <w:r w:rsidR="00C12992" w:rsidRPr="001058B5">
          <w:rPr>
            <w:rFonts w:ascii="Arial" w:hAnsi="Arial" w:cs="Arial"/>
            <w:sz w:val="18"/>
          </w:rPr>
          <w:t>SQL statements permitted, 5-17</w:t>
        </w:r>
      </w:hyperlink>
      <w:r w:rsidR="00C12992" w:rsidRPr="001058B5">
        <w:rPr>
          <w:rFonts w:ascii="Arial" w:hAnsi="Arial" w:cs="Arial"/>
          <w:sz w:val="18"/>
        </w:rPr>
        <w:t xml:space="preserve"> DELETE_CATALOG_ROLE role</w:t>
      </w:r>
    </w:p>
    <w:p w14:paraId="2EF14FE2" w14:textId="77777777" w:rsidR="008C539B" w:rsidRPr="001058B5" w:rsidRDefault="008D1AB8">
      <w:pPr>
        <w:spacing w:line="217" w:lineRule="exact"/>
        <w:ind w:left="940"/>
        <w:rPr>
          <w:rFonts w:ascii="Arial" w:hAnsi="Arial" w:cs="Arial"/>
          <w:sz w:val="18"/>
        </w:rPr>
      </w:pPr>
      <w:hyperlink w:anchor="_bookmark600" w:history="1">
        <w:r w:rsidR="00C12992" w:rsidRPr="001058B5">
          <w:rPr>
            <w:rFonts w:ascii="Arial" w:hAnsi="Arial" w:cs="Arial"/>
            <w:sz w:val="18"/>
          </w:rPr>
          <w:t>about, 4-12</w:t>
        </w:r>
      </w:hyperlink>
    </w:p>
    <w:p w14:paraId="7A926744" w14:textId="77777777" w:rsidR="008C539B" w:rsidRPr="001058B5" w:rsidRDefault="008D1AB8">
      <w:pPr>
        <w:spacing w:line="237" w:lineRule="auto"/>
        <w:ind w:left="700" w:right="526" w:firstLine="240"/>
        <w:rPr>
          <w:rFonts w:ascii="Arial" w:hAnsi="Arial" w:cs="Arial"/>
          <w:sz w:val="18"/>
        </w:rPr>
      </w:pPr>
      <w:hyperlink w:anchor="_bookmark527"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denial-of-service (DoS) attacks</w:t>
      </w:r>
    </w:p>
    <w:p w14:paraId="5D90978F" w14:textId="77777777" w:rsidR="008C539B" w:rsidRPr="001058B5" w:rsidRDefault="008D1AB8">
      <w:pPr>
        <w:spacing w:line="237" w:lineRule="auto"/>
        <w:ind w:left="940" w:right="1512"/>
        <w:rPr>
          <w:rFonts w:ascii="Arial" w:hAnsi="Arial" w:cs="Arial"/>
          <w:sz w:val="18"/>
        </w:rPr>
      </w:pPr>
      <w:hyperlink w:anchor="_bookmark1101" w:history="1">
        <w:r w:rsidR="00C12992" w:rsidRPr="001058B5">
          <w:rPr>
            <w:rFonts w:ascii="Arial" w:hAnsi="Arial" w:cs="Arial"/>
            <w:sz w:val="18"/>
          </w:rPr>
          <w:t>bad packets, preventing, 5-18</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networks, securing, 10-16</w:t>
        </w:r>
      </w:hyperlink>
    </w:p>
    <w:p w14:paraId="0F132C88" w14:textId="77777777" w:rsidR="008C539B" w:rsidRPr="001058B5" w:rsidRDefault="00C12992">
      <w:pPr>
        <w:spacing w:line="235" w:lineRule="auto"/>
        <w:ind w:left="940" w:right="1966" w:hanging="240"/>
        <w:rPr>
          <w:rFonts w:ascii="Arial" w:hAnsi="Arial" w:cs="Arial"/>
          <w:sz w:val="18"/>
        </w:rPr>
      </w:pPr>
      <w:r w:rsidRPr="001058B5">
        <w:rPr>
          <w:rFonts w:ascii="Arial" w:hAnsi="Arial" w:cs="Arial"/>
          <w:sz w:val="18"/>
        </w:rPr>
        <w:t xml:space="preserve">denial-of-service attacks </w:t>
      </w:r>
      <w:hyperlink w:anchor="_bookmark2338" w:history="1">
        <w:r w:rsidRPr="001058B5">
          <w:rPr>
            <w:rFonts w:ascii="Arial" w:hAnsi="Arial" w:cs="Arial"/>
            <w:sz w:val="18"/>
          </w:rPr>
          <w:t>about, Glossary-2</w:t>
        </w:r>
      </w:hyperlink>
    </w:p>
    <w:p w14:paraId="6DA0203D" w14:textId="77777777" w:rsidR="008C539B" w:rsidRPr="001058B5" w:rsidRDefault="00C12992">
      <w:pPr>
        <w:spacing w:line="220" w:lineRule="exact"/>
        <w:ind w:left="700"/>
        <w:rPr>
          <w:rFonts w:ascii="Arial" w:hAnsi="Arial" w:cs="Arial"/>
          <w:sz w:val="18"/>
        </w:rPr>
      </w:pPr>
      <w:r w:rsidRPr="001058B5">
        <w:rPr>
          <w:rFonts w:ascii="Arial" w:hAnsi="Arial" w:cs="Arial"/>
          <w:sz w:val="18"/>
        </w:rPr>
        <w:t>denial-of-service(DoS) attacks</w:t>
      </w:r>
    </w:p>
    <w:p w14:paraId="3301C543" w14:textId="77777777" w:rsidR="008C539B" w:rsidRPr="001058B5" w:rsidRDefault="008D1AB8">
      <w:pPr>
        <w:spacing w:line="235" w:lineRule="auto"/>
        <w:ind w:left="700" w:firstLine="240"/>
        <w:rPr>
          <w:rFonts w:ascii="Arial" w:hAnsi="Arial" w:cs="Arial"/>
          <w:sz w:val="18"/>
        </w:rPr>
      </w:pPr>
      <w:hyperlink w:anchor="_bookmark1710" w:history="1">
        <w:r w:rsidR="00C12992" w:rsidRPr="001058B5">
          <w:rPr>
            <w:rFonts w:ascii="Arial" w:hAnsi="Arial" w:cs="Arial"/>
            <w:sz w:val="18"/>
          </w:rPr>
          <w:t>audit trail, writing to operating system file, 9-16</w:t>
        </w:r>
      </w:hyperlink>
      <w:r w:rsidR="00C12992" w:rsidRPr="001058B5">
        <w:rPr>
          <w:rFonts w:ascii="Arial" w:hAnsi="Arial" w:cs="Arial"/>
          <w:sz w:val="18"/>
        </w:rPr>
        <w:t xml:space="preserve"> </w:t>
      </w:r>
      <w:hyperlink w:anchor="_bookmark517" w:history="1">
        <w:r w:rsidR="00C12992" w:rsidRPr="001058B5">
          <w:rPr>
            <w:rFonts w:ascii="Arial" w:hAnsi="Arial" w:cs="Arial"/>
            <w:sz w:val="18"/>
          </w:rPr>
          <w:t>dictionary protection mechanism, 4-3</w:t>
        </w:r>
      </w:hyperlink>
    </w:p>
    <w:p w14:paraId="65F973FA" w14:textId="77777777" w:rsidR="008C539B" w:rsidRPr="001058B5" w:rsidRDefault="00C12992">
      <w:pPr>
        <w:spacing w:line="220" w:lineRule="exact"/>
        <w:ind w:left="700"/>
        <w:rPr>
          <w:rFonts w:ascii="Arial" w:hAnsi="Arial" w:cs="Arial"/>
          <w:sz w:val="18"/>
        </w:rPr>
      </w:pPr>
      <w:r w:rsidRPr="001058B5">
        <w:rPr>
          <w:rFonts w:ascii="Arial" w:hAnsi="Arial" w:cs="Arial"/>
          <w:sz w:val="18"/>
        </w:rPr>
        <w:t>direct path load</w:t>
      </w:r>
    </w:p>
    <w:p w14:paraId="2DE33974" w14:textId="77777777" w:rsidR="008C539B" w:rsidRPr="001058B5" w:rsidRDefault="008D1AB8">
      <w:pPr>
        <w:spacing w:line="222" w:lineRule="exact"/>
        <w:ind w:left="940"/>
        <w:rPr>
          <w:rFonts w:ascii="Arial" w:hAnsi="Arial" w:cs="Arial"/>
          <w:sz w:val="18"/>
        </w:rPr>
      </w:pPr>
      <w:hyperlink w:anchor="_bookmark1901" w:history="1">
        <w:r w:rsidR="00C12992" w:rsidRPr="001058B5">
          <w:rPr>
            <w:rFonts w:ascii="Arial" w:hAnsi="Arial" w:cs="Arial"/>
            <w:sz w:val="18"/>
          </w:rPr>
          <w:t>fine-grained auditing effects on, 9-37</w:t>
        </w:r>
      </w:hyperlink>
    </w:p>
    <w:p w14:paraId="011FE5BF" w14:textId="77777777" w:rsidR="008C539B" w:rsidRPr="001058B5" w:rsidRDefault="00C12992">
      <w:pPr>
        <w:spacing w:before="70" w:line="235" w:lineRule="auto"/>
        <w:ind w:left="959" w:hanging="360"/>
        <w:rPr>
          <w:rFonts w:ascii="Arial" w:hAnsi="Arial" w:cs="Arial"/>
          <w:sz w:val="18"/>
        </w:rPr>
      </w:pPr>
      <w:r w:rsidRPr="001058B5">
        <w:rPr>
          <w:rFonts w:ascii="Arial" w:hAnsi="Arial" w:cs="Arial"/>
        </w:rPr>
        <w:br w:type="column"/>
      </w:r>
      <w:hyperlink w:anchor="_bookmark324" w:history="1">
        <w:r w:rsidRPr="001058B5">
          <w:rPr>
            <w:rFonts w:ascii="Arial" w:hAnsi="Arial" w:cs="Arial"/>
            <w:sz w:val="18"/>
          </w:rPr>
          <w:t>directory authentication, configuring for SYSDBA or SYSOPER access, 3-22</w:t>
        </w:r>
      </w:hyperlink>
    </w:p>
    <w:p w14:paraId="3FBD7241" w14:textId="77777777" w:rsidR="008C539B" w:rsidRPr="001058B5" w:rsidRDefault="00C12992">
      <w:pPr>
        <w:spacing w:line="237" w:lineRule="auto"/>
        <w:ind w:left="839" w:right="2318" w:hanging="240"/>
        <w:rPr>
          <w:rFonts w:ascii="Arial" w:hAnsi="Arial" w:cs="Arial"/>
          <w:sz w:val="18"/>
        </w:rPr>
      </w:pPr>
      <w:r w:rsidRPr="001058B5">
        <w:rPr>
          <w:rFonts w:ascii="Arial" w:hAnsi="Arial" w:cs="Arial"/>
          <w:sz w:val="18"/>
        </w:rPr>
        <w:t xml:space="preserve">directory object auditing </w:t>
      </w:r>
      <w:hyperlink w:anchor="_bookmark1844" w:history="1">
        <w:r w:rsidRPr="001058B5">
          <w:rPr>
            <w:rFonts w:ascii="Arial" w:hAnsi="Arial" w:cs="Arial"/>
            <w:sz w:val="18"/>
          </w:rPr>
          <w:t>configuring, 9-32</w:t>
        </w:r>
      </w:hyperlink>
    </w:p>
    <w:p w14:paraId="61D50559" w14:textId="77777777" w:rsidR="008C539B" w:rsidRPr="001058B5" w:rsidRDefault="008D1AB8">
      <w:pPr>
        <w:spacing w:line="235" w:lineRule="auto"/>
        <w:ind w:left="599" w:right="2318" w:firstLine="240"/>
        <w:rPr>
          <w:rFonts w:ascii="Arial" w:hAnsi="Arial" w:cs="Arial"/>
          <w:sz w:val="18"/>
        </w:rPr>
      </w:pPr>
      <w:hyperlink w:anchor="_bookmark1847" w:history="1">
        <w:r w:rsidR="00C12992" w:rsidRPr="001058B5">
          <w:rPr>
            <w:rFonts w:ascii="Arial" w:hAnsi="Arial" w:cs="Arial"/>
            <w:sz w:val="18"/>
          </w:rPr>
          <w:t>removing, 9-32</w:t>
        </w:r>
      </w:hyperlink>
      <w:r w:rsidR="00C12992" w:rsidRPr="001058B5">
        <w:rPr>
          <w:rFonts w:ascii="Arial" w:hAnsi="Arial" w:cs="Arial"/>
          <w:sz w:val="18"/>
        </w:rPr>
        <w:t xml:space="preserve"> directory objects</w:t>
      </w:r>
    </w:p>
    <w:p w14:paraId="443B158D" w14:textId="77777777" w:rsidR="008C539B" w:rsidRPr="001058B5" w:rsidRDefault="008D1AB8">
      <w:pPr>
        <w:spacing w:line="220" w:lineRule="exact"/>
        <w:ind w:left="839"/>
        <w:rPr>
          <w:rFonts w:ascii="Arial" w:hAnsi="Arial" w:cs="Arial"/>
          <w:sz w:val="18"/>
        </w:rPr>
      </w:pPr>
      <w:hyperlink w:anchor="_bookmark1842" w:history="1">
        <w:r w:rsidR="00C12992" w:rsidRPr="001058B5">
          <w:rPr>
            <w:rFonts w:ascii="Arial" w:hAnsi="Arial" w:cs="Arial"/>
            <w:sz w:val="18"/>
          </w:rPr>
          <w:t>auditing, 9-32</w:t>
        </w:r>
      </w:hyperlink>
    </w:p>
    <w:p w14:paraId="29B6A37B" w14:textId="77777777" w:rsidR="008C539B" w:rsidRPr="001058B5" w:rsidRDefault="008D1AB8">
      <w:pPr>
        <w:spacing w:line="235" w:lineRule="auto"/>
        <w:ind w:left="599" w:right="789" w:firstLine="240"/>
        <w:rPr>
          <w:rFonts w:ascii="Arial" w:hAnsi="Arial" w:cs="Arial"/>
          <w:sz w:val="18"/>
        </w:rPr>
      </w:pPr>
      <w:hyperlink w:anchor="_bookmark798" w:history="1">
        <w:r w:rsidR="00C12992" w:rsidRPr="001058B5">
          <w:rPr>
            <w:rFonts w:ascii="Arial" w:hAnsi="Arial" w:cs="Arial"/>
            <w:sz w:val="18"/>
          </w:rPr>
          <w:t>granting EXECUTE privilege on, 4-37</w:t>
        </w:r>
      </w:hyperlink>
      <w:r w:rsidR="00C12992" w:rsidRPr="001058B5">
        <w:rPr>
          <w:rFonts w:ascii="Arial" w:hAnsi="Arial" w:cs="Arial"/>
          <w:sz w:val="18"/>
        </w:rPr>
        <w:t xml:space="preserve"> </w:t>
      </w:r>
      <w:hyperlink w:anchor="_bookmark366" w:history="1">
        <w:r w:rsidR="00C12992" w:rsidRPr="001058B5">
          <w:rPr>
            <w:rFonts w:ascii="Arial" w:hAnsi="Arial" w:cs="Arial"/>
            <w:sz w:val="18"/>
          </w:rPr>
          <w:t>directory-based services authentication, 3-29</w:t>
        </w:r>
      </w:hyperlink>
      <w:r w:rsidR="00C12992" w:rsidRPr="001058B5">
        <w:rPr>
          <w:rFonts w:ascii="Arial" w:hAnsi="Arial" w:cs="Arial"/>
          <w:sz w:val="18"/>
        </w:rPr>
        <w:t xml:space="preserve"> disabling unnecessary services</w:t>
      </w:r>
    </w:p>
    <w:p w14:paraId="5EAA76AE" w14:textId="77777777" w:rsidR="008C539B" w:rsidRPr="001058B5" w:rsidRDefault="008D1AB8">
      <w:pPr>
        <w:spacing w:line="221" w:lineRule="exact"/>
        <w:ind w:left="839"/>
        <w:rPr>
          <w:rFonts w:ascii="Arial" w:hAnsi="Arial" w:cs="Arial"/>
          <w:sz w:val="18"/>
        </w:rPr>
      </w:pPr>
      <w:hyperlink w:anchor="_bookmark2268" w:history="1">
        <w:r w:rsidR="00C12992" w:rsidRPr="001058B5">
          <w:rPr>
            <w:rFonts w:ascii="Arial" w:hAnsi="Arial" w:cs="Arial"/>
            <w:sz w:val="18"/>
          </w:rPr>
          <w:t>FTP, TFTP, TELNET, 10-16</w:t>
        </w:r>
      </w:hyperlink>
    </w:p>
    <w:p w14:paraId="4C97D89D" w14:textId="77777777" w:rsidR="008C539B" w:rsidRPr="001058B5" w:rsidRDefault="00C12992">
      <w:pPr>
        <w:spacing w:line="220" w:lineRule="exact"/>
        <w:ind w:left="599"/>
        <w:rPr>
          <w:rFonts w:ascii="Arial" w:hAnsi="Arial" w:cs="Arial"/>
          <w:sz w:val="18"/>
        </w:rPr>
      </w:pPr>
      <w:r w:rsidRPr="001058B5">
        <w:rPr>
          <w:rFonts w:ascii="Arial" w:hAnsi="Arial" w:cs="Arial"/>
          <w:sz w:val="18"/>
        </w:rPr>
        <w:t>dispatcher processes (D</w:t>
      </w:r>
      <w:r w:rsidRPr="001058B5">
        <w:rPr>
          <w:rFonts w:ascii="Arial" w:hAnsi="Arial" w:cs="Arial"/>
          <w:i/>
          <w:sz w:val="18"/>
        </w:rPr>
        <w:t>nnn</w:t>
      </w:r>
      <w:r w:rsidRPr="001058B5">
        <w:rPr>
          <w:rFonts w:ascii="Arial" w:hAnsi="Arial" w:cs="Arial"/>
          <w:sz w:val="18"/>
        </w:rPr>
        <w:t>)</w:t>
      </w:r>
    </w:p>
    <w:p w14:paraId="785DCBFC" w14:textId="77777777" w:rsidR="008C539B" w:rsidRPr="001058B5" w:rsidRDefault="008D1AB8">
      <w:pPr>
        <w:spacing w:before="1" w:line="235" w:lineRule="auto"/>
        <w:ind w:left="599" w:right="789" w:firstLine="240"/>
        <w:rPr>
          <w:rFonts w:ascii="Arial" w:hAnsi="Arial" w:cs="Arial"/>
          <w:sz w:val="18"/>
        </w:rPr>
      </w:pPr>
      <w:hyperlink w:anchor="_bookmark134" w:history="1">
        <w:r w:rsidR="00C12992" w:rsidRPr="001058B5">
          <w:rPr>
            <w:rFonts w:ascii="Arial" w:hAnsi="Arial" w:cs="Arial"/>
            <w:sz w:val="18"/>
          </w:rPr>
          <w:t>limiting SGA space for each session, 2-12</w:t>
        </w:r>
      </w:hyperlink>
      <w:r w:rsidR="00C12992" w:rsidRPr="001058B5">
        <w:rPr>
          <w:rFonts w:ascii="Arial" w:hAnsi="Arial" w:cs="Arial"/>
          <w:sz w:val="18"/>
        </w:rPr>
        <w:t xml:space="preserve"> distributed databases</w:t>
      </w:r>
    </w:p>
    <w:p w14:paraId="4167714B" w14:textId="77777777" w:rsidR="008C539B" w:rsidRPr="001058B5" w:rsidRDefault="008D1AB8">
      <w:pPr>
        <w:spacing w:before="2" w:line="235" w:lineRule="auto"/>
        <w:ind w:left="599" w:right="2580" w:firstLine="240"/>
        <w:rPr>
          <w:rFonts w:ascii="Arial" w:hAnsi="Arial" w:cs="Arial"/>
          <w:sz w:val="18"/>
        </w:rPr>
      </w:pPr>
      <w:hyperlink w:anchor="_bookmark1628" w:history="1">
        <w:r w:rsidR="00C12992" w:rsidRPr="001058B5">
          <w:rPr>
            <w:rFonts w:ascii="Arial" w:hAnsi="Arial" w:cs="Arial"/>
            <w:sz w:val="18"/>
          </w:rPr>
          <w:t>auditing and, 9-4</w:t>
        </w:r>
      </w:hyperlink>
      <w:r w:rsidR="00C12992" w:rsidRPr="001058B5">
        <w:rPr>
          <w:rFonts w:ascii="Arial" w:hAnsi="Arial" w:cs="Arial"/>
          <w:sz w:val="18"/>
        </w:rPr>
        <w:t xml:space="preserve"> DML</w:t>
      </w:r>
    </w:p>
    <w:p w14:paraId="38720FB5" w14:textId="77777777" w:rsidR="008C539B" w:rsidRPr="001058B5" w:rsidRDefault="008D1AB8">
      <w:pPr>
        <w:spacing w:line="237" w:lineRule="auto"/>
        <w:ind w:left="599" w:right="1604" w:firstLine="240"/>
        <w:rPr>
          <w:rFonts w:ascii="Arial" w:hAnsi="Arial" w:cs="Arial"/>
          <w:sz w:val="18"/>
        </w:rPr>
      </w:pPr>
      <w:hyperlink w:anchor="_bookmark732" w:history="1">
        <w:r w:rsidR="00C12992" w:rsidRPr="001058B5">
          <w:rPr>
            <w:rFonts w:ascii="Arial" w:hAnsi="Arial" w:cs="Arial"/>
            <w:i/>
            <w:sz w:val="18"/>
          </w:rPr>
          <w:t xml:space="preserve">See </w:t>
        </w:r>
      </w:hyperlink>
      <w:r w:rsidR="00C12992" w:rsidRPr="001058B5">
        <w:rPr>
          <w:rFonts w:ascii="Arial" w:hAnsi="Arial" w:cs="Arial"/>
          <w:sz w:val="18"/>
        </w:rPr>
        <w:t xml:space="preserve">data manipulation language </w:t>
      </w:r>
      <w:hyperlink w:anchor="_bookmark1337" w:history="1">
        <w:r w:rsidR="00C12992" w:rsidRPr="001058B5">
          <w:rPr>
            <w:rFonts w:ascii="Arial" w:hAnsi="Arial" w:cs="Arial"/>
            <w:sz w:val="18"/>
          </w:rPr>
          <w:t>driving context, 6-45</w:t>
        </w:r>
      </w:hyperlink>
    </w:p>
    <w:p w14:paraId="0AD154D8" w14:textId="77777777" w:rsidR="008C539B" w:rsidRPr="001058B5" w:rsidRDefault="00C12992">
      <w:pPr>
        <w:spacing w:line="235" w:lineRule="auto"/>
        <w:ind w:left="839" w:right="2310" w:hanging="240"/>
        <w:rPr>
          <w:rFonts w:ascii="Arial" w:hAnsi="Arial" w:cs="Arial"/>
          <w:sz w:val="18"/>
        </w:rPr>
      </w:pPr>
      <w:r w:rsidRPr="001058B5">
        <w:rPr>
          <w:rFonts w:ascii="Arial" w:hAnsi="Arial" w:cs="Arial"/>
          <w:sz w:val="18"/>
        </w:rPr>
        <w:t xml:space="preserve">DROP PROFILE statement </w:t>
      </w:r>
      <w:hyperlink w:anchor="_bookmark149" w:history="1">
        <w:r w:rsidRPr="001058B5">
          <w:rPr>
            <w:rFonts w:ascii="Arial" w:hAnsi="Arial" w:cs="Arial"/>
            <w:sz w:val="18"/>
          </w:rPr>
          <w:t>example, 2-14</w:t>
        </w:r>
      </w:hyperlink>
    </w:p>
    <w:p w14:paraId="1BB09DE4" w14:textId="77777777" w:rsidR="008C539B" w:rsidRPr="001058B5" w:rsidRDefault="00C12992">
      <w:pPr>
        <w:spacing w:before="1" w:line="235" w:lineRule="auto"/>
        <w:ind w:left="839" w:right="2580" w:hanging="240"/>
        <w:rPr>
          <w:rFonts w:ascii="Arial" w:hAnsi="Arial" w:cs="Arial"/>
          <w:sz w:val="18"/>
        </w:rPr>
      </w:pPr>
      <w:r w:rsidRPr="001058B5">
        <w:rPr>
          <w:rFonts w:ascii="Arial" w:hAnsi="Arial" w:cs="Arial"/>
          <w:sz w:val="18"/>
        </w:rPr>
        <w:t xml:space="preserve">DROP ROLE statement </w:t>
      </w:r>
      <w:hyperlink w:anchor="_bookmark696" w:history="1">
        <w:r w:rsidRPr="001058B5">
          <w:rPr>
            <w:rFonts w:ascii="Arial" w:hAnsi="Arial" w:cs="Arial"/>
            <w:sz w:val="18"/>
          </w:rPr>
          <w:t>example, 4-21</w:t>
        </w:r>
      </w:hyperlink>
    </w:p>
    <w:p w14:paraId="61A5E8E0" w14:textId="77777777" w:rsidR="008C539B" w:rsidRPr="001058B5" w:rsidRDefault="008D1AB8">
      <w:pPr>
        <w:spacing w:line="237" w:lineRule="auto"/>
        <w:ind w:left="599" w:right="1604" w:firstLine="240"/>
        <w:rPr>
          <w:rFonts w:ascii="Arial" w:hAnsi="Arial" w:cs="Arial"/>
          <w:sz w:val="18"/>
        </w:rPr>
      </w:pPr>
      <w:hyperlink w:anchor="_bookmark694" w:history="1">
        <w:r w:rsidR="00C12992" w:rsidRPr="001058B5">
          <w:rPr>
            <w:rFonts w:ascii="Arial" w:hAnsi="Arial" w:cs="Arial"/>
            <w:sz w:val="18"/>
          </w:rPr>
          <w:t>security domain, affected, 4-21</w:t>
        </w:r>
      </w:hyperlink>
      <w:r w:rsidR="00C12992" w:rsidRPr="001058B5">
        <w:rPr>
          <w:rFonts w:ascii="Arial" w:hAnsi="Arial" w:cs="Arial"/>
          <w:sz w:val="18"/>
        </w:rPr>
        <w:t xml:space="preserve"> DROP USER statement</w:t>
      </w:r>
    </w:p>
    <w:p w14:paraId="34E3CA4B" w14:textId="77777777" w:rsidR="008C539B" w:rsidRPr="001058B5" w:rsidRDefault="008D1AB8">
      <w:pPr>
        <w:spacing w:line="217" w:lineRule="exact"/>
        <w:ind w:left="839"/>
        <w:rPr>
          <w:rFonts w:ascii="Arial" w:hAnsi="Arial" w:cs="Arial"/>
          <w:sz w:val="18"/>
        </w:rPr>
      </w:pPr>
      <w:hyperlink w:anchor="_bookmark159" w:history="1">
        <w:r w:rsidR="00C12992" w:rsidRPr="001058B5">
          <w:rPr>
            <w:rFonts w:ascii="Arial" w:hAnsi="Arial" w:cs="Arial"/>
            <w:sz w:val="18"/>
          </w:rPr>
          <w:t>about, 2-14</w:t>
        </w:r>
      </w:hyperlink>
    </w:p>
    <w:p w14:paraId="21D46ED2" w14:textId="77777777" w:rsidR="008C539B" w:rsidRPr="001058B5" w:rsidRDefault="008D1AB8">
      <w:pPr>
        <w:spacing w:line="237" w:lineRule="auto"/>
        <w:ind w:left="599" w:right="789" w:firstLine="240"/>
        <w:rPr>
          <w:rFonts w:ascii="Arial" w:hAnsi="Arial" w:cs="Arial"/>
          <w:sz w:val="18"/>
        </w:rPr>
      </w:pPr>
      <w:hyperlink w:anchor="_bookmark161" w:history="1">
        <w:r w:rsidR="00C12992" w:rsidRPr="001058B5">
          <w:rPr>
            <w:rFonts w:ascii="Arial" w:hAnsi="Arial" w:cs="Arial"/>
            <w:sz w:val="18"/>
          </w:rPr>
          <w:t>schema objects of dropped user, 2-15</w:t>
        </w:r>
      </w:hyperlink>
      <w:r w:rsidR="00C12992" w:rsidRPr="001058B5">
        <w:rPr>
          <w:rFonts w:ascii="Arial" w:hAnsi="Arial" w:cs="Arial"/>
          <w:sz w:val="18"/>
        </w:rPr>
        <w:t xml:space="preserve"> DUAL table</w:t>
      </w:r>
    </w:p>
    <w:p w14:paraId="6DAC4461" w14:textId="77777777" w:rsidR="008C539B" w:rsidRPr="001058B5" w:rsidRDefault="008D1AB8">
      <w:pPr>
        <w:spacing w:line="217" w:lineRule="exact"/>
        <w:ind w:left="839"/>
        <w:rPr>
          <w:rFonts w:ascii="Arial" w:hAnsi="Arial" w:cs="Arial"/>
          <w:sz w:val="18"/>
        </w:rPr>
      </w:pPr>
      <w:hyperlink w:anchor="_bookmark1173" w:history="1">
        <w:r w:rsidR="00C12992" w:rsidRPr="001058B5">
          <w:rPr>
            <w:rFonts w:ascii="Arial" w:hAnsi="Arial" w:cs="Arial"/>
            <w:sz w:val="18"/>
          </w:rPr>
          <w:t>about, 6-8</w:t>
        </w:r>
      </w:hyperlink>
    </w:p>
    <w:p w14:paraId="04C83221" w14:textId="77777777" w:rsidR="008C539B" w:rsidRPr="001058B5" w:rsidRDefault="008D1AB8">
      <w:pPr>
        <w:spacing w:line="237" w:lineRule="auto"/>
        <w:ind w:left="959" w:right="210" w:hanging="360"/>
        <w:rPr>
          <w:rFonts w:ascii="Arial" w:hAnsi="Arial" w:cs="Arial"/>
          <w:sz w:val="18"/>
        </w:rPr>
      </w:pPr>
      <w:hyperlink w:anchor="_bookmark1440" w:history="1">
        <w:r w:rsidR="00C12992" w:rsidRPr="001058B5">
          <w:rPr>
            <w:rFonts w:ascii="Arial" w:hAnsi="Arial" w:cs="Arial"/>
            <w:sz w:val="18"/>
          </w:rPr>
          <w:t>dynamic Oracle Virtual Private Database policy types, 7-15</w:t>
        </w:r>
      </w:hyperlink>
    </w:p>
    <w:p w14:paraId="0F37DD41" w14:textId="77777777" w:rsidR="008C539B" w:rsidRPr="001058B5" w:rsidRDefault="008D1AB8">
      <w:pPr>
        <w:spacing w:line="219" w:lineRule="exact"/>
        <w:ind w:left="599"/>
        <w:rPr>
          <w:rFonts w:ascii="Arial" w:hAnsi="Arial" w:cs="Arial"/>
          <w:sz w:val="18"/>
        </w:rPr>
      </w:pPr>
      <w:hyperlink w:anchor="_bookmark1439" w:history="1">
        <w:r w:rsidR="00C12992" w:rsidRPr="001058B5">
          <w:rPr>
            <w:rFonts w:ascii="Arial" w:hAnsi="Arial" w:cs="Arial"/>
            <w:sz w:val="18"/>
          </w:rPr>
          <w:t>DYNAMIC policy type, 7-15</w:t>
        </w:r>
      </w:hyperlink>
    </w:p>
    <w:p w14:paraId="6D2FC21B" w14:textId="77777777" w:rsidR="008C539B" w:rsidRPr="001058B5" w:rsidRDefault="008C539B">
      <w:pPr>
        <w:pStyle w:val="BodyText"/>
        <w:spacing w:before="1"/>
        <w:rPr>
          <w:rFonts w:ascii="Arial" w:hAnsi="Arial" w:cs="Arial"/>
          <w:sz w:val="21"/>
        </w:rPr>
      </w:pPr>
    </w:p>
    <w:p w14:paraId="5C366830" w14:textId="77777777" w:rsidR="008C539B" w:rsidRPr="001058B5" w:rsidRDefault="00C12992">
      <w:pPr>
        <w:pStyle w:val="Heading5"/>
        <w:ind w:left="599"/>
      </w:pPr>
      <w:bookmarkStart w:id="2210" w:name="E"/>
      <w:bookmarkEnd w:id="2210"/>
      <w:r w:rsidRPr="001058B5">
        <w:t>E</w:t>
      </w:r>
    </w:p>
    <w:p w14:paraId="2E47E64F" w14:textId="77777777" w:rsidR="008C539B" w:rsidRPr="001058B5" w:rsidRDefault="008C539B">
      <w:pPr>
        <w:pStyle w:val="BodyText"/>
        <w:rPr>
          <w:rFonts w:ascii="Arial" w:hAnsi="Arial" w:cs="Arial"/>
          <w:b/>
          <w:sz w:val="3"/>
        </w:rPr>
      </w:pPr>
    </w:p>
    <w:p w14:paraId="175B3B9E" w14:textId="6C9F6770" w:rsidR="008C539B" w:rsidRPr="001058B5" w:rsidRDefault="008D1AB8">
      <w:pPr>
        <w:pStyle w:val="BodyText"/>
        <w:spacing w:line="20" w:lineRule="exact"/>
        <w:ind w:left="610"/>
        <w:rPr>
          <w:rFonts w:ascii="Arial" w:hAnsi="Arial" w:cs="Arial"/>
          <w:sz w:val="2"/>
        </w:rPr>
      </w:pPr>
      <w:r>
        <w:rPr>
          <w:rFonts w:ascii="Arial" w:hAnsi="Arial" w:cs="Arial"/>
          <w:sz w:val="2"/>
        </w:rPr>
      </w:r>
      <w:r>
        <w:rPr>
          <w:rFonts w:ascii="Arial" w:hAnsi="Arial" w:cs="Arial"/>
          <w:sz w:val="2"/>
        </w:rPr>
        <w:pict w14:anchorId="7B70FE3C">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anchorlock/>
          </v:group>
        </w:pict>
      </w:r>
    </w:p>
    <w:p w14:paraId="220AEADA" w14:textId="77777777" w:rsidR="008C539B" w:rsidRPr="001058B5" w:rsidRDefault="00C12992">
      <w:pPr>
        <w:spacing w:before="32" w:line="222" w:lineRule="exact"/>
        <w:ind w:left="599"/>
        <w:rPr>
          <w:rFonts w:ascii="Arial" w:hAnsi="Arial" w:cs="Arial"/>
          <w:sz w:val="18"/>
        </w:rPr>
      </w:pPr>
      <w:r w:rsidRPr="001058B5">
        <w:rPr>
          <w:rFonts w:ascii="Arial" w:hAnsi="Arial" w:cs="Arial"/>
          <w:sz w:val="18"/>
        </w:rPr>
        <w:t>editions</w:t>
      </w:r>
    </w:p>
    <w:p w14:paraId="17E0677E" w14:textId="77777777" w:rsidR="008C539B" w:rsidRPr="001058B5" w:rsidRDefault="008D1AB8">
      <w:pPr>
        <w:spacing w:line="220" w:lineRule="exact"/>
        <w:ind w:left="839"/>
        <w:rPr>
          <w:rFonts w:ascii="Arial" w:hAnsi="Arial" w:cs="Arial"/>
          <w:sz w:val="18"/>
        </w:rPr>
      </w:pPr>
      <w:hyperlink w:anchor="_bookmark1142" w:history="1">
        <w:r w:rsidR="00C12992" w:rsidRPr="001058B5">
          <w:rPr>
            <w:rFonts w:ascii="Arial" w:hAnsi="Arial" w:cs="Arial"/>
            <w:sz w:val="18"/>
          </w:rPr>
          <w:t>application contexts, how affects, 6-3</w:t>
        </w:r>
      </w:hyperlink>
    </w:p>
    <w:p w14:paraId="16EF0C64" w14:textId="77777777" w:rsidR="008C539B" w:rsidRPr="001058B5" w:rsidRDefault="008D1AB8">
      <w:pPr>
        <w:spacing w:before="1" w:line="235" w:lineRule="auto"/>
        <w:ind w:left="839" w:right="210"/>
        <w:rPr>
          <w:rFonts w:ascii="Arial" w:hAnsi="Arial" w:cs="Arial"/>
          <w:sz w:val="18"/>
        </w:rPr>
      </w:pPr>
      <w:hyperlink w:anchor="_bookmark1267" w:history="1">
        <w:r w:rsidR="00C12992" w:rsidRPr="001058B5">
          <w:rPr>
            <w:rFonts w:ascii="Arial" w:hAnsi="Arial" w:cs="Arial"/>
            <w:sz w:val="18"/>
          </w:rPr>
          <w:t>fine-grained auditing packages, results in, 6-24</w:t>
        </w:r>
      </w:hyperlink>
      <w:r w:rsidR="00C12992" w:rsidRPr="001058B5">
        <w:rPr>
          <w:rFonts w:ascii="Arial" w:hAnsi="Arial" w:cs="Arial"/>
          <w:sz w:val="18"/>
        </w:rPr>
        <w:t xml:space="preserve"> </w:t>
      </w:r>
      <w:hyperlink w:anchor="_bookmark1266" w:history="1">
        <w:r w:rsidR="00C12992" w:rsidRPr="001058B5">
          <w:rPr>
            <w:rFonts w:ascii="Arial" w:hAnsi="Arial" w:cs="Arial"/>
            <w:sz w:val="18"/>
          </w:rPr>
          <w:t>global application contexts, how affects, 6-24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Oracle Virtual Private Database packages, results</w:t>
        </w:r>
      </w:hyperlink>
    </w:p>
    <w:p w14:paraId="6BBB13F8" w14:textId="77777777" w:rsidR="008C539B" w:rsidRPr="001058B5" w:rsidRDefault="008D1AB8">
      <w:pPr>
        <w:spacing w:line="221" w:lineRule="exact"/>
        <w:ind w:left="1199"/>
        <w:rPr>
          <w:rFonts w:ascii="Arial" w:hAnsi="Arial" w:cs="Arial"/>
          <w:sz w:val="18"/>
        </w:rPr>
      </w:pPr>
      <w:hyperlink w:anchor="_bookmark1268" w:history="1">
        <w:r w:rsidR="00C12992" w:rsidRPr="001058B5">
          <w:rPr>
            <w:rFonts w:ascii="Arial" w:hAnsi="Arial" w:cs="Arial"/>
            <w:sz w:val="18"/>
          </w:rPr>
          <w:t>in, 6-24</w:t>
        </w:r>
      </w:hyperlink>
    </w:p>
    <w:p w14:paraId="02FA016A" w14:textId="77777777" w:rsidR="008C539B" w:rsidRPr="001058B5" w:rsidRDefault="008D1AB8">
      <w:pPr>
        <w:spacing w:line="220" w:lineRule="exact"/>
        <w:ind w:left="599"/>
        <w:rPr>
          <w:rFonts w:ascii="Arial" w:hAnsi="Arial" w:cs="Arial"/>
          <w:sz w:val="18"/>
        </w:rPr>
      </w:pPr>
      <w:hyperlink w:anchor="_bookmark601" w:history="1">
        <w:r w:rsidR="00C12992" w:rsidRPr="001058B5">
          <w:rPr>
            <w:rFonts w:ascii="Arial" w:hAnsi="Arial" w:cs="Arial"/>
            <w:sz w:val="18"/>
          </w:rPr>
          <w:t>EJBCLIENT role, 4-12</w:t>
        </w:r>
      </w:hyperlink>
    </w:p>
    <w:p w14:paraId="4C14FDC6" w14:textId="77777777" w:rsidR="008C539B" w:rsidRPr="001058B5" w:rsidRDefault="008D1AB8">
      <w:pPr>
        <w:spacing w:before="2" w:line="235" w:lineRule="auto"/>
        <w:ind w:left="599" w:right="2318"/>
        <w:rPr>
          <w:rFonts w:ascii="Arial" w:hAnsi="Arial" w:cs="Arial"/>
          <w:sz w:val="18"/>
        </w:rPr>
      </w:pPr>
      <w:hyperlink w:anchor="_bookmark1946" w:history="1">
        <w:r w:rsidR="00C12992" w:rsidRPr="001058B5">
          <w:rPr>
            <w:rFonts w:ascii="Arial" w:hAnsi="Arial" w:cs="Arial"/>
            <w:sz w:val="18"/>
          </w:rPr>
          <w:t>email alert example, 9-44</w:t>
        </w:r>
      </w:hyperlink>
      <w:r w:rsidR="00C12992" w:rsidRPr="001058B5">
        <w:rPr>
          <w:rFonts w:ascii="Arial" w:hAnsi="Arial" w:cs="Arial"/>
          <w:sz w:val="18"/>
        </w:rPr>
        <w:t xml:space="preserve"> encryption</w:t>
      </w:r>
    </w:p>
    <w:p w14:paraId="5C586C99" w14:textId="77777777" w:rsidR="008C539B" w:rsidRPr="001058B5" w:rsidRDefault="008D1AB8">
      <w:pPr>
        <w:spacing w:line="220" w:lineRule="exact"/>
        <w:ind w:left="839"/>
        <w:rPr>
          <w:rFonts w:ascii="Arial" w:hAnsi="Arial" w:cs="Arial"/>
          <w:sz w:val="18"/>
        </w:rPr>
      </w:pPr>
      <w:hyperlink w:anchor="_bookmark1553" w:history="1">
        <w:r w:rsidR="00C12992" w:rsidRPr="001058B5">
          <w:rPr>
            <w:rFonts w:ascii="Arial" w:hAnsi="Arial" w:cs="Arial"/>
            <w:sz w:val="18"/>
          </w:rPr>
          <w:t>access control, 8-1</w:t>
        </w:r>
      </w:hyperlink>
    </w:p>
    <w:p w14:paraId="474B07FE" w14:textId="77777777" w:rsidR="008C539B" w:rsidRPr="001058B5" w:rsidRDefault="008D1AB8">
      <w:pPr>
        <w:spacing w:line="220" w:lineRule="exact"/>
        <w:ind w:left="839"/>
        <w:rPr>
          <w:rFonts w:ascii="Arial" w:hAnsi="Arial" w:cs="Arial"/>
          <w:sz w:val="18"/>
        </w:rPr>
      </w:pPr>
      <w:hyperlink w:anchor="_bookmark1581" w:history="1">
        <w:r w:rsidR="00C12992" w:rsidRPr="001058B5">
          <w:rPr>
            <w:rFonts w:ascii="Arial" w:hAnsi="Arial" w:cs="Arial"/>
            <w:sz w:val="18"/>
          </w:rPr>
          <w:t>BLOBS, 8-7</w:t>
        </w:r>
      </w:hyperlink>
    </w:p>
    <w:p w14:paraId="247E7005" w14:textId="77777777" w:rsidR="008C539B" w:rsidRPr="001058B5" w:rsidRDefault="008D1AB8">
      <w:pPr>
        <w:spacing w:line="220" w:lineRule="exact"/>
        <w:ind w:left="839"/>
        <w:rPr>
          <w:rFonts w:ascii="Arial" w:hAnsi="Arial" w:cs="Arial"/>
          <w:sz w:val="18"/>
        </w:rPr>
      </w:pPr>
      <w:hyperlink w:anchor="_bookmark1561" w:history="1">
        <w:r w:rsidR="00C12992" w:rsidRPr="001058B5">
          <w:rPr>
            <w:rFonts w:ascii="Arial" w:hAnsi="Arial" w:cs="Arial"/>
            <w:sz w:val="18"/>
          </w:rPr>
          <w:t>challenges, 8-4</w:t>
        </w:r>
      </w:hyperlink>
    </w:p>
    <w:p w14:paraId="219C3401" w14:textId="77777777" w:rsidR="008C539B" w:rsidRPr="001058B5" w:rsidRDefault="008D1AB8">
      <w:pPr>
        <w:spacing w:line="237" w:lineRule="auto"/>
        <w:ind w:left="839" w:right="789"/>
        <w:rPr>
          <w:rFonts w:ascii="Arial" w:hAnsi="Arial" w:cs="Arial"/>
          <w:sz w:val="18"/>
        </w:rPr>
      </w:pPr>
      <w:hyperlink w:anchor="_bookmark1559" w:history="1">
        <w:r w:rsidR="00C12992" w:rsidRPr="001058B5">
          <w:rPr>
            <w:rFonts w:ascii="Arial" w:hAnsi="Arial" w:cs="Arial"/>
            <w:sz w:val="18"/>
          </w:rPr>
          <w:t>data security, problems not solved by, 8-3</w:t>
        </w:r>
      </w:hyperlink>
      <w:r w:rsidR="00C12992" w:rsidRPr="001058B5">
        <w:rPr>
          <w:rFonts w:ascii="Arial" w:hAnsi="Arial" w:cs="Arial"/>
          <w:sz w:val="18"/>
        </w:rPr>
        <w:t xml:space="preserve"> </w:t>
      </w:r>
      <w:hyperlink w:anchor="_bookmark2251" w:history="1">
        <w:r w:rsidR="00C12992" w:rsidRPr="001058B5">
          <w:rPr>
            <w:rFonts w:ascii="Arial" w:hAnsi="Arial" w:cs="Arial"/>
            <w:sz w:val="18"/>
          </w:rPr>
          <w:t>data transfer, 10-15</w:t>
        </w:r>
      </w:hyperlink>
    </w:p>
    <w:p w14:paraId="0083C915" w14:textId="77777777" w:rsidR="008C539B" w:rsidRPr="001058B5" w:rsidRDefault="008D1AB8">
      <w:pPr>
        <w:spacing w:line="235" w:lineRule="auto"/>
        <w:ind w:left="839" w:right="1724"/>
        <w:jc w:val="both"/>
        <w:rPr>
          <w:rFonts w:ascii="Arial" w:hAnsi="Arial" w:cs="Arial"/>
          <w:sz w:val="18"/>
        </w:rPr>
      </w:pPr>
      <w:hyperlink w:anchor="_bookmark1584" w:history="1">
        <w:r w:rsidR="00C12992" w:rsidRPr="001058B5">
          <w:rPr>
            <w:rFonts w:ascii="Arial" w:hAnsi="Arial" w:cs="Arial"/>
            <w:sz w:val="18"/>
          </w:rPr>
          <w:t>DBMS_CRYPTO package, 8-8</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deleted encrypted data, 10-11</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5AC5DF61" w14:textId="77777777" w:rsidR="008C539B" w:rsidRPr="001058B5" w:rsidRDefault="008D1AB8">
      <w:pPr>
        <w:spacing w:line="221" w:lineRule="exact"/>
        <w:ind w:left="839"/>
        <w:rPr>
          <w:rFonts w:ascii="Arial" w:hAnsi="Arial" w:cs="Arial"/>
          <w:sz w:val="18"/>
        </w:rPr>
      </w:pPr>
      <w:hyperlink w:anchor="_bookmark1599" w:history="1">
        <w:r w:rsidR="00C12992" w:rsidRPr="001058B5">
          <w:rPr>
            <w:rFonts w:ascii="Arial" w:hAnsi="Arial" w:cs="Arial"/>
            <w:sz w:val="18"/>
          </w:rPr>
          <w:t>finding information about, 8-15</w:t>
        </w:r>
      </w:hyperlink>
    </w:p>
    <w:p w14:paraId="74176148" w14:textId="77777777" w:rsidR="008C539B" w:rsidRPr="001058B5" w:rsidRDefault="008D1AB8">
      <w:pPr>
        <w:spacing w:line="237" w:lineRule="auto"/>
        <w:ind w:left="1199" w:right="789" w:hanging="360"/>
        <w:rPr>
          <w:rFonts w:ascii="Arial" w:hAnsi="Arial" w:cs="Arial"/>
          <w:sz w:val="18"/>
        </w:rPr>
      </w:pPr>
      <w:hyperlink w:anchor="_bookmark1925" w:history="1">
        <w:r w:rsidR="00C12992" w:rsidRPr="001058B5">
          <w:rPr>
            <w:rFonts w:ascii="Arial" w:hAnsi="Arial" w:cs="Arial"/>
            <w:sz w:val="18"/>
          </w:rPr>
          <w:t>fine-grained audit policies on encrypted columns, 9-40</w:t>
        </w:r>
      </w:hyperlink>
    </w:p>
    <w:p w14:paraId="3FFBF2AE" w14:textId="77777777" w:rsidR="008C539B" w:rsidRPr="001058B5" w:rsidRDefault="008D1AB8">
      <w:pPr>
        <w:spacing w:line="218" w:lineRule="exact"/>
        <w:ind w:left="839"/>
        <w:rPr>
          <w:rFonts w:ascii="Arial" w:hAnsi="Arial" w:cs="Arial"/>
          <w:sz w:val="18"/>
        </w:rPr>
      </w:pPr>
      <w:hyperlink w:anchor="_bookmark1563" w:history="1">
        <w:r w:rsidR="00C12992" w:rsidRPr="001058B5">
          <w:rPr>
            <w:rFonts w:ascii="Arial" w:hAnsi="Arial" w:cs="Arial"/>
            <w:sz w:val="18"/>
          </w:rPr>
          <w:t>indexed data, 8-4</w:t>
        </w:r>
      </w:hyperlink>
    </w:p>
    <w:p w14:paraId="3F99C9DD" w14:textId="77777777" w:rsidR="008C539B" w:rsidRPr="001058B5" w:rsidRDefault="008D1AB8">
      <w:pPr>
        <w:spacing w:line="220" w:lineRule="exact"/>
        <w:ind w:left="839"/>
        <w:rPr>
          <w:rFonts w:ascii="Arial" w:hAnsi="Arial" w:cs="Arial"/>
          <w:sz w:val="18"/>
        </w:rPr>
      </w:pPr>
      <w:hyperlink w:anchor="_bookmark1565" w:history="1">
        <w:r w:rsidR="00C12992" w:rsidRPr="001058B5">
          <w:rPr>
            <w:rFonts w:ascii="Arial" w:hAnsi="Arial" w:cs="Arial"/>
            <w:sz w:val="18"/>
          </w:rPr>
          <w:t>key generation, 8-4</w:t>
        </w:r>
      </w:hyperlink>
    </w:p>
    <w:p w14:paraId="09E1F629" w14:textId="77777777" w:rsidR="008C539B" w:rsidRPr="001058B5" w:rsidRDefault="008D1AB8">
      <w:pPr>
        <w:spacing w:line="220" w:lineRule="exact"/>
        <w:ind w:left="839"/>
        <w:rPr>
          <w:rFonts w:ascii="Arial" w:hAnsi="Arial" w:cs="Arial"/>
          <w:sz w:val="18"/>
        </w:rPr>
      </w:pPr>
      <w:hyperlink w:anchor="_bookmark1569" w:history="1">
        <w:r w:rsidR="00C12992" w:rsidRPr="001058B5">
          <w:rPr>
            <w:rFonts w:ascii="Arial" w:hAnsi="Arial" w:cs="Arial"/>
            <w:sz w:val="18"/>
          </w:rPr>
          <w:t>key storage, 8-5</w:t>
        </w:r>
      </w:hyperlink>
    </w:p>
    <w:p w14:paraId="3CAD3253" w14:textId="77777777" w:rsidR="008C539B" w:rsidRPr="001058B5" w:rsidRDefault="008D1AB8">
      <w:pPr>
        <w:spacing w:line="220" w:lineRule="exact"/>
        <w:ind w:left="839"/>
        <w:rPr>
          <w:rFonts w:ascii="Arial" w:hAnsi="Arial" w:cs="Arial"/>
          <w:sz w:val="18"/>
        </w:rPr>
      </w:pPr>
      <w:hyperlink w:anchor="_bookmark1567" w:history="1">
        <w:r w:rsidR="00C12992" w:rsidRPr="001058B5">
          <w:rPr>
            <w:rFonts w:ascii="Arial" w:hAnsi="Arial" w:cs="Arial"/>
            <w:sz w:val="18"/>
          </w:rPr>
          <w:t>key transmission, 8-5</w:t>
        </w:r>
      </w:hyperlink>
    </w:p>
    <w:p w14:paraId="5B70732A" w14:textId="77777777" w:rsidR="008C539B" w:rsidRPr="001058B5" w:rsidRDefault="008D1AB8">
      <w:pPr>
        <w:spacing w:line="220" w:lineRule="exact"/>
        <w:ind w:left="839"/>
        <w:rPr>
          <w:rFonts w:ascii="Arial" w:hAnsi="Arial" w:cs="Arial"/>
          <w:sz w:val="18"/>
        </w:rPr>
      </w:pPr>
      <w:hyperlink w:anchor="_bookmark1579" w:history="1">
        <w:r w:rsidR="00C12992" w:rsidRPr="001058B5">
          <w:rPr>
            <w:rFonts w:ascii="Arial" w:hAnsi="Arial" w:cs="Arial"/>
            <w:sz w:val="18"/>
          </w:rPr>
          <w:t>keys, changing, 8-7</w:t>
        </w:r>
      </w:hyperlink>
    </w:p>
    <w:p w14:paraId="03FF0A5F" w14:textId="77777777" w:rsidR="008C539B" w:rsidRPr="001058B5" w:rsidRDefault="008D1AB8">
      <w:pPr>
        <w:spacing w:line="222" w:lineRule="exact"/>
        <w:ind w:left="839"/>
        <w:rPr>
          <w:rFonts w:ascii="Arial" w:hAnsi="Arial" w:cs="Arial"/>
          <w:sz w:val="18"/>
        </w:rPr>
      </w:pPr>
      <w:hyperlink w:anchor="_bookmark1555" w:history="1">
        <w:r w:rsidR="00C12992" w:rsidRPr="001058B5">
          <w:rPr>
            <w:rFonts w:ascii="Arial" w:hAnsi="Arial" w:cs="Arial"/>
            <w:sz w:val="18"/>
          </w:rPr>
          <w:t>malicious database administrators, 8-2</w:t>
        </w:r>
      </w:hyperlink>
    </w:p>
    <w:p w14:paraId="6A3D9881" w14:textId="77777777" w:rsidR="008C539B" w:rsidRPr="001058B5" w:rsidRDefault="008C539B">
      <w:pPr>
        <w:spacing w:line="222" w:lineRule="exact"/>
        <w:rPr>
          <w:rFonts w:ascii="Arial" w:hAnsi="Arial" w:cs="Arial"/>
          <w:sz w:val="18"/>
        </w:rPr>
        <w:sectPr w:rsidR="008C539B" w:rsidRPr="001058B5">
          <w:headerReference w:type="default" r:id="rId288"/>
          <w:pgSz w:w="12240" w:h="15840"/>
          <w:pgMar w:top="1200" w:right="1060" w:bottom="860" w:left="1100" w:header="0" w:footer="663" w:gutter="0"/>
          <w:cols w:num="2" w:space="720" w:equalWidth="0">
            <w:col w:w="4981" w:space="40"/>
            <w:col w:w="5059"/>
          </w:cols>
        </w:sectPr>
      </w:pPr>
    </w:p>
    <w:p w14:paraId="58107D54" w14:textId="77777777" w:rsidR="008C539B" w:rsidRPr="001058B5" w:rsidRDefault="008D1AB8">
      <w:pPr>
        <w:spacing w:before="70" w:line="235" w:lineRule="auto"/>
        <w:ind w:left="340" w:right="1645"/>
        <w:rPr>
          <w:rFonts w:ascii="Arial" w:hAnsi="Arial" w:cs="Arial"/>
          <w:sz w:val="18"/>
        </w:rPr>
      </w:pPr>
      <w:hyperlink w:anchor="_bookmark2266" w:history="1">
        <w:r w:rsidR="00C12992" w:rsidRPr="001058B5">
          <w:rPr>
            <w:rFonts w:ascii="Arial" w:hAnsi="Arial" w:cs="Arial"/>
            <w:sz w:val="18"/>
          </w:rPr>
          <w:t>network traffic, 10-16</w:t>
        </w:r>
      </w:hyperlink>
      <w:r w:rsidR="00C12992" w:rsidRPr="001058B5">
        <w:rPr>
          <w:rFonts w:ascii="Arial" w:hAnsi="Arial" w:cs="Arial"/>
          <w:sz w:val="18"/>
        </w:rPr>
        <w:t xml:space="preserve"> </w:t>
      </w:r>
      <w:hyperlink w:anchor="_bookmark1551" w:history="1">
        <w:r w:rsidR="00C12992" w:rsidRPr="001058B5">
          <w:rPr>
            <w:rFonts w:ascii="Arial" w:hAnsi="Arial" w:cs="Arial"/>
            <w:sz w:val="18"/>
          </w:rPr>
          <w:t>problems not solved by, 8-1</w:t>
        </w:r>
      </w:hyperlink>
    </w:p>
    <w:p w14:paraId="0BA4F202" w14:textId="77777777" w:rsidR="008C539B" w:rsidRPr="001058B5" w:rsidRDefault="008D1AB8">
      <w:pPr>
        <w:spacing w:line="237" w:lineRule="auto"/>
        <w:ind w:left="340" w:right="620"/>
        <w:rPr>
          <w:rFonts w:ascii="Arial" w:hAnsi="Arial" w:cs="Arial"/>
          <w:sz w:val="18"/>
        </w:rPr>
      </w:pP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p>
    <w:p w14:paraId="51E4FF2E" w14:textId="77777777" w:rsidR="008C539B" w:rsidRPr="001058B5" w:rsidRDefault="008D1AB8">
      <w:pPr>
        <w:spacing w:line="235" w:lineRule="auto"/>
        <w:ind w:left="100" w:right="1645"/>
        <w:rPr>
          <w:rFonts w:ascii="Arial" w:hAnsi="Arial" w:cs="Arial"/>
          <w:sz w:val="18"/>
        </w:rPr>
      </w:pPr>
      <w:hyperlink w:anchor="_bookmark680" w:history="1">
        <w:r w:rsidR="00C12992" w:rsidRPr="001058B5">
          <w:rPr>
            <w:rFonts w:ascii="Arial" w:hAnsi="Arial" w:cs="Arial"/>
            <w:sz w:val="18"/>
          </w:rPr>
          <w:t>enterprise directory service, 4-19</w:t>
        </w:r>
      </w:hyperlink>
      <w:r w:rsidR="00C12992" w:rsidRPr="001058B5">
        <w:rPr>
          <w:rFonts w:ascii="Arial" w:hAnsi="Arial" w:cs="Arial"/>
          <w:sz w:val="18"/>
        </w:rPr>
        <w:t xml:space="preserve"> </w:t>
      </w:r>
      <w:hyperlink w:anchor="_bookmark2189" w:history="1">
        <w:r w:rsidR="00C12992" w:rsidRPr="001058B5">
          <w:rPr>
            <w:rFonts w:ascii="Arial" w:hAnsi="Arial" w:cs="Arial"/>
            <w:sz w:val="18"/>
          </w:rPr>
          <w:t>Enterprise Edition, 10-9</w:t>
        </w:r>
      </w:hyperlink>
      <w:r w:rsidR="00C12992" w:rsidRPr="001058B5">
        <w:rPr>
          <w:rFonts w:ascii="Arial" w:hAnsi="Arial" w:cs="Arial"/>
          <w:sz w:val="18"/>
        </w:rPr>
        <w:t xml:space="preserve"> Enterprise</w:t>
      </w:r>
      <w:r w:rsidR="00C12992" w:rsidRPr="001058B5">
        <w:rPr>
          <w:rFonts w:ascii="Arial" w:hAnsi="Arial" w:cs="Arial"/>
          <w:spacing w:val="-1"/>
          <w:sz w:val="18"/>
        </w:rPr>
        <w:t xml:space="preserve"> </w:t>
      </w:r>
      <w:r w:rsidR="00C12992" w:rsidRPr="001058B5">
        <w:rPr>
          <w:rFonts w:ascii="Arial" w:hAnsi="Arial" w:cs="Arial"/>
          <w:sz w:val="18"/>
        </w:rPr>
        <w:t>Manager</w:t>
      </w:r>
    </w:p>
    <w:p w14:paraId="591E7A5A" w14:textId="77777777" w:rsidR="008C539B" w:rsidRPr="001058B5" w:rsidRDefault="008D1AB8">
      <w:pPr>
        <w:spacing w:line="221" w:lineRule="exact"/>
        <w:ind w:left="340"/>
        <w:rPr>
          <w:rFonts w:ascii="Arial" w:hAnsi="Arial" w:cs="Arial"/>
          <w:sz w:val="18"/>
        </w:rPr>
      </w:pPr>
      <w:hyperlink w:anchor="_bookmark689" w:history="1">
        <w:r w:rsidR="00C12992" w:rsidRPr="001058B5">
          <w:rPr>
            <w:rFonts w:ascii="Arial" w:hAnsi="Arial" w:cs="Arial"/>
            <w:sz w:val="18"/>
          </w:rPr>
          <w:t>granting roles, 4-20</w:t>
        </w:r>
      </w:hyperlink>
    </w:p>
    <w:p w14:paraId="0148A517" w14:textId="77777777" w:rsidR="008C539B" w:rsidRPr="001058B5" w:rsidRDefault="008D1AB8">
      <w:pPr>
        <w:spacing w:line="220" w:lineRule="exact"/>
        <w:ind w:left="340"/>
        <w:rPr>
          <w:rFonts w:ascii="Arial" w:hAnsi="Arial" w:cs="Arial"/>
          <w:sz w:val="18"/>
        </w:rPr>
      </w:pPr>
      <w:hyperlink w:anchor="_bookmark138" w:history="1">
        <w:r w:rsidR="00C12992" w:rsidRPr="001058B5">
          <w:rPr>
            <w:rFonts w:ascii="Arial" w:hAnsi="Arial" w:cs="Arial"/>
            <w:sz w:val="18"/>
          </w:rPr>
          <w:t>statistics monitor, 2-12</w:t>
        </w:r>
      </w:hyperlink>
    </w:p>
    <w:p w14:paraId="5AF22764" w14:textId="77777777" w:rsidR="008C539B" w:rsidRPr="001058B5" w:rsidRDefault="008D1AB8">
      <w:pPr>
        <w:spacing w:line="235" w:lineRule="auto"/>
        <w:ind w:left="100" w:right="1645"/>
        <w:rPr>
          <w:rFonts w:ascii="Arial" w:hAnsi="Arial" w:cs="Arial"/>
          <w:sz w:val="18"/>
        </w:rPr>
      </w:pPr>
      <w:hyperlink w:anchor="_bookmark379" w:history="1">
        <w:r w:rsidR="00C12992" w:rsidRPr="001058B5">
          <w:rPr>
            <w:rFonts w:ascii="Arial" w:hAnsi="Arial" w:cs="Arial"/>
            <w:sz w:val="18"/>
          </w:rPr>
          <w:t xml:space="preserve">enterprise roles, 3-30, </w:t>
        </w:r>
      </w:hyperlink>
      <w:hyperlink w:anchor="_bookmark683" w:history="1">
        <w:r w:rsidR="00C12992" w:rsidRPr="001058B5">
          <w:rPr>
            <w:rFonts w:ascii="Arial" w:hAnsi="Arial" w:cs="Arial"/>
            <w:sz w:val="18"/>
          </w:rPr>
          <w:t>4-19</w:t>
        </w:r>
      </w:hyperlink>
      <w:r w:rsidR="00C12992" w:rsidRPr="001058B5">
        <w:rPr>
          <w:rFonts w:ascii="Arial" w:hAnsi="Arial" w:cs="Arial"/>
          <w:sz w:val="18"/>
        </w:rPr>
        <w:t xml:space="preserve"> </w:t>
      </w:r>
      <w:hyperlink w:anchor="_bookmark1005" w:history="1">
        <w:r w:rsidR="00C12992" w:rsidRPr="001058B5">
          <w:rPr>
            <w:rFonts w:ascii="Arial" w:hAnsi="Arial" w:cs="Arial"/>
            <w:sz w:val="18"/>
          </w:rPr>
          <w:t>enterprise user management, 5-2</w:t>
        </w:r>
      </w:hyperlink>
      <w:r w:rsidR="00C12992" w:rsidRPr="001058B5">
        <w:rPr>
          <w:rFonts w:ascii="Arial" w:hAnsi="Arial" w:cs="Arial"/>
          <w:sz w:val="18"/>
        </w:rPr>
        <w:t xml:space="preserve"> Enterprise User Security</w:t>
      </w:r>
    </w:p>
    <w:p w14:paraId="16DDFE79" w14:textId="77777777" w:rsidR="008C539B" w:rsidRPr="001058B5" w:rsidRDefault="008D1AB8">
      <w:pPr>
        <w:spacing w:before="2" w:line="235" w:lineRule="auto"/>
        <w:ind w:left="340" w:right="130"/>
        <w:rPr>
          <w:rFonts w:ascii="Arial" w:hAnsi="Arial" w:cs="Arial"/>
          <w:sz w:val="18"/>
        </w:rPr>
      </w:pPr>
      <w:hyperlink w:anchor="_bookmark1233" w:history="1">
        <w:r w:rsidR="00C12992" w:rsidRPr="001058B5">
          <w:rPr>
            <w:rFonts w:ascii="Arial" w:hAnsi="Arial" w:cs="Arial"/>
            <w:sz w:val="18"/>
          </w:rPr>
          <w:t>application context, globally initialized, 6-19</w:t>
        </w:r>
      </w:hyperlink>
      <w:r w:rsidR="00C12992" w:rsidRPr="001058B5">
        <w:rPr>
          <w:rFonts w:ascii="Arial" w:hAnsi="Arial" w:cs="Arial"/>
          <w:sz w:val="18"/>
        </w:rPr>
        <w:t xml:space="preserve"> proxy authentication</w:t>
      </w:r>
    </w:p>
    <w:p w14:paraId="5D783069" w14:textId="77777777" w:rsidR="008C539B" w:rsidRPr="001058B5" w:rsidRDefault="008D1AB8">
      <w:pPr>
        <w:spacing w:before="2" w:line="235" w:lineRule="auto"/>
        <w:ind w:left="940" w:hanging="360"/>
        <w:rPr>
          <w:rFonts w:ascii="Arial" w:hAnsi="Arial" w:cs="Arial"/>
          <w:sz w:val="18"/>
        </w:rPr>
      </w:pPr>
      <w:hyperlink w:anchor="_bookmark1533" w:history="1">
        <w:r w:rsidR="00C12992" w:rsidRPr="001058B5">
          <w:rPr>
            <w:rFonts w:ascii="Arial" w:hAnsi="Arial" w:cs="Arial"/>
            <w:sz w:val="18"/>
          </w:rPr>
          <w:t>Oracle Virtual Private Database, how it works with, 7-38</w:t>
        </w:r>
      </w:hyperlink>
    </w:p>
    <w:p w14:paraId="66E61EC8" w14:textId="77777777" w:rsidR="008C539B" w:rsidRPr="001058B5" w:rsidRDefault="00C12992">
      <w:pPr>
        <w:spacing w:line="220" w:lineRule="exact"/>
        <w:ind w:left="100"/>
        <w:rPr>
          <w:rFonts w:ascii="Arial" w:hAnsi="Arial" w:cs="Arial"/>
          <w:sz w:val="18"/>
        </w:rPr>
      </w:pPr>
      <w:r w:rsidRPr="001058B5">
        <w:rPr>
          <w:rFonts w:ascii="Arial" w:hAnsi="Arial" w:cs="Arial"/>
          <w:sz w:val="18"/>
        </w:rPr>
        <w:t>enterprise users</w:t>
      </w:r>
    </w:p>
    <w:p w14:paraId="2537DB6A" w14:textId="77777777" w:rsidR="008C539B" w:rsidRPr="001058B5" w:rsidRDefault="008D1AB8">
      <w:pPr>
        <w:spacing w:before="2" w:line="235" w:lineRule="auto"/>
        <w:ind w:left="340" w:right="1645"/>
        <w:rPr>
          <w:rFonts w:ascii="Arial" w:hAnsi="Arial" w:cs="Arial"/>
          <w:sz w:val="18"/>
        </w:rPr>
      </w:pPr>
      <w:hyperlink w:anchor="_bookmark380" w:history="1">
        <w:r w:rsidR="00C12992" w:rsidRPr="001058B5">
          <w:rPr>
            <w:rFonts w:ascii="Arial" w:hAnsi="Arial" w:cs="Arial"/>
            <w:sz w:val="18"/>
          </w:rPr>
          <w:t>centralized management, 3-30</w:t>
        </w:r>
      </w:hyperlink>
      <w:r w:rsidR="00C12992" w:rsidRPr="001058B5">
        <w:rPr>
          <w:rFonts w:ascii="Arial" w:hAnsi="Arial" w:cs="Arial"/>
          <w:sz w:val="18"/>
        </w:rPr>
        <w:t xml:space="preserve"> </w:t>
      </w:r>
      <w:hyperlink w:anchor="_bookmark684" w:history="1">
        <w:r w:rsidR="00C12992" w:rsidRPr="001058B5">
          <w:rPr>
            <w:rFonts w:ascii="Arial" w:hAnsi="Arial" w:cs="Arial"/>
            <w:sz w:val="18"/>
          </w:rPr>
          <w:t>global role, creating, 4-19</w:t>
        </w:r>
      </w:hyperlink>
    </w:p>
    <w:p w14:paraId="6AE9358A" w14:textId="77777777" w:rsidR="008C539B" w:rsidRPr="001058B5" w:rsidRDefault="008D1AB8">
      <w:pPr>
        <w:spacing w:line="237" w:lineRule="auto"/>
        <w:ind w:left="700" w:right="620" w:hanging="360"/>
        <w:rPr>
          <w:rFonts w:ascii="Arial" w:hAnsi="Arial" w:cs="Arial"/>
          <w:sz w:val="18"/>
        </w:rPr>
      </w:pPr>
      <w:hyperlink w:anchor="_bookmark1006" w:history="1">
        <w:r w:rsidR="00C12992" w:rsidRPr="001058B5">
          <w:rPr>
            <w:rFonts w:ascii="Arial" w:hAnsi="Arial" w:cs="Arial"/>
            <w:sz w:val="18"/>
          </w:rPr>
          <w:t>One Big Application User authentication, compromised by, 5-2</w:t>
        </w:r>
      </w:hyperlink>
    </w:p>
    <w:p w14:paraId="0FB7ECA4" w14:textId="77777777" w:rsidR="008C539B" w:rsidRPr="001058B5" w:rsidRDefault="008D1AB8">
      <w:pPr>
        <w:spacing w:line="217" w:lineRule="exact"/>
        <w:ind w:left="340"/>
        <w:rPr>
          <w:rFonts w:ascii="Arial" w:hAnsi="Arial" w:cs="Arial"/>
          <w:sz w:val="18"/>
        </w:rPr>
      </w:pPr>
      <w:hyperlink w:anchor="_bookmark419" w:history="1">
        <w:r w:rsidR="00C12992" w:rsidRPr="001058B5">
          <w:rPr>
            <w:rFonts w:ascii="Arial" w:hAnsi="Arial" w:cs="Arial"/>
            <w:sz w:val="18"/>
          </w:rPr>
          <w:t>proxy authentication, 3-36</w:t>
        </w:r>
      </w:hyperlink>
    </w:p>
    <w:p w14:paraId="1DFE0CA6" w14:textId="77777777" w:rsidR="008C539B" w:rsidRPr="001058B5" w:rsidRDefault="008D1AB8">
      <w:pPr>
        <w:spacing w:line="237" w:lineRule="auto"/>
        <w:ind w:left="100" w:right="620" w:firstLine="240"/>
        <w:rPr>
          <w:rFonts w:ascii="Arial" w:hAnsi="Arial" w:cs="Arial"/>
          <w:sz w:val="18"/>
        </w:rPr>
      </w:pPr>
      <w:hyperlink w:anchor="_bookmark1068" w:history="1">
        <w:r w:rsidR="00C12992" w:rsidRPr="001058B5">
          <w:rPr>
            <w:rFonts w:ascii="Arial" w:hAnsi="Arial" w:cs="Arial"/>
            <w:sz w:val="18"/>
          </w:rPr>
          <w:t>shared schemas, protecting users, 5-16</w:t>
        </w:r>
      </w:hyperlink>
      <w:r w:rsidR="00C12992" w:rsidRPr="001058B5">
        <w:rPr>
          <w:rFonts w:ascii="Arial" w:hAnsi="Arial" w:cs="Arial"/>
          <w:sz w:val="18"/>
        </w:rPr>
        <w:t xml:space="preserve"> errors</w:t>
      </w:r>
    </w:p>
    <w:p w14:paraId="3637F134" w14:textId="77777777" w:rsidR="008C539B" w:rsidRPr="001058B5" w:rsidRDefault="008D1AB8">
      <w:pPr>
        <w:spacing w:line="217" w:lineRule="exact"/>
        <w:ind w:left="340"/>
        <w:rPr>
          <w:rFonts w:ascii="Arial" w:hAnsi="Arial" w:cs="Arial"/>
          <w:sz w:val="18"/>
        </w:rPr>
      </w:pPr>
      <w:hyperlink w:anchor="_bookmark111" w:history="1">
        <w:r w:rsidR="00C12992" w:rsidRPr="001058B5">
          <w:rPr>
            <w:rFonts w:ascii="Arial" w:hAnsi="Arial" w:cs="Arial"/>
            <w:sz w:val="18"/>
          </w:rPr>
          <w:t>OPW-00005, 2-9</w:t>
        </w:r>
      </w:hyperlink>
    </w:p>
    <w:p w14:paraId="1B2D3AE0" w14:textId="77777777" w:rsidR="008C539B" w:rsidRPr="001058B5" w:rsidRDefault="008D1AB8">
      <w:pPr>
        <w:spacing w:line="220" w:lineRule="exact"/>
        <w:ind w:left="340"/>
        <w:rPr>
          <w:rFonts w:ascii="Arial" w:hAnsi="Arial" w:cs="Arial"/>
          <w:sz w:val="18"/>
        </w:rPr>
      </w:pPr>
      <w:hyperlink w:anchor="_bookmark1928" w:history="1">
        <w:r w:rsidR="00C12992" w:rsidRPr="001058B5">
          <w:rPr>
            <w:rFonts w:ascii="Arial" w:hAnsi="Arial" w:cs="Arial"/>
            <w:sz w:val="18"/>
          </w:rPr>
          <w:t>ORA-00036,   9-41</w:t>
        </w:r>
      </w:hyperlink>
    </w:p>
    <w:p w14:paraId="313854D4" w14:textId="77777777" w:rsidR="008C539B" w:rsidRPr="001058B5" w:rsidRDefault="008D1AB8">
      <w:pPr>
        <w:spacing w:line="220" w:lineRule="exact"/>
        <w:ind w:left="340"/>
        <w:rPr>
          <w:rFonts w:ascii="Arial" w:hAnsi="Arial" w:cs="Arial"/>
          <w:sz w:val="18"/>
        </w:rPr>
      </w:pPr>
      <w:hyperlink w:anchor="_bookmark741" w:history="1">
        <w:r w:rsidR="00C12992" w:rsidRPr="001058B5">
          <w:rPr>
            <w:rFonts w:ascii="Arial" w:hAnsi="Arial" w:cs="Arial"/>
            <w:sz w:val="18"/>
          </w:rPr>
          <w:t>ORA-01720,   4-28</w:t>
        </w:r>
      </w:hyperlink>
    </w:p>
    <w:p w14:paraId="591B1E5C" w14:textId="77777777" w:rsidR="008C539B" w:rsidRPr="001058B5" w:rsidRDefault="008D1AB8">
      <w:pPr>
        <w:spacing w:line="220" w:lineRule="exact"/>
        <w:ind w:left="340"/>
        <w:rPr>
          <w:rFonts w:ascii="Arial" w:hAnsi="Arial" w:cs="Arial"/>
          <w:sz w:val="18"/>
        </w:rPr>
      </w:pPr>
      <w:hyperlink w:anchor="_bookmark1957" w:history="1">
        <w:r w:rsidR="00C12992" w:rsidRPr="001058B5">
          <w:rPr>
            <w:rFonts w:ascii="Arial" w:hAnsi="Arial" w:cs="Arial"/>
            <w:sz w:val="18"/>
          </w:rPr>
          <w:t>ORA-06512,   9-48</w:t>
        </w:r>
      </w:hyperlink>
    </w:p>
    <w:p w14:paraId="006884FF" w14:textId="77777777" w:rsidR="008C539B" w:rsidRPr="001058B5" w:rsidRDefault="008D1AB8">
      <w:pPr>
        <w:spacing w:line="220" w:lineRule="exact"/>
        <w:ind w:left="340"/>
        <w:rPr>
          <w:rFonts w:ascii="Arial" w:hAnsi="Arial" w:cs="Arial"/>
          <w:sz w:val="18"/>
        </w:rPr>
      </w:pPr>
      <w:hyperlink w:anchor="_bookmark1929" w:history="1">
        <w:r w:rsidR="00C12992" w:rsidRPr="001058B5">
          <w:rPr>
            <w:rFonts w:ascii="Arial" w:hAnsi="Arial" w:cs="Arial"/>
            <w:sz w:val="18"/>
          </w:rPr>
          <w:t>ORA-1000, 9-41</w:t>
        </w:r>
      </w:hyperlink>
    </w:p>
    <w:p w14:paraId="44C2C862" w14:textId="77777777" w:rsidR="008C539B" w:rsidRPr="001058B5" w:rsidRDefault="008D1AB8">
      <w:pPr>
        <w:spacing w:line="220" w:lineRule="exact"/>
        <w:ind w:left="340"/>
        <w:rPr>
          <w:rFonts w:ascii="Arial" w:hAnsi="Arial" w:cs="Arial"/>
          <w:sz w:val="18"/>
        </w:rPr>
      </w:pPr>
      <w:hyperlink w:anchor="_bookmark890" w:history="1">
        <w:r w:rsidR="00C12992" w:rsidRPr="001058B5">
          <w:rPr>
            <w:rFonts w:ascii="Arial" w:hAnsi="Arial" w:cs="Arial"/>
            <w:sz w:val="18"/>
          </w:rPr>
          <w:t xml:space="preserve">ORA-24247, 4-51, </w:t>
        </w:r>
      </w:hyperlink>
      <w:hyperlink w:anchor="_bookmark1956" w:history="1">
        <w:r w:rsidR="00C12992" w:rsidRPr="001058B5">
          <w:rPr>
            <w:rFonts w:ascii="Arial" w:hAnsi="Arial" w:cs="Arial"/>
            <w:sz w:val="18"/>
          </w:rPr>
          <w:t>9-48</w:t>
        </w:r>
      </w:hyperlink>
    </w:p>
    <w:p w14:paraId="7F8E35B6" w14:textId="77777777" w:rsidR="008C539B" w:rsidRPr="001058B5" w:rsidRDefault="008D1AB8">
      <w:pPr>
        <w:spacing w:line="220" w:lineRule="exact"/>
        <w:ind w:left="340"/>
        <w:rPr>
          <w:rFonts w:ascii="Arial" w:hAnsi="Arial" w:cs="Arial"/>
          <w:sz w:val="18"/>
        </w:rPr>
      </w:pPr>
      <w:hyperlink w:anchor="_bookmark520" w:history="1">
        <w:r w:rsidR="00C12992" w:rsidRPr="001058B5">
          <w:rPr>
            <w:rFonts w:ascii="Arial" w:hAnsi="Arial" w:cs="Arial"/>
            <w:sz w:val="18"/>
          </w:rPr>
          <w:t>ORA-28009, 4-3</w:t>
        </w:r>
      </w:hyperlink>
    </w:p>
    <w:p w14:paraId="0DAF74BE" w14:textId="77777777" w:rsidR="008C539B" w:rsidRPr="001058B5" w:rsidRDefault="008D1AB8">
      <w:pPr>
        <w:spacing w:line="237" w:lineRule="auto"/>
        <w:ind w:left="340" w:right="2606"/>
        <w:rPr>
          <w:rFonts w:ascii="Arial" w:hAnsi="Arial" w:cs="Arial"/>
          <w:sz w:val="18"/>
        </w:rPr>
      </w:pPr>
      <w:hyperlink w:anchor="_bookmark344" w:history="1">
        <w:r w:rsidR="00C12992" w:rsidRPr="001058B5">
          <w:rPr>
            <w:rFonts w:ascii="Arial" w:hAnsi="Arial" w:cs="Arial"/>
            <w:sz w:val="18"/>
          </w:rPr>
          <w:t>ORA-28040, 3-26</w:t>
        </w:r>
      </w:hyperlink>
      <w:r w:rsidR="00C12992" w:rsidRPr="001058B5">
        <w:rPr>
          <w:rFonts w:ascii="Arial" w:hAnsi="Arial" w:cs="Arial"/>
          <w:sz w:val="18"/>
        </w:rPr>
        <w:t xml:space="preserve"> ORA-28046</w:t>
      </w:r>
    </w:p>
    <w:p w14:paraId="1F1E469C" w14:textId="77777777" w:rsidR="008C539B" w:rsidRPr="001058B5" w:rsidRDefault="008D1AB8">
      <w:pPr>
        <w:spacing w:line="217" w:lineRule="exact"/>
        <w:ind w:left="580"/>
        <w:rPr>
          <w:rFonts w:ascii="Arial" w:hAnsi="Arial" w:cs="Arial"/>
          <w:sz w:val="18"/>
        </w:rPr>
      </w:pPr>
      <w:hyperlink w:anchor="_bookmark110" w:history="1">
        <w:r w:rsidR="00C12992" w:rsidRPr="001058B5">
          <w:rPr>
            <w:rFonts w:ascii="Arial" w:hAnsi="Arial" w:cs="Arial"/>
            <w:sz w:val="18"/>
          </w:rPr>
          <w:t>ORA-28046 error, 2-9</w:t>
        </w:r>
      </w:hyperlink>
    </w:p>
    <w:p w14:paraId="6787A13E" w14:textId="77777777" w:rsidR="008C539B" w:rsidRPr="001058B5" w:rsidRDefault="008D1AB8">
      <w:pPr>
        <w:spacing w:line="220" w:lineRule="exact"/>
        <w:ind w:left="340"/>
        <w:rPr>
          <w:rFonts w:ascii="Arial" w:hAnsi="Arial" w:cs="Arial"/>
          <w:sz w:val="18"/>
        </w:rPr>
      </w:pPr>
      <w:hyperlink w:anchor="_bookmark1927" w:history="1">
        <w:r w:rsidR="00C12992" w:rsidRPr="001058B5">
          <w:rPr>
            <w:rFonts w:ascii="Arial" w:hAnsi="Arial" w:cs="Arial"/>
            <w:sz w:val="18"/>
          </w:rPr>
          <w:t>ORA-28133,   9-40</w:t>
        </w:r>
      </w:hyperlink>
    </w:p>
    <w:p w14:paraId="5941A7CE" w14:textId="77777777" w:rsidR="008C539B" w:rsidRPr="001058B5" w:rsidRDefault="008D1AB8">
      <w:pPr>
        <w:spacing w:line="220" w:lineRule="exact"/>
        <w:ind w:left="340"/>
        <w:rPr>
          <w:rFonts w:ascii="Arial" w:hAnsi="Arial" w:cs="Arial"/>
          <w:sz w:val="18"/>
        </w:rPr>
      </w:pPr>
      <w:hyperlink w:anchor="_bookmark1930" w:history="1">
        <w:r w:rsidR="00C12992" w:rsidRPr="001058B5">
          <w:rPr>
            <w:rFonts w:ascii="Arial" w:hAnsi="Arial" w:cs="Arial"/>
            <w:sz w:val="18"/>
          </w:rPr>
          <w:t>ORA-28144,   9-42</w:t>
        </w:r>
      </w:hyperlink>
    </w:p>
    <w:p w14:paraId="46CF7356" w14:textId="77777777" w:rsidR="008C539B" w:rsidRPr="001058B5" w:rsidRDefault="00C12992">
      <w:pPr>
        <w:spacing w:line="220" w:lineRule="exact"/>
        <w:ind w:left="100"/>
        <w:rPr>
          <w:rFonts w:ascii="Arial" w:hAnsi="Arial" w:cs="Arial"/>
          <w:sz w:val="18"/>
        </w:rPr>
      </w:pPr>
      <w:r w:rsidRPr="001058B5">
        <w:rPr>
          <w:rFonts w:ascii="Arial" w:hAnsi="Arial" w:cs="Arial"/>
          <w:sz w:val="18"/>
        </w:rPr>
        <w:t>examples</w:t>
      </w:r>
    </w:p>
    <w:p w14:paraId="1F887A7E"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 lists</w:t>
      </w:r>
    </w:p>
    <w:p w14:paraId="51CFFBDB" w14:textId="77777777" w:rsidR="008C539B" w:rsidRPr="001058B5" w:rsidRDefault="008D1AB8">
      <w:pPr>
        <w:spacing w:before="1" w:line="235" w:lineRule="auto"/>
        <w:ind w:left="580" w:right="620"/>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2FDD05C" w14:textId="77777777" w:rsidR="008C539B" w:rsidRPr="001058B5" w:rsidRDefault="008D1AB8">
      <w:pPr>
        <w:spacing w:line="237" w:lineRule="auto"/>
        <w:ind w:left="340" w:right="2025"/>
        <w:rPr>
          <w:rFonts w:ascii="Arial" w:hAnsi="Arial" w:cs="Arial"/>
          <w:sz w:val="18"/>
        </w:rPr>
      </w:pPr>
      <w:hyperlink w:anchor="_bookmark232" w:history="1">
        <w:r w:rsidR="00C12992" w:rsidRPr="001058B5">
          <w:rPr>
            <w:rFonts w:ascii="Arial" w:hAnsi="Arial" w:cs="Arial"/>
            <w:sz w:val="18"/>
          </w:rPr>
          <w:t>account locking,  3-7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audit trail, purging,</w:t>
        </w:r>
        <w:r w:rsidR="00C12992" w:rsidRPr="001058B5">
          <w:rPr>
            <w:rFonts w:ascii="Arial" w:hAnsi="Arial" w:cs="Arial"/>
            <w:spacing w:val="36"/>
            <w:sz w:val="18"/>
          </w:rPr>
          <w:t xml:space="preserve"> </w:t>
        </w:r>
        <w:r w:rsidR="00C12992" w:rsidRPr="001058B5">
          <w:rPr>
            <w:rFonts w:ascii="Arial" w:hAnsi="Arial" w:cs="Arial"/>
            <w:sz w:val="18"/>
          </w:rPr>
          <w:t>9-79</w:t>
        </w:r>
      </w:hyperlink>
    </w:p>
    <w:p w14:paraId="4E2F1E0E" w14:textId="77777777" w:rsidR="008C539B" w:rsidRPr="001058B5" w:rsidRDefault="008D1AB8">
      <w:pPr>
        <w:spacing w:line="235" w:lineRule="auto"/>
        <w:ind w:left="700" w:right="620" w:hanging="360"/>
        <w:rPr>
          <w:rFonts w:ascii="Arial" w:hAnsi="Arial" w:cs="Arial"/>
          <w:sz w:val="18"/>
        </w:rPr>
      </w:pPr>
      <w:hyperlink w:anchor="_bookmark1988" w:history="1">
        <w:r w:rsidR="00C12992" w:rsidRPr="001058B5">
          <w:rPr>
            <w:rFonts w:ascii="Arial" w:hAnsi="Arial" w:cs="Arial"/>
            <w:sz w:val="18"/>
          </w:rPr>
          <w:t>audit trigger to record before-and-after values, 9-55</w:t>
        </w:r>
      </w:hyperlink>
    </w:p>
    <w:p w14:paraId="00A0E79D" w14:textId="77777777" w:rsidR="008C539B" w:rsidRPr="001058B5" w:rsidRDefault="00C12992">
      <w:pPr>
        <w:spacing w:line="220" w:lineRule="exact"/>
        <w:ind w:left="340"/>
        <w:rPr>
          <w:rFonts w:ascii="Arial" w:hAnsi="Arial" w:cs="Arial"/>
          <w:sz w:val="18"/>
        </w:rPr>
      </w:pPr>
      <w:r w:rsidRPr="001058B5">
        <w:rPr>
          <w:rFonts w:ascii="Arial" w:hAnsi="Arial" w:cs="Arial"/>
          <w:sz w:val="18"/>
        </w:rPr>
        <w:t>data encryption</w:t>
      </w:r>
    </w:p>
    <w:p w14:paraId="37E2346C" w14:textId="77777777" w:rsidR="008C539B" w:rsidRPr="001058B5" w:rsidRDefault="008D1AB8">
      <w:pPr>
        <w:spacing w:line="235" w:lineRule="auto"/>
        <w:ind w:left="580" w:right="15"/>
        <w:rPr>
          <w:rFonts w:ascii="Arial" w:hAnsi="Arial" w:cs="Arial"/>
          <w:sz w:val="18"/>
        </w:rPr>
      </w:pPr>
      <w:hyperlink w:anchor="_bookmark1597" w:history="1">
        <w:r w:rsidR="00C12992" w:rsidRPr="001058B5">
          <w:rPr>
            <w:rFonts w:ascii="Arial" w:hAnsi="Arial" w:cs="Arial"/>
            <w:sz w:val="18"/>
          </w:rPr>
          <w:t>encrypting and decrypting BLOB data, 8-12</w:t>
        </w:r>
      </w:hyperlink>
      <w:r w:rsidR="00C12992" w:rsidRPr="001058B5">
        <w:rPr>
          <w:rFonts w:ascii="Arial" w:hAnsi="Arial" w:cs="Arial"/>
          <w:sz w:val="18"/>
        </w:rPr>
        <w:t xml:space="preserve"> </w:t>
      </w:r>
      <w:hyperlink w:anchor="_bookmark1595" w:history="1">
        <w:r w:rsidR="00C12992" w:rsidRPr="001058B5">
          <w:rPr>
            <w:rFonts w:ascii="Arial" w:hAnsi="Arial" w:cs="Arial"/>
            <w:sz w:val="18"/>
          </w:rPr>
          <w:t>encrypting and decrypting procedure with AES</w:t>
        </w:r>
      </w:hyperlink>
    </w:p>
    <w:p w14:paraId="7C01EA86" w14:textId="77777777" w:rsidR="008C539B" w:rsidRPr="001058B5" w:rsidRDefault="008D1AB8">
      <w:pPr>
        <w:spacing w:line="220" w:lineRule="exact"/>
        <w:ind w:left="940"/>
        <w:rPr>
          <w:rFonts w:ascii="Arial" w:hAnsi="Arial" w:cs="Arial"/>
          <w:sz w:val="18"/>
        </w:rPr>
      </w:pPr>
      <w:hyperlink w:anchor="_bookmark1595" w:history="1">
        <w:r w:rsidR="00C12992" w:rsidRPr="001058B5">
          <w:rPr>
            <w:rFonts w:ascii="Arial" w:hAnsi="Arial" w:cs="Arial"/>
            <w:sz w:val="18"/>
          </w:rPr>
          <w:t>256-Bit, 8-11</w:t>
        </w:r>
      </w:hyperlink>
    </w:p>
    <w:p w14:paraId="708F136F" w14:textId="77777777" w:rsidR="008C539B" w:rsidRPr="001058B5" w:rsidRDefault="008D1AB8">
      <w:pPr>
        <w:spacing w:before="1" w:line="235" w:lineRule="auto"/>
        <w:ind w:left="700" w:right="130" w:hanging="360"/>
        <w:rPr>
          <w:rFonts w:ascii="Arial" w:hAnsi="Arial" w:cs="Arial"/>
          <w:sz w:val="18"/>
        </w:rPr>
      </w:pPr>
      <w:hyperlink w:anchor="_bookmark798" w:history="1">
        <w:r w:rsidR="00C12992" w:rsidRPr="001058B5">
          <w:rPr>
            <w:rFonts w:ascii="Arial" w:hAnsi="Arial" w:cs="Arial"/>
            <w:sz w:val="18"/>
          </w:rPr>
          <w:t>directory objects, granting EXECUTE privilege on, 4-37</w:t>
        </w:r>
      </w:hyperlink>
    </w:p>
    <w:p w14:paraId="3BE973CC" w14:textId="77777777" w:rsidR="008C539B" w:rsidRPr="001058B5" w:rsidRDefault="008D1AB8">
      <w:pPr>
        <w:spacing w:line="220" w:lineRule="exact"/>
        <w:ind w:left="340"/>
        <w:rPr>
          <w:rFonts w:ascii="Arial" w:hAnsi="Arial" w:cs="Arial"/>
          <w:sz w:val="18"/>
        </w:rPr>
      </w:pPr>
      <w:hyperlink w:anchor="_bookmark1593" w:history="1">
        <w:r w:rsidR="00C12992" w:rsidRPr="001058B5">
          <w:rPr>
            <w:rFonts w:ascii="Arial" w:hAnsi="Arial" w:cs="Arial"/>
            <w:sz w:val="18"/>
          </w:rPr>
          <w:t>encrypting procedure, 8-10</w:t>
        </w:r>
      </w:hyperlink>
    </w:p>
    <w:p w14:paraId="060C374C" w14:textId="77777777" w:rsidR="008C539B" w:rsidRPr="001058B5" w:rsidRDefault="008D1AB8">
      <w:pPr>
        <w:spacing w:line="220" w:lineRule="exact"/>
        <w:ind w:left="340"/>
        <w:rPr>
          <w:rFonts w:ascii="Arial" w:hAnsi="Arial" w:cs="Arial"/>
          <w:sz w:val="18"/>
        </w:rPr>
      </w:pPr>
      <w:hyperlink w:anchor="_bookmark1029" w:history="1">
        <w:r w:rsidR="00C12992" w:rsidRPr="001058B5">
          <w:rPr>
            <w:rFonts w:ascii="Arial" w:hAnsi="Arial" w:cs="Arial"/>
            <w:sz w:val="18"/>
          </w:rPr>
          <w:t>Java code to read passwords, 5-7</w:t>
        </w:r>
      </w:hyperlink>
    </w:p>
    <w:p w14:paraId="1DB21E73" w14:textId="77777777" w:rsidR="008C539B" w:rsidRPr="001058B5" w:rsidRDefault="008D1AB8">
      <w:pPr>
        <w:spacing w:before="2" w:line="235" w:lineRule="auto"/>
        <w:ind w:left="340"/>
        <w:rPr>
          <w:rFonts w:ascii="Arial" w:hAnsi="Arial" w:cs="Arial"/>
          <w:sz w:val="18"/>
        </w:rPr>
      </w:pPr>
      <w:hyperlink w:anchor="_bookmark233" w:history="1">
        <w:r w:rsidR="00C12992" w:rsidRPr="001058B5">
          <w:rPr>
            <w:rFonts w:ascii="Arial" w:hAnsi="Arial" w:cs="Arial"/>
            <w:sz w:val="18"/>
          </w:rPr>
          <w:t>locking an account with CREATE PROFILE, 3-7</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login attempt grace period, 3-10</w:t>
        </w:r>
      </w:hyperlink>
    </w:p>
    <w:p w14:paraId="5546F253" w14:textId="77777777" w:rsidR="008C539B" w:rsidRPr="001058B5" w:rsidRDefault="008D1AB8">
      <w:pPr>
        <w:spacing w:line="237" w:lineRule="auto"/>
        <w:ind w:left="340"/>
        <w:rPr>
          <w:rFonts w:ascii="Arial" w:hAnsi="Arial" w:cs="Arial"/>
          <w:sz w:val="18"/>
        </w:rPr>
      </w:pPr>
      <w:hyperlink w:anchor="_bookmark1284" w:history="1">
        <w:r w:rsidR="00C12992" w:rsidRPr="001058B5">
          <w:rPr>
            <w:rFonts w:ascii="Arial" w:hAnsi="Arial" w:cs="Arial"/>
            <w:sz w:val="18"/>
          </w:rPr>
          <w:t>nondatabase user authentication, 6-28</w:t>
        </w:r>
      </w:hyperlink>
      <w:r w:rsidR="00C12992" w:rsidRPr="001058B5">
        <w:rPr>
          <w:rFonts w:ascii="Arial" w:hAnsi="Arial" w:cs="Arial"/>
          <w:sz w:val="18"/>
        </w:rPr>
        <w:t xml:space="preserve"> </w:t>
      </w:r>
      <w:hyperlink w:anchor="_bookmark518" w:history="1">
        <w:r w:rsidR="00C12992" w:rsidRPr="001058B5">
          <w:rPr>
            <w:rFonts w:ascii="Arial" w:hAnsi="Arial" w:cs="Arial"/>
            <w:sz w:val="18"/>
          </w:rPr>
          <w:t>O7_DICTIONARY_ACCESSIBILITY initialization</w:t>
        </w:r>
      </w:hyperlink>
    </w:p>
    <w:p w14:paraId="1DCB3E1C" w14:textId="77777777" w:rsidR="008C539B" w:rsidRPr="001058B5" w:rsidRDefault="008D1AB8">
      <w:pPr>
        <w:spacing w:line="235" w:lineRule="auto"/>
        <w:ind w:left="340" w:right="1645" w:firstLine="360"/>
        <w:rPr>
          <w:rFonts w:ascii="Arial" w:hAnsi="Arial" w:cs="Arial"/>
          <w:sz w:val="18"/>
        </w:rPr>
      </w:pPr>
      <w:hyperlink w:anchor="_bookmark518" w:history="1">
        <w:r w:rsidR="00C12992" w:rsidRPr="001058B5">
          <w:rPr>
            <w:rFonts w:ascii="Arial" w:hAnsi="Arial" w:cs="Arial"/>
            <w:sz w:val="18"/>
          </w:rPr>
          <w:t>parameter, setting, 4-3</w:t>
        </w:r>
      </w:hyperlink>
      <w:r w:rsidR="00C12992" w:rsidRPr="001058B5">
        <w:rPr>
          <w:rFonts w:ascii="Arial" w:hAnsi="Arial" w:cs="Arial"/>
          <w:sz w:val="18"/>
        </w:rPr>
        <w:t xml:space="preserve"> passwords</w:t>
      </w:r>
    </w:p>
    <w:p w14:paraId="191A777D" w14:textId="77777777" w:rsidR="008C539B" w:rsidRPr="001058B5" w:rsidRDefault="008D1AB8">
      <w:pPr>
        <w:spacing w:line="235" w:lineRule="auto"/>
        <w:ind w:left="580" w:right="1645"/>
        <w:rPr>
          <w:rFonts w:ascii="Arial" w:hAnsi="Arial" w:cs="Arial"/>
          <w:sz w:val="18"/>
        </w:rPr>
      </w:pPr>
      <w:hyperlink w:anchor="_bookmark253"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changing, 2-8</w:t>
        </w:r>
      </w:hyperlink>
    </w:p>
    <w:p w14:paraId="2766BC8B" w14:textId="77777777" w:rsidR="008C539B" w:rsidRPr="001058B5" w:rsidRDefault="00C12992">
      <w:pPr>
        <w:spacing w:before="70" w:line="235" w:lineRule="auto"/>
        <w:ind w:left="340" w:right="2594" w:firstLine="240"/>
        <w:rPr>
          <w:rFonts w:ascii="Arial" w:hAnsi="Arial" w:cs="Arial"/>
          <w:sz w:val="18"/>
        </w:rPr>
      </w:pPr>
      <w:r w:rsidRPr="001058B5">
        <w:rPr>
          <w:rFonts w:ascii="Arial" w:hAnsi="Arial" w:cs="Arial"/>
        </w:rPr>
        <w:br w:type="column"/>
      </w:r>
      <w:hyperlink w:anchor="_bookmark70" w:history="1">
        <w:r w:rsidRPr="001058B5">
          <w:rPr>
            <w:rFonts w:ascii="Arial" w:hAnsi="Arial" w:cs="Arial"/>
            <w:sz w:val="18"/>
          </w:rPr>
          <w:t>creating for user, 2-3</w:t>
        </w:r>
      </w:hyperlink>
      <w:r w:rsidRPr="001058B5">
        <w:rPr>
          <w:rFonts w:ascii="Arial" w:hAnsi="Arial" w:cs="Arial"/>
          <w:sz w:val="18"/>
        </w:rPr>
        <w:t xml:space="preserve"> privileges</w:t>
      </w:r>
    </w:p>
    <w:p w14:paraId="2B5BFAF0" w14:textId="77777777" w:rsidR="008C539B" w:rsidRPr="001058B5" w:rsidRDefault="008D1AB8">
      <w:pPr>
        <w:spacing w:line="237" w:lineRule="auto"/>
        <w:ind w:left="580" w:right="1806"/>
        <w:rPr>
          <w:rFonts w:ascii="Arial" w:hAnsi="Arial" w:cs="Arial"/>
          <w:sz w:val="18"/>
        </w:rPr>
      </w:pPr>
      <w:hyperlink w:anchor="_bookmark803" w:history="1">
        <w:r w:rsidR="00C12992" w:rsidRPr="001058B5">
          <w:rPr>
            <w:rFonts w:ascii="Arial" w:hAnsi="Arial" w:cs="Arial"/>
            <w:sz w:val="18"/>
          </w:rPr>
          <w:t>granting ADMIN OPTION, 4-38</w:t>
        </w:r>
      </w:hyperlink>
      <w:r w:rsidR="00C12992" w:rsidRPr="001058B5">
        <w:rPr>
          <w:rFonts w:ascii="Arial" w:hAnsi="Arial" w:cs="Arial"/>
          <w:sz w:val="18"/>
        </w:rPr>
        <w:t xml:space="preserve"> </w:t>
      </w:r>
      <w:hyperlink w:anchor="_bookmark967" w:history="1">
        <w:r w:rsidR="00C12992" w:rsidRPr="001058B5">
          <w:rPr>
            <w:rFonts w:ascii="Arial" w:hAnsi="Arial" w:cs="Arial"/>
            <w:sz w:val="18"/>
          </w:rPr>
          <w:t>views, 4-72</w:t>
        </w:r>
      </w:hyperlink>
    </w:p>
    <w:p w14:paraId="02B685E2" w14:textId="77777777" w:rsidR="008C539B" w:rsidRPr="001058B5" w:rsidRDefault="008D1AB8">
      <w:pPr>
        <w:spacing w:line="235" w:lineRule="auto"/>
        <w:ind w:left="340" w:right="836"/>
        <w:rPr>
          <w:rFonts w:ascii="Arial" w:hAnsi="Arial" w:cs="Arial"/>
          <w:sz w:val="18"/>
        </w:rPr>
      </w:pPr>
      <w:hyperlink w:anchor="_bookmark772" w:history="1">
        <w:r w:rsidR="00C12992" w:rsidRPr="001058B5">
          <w:rPr>
            <w:rFonts w:ascii="Arial" w:hAnsi="Arial" w:cs="Arial"/>
            <w:sz w:val="18"/>
          </w:rPr>
          <w:t>procedure privileges affecting packages, 4-32</w:t>
        </w:r>
      </w:hyperlink>
      <w:r w:rsidR="00C12992" w:rsidRPr="001058B5">
        <w:rPr>
          <w:rFonts w:ascii="Arial" w:hAnsi="Arial" w:cs="Arial"/>
          <w:sz w:val="18"/>
        </w:rPr>
        <w:t xml:space="preserve"> </w:t>
      </w:r>
      <w:hyperlink w:anchor="_bookmark94" w:history="1">
        <w:r w:rsidR="00C12992" w:rsidRPr="001058B5">
          <w:rPr>
            <w:rFonts w:ascii="Arial" w:hAnsi="Arial" w:cs="Arial"/>
            <w:sz w:val="18"/>
          </w:rPr>
          <w:t>profiles, assigning to user, 2-7</w:t>
        </w:r>
      </w:hyperlink>
    </w:p>
    <w:p w14:paraId="2F3AE786" w14:textId="77777777" w:rsidR="008C539B" w:rsidRPr="001058B5" w:rsidRDefault="00C12992">
      <w:pPr>
        <w:spacing w:line="220" w:lineRule="exact"/>
        <w:ind w:left="340"/>
        <w:rPr>
          <w:rFonts w:ascii="Arial" w:hAnsi="Arial" w:cs="Arial"/>
          <w:sz w:val="18"/>
        </w:rPr>
      </w:pPr>
      <w:r w:rsidRPr="001058B5">
        <w:rPr>
          <w:rFonts w:ascii="Arial" w:hAnsi="Arial" w:cs="Arial"/>
          <w:sz w:val="18"/>
        </w:rPr>
        <w:t>roles</w:t>
      </w:r>
    </w:p>
    <w:p w14:paraId="01D0D0E9" w14:textId="77777777" w:rsidR="008C539B" w:rsidRPr="001058B5" w:rsidRDefault="008D1AB8">
      <w:pPr>
        <w:spacing w:line="235" w:lineRule="auto"/>
        <w:ind w:left="580" w:right="836"/>
        <w:rPr>
          <w:rFonts w:ascii="Arial" w:hAnsi="Arial" w:cs="Arial"/>
          <w:sz w:val="18"/>
        </w:rPr>
      </w:pPr>
      <w:hyperlink w:anchor="_bookmark653" w:history="1">
        <w:r w:rsidR="00C12992" w:rsidRPr="001058B5">
          <w:rPr>
            <w:rFonts w:ascii="Arial" w:hAnsi="Arial" w:cs="Arial"/>
            <w:sz w:val="18"/>
          </w:rPr>
          <w:t>altering for external authorization, 4-17</w:t>
        </w:r>
      </w:hyperlink>
      <w:r w:rsidR="00C12992" w:rsidRPr="001058B5">
        <w:rPr>
          <w:rFonts w:ascii="Arial" w:hAnsi="Arial" w:cs="Arial"/>
          <w:sz w:val="18"/>
        </w:rPr>
        <w:t xml:space="preserve"> </w:t>
      </w:r>
      <w:hyperlink w:anchor="_bookmark664" w:history="1">
        <w:r w:rsidR="00C12992" w:rsidRPr="001058B5">
          <w:rPr>
            <w:rFonts w:ascii="Arial" w:hAnsi="Arial" w:cs="Arial"/>
            <w:sz w:val="18"/>
          </w:rPr>
          <w:t>creating for application authorization, 4-18</w:t>
        </w:r>
      </w:hyperlink>
      <w:r w:rsidR="00C12992" w:rsidRPr="001058B5">
        <w:rPr>
          <w:rFonts w:ascii="Arial" w:hAnsi="Arial" w:cs="Arial"/>
          <w:sz w:val="18"/>
        </w:rPr>
        <w:t xml:space="preserve"> </w:t>
      </w:r>
      <w:hyperlink w:anchor="_bookmark669" w:history="1">
        <w:r w:rsidR="00C12992" w:rsidRPr="001058B5">
          <w:rPr>
            <w:rFonts w:ascii="Arial" w:hAnsi="Arial" w:cs="Arial"/>
            <w:sz w:val="18"/>
          </w:rPr>
          <w:t>creating for external authorization, 4-19</w:t>
        </w:r>
      </w:hyperlink>
      <w:r w:rsidR="00C12992" w:rsidRPr="001058B5">
        <w:rPr>
          <w:rFonts w:ascii="Arial" w:hAnsi="Arial" w:cs="Arial"/>
          <w:sz w:val="18"/>
        </w:rPr>
        <w:t xml:space="preserve"> </w:t>
      </w:r>
      <w:hyperlink w:anchor="_bookmark648" w:history="1">
        <w:r w:rsidR="00C12992" w:rsidRPr="001058B5">
          <w:rPr>
            <w:rFonts w:ascii="Arial" w:hAnsi="Arial" w:cs="Arial"/>
            <w:sz w:val="18"/>
          </w:rPr>
          <w:t>creating for password authorization, 4-17</w:t>
        </w:r>
      </w:hyperlink>
      <w:r w:rsidR="00C12992" w:rsidRPr="001058B5">
        <w:rPr>
          <w:rFonts w:ascii="Arial" w:hAnsi="Arial" w:cs="Arial"/>
          <w:sz w:val="18"/>
        </w:rPr>
        <w:t xml:space="preserve"> </w:t>
      </w:r>
      <w:hyperlink w:anchor="_bookmark872" w:history="1">
        <w:r w:rsidR="00C12992" w:rsidRPr="001058B5">
          <w:rPr>
            <w:rFonts w:ascii="Arial" w:hAnsi="Arial" w:cs="Arial"/>
            <w:sz w:val="18"/>
          </w:rPr>
          <w:t>default, setting, 4-48</w:t>
        </w:r>
      </w:hyperlink>
    </w:p>
    <w:p w14:paraId="42EB1ADD" w14:textId="77777777" w:rsidR="008C539B" w:rsidRPr="001058B5" w:rsidRDefault="008D1AB8">
      <w:pPr>
        <w:spacing w:before="4" w:line="235" w:lineRule="auto"/>
        <w:ind w:left="940" w:right="836" w:hanging="360"/>
        <w:rPr>
          <w:rFonts w:ascii="Arial" w:hAnsi="Arial" w:cs="Arial"/>
          <w:sz w:val="18"/>
        </w:rPr>
      </w:pPr>
      <w:hyperlink w:anchor="_bookmark660" w:history="1">
        <w:r w:rsidR="00C12992" w:rsidRPr="001058B5">
          <w:rPr>
            <w:rFonts w:ascii="Arial" w:hAnsi="Arial" w:cs="Arial"/>
            <w:sz w:val="18"/>
          </w:rPr>
          <w:t>using SET ROLE for password-authenticated roles, 4-18</w:t>
        </w:r>
      </w:hyperlink>
    </w:p>
    <w:p w14:paraId="50726E2C" w14:textId="77777777" w:rsidR="008C539B" w:rsidRPr="001058B5" w:rsidRDefault="008D1AB8">
      <w:pPr>
        <w:spacing w:line="220" w:lineRule="exact"/>
        <w:ind w:left="580"/>
        <w:rPr>
          <w:rFonts w:ascii="Arial" w:hAnsi="Arial" w:cs="Arial"/>
          <w:sz w:val="18"/>
        </w:rPr>
      </w:pPr>
      <w:hyperlink w:anchor="_bookmark967" w:history="1">
        <w:r w:rsidR="00C12992" w:rsidRPr="001058B5">
          <w:rPr>
            <w:rFonts w:ascii="Arial" w:hAnsi="Arial" w:cs="Arial"/>
            <w:sz w:val="18"/>
          </w:rPr>
          <w:t>views, 4-72</w:t>
        </w:r>
      </w:hyperlink>
    </w:p>
    <w:p w14:paraId="50F96F51" w14:textId="77777777" w:rsidR="008C539B" w:rsidRPr="001058B5" w:rsidRDefault="008D1AB8">
      <w:pPr>
        <w:spacing w:before="2" w:line="235" w:lineRule="auto"/>
        <w:ind w:left="340" w:right="1806"/>
        <w:rPr>
          <w:rFonts w:ascii="Arial" w:hAnsi="Arial" w:cs="Arial"/>
          <w:sz w:val="18"/>
        </w:rPr>
      </w:pPr>
      <w:hyperlink w:anchor="_bookmark306" w:history="1">
        <w:r w:rsidR="00C12992" w:rsidRPr="001058B5">
          <w:rPr>
            <w:rFonts w:ascii="Arial" w:hAnsi="Arial" w:cs="Arial"/>
            <w:sz w:val="18"/>
          </w:rPr>
          <w:t>secure external password store, 3-17</w:t>
        </w:r>
      </w:hyperlink>
      <w:r w:rsidR="00C12992" w:rsidRPr="001058B5">
        <w:rPr>
          <w:rFonts w:ascii="Arial" w:hAnsi="Arial" w:cs="Arial"/>
          <w:sz w:val="18"/>
        </w:rPr>
        <w:t xml:space="preserve"> session ID of user</w:t>
      </w:r>
    </w:p>
    <w:p w14:paraId="0C304E65" w14:textId="77777777" w:rsidR="008C539B" w:rsidRPr="001058B5" w:rsidRDefault="008D1AB8">
      <w:pPr>
        <w:spacing w:line="220" w:lineRule="exact"/>
        <w:ind w:left="580"/>
        <w:rPr>
          <w:rFonts w:ascii="Arial" w:hAnsi="Arial" w:cs="Arial"/>
          <w:sz w:val="18"/>
        </w:rPr>
      </w:pPr>
      <w:hyperlink w:anchor="_bookmark155" w:history="1">
        <w:r w:rsidR="00C12992" w:rsidRPr="001058B5">
          <w:rPr>
            <w:rFonts w:ascii="Arial" w:hAnsi="Arial" w:cs="Arial"/>
            <w:sz w:val="18"/>
          </w:rPr>
          <w:t>finding,   2-14</w:t>
        </w:r>
      </w:hyperlink>
    </w:p>
    <w:p w14:paraId="343C359C" w14:textId="77777777" w:rsidR="008C539B" w:rsidRPr="001058B5" w:rsidRDefault="008D1AB8">
      <w:pPr>
        <w:spacing w:line="220" w:lineRule="exact"/>
        <w:ind w:left="580"/>
        <w:rPr>
          <w:rFonts w:ascii="Arial" w:hAnsi="Arial" w:cs="Arial"/>
          <w:sz w:val="18"/>
        </w:rPr>
      </w:pPr>
      <w:hyperlink w:anchor="_bookmark157" w:history="1">
        <w:r w:rsidR="00C12992" w:rsidRPr="001058B5">
          <w:rPr>
            <w:rFonts w:ascii="Arial" w:hAnsi="Arial" w:cs="Arial"/>
            <w:sz w:val="18"/>
          </w:rPr>
          <w:t>terminating, 2-14</w:t>
        </w:r>
      </w:hyperlink>
    </w:p>
    <w:p w14:paraId="04E16F00" w14:textId="77777777" w:rsidR="008C539B" w:rsidRPr="001058B5" w:rsidRDefault="008D1AB8">
      <w:pPr>
        <w:spacing w:line="237" w:lineRule="auto"/>
        <w:ind w:left="340" w:right="836"/>
        <w:rPr>
          <w:rFonts w:ascii="Arial" w:hAnsi="Arial" w:cs="Arial"/>
          <w:sz w:val="18"/>
        </w:rPr>
      </w:pPr>
      <w:hyperlink w:anchor="_bookmark796" w:history="1">
        <w:r w:rsidR="00C12992" w:rsidRPr="001058B5">
          <w:rPr>
            <w:rFonts w:ascii="Arial" w:hAnsi="Arial" w:cs="Arial"/>
            <w:sz w:val="18"/>
          </w:rPr>
          <w:t>system privilege and role, granting, 4-37</w:t>
        </w:r>
      </w:hyperlink>
      <w:r w:rsidR="00C12992" w:rsidRPr="001058B5">
        <w:rPr>
          <w:rFonts w:ascii="Arial" w:hAnsi="Arial" w:cs="Arial"/>
          <w:sz w:val="18"/>
        </w:rPr>
        <w:t xml:space="preserve"> tablespaces</w:t>
      </w:r>
    </w:p>
    <w:p w14:paraId="576C17DC" w14:textId="77777777" w:rsidR="008C539B" w:rsidRPr="001058B5" w:rsidRDefault="008D1AB8">
      <w:pPr>
        <w:spacing w:line="235" w:lineRule="auto"/>
        <w:ind w:left="580" w:right="2242"/>
        <w:rPr>
          <w:rFonts w:ascii="Arial" w:hAnsi="Arial" w:cs="Arial"/>
          <w:sz w:val="18"/>
        </w:rPr>
      </w:pPr>
      <w:hyperlink w:anchor="_bookmark74" w:history="1">
        <w:r w:rsidR="00C12992" w:rsidRPr="001058B5">
          <w:rPr>
            <w:rFonts w:ascii="Arial" w:hAnsi="Arial" w:cs="Arial"/>
            <w:sz w:val="18"/>
          </w:rPr>
          <w:t>assigning default to user, 2-4</w:t>
        </w:r>
      </w:hyperlink>
      <w:r w:rsidR="00C12992" w:rsidRPr="001058B5">
        <w:rPr>
          <w:rFonts w:ascii="Arial" w:hAnsi="Arial" w:cs="Arial"/>
          <w:sz w:val="18"/>
        </w:rPr>
        <w:t xml:space="preserve"> </w:t>
      </w:r>
      <w:hyperlink w:anchor="_bookmark78" w:history="1">
        <w:r w:rsidR="00C12992" w:rsidRPr="001058B5">
          <w:rPr>
            <w:rFonts w:ascii="Arial" w:hAnsi="Arial" w:cs="Arial"/>
            <w:sz w:val="18"/>
          </w:rPr>
          <w:t>quota, assigning to user, 2-5</w:t>
        </w:r>
      </w:hyperlink>
      <w:r w:rsidR="00C12992" w:rsidRPr="001058B5">
        <w:rPr>
          <w:rFonts w:ascii="Arial" w:hAnsi="Arial" w:cs="Arial"/>
          <w:sz w:val="18"/>
        </w:rPr>
        <w:t xml:space="preserve"> </w:t>
      </w:r>
      <w:hyperlink w:anchor="_bookmark90" w:history="1">
        <w:r w:rsidR="00C12992" w:rsidRPr="001058B5">
          <w:rPr>
            <w:rFonts w:ascii="Arial" w:hAnsi="Arial" w:cs="Arial"/>
            <w:sz w:val="18"/>
          </w:rPr>
          <w:t>temporary, 2-6</w:t>
        </w:r>
      </w:hyperlink>
    </w:p>
    <w:p w14:paraId="68DC29FD" w14:textId="77777777" w:rsidR="008C539B" w:rsidRPr="001058B5" w:rsidRDefault="008D1AB8">
      <w:pPr>
        <w:spacing w:before="1" w:line="235" w:lineRule="auto"/>
        <w:ind w:left="340" w:right="3279"/>
        <w:rPr>
          <w:rFonts w:ascii="Arial" w:hAnsi="Arial" w:cs="Arial"/>
          <w:sz w:val="18"/>
        </w:rPr>
      </w:pPr>
      <w:hyperlink w:anchor="_bookmark786" w:history="1">
        <w:r w:rsidR="00C12992" w:rsidRPr="001058B5">
          <w:rPr>
            <w:rFonts w:ascii="Arial" w:hAnsi="Arial" w:cs="Arial"/>
            <w:sz w:val="18"/>
          </w:rPr>
          <w:t>type creation, 4-34</w:t>
        </w:r>
      </w:hyperlink>
      <w:r w:rsidR="00C12992" w:rsidRPr="001058B5">
        <w:rPr>
          <w:rFonts w:ascii="Arial" w:hAnsi="Arial" w:cs="Arial"/>
          <w:sz w:val="18"/>
        </w:rPr>
        <w:t xml:space="preserve"> users</w:t>
      </w:r>
    </w:p>
    <w:p w14:paraId="6143AB4C" w14:textId="77777777" w:rsidR="008C539B" w:rsidRPr="001058B5" w:rsidRDefault="008D1AB8">
      <w:pPr>
        <w:spacing w:line="220" w:lineRule="exact"/>
        <w:ind w:left="580"/>
        <w:rPr>
          <w:rFonts w:ascii="Arial" w:hAnsi="Arial" w:cs="Arial"/>
          <w:sz w:val="18"/>
        </w:rPr>
      </w:pPr>
      <w:hyperlink w:anchor="_bookmark62" w:history="1">
        <w:r w:rsidR="00C12992" w:rsidRPr="001058B5">
          <w:rPr>
            <w:rFonts w:ascii="Arial" w:hAnsi="Arial" w:cs="Arial"/>
            <w:sz w:val="18"/>
          </w:rPr>
          <w:t>account creation, 2-2</w:t>
        </w:r>
      </w:hyperlink>
    </w:p>
    <w:p w14:paraId="7C0F5B05" w14:textId="77777777" w:rsidR="008C539B" w:rsidRPr="001058B5" w:rsidRDefault="008D1AB8">
      <w:pPr>
        <w:spacing w:before="1" w:line="235" w:lineRule="auto"/>
        <w:ind w:left="580" w:right="836"/>
        <w:rPr>
          <w:rFonts w:ascii="Arial" w:hAnsi="Arial" w:cs="Arial"/>
          <w:sz w:val="18"/>
        </w:rPr>
      </w:pPr>
      <w:hyperlink w:anchor="_bookmark806" w:history="1">
        <w:r w:rsidR="00C12992" w:rsidRPr="001058B5">
          <w:rPr>
            <w:rFonts w:ascii="Arial" w:hAnsi="Arial" w:cs="Arial"/>
            <w:sz w:val="18"/>
          </w:rPr>
          <w:t>creating with GRANT statement, 4-38</w:t>
        </w:r>
      </w:hyperlink>
      <w:r w:rsidR="00C12992" w:rsidRPr="001058B5">
        <w:rPr>
          <w:rFonts w:ascii="Arial" w:hAnsi="Arial" w:cs="Arial"/>
          <w:sz w:val="18"/>
        </w:rPr>
        <w:t xml:space="preserve"> </w:t>
      </w:r>
      <w:hyperlink w:anchor="_bookmark162" w:history="1">
        <w:r w:rsidR="00C12992" w:rsidRPr="001058B5">
          <w:rPr>
            <w:rFonts w:ascii="Arial" w:hAnsi="Arial" w:cs="Arial"/>
            <w:sz w:val="18"/>
          </w:rPr>
          <w:t>dropping, 2-15</w:t>
        </w:r>
      </w:hyperlink>
    </w:p>
    <w:p w14:paraId="7423DBE7" w14:textId="77777777" w:rsidR="008C539B" w:rsidRPr="001058B5" w:rsidRDefault="008D1AB8">
      <w:pPr>
        <w:spacing w:before="2" w:line="235" w:lineRule="auto"/>
        <w:ind w:left="580" w:right="836"/>
        <w:rPr>
          <w:rFonts w:ascii="Arial" w:hAnsi="Arial" w:cs="Arial"/>
          <w:sz w:val="18"/>
        </w:rPr>
      </w:pPr>
      <w:hyperlink w:anchor="_bookmark432" w:history="1">
        <w:r w:rsidR="00C12992" w:rsidRPr="001058B5">
          <w:rPr>
            <w:rFonts w:ascii="Arial" w:hAnsi="Arial" w:cs="Arial"/>
            <w:sz w:val="18"/>
          </w:rPr>
          <w:t>middle-tier server proxying a client, 3-39</w:t>
        </w:r>
      </w:hyperlink>
      <w:r w:rsidR="00C12992" w:rsidRPr="001058B5">
        <w:rPr>
          <w:rFonts w:ascii="Arial" w:hAnsi="Arial" w:cs="Arial"/>
          <w:sz w:val="18"/>
        </w:rPr>
        <w:t xml:space="preserve"> </w:t>
      </w:r>
      <w:hyperlink w:anchor="_bookmark67" w:history="1">
        <w:r w:rsidR="00C12992" w:rsidRPr="001058B5">
          <w:rPr>
            <w:rFonts w:ascii="Arial" w:hAnsi="Arial" w:cs="Arial"/>
            <w:sz w:val="18"/>
          </w:rPr>
          <w:t>naming, 2-3</w:t>
        </w:r>
      </w:hyperlink>
    </w:p>
    <w:p w14:paraId="1EB82E52" w14:textId="77777777" w:rsidR="008C539B" w:rsidRPr="001058B5" w:rsidRDefault="008D1AB8">
      <w:pPr>
        <w:spacing w:line="237" w:lineRule="auto"/>
        <w:ind w:left="580" w:right="1806"/>
        <w:rPr>
          <w:rFonts w:ascii="Arial" w:hAnsi="Arial" w:cs="Arial"/>
          <w:sz w:val="18"/>
        </w:rPr>
      </w:pPr>
      <w:hyperlink w:anchor="_bookmark811" w:history="1">
        <w:r w:rsidR="00C12992" w:rsidRPr="001058B5">
          <w:rPr>
            <w:rFonts w:ascii="Arial" w:hAnsi="Arial" w:cs="Arial"/>
            <w:sz w:val="18"/>
          </w:rPr>
          <w:t>object privileges granted to, 4-39</w:t>
        </w:r>
      </w:hyperlink>
      <w:r w:rsidR="00C12992" w:rsidRPr="001058B5">
        <w:rPr>
          <w:rFonts w:ascii="Arial" w:hAnsi="Arial" w:cs="Arial"/>
          <w:sz w:val="18"/>
        </w:rPr>
        <w:t xml:space="preserve"> </w:t>
      </w:r>
      <w:hyperlink w:anchor="_bookmark432" w:history="1">
        <w:r w:rsidR="00C12992" w:rsidRPr="001058B5">
          <w:rPr>
            <w:rFonts w:ascii="Arial" w:hAnsi="Arial" w:cs="Arial"/>
            <w:sz w:val="18"/>
          </w:rPr>
          <w:t>proxy user, connecting as, 3-39</w:t>
        </w:r>
      </w:hyperlink>
    </w:p>
    <w:p w14:paraId="1AD5CDF1" w14:textId="77777777" w:rsidR="008C539B" w:rsidRPr="001058B5" w:rsidRDefault="008D1AB8">
      <w:pPr>
        <w:spacing w:line="235" w:lineRule="auto"/>
        <w:ind w:left="100" w:right="3523" w:firstLine="240"/>
        <w:rPr>
          <w:rFonts w:ascii="Arial" w:hAnsi="Arial" w:cs="Arial"/>
          <w:sz w:val="18"/>
        </w:rPr>
      </w:pPr>
      <w:hyperlink w:anchor="_bookmark1466" w:history="1">
        <w:r w:rsidR="00C12992" w:rsidRPr="001058B5">
          <w:rPr>
            <w:rFonts w:ascii="Arial" w:hAnsi="Arial" w:cs="Arial"/>
            <w:i/>
            <w:sz w:val="18"/>
          </w:rPr>
          <w:t xml:space="preserve">See also </w:t>
        </w:r>
      </w:hyperlink>
      <w:r w:rsidR="00C12992" w:rsidRPr="001058B5">
        <w:rPr>
          <w:rFonts w:ascii="Arial" w:hAnsi="Arial" w:cs="Arial"/>
          <w:sz w:val="18"/>
        </w:rPr>
        <w:t>tutorials exceptions</w:t>
      </w:r>
    </w:p>
    <w:p w14:paraId="174A5B56" w14:textId="77777777" w:rsidR="008C539B" w:rsidRPr="001058B5" w:rsidRDefault="008D1AB8">
      <w:pPr>
        <w:spacing w:before="1" w:line="235" w:lineRule="auto"/>
        <w:ind w:left="700" w:right="836" w:hanging="360"/>
        <w:rPr>
          <w:rFonts w:ascii="Arial" w:hAnsi="Arial" w:cs="Arial"/>
          <w:sz w:val="18"/>
        </w:rPr>
      </w:pPr>
      <w:hyperlink w:anchor="_bookmark1214" w:history="1">
        <w:r w:rsidR="00C12992" w:rsidRPr="001058B5">
          <w:rPr>
            <w:rFonts w:ascii="Arial" w:hAnsi="Arial" w:cs="Arial"/>
            <w:sz w:val="18"/>
          </w:rPr>
          <w:t>WHEN NO DATA FOUND, used in application context package, 6-15</w:t>
        </w:r>
      </w:hyperlink>
    </w:p>
    <w:p w14:paraId="1A9EC258" w14:textId="77777777" w:rsidR="008C539B" w:rsidRPr="001058B5" w:rsidRDefault="00C12992">
      <w:pPr>
        <w:spacing w:line="237" w:lineRule="auto"/>
        <w:ind w:left="580" w:right="1190" w:hanging="240"/>
        <w:rPr>
          <w:rFonts w:ascii="Arial" w:hAnsi="Arial" w:cs="Arial"/>
          <w:sz w:val="18"/>
        </w:rPr>
      </w:pPr>
      <w:r w:rsidRPr="001058B5">
        <w:rPr>
          <w:rFonts w:ascii="Arial" w:hAnsi="Arial" w:cs="Arial"/>
          <w:sz w:val="18"/>
        </w:rPr>
        <w:t xml:space="preserve">WHEN OTHERS, used in triggers </w:t>
      </w:r>
      <w:hyperlink w:anchor="_bookmark1202" w:history="1">
        <w:r w:rsidRPr="001058B5">
          <w:rPr>
            <w:rFonts w:ascii="Arial" w:hAnsi="Arial" w:cs="Arial"/>
            <w:sz w:val="18"/>
          </w:rPr>
          <w:t>development environment (debugging)</w:t>
        </w:r>
      </w:hyperlink>
    </w:p>
    <w:p w14:paraId="5792641D" w14:textId="77777777" w:rsidR="008C539B" w:rsidRPr="001058B5" w:rsidRDefault="008D1AB8">
      <w:pPr>
        <w:spacing w:line="217" w:lineRule="exact"/>
        <w:ind w:left="940"/>
        <w:rPr>
          <w:rFonts w:ascii="Arial" w:hAnsi="Arial" w:cs="Arial"/>
          <w:sz w:val="18"/>
        </w:rPr>
      </w:pPr>
      <w:hyperlink w:anchor="_bookmark1202" w:history="1">
        <w:r w:rsidR="00C12992" w:rsidRPr="001058B5">
          <w:rPr>
            <w:rFonts w:ascii="Arial" w:hAnsi="Arial" w:cs="Arial"/>
            <w:sz w:val="18"/>
          </w:rPr>
          <w:t>example, 6-12</w:t>
        </w:r>
      </w:hyperlink>
    </w:p>
    <w:p w14:paraId="26178494" w14:textId="77777777" w:rsidR="008C539B" w:rsidRPr="001058B5" w:rsidRDefault="008D1AB8">
      <w:pPr>
        <w:spacing w:line="237" w:lineRule="auto"/>
        <w:ind w:left="100" w:right="836" w:firstLine="480"/>
        <w:rPr>
          <w:rFonts w:ascii="Arial" w:hAnsi="Arial" w:cs="Arial"/>
          <w:sz w:val="18"/>
        </w:rPr>
      </w:pPr>
      <w:hyperlink w:anchor="_bookmark1198" w:history="1">
        <w:r w:rsidR="00C12992" w:rsidRPr="001058B5">
          <w:rPr>
            <w:rFonts w:ascii="Arial" w:hAnsi="Arial" w:cs="Arial"/>
            <w:sz w:val="18"/>
          </w:rPr>
          <w:t>production environment example, 6-11</w:t>
        </w:r>
      </w:hyperlink>
      <w:r w:rsidR="00C12992" w:rsidRPr="001058B5">
        <w:rPr>
          <w:rFonts w:ascii="Arial" w:hAnsi="Arial" w:cs="Arial"/>
          <w:sz w:val="18"/>
        </w:rPr>
        <w:t xml:space="preserve"> exclusive mode</w:t>
      </w:r>
    </w:p>
    <w:p w14:paraId="6F45E5A6" w14:textId="77777777" w:rsidR="008C539B" w:rsidRPr="001058B5" w:rsidRDefault="008D1AB8">
      <w:pPr>
        <w:spacing w:line="235" w:lineRule="auto"/>
        <w:ind w:left="700" w:right="1806" w:hanging="360"/>
        <w:rPr>
          <w:rFonts w:ascii="Arial" w:hAnsi="Arial" w:cs="Arial"/>
          <w:sz w:val="18"/>
        </w:rPr>
      </w:pPr>
      <w:hyperlink w:anchor="_bookmark295" w:history="1">
        <w:r w:rsidR="00C12992" w:rsidRPr="001058B5">
          <w:rPr>
            <w:rFonts w:ascii="Arial" w:hAnsi="Arial" w:cs="Arial"/>
            <w:sz w:val="18"/>
          </w:rPr>
          <w:t>SHA-1 password hashing algorithm, enabling, 3-16</w:t>
        </w:r>
      </w:hyperlink>
    </w:p>
    <w:p w14:paraId="678800DF" w14:textId="77777777" w:rsidR="008C539B" w:rsidRPr="001058B5" w:rsidRDefault="00C12992">
      <w:pPr>
        <w:spacing w:line="235" w:lineRule="auto"/>
        <w:ind w:left="340" w:right="1806" w:hanging="240"/>
        <w:rPr>
          <w:rFonts w:ascii="Arial" w:hAnsi="Arial" w:cs="Arial"/>
          <w:sz w:val="18"/>
        </w:rPr>
      </w:pPr>
      <w:r w:rsidRPr="001058B5">
        <w:rPr>
          <w:rFonts w:ascii="Arial" w:hAnsi="Arial" w:cs="Arial"/>
          <w:sz w:val="18"/>
        </w:rPr>
        <w:t xml:space="preserve">EXECUTE ANY LIBRARY statement </w:t>
      </w:r>
      <w:hyperlink w:anchor="_bookmark2142" w:history="1">
        <w:r w:rsidRPr="001058B5">
          <w:rPr>
            <w:rFonts w:ascii="Arial" w:hAnsi="Arial" w:cs="Arial"/>
            <w:sz w:val="18"/>
          </w:rPr>
          <w:t>security guidelines, 10-3</w:t>
        </w:r>
      </w:hyperlink>
    </w:p>
    <w:p w14:paraId="679656AE" w14:textId="77777777" w:rsidR="008C539B" w:rsidRPr="001058B5" w:rsidRDefault="00C12992">
      <w:pPr>
        <w:spacing w:line="220" w:lineRule="exact"/>
        <w:ind w:left="100"/>
        <w:rPr>
          <w:rFonts w:ascii="Arial" w:hAnsi="Arial" w:cs="Arial"/>
          <w:sz w:val="18"/>
        </w:rPr>
      </w:pPr>
      <w:r w:rsidRPr="001058B5">
        <w:rPr>
          <w:rFonts w:ascii="Arial" w:hAnsi="Arial" w:cs="Arial"/>
          <w:sz w:val="18"/>
        </w:rPr>
        <w:t>EXECUTE privilege</w:t>
      </w:r>
    </w:p>
    <w:p w14:paraId="0D885217" w14:textId="77777777" w:rsidR="008C539B" w:rsidRPr="001058B5" w:rsidRDefault="008D1AB8">
      <w:pPr>
        <w:spacing w:before="2" w:line="235" w:lineRule="auto"/>
        <w:ind w:left="100" w:right="1806" w:firstLine="240"/>
        <w:rPr>
          <w:rFonts w:ascii="Arial" w:hAnsi="Arial" w:cs="Arial"/>
          <w:sz w:val="18"/>
        </w:rPr>
      </w:pPr>
      <w:hyperlink w:anchor="_bookmark1089" w:history="1">
        <w:r w:rsidR="00C12992" w:rsidRPr="001058B5">
          <w:rPr>
            <w:rFonts w:ascii="Arial" w:hAnsi="Arial" w:cs="Arial"/>
            <w:sz w:val="18"/>
          </w:rPr>
          <w:t>SQL statements permitted, 5-17</w:t>
        </w:r>
      </w:hyperlink>
      <w:r w:rsidR="00C12992" w:rsidRPr="001058B5">
        <w:rPr>
          <w:rFonts w:ascii="Arial" w:hAnsi="Arial" w:cs="Arial"/>
          <w:sz w:val="18"/>
        </w:rPr>
        <w:t xml:space="preserve"> EXECUTE_CATALOG_ROLE role</w:t>
      </w:r>
    </w:p>
    <w:p w14:paraId="41C20004" w14:textId="77777777" w:rsidR="008C539B" w:rsidRPr="001058B5" w:rsidRDefault="008D1AB8">
      <w:pPr>
        <w:spacing w:line="220" w:lineRule="exact"/>
        <w:ind w:left="340"/>
        <w:rPr>
          <w:rFonts w:ascii="Arial" w:hAnsi="Arial" w:cs="Arial"/>
          <w:sz w:val="18"/>
        </w:rPr>
      </w:pPr>
      <w:hyperlink w:anchor="_bookmark602" w:history="1">
        <w:r w:rsidR="00C12992" w:rsidRPr="001058B5">
          <w:rPr>
            <w:rFonts w:ascii="Arial" w:hAnsi="Arial" w:cs="Arial"/>
            <w:sz w:val="18"/>
          </w:rPr>
          <w:t>about, 4-12</w:t>
        </w:r>
      </w:hyperlink>
    </w:p>
    <w:p w14:paraId="4A87741E" w14:textId="77777777" w:rsidR="008C539B" w:rsidRPr="001058B5" w:rsidRDefault="008D1AB8">
      <w:pPr>
        <w:spacing w:before="2" w:line="235" w:lineRule="auto"/>
        <w:ind w:left="100" w:right="836" w:firstLine="240"/>
        <w:rPr>
          <w:rFonts w:ascii="Arial" w:hAnsi="Arial" w:cs="Arial"/>
          <w:sz w:val="18"/>
        </w:rPr>
      </w:pPr>
      <w:hyperlink w:anchor="_bookmark526"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1441" w:history="1">
        <w:r w:rsidR="00C12992" w:rsidRPr="001058B5">
          <w:rPr>
            <w:rFonts w:ascii="Arial" w:hAnsi="Arial" w:cs="Arial"/>
            <w:sz w:val="18"/>
          </w:rPr>
          <w:t>execution time for statements, measuring, 7-15</w:t>
        </w:r>
      </w:hyperlink>
      <w:r w:rsidR="00C12992" w:rsidRPr="001058B5">
        <w:rPr>
          <w:rFonts w:ascii="Arial" w:hAnsi="Arial" w:cs="Arial"/>
          <w:sz w:val="18"/>
        </w:rPr>
        <w:t xml:space="preserve"> EXEMPT ACCESS POLICY privilege</w:t>
      </w:r>
    </w:p>
    <w:p w14:paraId="497E747F" w14:textId="77777777" w:rsidR="008C539B" w:rsidRPr="001058B5" w:rsidRDefault="008D1AB8">
      <w:pPr>
        <w:spacing w:before="2" w:line="235" w:lineRule="auto"/>
        <w:ind w:left="700" w:right="836" w:hanging="360"/>
        <w:rPr>
          <w:rFonts w:ascii="Arial" w:hAnsi="Arial" w:cs="Arial"/>
          <w:sz w:val="18"/>
        </w:rPr>
      </w:pPr>
      <w:hyperlink w:anchor="_bookmark1526" w:history="1">
        <w:r w:rsidR="00C12992" w:rsidRPr="001058B5">
          <w:rPr>
            <w:rFonts w:ascii="Arial" w:hAnsi="Arial" w:cs="Arial"/>
            <w:sz w:val="18"/>
          </w:rPr>
          <w:t>Oracle Virtual Private Database enforcements, exemption, 7-37</w:t>
        </w:r>
      </w:hyperlink>
    </w:p>
    <w:p w14:paraId="1347FE90" w14:textId="77777777" w:rsidR="008C539B" w:rsidRPr="001058B5" w:rsidRDefault="00C12992">
      <w:pPr>
        <w:spacing w:line="220" w:lineRule="exact"/>
        <w:ind w:left="100"/>
        <w:rPr>
          <w:rFonts w:ascii="Arial" w:hAnsi="Arial" w:cs="Arial"/>
          <w:sz w:val="18"/>
        </w:rPr>
      </w:pPr>
      <w:r w:rsidRPr="001058B5">
        <w:rPr>
          <w:rFonts w:ascii="Arial" w:hAnsi="Arial" w:cs="Arial"/>
          <w:sz w:val="18"/>
        </w:rPr>
        <w:t>EXP_FULL_DATABASE role</w:t>
      </w:r>
    </w:p>
    <w:p w14:paraId="4BFD864C" w14:textId="77777777" w:rsidR="008C539B" w:rsidRPr="001058B5" w:rsidRDefault="008D1AB8">
      <w:pPr>
        <w:spacing w:before="2" w:line="235" w:lineRule="auto"/>
        <w:ind w:left="100" w:right="3388" w:firstLine="240"/>
        <w:rPr>
          <w:rFonts w:ascii="Arial" w:hAnsi="Arial" w:cs="Arial"/>
          <w:sz w:val="18"/>
        </w:rPr>
      </w:pPr>
      <w:hyperlink w:anchor="_bookmark603" w:history="1">
        <w:r w:rsidR="00C12992" w:rsidRPr="001058B5">
          <w:rPr>
            <w:rFonts w:ascii="Arial" w:hAnsi="Arial" w:cs="Arial"/>
            <w:sz w:val="18"/>
          </w:rPr>
          <w:t>about, 4-12</w:t>
        </w:r>
      </w:hyperlink>
      <w:r w:rsidR="00C12992" w:rsidRPr="001058B5">
        <w:rPr>
          <w:rFonts w:ascii="Arial" w:hAnsi="Arial" w:cs="Arial"/>
          <w:sz w:val="18"/>
        </w:rPr>
        <w:t xml:space="preserve"> expiring a password</w:t>
      </w:r>
    </w:p>
    <w:p w14:paraId="5815DCFC" w14:textId="77777777" w:rsidR="008C539B" w:rsidRPr="001058B5" w:rsidRDefault="008D1AB8">
      <w:pPr>
        <w:spacing w:before="2" w:line="235" w:lineRule="auto"/>
        <w:ind w:left="100" w:right="3279" w:firstLine="240"/>
        <w:rPr>
          <w:rFonts w:ascii="Arial" w:hAnsi="Arial" w:cs="Arial"/>
          <w:sz w:val="18"/>
        </w:rPr>
      </w:pPr>
      <w:hyperlink w:anchor="_bookmark264" w:history="1">
        <w:r w:rsidR="00C12992" w:rsidRPr="001058B5">
          <w:rPr>
            <w:rFonts w:ascii="Arial" w:hAnsi="Arial" w:cs="Arial"/>
            <w:sz w:val="18"/>
          </w:rPr>
          <w:t>explicitly, 3-10</w:t>
        </w:r>
      </w:hyperlink>
      <w:r w:rsidR="00C12992" w:rsidRPr="001058B5">
        <w:rPr>
          <w:rFonts w:ascii="Arial" w:hAnsi="Arial" w:cs="Arial"/>
          <w:sz w:val="18"/>
        </w:rPr>
        <w:t xml:space="preserve"> exporting data</w:t>
      </w:r>
    </w:p>
    <w:p w14:paraId="59CBA568" w14:textId="77777777" w:rsidR="008C539B" w:rsidRPr="001058B5" w:rsidRDefault="008C539B">
      <w:pPr>
        <w:spacing w:line="235" w:lineRule="auto"/>
        <w:rPr>
          <w:rFonts w:ascii="Arial" w:hAnsi="Arial" w:cs="Arial"/>
          <w:sz w:val="18"/>
        </w:rPr>
        <w:sectPr w:rsidR="008C539B" w:rsidRPr="001058B5">
          <w:headerReference w:type="even" r:id="rId289"/>
          <w:footerReference w:type="even" r:id="rId290"/>
          <w:footerReference w:type="default" r:id="rId291"/>
          <w:pgSz w:w="12240" w:h="15840"/>
          <w:pgMar w:top="1200" w:right="1060" w:bottom="860" w:left="1100" w:header="0" w:footer="663" w:gutter="0"/>
          <w:cols w:num="2" w:space="720" w:equalWidth="0">
            <w:col w:w="4413" w:space="507"/>
            <w:col w:w="5160"/>
          </w:cols>
        </w:sectPr>
      </w:pPr>
    </w:p>
    <w:p w14:paraId="74957C44" w14:textId="77777777" w:rsidR="008C539B" w:rsidRPr="001058B5" w:rsidRDefault="008D1AB8">
      <w:pPr>
        <w:spacing w:before="70" w:line="235" w:lineRule="auto"/>
        <w:ind w:left="1300" w:right="-4" w:hanging="360"/>
        <w:rPr>
          <w:rFonts w:ascii="Arial" w:hAnsi="Arial" w:cs="Arial"/>
          <w:sz w:val="18"/>
        </w:rPr>
      </w:pPr>
      <w:hyperlink w:anchor="_bookmark1522" w:history="1">
        <w:r w:rsidR="00C12992" w:rsidRPr="001058B5">
          <w:rPr>
            <w:rFonts w:ascii="Arial" w:hAnsi="Arial" w:cs="Arial"/>
            <w:sz w:val="18"/>
          </w:rPr>
          <w:t>direct path export impact</w:t>
        </w:r>
        <w:r w:rsidR="00C12992" w:rsidRPr="001058B5">
          <w:rPr>
            <w:rFonts w:ascii="Arial" w:hAnsi="Arial" w:cs="Arial"/>
            <w:spacing w:val="-33"/>
            <w:sz w:val="18"/>
          </w:rPr>
          <w:t xml:space="preserve"> </w:t>
        </w:r>
        <w:r w:rsidR="00C12992" w:rsidRPr="001058B5">
          <w:rPr>
            <w:rFonts w:ascii="Arial" w:hAnsi="Arial" w:cs="Arial"/>
            <w:sz w:val="18"/>
          </w:rPr>
          <w:t>on Oracle Virtual Private Database,</w:t>
        </w:r>
        <w:r w:rsidR="00C12992" w:rsidRPr="001058B5">
          <w:rPr>
            <w:rFonts w:ascii="Arial" w:hAnsi="Arial" w:cs="Arial"/>
            <w:spacing w:val="43"/>
            <w:sz w:val="18"/>
          </w:rPr>
          <w:t xml:space="preserve"> </w:t>
        </w:r>
        <w:r w:rsidR="00C12992" w:rsidRPr="001058B5">
          <w:rPr>
            <w:rFonts w:ascii="Arial" w:hAnsi="Arial" w:cs="Arial"/>
            <w:sz w:val="18"/>
          </w:rPr>
          <w:t>7-36</w:t>
        </w:r>
      </w:hyperlink>
    </w:p>
    <w:p w14:paraId="25CD35B7" w14:textId="77777777" w:rsidR="008C539B" w:rsidRPr="001058B5" w:rsidRDefault="008D1AB8">
      <w:pPr>
        <w:spacing w:line="237" w:lineRule="auto"/>
        <w:ind w:left="700" w:right="1699" w:firstLine="240"/>
        <w:rPr>
          <w:rFonts w:ascii="Arial" w:hAnsi="Arial" w:cs="Arial"/>
          <w:sz w:val="18"/>
        </w:rPr>
      </w:pPr>
      <w:hyperlink w:anchor="_bookmark1524" w:history="1">
        <w:r w:rsidR="00C12992" w:rsidRPr="001058B5">
          <w:rPr>
            <w:rFonts w:ascii="Arial" w:hAnsi="Arial" w:cs="Arial"/>
            <w:sz w:val="18"/>
          </w:rPr>
          <w:t>policy enforcement, 7-36</w:t>
        </w:r>
      </w:hyperlink>
      <w:r w:rsidR="00C12992" w:rsidRPr="001058B5">
        <w:rPr>
          <w:rFonts w:ascii="Arial" w:hAnsi="Arial" w:cs="Arial"/>
          <w:sz w:val="18"/>
        </w:rPr>
        <w:t xml:space="preserve"> external authentication</w:t>
      </w:r>
    </w:p>
    <w:p w14:paraId="4C926E71" w14:textId="77777777" w:rsidR="008C539B" w:rsidRPr="001058B5" w:rsidRDefault="008D1AB8">
      <w:pPr>
        <w:spacing w:line="217" w:lineRule="exact"/>
        <w:ind w:left="940"/>
        <w:rPr>
          <w:rFonts w:ascii="Arial" w:hAnsi="Arial" w:cs="Arial"/>
          <w:sz w:val="18"/>
        </w:rPr>
      </w:pPr>
      <w:hyperlink w:anchor="_bookmark395" w:history="1">
        <w:r w:rsidR="00C12992" w:rsidRPr="001058B5">
          <w:rPr>
            <w:rFonts w:ascii="Arial" w:hAnsi="Arial" w:cs="Arial"/>
            <w:sz w:val="18"/>
          </w:rPr>
          <w:t>about, 3-32</w:t>
        </w:r>
      </w:hyperlink>
    </w:p>
    <w:p w14:paraId="28A3D166" w14:textId="77777777" w:rsidR="008C539B" w:rsidRPr="001058B5" w:rsidRDefault="008D1AB8">
      <w:pPr>
        <w:spacing w:line="220" w:lineRule="exact"/>
        <w:ind w:left="940"/>
        <w:rPr>
          <w:rFonts w:ascii="Arial" w:hAnsi="Arial" w:cs="Arial"/>
          <w:sz w:val="18"/>
        </w:rPr>
      </w:pPr>
      <w:hyperlink w:anchor="_bookmark398" w:history="1">
        <w:r w:rsidR="00C12992" w:rsidRPr="001058B5">
          <w:rPr>
            <w:rFonts w:ascii="Arial" w:hAnsi="Arial" w:cs="Arial"/>
            <w:sz w:val="18"/>
          </w:rPr>
          <w:t>advantages, 3-33</w:t>
        </w:r>
      </w:hyperlink>
    </w:p>
    <w:p w14:paraId="2FA5028F" w14:textId="77777777" w:rsidR="008C539B" w:rsidRPr="001058B5" w:rsidRDefault="008D1AB8">
      <w:pPr>
        <w:spacing w:line="220" w:lineRule="exact"/>
        <w:ind w:left="940"/>
        <w:rPr>
          <w:rFonts w:ascii="Arial" w:hAnsi="Arial" w:cs="Arial"/>
          <w:sz w:val="18"/>
        </w:rPr>
      </w:pPr>
      <w:hyperlink w:anchor="_bookmark406" w:history="1">
        <w:r w:rsidR="00C12992" w:rsidRPr="001058B5">
          <w:rPr>
            <w:rFonts w:ascii="Arial" w:hAnsi="Arial" w:cs="Arial"/>
            <w:sz w:val="18"/>
          </w:rPr>
          <w:t>network, 3-34</w:t>
        </w:r>
      </w:hyperlink>
    </w:p>
    <w:p w14:paraId="685FECE2" w14:textId="77777777" w:rsidR="008C539B" w:rsidRPr="001058B5" w:rsidRDefault="008D1AB8">
      <w:pPr>
        <w:spacing w:line="220" w:lineRule="exact"/>
        <w:ind w:left="940"/>
        <w:rPr>
          <w:rFonts w:ascii="Arial" w:hAnsi="Arial" w:cs="Arial"/>
          <w:sz w:val="18"/>
        </w:rPr>
      </w:pPr>
      <w:hyperlink w:anchor="_bookmark403" w:history="1">
        <w:r w:rsidR="00C12992" w:rsidRPr="001058B5">
          <w:rPr>
            <w:rFonts w:ascii="Arial" w:hAnsi="Arial" w:cs="Arial"/>
            <w:sz w:val="18"/>
          </w:rPr>
          <w:t>operating system, 3-34</w:t>
        </w:r>
      </w:hyperlink>
    </w:p>
    <w:p w14:paraId="430F7823" w14:textId="77777777" w:rsidR="008C539B" w:rsidRPr="001058B5" w:rsidRDefault="008D1AB8">
      <w:pPr>
        <w:spacing w:line="220" w:lineRule="exact"/>
        <w:ind w:left="940"/>
        <w:rPr>
          <w:rFonts w:ascii="Arial" w:hAnsi="Arial" w:cs="Arial"/>
          <w:sz w:val="18"/>
        </w:rPr>
      </w:pPr>
      <w:hyperlink w:anchor="_bookmark400" w:history="1">
        <w:r w:rsidR="00C12992" w:rsidRPr="001058B5">
          <w:rPr>
            <w:rFonts w:ascii="Arial" w:hAnsi="Arial" w:cs="Arial"/>
            <w:sz w:val="18"/>
          </w:rPr>
          <w:t>user creation, 3-33</w:t>
        </w:r>
      </w:hyperlink>
    </w:p>
    <w:p w14:paraId="4380AEFB" w14:textId="77777777" w:rsidR="008C539B" w:rsidRPr="001058B5" w:rsidRDefault="00C12992">
      <w:pPr>
        <w:spacing w:line="220" w:lineRule="exact"/>
        <w:ind w:left="700"/>
        <w:rPr>
          <w:rFonts w:ascii="Arial" w:hAnsi="Arial" w:cs="Arial"/>
          <w:sz w:val="18"/>
        </w:rPr>
      </w:pPr>
      <w:r w:rsidRPr="001058B5">
        <w:rPr>
          <w:rFonts w:ascii="Arial" w:hAnsi="Arial" w:cs="Arial"/>
          <w:sz w:val="18"/>
        </w:rPr>
        <w:t>external network services, fine-grained access to</w:t>
      </w:r>
    </w:p>
    <w:p w14:paraId="3AC5ABF9" w14:textId="77777777" w:rsidR="008C539B" w:rsidRPr="001058B5" w:rsidRDefault="008D1AB8">
      <w:pPr>
        <w:spacing w:line="237" w:lineRule="auto"/>
        <w:ind w:left="700" w:right="1699" w:firstLine="240"/>
        <w:rPr>
          <w:rFonts w:ascii="Arial" w:hAnsi="Arial" w:cs="Arial"/>
          <w:sz w:val="18"/>
        </w:rPr>
      </w:pPr>
      <w:hyperlink w:anchor="_bookmark883" w:history="1">
        <w:r w:rsidR="00C12992" w:rsidRPr="001058B5">
          <w:rPr>
            <w:rFonts w:ascii="Arial" w:hAnsi="Arial" w:cs="Arial"/>
            <w:i/>
            <w:sz w:val="18"/>
          </w:rPr>
          <w:t xml:space="preserve">See </w:t>
        </w:r>
      </w:hyperlink>
      <w:r w:rsidR="00C12992" w:rsidRPr="001058B5">
        <w:rPr>
          <w:rFonts w:ascii="Arial" w:hAnsi="Arial" w:cs="Arial"/>
          <w:sz w:val="18"/>
        </w:rPr>
        <w:t xml:space="preserve">access control list (ACL) </w:t>
      </w:r>
      <w:hyperlink w:anchor="_bookmark2210" w:history="1">
        <w:r w:rsidR="00C12992" w:rsidRPr="001058B5">
          <w:rPr>
            <w:rFonts w:ascii="Arial" w:hAnsi="Arial" w:cs="Arial"/>
            <w:sz w:val="18"/>
          </w:rPr>
          <w:t>external tables, 10-11</w:t>
        </w:r>
      </w:hyperlink>
    </w:p>
    <w:p w14:paraId="4C6352A9" w14:textId="77777777" w:rsidR="008C539B" w:rsidRPr="001058B5" w:rsidRDefault="008C539B">
      <w:pPr>
        <w:pStyle w:val="BodyText"/>
        <w:spacing w:before="2"/>
        <w:rPr>
          <w:rFonts w:ascii="Arial" w:hAnsi="Arial" w:cs="Arial"/>
          <w:sz w:val="21"/>
        </w:rPr>
      </w:pPr>
    </w:p>
    <w:p w14:paraId="19670A1E" w14:textId="77777777" w:rsidR="008C539B" w:rsidRPr="001058B5" w:rsidRDefault="008D1AB8">
      <w:pPr>
        <w:pStyle w:val="Heading5"/>
        <w:ind w:left="700"/>
      </w:pPr>
      <w:r>
        <w:pict w14:anchorId="38D64E7D">
          <v:line id="_x0000_s1065" style="position:absolute;left:0;text-align:left;z-index:6496;mso-position-horizontal-relative:page" from="90.6pt,15.75pt" to="306pt,15.75pt" strokeweight=".16936mm">
            <w10:wrap anchorx="page"/>
          </v:line>
        </w:pict>
      </w:r>
      <w:bookmarkStart w:id="2211" w:name="F"/>
      <w:bookmarkEnd w:id="2211"/>
      <w:r w:rsidR="00C12992" w:rsidRPr="001058B5">
        <w:t>F</w:t>
      </w:r>
    </w:p>
    <w:p w14:paraId="20FBE9E1" w14:textId="77777777" w:rsidR="008C539B" w:rsidRPr="001058B5" w:rsidRDefault="00C12992">
      <w:pPr>
        <w:spacing w:before="89" w:line="235" w:lineRule="auto"/>
        <w:ind w:left="940" w:right="2033" w:hanging="240"/>
        <w:rPr>
          <w:rFonts w:ascii="Arial" w:hAnsi="Arial" w:cs="Arial"/>
          <w:sz w:val="18"/>
        </w:rPr>
      </w:pPr>
      <w:r w:rsidRPr="001058B5">
        <w:rPr>
          <w:rFonts w:ascii="Arial" w:hAnsi="Arial" w:cs="Arial"/>
          <w:sz w:val="18"/>
        </w:rPr>
        <w:t xml:space="preserve">failed login attempts </w:t>
      </w:r>
      <w:hyperlink w:anchor="_bookmark229" w:history="1">
        <w:r w:rsidRPr="001058B5">
          <w:rPr>
            <w:rFonts w:ascii="Arial" w:hAnsi="Arial" w:cs="Arial"/>
            <w:sz w:val="18"/>
          </w:rPr>
          <w:t>account locking, 3-6</w:t>
        </w:r>
      </w:hyperlink>
    </w:p>
    <w:p w14:paraId="7B48336D" w14:textId="77777777" w:rsidR="008C539B" w:rsidRPr="001058B5" w:rsidRDefault="008D1AB8">
      <w:pPr>
        <w:spacing w:line="220" w:lineRule="exact"/>
        <w:ind w:left="940"/>
        <w:rPr>
          <w:rFonts w:ascii="Arial" w:hAnsi="Arial" w:cs="Arial"/>
          <w:sz w:val="18"/>
        </w:rPr>
      </w:pPr>
      <w:hyperlink w:anchor="_bookmark229" w:history="1">
        <w:r w:rsidR="00C12992" w:rsidRPr="001058B5">
          <w:rPr>
            <w:rFonts w:ascii="Arial" w:hAnsi="Arial" w:cs="Arial"/>
            <w:sz w:val="18"/>
          </w:rPr>
          <w:t>password management, 3-6</w:t>
        </w:r>
      </w:hyperlink>
    </w:p>
    <w:p w14:paraId="1BE9E2DF" w14:textId="77777777" w:rsidR="008C539B" w:rsidRPr="001058B5" w:rsidRDefault="008D1AB8">
      <w:pPr>
        <w:spacing w:before="2" w:line="235" w:lineRule="auto"/>
        <w:ind w:left="700" w:right="2511" w:firstLine="240"/>
        <w:rPr>
          <w:rFonts w:ascii="Arial" w:hAnsi="Arial" w:cs="Arial"/>
          <w:sz w:val="18"/>
        </w:rPr>
      </w:pPr>
      <w:hyperlink w:anchor="_bookmark238" w:history="1">
        <w:r w:rsidR="00C12992" w:rsidRPr="001058B5">
          <w:rPr>
            <w:rFonts w:ascii="Arial" w:hAnsi="Arial" w:cs="Arial"/>
            <w:sz w:val="18"/>
          </w:rPr>
          <w:t>resetting, 3-7</w:t>
        </w:r>
      </w:hyperlink>
      <w:r w:rsidR="00C12992" w:rsidRPr="001058B5">
        <w:rPr>
          <w:rFonts w:ascii="Arial" w:hAnsi="Arial" w:cs="Arial"/>
          <w:sz w:val="18"/>
        </w:rPr>
        <w:t xml:space="preserve"> features, new security</w:t>
      </w:r>
    </w:p>
    <w:p w14:paraId="76B14BAB" w14:textId="77777777" w:rsidR="008C539B" w:rsidRPr="001058B5" w:rsidRDefault="008D1AB8">
      <w:pPr>
        <w:spacing w:before="2" w:line="235" w:lineRule="auto"/>
        <w:ind w:left="700" w:right="1699" w:firstLine="240"/>
        <w:rPr>
          <w:rFonts w:ascii="Arial" w:hAnsi="Arial" w:cs="Arial"/>
          <w:sz w:val="18"/>
        </w:rPr>
      </w:pPr>
      <w:hyperlink w:anchor="_bookmark6" w:history="1">
        <w:r w:rsidR="00C12992" w:rsidRPr="001058B5">
          <w:rPr>
            <w:rFonts w:ascii="Arial" w:hAnsi="Arial" w:cs="Arial"/>
            <w:i/>
            <w:sz w:val="18"/>
          </w:rPr>
          <w:t xml:space="preserve">See </w:t>
        </w:r>
      </w:hyperlink>
      <w:r w:rsidR="00C12992" w:rsidRPr="001058B5">
        <w:rPr>
          <w:rFonts w:ascii="Arial" w:hAnsi="Arial" w:cs="Arial"/>
          <w:sz w:val="18"/>
        </w:rPr>
        <w:t>new features, security files</w:t>
      </w:r>
    </w:p>
    <w:p w14:paraId="0AB0C3FA" w14:textId="77777777" w:rsidR="008C539B" w:rsidRPr="001058B5" w:rsidRDefault="00C12992">
      <w:pPr>
        <w:spacing w:line="220" w:lineRule="exact"/>
        <w:ind w:left="940"/>
        <w:rPr>
          <w:rFonts w:ascii="Arial" w:hAnsi="Arial" w:cs="Arial"/>
          <w:sz w:val="18"/>
        </w:rPr>
      </w:pPr>
      <w:r w:rsidRPr="001058B5">
        <w:rPr>
          <w:rFonts w:ascii="Arial" w:hAnsi="Arial" w:cs="Arial"/>
          <w:sz w:val="18"/>
        </w:rPr>
        <w:t>BFILEs</w:t>
      </w:r>
    </w:p>
    <w:p w14:paraId="3A5B142E" w14:textId="77777777" w:rsidR="008C539B" w:rsidRPr="001058B5" w:rsidRDefault="008D1AB8">
      <w:pPr>
        <w:spacing w:before="2" w:line="235" w:lineRule="auto"/>
        <w:ind w:left="940" w:right="-4" w:firstLine="240"/>
        <w:rPr>
          <w:rFonts w:ascii="Arial" w:hAnsi="Arial" w:cs="Arial"/>
          <w:sz w:val="18"/>
        </w:rPr>
      </w:pPr>
      <w:hyperlink w:anchor="_bookmark2210"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82" w:history="1">
        <w:r w:rsidR="00C12992" w:rsidRPr="001058B5">
          <w:rPr>
            <w:rFonts w:ascii="Arial" w:hAnsi="Arial" w:cs="Arial"/>
            <w:sz w:val="18"/>
          </w:rPr>
          <w:t>BLOB, 8-7</w:t>
        </w:r>
      </w:hyperlink>
    </w:p>
    <w:p w14:paraId="5321F1B1" w14:textId="77777777" w:rsidR="008C539B" w:rsidRPr="001058B5" w:rsidRDefault="00C12992">
      <w:pPr>
        <w:spacing w:line="220" w:lineRule="exact"/>
        <w:ind w:left="940"/>
        <w:rPr>
          <w:rFonts w:ascii="Arial" w:hAnsi="Arial" w:cs="Arial"/>
          <w:sz w:val="18"/>
        </w:rPr>
      </w:pPr>
      <w:r w:rsidRPr="001058B5">
        <w:rPr>
          <w:rFonts w:ascii="Arial" w:hAnsi="Arial" w:cs="Arial"/>
          <w:sz w:val="18"/>
        </w:rPr>
        <w:t>data</w:t>
      </w:r>
    </w:p>
    <w:p w14:paraId="5841E9FE" w14:textId="77777777" w:rsidR="008C539B" w:rsidRPr="001058B5" w:rsidRDefault="008D1AB8">
      <w:pPr>
        <w:spacing w:before="2"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external tables</w:t>
      </w:r>
    </w:p>
    <w:p w14:paraId="73BA952E" w14:textId="77777777" w:rsidR="008C539B" w:rsidRPr="001058B5" w:rsidRDefault="008D1AB8">
      <w:pPr>
        <w:spacing w:line="237" w:lineRule="auto"/>
        <w:ind w:left="940" w:right="349" w:firstLine="24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72" w:history="1">
        <w:r w:rsidR="00C12992" w:rsidRPr="001058B5">
          <w:rPr>
            <w:rFonts w:ascii="Arial" w:hAnsi="Arial" w:cs="Arial"/>
            <w:sz w:val="18"/>
          </w:rPr>
          <w:t>keys, 8-7</w:t>
        </w:r>
      </w:hyperlink>
    </w:p>
    <w:p w14:paraId="57F9F2BB" w14:textId="77777777" w:rsidR="008C539B" w:rsidRPr="001058B5" w:rsidRDefault="00C12992">
      <w:pPr>
        <w:spacing w:line="217" w:lineRule="exact"/>
        <w:ind w:left="940"/>
        <w:rPr>
          <w:rFonts w:ascii="Arial" w:hAnsi="Arial" w:cs="Arial"/>
          <w:sz w:val="18"/>
        </w:rPr>
      </w:pPr>
      <w:r w:rsidRPr="001058B5">
        <w:rPr>
          <w:rFonts w:ascii="Arial" w:hAnsi="Arial" w:cs="Arial"/>
          <w:sz w:val="18"/>
        </w:rPr>
        <w:t>listener.ora file</w:t>
      </w:r>
    </w:p>
    <w:p w14:paraId="2AE1D4DD" w14:textId="77777777" w:rsidR="008C539B" w:rsidRPr="001058B5" w:rsidRDefault="008D1AB8">
      <w:pPr>
        <w:spacing w:line="237" w:lineRule="auto"/>
        <w:ind w:left="940" w:right="765" w:firstLine="240"/>
        <w:rPr>
          <w:rFonts w:ascii="Arial" w:hAnsi="Arial" w:cs="Arial"/>
          <w:sz w:val="18"/>
        </w:rPr>
      </w:pPr>
      <w:hyperlink w:anchor="_bookmark2246" w:history="1">
        <w:r w:rsidR="00C12992" w:rsidRPr="001058B5">
          <w:rPr>
            <w:rFonts w:ascii="Arial" w:hAnsi="Arial" w:cs="Arial"/>
            <w:sz w:val="18"/>
          </w:rPr>
          <w:t xml:space="preserve">guidelines for security, 10-14, </w:t>
        </w:r>
      </w:hyperlink>
      <w:hyperlink w:anchor="_bookmark2277" w:history="1">
        <w:r w:rsidR="00C12992" w:rsidRPr="001058B5">
          <w:rPr>
            <w:rFonts w:ascii="Arial" w:hAnsi="Arial" w:cs="Arial"/>
            <w:sz w:val="18"/>
          </w:rPr>
          <w:t>10-17</w:t>
        </w:r>
      </w:hyperlink>
      <w:r w:rsidR="00C12992" w:rsidRPr="001058B5">
        <w:rPr>
          <w:rFonts w:ascii="Arial" w:hAnsi="Arial" w:cs="Arial"/>
          <w:sz w:val="18"/>
        </w:rPr>
        <w:t xml:space="preserve"> log</w:t>
      </w:r>
    </w:p>
    <w:p w14:paraId="34AFEF76" w14:textId="77777777" w:rsidR="008C539B" w:rsidRPr="001058B5" w:rsidRDefault="008D1AB8">
      <w:pPr>
        <w:spacing w:line="235" w:lineRule="auto"/>
        <w:ind w:left="1180" w:right="765"/>
        <w:rPr>
          <w:rFonts w:ascii="Arial" w:hAnsi="Arial" w:cs="Arial"/>
          <w:sz w:val="18"/>
        </w:rPr>
      </w:pPr>
      <w:hyperlink w:anchor="_bookmark1980" w:history="1">
        <w:r w:rsidR="00C12992" w:rsidRPr="001058B5">
          <w:rPr>
            <w:rFonts w:ascii="Arial" w:hAnsi="Arial" w:cs="Arial"/>
            <w:sz w:val="18"/>
          </w:rPr>
          <w:t>audit file location for Windows, 9-54</w:t>
        </w:r>
      </w:hyperlink>
      <w:r w:rsidR="00C12992" w:rsidRPr="001058B5">
        <w:rPr>
          <w:rFonts w:ascii="Arial" w:hAnsi="Arial" w:cs="Arial"/>
          <w:sz w:val="18"/>
        </w:rPr>
        <w:t xml:space="preserve"> </w:t>
      </w:r>
      <w:hyperlink w:anchor="_bookmark1718" w:history="1">
        <w:r w:rsidR="00C12992" w:rsidRPr="001058B5">
          <w:rPr>
            <w:rFonts w:ascii="Arial" w:hAnsi="Arial" w:cs="Arial"/>
            <w:sz w:val="18"/>
          </w:rPr>
          <w:t>audit file locations, 9-17</w:t>
        </w:r>
      </w:hyperlink>
    </w:p>
    <w:p w14:paraId="5C825F27" w14:textId="77777777" w:rsidR="008C539B" w:rsidRPr="001058B5" w:rsidRDefault="008D1AB8">
      <w:pPr>
        <w:spacing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2248" w:history="1">
        <w:r w:rsidR="00C12992" w:rsidRPr="001058B5">
          <w:rPr>
            <w:rFonts w:ascii="Arial" w:hAnsi="Arial" w:cs="Arial"/>
            <w:sz w:val="18"/>
          </w:rPr>
          <w:t>restrict listener access, 10-15</w:t>
        </w:r>
      </w:hyperlink>
    </w:p>
    <w:p w14:paraId="10893A7B" w14:textId="77777777" w:rsidR="008C539B" w:rsidRPr="001058B5" w:rsidRDefault="008D1AB8">
      <w:pPr>
        <w:spacing w:before="1" w:line="235" w:lineRule="auto"/>
        <w:ind w:left="940" w:right="1344"/>
        <w:jc w:val="both"/>
        <w:rPr>
          <w:rFonts w:ascii="Arial" w:hAnsi="Arial" w:cs="Arial"/>
          <w:sz w:val="18"/>
        </w:rPr>
      </w:pP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 10-10</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tnsnames.ora, 10-17</w:t>
        </w:r>
      </w:hyperlink>
    </w:p>
    <w:p w14:paraId="7B9535F4" w14:textId="77777777" w:rsidR="008C539B" w:rsidRPr="001058B5" w:rsidRDefault="00C12992">
      <w:pPr>
        <w:spacing w:line="221" w:lineRule="exact"/>
        <w:ind w:left="940"/>
        <w:rPr>
          <w:rFonts w:ascii="Arial" w:hAnsi="Arial" w:cs="Arial"/>
          <w:sz w:val="18"/>
        </w:rPr>
      </w:pPr>
      <w:r w:rsidRPr="001058B5">
        <w:rPr>
          <w:rFonts w:ascii="Arial" w:hAnsi="Arial" w:cs="Arial"/>
          <w:sz w:val="18"/>
        </w:rPr>
        <w:t>trace</w:t>
      </w:r>
    </w:p>
    <w:p w14:paraId="2643D777" w14:textId="77777777" w:rsidR="008C539B" w:rsidRPr="001058B5" w:rsidRDefault="008D1AB8">
      <w:pPr>
        <w:spacing w:before="2" w:line="235" w:lineRule="auto"/>
        <w:ind w:left="700" w:right="349" w:firstLine="48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fine-grained access control</w:t>
      </w:r>
    </w:p>
    <w:p w14:paraId="13ADB398" w14:textId="77777777" w:rsidR="008C539B" w:rsidRPr="001058B5" w:rsidRDefault="008D1AB8">
      <w:pPr>
        <w:spacing w:line="237" w:lineRule="auto"/>
        <w:ind w:left="700" w:right="652" w:firstLine="240"/>
        <w:rPr>
          <w:rFonts w:ascii="Arial" w:hAnsi="Arial" w:cs="Arial"/>
          <w:sz w:val="18"/>
        </w:rPr>
      </w:pPr>
      <w:hyperlink w:anchor="_bookmark1354"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 fine-grained auditing</w:t>
      </w:r>
    </w:p>
    <w:p w14:paraId="09CF8D03" w14:textId="77777777" w:rsidR="008C539B" w:rsidRPr="001058B5" w:rsidRDefault="008D1AB8">
      <w:pPr>
        <w:spacing w:line="217" w:lineRule="exact"/>
        <w:ind w:left="940"/>
        <w:rPr>
          <w:rFonts w:ascii="Arial" w:hAnsi="Arial" w:cs="Arial"/>
          <w:sz w:val="18"/>
        </w:rPr>
      </w:pPr>
      <w:hyperlink w:anchor="_bookmark1898" w:history="1">
        <w:r w:rsidR="00C12992" w:rsidRPr="001058B5">
          <w:rPr>
            <w:rFonts w:ascii="Arial" w:hAnsi="Arial" w:cs="Arial"/>
            <w:sz w:val="18"/>
          </w:rPr>
          <w:t>about, 9-37</w:t>
        </w:r>
      </w:hyperlink>
    </w:p>
    <w:p w14:paraId="7A6167CE" w14:textId="77777777" w:rsidR="008C539B" w:rsidRPr="001058B5" w:rsidRDefault="008D1AB8">
      <w:pPr>
        <w:spacing w:line="237" w:lineRule="auto"/>
        <w:ind w:left="940" w:right="765"/>
        <w:rPr>
          <w:rFonts w:ascii="Arial" w:hAnsi="Arial" w:cs="Arial"/>
          <w:sz w:val="18"/>
        </w:rPr>
      </w:pPr>
      <w:hyperlink w:anchor="_bookmark1910" w:history="1">
        <w:r w:rsidR="00C12992" w:rsidRPr="001058B5">
          <w:rPr>
            <w:rFonts w:ascii="Arial" w:hAnsi="Arial" w:cs="Arial"/>
            <w:sz w:val="18"/>
          </w:rPr>
          <w:t>activities always recorded, 9-38</w:t>
        </w:r>
      </w:hyperlink>
      <w:r w:rsidR="00C12992" w:rsidRPr="001058B5">
        <w:rPr>
          <w:rFonts w:ascii="Arial" w:hAnsi="Arial" w:cs="Arial"/>
          <w:sz w:val="18"/>
        </w:rPr>
        <w:t xml:space="preserve"> </w:t>
      </w:r>
      <w:hyperlink w:anchor="_bookmark1905" w:history="1">
        <w:r w:rsidR="00C12992" w:rsidRPr="001058B5">
          <w:rPr>
            <w:rFonts w:ascii="Arial" w:hAnsi="Arial" w:cs="Arial"/>
            <w:sz w:val="18"/>
          </w:rPr>
          <w:t>advantages, 9-38</w:t>
        </w:r>
      </w:hyperlink>
    </w:p>
    <w:p w14:paraId="05D84120" w14:textId="77777777" w:rsidR="008C539B" w:rsidRPr="001058B5" w:rsidRDefault="008D1AB8">
      <w:pPr>
        <w:spacing w:line="235" w:lineRule="auto"/>
        <w:ind w:left="940" w:right="1699"/>
        <w:rPr>
          <w:rFonts w:ascii="Arial" w:hAnsi="Arial" w:cs="Arial"/>
          <w:sz w:val="18"/>
        </w:rPr>
      </w:pPr>
      <w:hyperlink w:anchor="_bookmark1948" w:history="1">
        <w:r w:rsidR="00C12992" w:rsidRPr="001058B5">
          <w:rPr>
            <w:rFonts w:ascii="Arial" w:hAnsi="Arial" w:cs="Arial"/>
            <w:sz w:val="18"/>
          </w:rPr>
          <w:t>alerts, adding to policy, 9-44</w:t>
        </w:r>
      </w:hyperlink>
      <w:r w:rsidR="00C12992" w:rsidRPr="001058B5">
        <w:rPr>
          <w:rFonts w:ascii="Arial" w:hAnsi="Arial" w:cs="Arial"/>
          <w:sz w:val="18"/>
        </w:rPr>
        <w:t xml:space="preserve"> </w:t>
      </w:r>
      <w:hyperlink w:anchor="_bookmark2025"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933" w:history="1">
        <w:r w:rsidR="00C12992" w:rsidRPr="001058B5">
          <w:rPr>
            <w:rFonts w:ascii="Arial" w:hAnsi="Arial" w:cs="Arial"/>
            <w:sz w:val="18"/>
          </w:rPr>
          <w:t>columns, specific, 9-43</w:t>
        </w:r>
      </w:hyperlink>
      <w:r w:rsidR="00C12992" w:rsidRPr="001058B5">
        <w:rPr>
          <w:rFonts w:ascii="Arial" w:hAnsi="Arial" w:cs="Arial"/>
          <w:sz w:val="18"/>
        </w:rPr>
        <w:t xml:space="preserve"> </w:t>
      </w:r>
      <w:hyperlink w:anchor="_bookmark1915" w:history="1">
        <w:r w:rsidR="00C12992" w:rsidRPr="001058B5">
          <w:rPr>
            <w:rFonts w:ascii="Arial" w:hAnsi="Arial" w:cs="Arial"/>
            <w:sz w:val="18"/>
          </w:rPr>
          <w:t>creating audit trail for, 9-39</w:t>
        </w:r>
      </w:hyperlink>
      <w:r w:rsidR="00C12992" w:rsidRPr="001058B5">
        <w:rPr>
          <w:rFonts w:ascii="Arial" w:hAnsi="Arial" w:cs="Arial"/>
          <w:sz w:val="18"/>
        </w:rPr>
        <w:t xml:space="preserve"> </w:t>
      </w:r>
      <w:hyperlink w:anchor="_bookmark1920" w:history="1">
        <w:r w:rsidR="00C12992" w:rsidRPr="001058B5">
          <w:rPr>
            <w:rFonts w:ascii="Arial" w:hAnsi="Arial" w:cs="Arial"/>
            <w:sz w:val="18"/>
          </w:rPr>
          <w:t>DBMS_FGA package, 9-39</w:t>
        </w:r>
      </w:hyperlink>
      <w:r w:rsidR="00C12992" w:rsidRPr="001058B5">
        <w:rPr>
          <w:rFonts w:ascii="Arial" w:hAnsi="Arial" w:cs="Arial"/>
          <w:sz w:val="18"/>
        </w:rPr>
        <w:t xml:space="preserve"> </w:t>
      </w:r>
      <w:hyperlink w:anchor="_bookmark1900" w:history="1">
        <w:r w:rsidR="00C12992" w:rsidRPr="001058B5">
          <w:rPr>
            <w:rFonts w:ascii="Arial" w:hAnsi="Arial" w:cs="Arial"/>
            <w:sz w:val="18"/>
          </w:rPr>
          <w:t>direct loads of data, 9-37</w:t>
        </w:r>
      </w:hyperlink>
    </w:p>
    <w:p w14:paraId="544722B2" w14:textId="77777777" w:rsidR="008C539B" w:rsidRPr="001058B5" w:rsidRDefault="008D1AB8">
      <w:pPr>
        <w:spacing w:before="2" w:line="235" w:lineRule="auto"/>
        <w:ind w:left="940" w:right="1352"/>
        <w:rPr>
          <w:rFonts w:ascii="Arial" w:hAnsi="Arial" w:cs="Arial"/>
          <w:sz w:val="18"/>
        </w:rPr>
      </w:pPr>
      <w:hyperlink w:anchor="_bookmark1913" w:history="1">
        <w:r w:rsidR="00C12992" w:rsidRPr="001058B5">
          <w:rPr>
            <w:rFonts w:ascii="Arial" w:hAnsi="Arial" w:cs="Arial"/>
            <w:sz w:val="18"/>
          </w:rPr>
          <w:t>edition-based redefinitions, 9-39</w:t>
        </w:r>
      </w:hyperlink>
      <w:r w:rsidR="00C12992" w:rsidRPr="001058B5">
        <w:rPr>
          <w:rFonts w:ascii="Arial" w:hAnsi="Arial" w:cs="Arial"/>
          <w:sz w:val="18"/>
        </w:rPr>
        <w:t xml:space="preserve"> </w:t>
      </w:r>
      <w:hyperlink w:anchor="_bookmark1267" w:history="1">
        <w:r w:rsidR="00C12992" w:rsidRPr="001058B5">
          <w:rPr>
            <w:rFonts w:ascii="Arial" w:hAnsi="Arial" w:cs="Arial"/>
            <w:sz w:val="18"/>
          </w:rPr>
          <w:t>editions, results in, 6-24</w:t>
        </w:r>
      </w:hyperlink>
      <w:r w:rsidR="00C12992" w:rsidRPr="001058B5">
        <w:rPr>
          <w:rFonts w:ascii="Arial" w:hAnsi="Arial" w:cs="Arial"/>
          <w:sz w:val="18"/>
        </w:rPr>
        <w:t xml:space="preserve"> </w:t>
      </w:r>
      <w:hyperlink w:anchor="_bookmark1926" w:history="1">
        <w:r w:rsidR="00C12992" w:rsidRPr="001058B5">
          <w:rPr>
            <w:rFonts w:ascii="Arial" w:hAnsi="Arial" w:cs="Arial"/>
            <w:sz w:val="18"/>
          </w:rPr>
          <w:t>encrypted table columns,</w:t>
        </w:r>
        <w:r w:rsidR="00C12992" w:rsidRPr="001058B5">
          <w:rPr>
            <w:rFonts w:ascii="Arial" w:hAnsi="Arial" w:cs="Arial"/>
            <w:spacing w:val="30"/>
            <w:sz w:val="18"/>
          </w:rPr>
          <w:t xml:space="preserve"> </w:t>
        </w:r>
        <w:r w:rsidR="00C12992" w:rsidRPr="001058B5">
          <w:rPr>
            <w:rFonts w:ascii="Arial" w:hAnsi="Arial" w:cs="Arial"/>
            <w:sz w:val="18"/>
          </w:rPr>
          <w:t>9-40</w:t>
        </w:r>
      </w:hyperlink>
    </w:p>
    <w:p w14:paraId="480AD7BC" w14:textId="77777777" w:rsidR="008C539B" w:rsidRPr="001058B5" w:rsidRDefault="008D1AB8">
      <w:pPr>
        <w:spacing w:before="3" w:line="235" w:lineRule="auto"/>
        <w:ind w:left="940" w:right="652"/>
        <w:rPr>
          <w:rFonts w:ascii="Arial" w:hAnsi="Arial" w:cs="Arial"/>
          <w:sz w:val="18"/>
        </w:rPr>
      </w:pPr>
      <w:hyperlink w:anchor="_bookmark2096" w:history="1">
        <w:r w:rsidR="00C12992" w:rsidRPr="001058B5">
          <w:rPr>
            <w:rFonts w:ascii="Arial" w:hAnsi="Arial" w:cs="Arial"/>
            <w:sz w:val="18"/>
          </w:rPr>
          <w:t>finding errors by checking trace files, 9-80</w:t>
        </w:r>
      </w:hyperlink>
      <w:r w:rsidR="00C12992" w:rsidRPr="001058B5">
        <w:rPr>
          <w:rFonts w:ascii="Arial" w:hAnsi="Arial" w:cs="Arial"/>
          <w:sz w:val="18"/>
        </w:rPr>
        <w:t xml:space="preserve"> </w:t>
      </w:r>
      <w:hyperlink w:anchor="_bookmark1917" w:history="1">
        <w:r w:rsidR="00C12992" w:rsidRPr="001058B5">
          <w:rPr>
            <w:rFonts w:ascii="Arial" w:hAnsi="Arial" w:cs="Arial"/>
            <w:sz w:val="18"/>
          </w:rPr>
          <w:t>how audit records are generated,   9-39</w:t>
        </w:r>
      </w:hyperlink>
      <w:r w:rsidR="00C12992" w:rsidRPr="001058B5">
        <w:rPr>
          <w:rFonts w:ascii="Arial" w:hAnsi="Arial" w:cs="Arial"/>
          <w:sz w:val="18"/>
        </w:rPr>
        <w:t xml:space="preserve"> </w:t>
      </w:r>
      <w:hyperlink w:anchor="_bookmark1899" w:history="1">
        <w:r w:rsidR="00C12992" w:rsidRPr="001058B5">
          <w:rPr>
            <w:rFonts w:ascii="Arial" w:hAnsi="Arial" w:cs="Arial"/>
            <w:sz w:val="18"/>
          </w:rPr>
          <w:t>how to use,</w:t>
        </w:r>
        <w:r w:rsidR="00C12992" w:rsidRPr="001058B5">
          <w:rPr>
            <w:rFonts w:ascii="Arial" w:hAnsi="Arial" w:cs="Arial"/>
            <w:spacing w:val="41"/>
            <w:sz w:val="18"/>
          </w:rPr>
          <w:t xml:space="preserve"> </w:t>
        </w:r>
        <w:r w:rsidR="00C12992" w:rsidRPr="001058B5">
          <w:rPr>
            <w:rFonts w:ascii="Arial" w:hAnsi="Arial" w:cs="Arial"/>
            <w:sz w:val="18"/>
          </w:rPr>
          <w:t>9-37</w:t>
        </w:r>
      </w:hyperlink>
    </w:p>
    <w:p w14:paraId="630335AA" w14:textId="77777777" w:rsidR="008C539B" w:rsidRPr="001058B5" w:rsidRDefault="00C12992">
      <w:pPr>
        <w:spacing w:before="70" w:line="235" w:lineRule="auto"/>
        <w:ind w:left="842" w:right="1665"/>
        <w:rPr>
          <w:rFonts w:ascii="Arial" w:hAnsi="Arial" w:cs="Arial"/>
          <w:sz w:val="18"/>
        </w:rPr>
      </w:pPr>
      <w:r w:rsidRPr="001058B5">
        <w:rPr>
          <w:rFonts w:ascii="Arial" w:hAnsi="Arial" w:cs="Arial"/>
        </w:rPr>
        <w:br w:type="column"/>
      </w:r>
      <w:hyperlink w:anchor="_bookmark1903" w:history="1">
        <w:r w:rsidRPr="001058B5">
          <w:rPr>
            <w:rFonts w:ascii="Arial" w:hAnsi="Arial" w:cs="Arial"/>
            <w:sz w:val="18"/>
          </w:rPr>
          <w:t>location of audit records, 9-37</w:t>
        </w:r>
      </w:hyperlink>
      <w:r w:rsidRPr="001058B5">
        <w:rPr>
          <w:rFonts w:ascii="Arial" w:hAnsi="Arial" w:cs="Arial"/>
          <w:sz w:val="18"/>
        </w:rPr>
        <w:t xml:space="preserve"> </w:t>
      </w:r>
      <w:hyperlink w:anchor="_bookmark1615" w:history="1">
        <w:r w:rsidRPr="001058B5">
          <w:rPr>
            <w:rFonts w:ascii="Arial" w:hAnsi="Arial" w:cs="Arial"/>
            <w:sz w:val="18"/>
          </w:rPr>
          <w:t>non-SYS activities audited, 9-3</w:t>
        </w:r>
      </w:hyperlink>
      <w:r w:rsidRPr="001058B5">
        <w:rPr>
          <w:rFonts w:ascii="Arial" w:hAnsi="Arial" w:cs="Arial"/>
          <w:sz w:val="18"/>
        </w:rPr>
        <w:t xml:space="preserve"> policies</w:t>
      </w:r>
    </w:p>
    <w:p w14:paraId="0D2EA9F4" w14:textId="77777777" w:rsidR="008C539B" w:rsidRPr="001058B5" w:rsidRDefault="008D1AB8">
      <w:pPr>
        <w:spacing w:line="221" w:lineRule="exact"/>
        <w:ind w:left="1082"/>
        <w:rPr>
          <w:rFonts w:ascii="Arial" w:hAnsi="Arial" w:cs="Arial"/>
          <w:sz w:val="18"/>
        </w:rPr>
      </w:pPr>
      <w:hyperlink w:anchor="_bookmark1923" w:history="1">
        <w:r w:rsidR="00C12992" w:rsidRPr="001058B5">
          <w:rPr>
            <w:rFonts w:ascii="Arial" w:hAnsi="Arial" w:cs="Arial"/>
            <w:sz w:val="18"/>
          </w:rPr>
          <w:t>adding, 9-40</w:t>
        </w:r>
      </w:hyperlink>
    </w:p>
    <w:p w14:paraId="523ABE65" w14:textId="77777777" w:rsidR="008C539B" w:rsidRPr="001058B5" w:rsidRDefault="008D1AB8">
      <w:pPr>
        <w:spacing w:line="220" w:lineRule="exact"/>
        <w:ind w:left="1082"/>
        <w:rPr>
          <w:rFonts w:ascii="Arial" w:hAnsi="Arial" w:cs="Arial"/>
          <w:sz w:val="18"/>
        </w:rPr>
      </w:pPr>
      <w:hyperlink w:anchor="_bookmark1935" w:history="1">
        <w:r w:rsidR="00C12992" w:rsidRPr="001058B5">
          <w:rPr>
            <w:rFonts w:ascii="Arial" w:hAnsi="Arial" w:cs="Arial"/>
            <w:sz w:val="18"/>
          </w:rPr>
          <w:t>disabling,   9-43</w:t>
        </w:r>
      </w:hyperlink>
    </w:p>
    <w:p w14:paraId="32A710D8" w14:textId="77777777" w:rsidR="008C539B" w:rsidRPr="001058B5" w:rsidRDefault="008D1AB8">
      <w:pPr>
        <w:spacing w:line="220" w:lineRule="exact"/>
        <w:ind w:left="1082"/>
        <w:rPr>
          <w:rFonts w:ascii="Arial" w:hAnsi="Arial" w:cs="Arial"/>
          <w:sz w:val="18"/>
        </w:rPr>
      </w:pPr>
      <w:hyperlink w:anchor="_bookmark1940" w:history="1">
        <w:r w:rsidR="00C12992" w:rsidRPr="001058B5">
          <w:rPr>
            <w:rFonts w:ascii="Arial" w:hAnsi="Arial" w:cs="Arial"/>
            <w:sz w:val="18"/>
          </w:rPr>
          <w:t>dropping,   9-44</w:t>
        </w:r>
      </w:hyperlink>
    </w:p>
    <w:p w14:paraId="4E3DF460" w14:textId="77777777" w:rsidR="008C539B" w:rsidRPr="001058B5" w:rsidRDefault="008D1AB8">
      <w:pPr>
        <w:spacing w:line="220" w:lineRule="exact"/>
        <w:ind w:left="1082"/>
        <w:rPr>
          <w:rFonts w:ascii="Arial" w:hAnsi="Arial" w:cs="Arial"/>
          <w:sz w:val="18"/>
        </w:rPr>
      </w:pPr>
      <w:hyperlink w:anchor="_bookmark1937" w:history="1">
        <w:r w:rsidR="00C12992" w:rsidRPr="001058B5">
          <w:rPr>
            <w:rFonts w:ascii="Arial" w:hAnsi="Arial" w:cs="Arial"/>
            <w:sz w:val="18"/>
          </w:rPr>
          <w:t>enabling, 9-44</w:t>
        </w:r>
      </w:hyperlink>
    </w:p>
    <w:p w14:paraId="39D4F2C6" w14:textId="77777777" w:rsidR="008C539B" w:rsidRPr="001058B5" w:rsidRDefault="008D1AB8">
      <w:pPr>
        <w:spacing w:line="220" w:lineRule="exact"/>
        <w:ind w:left="1082"/>
        <w:rPr>
          <w:rFonts w:ascii="Arial" w:hAnsi="Arial" w:cs="Arial"/>
          <w:sz w:val="18"/>
        </w:rPr>
      </w:pPr>
      <w:hyperlink w:anchor="_bookmark1923" w:history="1">
        <w:r w:rsidR="00C12992" w:rsidRPr="001058B5">
          <w:rPr>
            <w:rFonts w:ascii="Arial" w:hAnsi="Arial" w:cs="Arial"/>
            <w:sz w:val="18"/>
          </w:rPr>
          <w:t>modifying, 9-40</w:t>
        </w:r>
      </w:hyperlink>
    </w:p>
    <w:p w14:paraId="39725EFC" w14:textId="77777777" w:rsidR="008C539B" w:rsidRPr="001058B5" w:rsidRDefault="008D1AB8">
      <w:pPr>
        <w:spacing w:line="220" w:lineRule="exact"/>
        <w:ind w:left="1082"/>
        <w:rPr>
          <w:rFonts w:ascii="Arial" w:hAnsi="Arial" w:cs="Arial"/>
          <w:sz w:val="18"/>
        </w:rPr>
      </w:pPr>
      <w:hyperlink w:anchor="_bookmark1924" w:history="1">
        <w:r w:rsidR="00C12992" w:rsidRPr="001058B5">
          <w:rPr>
            <w:rFonts w:ascii="Arial" w:hAnsi="Arial" w:cs="Arial"/>
            <w:sz w:val="18"/>
          </w:rPr>
          <w:t>where created, 9-40</w:t>
        </w:r>
      </w:hyperlink>
    </w:p>
    <w:p w14:paraId="73B2C734" w14:textId="77777777" w:rsidR="008C539B" w:rsidRPr="001058B5" w:rsidRDefault="008D1AB8">
      <w:pPr>
        <w:spacing w:before="2" w:line="235" w:lineRule="auto"/>
        <w:ind w:left="842" w:right="1994"/>
        <w:rPr>
          <w:rFonts w:ascii="Arial" w:hAnsi="Arial" w:cs="Arial"/>
          <w:sz w:val="18"/>
        </w:rPr>
      </w:pPr>
      <w:hyperlink w:anchor="_bookmark1908" w:history="1">
        <w:r w:rsidR="00C12992" w:rsidRPr="001058B5">
          <w:rPr>
            <w:rFonts w:ascii="Arial" w:hAnsi="Arial" w:cs="Arial"/>
            <w:sz w:val="18"/>
          </w:rPr>
          <w:t>privileges needed, 9-38</w:t>
        </w:r>
      </w:hyperlink>
      <w:r w:rsidR="00C12992" w:rsidRPr="001058B5">
        <w:rPr>
          <w:rFonts w:ascii="Arial" w:hAnsi="Arial" w:cs="Arial"/>
          <w:sz w:val="18"/>
        </w:rPr>
        <w:t xml:space="preserve"> records</w:t>
      </w:r>
    </w:p>
    <w:p w14:paraId="2C91180B" w14:textId="77777777" w:rsidR="008C539B" w:rsidRPr="001058B5" w:rsidRDefault="008D1AB8">
      <w:pPr>
        <w:spacing w:line="220" w:lineRule="exact"/>
        <w:ind w:left="1082"/>
        <w:rPr>
          <w:rFonts w:ascii="Arial" w:hAnsi="Arial" w:cs="Arial"/>
          <w:sz w:val="18"/>
        </w:rPr>
      </w:pPr>
      <w:hyperlink w:anchor="_bookmark2027" w:history="1">
        <w:r w:rsidR="00C12992" w:rsidRPr="001058B5">
          <w:rPr>
            <w:rFonts w:ascii="Arial" w:hAnsi="Arial" w:cs="Arial"/>
            <w:sz w:val="18"/>
          </w:rPr>
          <w:t>archiving, 9-61</w:t>
        </w:r>
      </w:hyperlink>
    </w:p>
    <w:p w14:paraId="5554251A" w14:textId="77777777" w:rsidR="008C539B" w:rsidRPr="001058B5" w:rsidRDefault="008D1AB8">
      <w:pPr>
        <w:spacing w:before="1" w:line="235" w:lineRule="auto"/>
        <w:ind w:left="602" w:right="1665" w:firstLine="240"/>
        <w:rPr>
          <w:rFonts w:ascii="Arial" w:hAnsi="Arial" w:cs="Arial"/>
          <w:sz w:val="18"/>
        </w:rPr>
      </w:pPr>
      <w:hyperlink w:anchor="_bookmark1896" w:history="1">
        <w:r w:rsidR="00C12992" w:rsidRPr="001058B5">
          <w:rPr>
            <w:rFonts w:ascii="Arial" w:hAnsi="Arial" w:cs="Arial"/>
            <w:i/>
            <w:sz w:val="18"/>
          </w:rPr>
          <w:t xml:space="preserve">See also </w:t>
        </w:r>
      </w:hyperlink>
      <w:r w:rsidR="00C12992" w:rsidRPr="001058B5">
        <w:rPr>
          <w:rFonts w:ascii="Arial" w:hAnsi="Arial" w:cs="Arial"/>
          <w:sz w:val="18"/>
        </w:rPr>
        <w:t>SYS.FGA_LOG$ table firewalls</w:t>
      </w:r>
    </w:p>
    <w:p w14:paraId="18203EC0" w14:textId="77777777" w:rsidR="008C539B" w:rsidRPr="001058B5" w:rsidRDefault="008D1AB8">
      <w:pPr>
        <w:spacing w:before="2" w:line="235" w:lineRule="auto"/>
        <w:ind w:left="842" w:right="1665"/>
        <w:rPr>
          <w:rFonts w:ascii="Arial" w:hAnsi="Arial" w:cs="Arial"/>
          <w:sz w:val="18"/>
        </w:rPr>
      </w:pPr>
      <w:hyperlink w:anchor="_bookmark2252" w:history="1">
        <w:r w:rsidR="00C12992" w:rsidRPr="001058B5">
          <w:rPr>
            <w:rFonts w:ascii="Arial" w:hAnsi="Arial" w:cs="Arial"/>
            <w:sz w:val="18"/>
          </w:rPr>
          <w:t>advice about using, 10-15</w:t>
        </w:r>
      </w:hyperlink>
      <w:r w:rsidR="00C12992" w:rsidRPr="001058B5">
        <w:rPr>
          <w:rFonts w:ascii="Arial" w:hAnsi="Arial" w:cs="Arial"/>
          <w:sz w:val="18"/>
        </w:rPr>
        <w:t xml:space="preserve"> </w:t>
      </w:r>
      <w:hyperlink w:anchor="_bookmark2253" w:history="1">
        <w:r w:rsidR="00C12992" w:rsidRPr="001058B5">
          <w:rPr>
            <w:rFonts w:ascii="Arial" w:hAnsi="Arial" w:cs="Arial"/>
            <w:sz w:val="18"/>
          </w:rPr>
          <w:t>database server location, 10-15</w:t>
        </w:r>
      </w:hyperlink>
      <w:r w:rsidR="00C12992" w:rsidRPr="001058B5">
        <w:rPr>
          <w:rFonts w:ascii="Arial" w:hAnsi="Arial" w:cs="Arial"/>
          <w:sz w:val="18"/>
        </w:rPr>
        <w:t xml:space="preserve"> </w:t>
      </w:r>
      <w:hyperlink w:anchor="_bookmark2274" w:history="1">
        <w:r w:rsidR="00C12992" w:rsidRPr="001058B5">
          <w:rPr>
            <w:rFonts w:ascii="Arial" w:hAnsi="Arial" w:cs="Arial"/>
            <w:sz w:val="18"/>
          </w:rPr>
          <w:t>ports, 10-17</w:t>
        </w:r>
      </w:hyperlink>
    </w:p>
    <w:p w14:paraId="2813F93C" w14:textId="77777777" w:rsidR="008C539B" w:rsidRPr="001058B5" w:rsidRDefault="008D1AB8">
      <w:pPr>
        <w:spacing w:before="2" w:line="235" w:lineRule="auto"/>
        <w:ind w:left="602" w:right="1994" w:firstLine="240"/>
        <w:rPr>
          <w:rFonts w:ascii="Arial" w:hAnsi="Arial" w:cs="Arial"/>
          <w:sz w:val="18"/>
        </w:rPr>
      </w:pPr>
      <w:hyperlink w:anchor="_bookmark2254" w:history="1">
        <w:r w:rsidR="00C12992" w:rsidRPr="001058B5">
          <w:rPr>
            <w:rFonts w:ascii="Arial" w:hAnsi="Arial" w:cs="Arial"/>
            <w:sz w:val="18"/>
          </w:rPr>
          <w:t>supported types, 10-15</w:t>
        </w:r>
      </w:hyperlink>
      <w:r w:rsidR="00C12992" w:rsidRPr="001058B5">
        <w:rPr>
          <w:rFonts w:ascii="Arial" w:hAnsi="Arial" w:cs="Arial"/>
          <w:sz w:val="18"/>
        </w:rPr>
        <w:t xml:space="preserve"> flashback query</w:t>
      </w:r>
    </w:p>
    <w:p w14:paraId="214D3017" w14:textId="77777777" w:rsidR="008C539B" w:rsidRPr="001058B5" w:rsidRDefault="008D1AB8">
      <w:pPr>
        <w:spacing w:line="220" w:lineRule="exact"/>
        <w:ind w:left="842"/>
        <w:rPr>
          <w:rFonts w:ascii="Arial" w:hAnsi="Arial" w:cs="Arial"/>
          <w:sz w:val="18"/>
        </w:rPr>
      </w:pPr>
      <w:hyperlink w:anchor="_bookmark2009" w:history="1">
        <w:r w:rsidR="00C12992" w:rsidRPr="001058B5">
          <w:rPr>
            <w:rFonts w:ascii="Arial" w:hAnsi="Arial" w:cs="Arial"/>
            <w:sz w:val="18"/>
          </w:rPr>
          <w:t>auditing, used with, 9-59</w:t>
        </w:r>
      </w:hyperlink>
    </w:p>
    <w:p w14:paraId="293AAC29" w14:textId="77777777" w:rsidR="008C539B" w:rsidRPr="001058B5" w:rsidRDefault="008D1AB8">
      <w:pPr>
        <w:spacing w:before="2" w:line="235" w:lineRule="auto"/>
        <w:ind w:left="1202" w:right="436" w:hanging="360"/>
        <w:rPr>
          <w:rFonts w:ascii="Arial" w:hAnsi="Arial" w:cs="Arial"/>
          <w:sz w:val="18"/>
        </w:rPr>
      </w:pPr>
      <w:hyperlink w:anchor="_bookmark1515" w:history="1">
        <w:r w:rsidR="00C12992" w:rsidRPr="001058B5">
          <w:rPr>
            <w:rFonts w:ascii="Arial" w:hAnsi="Arial" w:cs="Arial"/>
            <w:sz w:val="18"/>
          </w:rPr>
          <w:t>Oracle Virtual Private Database, how it works with, 7-35</w:t>
        </w:r>
      </w:hyperlink>
    </w:p>
    <w:p w14:paraId="4AEB7783" w14:textId="77777777" w:rsidR="008C539B" w:rsidRPr="001058B5" w:rsidRDefault="00C12992">
      <w:pPr>
        <w:spacing w:line="220" w:lineRule="exact"/>
        <w:ind w:left="602"/>
        <w:rPr>
          <w:rFonts w:ascii="Arial" w:hAnsi="Arial" w:cs="Arial"/>
          <w:sz w:val="18"/>
        </w:rPr>
      </w:pPr>
      <w:r w:rsidRPr="001058B5">
        <w:rPr>
          <w:rFonts w:ascii="Arial" w:hAnsi="Arial" w:cs="Arial"/>
          <w:sz w:val="18"/>
        </w:rPr>
        <w:t>foreign keys</w:t>
      </w:r>
    </w:p>
    <w:p w14:paraId="4654B588" w14:textId="77777777" w:rsidR="008C539B" w:rsidRPr="001058B5" w:rsidRDefault="008D1AB8">
      <w:pPr>
        <w:spacing w:before="3" w:line="235" w:lineRule="auto"/>
        <w:ind w:left="602" w:right="1376" w:firstLine="240"/>
        <w:rPr>
          <w:rFonts w:ascii="Arial" w:hAnsi="Arial" w:cs="Arial"/>
          <w:sz w:val="18"/>
        </w:rPr>
      </w:pPr>
      <w:hyperlink w:anchor="_bookmark734" w:history="1">
        <w:r w:rsidR="00C12992" w:rsidRPr="001058B5">
          <w:rPr>
            <w:rFonts w:ascii="Arial" w:hAnsi="Arial" w:cs="Arial"/>
            <w:sz w:val="18"/>
          </w:rPr>
          <w:t>privilege to use parent key, 4-27</w:t>
        </w:r>
      </w:hyperlink>
      <w:r w:rsidR="00C12992" w:rsidRPr="001058B5">
        <w:rPr>
          <w:rFonts w:ascii="Arial" w:hAnsi="Arial" w:cs="Arial"/>
          <w:sz w:val="18"/>
        </w:rPr>
        <w:t xml:space="preserve"> </w:t>
      </w:r>
      <w:hyperlink w:anchor="_bookmark2268" w:history="1">
        <w:r w:rsidR="00C12992" w:rsidRPr="001058B5">
          <w:rPr>
            <w:rFonts w:ascii="Arial" w:hAnsi="Arial" w:cs="Arial"/>
            <w:sz w:val="18"/>
          </w:rPr>
          <w:t>FTP service, 10-16</w:t>
        </w:r>
      </w:hyperlink>
    </w:p>
    <w:p w14:paraId="3AC4ED2F" w14:textId="77777777" w:rsidR="008C539B" w:rsidRPr="001058B5" w:rsidRDefault="00C12992">
      <w:pPr>
        <w:spacing w:line="220" w:lineRule="exact"/>
        <w:ind w:left="602"/>
        <w:rPr>
          <w:rFonts w:ascii="Arial" w:hAnsi="Arial" w:cs="Arial"/>
          <w:sz w:val="18"/>
        </w:rPr>
      </w:pPr>
      <w:r w:rsidRPr="001058B5">
        <w:rPr>
          <w:rFonts w:ascii="Arial" w:hAnsi="Arial" w:cs="Arial"/>
          <w:sz w:val="18"/>
        </w:rPr>
        <w:t>functions</w:t>
      </w:r>
    </w:p>
    <w:p w14:paraId="2FCC088E" w14:textId="77777777" w:rsidR="008C539B" w:rsidRPr="001058B5" w:rsidRDefault="008D1AB8">
      <w:pPr>
        <w:spacing w:line="220" w:lineRule="exact"/>
        <w:ind w:left="842"/>
        <w:rPr>
          <w:rFonts w:ascii="Arial" w:hAnsi="Arial" w:cs="Arial"/>
          <w:sz w:val="18"/>
        </w:rPr>
      </w:pPr>
      <w:hyperlink w:anchor="_bookmark1851" w:history="1">
        <w:r w:rsidR="00C12992" w:rsidRPr="001058B5">
          <w:rPr>
            <w:rFonts w:ascii="Arial" w:hAnsi="Arial" w:cs="Arial"/>
            <w:sz w:val="18"/>
          </w:rPr>
          <w:t>auditing, 9-32</w:t>
        </w:r>
      </w:hyperlink>
    </w:p>
    <w:p w14:paraId="4170F951" w14:textId="77777777" w:rsidR="008C539B" w:rsidRPr="001058B5" w:rsidRDefault="00C12992">
      <w:pPr>
        <w:spacing w:before="1" w:line="235" w:lineRule="auto"/>
        <w:ind w:left="1082" w:right="1685" w:hanging="240"/>
        <w:rPr>
          <w:rFonts w:ascii="Arial" w:hAnsi="Arial" w:cs="Arial"/>
          <w:sz w:val="18"/>
        </w:rPr>
      </w:pPr>
      <w:r w:rsidRPr="001058B5">
        <w:rPr>
          <w:rFonts w:ascii="Arial" w:hAnsi="Arial" w:cs="Arial"/>
          <w:sz w:val="18"/>
        </w:rPr>
        <w:t xml:space="preserve">Oracle Virtual Private Database </w:t>
      </w:r>
      <w:hyperlink w:anchor="_bookmark1373" w:history="1">
        <w:r w:rsidRPr="001058B5">
          <w:rPr>
            <w:rFonts w:ascii="Arial" w:hAnsi="Arial" w:cs="Arial"/>
            <w:sz w:val="18"/>
          </w:rPr>
          <w:t>components of, 7-4</w:t>
        </w:r>
      </w:hyperlink>
      <w:r w:rsidRPr="001058B5">
        <w:rPr>
          <w:rFonts w:ascii="Arial" w:hAnsi="Arial" w:cs="Arial"/>
          <w:sz w:val="18"/>
        </w:rPr>
        <w:t xml:space="preserve"> </w:t>
      </w:r>
      <w:hyperlink w:anchor="_bookmark1360" w:history="1">
        <w:r w:rsidRPr="001058B5">
          <w:rPr>
            <w:rFonts w:ascii="Arial" w:hAnsi="Arial" w:cs="Arial"/>
            <w:sz w:val="18"/>
          </w:rPr>
          <w:t>privileges used to run, 7-3</w:t>
        </w:r>
      </w:hyperlink>
    </w:p>
    <w:p w14:paraId="26196814" w14:textId="77777777" w:rsidR="008C539B" w:rsidRPr="001058B5" w:rsidRDefault="008D1AB8">
      <w:pPr>
        <w:spacing w:line="221" w:lineRule="exact"/>
        <w:ind w:left="842"/>
        <w:rPr>
          <w:rFonts w:ascii="Arial" w:hAnsi="Arial" w:cs="Arial"/>
          <w:sz w:val="18"/>
        </w:rPr>
      </w:pPr>
      <w:hyperlink w:anchor="_bookmark747" w:history="1">
        <w:r w:rsidR="00C12992" w:rsidRPr="001058B5">
          <w:rPr>
            <w:rFonts w:ascii="Arial" w:hAnsi="Arial" w:cs="Arial"/>
            <w:sz w:val="18"/>
          </w:rPr>
          <w:t>privileges for, 4-29</w:t>
        </w:r>
      </w:hyperlink>
    </w:p>
    <w:p w14:paraId="37BA7DF7" w14:textId="77777777" w:rsidR="008C539B" w:rsidRPr="001058B5" w:rsidRDefault="008D1AB8">
      <w:pPr>
        <w:spacing w:line="222" w:lineRule="exact"/>
        <w:ind w:left="842"/>
        <w:rPr>
          <w:rFonts w:ascii="Arial" w:hAnsi="Arial" w:cs="Arial"/>
          <w:sz w:val="18"/>
        </w:rPr>
      </w:pPr>
      <w:hyperlink w:anchor="_bookmark571" w:history="1">
        <w:r w:rsidR="00C12992" w:rsidRPr="001058B5">
          <w:rPr>
            <w:rFonts w:ascii="Arial" w:hAnsi="Arial" w:cs="Arial"/>
            <w:sz w:val="18"/>
          </w:rPr>
          <w:t>roles, 4-9</w:t>
        </w:r>
      </w:hyperlink>
    </w:p>
    <w:p w14:paraId="087F3723" w14:textId="77777777" w:rsidR="008C539B" w:rsidRPr="001058B5" w:rsidRDefault="008C539B">
      <w:pPr>
        <w:pStyle w:val="BodyText"/>
        <w:spacing w:before="3"/>
        <w:rPr>
          <w:rFonts w:ascii="Arial" w:hAnsi="Arial" w:cs="Arial"/>
          <w:sz w:val="21"/>
        </w:rPr>
      </w:pPr>
    </w:p>
    <w:p w14:paraId="1372FB5B" w14:textId="77777777" w:rsidR="008C539B" w:rsidRPr="001058B5" w:rsidRDefault="00C12992">
      <w:pPr>
        <w:pStyle w:val="Heading5"/>
        <w:ind w:left="602"/>
      </w:pPr>
      <w:bookmarkStart w:id="2212" w:name="G"/>
      <w:bookmarkEnd w:id="2212"/>
      <w:r w:rsidRPr="001058B5">
        <w:t>G</w:t>
      </w:r>
    </w:p>
    <w:p w14:paraId="3D218A08" w14:textId="77777777" w:rsidR="008C539B" w:rsidRPr="001058B5" w:rsidRDefault="008C539B">
      <w:pPr>
        <w:pStyle w:val="BodyText"/>
        <w:spacing w:before="11"/>
        <w:rPr>
          <w:rFonts w:ascii="Arial" w:hAnsi="Arial" w:cs="Arial"/>
          <w:b/>
          <w:sz w:val="2"/>
        </w:rPr>
      </w:pPr>
    </w:p>
    <w:p w14:paraId="4AB922AE" w14:textId="2E45ED38" w:rsidR="008C539B" w:rsidRPr="001058B5" w:rsidRDefault="008D1AB8">
      <w:pPr>
        <w:pStyle w:val="BodyText"/>
        <w:spacing w:line="20" w:lineRule="exact"/>
        <w:ind w:left="613"/>
        <w:rPr>
          <w:rFonts w:ascii="Arial" w:hAnsi="Arial" w:cs="Arial"/>
          <w:sz w:val="2"/>
        </w:rPr>
      </w:pPr>
      <w:r>
        <w:rPr>
          <w:rFonts w:ascii="Arial" w:hAnsi="Arial" w:cs="Arial"/>
          <w:sz w:val="2"/>
        </w:rPr>
      </w:r>
      <w:r>
        <w:rPr>
          <w:rFonts w:ascii="Arial" w:hAnsi="Arial" w:cs="Arial"/>
          <w:sz w:val="2"/>
        </w:rPr>
        <w:pict w14:anchorId="30C8B970">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anchorlock/>
          </v:group>
        </w:pict>
      </w:r>
    </w:p>
    <w:p w14:paraId="3B745BE1" w14:textId="77777777" w:rsidR="008C539B" w:rsidRPr="001058B5" w:rsidRDefault="008D1AB8">
      <w:pPr>
        <w:spacing w:before="33" w:line="222" w:lineRule="exact"/>
        <w:ind w:left="602"/>
        <w:rPr>
          <w:rFonts w:ascii="Arial" w:hAnsi="Arial" w:cs="Arial"/>
          <w:sz w:val="18"/>
        </w:rPr>
      </w:pPr>
      <w:hyperlink w:anchor="_bookmark604" w:history="1">
        <w:r w:rsidR="00C12992" w:rsidRPr="001058B5">
          <w:rPr>
            <w:rFonts w:ascii="Arial" w:hAnsi="Arial" w:cs="Arial"/>
            <w:sz w:val="18"/>
          </w:rPr>
          <w:t>GATHER_SYSTEM_STATISTICS role, 4-13</w:t>
        </w:r>
      </w:hyperlink>
    </w:p>
    <w:p w14:paraId="79F5AB70" w14:textId="77777777" w:rsidR="008C539B" w:rsidRPr="001058B5" w:rsidRDefault="00C12992">
      <w:pPr>
        <w:spacing w:before="2" w:line="235" w:lineRule="auto"/>
        <w:ind w:left="842" w:right="1994" w:hanging="240"/>
        <w:rPr>
          <w:rFonts w:ascii="Arial" w:hAnsi="Arial" w:cs="Arial"/>
          <w:sz w:val="18"/>
        </w:rPr>
      </w:pPr>
      <w:r w:rsidRPr="001058B5">
        <w:rPr>
          <w:rFonts w:ascii="Arial" w:hAnsi="Arial" w:cs="Arial"/>
          <w:sz w:val="18"/>
        </w:rPr>
        <w:t xml:space="preserve">global application contexts </w:t>
      </w:r>
      <w:hyperlink w:anchor="_bookmark1240" w:history="1">
        <w:r w:rsidRPr="001058B5">
          <w:rPr>
            <w:rFonts w:ascii="Arial" w:hAnsi="Arial" w:cs="Arial"/>
            <w:sz w:val="18"/>
          </w:rPr>
          <w:t>about, 6-22</w:t>
        </w:r>
      </w:hyperlink>
    </w:p>
    <w:p w14:paraId="60BEECAF" w14:textId="77777777" w:rsidR="008C539B" w:rsidRPr="001058B5" w:rsidRDefault="008D1AB8">
      <w:pPr>
        <w:spacing w:before="2" w:line="235" w:lineRule="auto"/>
        <w:ind w:left="842" w:right="436"/>
        <w:rPr>
          <w:rFonts w:ascii="Arial" w:hAnsi="Arial" w:cs="Arial"/>
          <w:sz w:val="18"/>
        </w:rPr>
      </w:pPr>
      <w:hyperlink w:anchor="_bookmark1285" w:history="1">
        <w:r w:rsidR="00C12992" w:rsidRPr="001058B5">
          <w:rPr>
            <w:rFonts w:ascii="Arial" w:hAnsi="Arial" w:cs="Arial"/>
            <w:sz w:val="18"/>
          </w:rPr>
          <w:t>authenticating nondatabase users, 6-28</w:t>
        </w:r>
      </w:hyperlink>
      <w:r w:rsidR="00C12992" w:rsidRPr="001058B5">
        <w:rPr>
          <w:rFonts w:ascii="Arial" w:hAnsi="Arial" w:cs="Arial"/>
          <w:sz w:val="18"/>
        </w:rPr>
        <w:t xml:space="preserve"> </w:t>
      </w:r>
      <w:hyperlink w:anchor="_bookmark1249" w:history="1">
        <w:r w:rsidR="00C12992" w:rsidRPr="001058B5">
          <w:rPr>
            <w:rFonts w:ascii="Arial" w:hAnsi="Arial" w:cs="Arial"/>
            <w:sz w:val="18"/>
          </w:rPr>
          <w:t>components, 6-22</w:t>
        </w:r>
      </w:hyperlink>
    </w:p>
    <w:p w14:paraId="178ADF4D" w14:textId="77777777" w:rsidR="008C539B" w:rsidRPr="001058B5" w:rsidRDefault="008D1AB8">
      <w:pPr>
        <w:spacing w:line="220" w:lineRule="exact"/>
        <w:ind w:left="842"/>
        <w:rPr>
          <w:rFonts w:ascii="Arial" w:hAnsi="Arial" w:cs="Arial"/>
          <w:sz w:val="18"/>
        </w:rPr>
      </w:pPr>
      <w:hyperlink w:anchor="_bookmark1266" w:history="1">
        <w:r w:rsidR="00C12992" w:rsidRPr="001058B5">
          <w:rPr>
            <w:rFonts w:ascii="Arial" w:hAnsi="Arial" w:cs="Arial"/>
            <w:sz w:val="18"/>
          </w:rPr>
          <w:t>editions, affect on, 6-24</w:t>
        </w:r>
      </w:hyperlink>
    </w:p>
    <w:p w14:paraId="45A54BC3" w14:textId="77777777" w:rsidR="008C539B" w:rsidRPr="001058B5" w:rsidRDefault="008D1AB8">
      <w:pPr>
        <w:spacing w:before="2" w:line="235" w:lineRule="auto"/>
        <w:ind w:left="1202" w:right="650" w:hanging="360"/>
        <w:rPr>
          <w:rFonts w:ascii="Arial" w:hAnsi="Arial" w:cs="Arial"/>
          <w:sz w:val="18"/>
        </w:rPr>
      </w:pPr>
      <w:hyperlink w:anchor="_bookmark1287" w:history="1">
        <w:r w:rsidR="00C12992" w:rsidRPr="001058B5">
          <w:rPr>
            <w:rFonts w:ascii="Arial" w:hAnsi="Arial" w:cs="Arial"/>
            <w:sz w:val="18"/>
          </w:rPr>
          <w:t>example of authenticating nondatabase users, 6-29</w:t>
        </w:r>
      </w:hyperlink>
    </w:p>
    <w:p w14:paraId="715859EB" w14:textId="77777777" w:rsidR="008C539B" w:rsidRPr="001058B5" w:rsidRDefault="008D1AB8">
      <w:pPr>
        <w:spacing w:line="237" w:lineRule="auto"/>
        <w:ind w:left="1202" w:hanging="360"/>
        <w:rPr>
          <w:rFonts w:ascii="Arial" w:hAnsi="Arial" w:cs="Arial"/>
          <w:sz w:val="18"/>
        </w:rPr>
      </w:pPr>
      <w:hyperlink w:anchor="_bookmark1280" w:history="1">
        <w:r w:rsidR="00C12992" w:rsidRPr="001058B5">
          <w:rPr>
            <w:rFonts w:ascii="Arial" w:hAnsi="Arial" w:cs="Arial"/>
            <w:sz w:val="18"/>
          </w:rPr>
          <w:t>example of authenticating user moving to different application, 6-27</w:t>
        </w:r>
      </w:hyperlink>
    </w:p>
    <w:p w14:paraId="657E83A8" w14:textId="77777777" w:rsidR="008C539B" w:rsidRPr="001058B5" w:rsidRDefault="008D1AB8">
      <w:pPr>
        <w:spacing w:line="235" w:lineRule="auto"/>
        <w:ind w:left="842" w:right="436"/>
        <w:rPr>
          <w:rFonts w:ascii="Arial" w:hAnsi="Arial" w:cs="Arial"/>
          <w:sz w:val="18"/>
        </w:rPr>
      </w:pPr>
      <w:hyperlink w:anchor="_bookmark1276" w:history="1">
        <w:r w:rsidR="00C12992" w:rsidRPr="001058B5">
          <w:rPr>
            <w:rFonts w:ascii="Arial" w:hAnsi="Arial" w:cs="Arial"/>
            <w:sz w:val="18"/>
          </w:rPr>
          <w:t>example of setting values for all users, 6-26</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Oracle RAC environment, 6-23</w:t>
        </w:r>
      </w:hyperlink>
    </w:p>
    <w:p w14:paraId="418DA477" w14:textId="77777777" w:rsidR="008C539B" w:rsidRPr="001058B5" w:rsidRDefault="008D1AB8">
      <w:pPr>
        <w:spacing w:line="235" w:lineRule="auto"/>
        <w:ind w:left="842" w:right="1665"/>
        <w:rPr>
          <w:rFonts w:ascii="Arial" w:hAnsi="Arial" w:cs="Arial"/>
          <w:sz w:val="18"/>
        </w:rPr>
      </w:pPr>
      <w:hyperlink w:anchor="_bookmark1243" w:history="1">
        <w:r w:rsidR="00C12992" w:rsidRPr="001058B5">
          <w:rPr>
            <w:rFonts w:ascii="Arial" w:hAnsi="Arial" w:cs="Arial"/>
            <w:sz w:val="18"/>
          </w:rPr>
          <w:t>Oracle RAC instances, 6-22</w:t>
        </w:r>
      </w:hyperlink>
      <w:r w:rsidR="00C12992" w:rsidRPr="001058B5">
        <w:rPr>
          <w:rFonts w:ascii="Arial" w:hAnsi="Arial" w:cs="Arial"/>
          <w:sz w:val="18"/>
        </w:rPr>
        <w:t xml:space="preserve"> </w:t>
      </w:r>
      <w:hyperlink w:anchor="_bookmark1258" w:history="1">
        <w:r w:rsidR="00C12992" w:rsidRPr="001058B5">
          <w:rPr>
            <w:rFonts w:ascii="Arial" w:hAnsi="Arial" w:cs="Arial"/>
            <w:sz w:val="18"/>
          </w:rPr>
          <w:t>ownership, 6-23</w:t>
        </w:r>
      </w:hyperlink>
    </w:p>
    <w:p w14:paraId="71EB3A4D" w14:textId="77777777" w:rsidR="008C539B" w:rsidRPr="001058B5" w:rsidRDefault="008D1AB8">
      <w:pPr>
        <w:spacing w:before="1" w:line="235" w:lineRule="auto"/>
        <w:ind w:left="842" w:right="1595"/>
        <w:jc w:val="both"/>
        <w:rPr>
          <w:rFonts w:ascii="Arial" w:hAnsi="Arial" w:cs="Arial"/>
          <w:sz w:val="18"/>
        </w:rPr>
      </w:pPr>
      <w:hyperlink w:anchor="_bookmark1263" w:history="1">
        <w:r w:rsidR="00C12992" w:rsidRPr="001058B5">
          <w:rPr>
            <w:rFonts w:ascii="Arial" w:hAnsi="Arial" w:cs="Arial"/>
            <w:sz w:val="18"/>
          </w:rPr>
          <w:t>PL/SQL package creation, 6-24</w:t>
        </w:r>
      </w:hyperlink>
      <w:r w:rsidR="00C12992" w:rsidRPr="001058B5">
        <w:rPr>
          <w:rFonts w:ascii="Arial" w:hAnsi="Arial" w:cs="Arial"/>
          <w:sz w:val="18"/>
        </w:rPr>
        <w:t xml:space="preserve"> </w:t>
      </w:r>
      <w:hyperlink w:anchor="_bookmark1316" w:history="1">
        <w:r w:rsidR="00C12992" w:rsidRPr="001058B5">
          <w:rPr>
            <w:rFonts w:ascii="Arial" w:hAnsi="Arial" w:cs="Arial"/>
            <w:sz w:val="18"/>
          </w:rPr>
          <w:t>process, lightweight users, 6-40</w:t>
        </w:r>
      </w:hyperlink>
      <w:r w:rsidR="00C12992" w:rsidRPr="001058B5">
        <w:rPr>
          <w:rFonts w:ascii="Arial" w:hAnsi="Arial" w:cs="Arial"/>
          <w:sz w:val="18"/>
        </w:rPr>
        <w:t xml:space="preserve"> </w:t>
      </w:r>
      <w:hyperlink w:anchor="_bookmark1314" w:history="1">
        <w:r w:rsidR="00C12992" w:rsidRPr="001058B5">
          <w:rPr>
            <w:rFonts w:ascii="Arial" w:hAnsi="Arial" w:cs="Arial"/>
            <w:sz w:val="18"/>
          </w:rPr>
          <w:t>process, standard, 6-39</w:t>
        </w:r>
      </w:hyperlink>
    </w:p>
    <w:p w14:paraId="68288A57" w14:textId="77777777" w:rsidR="008C539B" w:rsidRPr="001058B5" w:rsidRDefault="008D1AB8">
      <w:pPr>
        <w:spacing w:line="237" w:lineRule="auto"/>
        <w:ind w:left="842" w:right="436"/>
        <w:rPr>
          <w:rFonts w:ascii="Arial" w:hAnsi="Arial" w:cs="Arial"/>
          <w:sz w:val="18"/>
        </w:rPr>
      </w:pPr>
      <w:hyperlink w:anchor="_bookmark1275" w:history="1">
        <w:r w:rsidR="00C12992" w:rsidRPr="001058B5">
          <w:rPr>
            <w:rFonts w:ascii="Arial" w:hAnsi="Arial" w:cs="Arial"/>
            <w:sz w:val="18"/>
          </w:rPr>
          <w:t>sharing values globally for all users, 6-26</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system global area, 6-22</w:t>
        </w:r>
      </w:hyperlink>
    </w:p>
    <w:p w14:paraId="76501ADF" w14:textId="77777777" w:rsidR="008C539B" w:rsidRPr="001058B5" w:rsidRDefault="008D1AB8">
      <w:pPr>
        <w:spacing w:line="218" w:lineRule="exact"/>
        <w:ind w:left="842"/>
        <w:rPr>
          <w:rFonts w:ascii="Arial" w:hAnsi="Arial" w:cs="Arial"/>
          <w:sz w:val="18"/>
        </w:rPr>
      </w:pPr>
      <w:hyperlink w:anchor="_bookmark1302" w:history="1">
        <w:r w:rsidR="00C12992" w:rsidRPr="001058B5">
          <w:rPr>
            <w:rFonts w:ascii="Arial" w:hAnsi="Arial" w:cs="Arial"/>
            <w:sz w:val="18"/>
          </w:rPr>
          <w:t>tutorial for client session IDs, 6-35</w:t>
        </w:r>
      </w:hyperlink>
    </w:p>
    <w:p w14:paraId="7A23D318" w14:textId="77777777" w:rsidR="008C539B" w:rsidRPr="001058B5" w:rsidRDefault="008D1AB8">
      <w:pPr>
        <w:spacing w:before="2" w:line="235" w:lineRule="auto"/>
        <w:ind w:left="842" w:right="142"/>
        <w:rPr>
          <w:rFonts w:ascii="Arial" w:hAnsi="Arial" w:cs="Arial"/>
          <w:sz w:val="18"/>
        </w:rPr>
      </w:pPr>
      <w:hyperlink w:anchor="_bookmark1537" w:history="1">
        <w:r w:rsidR="00C12992" w:rsidRPr="001058B5">
          <w:rPr>
            <w:rFonts w:ascii="Arial" w:hAnsi="Arial" w:cs="Arial"/>
            <w:sz w:val="18"/>
          </w:rPr>
          <w:t>used for One Big Application User scenarios, 7-38</w:t>
        </w:r>
      </w:hyperlink>
      <w:r w:rsidR="00C12992" w:rsidRPr="001058B5">
        <w:rPr>
          <w:rFonts w:ascii="Arial" w:hAnsi="Arial" w:cs="Arial"/>
          <w:sz w:val="18"/>
        </w:rPr>
        <w:t xml:space="preserve"> </w:t>
      </w:r>
      <w:hyperlink w:anchor="_bookmark1273" w:history="1">
        <w:r w:rsidR="00C12992" w:rsidRPr="001058B5">
          <w:rPr>
            <w:rFonts w:ascii="Arial" w:hAnsi="Arial" w:cs="Arial"/>
            <w:sz w:val="18"/>
          </w:rPr>
          <w:t>user name retrieval with USER function,    6-25</w:t>
        </w:r>
      </w:hyperlink>
      <w:r w:rsidR="00C12992" w:rsidRPr="001058B5">
        <w:rPr>
          <w:rFonts w:ascii="Arial" w:hAnsi="Arial" w:cs="Arial"/>
          <w:sz w:val="18"/>
        </w:rPr>
        <w:t xml:space="preserve"> </w:t>
      </w:r>
      <w:hyperlink w:anchor="_bookmark1538" w:history="1">
        <w:r w:rsidR="00C12992" w:rsidRPr="001058B5">
          <w:rPr>
            <w:rFonts w:ascii="Arial" w:hAnsi="Arial" w:cs="Arial"/>
            <w:sz w:val="18"/>
          </w:rPr>
          <w:t>uses for,</w:t>
        </w:r>
        <w:r w:rsidR="00C12992" w:rsidRPr="001058B5">
          <w:rPr>
            <w:rFonts w:ascii="Arial" w:hAnsi="Arial" w:cs="Arial"/>
            <w:spacing w:val="43"/>
            <w:sz w:val="18"/>
          </w:rPr>
          <w:t xml:space="preserve"> </w:t>
        </w:r>
        <w:r w:rsidR="00C12992" w:rsidRPr="001058B5">
          <w:rPr>
            <w:rFonts w:ascii="Arial" w:hAnsi="Arial" w:cs="Arial"/>
            <w:sz w:val="18"/>
          </w:rPr>
          <w:t>7-38</w:t>
        </w:r>
      </w:hyperlink>
    </w:p>
    <w:p w14:paraId="4B664A1C" w14:textId="77777777" w:rsidR="008C539B" w:rsidRPr="001058B5" w:rsidRDefault="008D1AB8">
      <w:pPr>
        <w:spacing w:before="3" w:line="235" w:lineRule="auto"/>
        <w:ind w:left="602" w:right="1994" w:firstLine="240"/>
        <w:rPr>
          <w:rFonts w:ascii="Arial" w:hAnsi="Arial" w:cs="Arial"/>
          <w:sz w:val="18"/>
        </w:rPr>
      </w:pPr>
      <w:hyperlink w:anchor="_bookmark1245" w:history="1">
        <w:r w:rsidR="00C12992" w:rsidRPr="001058B5">
          <w:rPr>
            <w:rFonts w:ascii="Arial" w:hAnsi="Arial" w:cs="Arial"/>
            <w:i/>
            <w:sz w:val="18"/>
          </w:rPr>
          <w:t xml:space="preserve">See also </w:t>
        </w:r>
      </w:hyperlink>
      <w:r w:rsidR="00C12992" w:rsidRPr="001058B5">
        <w:rPr>
          <w:rFonts w:ascii="Arial" w:hAnsi="Arial" w:cs="Arial"/>
          <w:sz w:val="18"/>
        </w:rPr>
        <w:t>application contexts global authentication</w:t>
      </w:r>
    </w:p>
    <w:p w14:paraId="2E3600E5" w14:textId="77777777" w:rsidR="008C539B" w:rsidRPr="001058B5" w:rsidRDefault="008C539B">
      <w:pPr>
        <w:spacing w:line="235" w:lineRule="auto"/>
        <w:rPr>
          <w:rFonts w:ascii="Arial" w:hAnsi="Arial" w:cs="Arial"/>
          <w:sz w:val="18"/>
        </w:rPr>
        <w:sectPr w:rsidR="008C539B" w:rsidRPr="001058B5">
          <w:headerReference w:type="default" r:id="rId292"/>
          <w:pgSz w:w="12240" w:h="15840"/>
          <w:pgMar w:top="1200" w:right="1060" w:bottom="860" w:left="1100" w:header="0" w:footer="663" w:gutter="0"/>
          <w:cols w:num="2" w:space="720" w:equalWidth="0">
            <w:col w:w="4978" w:space="40"/>
            <w:col w:w="5062"/>
          </w:cols>
        </w:sectPr>
      </w:pPr>
    </w:p>
    <w:p w14:paraId="68CD1A2B" w14:textId="77777777" w:rsidR="008C539B" w:rsidRPr="001058B5" w:rsidRDefault="008D1AB8">
      <w:pPr>
        <w:spacing w:before="67" w:line="222" w:lineRule="exact"/>
        <w:ind w:left="340"/>
        <w:rPr>
          <w:rFonts w:ascii="Arial" w:hAnsi="Arial" w:cs="Arial"/>
          <w:sz w:val="18"/>
        </w:rPr>
      </w:pPr>
      <w:hyperlink w:anchor="_bookmark376" w:history="1">
        <w:r w:rsidR="00C12992" w:rsidRPr="001058B5">
          <w:rPr>
            <w:rFonts w:ascii="Arial" w:hAnsi="Arial" w:cs="Arial"/>
            <w:sz w:val="18"/>
          </w:rPr>
          <w:t>about, 3-30</w:t>
        </w:r>
      </w:hyperlink>
    </w:p>
    <w:p w14:paraId="1F71E0AE" w14:textId="77777777" w:rsidR="008C539B" w:rsidRPr="001058B5" w:rsidRDefault="008D1AB8">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6EC52CC1" w14:textId="77777777" w:rsidR="008C539B" w:rsidRPr="001058B5" w:rsidRDefault="008D1AB8">
      <w:pPr>
        <w:spacing w:line="237" w:lineRule="auto"/>
        <w:ind w:left="340" w:right="813"/>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1D52D523" w14:textId="77777777" w:rsidR="008C539B" w:rsidRPr="001058B5" w:rsidRDefault="00C12992">
      <w:pPr>
        <w:spacing w:line="235" w:lineRule="auto"/>
        <w:ind w:left="340" w:right="2551" w:hanging="240"/>
        <w:rPr>
          <w:rFonts w:ascii="Arial" w:hAnsi="Arial" w:cs="Arial"/>
          <w:sz w:val="18"/>
        </w:rPr>
      </w:pPr>
      <w:r w:rsidRPr="001058B5">
        <w:rPr>
          <w:rFonts w:ascii="Arial" w:hAnsi="Arial" w:cs="Arial"/>
          <w:sz w:val="18"/>
        </w:rPr>
        <w:t xml:space="preserve">global authorization </w:t>
      </w:r>
      <w:hyperlink w:anchor="_bookmark376" w:history="1">
        <w:r w:rsidRPr="001058B5">
          <w:rPr>
            <w:rFonts w:ascii="Arial" w:hAnsi="Arial" w:cs="Arial"/>
            <w:sz w:val="18"/>
          </w:rPr>
          <w:t>about, 3-30</w:t>
        </w:r>
      </w:hyperlink>
    </w:p>
    <w:p w14:paraId="0DC75E49" w14:textId="77777777" w:rsidR="008C539B" w:rsidRPr="001058B5" w:rsidRDefault="008D1AB8">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3478BD55" w14:textId="77777777" w:rsidR="008C539B" w:rsidRPr="001058B5" w:rsidRDefault="008D1AB8">
      <w:pPr>
        <w:spacing w:line="220" w:lineRule="exact"/>
        <w:ind w:left="340"/>
        <w:rPr>
          <w:rFonts w:ascii="Arial" w:hAnsi="Arial" w:cs="Arial"/>
          <w:sz w:val="18"/>
        </w:rPr>
      </w:pPr>
      <w:hyperlink w:anchor="_bookmark681" w:history="1">
        <w:r w:rsidR="00C12992" w:rsidRPr="001058B5">
          <w:rPr>
            <w:rFonts w:ascii="Arial" w:hAnsi="Arial" w:cs="Arial"/>
            <w:sz w:val="18"/>
          </w:rPr>
          <w:t>role creation, 4-19</w:t>
        </w:r>
      </w:hyperlink>
    </w:p>
    <w:p w14:paraId="1704432B" w14:textId="77777777" w:rsidR="008C539B" w:rsidRPr="001058B5" w:rsidRDefault="008D1AB8">
      <w:pPr>
        <w:spacing w:before="1" w:line="235" w:lineRule="auto"/>
        <w:ind w:left="100" w:right="2836" w:firstLine="240"/>
        <w:rPr>
          <w:rFonts w:ascii="Arial" w:hAnsi="Arial" w:cs="Arial"/>
          <w:sz w:val="18"/>
        </w:rPr>
      </w:pPr>
      <w:hyperlink w:anchor="_bookmark377" w:history="1">
        <w:r w:rsidR="00C12992" w:rsidRPr="001058B5">
          <w:rPr>
            <w:rFonts w:ascii="Arial" w:hAnsi="Arial" w:cs="Arial"/>
            <w:sz w:val="18"/>
          </w:rPr>
          <w:t>roles, 3-30</w:t>
        </w:r>
      </w:hyperlink>
      <w:r w:rsidR="00C12992" w:rsidRPr="001058B5">
        <w:rPr>
          <w:rFonts w:ascii="Arial" w:hAnsi="Arial" w:cs="Arial"/>
          <w:sz w:val="18"/>
        </w:rPr>
        <w:t xml:space="preserve"> global roles</w:t>
      </w:r>
    </w:p>
    <w:p w14:paraId="19918192" w14:textId="77777777" w:rsidR="008C539B" w:rsidRPr="001058B5" w:rsidRDefault="008D1AB8">
      <w:pPr>
        <w:spacing w:line="220" w:lineRule="exact"/>
        <w:ind w:left="340"/>
        <w:rPr>
          <w:rFonts w:ascii="Arial" w:hAnsi="Arial" w:cs="Arial"/>
          <w:sz w:val="18"/>
        </w:rPr>
      </w:pPr>
      <w:hyperlink w:anchor="_bookmark679" w:history="1">
        <w:r w:rsidR="00C12992" w:rsidRPr="001058B5">
          <w:rPr>
            <w:rFonts w:ascii="Arial" w:hAnsi="Arial" w:cs="Arial"/>
            <w:sz w:val="18"/>
          </w:rPr>
          <w:t>about, 4-19</w:t>
        </w:r>
      </w:hyperlink>
    </w:p>
    <w:p w14:paraId="7E24734F" w14:textId="77777777" w:rsidR="008C539B" w:rsidRPr="001058B5" w:rsidRDefault="008D1AB8">
      <w:pPr>
        <w:spacing w:line="220" w:lineRule="exact"/>
        <w:ind w:left="100"/>
        <w:rPr>
          <w:rFonts w:ascii="Arial" w:hAnsi="Arial" w:cs="Arial"/>
          <w:sz w:val="18"/>
        </w:rPr>
      </w:pPr>
      <w:hyperlink w:anchor="_bookmark378" w:history="1">
        <w:r w:rsidR="00C12992" w:rsidRPr="001058B5">
          <w:rPr>
            <w:rFonts w:ascii="Arial" w:hAnsi="Arial" w:cs="Arial"/>
            <w:sz w:val="18"/>
          </w:rPr>
          <w:t>global users, 3-30</w:t>
        </w:r>
      </w:hyperlink>
    </w:p>
    <w:p w14:paraId="5768A385" w14:textId="77777777" w:rsidR="008C539B" w:rsidRPr="001058B5" w:rsidRDefault="008D1AB8">
      <w:pPr>
        <w:spacing w:line="220" w:lineRule="exact"/>
        <w:ind w:left="100"/>
        <w:rPr>
          <w:rFonts w:ascii="Arial" w:hAnsi="Arial" w:cs="Arial"/>
          <w:sz w:val="18"/>
        </w:rPr>
      </w:pPr>
      <w:hyperlink w:anchor="_bookmark605" w:history="1">
        <w:r w:rsidR="00C12992" w:rsidRPr="001058B5">
          <w:rPr>
            <w:rFonts w:ascii="Arial" w:hAnsi="Arial" w:cs="Arial"/>
            <w:sz w:val="18"/>
          </w:rPr>
          <w:t>GLOBAL_AQ_USER_ROLE role, 4-13</w:t>
        </w:r>
      </w:hyperlink>
    </w:p>
    <w:p w14:paraId="64560F0A" w14:textId="77777777" w:rsidR="008C539B" w:rsidRPr="001058B5" w:rsidRDefault="00C12992">
      <w:pPr>
        <w:spacing w:line="237" w:lineRule="auto"/>
        <w:ind w:left="340" w:right="1696" w:hanging="240"/>
        <w:rPr>
          <w:rFonts w:ascii="Arial" w:hAnsi="Arial" w:cs="Arial"/>
          <w:sz w:val="18"/>
        </w:rPr>
      </w:pPr>
      <w:r w:rsidRPr="001058B5">
        <w:rPr>
          <w:rFonts w:ascii="Arial" w:hAnsi="Arial" w:cs="Arial"/>
          <w:sz w:val="18"/>
        </w:rPr>
        <w:t xml:space="preserve">grace period for login attempts </w:t>
      </w:r>
      <w:hyperlink w:anchor="_bookmark260" w:history="1">
        <w:r w:rsidRPr="001058B5">
          <w:rPr>
            <w:rFonts w:ascii="Arial" w:hAnsi="Arial" w:cs="Arial"/>
            <w:sz w:val="18"/>
          </w:rPr>
          <w:t>example, 3-10</w:t>
        </w:r>
      </w:hyperlink>
    </w:p>
    <w:p w14:paraId="548BD7C9" w14:textId="77777777" w:rsidR="008C539B" w:rsidRPr="001058B5" w:rsidRDefault="008D1AB8">
      <w:pPr>
        <w:spacing w:line="235" w:lineRule="auto"/>
        <w:ind w:left="100" w:right="813"/>
        <w:rPr>
          <w:rFonts w:ascii="Arial" w:hAnsi="Arial" w:cs="Arial"/>
          <w:sz w:val="18"/>
        </w:rPr>
      </w:pPr>
      <w:hyperlink w:anchor="_bookmark257" w:history="1">
        <w:r w:rsidR="00C12992" w:rsidRPr="001058B5">
          <w:rPr>
            <w:rFonts w:ascii="Arial" w:hAnsi="Arial" w:cs="Arial"/>
            <w:sz w:val="18"/>
          </w:rPr>
          <w:t>grace period for password expiration, 3-9</w:t>
        </w:r>
      </w:hyperlink>
      <w:r w:rsidR="00C12992" w:rsidRPr="001058B5">
        <w:rPr>
          <w:rFonts w:ascii="Arial" w:hAnsi="Arial" w:cs="Arial"/>
          <w:sz w:val="18"/>
        </w:rPr>
        <w:t xml:space="preserve"> GRANT ALL PRIVILEGES statement</w:t>
      </w:r>
    </w:p>
    <w:p w14:paraId="13E21C1B" w14:textId="77777777" w:rsidR="008C539B" w:rsidRPr="001058B5" w:rsidRDefault="008D1AB8">
      <w:pPr>
        <w:spacing w:before="1" w:line="235" w:lineRule="auto"/>
        <w:ind w:left="700" w:hanging="360"/>
        <w:rPr>
          <w:rFonts w:ascii="Arial" w:hAnsi="Arial" w:cs="Arial"/>
          <w:sz w:val="18"/>
        </w:rPr>
      </w:pPr>
      <w:hyperlink w:anchor="_bookmark2204" w:history="1">
        <w:r w:rsidR="00C12992" w:rsidRPr="001058B5">
          <w:rPr>
            <w:rFonts w:ascii="Arial" w:hAnsi="Arial" w:cs="Arial"/>
            <w:sz w:val="18"/>
          </w:rPr>
          <w:t>SELECT ANY DICTIONARY privilege, exclusion of, 10-10</w:t>
        </w:r>
      </w:hyperlink>
    </w:p>
    <w:p w14:paraId="645CE25E" w14:textId="77777777" w:rsidR="008C539B" w:rsidRPr="001058B5" w:rsidRDefault="008D1AB8">
      <w:pPr>
        <w:spacing w:line="220" w:lineRule="exact"/>
        <w:ind w:left="100"/>
        <w:rPr>
          <w:rFonts w:ascii="Arial" w:hAnsi="Arial" w:cs="Arial"/>
          <w:sz w:val="18"/>
        </w:rPr>
      </w:pPr>
      <w:hyperlink w:anchor="_bookmark817" w:history="1">
        <w:r w:rsidR="00C12992" w:rsidRPr="001058B5">
          <w:rPr>
            <w:rFonts w:ascii="Arial" w:hAnsi="Arial" w:cs="Arial"/>
            <w:sz w:val="18"/>
          </w:rPr>
          <w:t>GRANT ANY OBJECT PRIVILEGE system</w:t>
        </w:r>
      </w:hyperlink>
    </w:p>
    <w:p w14:paraId="5A651094" w14:textId="77777777" w:rsidR="008C539B" w:rsidRPr="001058B5" w:rsidRDefault="008D1AB8">
      <w:pPr>
        <w:spacing w:line="220" w:lineRule="exact"/>
        <w:ind w:left="460"/>
        <w:rPr>
          <w:rFonts w:ascii="Arial" w:hAnsi="Arial" w:cs="Arial"/>
          <w:sz w:val="18"/>
        </w:rPr>
      </w:pPr>
      <w:hyperlink w:anchor="_bookmark817" w:history="1">
        <w:r w:rsidR="00C12992" w:rsidRPr="001058B5">
          <w:rPr>
            <w:rFonts w:ascii="Arial" w:hAnsi="Arial" w:cs="Arial"/>
            <w:sz w:val="18"/>
          </w:rPr>
          <w:t xml:space="preserve">privilege, 4-39, </w:t>
        </w:r>
      </w:hyperlink>
      <w:hyperlink w:anchor="_bookmark831" w:history="1">
        <w:r w:rsidR="00C12992" w:rsidRPr="001058B5">
          <w:rPr>
            <w:rFonts w:ascii="Arial" w:hAnsi="Arial" w:cs="Arial"/>
            <w:sz w:val="18"/>
          </w:rPr>
          <w:t>4-42</w:t>
        </w:r>
      </w:hyperlink>
    </w:p>
    <w:p w14:paraId="7239F533" w14:textId="77777777" w:rsidR="008C539B" w:rsidRPr="001058B5" w:rsidRDefault="008D1AB8">
      <w:pPr>
        <w:spacing w:before="1" w:line="235" w:lineRule="auto"/>
        <w:ind w:left="100"/>
        <w:rPr>
          <w:rFonts w:ascii="Arial" w:hAnsi="Arial" w:cs="Arial"/>
          <w:sz w:val="18"/>
        </w:rPr>
      </w:pPr>
      <w:hyperlink w:anchor="_bookmark532" w:history="1">
        <w:r w:rsidR="00C12992" w:rsidRPr="001058B5">
          <w:rPr>
            <w:rFonts w:ascii="Arial" w:hAnsi="Arial" w:cs="Arial"/>
            <w:sz w:val="18"/>
          </w:rPr>
          <w:t>GRANT ANY PRIVILEGE system privilege, 4-5</w:t>
        </w:r>
      </w:hyperlink>
      <w:r w:rsidR="00C12992" w:rsidRPr="001058B5">
        <w:rPr>
          <w:rFonts w:ascii="Arial" w:hAnsi="Arial" w:cs="Arial"/>
          <w:sz w:val="18"/>
        </w:rPr>
        <w:t xml:space="preserve"> GRANT CONNECT THROUGH clause</w:t>
      </w:r>
    </w:p>
    <w:p w14:paraId="348093E6" w14:textId="77777777" w:rsidR="008C539B" w:rsidRPr="001058B5" w:rsidRDefault="008D1AB8">
      <w:pPr>
        <w:spacing w:before="2" w:line="235" w:lineRule="auto"/>
        <w:ind w:left="700" w:hanging="360"/>
        <w:rPr>
          <w:rFonts w:ascii="Arial" w:hAnsi="Arial" w:cs="Arial"/>
          <w:sz w:val="18"/>
        </w:rPr>
      </w:pPr>
      <w:hyperlink w:anchor="_bookmark215" w:history="1">
        <w:r w:rsidR="00C12992" w:rsidRPr="001058B5">
          <w:rPr>
            <w:rFonts w:ascii="Arial" w:hAnsi="Arial" w:cs="Arial"/>
            <w:sz w:val="18"/>
          </w:rPr>
          <w:t>consideration when setting FAILED_LOGIN_ ATTEMPTS parameter, 3-5</w:t>
        </w:r>
      </w:hyperlink>
    </w:p>
    <w:p w14:paraId="43B6A776" w14:textId="77777777" w:rsidR="008C539B" w:rsidRPr="001058B5" w:rsidRDefault="008D1AB8">
      <w:pPr>
        <w:spacing w:line="237" w:lineRule="auto"/>
        <w:ind w:left="100" w:right="1696" w:firstLine="240"/>
        <w:rPr>
          <w:rFonts w:ascii="Arial" w:hAnsi="Arial" w:cs="Arial"/>
          <w:sz w:val="18"/>
        </w:rPr>
      </w:pPr>
      <w:hyperlink w:anchor="_bookmark434" w:history="1">
        <w:r w:rsidR="00C12992" w:rsidRPr="001058B5">
          <w:rPr>
            <w:rFonts w:ascii="Arial" w:hAnsi="Arial" w:cs="Arial"/>
            <w:sz w:val="18"/>
          </w:rPr>
          <w:t>for proxy authorization, 3-39</w:t>
        </w:r>
      </w:hyperlink>
      <w:r w:rsidR="00C12992" w:rsidRPr="001058B5">
        <w:rPr>
          <w:rFonts w:ascii="Arial" w:hAnsi="Arial" w:cs="Arial"/>
          <w:sz w:val="18"/>
        </w:rPr>
        <w:t xml:space="preserve"> </w:t>
      </w:r>
      <w:hyperlink w:anchor="_bookmark795" w:history="1">
        <w:r w:rsidR="00C12992" w:rsidRPr="001058B5">
          <w:rPr>
            <w:rFonts w:ascii="Arial" w:hAnsi="Arial" w:cs="Arial"/>
            <w:sz w:val="18"/>
          </w:rPr>
          <w:t>GRANT statement, 4-37</w:t>
        </w:r>
      </w:hyperlink>
    </w:p>
    <w:p w14:paraId="51432997" w14:textId="77777777" w:rsidR="008C539B" w:rsidRPr="001058B5" w:rsidRDefault="008D1AB8">
      <w:pPr>
        <w:spacing w:line="217" w:lineRule="exact"/>
        <w:ind w:left="340"/>
        <w:rPr>
          <w:rFonts w:ascii="Arial" w:hAnsi="Arial" w:cs="Arial"/>
          <w:sz w:val="18"/>
        </w:rPr>
      </w:pPr>
      <w:hyperlink w:anchor="_bookmark801" w:history="1">
        <w:r w:rsidR="00C12992" w:rsidRPr="001058B5">
          <w:rPr>
            <w:rFonts w:ascii="Arial" w:hAnsi="Arial" w:cs="Arial"/>
            <w:sz w:val="18"/>
          </w:rPr>
          <w:t>ADMIN OPTION, 4-38</w:t>
        </w:r>
      </w:hyperlink>
    </w:p>
    <w:p w14:paraId="189F69E3" w14:textId="77777777" w:rsidR="008C539B" w:rsidRPr="001058B5" w:rsidRDefault="008D1AB8">
      <w:pPr>
        <w:spacing w:line="237" w:lineRule="auto"/>
        <w:ind w:left="340" w:right="1696"/>
        <w:rPr>
          <w:rFonts w:ascii="Arial" w:hAnsi="Arial" w:cs="Arial"/>
          <w:sz w:val="18"/>
        </w:rPr>
      </w:pPr>
      <w:hyperlink w:anchor="_bookmark807" w:history="1">
        <w:r w:rsidR="00C12992" w:rsidRPr="001058B5">
          <w:rPr>
            <w:rFonts w:ascii="Arial" w:hAnsi="Arial" w:cs="Arial"/>
            <w:sz w:val="18"/>
          </w:rPr>
          <w:t>creating a new user, 4-38</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 xml:space="preserve">object privileges, 4-38, </w:t>
        </w:r>
      </w:hyperlink>
      <w:hyperlink w:anchor="_bookmark1075" w:history="1">
        <w:r w:rsidR="00C12992" w:rsidRPr="001058B5">
          <w:rPr>
            <w:rFonts w:ascii="Arial" w:hAnsi="Arial" w:cs="Arial"/>
            <w:sz w:val="18"/>
          </w:rPr>
          <w:t>5-16</w:t>
        </w:r>
      </w:hyperlink>
    </w:p>
    <w:p w14:paraId="36ADEFC0" w14:textId="77777777" w:rsidR="008C539B" w:rsidRPr="001058B5" w:rsidRDefault="008D1AB8">
      <w:pPr>
        <w:spacing w:line="235" w:lineRule="auto"/>
        <w:ind w:left="340" w:right="1138"/>
        <w:rPr>
          <w:rFonts w:ascii="Arial" w:hAnsi="Arial" w:cs="Arial"/>
          <w:sz w:val="18"/>
        </w:rPr>
      </w:pPr>
      <w:hyperlink w:anchor="_bookmark792" w:history="1">
        <w:r w:rsidR="00C12992" w:rsidRPr="001058B5">
          <w:rPr>
            <w:rFonts w:ascii="Arial" w:hAnsi="Arial" w:cs="Arial"/>
            <w:sz w:val="18"/>
          </w:rPr>
          <w:t>system privileges and roles, 4-37</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49D35AC3" w14:textId="77777777" w:rsidR="008C539B" w:rsidRPr="001058B5" w:rsidRDefault="008D1AB8">
      <w:pPr>
        <w:spacing w:line="220" w:lineRule="exact"/>
        <w:ind w:left="340"/>
        <w:rPr>
          <w:rFonts w:ascii="Arial" w:hAnsi="Arial" w:cs="Arial"/>
          <w:sz w:val="18"/>
        </w:rPr>
      </w:pPr>
      <w:hyperlink w:anchor="_bookmark814" w:history="1">
        <w:r w:rsidR="00C12992" w:rsidRPr="001058B5">
          <w:rPr>
            <w:rFonts w:ascii="Arial" w:hAnsi="Arial" w:cs="Arial"/>
            <w:sz w:val="18"/>
          </w:rPr>
          <w:t>WITH GRANT OPTION, 4-39</w:t>
        </w:r>
      </w:hyperlink>
    </w:p>
    <w:p w14:paraId="4C4DC5A7" w14:textId="77777777" w:rsidR="008C539B" w:rsidRPr="001058B5" w:rsidRDefault="00C12992">
      <w:pPr>
        <w:spacing w:line="235" w:lineRule="auto"/>
        <w:ind w:left="340" w:right="2040" w:hanging="240"/>
        <w:rPr>
          <w:rFonts w:ascii="Arial" w:hAnsi="Arial" w:cs="Arial"/>
          <w:sz w:val="18"/>
        </w:rPr>
      </w:pPr>
      <w:r w:rsidRPr="001058B5">
        <w:rPr>
          <w:rFonts w:ascii="Arial" w:hAnsi="Arial" w:cs="Arial"/>
          <w:sz w:val="18"/>
        </w:rPr>
        <w:t xml:space="preserve">granting privileges and roles </w:t>
      </w:r>
      <w:hyperlink w:anchor="_bookmark529" w:history="1">
        <w:r w:rsidRPr="001058B5">
          <w:rPr>
            <w:rFonts w:ascii="Arial" w:hAnsi="Arial" w:cs="Arial"/>
            <w:sz w:val="18"/>
          </w:rPr>
          <w:t>about, 4-4</w:t>
        </w:r>
      </w:hyperlink>
    </w:p>
    <w:p w14:paraId="5EA47733" w14:textId="77777777" w:rsidR="008C539B" w:rsidRPr="001058B5" w:rsidRDefault="008D1AB8">
      <w:pPr>
        <w:spacing w:before="1" w:line="235" w:lineRule="auto"/>
        <w:ind w:left="340" w:right="81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717" w:history="1">
        <w:r w:rsidR="00C12992" w:rsidRPr="001058B5">
          <w:rPr>
            <w:rFonts w:ascii="Arial" w:hAnsi="Arial" w:cs="Arial"/>
            <w:sz w:val="18"/>
          </w:rPr>
          <w:t>specifying ALL, 4-24</w:t>
        </w:r>
      </w:hyperlink>
    </w:p>
    <w:p w14:paraId="667DD011" w14:textId="77777777" w:rsidR="008C539B" w:rsidRPr="001058B5" w:rsidRDefault="00C12992">
      <w:pPr>
        <w:spacing w:line="237" w:lineRule="auto"/>
        <w:ind w:left="340" w:right="2551" w:hanging="240"/>
        <w:rPr>
          <w:rFonts w:ascii="Arial" w:hAnsi="Arial" w:cs="Arial"/>
          <w:sz w:val="18"/>
        </w:rPr>
      </w:pPr>
      <w:r w:rsidRPr="001058B5">
        <w:rPr>
          <w:rFonts w:ascii="Arial" w:hAnsi="Arial" w:cs="Arial"/>
          <w:sz w:val="18"/>
        </w:rPr>
        <w:t xml:space="preserve">guidelines for security </w:t>
      </w:r>
      <w:hyperlink w:anchor="_bookmark2286" w:history="1">
        <w:r w:rsidRPr="001058B5">
          <w:rPr>
            <w:rFonts w:ascii="Arial" w:hAnsi="Arial" w:cs="Arial"/>
            <w:sz w:val="18"/>
          </w:rPr>
          <w:t>auditing, 10-18</w:t>
        </w:r>
      </w:hyperlink>
    </w:p>
    <w:p w14:paraId="03A415A3" w14:textId="77777777" w:rsidR="008C539B" w:rsidRPr="001058B5" w:rsidRDefault="008D1AB8">
      <w:pPr>
        <w:spacing w:line="217" w:lineRule="exact"/>
        <w:ind w:left="340"/>
        <w:rPr>
          <w:rFonts w:ascii="Arial" w:hAnsi="Arial" w:cs="Arial"/>
          <w:sz w:val="18"/>
        </w:rPr>
      </w:pPr>
      <w:hyperlink w:anchor="_bookmark2222" w:history="1">
        <w:r w:rsidR="00C12992" w:rsidRPr="001058B5">
          <w:rPr>
            <w:rFonts w:ascii="Arial" w:hAnsi="Arial" w:cs="Arial"/>
            <w:sz w:val="18"/>
          </w:rPr>
          <w:t>custom installation, 10-12</w:t>
        </w:r>
      </w:hyperlink>
    </w:p>
    <w:p w14:paraId="48DED28D" w14:textId="77777777" w:rsidR="008C539B" w:rsidRPr="001058B5" w:rsidRDefault="008D1AB8">
      <w:pPr>
        <w:spacing w:before="1" w:line="235" w:lineRule="auto"/>
        <w:ind w:left="340" w:right="1138"/>
        <w:rPr>
          <w:rFonts w:ascii="Arial" w:hAnsi="Arial" w:cs="Arial"/>
          <w:sz w:val="18"/>
        </w:rPr>
      </w:pPr>
      <w:hyperlink w:anchor="_bookmark2196" w:history="1">
        <w:r w:rsidR="00C12992" w:rsidRPr="001058B5">
          <w:rPr>
            <w:rFonts w:ascii="Arial" w:hAnsi="Arial" w:cs="Arial"/>
            <w:sz w:val="18"/>
          </w:rPr>
          <w:t>data files and directories, 10-10</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encrypting sensitive data, 10-11</w:t>
        </w:r>
      </w:hyperlink>
      <w:r w:rsidR="00C12992" w:rsidRPr="001058B5">
        <w:rPr>
          <w:rFonts w:ascii="Arial" w:hAnsi="Arial" w:cs="Arial"/>
          <w:sz w:val="18"/>
        </w:rPr>
        <w:t xml:space="preserve"> </w:t>
      </w:r>
      <w:hyperlink w:anchor="_bookmark2221" w:history="1">
        <w:r w:rsidR="00C12992" w:rsidRPr="001058B5">
          <w:rPr>
            <w:rFonts w:ascii="Arial" w:hAnsi="Arial" w:cs="Arial"/>
            <w:sz w:val="18"/>
          </w:rPr>
          <w:t>installation and configuration, 10-12</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networking security,   10-13</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accounts,</w:t>
        </w:r>
        <w:r w:rsidR="00C12992" w:rsidRPr="001058B5">
          <w:rPr>
            <w:rFonts w:ascii="Arial" w:hAnsi="Arial" w:cs="Arial"/>
            <w:spacing w:val="-10"/>
            <w:sz w:val="18"/>
          </w:rPr>
          <w:t xml:space="preserve"> </w:t>
        </w:r>
        <w:r w:rsidR="00C12992" w:rsidRPr="001058B5">
          <w:rPr>
            <w:rFonts w:ascii="Arial" w:hAnsi="Arial" w:cs="Arial"/>
            <w:sz w:val="18"/>
          </w:rPr>
          <w:t>limiting</w:t>
        </w:r>
      </w:hyperlink>
    </w:p>
    <w:p w14:paraId="274037E0" w14:textId="77777777" w:rsidR="008C539B" w:rsidRPr="001058B5" w:rsidRDefault="008D1AB8">
      <w:pPr>
        <w:spacing w:before="1" w:line="222" w:lineRule="exact"/>
        <w:ind w:left="700"/>
        <w:rPr>
          <w:rFonts w:ascii="Arial" w:hAnsi="Arial" w:cs="Arial"/>
          <w:sz w:val="18"/>
        </w:rPr>
      </w:pPr>
      <w:hyperlink w:anchor="_bookmark2206" w:history="1">
        <w:r w:rsidR="00C12992" w:rsidRPr="001058B5">
          <w:rPr>
            <w:rFonts w:ascii="Arial" w:hAnsi="Arial" w:cs="Arial"/>
            <w:sz w:val="18"/>
          </w:rPr>
          <w:t>privileges, 10-10</w:t>
        </w:r>
      </w:hyperlink>
    </w:p>
    <w:p w14:paraId="65AC5F3E" w14:textId="77777777" w:rsidR="008C539B" w:rsidRPr="001058B5" w:rsidRDefault="008D1AB8">
      <w:pPr>
        <w:spacing w:line="237" w:lineRule="auto"/>
        <w:ind w:left="340"/>
        <w:rPr>
          <w:rFonts w:ascii="Arial" w:hAnsi="Arial" w:cs="Arial"/>
          <w:sz w:val="18"/>
        </w:rPr>
      </w:pPr>
      <w:hyperlink w:anchor="_bookmark2205" w:history="1">
        <w:r w:rsidR="00C12992" w:rsidRPr="001058B5">
          <w:rPr>
            <w:rFonts w:ascii="Arial" w:hAnsi="Arial" w:cs="Arial"/>
            <w:sz w:val="18"/>
          </w:rPr>
          <w:t>operating system users, limiting number of, 10-10</w:t>
        </w:r>
      </w:hyperlink>
      <w:r w:rsidR="00C12992" w:rsidRPr="001058B5">
        <w:rPr>
          <w:rFonts w:ascii="Arial" w:hAnsi="Arial" w:cs="Arial"/>
          <w:sz w:val="18"/>
        </w:rPr>
        <w:t xml:space="preserve"> </w:t>
      </w:r>
      <w:hyperlink w:anchor="_bookmark2208" w:history="1">
        <w:r w:rsidR="00C12992" w:rsidRPr="001058B5">
          <w:rPr>
            <w:rFonts w:ascii="Arial" w:hAnsi="Arial" w:cs="Arial"/>
            <w:sz w:val="18"/>
          </w:rPr>
          <w:t>Oracle home default permissions, disallowing</w:t>
        </w:r>
      </w:hyperlink>
    </w:p>
    <w:p w14:paraId="20CEC9AF" w14:textId="77777777" w:rsidR="008C539B" w:rsidRPr="001058B5" w:rsidRDefault="008D1AB8">
      <w:pPr>
        <w:spacing w:line="235" w:lineRule="auto"/>
        <w:ind w:left="340" w:right="350" w:firstLine="360"/>
        <w:rPr>
          <w:rFonts w:ascii="Arial" w:hAnsi="Arial" w:cs="Arial"/>
          <w:sz w:val="18"/>
        </w:rPr>
      </w:pPr>
      <w:hyperlink w:anchor="_bookmark2208" w:history="1">
        <w:r w:rsidR="00C12992" w:rsidRPr="001058B5">
          <w:rPr>
            <w:rFonts w:ascii="Arial" w:hAnsi="Arial" w:cs="Arial"/>
            <w:sz w:val="18"/>
          </w:rPr>
          <w:t>modification, 10-10</w:t>
        </w:r>
      </w:hyperlink>
      <w:r w:rsidR="00C12992" w:rsidRPr="001058B5">
        <w:rPr>
          <w:rFonts w:ascii="Arial" w:hAnsi="Arial" w:cs="Arial"/>
          <w:sz w:val="18"/>
        </w:rPr>
        <w:t xml:space="preserve"> </w:t>
      </w:r>
      <w:hyperlink w:anchor="_bookmark2217" w:history="1">
        <w:r w:rsidR="00C12992" w:rsidRPr="001058B5">
          <w:rPr>
            <w:rFonts w:ascii="Arial" w:hAnsi="Arial" w:cs="Arial"/>
            <w:sz w:val="18"/>
          </w:rPr>
          <w:t>ORACLE_DATAPUMP access driver, 10-11</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passwords, 10-7</w:t>
        </w:r>
      </w:hyperlink>
    </w:p>
    <w:p w14:paraId="381BF13A" w14:textId="77777777" w:rsidR="008C539B" w:rsidRPr="001058B5" w:rsidRDefault="00C12992">
      <w:pPr>
        <w:spacing w:line="237" w:lineRule="auto"/>
        <w:ind w:left="580" w:right="2425" w:hanging="240"/>
        <w:rPr>
          <w:rFonts w:ascii="Arial" w:hAnsi="Arial" w:cs="Arial"/>
          <w:sz w:val="18"/>
        </w:rPr>
      </w:pPr>
      <w:r w:rsidRPr="001058B5">
        <w:rPr>
          <w:rFonts w:ascii="Arial" w:hAnsi="Arial" w:cs="Arial"/>
          <w:sz w:val="18"/>
        </w:rPr>
        <w:t xml:space="preserve">Secure Sockets Layer </w:t>
      </w:r>
      <w:hyperlink w:anchor="_bookmark2279" w:history="1">
        <w:r w:rsidRPr="001058B5">
          <w:rPr>
            <w:rFonts w:ascii="Arial" w:hAnsi="Arial" w:cs="Arial"/>
            <w:sz w:val="18"/>
          </w:rPr>
          <w:t>mode, 10-17</w:t>
        </w:r>
      </w:hyperlink>
    </w:p>
    <w:p w14:paraId="23020FD2" w14:textId="77777777" w:rsidR="008C539B" w:rsidRPr="001058B5" w:rsidRDefault="008D1AB8">
      <w:pPr>
        <w:spacing w:line="235" w:lineRule="auto"/>
        <w:ind w:left="340" w:right="1449" w:firstLine="240"/>
        <w:rPr>
          <w:rFonts w:ascii="Arial" w:hAnsi="Arial" w:cs="Arial"/>
          <w:sz w:val="18"/>
        </w:rPr>
      </w:pPr>
      <w:hyperlink w:anchor="_bookmark2275" w:history="1">
        <w:r w:rsidR="00C12992" w:rsidRPr="001058B5">
          <w:rPr>
            <w:rFonts w:ascii="Arial" w:hAnsi="Arial" w:cs="Arial"/>
            <w:sz w:val="18"/>
          </w:rPr>
          <w:t>TCPS protocol,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w:t>
        </w:r>
        <w:r w:rsidR="00C12992" w:rsidRPr="001058B5">
          <w:rPr>
            <w:rFonts w:ascii="Arial" w:hAnsi="Arial" w:cs="Arial"/>
            <w:spacing w:val="27"/>
            <w:sz w:val="18"/>
          </w:rPr>
          <w:t xml:space="preserve"> </w:t>
        </w:r>
        <w:r w:rsidR="00C12992" w:rsidRPr="001058B5">
          <w:rPr>
            <w:rFonts w:ascii="Arial" w:hAnsi="Arial" w:cs="Arial"/>
            <w:sz w:val="18"/>
          </w:rPr>
          <w:t>10-10</w:t>
        </w:r>
      </w:hyperlink>
    </w:p>
    <w:p w14:paraId="2125A549" w14:textId="77777777" w:rsidR="008C539B" w:rsidRPr="001058B5" w:rsidRDefault="008D1AB8">
      <w:pPr>
        <w:spacing w:line="222" w:lineRule="exact"/>
        <w:ind w:left="340"/>
        <w:rPr>
          <w:rFonts w:ascii="Arial" w:hAnsi="Arial" w:cs="Arial"/>
          <w:sz w:val="18"/>
        </w:rPr>
      </w:pPr>
      <w:hyperlink w:anchor="_bookmark2132" w:history="1">
        <w:r w:rsidR="00C12992" w:rsidRPr="001058B5">
          <w:rPr>
            <w:rFonts w:ascii="Arial" w:hAnsi="Arial" w:cs="Arial"/>
            <w:sz w:val="18"/>
          </w:rPr>
          <w:t>user accounts and privileges, 10-2</w:t>
        </w:r>
      </w:hyperlink>
    </w:p>
    <w:p w14:paraId="3C42ABA0" w14:textId="77777777" w:rsidR="008C539B" w:rsidRPr="001058B5" w:rsidRDefault="008C539B">
      <w:pPr>
        <w:pStyle w:val="BodyText"/>
        <w:spacing w:before="2"/>
        <w:rPr>
          <w:rFonts w:ascii="Arial" w:hAnsi="Arial" w:cs="Arial"/>
          <w:sz w:val="21"/>
        </w:rPr>
      </w:pPr>
    </w:p>
    <w:p w14:paraId="64BEE540" w14:textId="77777777" w:rsidR="008C539B" w:rsidRPr="001058B5" w:rsidRDefault="00C12992">
      <w:pPr>
        <w:pStyle w:val="Heading5"/>
      </w:pPr>
      <w:bookmarkStart w:id="2213" w:name="H"/>
      <w:bookmarkEnd w:id="2213"/>
      <w:r w:rsidRPr="001058B5">
        <w:rPr>
          <w:w w:val="99"/>
        </w:rPr>
        <w:t>H</w:t>
      </w:r>
    </w:p>
    <w:p w14:paraId="0A6DB713" w14:textId="77777777" w:rsidR="008C539B" w:rsidRPr="001058B5" w:rsidRDefault="008C539B">
      <w:pPr>
        <w:pStyle w:val="BodyText"/>
        <w:spacing w:before="11"/>
        <w:rPr>
          <w:rFonts w:ascii="Arial" w:hAnsi="Arial" w:cs="Arial"/>
          <w:b/>
          <w:sz w:val="2"/>
        </w:rPr>
      </w:pPr>
    </w:p>
    <w:p w14:paraId="2E14F9D1" w14:textId="5F7DE7A7" w:rsidR="008C539B" w:rsidRPr="001058B5" w:rsidRDefault="008D1AB8">
      <w:pPr>
        <w:pStyle w:val="BodyText"/>
        <w:spacing w:line="20" w:lineRule="exact"/>
        <w:ind w:left="107" w:right="-25"/>
        <w:rPr>
          <w:rFonts w:ascii="Arial" w:hAnsi="Arial" w:cs="Arial"/>
          <w:sz w:val="2"/>
        </w:rPr>
      </w:pPr>
      <w:r>
        <w:rPr>
          <w:rFonts w:ascii="Arial" w:hAnsi="Arial" w:cs="Arial"/>
          <w:sz w:val="2"/>
        </w:rPr>
      </w:r>
      <w:r>
        <w:rPr>
          <w:rFonts w:ascii="Arial" w:hAnsi="Arial" w:cs="Arial"/>
          <w:sz w:val="2"/>
        </w:rPr>
        <w:pict w14:anchorId="5FDFEA8F">
          <v:group id="_x0000_s1060" style="width:215.4pt;height:.5pt;mso-position-horizontal-relative:char;mso-position-vertical-relative:line" coordsize="4308,10">
            <v:line id="_x0000_s1061" style="position:absolute" from="0,5" to="4308,5" strokeweight=".48pt"/>
            <w10:anchorlock/>
          </v:group>
        </w:pict>
      </w:r>
    </w:p>
    <w:p w14:paraId="75C09D51" w14:textId="77777777" w:rsidR="008C539B" w:rsidRPr="001058B5" w:rsidRDefault="00C12992">
      <w:pPr>
        <w:spacing w:before="32"/>
        <w:ind w:left="100"/>
        <w:rPr>
          <w:rFonts w:ascii="Arial" w:hAnsi="Arial" w:cs="Arial"/>
          <w:sz w:val="18"/>
        </w:rPr>
      </w:pPr>
      <w:r w:rsidRPr="001058B5">
        <w:rPr>
          <w:rFonts w:ascii="Arial" w:hAnsi="Arial" w:cs="Arial"/>
          <w:sz w:val="18"/>
        </w:rPr>
        <w:t>hackers</w:t>
      </w:r>
    </w:p>
    <w:p w14:paraId="796016D2" w14:textId="77777777" w:rsidR="008C539B" w:rsidRPr="001058B5" w:rsidRDefault="00C12992">
      <w:pPr>
        <w:spacing w:before="70" w:line="235" w:lineRule="auto"/>
        <w:ind w:left="100" w:right="1806" w:firstLine="240"/>
        <w:rPr>
          <w:rFonts w:ascii="Arial" w:hAnsi="Arial" w:cs="Arial"/>
          <w:sz w:val="18"/>
        </w:rPr>
      </w:pPr>
      <w:r w:rsidRPr="001058B5">
        <w:rPr>
          <w:rFonts w:ascii="Arial" w:hAnsi="Arial" w:cs="Arial"/>
        </w:rPr>
        <w:br w:type="column"/>
      </w:r>
      <w:hyperlink w:anchor="_bookmark193" w:history="1">
        <w:r w:rsidRPr="001058B5">
          <w:rPr>
            <w:rFonts w:ascii="Arial" w:hAnsi="Arial" w:cs="Arial"/>
            <w:i/>
            <w:sz w:val="18"/>
          </w:rPr>
          <w:t xml:space="preserve">See </w:t>
        </w:r>
      </w:hyperlink>
      <w:r w:rsidRPr="001058B5">
        <w:rPr>
          <w:rFonts w:ascii="Arial" w:hAnsi="Arial" w:cs="Arial"/>
          <w:sz w:val="18"/>
        </w:rPr>
        <w:t>security attacks HS_ADMIN_EXECUTE_ROLE role</w:t>
      </w:r>
    </w:p>
    <w:p w14:paraId="765873CA" w14:textId="77777777" w:rsidR="008C539B" w:rsidRPr="001058B5" w:rsidRDefault="008D1AB8">
      <w:pPr>
        <w:spacing w:line="237" w:lineRule="auto"/>
        <w:ind w:left="100" w:right="3121" w:firstLine="240"/>
        <w:rPr>
          <w:rFonts w:ascii="Arial" w:hAnsi="Arial" w:cs="Arial"/>
          <w:sz w:val="18"/>
        </w:rPr>
      </w:pPr>
      <w:hyperlink w:anchor="_bookmark606" w:history="1">
        <w:r w:rsidR="00C12992" w:rsidRPr="001058B5">
          <w:rPr>
            <w:rFonts w:ascii="Arial" w:hAnsi="Arial" w:cs="Arial"/>
            <w:sz w:val="18"/>
          </w:rPr>
          <w:t>about, 4-13</w:t>
        </w:r>
      </w:hyperlink>
      <w:r w:rsidR="00C12992" w:rsidRPr="001058B5">
        <w:rPr>
          <w:rFonts w:ascii="Arial" w:hAnsi="Arial" w:cs="Arial"/>
          <w:sz w:val="18"/>
        </w:rPr>
        <w:t xml:space="preserve"> HS_ADMIN_ROLE role</w:t>
      </w:r>
    </w:p>
    <w:p w14:paraId="3A5F162D" w14:textId="77777777" w:rsidR="008C539B" w:rsidRPr="001058B5" w:rsidRDefault="008D1AB8">
      <w:pPr>
        <w:spacing w:line="235" w:lineRule="auto"/>
        <w:ind w:left="100" w:right="1806" w:firstLine="240"/>
        <w:rPr>
          <w:rFonts w:ascii="Arial" w:hAnsi="Arial" w:cs="Arial"/>
          <w:sz w:val="18"/>
        </w:rPr>
      </w:pPr>
      <w:hyperlink w:anchor="_bookmark607" w:history="1">
        <w:r w:rsidR="00C12992" w:rsidRPr="001058B5">
          <w:rPr>
            <w:rFonts w:ascii="Arial" w:hAnsi="Arial" w:cs="Arial"/>
            <w:sz w:val="18"/>
          </w:rPr>
          <w:t>about, 4-13</w:t>
        </w:r>
      </w:hyperlink>
      <w:r w:rsidR="00C12992" w:rsidRPr="001058B5">
        <w:rPr>
          <w:rFonts w:ascii="Arial" w:hAnsi="Arial" w:cs="Arial"/>
          <w:sz w:val="18"/>
        </w:rPr>
        <w:t xml:space="preserve"> HS_ADMIN_SELECT_ROLE role</w:t>
      </w:r>
    </w:p>
    <w:p w14:paraId="6CE297AF" w14:textId="77777777" w:rsidR="008C539B" w:rsidRPr="001058B5" w:rsidRDefault="008D1AB8">
      <w:pPr>
        <w:spacing w:before="1" w:line="235" w:lineRule="auto"/>
        <w:ind w:left="100" w:right="3388" w:firstLine="240"/>
        <w:rPr>
          <w:rFonts w:ascii="Arial" w:hAnsi="Arial" w:cs="Arial"/>
          <w:sz w:val="18"/>
        </w:rPr>
      </w:pPr>
      <w:hyperlink w:anchor="_bookmark608" w:history="1">
        <w:r w:rsidR="00C12992" w:rsidRPr="001058B5">
          <w:rPr>
            <w:rFonts w:ascii="Arial" w:hAnsi="Arial" w:cs="Arial"/>
            <w:sz w:val="18"/>
          </w:rPr>
          <w:t>about,  4-13</w:t>
        </w:r>
      </w:hyperlink>
      <w:r w:rsidR="00C12992" w:rsidRPr="001058B5">
        <w:rPr>
          <w:rFonts w:ascii="Arial" w:hAnsi="Arial" w:cs="Arial"/>
          <w:sz w:val="18"/>
        </w:rPr>
        <w:t xml:space="preserve"> HTTP</w:t>
      </w:r>
      <w:r w:rsidR="00C12992" w:rsidRPr="001058B5">
        <w:rPr>
          <w:rFonts w:ascii="Arial" w:hAnsi="Arial" w:cs="Arial"/>
          <w:spacing w:val="-14"/>
          <w:sz w:val="18"/>
        </w:rPr>
        <w:t xml:space="preserve"> </w:t>
      </w:r>
      <w:r w:rsidR="00C12992" w:rsidRPr="001058B5">
        <w:rPr>
          <w:rFonts w:ascii="Arial" w:hAnsi="Arial" w:cs="Arial"/>
          <w:sz w:val="18"/>
        </w:rPr>
        <w:t>authentication</w:t>
      </w:r>
    </w:p>
    <w:p w14:paraId="4BE1FE86" w14:textId="77777777" w:rsidR="008C539B" w:rsidRPr="001058B5" w:rsidRDefault="008D1AB8">
      <w:pPr>
        <w:spacing w:before="2" w:line="235" w:lineRule="auto"/>
        <w:ind w:left="100" w:right="1190" w:firstLine="240"/>
        <w:rPr>
          <w:rFonts w:ascii="Arial" w:hAnsi="Arial" w:cs="Arial"/>
          <w:sz w:val="18"/>
        </w:rPr>
      </w:pPr>
      <w:hyperlink w:anchor="_bookmark905" w:history="1">
        <w:r w:rsidR="00C12992" w:rsidRPr="001058B5">
          <w:rPr>
            <w:rFonts w:ascii="Arial" w:hAnsi="Arial" w:cs="Arial"/>
            <w:i/>
            <w:sz w:val="18"/>
          </w:rPr>
          <w:t xml:space="preserve">See </w:t>
        </w:r>
      </w:hyperlink>
      <w:r w:rsidR="00C12992" w:rsidRPr="001058B5">
        <w:rPr>
          <w:rFonts w:ascii="Arial" w:hAnsi="Arial" w:cs="Arial"/>
          <w:sz w:val="18"/>
        </w:rPr>
        <w:t>access control lists (ACL), wallet access HTTPS</w:t>
      </w:r>
    </w:p>
    <w:p w14:paraId="37EE2E86" w14:textId="77777777" w:rsidR="008C539B" w:rsidRPr="001058B5" w:rsidRDefault="008D1AB8">
      <w:pPr>
        <w:spacing w:line="221" w:lineRule="exact"/>
        <w:ind w:left="340"/>
        <w:rPr>
          <w:rFonts w:ascii="Arial" w:hAnsi="Arial" w:cs="Arial"/>
          <w:sz w:val="18"/>
        </w:rPr>
      </w:pPr>
      <w:hyperlink w:anchor="_bookmark2273" w:history="1">
        <w:r w:rsidR="00C12992" w:rsidRPr="001058B5">
          <w:rPr>
            <w:rFonts w:ascii="Arial" w:hAnsi="Arial" w:cs="Arial"/>
            <w:sz w:val="18"/>
          </w:rPr>
          <w:t>port, correct running on, 10-17</w:t>
        </w:r>
      </w:hyperlink>
    </w:p>
    <w:p w14:paraId="477BAE56" w14:textId="77777777" w:rsidR="008C539B" w:rsidRPr="001058B5" w:rsidRDefault="008C539B">
      <w:pPr>
        <w:pStyle w:val="BodyText"/>
        <w:spacing w:before="2"/>
        <w:rPr>
          <w:rFonts w:ascii="Arial" w:hAnsi="Arial" w:cs="Arial"/>
          <w:sz w:val="21"/>
        </w:rPr>
      </w:pPr>
    </w:p>
    <w:p w14:paraId="6EDBE30B" w14:textId="77777777" w:rsidR="008C539B" w:rsidRPr="001058B5" w:rsidRDefault="00C12992">
      <w:pPr>
        <w:pStyle w:val="Heading5"/>
        <w:spacing w:before="1"/>
      </w:pPr>
      <w:bookmarkStart w:id="2214" w:name="I"/>
      <w:bookmarkEnd w:id="2214"/>
      <w:r w:rsidRPr="001058B5">
        <w:t>I</w:t>
      </w:r>
    </w:p>
    <w:p w14:paraId="04A219FB" w14:textId="77777777" w:rsidR="008C539B" w:rsidRPr="001058B5" w:rsidRDefault="008C539B">
      <w:pPr>
        <w:pStyle w:val="BodyText"/>
        <w:spacing w:before="11"/>
        <w:rPr>
          <w:rFonts w:ascii="Arial" w:hAnsi="Arial" w:cs="Arial"/>
          <w:b/>
          <w:sz w:val="2"/>
        </w:rPr>
      </w:pPr>
    </w:p>
    <w:p w14:paraId="59CB64C2" w14:textId="5EB01E94" w:rsidR="008C539B" w:rsidRPr="001058B5" w:rsidRDefault="008D1AB8">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3BBF04C7">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anchorlock/>
          </v:group>
        </w:pict>
      </w:r>
    </w:p>
    <w:p w14:paraId="6AE5579E"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IMP_FULL_DATABASE role</w:t>
      </w:r>
    </w:p>
    <w:p w14:paraId="7B5F2CE0" w14:textId="77777777" w:rsidR="008C539B" w:rsidRPr="001058B5" w:rsidRDefault="008D1AB8">
      <w:pPr>
        <w:spacing w:before="1" w:line="235" w:lineRule="auto"/>
        <w:ind w:left="100" w:right="3704" w:firstLine="240"/>
        <w:rPr>
          <w:rFonts w:ascii="Arial" w:hAnsi="Arial" w:cs="Arial"/>
          <w:sz w:val="18"/>
        </w:rPr>
      </w:pPr>
      <w:hyperlink w:anchor="_bookmark609" w:history="1">
        <w:r w:rsidR="00C12992" w:rsidRPr="001058B5">
          <w:rPr>
            <w:rFonts w:ascii="Arial" w:hAnsi="Arial" w:cs="Arial"/>
            <w:sz w:val="18"/>
          </w:rPr>
          <w:t>about, 4-13</w:t>
        </w:r>
      </w:hyperlink>
      <w:r w:rsidR="00C12992" w:rsidRPr="001058B5">
        <w:rPr>
          <w:rFonts w:ascii="Arial" w:hAnsi="Arial" w:cs="Arial"/>
          <w:sz w:val="18"/>
        </w:rPr>
        <w:t xml:space="preserve"> INDEX privilege</w:t>
      </w:r>
    </w:p>
    <w:p w14:paraId="0D497D8C" w14:textId="77777777" w:rsidR="008C539B" w:rsidRPr="001058B5" w:rsidRDefault="008D1AB8">
      <w:pPr>
        <w:spacing w:before="2" w:line="235" w:lineRule="auto"/>
        <w:ind w:left="100" w:right="1806" w:firstLine="240"/>
        <w:rPr>
          <w:rFonts w:ascii="Arial" w:hAnsi="Arial" w:cs="Arial"/>
          <w:sz w:val="18"/>
        </w:rPr>
      </w:pPr>
      <w:hyperlink w:anchor="_bookmark1090" w:history="1">
        <w:r w:rsidR="00C12992" w:rsidRPr="001058B5">
          <w:rPr>
            <w:rFonts w:ascii="Arial" w:hAnsi="Arial" w:cs="Arial"/>
            <w:sz w:val="18"/>
          </w:rPr>
          <w:t>SQL statements permitted, 5-17</w:t>
        </w:r>
      </w:hyperlink>
      <w:r w:rsidR="00C12992" w:rsidRPr="001058B5">
        <w:rPr>
          <w:rFonts w:ascii="Arial" w:hAnsi="Arial" w:cs="Arial"/>
          <w:sz w:val="18"/>
        </w:rPr>
        <w:t xml:space="preserve"> indexed data</w:t>
      </w:r>
    </w:p>
    <w:p w14:paraId="57621430" w14:textId="77777777" w:rsidR="008C539B" w:rsidRPr="001058B5" w:rsidRDefault="008D1AB8">
      <w:pPr>
        <w:spacing w:before="1" w:line="235" w:lineRule="auto"/>
        <w:ind w:left="100" w:right="2811" w:firstLine="240"/>
        <w:rPr>
          <w:rFonts w:ascii="Arial" w:hAnsi="Arial" w:cs="Arial"/>
          <w:sz w:val="18"/>
        </w:rPr>
      </w:pPr>
      <w:hyperlink w:anchor="_bookmark1563" w:history="1">
        <w:r w:rsidR="00C12992" w:rsidRPr="001058B5">
          <w:rPr>
            <w:rFonts w:ascii="Arial" w:hAnsi="Arial" w:cs="Arial"/>
            <w:sz w:val="18"/>
          </w:rPr>
          <w:t>encryption,   8-4</w:t>
        </w:r>
      </w:hyperlink>
      <w:r w:rsidR="00C12992" w:rsidRPr="001058B5">
        <w:rPr>
          <w:rFonts w:ascii="Arial" w:hAnsi="Arial" w:cs="Arial"/>
          <w:sz w:val="18"/>
        </w:rPr>
        <w:t xml:space="preserve"> </w:t>
      </w:r>
      <w:hyperlink w:anchor="_bookmark552" w:history="1">
        <w:r w:rsidR="00C12992" w:rsidRPr="001058B5">
          <w:rPr>
            <w:rFonts w:ascii="Arial" w:hAnsi="Arial" w:cs="Arial"/>
            <w:sz w:val="18"/>
          </w:rPr>
          <w:t>indirectly granted roles, 4-7</w:t>
        </w:r>
      </w:hyperlink>
      <w:r w:rsidR="00C12992" w:rsidRPr="001058B5">
        <w:rPr>
          <w:rFonts w:ascii="Arial" w:hAnsi="Arial" w:cs="Arial"/>
          <w:sz w:val="18"/>
        </w:rPr>
        <w:t xml:space="preserve"> initialization</w:t>
      </w:r>
      <w:r w:rsidR="00C12992" w:rsidRPr="001058B5">
        <w:rPr>
          <w:rFonts w:ascii="Arial" w:hAnsi="Arial" w:cs="Arial"/>
          <w:spacing w:val="-2"/>
          <w:sz w:val="18"/>
        </w:rPr>
        <w:t xml:space="preserve"> </w:t>
      </w:r>
      <w:r w:rsidR="00C12992" w:rsidRPr="001058B5">
        <w:rPr>
          <w:rFonts w:ascii="Arial" w:hAnsi="Arial" w:cs="Arial"/>
          <w:sz w:val="18"/>
        </w:rPr>
        <w:t>parameters</w:t>
      </w:r>
    </w:p>
    <w:p w14:paraId="68AD5558" w14:textId="77777777" w:rsidR="008C539B" w:rsidRPr="001058B5" w:rsidRDefault="008D1AB8">
      <w:pPr>
        <w:spacing w:line="221" w:lineRule="exact"/>
        <w:ind w:left="340"/>
        <w:rPr>
          <w:rFonts w:ascii="Arial" w:hAnsi="Arial" w:cs="Arial"/>
          <w:sz w:val="18"/>
        </w:rPr>
      </w:pPr>
      <w:hyperlink w:anchor="_bookmark1096" w:history="1">
        <w:r w:rsidR="00C12992" w:rsidRPr="001058B5">
          <w:rPr>
            <w:rFonts w:ascii="Arial" w:hAnsi="Arial" w:cs="Arial"/>
            <w:sz w:val="18"/>
          </w:rPr>
          <w:t xml:space="preserve">application protection, 5-17 to </w:t>
        </w:r>
      </w:hyperlink>
      <w:hyperlink w:anchor="_bookmark1120" w:history="1">
        <w:r w:rsidR="00C12992" w:rsidRPr="001058B5">
          <w:rPr>
            <w:rFonts w:ascii="Arial" w:hAnsi="Arial" w:cs="Arial"/>
            <w:sz w:val="18"/>
          </w:rPr>
          <w:t>5-20</w:t>
        </w:r>
      </w:hyperlink>
    </w:p>
    <w:p w14:paraId="5CAFFDFD" w14:textId="77777777" w:rsidR="008C539B" w:rsidRPr="001058B5" w:rsidRDefault="008D1AB8">
      <w:pPr>
        <w:spacing w:line="220" w:lineRule="exact"/>
        <w:ind w:left="340"/>
        <w:rPr>
          <w:rFonts w:ascii="Arial" w:hAnsi="Arial" w:cs="Arial"/>
          <w:sz w:val="18"/>
        </w:rPr>
      </w:pPr>
      <w:hyperlink w:anchor="_bookmark1622" w:history="1">
        <w:r w:rsidR="00C12992" w:rsidRPr="001058B5">
          <w:rPr>
            <w:rFonts w:ascii="Arial" w:hAnsi="Arial" w:cs="Arial"/>
            <w:sz w:val="18"/>
          </w:rPr>
          <w:t xml:space="preserve">AUDIT_FILE_DEST, 9-4, </w:t>
        </w:r>
      </w:hyperlink>
      <w:hyperlink w:anchor="_bookmark1984" w:history="1">
        <w:r w:rsidR="00C12992" w:rsidRPr="001058B5">
          <w:rPr>
            <w:rFonts w:ascii="Arial" w:hAnsi="Arial" w:cs="Arial"/>
            <w:sz w:val="18"/>
          </w:rPr>
          <w:t>9-54</w:t>
        </w:r>
      </w:hyperlink>
    </w:p>
    <w:p w14:paraId="66AFB7C3" w14:textId="77777777" w:rsidR="008C539B" w:rsidRPr="001058B5" w:rsidRDefault="008D1AB8">
      <w:pPr>
        <w:spacing w:line="220" w:lineRule="exact"/>
        <w:ind w:left="340"/>
        <w:rPr>
          <w:rFonts w:ascii="Arial" w:hAnsi="Arial" w:cs="Arial"/>
          <w:sz w:val="18"/>
        </w:rPr>
      </w:pPr>
      <w:hyperlink w:anchor="_bookmark1978" w:history="1">
        <w:r w:rsidR="00C12992" w:rsidRPr="001058B5">
          <w:rPr>
            <w:rFonts w:ascii="Arial" w:hAnsi="Arial" w:cs="Arial"/>
            <w:sz w:val="18"/>
          </w:rPr>
          <w:t>AUDIT_SYS_OPERATIONS, 9-53</w:t>
        </w:r>
      </w:hyperlink>
    </w:p>
    <w:p w14:paraId="7E29A068" w14:textId="77777777" w:rsidR="008C539B" w:rsidRPr="001058B5" w:rsidRDefault="008D1AB8">
      <w:pPr>
        <w:spacing w:line="237" w:lineRule="auto"/>
        <w:ind w:left="340" w:right="1806"/>
        <w:rPr>
          <w:rFonts w:ascii="Arial" w:hAnsi="Arial" w:cs="Arial"/>
          <w:sz w:val="18"/>
        </w:rPr>
      </w:pPr>
      <w:hyperlink w:anchor="_bookmark1731" w:history="1">
        <w:r w:rsidR="00C12992" w:rsidRPr="001058B5">
          <w:rPr>
            <w:rFonts w:ascii="Arial" w:hAnsi="Arial" w:cs="Arial"/>
            <w:sz w:val="18"/>
          </w:rPr>
          <w:t>AUDIT_SYSLOG_LEVEL, 9-19</w:t>
        </w:r>
      </w:hyperlink>
      <w:r w:rsidR="00C12992" w:rsidRPr="001058B5">
        <w:rPr>
          <w:rFonts w:ascii="Arial" w:hAnsi="Arial" w:cs="Arial"/>
          <w:sz w:val="18"/>
        </w:rPr>
        <w:t xml:space="preserve"> AUDIT_TRAIL</w:t>
      </w:r>
    </w:p>
    <w:p w14:paraId="1DFBBD8E" w14:textId="77777777" w:rsidR="008C539B" w:rsidRPr="001058B5" w:rsidRDefault="008D1AB8">
      <w:pPr>
        <w:spacing w:line="217" w:lineRule="exact"/>
        <w:ind w:left="580"/>
        <w:rPr>
          <w:rFonts w:ascii="Arial" w:hAnsi="Arial" w:cs="Arial"/>
          <w:sz w:val="18"/>
        </w:rPr>
      </w:pPr>
      <w:hyperlink w:anchor="_bookmark1662" w:history="1">
        <w:r w:rsidR="00C12992" w:rsidRPr="001058B5">
          <w:rPr>
            <w:rFonts w:ascii="Arial" w:hAnsi="Arial" w:cs="Arial"/>
            <w:sz w:val="18"/>
          </w:rPr>
          <w:t>about,   9-8</w:t>
        </w:r>
      </w:hyperlink>
    </w:p>
    <w:p w14:paraId="5DA3A928" w14:textId="77777777" w:rsidR="008C539B" w:rsidRPr="001058B5" w:rsidRDefault="008D1AB8">
      <w:pPr>
        <w:spacing w:line="220" w:lineRule="exact"/>
        <w:ind w:left="580"/>
        <w:rPr>
          <w:rFonts w:ascii="Arial" w:hAnsi="Arial" w:cs="Arial"/>
          <w:sz w:val="18"/>
        </w:rPr>
      </w:pPr>
      <w:hyperlink w:anchor="_bookmark1668" w:history="1">
        <w:r w:rsidR="00C12992" w:rsidRPr="001058B5">
          <w:rPr>
            <w:rFonts w:ascii="Arial" w:hAnsi="Arial" w:cs="Arial"/>
            <w:sz w:val="18"/>
          </w:rPr>
          <w:t>using,   9-9</w:t>
        </w:r>
      </w:hyperlink>
    </w:p>
    <w:p w14:paraId="6A9D42B0" w14:textId="77777777" w:rsidR="008C539B" w:rsidRPr="001058B5" w:rsidRDefault="008D1AB8">
      <w:pPr>
        <w:spacing w:before="2" w:line="235" w:lineRule="auto"/>
        <w:ind w:left="340" w:right="1806"/>
        <w:rPr>
          <w:rFonts w:ascii="Arial" w:hAnsi="Arial" w:cs="Arial"/>
          <w:sz w:val="18"/>
        </w:rPr>
      </w:pPr>
      <w:hyperlink w:anchor="_bookmark1663" w:history="1">
        <w:r w:rsidR="00C12992" w:rsidRPr="001058B5">
          <w:rPr>
            <w:rFonts w:ascii="Arial" w:hAnsi="Arial" w:cs="Arial"/>
            <w:sz w:val="18"/>
          </w:rPr>
          <w:t>current value, checking, 9-8</w:t>
        </w:r>
      </w:hyperlink>
      <w:r w:rsidR="00C12992" w:rsidRPr="001058B5">
        <w:rPr>
          <w:rFonts w:ascii="Arial" w:hAnsi="Arial" w:cs="Arial"/>
          <w:sz w:val="18"/>
        </w:rPr>
        <w:t xml:space="preserve"> </w:t>
      </w:r>
      <w:hyperlink w:anchor="_bookmark875" w:history="1">
        <w:r w:rsidR="00C12992" w:rsidRPr="001058B5">
          <w:rPr>
            <w:rFonts w:ascii="Arial" w:hAnsi="Arial" w:cs="Arial"/>
            <w:sz w:val="18"/>
          </w:rPr>
          <w:t>MAX_ENABLED_ROLES, 4-49</w:t>
        </w:r>
      </w:hyperlink>
    </w:p>
    <w:p w14:paraId="2E144E01" w14:textId="77777777" w:rsidR="008C539B" w:rsidRPr="001058B5" w:rsidRDefault="008D1AB8">
      <w:pPr>
        <w:spacing w:line="220" w:lineRule="exact"/>
        <w:ind w:left="340"/>
        <w:rPr>
          <w:rFonts w:ascii="Arial" w:hAnsi="Arial" w:cs="Arial"/>
          <w:sz w:val="18"/>
        </w:rPr>
      </w:pPr>
      <w:hyperlink w:anchor="_bookmark516" w:history="1">
        <w:r w:rsidR="00C12992" w:rsidRPr="001058B5">
          <w:rPr>
            <w:rFonts w:ascii="Arial" w:hAnsi="Arial" w:cs="Arial"/>
            <w:sz w:val="18"/>
          </w:rPr>
          <w:t>O7_DICTIONARY_ACCESSIBILITY, 4-3</w:t>
        </w:r>
      </w:hyperlink>
    </w:p>
    <w:p w14:paraId="5C013DB3" w14:textId="77777777" w:rsidR="008C539B" w:rsidRPr="001058B5" w:rsidRDefault="008D1AB8">
      <w:pPr>
        <w:spacing w:line="220" w:lineRule="exact"/>
        <w:ind w:left="340"/>
        <w:rPr>
          <w:rFonts w:ascii="Arial" w:hAnsi="Arial" w:cs="Arial"/>
          <w:sz w:val="18"/>
        </w:rPr>
      </w:pPr>
      <w:hyperlink w:anchor="_bookmark396" w:history="1">
        <w:r w:rsidR="00C12992" w:rsidRPr="001058B5">
          <w:rPr>
            <w:rFonts w:ascii="Arial" w:hAnsi="Arial" w:cs="Arial"/>
            <w:sz w:val="18"/>
          </w:rPr>
          <w:t>OS_AUTHENT_PREFIX, 3-32</w:t>
        </w:r>
      </w:hyperlink>
    </w:p>
    <w:p w14:paraId="36A8E4DA" w14:textId="77777777" w:rsidR="008C539B" w:rsidRPr="001058B5" w:rsidRDefault="008D1AB8">
      <w:pPr>
        <w:spacing w:line="220" w:lineRule="exact"/>
        <w:ind w:left="340"/>
        <w:rPr>
          <w:rFonts w:ascii="Arial" w:hAnsi="Arial" w:cs="Arial"/>
          <w:sz w:val="18"/>
        </w:rPr>
      </w:pPr>
      <w:hyperlink w:anchor="_bookmark672" w:history="1">
        <w:r w:rsidR="00C12992" w:rsidRPr="001058B5">
          <w:rPr>
            <w:rFonts w:ascii="Arial" w:hAnsi="Arial" w:cs="Arial"/>
            <w:sz w:val="18"/>
          </w:rPr>
          <w:t>OS_ROLES, 4-19</w:t>
        </w:r>
      </w:hyperlink>
    </w:p>
    <w:p w14:paraId="08605D75" w14:textId="77777777" w:rsidR="008C539B" w:rsidRPr="001058B5" w:rsidRDefault="008D1AB8">
      <w:pPr>
        <w:spacing w:line="220" w:lineRule="exact"/>
        <w:ind w:left="340"/>
        <w:rPr>
          <w:rFonts w:ascii="Arial" w:hAnsi="Arial" w:cs="Arial"/>
          <w:sz w:val="18"/>
        </w:rPr>
      </w:pPr>
      <w:hyperlink w:anchor="_bookmark2235" w:history="1">
        <w:r w:rsidR="00C12992" w:rsidRPr="001058B5">
          <w:rPr>
            <w:rFonts w:ascii="Arial" w:hAnsi="Arial" w:cs="Arial"/>
            <w:sz w:val="18"/>
          </w:rPr>
          <w:t>REMOTE_OS_AUTHENT, 10-13</w:t>
        </w:r>
      </w:hyperlink>
    </w:p>
    <w:p w14:paraId="73EE184F" w14:textId="77777777" w:rsidR="008C539B" w:rsidRPr="001058B5" w:rsidRDefault="008D1AB8">
      <w:pPr>
        <w:spacing w:line="220" w:lineRule="exact"/>
        <w:ind w:left="340"/>
        <w:rPr>
          <w:rFonts w:ascii="Arial" w:hAnsi="Arial" w:cs="Arial"/>
          <w:sz w:val="18"/>
        </w:rPr>
      </w:pPr>
      <w:hyperlink w:anchor="_bookmark143" w:history="1">
        <w:r w:rsidR="00C12992" w:rsidRPr="001058B5">
          <w:rPr>
            <w:rFonts w:ascii="Arial" w:hAnsi="Arial" w:cs="Arial"/>
            <w:sz w:val="18"/>
          </w:rPr>
          <w:t>RESOURCE_LIMIT, 2-13</w:t>
        </w:r>
      </w:hyperlink>
    </w:p>
    <w:p w14:paraId="1027817E" w14:textId="77777777" w:rsidR="008C539B" w:rsidRPr="001058B5" w:rsidRDefault="008D1AB8">
      <w:pPr>
        <w:spacing w:line="220" w:lineRule="exact"/>
        <w:ind w:left="340"/>
        <w:rPr>
          <w:rFonts w:ascii="Arial" w:hAnsi="Arial" w:cs="Arial"/>
          <w:sz w:val="18"/>
        </w:rPr>
      </w:pPr>
      <w:hyperlink w:anchor="_bookmark278" w:history="1">
        <w:r w:rsidR="00C12992" w:rsidRPr="001058B5">
          <w:rPr>
            <w:rFonts w:ascii="Arial" w:hAnsi="Arial" w:cs="Arial"/>
            <w:sz w:val="18"/>
          </w:rPr>
          <w:t>SEC_CASE_SENSITIVE_LOGON, 3-13</w:t>
        </w:r>
      </w:hyperlink>
    </w:p>
    <w:p w14:paraId="569F7CBD" w14:textId="77777777" w:rsidR="008C539B" w:rsidRPr="001058B5" w:rsidRDefault="008D1AB8">
      <w:pPr>
        <w:spacing w:line="237" w:lineRule="auto"/>
        <w:ind w:left="340" w:right="836"/>
        <w:rPr>
          <w:rFonts w:ascii="Arial" w:hAnsi="Arial" w:cs="Arial"/>
          <w:sz w:val="18"/>
        </w:rPr>
      </w:pPr>
      <w:hyperlink w:anchor="_bookmark1111" w:history="1">
        <w:r w:rsidR="00C12992" w:rsidRPr="001058B5">
          <w:rPr>
            <w:rFonts w:ascii="Arial" w:hAnsi="Arial" w:cs="Arial"/>
            <w:sz w:val="18"/>
          </w:rPr>
          <w:t>SEC_MAX_FAILED_LOGIN_ATTEMPTS,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w:t>
        </w:r>
      </w:hyperlink>
    </w:p>
    <w:p w14:paraId="3F8140D1" w14:textId="77777777" w:rsidR="008C539B" w:rsidRPr="001058B5" w:rsidRDefault="008D1AB8">
      <w:pPr>
        <w:spacing w:line="235" w:lineRule="auto"/>
        <w:ind w:left="340" w:right="1806" w:firstLine="360"/>
        <w:rPr>
          <w:rFonts w:ascii="Arial" w:hAnsi="Arial" w:cs="Arial"/>
          <w:sz w:val="18"/>
        </w:rPr>
      </w:pPr>
      <w:hyperlink w:anchor="_bookmark1107"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w:t>
        </w:r>
      </w:hyperlink>
    </w:p>
    <w:p w14:paraId="5CA069D1" w14:textId="77777777" w:rsidR="008C539B" w:rsidRPr="001058B5" w:rsidRDefault="008D1AB8">
      <w:pPr>
        <w:spacing w:before="1" w:line="235" w:lineRule="auto"/>
        <w:ind w:left="340" w:right="1806" w:firstLine="360"/>
        <w:rPr>
          <w:rFonts w:ascii="Arial" w:hAnsi="Arial" w:cs="Arial"/>
          <w:sz w:val="18"/>
        </w:rPr>
      </w:pPr>
      <w:hyperlink w:anchor="_bookmark1104"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w:t>
        </w:r>
      </w:hyperlink>
    </w:p>
    <w:p w14:paraId="1108533E" w14:textId="77777777" w:rsidR="008C539B" w:rsidRPr="001058B5" w:rsidRDefault="008D1AB8">
      <w:pPr>
        <w:spacing w:line="220" w:lineRule="exact"/>
        <w:ind w:left="700"/>
        <w:rPr>
          <w:rFonts w:ascii="Arial" w:hAnsi="Arial" w:cs="Arial"/>
          <w:sz w:val="18"/>
        </w:rPr>
      </w:pPr>
      <w:hyperlink w:anchor="_bookmark1114" w:history="1">
        <w:r w:rsidR="00C12992" w:rsidRPr="001058B5">
          <w:rPr>
            <w:rFonts w:ascii="Arial" w:hAnsi="Arial" w:cs="Arial"/>
            <w:sz w:val="18"/>
          </w:rPr>
          <w:t>BANNER, 5-19</w:t>
        </w:r>
      </w:hyperlink>
    </w:p>
    <w:p w14:paraId="076E1C9C" w14:textId="77777777" w:rsidR="008C539B" w:rsidRPr="001058B5" w:rsidRDefault="008D1AB8">
      <w:pPr>
        <w:spacing w:before="2" w:line="235" w:lineRule="auto"/>
        <w:ind w:left="340" w:right="836"/>
        <w:rPr>
          <w:rFonts w:ascii="Arial" w:hAnsi="Arial" w:cs="Arial"/>
          <w:sz w:val="18"/>
        </w:rPr>
      </w:pPr>
      <w:hyperlink w:anchor="_bookmark1119" w:history="1">
        <w:r w:rsidR="00C12992" w:rsidRPr="001058B5">
          <w:rPr>
            <w:rFonts w:ascii="Arial" w:hAnsi="Arial" w:cs="Arial"/>
            <w:sz w:val="18"/>
          </w:rPr>
          <w:t>SEC_USER_AUDIT_ACTION_BANNER,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w:t>
        </w:r>
      </w:hyperlink>
    </w:p>
    <w:p w14:paraId="264C5129" w14:textId="77777777" w:rsidR="008C539B" w:rsidRPr="001058B5" w:rsidRDefault="008D1AB8">
      <w:pPr>
        <w:spacing w:line="220" w:lineRule="exact"/>
        <w:ind w:left="700"/>
        <w:rPr>
          <w:rFonts w:ascii="Arial" w:hAnsi="Arial" w:cs="Arial"/>
          <w:sz w:val="18"/>
        </w:rPr>
      </w:pPr>
      <w:hyperlink w:anchor="_bookmark1118" w:history="1">
        <w:r w:rsidR="00C12992" w:rsidRPr="001058B5">
          <w:rPr>
            <w:rFonts w:ascii="Arial" w:hAnsi="Arial" w:cs="Arial"/>
            <w:sz w:val="18"/>
          </w:rPr>
          <w:t>BANNER, 5-20</w:t>
        </w:r>
      </w:hyperlink>
    </w:p>
    <w:p w14:paraId="58D2461E" w14:textId="77777777" w:rsidR="008C539B" w:rsidRPr="001058B5" w:rsidRDefault="00C12992">
      <w:pPr>
        <w:spacing w:before="2" w:line="235" w:lineRule="auto"/>
        <w:ind w:left="340" w:right="3279" w:hanging="240"/>
        <w:rPr>
          <w:rFonts w:ascii="Arial" w:hAnsi="Arial" w:cs="Arial"/>
          <w:sz w:val="18"/>
        </w:rPr>
      </w:pPr>
      <w:r w:rsidRPr="001058B5">
        <w:rPr>
          <w:rFonts w:ascii="Arial" w:hAnsi="Arial" w:cs="Arial"/>
          <w:sz w:val="18"/>
        </w:rPr>
        <w:t xml:space="preserve">INSERT privilege </w:t>
      </w:r>
      <w:hyperlink w:anchor="_bookmark820" w:history="1">
        <w:r w:rsidRPr="001058B5">
          <w:rPr>
            <w:rFonts w:ascii="Arial" w:hAnsi="Arial" w:cs="Arial"/>
            <w:sz w:val="18"/>
          </w:rPr>
          <w:t>granting,   4-40</w:t>
        </w:r>
      </w:hyperlink>
    </w:p>
    <w:p w14:paraId="15D8DDE5" w14:textId="77777777" w:rsidR="008C539B" w:rsidRPr="001058B5" w:rsidRDefault="008D1AB8">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3BC54A5F" w14:textId="77777777" w:rsidR="008C539B" w:rsidRPr="001058B5" w:rsidRDefault="008D1AB8">
      <w:pPr>
        <w:spacing w:before="2" w:line="235" w:lineRule="auto"/>
        <w:ind w:left="100" w:right="1806" w:firstLine="240"/>
        <w:rPr>
          <w:rFonts w:ascii="Arial" w:hAnsi="Arial" w:cs="Arial"/>
          <w:sz w:val="18"/>
        </w:rPr>
      </w:pPr>
      <w:hyperlink w:anchor="_bookmark1091" w:history="1">
        <w:r w:rsidR="00C12992" w:rsidRPr="001058B5">
          <w:rPr>
            <w:rFonts w:ascii="Arial" w:hAnsi="Arial" w:cs="Arial"/>
            <w:sz w:val="18"/>
          </w:rPr>
          <w:t>SQL statements permitted, 5-17</w:t>
        </w:r>
      </w:hyperlink>
      <w:r w:rsidR="00C12992" w:rsidRPr="001058B5">
        <w:rPr>
          <w:rFonts w:ascii="Arial" w:hAnsi="Arial" w:cs="Arial"/>
          <w:sz w:val="18"/>
        </w:rPr>
        <w:t xml:space="preserve"> installation</w:t>
      </w:r>
    </w:p>
    <w:p w14:paraId="1AC2F07C" w14:textId="77777777" w:rsidR="008C539B" w:rsidRPr="001058B5" w:rsidRDefault="008D1AB8">
      <w:pPr>
        <w:spacing w:line="237" w:lineRule="auto"/>
        <w:ind w:left="100" w:right="2359"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intruders</w:t>
      </w:r>
    </w:p>
    <w:p w14:paraId="439093F2" w14:textId="77777777" w:rsidR="008C539B" w:rsidRPr="001058B5" w:rsidRDefault="008D1AB8">
      <w:pPr>
        <w:spacing w:line="237" w:lineRule="auto"/>
        <w:ind w:left="100" w:right="3282" w:firstLine="240"/>
        <w:rPr>
          <w:rFonts w:ascii="Arial" w:hAnsi="Arial" w:cs="Arial"/>
          <w:sz w:val="18"/>
        </w:rPr>
      </w:pPr>
      <w:hyperlink w:anchor="_bookmark194" w:history="1">
        <w:r w:rsidR="00C12992" w:rsidRPr="001058B5">
          <w:rPr>
            <w:rFonts w:ascii="Arial" w:hAnsi="Arial" w:cs="Arial"/>
            <w:i/>
            <w:sz w:val="18"/>
          </w:rPr>
          <w:t xml:space="preserve">See </w:t>
        </w:r>
      </w:hyperlink>
      <w:r w:rsidR="00C12992" w:rsidRPr="001058B5">
        <w:rPr>
          <w:rFonts w:ascii="Arial" w:hAnsi="Arial" w:cs="Arial"/>
          <w:sz w:val="18"/>
        </w:rPr>
        <w:t>security attacks invoker’s rights</w:t>
      </w:r>
    </w:p>
    <w:p w14:paraId="1C888F05" w14:textId="77777777" w:rsidR="008C539B" w:rsidRPr="001058B5" w:rsidRDefault="008D1AB8">
      <w:pPr>
        <w:spacing w:line="217" w:lineRule="exact"/>
        <w:ind w:left="340"/>
        <w:rPr>
          <w:rFonts w:ascii="Arial" w:hAnsi="Arial" w:cs="Arial"/>
          <w:sz w:val="18"/>
        </w:rPr>
      </w:pPr>
      <w:hyperlink w:anchor="_bookmark761" w:history="1">
        <w:r w:rsidR="00C12992" w:rsidRPr="001058B5">
          <w:rPr>
            <w:rFonts w:ascii="Arial" w:hAnsi="Arial" w:cs="Arial"/>
            <w:sz w:val="18"/>
          </w:rPr>
          <w:t>about,   4-30</w:t>
        </w:r>
      </w:hyperlink>
    </w:p>
    <w:p w14:paraId="3DE38011" w14:textId="77777777" w:rsidR="008C539B" w:rsidRPr="001058B5" w:rsidRDefault="008D1AB8">
      <w:pPr>
        <w:spacing w:line="237" w:lineRule="auto"/>
        <w:ind w:left="340" w:right="1806"/>
        <w:rPr>
          <w:rFonts w:ascii="Arial" w:hAnsi="Arial" w:cs="Arial"/>
          <w:sz w:val="18"/>
        </w:rPr>
      </w:pPr>
      <w:hyperlink w:anchor="_bookmark756"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62" w:history="1">
        <w:r w:rsidR="00C12992" w:rsidRPr="001058B5">
          <w:rPr>
            <w:rFonts w:ascii="Arial" w:hAnsi="Arial" w:cs="Arial"/>
            <w:sz w:val="18"/>
          </w:rPr>
          <w:t>procedure security, 4-30</w:t>
        </w:r>
      </w:hyperlink>
    </w:p>
    <w:p w14:paraId="5BB4F06E" w14:textId="77777777" w:rsidR="008C539B" w:rsidRPr="001058B5" w:rsidRDefault="008D1AB8">
      <w:pPr>
        <w:spacing w:line="219" w:lineRule="exact"/>
        <w:ind w:left="340"/>
        <w:rPr>
          <w:rFonts w:ascii="Arial" w:hAnsi="Arial" w:cs="Arial"/>
          <w:sz w:val="18"/>
        </w:rPr>
      </w:pPr>
      <w:hyperlink w:anchor="_bookmark1046" w:history="1">
        <w:r w:rsidR="00C12992" w:rsidRPr="001058B5">
          <w:rPr>
            <w:rFonts w:ascii="Arial" w:hAnsi="Arial" w:cs="Arial"/>
            <w:sz w:val="18"/>
          </w:rPr>
          <w:t>secure application roles, 5-13</w:t>
        </w:r>
      </w:hyperlink>
    </w:p>
    <w:p w14:paraId="47788726" w14:textId="77777777" w:rsidR="008C539B" w:rsidRPr="001058B5" w:rsidRDefault="008C539B">
      <w:pPr>
        <w:spacing w:line="219" w:lineRule="exact"/>
        <w:rPr>
          <w:rFonts w:ascii="Arial" w:hAnsi="Arial" w:cs="Arial"/>
          <w:sz w:val="18"/>
        </w:rPr>
        <w:sectPr w:rsidR="008C539B" w:rsidRPr="001058B5">
          <w:headerReference w:type="even" r:id="rId293"/>
          <w:footerReference w:type="even" r:id="rId294"/>
          <w:footerReference w:type="default" r:id="rId295"/>
          <w:pgSz w:w="12240" w:h="15840"/>
          <w:pgMar w:top="1200" w:right="1060" w:bottom="860" w:left="1100" w:header="0" w:footer="663" w:gutter="0"/>
          <w:cols w:num="2" w:space="720" w:equalWidth="0">
            <w:col w:w="4453" w:space="467"/>
            <w:col w:w="5160"/>
          </w:cols>
        </w:sectPr>
      </w:pPr>
    </w:p>
    <w:p w14:paraId="75E598D0" w14:textId="77777777" w:rsidR="008C539B" w:rsidRPr="001058B5" w:rsidRDefault="008D1AB8">
      <w:pPr>
        <w:spacing w:before="70" w:line="235" w:lineRule="auto"/>
        <w:ind w:left="1300" w:right="288" w:hanging="360"/>
        <w:rPr>
          <w:rFonts w:ascii="Arial" w:hAnsi="Arial" w:cs="Arial"/>
          <w:sz w:val="18"/>
        </w:rPr>
      </w:pPr>
      <w:hyperlink w:anchor="_bookmark1044" w:history="1">
        <w:r w:rsidR="00C12992" w:rsidRPr="001058B5">
          <w:rPr>
            <w:rFonts w:ascii="Arial" w:hAnsi="Arial" w:cs="Arial"/>
            <w:sz w:val="18"/>
          </w:rPr>
          <w:t>secure application roles, requirement for enabling, 5-13</w:t>
        </w:r>
      </w:hyperlink>
    </w:p>
    <w:p w14:paraId="042465DE" w14:textId="77777777" w:rsidR="008C539B" w:rsidRPr="001058B5" w:rsidRDefault="00C12992">
      <w:pPr>
        <w:spacing w:line="237" w:lineRule="auto"/>
        <w:ind w:left="940" w:right="2542" w:hanging="240"/>
        <w:rPr>
          <w:rFonts w:ascii="Arial" w:hAnsi="Arial" w:cs="Arial"/>
          <w:sz w:val="18"/>
        </w:rPr>
      </w:pPr>
      <w:r w:rsidRPr="001058B5">
        <w:rPr>
          <w:rFonts w:ascii="Arial" w:hAnsi="Arial" w:cs="Arial"/>
          <w:sz w:val="18"/>
        </w:rPr>
        <w:t xml:space="preserve">IP addresses </w:t>
      </w:r>
      <w:hyperlink w:anchor="_bookmark2258" w:history="1">
        <w:r w:rsidRPr="001058B5">
          <w:rPr>
            <w:rFonts w:ascii="Arial" w:hAnsi="Arial" w:cs="Arial"/>
            <w:sz w:val="18"/>
          </w:rPr>
          <w:t>falsifying, 10-16</w:t>
        </w:r>
      </w:hyperlink>
    </w:p>
    <w:p w14:paraId="0364A455" w14:textId="77777777" w:rsidR="008C539B" w:rsidRPr="001058B5" w:rsidRDefault="008C539B">
      <w:pPr>
        <w:pStyle w:val="BodyText"/>
        <w:spacing w:before="2"/>
        <w:rPr>
          <w:rFonts w:ascii="Arial" w:hAnsi="Arial" w:cs="Arial"/>
          <w:sz w:val="21"/>
        </w:rPr>
      </w:pPr>
    </w:p>
    <w:p w14:paraId="47010A93" w14:textId="77777777" w:rsidR="008C539B" w:rsidRPr="001058B5" w:rsidRDefault="008D1AB8">
      <w:pPr>
        <w:pStyle w:val="Heading5"/>
        <w:ind w:left="700"/>
      </w:pPr>
      <w:r>
        <w:pict w14:anchorId="2A2712CC">
          <v:line id="_x0000_s1056" style="position:absolute;left:0;text-align:left;z-index:6616;mso-position-horizontal-relative:page" from="90.6pt,15.75pt" to="306pt,15.75pt" strokeweight=".16936mm">
            <w10:wrap anchorx="page"/>
          </v:line>
        </w:pict>
      </w:r>
      <w:bookmarkStart w:id="2215" w:name="J"/>
      <w:bookmarkEnd w:id="2215"/>
      <w:r w:rsidR="00C12992" w:rsidRPr="001058B5">
        <w:rPr>
          <w:w w:val="99"/>
        </w:rPr>
        <w:t>J</w:t>
      </w:r>
    </w:p>
    <w:p w14:paraId="0DFF7E00" w14:textId="77777777" w:rsidR="008C539B" w:rsidRPr="001058B5" w:rsidRDefault="008D1AB8">
      <w:pPr>
        <w:spacing w:before="86" w:line="222" w:lineRule="exact"/>
        <w:ind w:left="700"/>
        <w:rPr>
          <w:rFonts w:ascii="Arial" w:hAnsi="Arial" w:cs="Arial"/>
          <w:sz w:val="18"/>
        </w:rPr>
      </w:pPr>
      <w:hyperlink w:anchor="_bookmark614" w:history="1">
        <w:r w:rsidR="00C12992" w:rsidRPr="001058B5">
          <w:rPr>
            <w:rFonts w:ascii="Arial" w:hAnsi="Arial" w:cs="Arial"/>
            <w:sz w:val="18"/>
          </w:rPr>
          <w:t>JAVA_ADMIN role, 4-13</w:t>
        </w:r>
      </w:hyperlink>
    </w:p>
    <w:p w14:paraId="1D917C40" w14:textId="77777777" w:rsidR="008C539B" w:rsidRPr="001058B5" w:rsidRDefault="008D1AB8">
      <w:pPr>
        <w:spacing w:line="220" w:lineRule="exact"/>
        <w:ind w:left="700"/>
        <w:rPr>
          <w:rFonts w:ascii="Arial" w:hAnsi="Arial" w:cs="Arial"/>
          <w:sz w:val="18"/>
        </w:rPr>
      </w:pPr>
      <w:hyperlink w:anchor="_bookmark615" w:history="1">
        <w:r w:rsidR="00C12992" w:rsidRPr="001058B5">
          <w:rPr>
            <w:rFonts w:ascii="Arial" w:hAnsi="Arial" w:cs="Arial"/>
            <w:sz w:val="18"/>
          </w:rPr>
          <w:t>JAVA_DEPLOY role, 4-14</w:t>
        </w:r>
      </w:hyperlink>
    </w:p>
    <w:p w14:paraId="71586A34" w14:textId="77777777" w:rsidR="008C539B" w:rsidRPr="001058B5" w:rsidRDefault="008D1AB8">
      <w:pPr>
        <w:spacing w:line="220" w:lineRule="exact"/>
        <w:ind w:left="700"/>
        <w:rPr>
          <w:rFonts w:ascii="Arial" w:hAnsi="Arial" w:cs="Arial"/>
          <w:sz w:val="18"/>
        </w:rPr>
      </w:pPr>
      <w:hyperlink w:anchor="_bookmark610" w:history="1">
        <w:r w:rsidR="00C12992" w:rsidRPr="001058B5">
          <w:rPr>
            <w:rFonts w:ascii="Arial" w:hAnsi="Arial" w:cs="Arial"/>
            <w:sz w:val="18"/>
          </w:rPr>
          <w:t>JAVADEBUGPRIV role, 4-13</w:t>
        </w:r>
      </w:hyperlink>
    </w:p>
    <w:p w14:paraId="67EF4D9E" w14:textId="77777777" w:rsidR="008C539B" w:rsidRPr="001058B5" w:rsidRDefault="008D1AB8">
      <w:pPr>
        <w:spacing w:line="220" w:lineRule="exact"/>
        <w:ind w:left="700"/>
        <w:rPr>
          <w:rFonts w:ascii="Arial" w:hAnsi="Arial" w:cs="Arial"/>
          <w:sz w:val="18"/>
        </w:rPr>
      </w:pPr>
      <w:hyperlink w:anchor="_bookmark611" w:history="1">
        <w:r w:rsidR="00C12992" w:rsidRPr="001058B5">
          <w:rPr>
            <w:rFonts w:ascii="Arial" w:hAnsi="Arial" w:cs="Arial"/>
            <w:sz w:val="18"/>
          </w:rPr>
          <w:t>JAVAIDPRIV role, 4-13</w:t>
        </w:r>
      </w:hyperlink>
    </w:p>
    <w:p w14:paraId="628182A2" w14:textId="77777777" w:rsidR="008C539B" w:rsidRPr="001058B5" w:rsidRDefault="008D1AB8">
      <w:pPr>
        <w:spacing w:line="220" w:lineRule="exact"/>
        <w:ind w:left="700"/>
        <w:rPr>
          <w:rFonts w:ascii="Arial" w:hAnsi="Arial" w:cs="Arial"/>
          <w:sz w:val="18"/>
        </w:rPr>
      </w:pPr>
      <w:hyperlink w:anchor="_bookmark612" w:history="1">
        <w:r w:rsidR="00C12992" w:rsidRPr="001058B5">
          <w:rPr>
            <w:rFonts w:ascii="Arial" w:hAnsi="Arial" w:cs="Arial"/>
            <w:sz w:val="18"/>
          </w:rPr>
          <w:t>JAVASYSPRIV role, 4-13</w:t>
        </w:r>
      </w:hyperlink>
    </w:p>
    <w:p w14:paraId="1D7D71B2" w14:textId="77777777" w:rsidR="008C539B" w:rsidRPr="001058B5" w:rsidRDefault="008D1AB8">
      <w:pPr>
        <w:spacing w:line="220" w:lineRule="exact"/>
        <w:ind w:left="700"/>
        <w:rPr>
          <w:rFonts w:ascii="Arial" w:hAnsi="Arial" w:cs="Arial"/>
          <w:sz w:val="18"/>
        </w:rPr>
      </w:pPr>
      <w:hyperlink w:anchor="_bookmark613" w:history="1">
        <w:r w:rsidR="00C12992" w:rsidRPr="001058B5">
          <w:rPr>
            <w:rFonts w:ascii="Arial" w:hAnsi="Arial" w:cs="Arial"/>
            <w:sz w:val="18"/>
          </w:rPr>
          <w:t>JAVAUSERPRIV role, 4-13</w:t>
        </w:r>
      </w:hyperlink>
    </w:p>
    <w:p w14:paraId="707F8244" w14:textId="77777777" w:rsidR="008C539B" w:rsidRPr="001058B5" w:rsidRDefault="00C12992">
      <w:pPr>
        <w:spacing w:line="220" w:lineRule="exact"/>
        <w:ind w:left="700"/>
        <w:rPr>
          <w:rFonts w:ascii="Arial" w:hAnsi="Arial" w:cs="Arial"/>
          <w:sz w:val="18"/>
        </w:rPr>
      </w:pPr>
      <w:r w:rsidRPr="001058B5">
        <w:rPr>
          <w:rFonts w:ascii="Arial" w:hAnsi="Arial" w:cs="Arial"/>
          <w:sz w:val="18"/>
        </w:rPr>
        <w:t>JDBC connections</w:t>
      </w:r>
    </w:p>
    <w:p w14:paraId="66B56B47" w14:textId="77777777" w:rsidR="008C539B" w:rsidRPr="001058B5" w:rsidRDefault="00C12992">
      <w:pPr>
        <w:spacing w:before="2" w:line="235" w:lineRule="auto"/>
        <w:ind w:left="1180" w:right="800" w:hanging="240"/>
        <w:rPr>
          <w:rFonts w:ascii="Arial" w:hAnsi="Arial" w:cs="Arial"/>
          <w:sz w:val="18"/>
        </w:rPr>
      </w:pPr>
      <w:r w:rsidRPr="001058B5">
        <w:rPr>
          <w:rFonts w:ascii="Arial" w:hAnsi="Arial" w:cs="Arial"/>
          <w:sz w:val="18"/>
        </w:rPr>
        <w:t xml:space="preserve">JDBC Thin Driver proxy authentication </w:t>
      </w:r>
      <w:hyperlink w:anchor="_bookmark420" w:history="1">
        <w:r w:rsidRPr="001058B5">
          <w:rPr>
            <w:rFonts w:ascii="Arial" w:hAnsi="Arial" w:cs="Arial"/>
            <w:sz w:val="18"/>
          </w:rPr>
          <w:t>configuring, 3-36</w:t>
        </w:r>
      </w:hyperlink>
    </w:p>
    <w:p w14:paraId="58E1774E" w14:textId="77777777" w:rsidR="008C539B" w:rsidRPr="001058B5" w:rsidRDefault="008D1AB8">
      <w:pPr>
        <w:spacing w:line="220" w:lineRule="exact"/>
        <w:ind w:left="1180"/>
        <w:rPr>
          <w:rFonts w:ascii="Arial" w:hAnsi="Arial" w:cs="Arial"/>
          <w:sz w:val="18"/>
        </w:rPr>
      </w:pPr>
      <w:hyperlink w:anchor="_bookmark449" w:history="1">
        <w:r w:rsidR="00C12992" w:rsidRPr="001058B5">
          <w:rPr>
            <w:rFonts w:ascii="Arial" w:hAnsi="Arial" w:cs="Arial"/>
            <w:sz w:val="18"/>
          </w:rPr>
          <w:t>with real user, 3-40</w:t>
        </w:r>
      </w:hyperlink>
    </w:p>
    <w:p w14:paraId="5CAAD67B" w14:textId="77777777" w:rsidR="008C539B" w:rsidRPr="001058B5" w:rsidRDefault="008D1AB8">
      <w:pPr>
        <w:spacing w:before="2" w:line="235" w:lineRule="auto"/>
        <w:ind w:left="1180" w:right="288" w:hanging="240"/>
        <w:rPr>
          <w:rFonts w:ascii="Arial" w:hAnsi="Arial" w:cs="Arial"/>
          <w:sz w:val="18"/>
        </w:rPr>
      </w:pPr>
      <w:hyperlink w:anchor="_bookmark420" w:history="1">
        <w:r w:rsidR="00C12992" w:rsidRPr="001058B5">
          <w:rPr>
            <w:rFonts w:ascii="Arial" w:hAnsi="Arial" w:cs="Arial"/>
            <w:sz w:val="18"/>
          </w:rPr>
          <w:t>JDBC/OCI proxy authentication, 3-36</w:t>
        </w:r>
      </w:hyperlink>
      <w:r w:rsidR="00C12992" w:rsidRPr="001058B5">
        <w:rPr>
          <w:rFonts w:ascii="Arial" w:hAnsi="Arial" w:cs="Arial"/>
          <w:sz w:val="18"/>
        </w:rPr>
        <w:t xml:space="preserve"> </w:t>
      </w:r>
      <w:hyperlink w:anchor="_bookmark449" w:history="1">
        <w:r w:rsidR="00C12992" w:rsidRPr="001058B5">
          <w:rPr>
            <w:rFonts w:ascii="Arial" w:hAnsi="Arial" w:cs="Arial"/>
            <w:sz w:val="18"/>
          </w:rPr>
          <w:t>multiple user sessions, 3-40</w:t>
        </w:r>
      </w:hyperlink>
    </w:p>
    <w:p w14:paraId="20F32326" w14:textId="77777777" w:rsidR="008C539B" w:rsidRPr="001058B5" w:rsidRDefault="008D1AB8">
      <w:pPr>
        <w:spacing w:line="237" w:lineRule="auto"/>
        <w:ind w:left="700" w:right="288" w:firstLine="480"/>
        <w:rPr>
          <w:rFonts w:ascii="Arial" w:hAnsi="Arial" w:cs="Arial"/>
          <w:sz w:val="18"/>
        </w:rPr>
      </w:pPr>
      <w:hyperlink w:anchor="_bookmark1534" w:history="1">
        <w:r w:rsidR="00C12992" w:rsidRPr="001058B5">
          <w:rPr>
            <w:rFonts w:ascii="Arial" w:hAnsi="Arial" w:cs="Arial"/>
            <w:sz w:val="18"/>
          </w:rPr>
          <w:t>Oracle Virtual Private Database, 7-38</w:t>
        </w:r>
      </w:hyperlink>
      <w:r w:rsidR="00C12992" w:rsidRPr="001058B5">
        <w:rPr>
          <w:rFonts w:ascii="Arial" w:hAnsi="Arial" w:cs="Arial"/>
          <w:sz w:val="18"/>
        </w:rPr>
        <w:t xml:space="preserve"> </w:t>
      </w:r>
      <w:hyperlink w:anchor="_bookmark616" w:history="1">
        <w:r w:rsidR="00C12992" w:rsidRPr="001058B5">
          <w:rPr>
            <w:rFonts w:ascii="Arial" w:hAnsi="Arial" w:cs="Arial"/>
            <w:sz w:val="18"/>
          </w:rPr>
          <w:t>JMXSERVER role, 4-14</w:t>
        </w:r>
      </w:hyperlink>
    </w:p>
    <w:p w14:paraId="2A9822F3" w14:textId="77777777" w:rsidR="008C539B" w:rsidRPr="001058B5" w:rsidRDefault="008C539B">
      <w:pPr>
        <w:pStyle w:val="BodyText"/>
        <w:spacing w:before="2"/>
        <w:rPr>
          <w:rFonts w:ascii="Arial" w:hAnsi="Arial" w:cs="Arial"/>
          <w:sz w:val="21"/>
        </w:rPr>
      </w:pPr>
    </w:p>
    <w:p w14:paraId="29819C52" w14:textId="77777777" w:rsidR="008C539B" w:rsidRPr="001058B5" w:rsidRDefault="008D1AB8">
      <w:pPr>
        <w:pStyle w:val="Heading5"/>
        <w:ind w:left="700"/>
      </w:pPr>
      <w:r>
        <w:pict w14:anchorId="3808E10B">
          <v:line id="_x0000_s1055" style="position:absolute;left:0;text-align:left;z-index:6640;mso-position-horizontal-relative:page" from="90.6pt,15.75pt" to="306pt,15.75pt" strokeweight=".48pt">
            <w10:wrap anchorx="page"/>
          </v:line>
        </w:pict>
      </w:r>
      <w:bookmarkStart w:id="2216" w:name="K"/>
      <w:bookmarkEnd w:id="2216"/>
      <w:r w:rsidR="00C12992" w:rsidRPr="001058B5">
        <w:rPr>
          <w:w w:val="99"/>
        </w:rPr>
        <w:t>K</w:t>
      </w:r>
    </w:p>
    <w:p w14:paraId="6C56B9AC" w14:textId="77777777" w:rsidR="008C539B" w:rsidRPr="001058B5" w:rsidRDefault="008D1AB8">
      <w:pPr>
        <w:spacing w:before="90" w:line="235" w:lineRule="auto"/>
        <w:ind w:left="940" w:right="931" w:hanging="240"/>
        <w:rPr>
          <w:rFonts w:ascii="Arial" w:hAnsi="Arial" w:cs="Arial"/>
          <w:sz w:val="18"/>
        </w:rPr>
      </w:pPr>
      <w:hyperlink w:anchor="_bookmark364" w:history="1">
        <w:r w:rsidR="00C12992" w:rsidRPr="001058B5">
          <w:rPr>
            <w:rFonts w:ascii="Arial" w:hAnsi="Arial" w:cs="Arial"/>
            <w:sz w:val="18"/>
          </w:rPr>
          <w:t>Kerberos authentication, 3-28</w:t>
        </w:r>
      </w:hyperlink>
      <w:r w:rsidR="00C12992" w:rsidRPr="001058B5">
        <w:rPr>
          <w:rFonts w:ascii="Arial" w:hAnsi="Arial" w:cs="Arial"/>
          <w:sz w:val="18"/>
        </w:rPr>
        <w:t xml:space="preserve"> </w:t>
      </w:r>
      <w:hyperlink w:anchor="_bookmark326" w:history="1">
        <w:r w:rsidR="00C12992" w:rsidRPr="001058B5">
          <w:rPr>
            <w:rFonts w:ascii="Arial" w:hAnsi="Arial" w:cs="Arial"/>
            <w:sz w:val="18"/>
          </w:rPr>
          <w:t>configuring for SYSDBA or SYSOPER</w:t>
        </w:r>
      </w:hyperlink>
    </w:p>
    <w:p w14:paraId="561DEB0D" w14:textId="77777777" w:rsidR="008C539B" w:rsidRPr="001058B5" w:rsidRDefault="008D1AB8">
      <w:pPr>
        <w:spacing w:line="220" w:lineRule="exact"/>
        <w:ind w:left="1300"/>
        <w:rPr>
          <w:rFonts w:ascii="Arial" w:hAnsi="Arial" w:cs="Arial"/>
          <w:sz w:val="18"/>
        </w:rPr>
      </w:pPr>
      <w:hyperlink w:anchor="_bookmark326" w:history="1">
        <w:r w:rsidR="00C12992" w:rsidRPr="001058B5">
          <w:rPr>
            <w:rFonts w:ascii="Arial" w:hAnsi="Arial" w:cs="Arial"/>
            <w:sz w:val="18"/>
          </w:rPr>
          <w:t>access, 3-23</w:t>
        </w:r>
      </w:hyperlink>
    </w:p>
    <w:p w14:paraId="54CF3D65" w14:textId="77777777" w:rsidR="008C539B" w:rsidRPr="001058B5" w:rsidRDefault="008D1AB8">
      <w:pPr>
        <w:spacing w:before="1" w:line="235" w:lineRule="auto"/>
        <w:ind w:left="700" w:right="1494" w:firstLine="240"/>
        <w:rPr>
          <w:rFonts w:ascii="Arial" w:hAnsi="Arial" w:cs="Arial"/>
          <w:sz w:val="18"/>
        </w:rPr>
      </w:pPr>
      <w:hyperlink w:anchor="_bookmark2190" w:history="1">
        <w:r w:rsidR="00C12992" w:rsidRPr="001058B5">
          <w:rPr>
            <w:rFonts w:ascii="Arial" w:hAnsi="Arial" w:cs="Arial"/>
            <w:sz w:val="18"/>
          </w:rPr>
          <w:t>password management, 10-9</w:t>
        </w:r>
      </w:hyperlink>
      <w:r w:rsidR="00C12992" w:rsidRPr="001058B5">
        <w:rPr>
          <w:rFonts w:ascii="Arial" w:hAnsi="Arial" w:cs="Arial"/>
          <w:sz w:val="18"/>
        </w:rPr>
        <w:t xml:space="preserve"> key generation</w:t>
      </w:r>
    </w:p>
    <w:p w14:paraId="2D732635" w14:textId="77777777" w:rsidR="008C539B" w:rsidRPr="001058B5" w:rsidRDefault="008D1AB8">
      <w:pPr>
        <w:spacing w:before="2" w:line="235" w:lineRule="auto"/>
        <w:ind w:left="700" w:right="2542" w:firstLine="240"/>
        <w:rPr>
          <w:rFonts w:ascii="Arial" w:hAnsi="Arial" w:cs="Arial"/>
          <w:sz w:val="18"/>
        </w:rPr>
      </w:pPr>
      <w:hyperlink w:anchor="_bookmark1565" w:history="1">
        <w:r w:rsidR="00C12992" w:rsidRPr="001058B5">
          <w:rPr>
            <w:rFonts w:ascii="Arial" w:hAnsi="Arial" w:cs="Arial"/>
            <w:sz w:val="18"/>
          </w:rPr>
          <w:t>encryption, 8-4</w:t>
        </w:r>
      </w:hyperlink>
      <w:r w:rsidR="00C12992" w:rsidRPr="001058B5">
        <w:rPr>
          <w:rFonts w:ascii="Arial" w:hAnsi="Arial" w:cs="Arial"/>
          <w:sz w:val="18"/>
        </w:rPr>
        <w:t xml:space="preserve"> key storage</w:t>
      </w:r>
    </w:p>
    <w:p w14:paraId="358D82EA" w14:textId="77777777" w:rsidR="008C539B" w:rsidRPr="001058B5" w:rsidRDefault="008D1AB8">
      <w:pPr>
        <w:spacing w:line="237" w:lineRule="auto"/>
        <w:ind w:left="700" w:right="2542" w:firstLine="240"/>
        <w:rPr>
          <w:rFonts w:ascii="Arial" w:hAnsi="Arial" w:cs="Arial"/>
          <w:sz w:val="18"/>
        </w:rPr>
      </w:pPr>
      <w:hyperlink w:anchor="_bookmark1569" w:history="1">
        <w:r w:rsidR="00C12992" w:rsidRPr="001058B5">
          <w:rPr>
            <w:rFonts w:ascii="Arial" w:hAnsi="Arial" w:cs="Arial"/>
            <w:sz w:val="18"/>
          </w:rPr>
          <w:t>encryption, 8-5</w:t>
        </w:r>
      </w:hyperlink>
      <w:r w:rsidR="00C12992" w:rsidRPr="001058B5">
        <w:rPr>
          <w:rFonts w:ascii="Arial" w:hAnsi="Arial" w:cs="Arial"/>
          <w:sz w:val="18"/>
        </w:rPr>
        <w:t xml:space="preserve"> key transmission</w:t>
      </w:r>
    </w:p>
    <w:p w14:paraId="10E425AD" w14:textId="77777777" w:rsidR="008C539B" w:rsidRPr="001058B5" w:rsidRDefault="008D1AB8">
      <w:pPr>
        <w:spacing w:line="219" w:lineRule="exact"/>
        <w:ind w:left="940"/>
        <w:rPr>
          <w:rFonts w:ascii="Arial" w:hAnsi="Arial" w:cs="Arial"/>
          <w:sz w:val="18"/>
        </w:rPr>
      </w:pPr>
      <w:hyperlink w:anchor="_bookmark1567" w:history="1">
        <w:r w:rsidR="00C12992" w:rsidRPr="001058B5">
          <w:rPr>
            <w:rFonts w:ascii="Arial" w:hAnsi="Arial" w:cs="Arial"/>
            <w:sz w:val="18"/>
          </w:rPr>
          <w:t>encryption, 8-5</w:t>
        </w:r>
      </w:hyperlink>
    </w:p>
    <w:p w14:paraId="1B860915" w14:textId="77777777" w:rsidR="008C539B" w:rsidRPr="001058B5" w:rsidRDefault="008C539B">
      <w:pPr>
        <w:pStyle w:val="BodyText"/>
        <w:spacing w:before="2"/>
        <w:rPr>
          <w:rFonts w:ascii="Arial" w:hAnsi="Arial" w:cs="Arial"/>
          <w:sz w:val="21"/>
        </w:rPr>
      </w:pPr>
    </w:p>
    <w:p w14:paraId="00173D0E" w14:textId="77777777" w:rsidR="008C539B" w:rsidRPr="001058B5" w:rsidRDefault="008D1AB8">
      <w:pPr>
        <w:pStyle w:val="Heading5"/>
        <w:ind w:left="700"/>
      </w:pPr>
      <w:r>
        <w:pict w14:anchorId="47AE4108">
          <v:line id="_x0000_s1054" style="position:absolute;left:0;text-align:left;z-index:6664;mso-position-horizontal-relative:page" from="90.6pt,15.75pt" to="306pt,15.75pt" strokeweight=".48pt">
            <w10:wrap anchorx="page"/>
          </v:line>
        </w:pict>
      </w:r>
      <w:bookmarkStart w:id="2217" w:name="L"/>
      <w:bookmarkEnd w:id="2217"/>
      <w:r w:rsidR="00C12992" w:rsidRPr="001058B5">
        <w:t>L</w:t>
      </w:r>
    </w:p>
    <w:p w14:paraId="168DEE12" w14:textId="77777777" w:rsidR="008C539B" w:rsidRPr="001058B5" w:rsidRDefault="008D1AB8">
      <w:pPr>
        <w:spacing w:before="86" w:line="222" w:lineRule="exact"/>
        <w:ind w:left="700"/>
        <w:rPr>
          <w:rFonts w:ascii="Arial" w:hAnsi="Arial" w:cs="Arial"/>
          <w:sz w:val="18"/>
        </w:rPr>
      </w:pPr>
      <w:hyperlink w:anchor="_bookmark617" w:history="1">
        <w:r w:rsidR="00C12992" w:rsidRPr="001058B5">
          <w:rPr>
            <w:rFonts w:ascii="Arial" w:hAnsi="Arial" w:cs="Arial"/>
            <w:sz w:val="18"/>
          </w:rPr>
          <w:t>LBAC_DBA role, 4-14</w:t>
        </w:r>
      </w:hyperlink>
    </w:p>
    <w:p w14:paraId="5DF2F3EB" w14:textId="77777777" w:rsidR="008C539B" w:rsidRPr="001058B5" w:rsidRDefault="008D1AB8">
      <w:pPr>
        <w:spacing w:before="2" w:line="235" w:lineRule="auto"/>
        <w:ind w:left="940" w:right="1494" w:hanging="240"/>
        <w:rPr>
          <w:rFonts w:ascii="Arial" w:hAnsi="Arial" w:cs="Arial"/>
          <w:sz w:val="18"/>
        </w:rPr>
      </w:pPr>
      <w:hyperlink w:anchor="_bookmark2134" w:history="1">
        <w:r w:rsidR="00C12992" w:rsidRPr="001058B5">
          <w:rPr>
            <w:rFonts w:ascii="Arial" w:hAnsi="Arial" w:cs="Arial"/>
            <w:sz w:val="18"/>
          </w:rPr>
          <w:t>least privilege principle,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4C845B86" w14:textId="77777777" w:rsidR="008C539B" w:rsidRPr="001058B5" w:rsidRDefault="008D1AB8">
      <w:pPr>
        <w:spacing w:line="237" w:lineRule="auto"/>
        <w:ind w:left="940" w:right="1494"/>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0CB8138D" w14:textId="77777777" w:rsidR="008C539B" w:rsidRPr="001058B5" w:rsidRDefault="00C12992">
      <w:pPr>
        <w:spacing w:line="217" w:lineRule="exact"/>
        <w:ind w:left="700"/>
        <w:rPr>
          <w:rFonts w:ascii="Arial" w:hAnsi="Arial" w:cs="Arial"/>
          <w:sz w:val="18"/>
        </w:rPr>
      </w:pPr>
      <w:r w:rsidRPr="001058B5">
        <w:rPr>
          <w:rFonts w:ascii="Arial" w:hAnsi="Arial" w:cs="Arial"/>
          <w:sz w:val="18"/>
        </w:rPr>
        <w:t>libraries</w:t>
      </w:r>
    </w:p>
    <w:p w14:paraId="0CD2C2F8" w14:textId="77777777" w:rsidR="008C539B" w:rsidRPr="001058B5" w:rsidRDefault="008D1AB8">
      <w:pPr>
        <w:spacing w:line="237" w:lineRule="auto"/>
        <w:ind w:left="700" w:right="1494" w:firstLine="240"/>
        <w:rPr>
          <w:rFonts w:ascii="Arial" w:hAnsi="Arial" w:cs="Arial"/>
          <w:sz w:val="18"/>
        </w:rPr>
      </w:pPr>
      <w:hyperlink w:anchor="_bookmark2141" w:history="1">
        <w:r w:rsidR="00C12992" w:rsidRPr="001058B5">
          <w:rPr>
            <w:rFonts w:ascii="Arial" w:hAnsi="Arial" w:cs="Arial"/>
            <w:sz w:val="18"/>
          </w:rPr>
          <w:t>security guidelines, 10-3</w:t>
        </w:r>
      </w:hyperlink>
      <w:r w:rsidR="00C12992" w:rsidRPr="001058B5">
        <w:rPr>
          <w:rFonts w:ascii="Arial" w:hAnsi="Arial" w:cs="Arial"/>
          <w:sz w:val="18"/>
        </w:rPr>
        <w:t xml:space="preserve"> lightweight users</w:t>
      </w:r>
    </w:p>
    <w:p w14:paraId="0C8E6728" w14:textId="77777777" w:rsidR="008C539B" w:rsidRPr="001058B5" w:rsidRDefault="008D1AB8">
      <w:pPr>
        <w:spacing w:line="235" w:lineRule="auto"/>
        <w:ind w:left="940"/>
        <w:rPr>
          <w:rFonts w:ascii="Arial" w:hAnsi="Arial" w:cs="Arial"/>
          <w:sz w:val="18"/>
        </w:rPr>
      </w:pPr>
      <w:hyperlink w:anchor="_bookmark1303" w:history="1">
        <w:r w:rsidR="00C12992" w:rsidRPr="001058B5">
          <w:rPr>
            <w:rFonts w:ascii="Arial" w:hAnsi="Arial" w:cs="Arial"/>
            <w:sz w:val="18"/>
          </w:rPr>
          <w:t>example using a global application context, 6-35</w:t>
        </w:r>
      </w:hyperlink>
      <w:r w:rsidR="00C12992" w:rsidRPr="001058B5">
        <w:rPr>
          <w:rFonts w:ascii="Arial" w:hAnsi="Arial" w:cs="Arial"/>
          <w:sz w:val="18"/>
        </w:rPr>
        <w:t xml:space="preserve"> </w:t>
      </w:r>
      <w:hyperlink w:anchor="_bookmark1486" w:history="1">
        <w:r w:rsidR="00C12992" w:rsidRPr="001058B5">
          <w:rPr>
            <w:rFonts w:ascii="Arial" w:hAnsi="Arial" w:cs="Arial"/>
            <w:sz w:val="18"/>
          </w:rPr>
          <w:t>Lightweight Directory Access Protocol</w:t>
        </w:r>
      </w:hyperlink>
    </w:p>
    <w:p w14:paraId="4E1832D0" w14:textId="77777777" w:rsidR="008C539B" w:rsidRPr="001058B5" w:rsidRDefault="008D1AB8">
      <w:pPr>
        <w:spacing w:line="220" w:lineRule="exact"/>
        <w:ind w:left="1302" w:right="2419"/>
        <w:jc w:val="center"/>
        <w:rPr>
          <w:rFonts w:ascii="Arial" w:hAnsi="Arial" w:cs="Arial"/>
          <w:sz w:val="18"/>
        </w:rPr>
      </w:pPr>
      <w:hyperlink w:anchor="_bookmark1486" w:history="1">
        <w:r w:rsidR="00C12992" w:rsidRPr="001058B5">
          <w:rPr>
            <w:rFonts w:ascii="Arial" w:hAnsi="Arial" w:cs="Arial"/>
            <w:sz w:val="18"/>
          </w:rPr>
          <w:t>(LDAP),   7-28</w:t>
        </w:r>
      </w:hyperlink>
    </w:p>
    <w:p w14:paraId="116221C5" w14:textId="77777777" w:rsidR="008C539B" w:rsidRPr="001058B5" w:rsidRDefault="00C12992">
      <w:pPr>
        <w:spacing w:line="220" w:lineRule="exact"/>
        <w:ind w:left="700"/>
        <w:rPr>
          <w:rFonts w:ascii="Arial" w:hAnsi="Arial" w:cs="Arial"/>
          <w:sz w:val="18"/>
        </w:rPr>
      </w:pPr>
      <w:r w:rsidRPr="001058B5">
        <w:rPr>
          <w:rFonts w:ascii="Arial" w:hAnsi="Arial" w:cs="Arial"/>
          <w:sz w:val="18"/>
        </w:rPr>
        <w:t>listener</w:t>
      </w:r>
    </w:p>
    <w:p w14:paraId="7CB62BA0" w14:textId="77777777" w:rsidR="008C539B" w:rsidRPr="001058B5" w:rsidRDefault="008D1AB8">
      <w:pPr>
        <w:spacing w:line="220" w:lineRule="exact"/>
        <w:ind w:left="940"/>
        <w:rPr>
          <w:rFonts w:ascii="Arial" w:hAnsi="Arial" w:cs="Arial"/>
          <w:sz w:val="18"/>
        </w:rPr>
      </w:pPr>
      <w:hyperlink w:anchor="_bookmark2249" w:history="1">
        <w:r w:rsidR="00C12992" w:rsidRPr="001058B5">
          <w:rPr>
            <w:rFonts w:ascii="Arial" w:hAnsi="Arial" w:cs="Arial"/>
            <w:sz w:val="18"/>
          </w:rPr>
          <w:t>not an Oracle owner, 10-15</w:t>
        </w:r>
      </w:hyperlink>
    </w:p>
    <w:p w14:paraId="73B487A4" w14:textId="77777777" w:rsidR="008C539B" w:rsidRPr="001058B5" w:rsidRDefault="008D1AB8">
      <w:pPr>
        <w:spacing w:line="235" w:lineRule="auto"/>
        <w:ind w:left="940" w:right="288"/>
        <w:rPr>
          <w:rFonts w:ascii="Arial" w:hAnsi="Arial" w:cs="Arial"/>
          <w:sz w:val="18"/>
        </w:rPr>
      </w:pPr>
      <w:hyperlink w:anchor="_bookmark2242" w:history="1">
        <w:r w:rsidR="00C12992" w:rsidRPr="001058B5">
          <w:rPr>
            <w:rFonts w:ascii="Arial" w:hAnsi="Arial" w:cs="Arial"/>
            <w:sz w:val="18"/>
          </w:rPr>
          <w:t>preventing online administration, 10-14</w:t>
        </w:r>
      </w:hyperlink>
      <w:r w:rsidR="00C12992" w:rsidRPr="001058B5">
        <w:rPr>
          <w:rFonts w:ascii="Arial" w:hAnsi="Arial" w:cs="Arial"/>
          <w:sz w:val="18"/>
        </w:rPr>
        <w:t xml:space="preserve"> </w:t>
      </w:r>
      <w:hyperlink w:anchor="_bookmark2250" w:history="1">
        <w:r w:rsidR="00C12992" w:rsidRPr="001058B5">
          <w:rPr>
            <w:rFonts w:ascii="Arial" w:hAnsi="Arial" w:cs="Arial"/>
            <w:sz w:val="18"/>
          </w:rPr>
          <w:t>restrict privileges, 10-15</w:t>
        </w:r>
      </w:hyperlink>
    </w:p>
    <w:p w14:paraId="6FC49BC8" w14:textId="77777777" w:rsidR="008C539B" w:rsidRPr="001058B5" w:rsidRDefault="008D1AB8">
      <w:pPr>
        <w:spacing w:line="237" w:lineRule="auto"/>
        <w:ind w:left="700" w:right="931" w:firstLine="240"/>
        <w:rPr>
          <w:rFonts w:ascii="Arial" w:hAnsi="Arial" w:cs="Arial"/>
          <w:sz w:val="18"/>
        </w:rPr>
      </w:pPr>
      <w:hyperlink w:anchor="_bookmark2260" w:history="1">
        <w:r w:rsidR="00C12992" w:rsidRPr="001058B5">
          <w:rPr>
            <w:rFonts w:ascii="Arial" w:hAnsi="Arial" w:cs="Arial"/>
            <w:sz w:val="18"/>
          </w:rPr>
          <w:t>secure administration, 10-16</w:t>
        </w:r>
      </w:hyperlink>
      <w:r w:rsidR="00C12992" w:rsidRPr="001058B5">
        <w:rPr>
          <w:rFonts w:ascii="Arial" w:hAnsi="Arial" w:cs="Arial"/>
          <w:sz w:val="18"/>
        </w:rPr>
        <w:t xml:space="preserve"> listener.ora file</w:t>
      </w:r>
    </w:p>
    <w:p w14:paraId="64993593" w14:textId="77777777" w:rsidR="008C539B" w:rsidRPr="001058B5" w:rsidRDefault="008D1AB8">
      <w:pPr>
        <w:spacing w:line="218" w:lineRule="exact"/>
        <w:ind w:left="940"/>
        <w:rPr>
          <w:rFonts w:ascii="Arial" w:hAnsi="Arial" w:cs="Arial"/>
          <w:sz w:val="18"/>
        </w:rPr>
      </w:pPr>
      <w:hyperlink w:anchor="_bookmark2246" w:history="1">
        <w:r w:rsidR="00C12992" w:rsidRPr="001058B5">
          <w:rPr>
            <w:rFonts w:ascii="Arial" w:hAnsi="Arial" w:cs="Arial"/>
            <w:sz w:val="18"/>
          </w:rPr>
          <w:t>administering remotely, 10-14</w:t>
        </w:r>
      </w:hyperlink>
    </w:p>
    <w:p w14:paraId="64A93439" w14:textId="77777777" w:rsidR="008C539B" w:rsidRPr="001058B5" w:rsidRDefault="008D1AB8">
      <w:pPr>
        <w:spacing w:line="220" w:lineRule="exact"/>
        <w:ind w:left="940"/>
        <w:rPr>
          <w:rFonts w:ascii="Arial" w:hAnsi="Arial" w:cs="Arial"/>
          <w:sz w:val="18"/>
        </w:rPr>
      </w:pPr>
      <w:hyperlink w:anchor="_bookmark2278" w:history="1">
        <w:r w:rsidR="00C12992" w:rsidRPr="001058B5">
          <w:rPr>
            <w:rFonts w:ascii="Arial" w:hAnsi="Arial" w:cs="Arial"/>
            <w:sz w:val="18"/>
          </w:rPr>
          <w:t>default location,   10-17</w:t>
        </w:r>
      </w:hyperlink>
    </w:p>
    <w:p w14:paraId="4A455728" w14:textId="77777777" w:rsidR="008C539B" w:rsidRPr="001058B5" w:rsidRDefault="008D1AB8">
      <w:pPr>
        <w:spacing w:line="235" w:lineRule="auto"/>
        <w:ind w:left="940" w:right="288"/>
        <w:rPr>
          <w:rFonts w:ascii="Arial" w:hAnsi="Arial" w:cs="Arial"/>
          <w:sz w:val="18"/>
        </w:rPr>
      </w:pPr>
      <w:hyperlink w:anchor="_bookmark2243" w:history="1">
        <w:r w:rsidR="00C12992" w:rsidRPr="001058B5">
          <w:rPr>
            <w:rFonts w:ascii="Arial" w:hAnsi="Arial" w:cs="Arial"/>
            <w:sz w:val="18"/>
          </w:rPr>
          <w:t>online administration, preventing, 10-14</w:t>
        </w:r>
      </w:hyperlink>
      <w:r w:rsidR="00C12992" w:rsidRPr="001058B5">
        <w:rPr>
          <w:rFonts w:ascii="Arial" w:hAnsi="Arial" w:cs="Arial"/>
          <w:sz w:val="18"/>
        </w:rPr>
        <w:t xml:space="preserve"> </w:t>
      </w:r>
      <w:hyperlink w:anchor="_bookmark2277" w:history="1">
        <w:r w:rsidR="00C12992" w:rsidRPr="001058B5">
          <w:rPr>
            <w:rFonts w:ascii="Arial" w:hAnsi="Arial" w:cs="Arial"/>
            <w:sz w:val="18"/>
          </w:rPr>
          <w:t>TCPS, securing, 10-17</w:t>
        </w:r>
      </w:hyperlink>
    </w:p>
    <w:p w14:paraId="612D7B50" w14:textId="77777777" w:rsidR="008C539B" w:rsidRPr="001058B5" w:rsidRDefault="00C12992">
      <w:pPr>
        <w:spacing w:line="220" w:lineRule="exact"/>
        <w:ind w:left="700"/>
        <w:rPr>
          <w:rFonts w:ascii="Arial" w:hAnsi="Arial" w:cs="Arial"/>
          <w:sz w:val="18"/>
        </w:rPr>
      </w:pPr>
      <w:r w:rsidRPr="001058B5">
        <w:rPr>
          <w:rFonts w:ascii="Arial" w:hAnsi="Arial" w:cs="Arial"/>
          <w:sz w:val="18"/>
        </w:rPr>
        <w:t>LOBS</w:t>
      </w:r>
    </w:p>
    <w:p w14:paraId="28E0877A" w14:textId="77777777" w:rsidR="008C539B" w:rsidRPr="001058B5" w:rsidRDefault="008D1AB8">
      <w:pPr>
        <w:spacing w:before="2" w:line="235" w:lineRule="auto"/>
        <w:ind w:left="700" w:right="2542" w:firstLine="240"/>
        <w:rPr>
          <w:rFonts w:ascii="Arial" w:hAnsi="Arial" w:cs="Arial"/>
          <w:sz w:val="18"/>
        </w:rPr>
      </w:pPr>
      <w:hyperlink w:anchor="_bookmark1906" w:history="1">
        <w:r w:rsidR="00C12992" w:rsidRPr="001058B5">
          <w:rPr>
            <w:rFonts w:ascii="Arial" w:hAnsi="Arial" w:cs="Arial"/>
            <w:sz w:val="18"/>
          </w:rPr>
          <w:t>auditing, 9-38</w:t>
        </w:r>
      </w:hyperlink>
      <w:r w:rsidR="00C12992" w:rsidRPr="001058B5">
        <w:rPr>
          <w:rFonts w:ascii="Arial" w:hAnsi="Arial" w:cs="Arial"/>
          <w:sz w:val="18"/>
        </w:rPr>
        <w:t xml:space="preserve"> lock and expire</w:t>
      </w:r>
    </w:p>
    <w:p w14:paraId="48BA1DE0" w14:textId="77777777" w:rsidR="008C539B" w:rsidRPr="001058B5" w:rsidRDefault="00C12992">
      <w:pPr>
        <w:spacing w:before="70" w:line="235" w:lineRule="auto"/>
        <w:ind w:left="930" w:right="1697"/>
        <w:rPr>
          <w:rFonts w:ascii="Arial" w:hAnsi="Arial" w:cs="Arial"/>
          <w:sz w:val="18"/>
        </w:rPr>
      </w:pPr>
      <w:r w:rsidRPr="001058B5">
        <w:rPr>
          <w:rFonts w:ascii="Arial" w:hAnsi="Arial" w:cs="Arial"/>
        </w:rPr>
        <w:br w:type="column"/>
      </w:r>
      <w:hyperlink w:anchor="_bookmark2157" w:history="1">
        <w:r w:rsidRPr="001058B5">
          <w:rPr>
            <w:rFonts w:ascii="Arial" w:hAnsi="Arial" w:cs="Arial"/>
            <w:sz w:val="18"/>
          </w:rPr>
          <w:t>default accounts, 10-4</w:t>
        </w:r>
      </w:hyperlink>
      <w:r w:rsidRPr="001058B5">
        <w:rPr>
          <w:rFonts w:ascii="Arial" w:hAnsi="Arial" w:cs="Arial"/>
          <w:sz w:val="18"/>
        </w:rPr>
        <w:t xml:space="preserve"> </w:t>
      </w:r>
      <w:hyperlink w:anchor="_bookmark2154" w:history="1">
        <w:r w:rsidRPr="001058B5">
          <w:rPr>
            <w:rFonts w:ascii="Arial" w:hAnsi="Arial" w:cs="Arial"/>
            <w:sz w:val="18"/>
          </w:rPr>
          <w:t>predefined user accounts, 10-4</w:t>
        </w:r>
      </w:hyperlink>
    </w:p>
    <w:p w14:paraId="2718E9F3" w14:textId="77777777" w:rsidR="008C539B" w:rsidRPr="001058B5" w:rsidRDefault="00C12992">
      <w:pPr>
        <w:spacing w:line="220" w:lineRule="exact"/>
        <w:ind w:left="690"/>
        <w:rPr>
          <w:rFonts w:ascii="Arial" w:hAnsi="Arial" w:cs="Arial"/>
          <w:sz w:val="18"/>
        </w:rPr>
      </w:pPr>
      <w:r w:rsidRPr="001058B5">
        <w:rPr>
          <w:rFonts w:ascii="Arial" w:hAnsi="Arial" w:cs="Arial"/>
          <w:sz w:val="18"/>
        </w:rPr>
        <w:t>log files</w:t>
      </w:r>
    </w:p>
    <w:p w14:paraId="01D3E560" w14:textId="77777777" w:rsidR="008C539B" w:rsidRPr="001058B5" w:rsidRDefault="008D1AB8">
      <w:pPr>
        <w:spacing w:before="2" w:line="235" w:lineRule="auto"/>
        <w:ind w:left="930" w:right="1697"/>
        <w:rPr>
          <w:rFonts w:ascii="Arial" w:hAnsi="Arial" w:cs="Arial"/>
          <w:sz w:val="18"/>
        </w:rPr>
      </w:pPr>
      <w:hyperlink w:anchor="_bookmark1718" w:history="1">
        <w:r w:rsidR="00C12992" w:rsidRPr="001058B5">
          <w:rPr>
            <w:rFonts w:ascii="Arial" w:hAnsi="Arial" w:cs="Arial"/>
            <w:sz w:val="18"/>
          </w:rPr>
          <w:t>auditing, default location, 9-17</w:t>
        </w:r>
      </w:hyperlink>
      <w:r w:rsidR="00C12992" w:rsidRPr="001058B5">
        <w:rPr>
          <w:rFonts w:ascii="Arial" w:hAnsi="Arial" w:cs="Arial"/>
          <w:sz w:val="18"/>
        </w:rPr>
        <w:t xml:space="preserve"> </w:t>
      </w:r>
      <w:hyperlink w:anchor="_bookmark2210" w:history="1">
        <w:r w:rsidR="00C12992" w:rsidRPr="001058B5">
          <w:rPr>
            <w:rFonts w:ascii="Arial" w:hAnsi="Arial" w:cs="Arial"/>
            <w:sz w:val="18"/>
          </w:rPr>
          <w:t>owned by trusted user, 10-11</w:t>
        </w:r>
      </w:hyperlink>
      <w:r w:rsidR="00C12992" w:rsidRPr="001058B5">
        <w:rPr>
          <w:rFonts w:ascii="Arial" w:hAnsi="Arial" w:cs="Arial"/>
          <w:sz w:val="18"/>
        </w:rPr>
        <w:t xml:space="preserve"> </w:t>
      </w:r>
      <w:hyperlink w:anchor="_bookmark1980" w:history="1">
        <w:r w:rsidR="00C12992" w:rsidRPr="001058B5">
          <w:rPr>
            <w:rFonts w:ascii="Arial" w:hAnsi="Arial" w:cs="Arial"/>
            <w:sz w:val="18"/>
          </w:rPr>
          <w:t>Windows Event Viewer, 9-54</w:t>
        </w:r>
      </w:hyperlink>
    </w:p>
    <w:p w14:paraId="39133C0A" w14:textId="77777777" w:rsidR="008C539B" w:rsidRPr="001058B5" w:rsidRDefault="008D1AB8">
      <w:pPr>
        <w:spacing w:before="3" w:line="235" w:lineRule="auto"/>
        <w:ind w:left="690" w:right="2424"/>
        <w:rPr>
          <w:rFonts w:ascii="Arial" w:hAnsi="Arial" w:cs="Arial"/>
          <w:sz w:val="18"/>
        </w:rPr>
      </w:pPr>
      <w:hyperlink w:anchor="_bookmark126" w:history="1">
        <w:r w:rsidR="00C12992" w:rsidRPr="001058B5">
          <w:rPr>
            <w:rFonts w:ascii="Arial" w:hAnsi="Arial" w:cs="Arial"/>
            <w:sz w:val="18"/>
          </w:rPr>
          <w:t>logical reads limit, 2-11</w:t>
        </w:r>
      </w:hyperlink>
      <w:r w:rsidR="00C12992" w:rsidRPr="001058B5">
        <w:rPr>
          <w:rFonts w:ascii="Arial" w:hAnsi="Arial" w:cs="Arial"/>
          <w:sz w:val="18"/>
        </w:rPr>
        <w:t xml:space="preserve"> logon triggers</w:t>
      </w:r>
    </w:p>
    <w:p w14:paraId="31F30CE6" w14:textId="77777777" w:rsidR="008C539B" w:rsidRPr="001058B5" w:rsidRDefault="008D1AB8">
      <w:pPr>
        <w:spacing w:before="2" w:line="235" w:lineRule="auto"/>
        <w:ind w:left="930" w:right="1697"/>
        <w:rPr>
          <w:rFonts w:ascii="Arial" w:hAnsi="Arial" w:cs="Arial"/>
          <w:sz w:val="18"/>
        </w:rPr>
      </w:pPr>
      <w:hyperlink w:anchor="_bookmark1775"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196" w:history="1">
        <w:r w:rsidR="00C12992" w:rsidRPr="001058B5">
          <w:rPr>
            <w:rFonts w:ascii="Arial" w:hAnsi="Arial" w:cs="Arial"/>
            <w:sz w:val="18"/>
          </w:rPr>
          <w:t>examples, 6-11</w:t>
        </w:r>
      </w:hyperlink>
    </w:p>
    <w:p w14:paraId="5442A60D" w14:textId="77777777" w:rsidR="008C539B" w:rsidRPr="001058B5" w:rsidRDefault="008D1AB8">
      <w:pPr>
        <w:spacing w:line="237" w:lineRule="auto"/>
        <w:ind w:left="930" w:right="364"/>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10" w:history="1">
        <w:r w:rsidR="00C12992" w:rsidRPr="001058B5">
          <w:rPr>
            <w:rFonts w:ascii="Arial" w:hAnsi="Arial" w:cs="Arial"/>
            <w:sz w:val="18"/>
          </w:rPr>
          <w:t>secure application roles, 4-23</w:t>
        </w:r>
      </w:hyperlink>
    </w:p>
    <w:p w14:paraId="1BE91A0A" w14:textId="77777777" w:rsidR="008C539B" w:rsidRPr="001058B5" w:rsidRDefault="008D1AB8">
      <w:pPr>
        <w:spacing w:line="219" w:lineRule="exact"/>
        <w:ind w:left="690"/>
        <w:rPr>
          <w:rFonts w:ascii="Arial" w:hAnsi="Arial" w:cs="Arial"/>
          <w:sz w:val="18"/>
        </w:rPr>
      </w:pPr>
      <w:hyperlink w:anchor="_bookmark618" w:history="1">
        <w:r w:rsidR="00C12992" w:rsidRPr="001058B5">
          <w:rPr>
            <w:rFonts w:ascii="Arial" w:hAnsi="Arial" w:cs="Arial"/>
            <w:sz w:val="18"/>
          </w:rPr>
          <w:t>LOGSTDBY_ADMINISTRATOR role, 4-14</w:t>
        </w:r>
      </w:hyperlink>
    </w:p>
    <w:p w14:paraId="5898B8E3" w14:textId="77777777" w:rsidR="008C539B" w:rsidRPr="001058B5" w:rsidRDefault="008C539B">
      <w:pPr>
        <w:pStyle w:val="BodyText"/>
        <w:spacing w:before="2"/>
        <w:rPr>
          <w:rFonts w:ascii="Arial" w:hAnsi="Arial" w:cs="Arial"/>
          <w:sz w:val="21"/>
        </w:rPr>
      </w:pPr>
    </w:p>
    <w:p w14:paraId="75F9D2B3" w14:textId="77777777" w:rsidR="008C539B" w:rsidRPr="001058B5" w:rsidRDefault="00C12992">
      <w:pPr>
        <w:pStyle w:val="Heading5"/>
        <w:ind w:left="690"/>
      </w:pPr>
      <w:bookmarkStart w:id="2218" w:name="M"/>
      <w:bookmarkEnd w:id="2218"/>
      <w:r w:rsidRPr="001058B5">
        <w:rPr>
          <w:w w:val="99"/>
        </w:rPr>
        <w:t>M</w:t>
      </w:r>
    </w:p>
    <w:p w14:paraId="0C150EFF" w14:textId="77777777" w:rsidR="008C539B" w:rsidRPr="001058B5" w:rsidRDefault="008C539B">
      <w:pPr>
        <w:pStyle w:val="BodyText"/>
        <w:spacing w:before="11"/>
        <w:rPr>
          <w:rFonts w:ascii="Arial" w:hAnsi="Arial" w:cs="Arial"/>
          <w:b/>
          <w:sz w:val="2"/>
        </w:rPr>
      </w:pPr>
    </w:p>
    <w:p w14:paraId="1EED0AC1" w14:textId="69E7E9E5" w:rsidR="008C539B" w:rsidRPr="001058B5" w:rsidRDefault="008D1AB8">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719D78C6">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anchorlock/>
          </v:group>
        </w:pict>
      </w:r>
    </w:p>
    <w:p w14:paraId="06C257D9"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malicious database administrators</w:t>
      </w:r>
    </w:p>
    <w:p w14:paraId="68B0C91E" w14:textId="77777777" w:rsidR="008C539B" w:rsidRPr="001058B5" w:rsidRDefault="008D1AB8">
      <w:pPr>
        <w:spacing w:before="2" w:line="235" w:lineRule="auto"/>
        <w:ind w:left="690" w:right="1697" w:firstLine="240"/>
        <w:rPr>
          <w:rFonts w:ascii="Arial" w:hAnsi="Arial" w:cs="Arial"/>
          <w:sz w:val="18"/>
        </w:rPr>
      </w:pPr>
      <w:hyperlink w:anchor="_bookmark155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attacks </w:t>
      </w:r>
      <w:hyperlink w:anchor="_bookmark2181" w:history="1">
        <w:r w:rsidR="00C12992" w:rsidRPr="001058B5">
          <w:rPr>
            <w:rFonts w:ascii="Arial" w:hAnsi="Arial" w:cs="Arial"/>
            <w:sz w:val="18"/>
          </w:rPr>
          <w:t>manager default password, 10-9</w:t>
        </w:r>
      </w:hyperlink>
      <w:r w:rsidR="00C12992" w:rsidRPr="001058B5">
        <w:rPr>
          <w:rFonts w:ascii="Arial" w:hAnsi="Arial" w:cs="Arial"/>
          <w:sz w:val="18"/>
        </w:rPr>
        <w:t xml:space="preserve"> mandatory auditing</w:t>
      </w:r>
    </w:p>
    <w:p w14:paraId="612060F5" w14:textId="77777777" w:rsidR="008C539B" w:rsidRPr="001058B5" w:rsidRDefault="008D1AB8">
      <w:pPr>
        <w:spacing w:line="221" w:lineRule="exact"/>
        <w:ind w:left="930"/>
        <w:rPr>
          <w:rFonts w:ascii="Arial" w:hAnsi="Arial" w:cs="Arial"/>
          <w:sz w:val="18"/>
        </w:rPr>
      </w:pPr>
      <w:hyperlink w:anchor="_bookmark1621" w:history="1">
        <w:r w:rsidR="00C12992" w:rsidRPr="001058B5">
          <w:rPr>
            <w:rFonts w:ascii="Arial" w:hAnsi="Arial" w:cs="Arial"/>
            <w:sz w:val="18"/>
          </w:rPr>
          <w:t>about, 9-4</w:t>
        </w:r>
      </w:hyperlink>
    </w:p>
    <w:p w14:paraId="323487C6" w14:textId="77777777" w:rsidR="008C539B" w:rsidRPr="001058B5" w:rsidRDefault="008D1AB8">
      <w:pPr>
        <w:spacing w:before="1" w:line="235" w:lineRule="auto"/>
        <w:ind w:left="690" w:right="2424" w:firstLine="240"/>
        <w:rPr>
          <w:rFonts w:ascii="Arial" w:hAnsi="Arial" w:cs="Arial"/>
          <w:sz w:val="18"/>
        </w:rPr>
      </w:pPr>
      <w:hyperlink w:anchor="_bookmark1626" w:history="1">
        <w:r w:rsidR="00C12992" w:rsidRPr="001058B5">
          <w:rPr>
            <w:rFonts w:ascii="Arial" w:hAnsi="Arial" w:cs="Arial"/>
            <w:sz w:val="18"/>
          </w:rPr>
          <w:t>syslog, written to, 9-4</w:t>
        </w:r>
      </w:hyperlink>
      <w:r w:rsidR="00C12992" w:rsidRPr="001058B5">
        <w:rPr>
          <w:rFonts w:ascii="Arial" w:hAnsi="Arial" w:cs="Arial"/>
          <w:sz w:val="18"/>
        </w:rPr>
        <w:t xml:space="preserve"> memory</w:t>
      </w:r>
    </w:p>
    <w:p w14:paraId="24497892" w14:textId="77777777" w:rsidR="008C539B" w:rsidRPr="001058B5" w:rsidRDefault="008D1AB8">
      <w:pPr>
        <w:spacing w:line="220" w:lineRule="exact"/>
        <w:ind w:left="930"/>
        <w:rPr>
          <w:rFonts w:ascii="Arial" w:hAnsi="Arial" w:cs="Arial"/>
          <w:sz w:val="18"/>
        </w:rPr>
      </w:pPr>
      <w:hyperlink w:anchor="_bookmark179" w:history="1">
        <w:r w:rsidR="00C12992" w:rsidRPr="001058B5">
          <w:rPr>
            <w:rFonts w:ascii="Arial" w:hAnsi="Arial" w:cs="Arial"/>
            <w:sz w:val="18"/>
          </w:rPr>
          <w:t>users, viewing, 2-18</w:t>
        </w:r>
      </w:hyperlink>
    </w:p>
    <w:p w14:paraId="31A33103" w14:textId="77777777" w:rsidR="008C539B" w:rsidRPr="001058B5" w:rsidRDefault="008D1AB8">
      <w:pPr>
        <w:spacing w:before="2" w:line="235" w:lineRule="auto"/>
        <w:ind w:left="1050" w:right="364" w:hanging="360"/>
        <w:rPr>
          <w:rFonts w:ascii="Arial" w:hAnsi="Arial" w:cs="Arial"/>
          <w:sz w:val="18"/>
        </w:rPr>
      </w:pPr>
      <w:hyperlink w:anchor="_bookmark1405" w:history="1">
        <w:r w:rsidR="00C12992" w:rsidRPr="001058B5">
          <w:rPr>
            <w:rFonts w:ascii="Arial" w:hAnsi="Arial" w:cs="Arial"/>
            <w:sz w:val="18"/>
          </w:rPr>
          <w:t>MERGE INTO statement, affected by DBMS_ RLS.ADD_POLICY statement_types parameter, 7-8</w:t>
        </w:r>
      </w:hyperlink>
    </w:p>
    <w:p w14:paraId="5C9C0DDD" w14:textId="77777777" w:rsidR="008C539B" w:rsidRPr="001058B5" w:rsidRDefault="00C12992">
      <w:pPr>
        <w:spacing w:line="221" w:lineRule="exact"/>
        <w:ind w:left="690"/>
        <w:rPr>
          <w:rFonts w:ascii="Arial" w:hAnsi="Arial" w:cs="Arial"/>
          <w:sz w:val="18"/>
        </w:rPr>
      </w:pPr>
      <w:r w:rsidRPr="001058B5">
        <w:rPr>
          <w:rFonts w:ascii="Arial" w:hAnsi="Arial" w:cs="Arial"/>
          <w:sz w:val="18"/>
        </w:rPr>
        <w:t>methods</w:t>
      </w:r>
    </w:p>
    <w:p w14:paraId="69CCC5F4" w14:textId="77777777" w:rsidR="008C539B" w:rsidRPr="001058B5" w:rsidRDefault="008D1AB8">
      <w:pPr>
        <w:spacing w:line="220" w:lineRule="exact"/>
        <w:ind w:left="930"/>
        <w:rPr>
          <w:rFonts w:ascii="Arial" w:hAnsi="Arial" w:cs="Arial"/>
          <w:sz w:val="18"/>
        </w:rPr>
      </w:pPr>
      <w:hyperlink w:anchor="_bookmark776" w:history="1">
        <w:r w:rsidR="00C12992" w:rsidRPr="001058B5">
          <w:rPr>
            <w:rFonts w:ascii="Arial" w:hAnsi="Arial" w:cs="Arial"/>
            <w:sz w:val="18"/>
          </w:rPr>
          <w:t>privileges on, 4-33</w:t>
        </w:r>
      </w:hyperlink>
    </w:p>
    <w:p w14:paraId="6FD30657" w14:textId="77777777" w:rsidR="008C539B" w:rsidRPr="001058B5" w:rsidRDefault="008D1AB8">
      <w:pPr>
        <w:spacing w:line="220" w:lineRule="exact"/>
        <w:ind w:left="690"/>
        <w:rPr>
          <w:rFonts w:ascii="Arial" w:hAnsi="Arial" w:cs="Arial"/>
          <w:sz w:val="18"/>
        </w:rPr>
      </w:pPr>
      <w:hyperlink w:anchor="_bookmark619" w:history="1">
        <w:r w:rsidR="00C12992" w:rsidRPr="001058B5">
          <w:rPr>
            <w:rFonts w:ascii="Arial" w:hAnsi="Arial" w:cs="Arial"/>
            <w:sz w:val="18"/>
          </w:rPr>
          <w:t>MGMT_USER role, 4-14</w:t>
        </w:r>
      </w:hyperlink>
    </w:p>
    <w:p w14:paraId="0DA73C9B" w14:textId="77777777" w:rsidR="008C539B" w:rsidRPr="001058B5" w:rsidRDefault="00C12992">
      <w:pPr>
        <w:spacing w:line="220" w:lineRule="exact"/>
        <w:ind w:left="690"/>
        <w:rPr>
          <w:rFonts w:ascii="Arial" w:hAnsi="Arial" w:cs="Arial"/>
          <w:sz w:val="18"/>
        </w:rPr>
      </w:pPr>
      <w:r w:rsidRPr="001058B5">
        <w:rPr>
          <w:rFonts w:ascii="Arial" w:hAnsi="Arial" w:cs="Arial"/>
          <w:sz w:val="18"/>
        </w:rPr>
        <w:t>middle-tier systems</w:t>
      </w:r>
    </w:p>
    <w:p w14:paraId="63CCC9AB" w14:textId="77777777" w:rsidR="008C539B" w:rsidRPr="001058B5" w:rsidRDefault="008D1AB8">
      <w:pPr>
        <w:spacing w:line="220" w:lineRule="exact"/>
        <w:ind w:left="930"/>
        <w:rPr>
          <w:rFonts w:ascii="Arial" w:hAnsi="Arial" w:cs="Arial"/>
          <w:sz w:val="18"/>
        </w:rPr>
      </w:pPr>
      <w:hyperlink w:anchor="_bookmark472" w:history="1">
        <w:r w:rsidR="00C12992" w:rsidRPr="001058B5">
          <w:rPr>
            <w:rFonts w:ascii="Arial" w:hAnsi="Arial" w:cs="Arial"/>
            <w:sz w:val="18"/>
          </w:rPr>
          <w:t>client identifiers, 3-44</w:t>
        </w:r>
      </w:hyperlink>
    </w:p>
    <w:p w14:paraId="42618A46" w14:textId="77777777" w:rsidR="008C539B" w:rsidRPr="001058B5" w:rsidRDefault="008D1AB8">
      <w:pPr>
        <w:spacing w:line="220" w:lineRule="exact"/>
        <w:ind w:left="930"/>
        <w:rPr>
          <w:rFonts w:ascii="Arial" w:hAnsi="Arial" w:cs="Arial"/>
          <w:sz w:val="18"/>
        </w:rPr>
      </w:pPr>
      <w:hyperlink w:anchor="_bookmark465" w:history="1">
        <w:r w:rsidR="00C12992" w:rsidRPr="001058B5">
          <w:rPr>
            <w:rFonts w:ascii="Arial" w:hAnsi="Arial" w:cs="Arial"/>
            <w:sz w:val="18"/>
          </w:rPr>
          <w:t>enterprise user connections, 3-43</w:t>
        </w:r>
      </w:hyperlink>
    </w:p>
    <w:p w14:paraId="33028183" w14:textId="77777777" w:rsidR="008C539B" w:rsidRPr="001058B5" w:rsidRDefault="008D1AB8">
      <w:pPr>
        <w:spacing w:before="1" w:line="235" w:lineRule="auto"/>
        <w:ind w:left="930"/>
        <w:rPr>
          <w:rFonts w:ascii="Arial" w:hAnsi="Arial" w:cs="Arial"/>
          <w:sz w:val="18"/>
        </w:rPr>
      </w:pPr>
      <w:hyperlink w:anchor="_bookmark464" w:history="1">
        <w:r w:rsidR="00C12992" w:rsidRPr="001058B5">
          <w:rPr>
            <w:rFonts w:ascii="Arial" w:hAnsi="Arial" w:cs="Arial"/>
            <w:sz w:val="18"/>
          </w:rPr>
          <w:t>password-based proxy authentication, 3-43</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privileges, limiting, 3-41</w:t>
        </w:r>
      </w:hyperlink>
    </w:p>
    <w:p w14:paraId="022F4F84" w14:textId="77777777" w:rsidR="008C539B" w:rsidRPr="001058B5" w:rsidRDefault="008D1AB8">
      <w:pPr>
        <w:spacing w:before="2" w:line="235" w:lineRule="auto"/>
        <w:ind w:left="930" w:right="693"/>
        <w:rPr>
          <w:rFonts w:ascii="Arial" w:hAnsi="Arial" w:cs="Arial"/>
          <w:sz w:val="18"/>
        </w:rPr>
      </w:pPr>
      <w:hyperlink w:anchor="_bookmark456" w:history="1">
        <w:r w:rsidR="00C12992" w:rsidRPr="001058B5">
          <w:rPr>
            <w:rFonts w:ascii="Arial" w:hAnsi="Arial" w:cs="Arial"/>
            <w:sz w:val="18"/>
          </w:rPr>
          <w:t>proxies authenticating users,    3-42</w:t>
        </w:r>
      </w:hyperlink>
      <w:hyperlink w:anchor="_bookmark459" w:history="1">
        <w:r w:rsidR="00C12992" w:rsidRPr="001058B5">
          <w:rPr>
            <w:rFonts w:ascii="Arial" w:hAnsi="Arial" w:cs="Arial"/>
            <w:sz w:val="18"/>
          </w:rPr>
          <w:t xml:space="preserve"> proxying but not authenticating users, 3-42</w:t>
        </w:r>
      </w:hyperlink>
      <w:r w:rsidR="00C12992" w:rsidRPr="001058B5">
        <w:rPr>
          <w:rFonts w:ascii="Arial" w:hAnsi="Arial" w:cs="Arial"/>
          <w:sz w:val="18"/>
        </w:rPr>
        <w:t xml:space="preserve"> </w:t>
      </w:r>
      <w:hyperlink w:anchor="_bookmark462" w:history="1">
        <w:r w:rsidR="00C12992" w:rsidRPr="001058B5">
          <w:rPr>
            <w:rFonts w:ascii="Arial" w:hAnsi="Arial" w:cs="Arial"/>
            <w:sz w:val="18"/>
          </w:rPr>
          <w:t>reauthenticating user to database,</w:t>
        </w:r>
        <w:r w:rsidR="00C12992" w:rsidRPr="001058B5">
          <w:rPr>
            <w:rFonts w:ascii="Arial" w:hAnsi="Arial" w:cs="Arial"/>
            <w:spacing w:val="30"/>
            <w:sz w:val="18"/>
          </w:rPr>
          <w:t xml:space="preserve"> </w:t>
        </w:r>
        <w:r w:rsidR="00C12992" w:rsidRPr="001058B5">
          <w:rPr>
            <w:rFonts w:ascii="Arial" w:hAnsi="Arial" w:cs="Arial"/>
            <w:sz w:val="18"/>
          </w:rPr>
          <w:t>3-43</w:t>
        </w:r>
      </w:hyperlink>
    </w:p>
    <w:p w14:paraId="6C0A3505" w14:textId="77777777" w:rsidR="008C539B" w:rsidRPr="001058B5" w:rsidRDefault="008D1AB8">
      <w:pPr>
        <w:spacing w:before="2" w:line="235" w:lineRule="auto"/>
        <w:ind w:left="690" w:firstLine="240"/>
        <w:rPr>
          <w:rFonts w:ascii="Arial" w:hAnsi="Arial" w:cs="Arial"/>
          <w:sz w:val="18"/>
        </w:rPr>
      </w:pPr>
      <w:hyperlink w:anchor="_bookmark1225" w:history="1">
        <w:r w:rsidR="00C12992" w:rsidRPr="001058B5">
          <w:rPr>
            <w:rFonts w:ascii="Arial" w:hAnsi="Arial" w:cs="Arial"/>
            <w:sz w:val="18"/>
          </w:rPr>
          <w:t>USERENV namespace attributes, accessing, 6-17</w:t>
        </w:r>
      </w:hyperlink>
      <w:r w:rsidR="00C12992" w:rsidRPr="001058B5">
        <w:rPr>
          <w:rFonts w:ascii="Arial" w:hAnsi="Arial" w:cs="Arial"/>
          <w:sz w:val="18"/>
        </w:rPr>
        <w:t xml:space="preserve"> monitoring user actions</w:t>
      </w:r>
    </w:p>
    <w:p w14:paraId="5EA0F841" w14:textId="77777777" w:rsidR="008C539B" w:rsidRPr="001058B5" w:rsidRDefault="008D1AB8">
      <w:pPr>
        <w:spacing w:line="237" w:lineRule="auto"/>
        <w:ind w:left="1290" w:hanging="360"/>
        <w:rPr>
          <w:rFonts w:ascii="Arial" w:hAnsi="Arial" w:cs="Arial"/>
          <w:sz w:val="18"/>
        </w:rPr>
      </w:pPr>
      <w:hyperlink w:anchor="_bookmark1606" w:history="1">
        <w:r w:rsidR="00C12992" w:rsidRPr="001058B5">
          <w:rPr>
            <w:rFonts w:ascii="Arial" w:hAnsi="Arial" w:cs="Arial"/>
            <w:i/>
            <w:sz w:val="18"/>
          </w:rPr>
          <w:t xml:space="preserve">See also </w:t>
        </w:r>
      </w:hyperlink>
      <w:r w:rsidR="00C12992" w:rsidRPr="001058B5">
        <w:rPr>
          <w:rFonts w:ascii="Arial" w:hAnsi="Arial" w:cs="Arial"/>
          <w:sz w:val="18"/>
        </w:rPr>
        <w:t>auditing, standard auditing, fine-grained auditing</w:t>
      </w:r>
    </w:p>
    <w:p w14:paraId="6060B4B2" w14:textId="77777777" w:rsidR="008C539B" w:rsidRPr="001058B5" w:rsidRDefault="008D1AB8">
      <w:pPr>
        <w:spacing w:line="235" w:lineRule="auto"/>
        <w:ind w:left="690" w:right="364"/>
        <w:rPr>
          <w:rFonts w:ascii="Arial" w:hAnsi="Arial" w:cs="Arial"/>
          <w:sz w:val="18"/>
        </w:rPr>
      </w:pPr>
      <w:hyperlink w:anchor="_bookmark2259" w:history="1">
        <w:r w:rsidR="00C12992" w:rsidRPr="001058B5">
          <w:rPr>
            <w:rFonts w:ascii="Arial" w:hAnsi="Arial" w:cs="Arial"/>
            <w:sz w:val="18"/>
          </w:rPr>
          <w:t>multiplex multiple-client network sessions, 10-16</w:t>
        </w:r>
      </w:hyperlink>
      <w:r w:rsidR="00C12992" w:rsidRPr="001058B5">
        <w:rPr>
          <w:rFonts w:ascii="Arial" w:hAnsi="Arial" w:cs="Arial"/>
          <w:sz w:val="18"/>
        </w:rPr>
        <w:t xml:space="preserve"> My Oracle Support</w:t>
      </w:r>
    </w:p>
    <w:p w14:paraId="7900FDC2" w14:textId="77777777" w:rsidR="008C539B" w:rsidRPr="001058B5" w:rsidRDefault="008D1AB8">
      <w:pPr>
        <w:spacing w:line="222" w:lineRule="exact"/>
        <w:ind w:left="930"/>
        <w:rPr>
          <w:rFonts w:ascii="Arial" w:hAnsi="Arial" w:cs="Arial"/>
          <w:sz w:val="18"/>
        </w:rPr>
      </w:pPr>
      <w:hyperlink w:anchor="_bookmark2127" w:history="1">
        <w:r w:rsidR="00C12992" w:rsidRPr="001058B5">
          <w:rPr>
            <w:rFonts w:ascii="Arial" w:hAnsi="Arial" w:cs="Arial"/>
            <w:sz w:val="18"/>
          </w:rPr>
          <w:t>security patches, downloading, 10-2</w:t>
        </w:r>
      </w:hyperlink>
    </w:p>
    <w:p w14:paraId="3613E74D" w14:textId="77777777" w:rsidR="008C539B" w:rsidRPr="001058B5" w:rsidRDefault="008C539B">
      <w:pPr>
        <w:pStyle w:val="BodyText"/>
        <w:spacing w:before="2"/>
        <w:rPr>
          <w:rFonts w:ascii="Arial" w:hAnsi="Arial" w:cs="Arial"/>
          <w:sz w:val="21"/>
        </w:rPr>
      </w:pPr>
    </w:p>
    <w:p w14:paraId="349D3723" w14:textId="77777777" w:rsidR="008C539B" w:rsidRPr="001058B5" w:rsidRDefault="00C12992">
      <w:pPr>
        <w:pStyle w:val="Heading5"/>
        <w:ind w:left="690"/>
      </w:pPr>
      <w:bookmarkStart w:id="2219" w:name="N"/>
      <w:bookmarkEnd w:id="2219"/>
      <w:r w:rsidRPr="001058B5">
        <w:rPr>
          <w:w w:val="99"/>
        </w:rPr>
        <w:t>N</w:t>
      </w:r>
    </w:p>
    <w:p w14:paraId="0E58FC1B" w14:textId="77777777" w:rsidR="008C539B" w:rsidRPr="001058B5" w:rsidRDefault="008C539B">
      <w:pPr>
        <w:pStyle w:val="BodyText"/>
        <w:spacing w:before="11"/>
        <w:rPr>
          <w:rFonts w:ascii="Arial" w:hAnsi="Arial" w:cs="Arial"/>
          <w:b/>
          <w:sz w:val="2"/>
        </w:rPr>
      </w:pPr>
    </w:p>
    <w:p w14:paraId="06CC48BE" w14:textId="31150FEC" w:rsidR="008C539B" w:rsidRPr="001058B5" w:rsidRDefault="008D1AB8">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48FD4726">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anchorlock/>
          </v:group>
        </w:pict>
      </w:r>
    </w:p>
    <w:p w14:paraId="660F4596"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Net8</w:t>
      </w:r>
    </w:p>
    <w:p w14:paraId="72ED7DE8" w14:textId="77777777" w:rsidR="008C539B" w:rsidRPr="001058B5" w:rsidRDefault="008D1AB8">
      <w:pPr>
        <w:spacing w:line="237" w:lineRule="auto"/>
        <w:ind w:left="690" w:right="2424" w:firstLine="240"/>
        <w:rPr>
          <w:rFonts w:ascii="Arial" w:hAnsi="Arial" w:cs="Arial"/>
          <w:sz w:val="18"/>
        </w:rPr>
      </w:pPr>
      <w:hyperlink w:anchor="_bookmark2255" w:history="1">
        <w:r w:rsidR="00C12992" w:rsidRPr="001058B5">
          <w:rPr>
            <w:rFonts w:ascii="Arial" w:hAnsi="Arial" w:cs="Arial"/>
            <w:i/>
            <w:sz w:val="18"/>
          </w:rPr>
          <w:t xml:space="preserve">See </w:t>
        </w:r>
      </w:hyperlink>
      <w:r w:rsidR="00C12992" w:rsidRPr="001058B5">
        <w:rPr>
          <w:rFonts w:ascii="Arial" w:hAnsi="Arial" w:cs="Arial"/>
          <w:sz w:val="18"/>
        </w:rPr>
        <w:t>Oracle Net network auditing</w:t>
      </w:r>
    </w:p>
    <w:p w14:paraId="1C041522" w14:textId="77777777" w:rsidR="008C539B" w:rsidRPr="001058B5" w:rsidRDefault="008D1AB8">
      <w:pPr>
        <w:spacing w:line="217" w:lineRule="exact"/>
        <w:ind w:left="930"/>
        <w:rPr>
          <w:rFonts w:ascii="Arial" w:hAnsi="Arial" w:cs="Arial"/>
          <w:sz w:val="18"/>
        </w:rPr>
      </w:pPr>
      <w:hyperlink w:anchor="_bookmark1870" w:history="1">
        <w:r w:rsidR="00C12992" w:rsidRPr="001058B5">
          <w:rPr>
            <w:rFonts w:ascii="Arial" w:hAnsi="Arial" w:cs="Arial"/>
            <w:sz w:val="18"/>
          </w:rPr>
          <w:t>about, 9-34</w:t>
        </w:r>
      </w:hyperlink>
    </w:p>
    <w:p w14:paraId="63AB89E6" w14:textId="77777777" w:rsidR="008C539B" w:rsidRPr="001058B5" w:rsidRDefault="008D1AB8">
      <w:pPr>
        <w:spacing w:line="237" w:lineRule="auto"/>
        <w:ind w:left="690" w:right="2577" w:firstLine="240"/>
        <w:rPr>
          <w:rFonts w:ascii="Arial" w:hAnsi="Arial" w:cs="Arial"/>
          <w:sz w:val="18"/>
        </w:rPr>
      </w:pPr>
      <w:hyperlink w:anchor="_bookmark1877" w:history="1">
        <w:r w:rsidR="00C12992" w:rsidRPr="001058B5">
          <w:rPr>
            <w:rFonts w:ascii="Arial" w:hAnsi="Arial" w:cs="Arial"/>
            <w:sz w:val="18"/>
          </w:rPr>
          <w:t>removing, 9-35</w:t>
        </w:r>
      </w:hyperlink>
      <w:r w:rsidR="00C12992" w:rsidRPr="001058B5">
        <w:rPr>
          <w:rFonts w:ascii="Arial" w:hAnsi="Arial" w:cs="Arial"/>
          <w:sz w:val="18"/>
        </w:rPr>
        <w:t xml:space="preserve"> network authentication</w:t>
      </w:r>
    </w:p>
    <w:p w14:paraId="46D62082" w14:textId="77777777" w:rsidR="008C539B" w:rsidRPr="001058B5" w:rsidRDefault="008D1AB8">
      <w:pPr>
        <w:spacing w:line="235" w:lineRule="auto"/>
        <w:ind w:left="930" w:right="1697"/>
        <w:rPr>
          <w:rFonts w:ascii="Arial" w:hAnsi="Arial" w:cs="Arial"/>
          <w:sz w:val="18"/>
        </w:rPr>
      </w:pPr>
      <w:hyperlink w:anchor="_bookmark406" w:history="1">
        <w:r w:rsidR="00C12992" w:rsidRPr="001058B5">
          <w:rPr>
            <w:rFonts w:ascii="Arial" w:hAnsi="Arial" w:cs="Arial"/>
            <w:sz w:val="18"/>
          </w:rPr>
          <w:t>external authentication, 3-34</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guidelines for securing, 10-9</w:t>
        </w:r>
      </w:hyperlink>
      <w:r w:rsidR="00C12992" w:rsidRPr="001058B5">
        <w:rPr>
          <w:rFonts w:ascii="Arial" w:hAnsi="Arial" w:cs="Arial"/>
          <w:sz w:val="18"/>
        </w:rPr>
        <w:t xml:space="preserve"> </w:t>
      </w: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smart cards, 10-9</w:t>
        </w:r>
      </w:hyperlink>
    </w:p>
    <w:p w14:paraId="1FAA00E8" w14:textId="77777777" w:rsidR="008C539B" w:rsidRPr="001058B5" w:rsidRDefault="008D1AB8">
      <w:pPr>
        <w:ind w:left="930"/>
        <w:rPr>
          <w:rFonts w:ascii="Arial" w:hAnsi="Arial" w:cs="Arial"/>
          <w:sz w:val="18"/>
        </w:rPr>
      </w:pPr>
      <w:hyperlink w:anchor="_bookmark362" w:history="1">
        <w:r w:rsidR="00C12992" w:rsidRPr="001058B5">
          <w:rPr>
            <w:rFonts w:ascii="Arial" w:hAnsi="Arial" w:cs="Arial"/>
            <w:sz w:val="18"/>
          </w:rPr>
          <w:t>third-party services, 3-28</w:t>
        </w:r>
      </w:hyperlink>
    </w:p>
    <w:p w14:paraId="57F18A6A" w14:textId="77777777" w:rsidR="008C539B" w:rsidRPr="001058B5" w:rsidRDefault="008C539B">
      <w:pPr>
        <w:rPr>
          <w:rFonts w:ascii="Arial" w:hAnsi="Arial" w:cs="Arial"/>
          <w:sz w:val="18"/>
        </w:rPr>
        <w:sectPr w:rsidR="008C539B" w:rsidRPr="001058B5">
          <w:headerReference w:type="default" r:id="rId296"/>
          <w:pgSz w:w="12240" w:h="15840"/>
          <w:pgMar w:top="1200" w:right="1060" w:bottom="860" w:left="1100" w:header="0" w:footer="663" w:gutter="0"/>
          <w:cols w:num="2" w:space="720" w:equalWidth="0">
            <w:col w:w="4890" w:space="40"/>
            <w:col w:w="5150"/>
          </w:cols>
        </w:sectPr>
      </w:pPr>
    </w:p>
    <w:p w14:paraId="6857DEF2" w14:textId="77777777" w:rsidR="008C539B" w:rsidRPr="001058B5" w:rsidRDefault="008D1AB8">
      <w:pPr>
        <w:spacing w:before="67" w:line="222" w:lineRule="exact"/>
        <w:ind w:left="340"/>
        <w:rPr>
          <w:rFonts w:ascii="Arial" w:hAnsi="Arial" w:cs="Arial"/>
          <w:sz w:val="18"/>
        </w:rPr>
      </w:pPr>
      <w:hyperlink w:anchor="_bookmark2191" w:history="1">
        <w:r w:rsidR="00C12992" w:rsidRPr="001058B5">
          <w:rPr>
            <w:rFonts w:ascii="Arial" w:hAnsi="Arial" w:cs="Arial"/>
            <w:sz w:val="18"/>
          </w:rPr>
          <w:t>token cards, 10-9</w:t>
        </w:r>
      </w:hyperlink>
    </w:p>
    <w:p w14:paraId="0E10CCF9" w14:textId="77777777" w:rsidR="008C539B" w:rsidRPr="001058B5" w:rsidRDefault="008D1AB8">
      <w:pPr>
        <w:spacing w:before="1" w:line="235" w:lineRule="auto"/>
        <w:ind w:left="100" w:right="1668" w:firstLine="240"/>
        <w:rPr>
          <w:rFonts w:ascii="Arial" w:hAnsi="Arial" w:cs="Arial"/>
          <w:sz w:val="18"/>
        </w:rPr>
      </w:pPr>
      <w:hyperlink w:anchor="_bookmark2191" w:history="1">
        <w:r w:rsidR="00C12992" w:rsidRPr="001058B5">
          <w:rPr>
            <w:rFonts w:ascii="Arial" w:hAnsi="Arial" w:cs="Arial"/>
            <w:sz w:val="18"/>
          </w:rPr>
          <w:t>X.509 certificates, 10-9</w:t>
        </w:r>
      </w:hyperlink>
      <w:r w:rsidR="00C12992" w:rsidRPr="001058B5">
        <w:rPr>
          <w:rFonts w:ascii="Arial" w:hAnsi="Arial" w:cs="Arial"/>
          <w:sz w:val="18"/>
        </w:rPr>
        <w:t xml:space="preserve"> network connections</w:t>
      </w:r>
    </w:p>
    <w:p w14:paraId="359424E1" w14:textId="77777777" w:rsidR="008C539B" w:rsidRPr="001058B5" w:rsidRDefault="008D1AB8">
      <w:pPr>
        <w:spacing w:before="2" w:line="235" w:lineRule="auto"/>
        <w:ind w:left="340"/>
        <w:rPr>
          <w:rFonts w:ascii="Arial" w:hAnsi="Arial" w:cs="Arial"/>
          <w:sz w:val="18"/>
        </w:rPr>
      </w:pPr>
      <w:hyperlink w:anchor="_bookmark2264" w:history="1">
        <w:r w:rsidR="00C12992" w:rsidRPr="001058B5">
          <w:rPr>
            <w:rFonts w:ascii="Arial" w:hAnsi="Arial" w:cs="Arial"/>
            <w:sz w:val="18"/>
          </w:rPr>
          <w:t>denial-of-service (DoS) attacks, addressing, 10-16</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 xml:space="preserve">guidelines for security, 10-13, </w:t>
        </w:r>
      </w:hyperlink>
      <w:hyperlink w:anchor="_bookmark2240" w:history="1">
        <w:r w:rsidR="00C12992" w:rsidRPr="001058B5">
          <w:rPr>
            <w:rFonts w:ascii="Arial" w:hAnsi="Arial" w:cs="Arial"/>
            <w:sz w:val="18"/>
          </w:rPr>
          <w:t>10-14</w:t>
        </w:r>
      </w:hyperlink>
    </w:p>
    <w:p w14:paraId="0F579CF7" w14:textId="77777777" w:rsidR="008C539B" w:rsidRPr="001058B5" w:rsidRDefault="008D1AB8">
      <w:pPr>
        <w:spacing w:line="237" w:lineRule="auto"/>
        <w:ind w:left="100" w:right="2579" w:firstLine="240"/>
        <w:rPr>
          <w:rFonts w:ascii="Arial" w:hAnsi="Arial" w:cs="Arial"/>
          <w:sz w:val="18"/>
        </w:rPr>
      </w:pPr>
      <w:hyperlink w:anchor="_bookmark2241" w:history="1">
        <w:r w:rsidR="00C12992" w:rsidRPr="001058B5">
          <w:rPr>
            <w:rFonts w:ascii="Arial" w:hAnsi="Arial" w:cs="Arial"/>
            <w:sz w:val="18"/>
          </w:rPr>
          <w:t>securing, 10-14</w:t>
        </w:r>
      </w:hyperlink>
      <w:r w:rsidR="00C12992" w:rsidRPr="001058B5">
        <w:rPr>
          <w:rFonts w:ascii="Arial" w:hAnsi="Arial" w:cs="Arial"/>
          <w:sz w:val="18"/>
        </w:rPr>
        <w:t xml:space="preserve"> network IP addresses</w:t>
      </w:r>
    </w:p>
    <w:p w14:paraId="2F2D5F50" w14:textId="77777777" w:rsidR="008C539B" w:rsidRPr="001058B5" w:rsidRDefault="008D1AB8">
      <w:pPr>
        <w:spacing w:line="235" w:lineRule="auto"/>
        <w:ind w:left="100" w:right="1668" w:firstLine="240"/>
        <w:rPr>
          <w:rFonts w:ascii="Arial" w:hAnsi="Arial" w:cs="Arial"/>
          <w:sz w:val="18"/>
        </w:rPr>
      </w:pPr>
      <w:hyperlink w:anchor="_bookmark2261" w:history="1">
        <w:r w:rsidR="00C12992" w:rsidRPr="001058B5">
          <w:rPr>
            <w:rFonts w:ascii="Arial" w:hAnsi="Arial" w:cs="Arial"/>
            <w:sz w:val="18"/>
          </w:rPr>
          <w:t>guidelines for security, 10-16</w:t>
        </w:r>
      </w:hyperlink>
      <w:r w:rsidR="00C12992" w:rsidRPr="001058B5">
        <w:rPr>
          <w:rFonts w:ascii="Arial" w:hAnsi="Arial" w:cs="Arial"/>
          <w:sz w:val="18"/>
        </w:rPr>
        <w:t xml:space="preserve"> </w:t>
      </w:r>
      <w:hyperlink w:anchor="_bookmark6" w:history="1">
        <w:r w:rsidR="00C12992" w:rsidRPr="001058B5">
          <w:rPr>
            <w:rFonts w:ascii="Arial" w:hAnsi="Arial" w:cs="Arial"/>
            <w:sz w:val="18"/>
          </w:rPr>
          <w:t>new features, security, 3-xxv</w:t>
        </w:r>
      </w:hyperlink>
      <w:r w:rsidR="00C12992" w:rsidRPr="001058B5">
        <w:rPr>
          <w:rFonts w:ascii="Arial" w:hAnsi="Arial" w:cs="Arial"/>
          <w:sz w:val="18"/>
        </w:rPr>
        <w:t xml:space="preserve"> NOAUDIT statement</w:t>
      </w:r>
    </w:p>
    <w:p w14:paraId="7AAE40A6" w14:textId="77777777" w:rsidR="008C539B" w:rsidRPr="001058B5" w:rsidRDefault="008D1AB8">
      <w:pPr>
        <w:spacing w:line="221" w:lineRule="exact"/>
        <w:ind w:left="340"/>
        <w:rPr>
          <w:rFonts w:ascii="Arial" w:hAnsi="Arial" w:cs="Arial"/>
          <w:sz w:val="18"/>
        </w:rPr>
      </w:pPr>
      <w:hyperlink w:anchor="_bookmark1754" w:history="1">
        <w:r w:rsidR="00C12992" w:rsidRPr="001058B5">
          <w:rPr>
            <w:rFonts w:ascii="Arial" w:hAnsi="Arial" w:cs="Arial"/>
            <w:sz w:val="18"/>
          </w:rPr>
          <w:t>audit options, removing, 9-23</w:t>
        </w:r>
      </w:hyperlink>
    </w:p>
    <w:p w14:paraId="09F3102D" w14:textId="77777777" w:rsidR="008C539B" w:rsidRPr="001058B5" w:rsidRDefault="008D1AB8">
      <w:pPr>
        <w:spacing w:before="1" w:line="235" w:lineRule="auto"/>
        <w:ind w:left="340"/>
        <w:rPr>
          <w:rFonts w:ascii="Arial" w:hAnsi="Arial" w:cs="Arial"/>
          <w:sz w:val="18"/>
        </w:rPr>
      </w:pPr>
      <w:hyperlink w:anchor="_bookmark1836" w:history="1">
        <w:r w:rsidR="00C12992" w:rsidRPr="001058B5">
          <w:rPr>
            <w:rFonts w:ascii="Arial" w:hAnsi="Arial" w:cs="Arial"/>
            <w:sz w:val="18"/>
          </w:rPr>
          <w:t>default object audit options, disabling, 9-31</w:t>
        </w:r>
      </w:hyperlink>
      <w:r w:rsidR="00C12992" w:rsidRPr="001058B5">
        <w:rPr>
          <w:rFonts w:ascii="Arial" w:hAnsi="Arial" w:cs="Arial"/>
          <w:sz w:val="18"/>
        </w:rPr>
        <w:t xml:space="preserve"> </w:t>
      </w:r>
      <w:hyperlink w:anchor="_bookmark1878" w:history="1">
        <w:r w:rsidR="00C12992" w:rsidRPr="001058B5">
          <w:rPr>
            <w:rFonts w:ascii="Arial" w:hAnsi="Arial" w:cs="Arial"/>
            <w:sz w:val="18"/>
          </w:rPr>
          <w:t>network auditing, removing, 9-35</w:t>
        </w:r>
      </w:hyperlink>
    </w:p>
    <w:p w14:paraId="4CC0492A" w14:textId="77777777" w:rsidR="008C539B" w:rsidRPr="001058B5" w:rsidRDefault="008D1AB8">
      <w:pPr>
        <w:spacing w:line="235" w:lineRule="auto"/>
        <w:ind w:left="340" w:right="1218"/>
        <w:rPr>
          <w:rFonts w:ascii="Arial" w:hAnsi="Arial" w:cs="Arial"/>
          <w:sz w:val="18"/>
        </w:rPr>
      </w:pPr>
      <w:hyperlink w:anchor="_bookmark1835" w:history="1">
        <w:r w:rsidR="00C12992" w:rsidRPr="001058B5">
          <w:rPr>
            <w:rFonts w:ascii="Arial" w:hAnsi="Arial" w:cs="Arial"/>
            <w:sz w:val="18"/>
          </w:rPr>
          <w:t>object auditing, removing, 9-31</w:t>
        </w:r>
      </w:hyperlink>
      <w:r w:rsidR="00C12992" w:rsidRPr="001058B5">
        <w:rPr>
          <w:rFonts w:ascii="Arial" w:hAnsi="Arial" w:cs="Arial"/>
          <w:sz w:val="18"/>
        </w:rPr>
        <w:t xml:space="preserve"> </w:t>
      </w:r>
      <w:hyperlink w:anchor="_bookmark1796" w:history="1">
        <w:r w:rsidR="00C12992" w:rsidRPr="001058B5">
          <w:rPr>
            <w:rFonts w:ascii="Arial" w:hAnsi="Arial" w:cs="Arial"/>
            <w:sz w:val="18"/>
          </w:rPr>
          <w:t>privilege auditing, removing, 9-27</w:t>
        </w:r>
      </w:hyperlink>
      <w:r w:rsidR="00C12992" w:rsidRPr="001058B5">
        <w:rPr>
          <w:rFonts w:ascii="Arial" w:hAnsi="Arial" w:cs="Arial"/>
          <w:sz w:val="18"/>
        </w:rPr>
        <w:t xml:space="preserve"> </w:t>
      </w:r>
      <w:hyperlink w:anchor="_bookmark1779" w:history="1">
        <w:r w:rsidR="00C12992" w:rsidRPr="001058B5">
          <w:rPr>
            <w:rFonts w:ascii="Arial" w:hAnsi="Arial" w:cs="Arial"/>
            <w:sz w:val="18"/>
          </w:rPr>
          <w:t>statement auditing, removing, 9-25</w:t>
        </w:r>
      </w:hyperlink>
    </w:p>
    <w:p w14:paraId="07C3C0A7" w14:textId="77777777" w:rsidR="008C539B" w:rsidRPr="001058B5" w:rsidRDefault="00C12992">
      <w:pPr>
        <w:spacing w:before="1" w:line="237" w:lineRule="auto"/>
        <w:ind w:left="340" w:right="2818" w:hanging="240"/>
        <w:rPr>
          <w:rFonts w:ascii="Arial" w:hAnsi="Arial" w:cs="Arial"/>
          <w:sz w:val="18"/>
        </w:rPr>
      </w:pPr>
      <w:r w:rsidRPr="001058B5">
        <w:rPr>
          <w:rFonts w:ascii="Arial" w:hAnsi="Arial" w:cs="Arial"/>
          <w:sz w:val="18"/>
        </w:rPr>
        <w:t xml:space="preserve">nondatabase users </w:t>
      </w:r>
      <w:hyperlink w:anchor="_bookmark1250" w:history="1">
        <w:r w:rsidRPr="001058B5">
          <w:rPr>
            <w:rFonts w:ascii="Arial" w:hAnsi="Arial" w:cs="Arial"/>
            <w:sz w:val="18"/>
          </w:rPr>
          <w:t>about, 6-22</w:t>
        </w:r>
      </w:hyperlink>
    </w:p>
    <w:p w14:paraId="7BC28BD3" w14:textId="77777777" w:rsidR="008C539B" w:rsidRPr="001058B5" w:rsidRDefault="008D1AB8">
      <w:pPr>
        <w:spacing w:line="235" w:lineRule="auto"/>
        <w:ind w:left="340" w:right="1218"/>
        <w:rPr>
          <w:rFonts w:ascii="Arial" w:hAnsi="Arial" w:cs="Arial"/>
          <w:sz w:val="18"/>
        </w:rPr>
      </w:pPr>
      <w:hyperlink w:anchor="_bookmark1998" w:history="1">
        <w:r w:rsidR="00C12992" w:rsidRPr="001058B5">
          <w:rPr>
            <w:rFonts w:ascii="Arial" w:hAnsi="Arial" w:cs="Arial"/>
            <w:sz w:val="18"/>
          </w:rPr>
          <w:t>audit record information, 9-57</w:t>
        </w:r>
      </w:hyperlink>
      <w:r w:rsidR="00C12992" w:rsidRPr="001058B5">
        <w:rPr>
          <w:rFonts w:ascii="Arial" w:hAnsi="Arial" w:cs="Arial"/>
          <w:sz w:val="18"/>
        </w:rPr>
        <w:t xml:space="preserve"> </w:t>
      </w:r>
      <w:hyperlink w:anchor="_bookmark1962" w:history="1">
        <w:r w:rsidR="00C12992" w:rsidRPr="001058B5">
          <w:rPr>
            <w:rFonts w:ascii="Arial" w:hAnsi="Arial" w:cs="Arial"/>
            <w:sz w:val="18"/>
          </w:rPr>
          <w:t>auditing, 9-50</w:t>
        </w:r>
      </w:hyperlink>
    </w:p>
    <w:p w14:paraId="717B1097" w14:textId="77777777" w:rsidR="008C539B" w:rsidRPr="001058B5" w:rsidRDefault="008D1AB8">
      <w:pPr>
        <w:spacing w:line="220" w:lineRule="exact"/>
        <w:ind w:left="340"/>
        <w:rPr>
          <w:rFonts w:ascii="Arial" w:hAnsi="Arial" w:cs="Arial"/>
          <w:sz w:val="18"/>
        </w:rPr>
      </w:pPr>
      <w:hyperlink w:anchor="_bookmark1291" w:history="1">
        <w:r w:rsidR="00C12992" w:rsidRPr="001058B5">
          <w:rPr>
            <w:rFonts w:ascii="Arial" w:hAnsi="Arial" w:cs="Arial"/>
            <w:sz w:val="18"/>
          </w:rPr>
          <w:t>clearing session data, 6-32</w:t>
        </w:r>
      </w:hyperlink>
    </w:p>
    <w:p w14:paraId="19386346" w14:textId="77777777" w:rsidR="008C539B" w:rsidRPr="001058B5" w:rsidRDefault="008D1AB8">
      <w:pPr>
        <w:spacing w:before="1" w:line="235" w:lineRule="auto"/>
        <w:ind w:left="700" w:right="384" w:hanging="360"/>
        <w:rPr>
          <w:rFonts w:ascii="Arial" w:hAnsi="Arial" w:cs="Arial"/>
          <w:sz w:val="18"/>
        </w:rPr>
      </w:pPr>
      <w:hyperlink w:anchor="_bookmark1321" w:history="1">
        <w:r w:rsidR="00C12992" w:rsidRPr="001058B5">
          <w:rPr>
            <w:rFonts w:ascii="Arial" w:hAnsi="Arial" w:cs="Arial"/>
            <w:sz w:val="18"/>
          </w:rPr>
          <w:t>creating client session-based application</w:t>
        </w:r>
      </w:hyperlink>
      <w:r w:rsidR="00C12992" w:rsidRPr="001058B5">
        <w:rPr>
          <w:rFonts w:ascii="Arial" w:hAnsi="Arial" w:cs="Arial"/>
          <w:sz w:val="18"/>
        </w:rPr>
        <w:t xml:space="preserve"> </w:t>
      </w:r>
      <w:hyperlink w:anchor="_bookmark1321" w:history="1">
        <w:r w:rsidR="00C12992" w:rsidRPr="001058B5">
          <w:rPr>
            <w:rFonts w:ascii="Arial" w:hAnsi="Arial" w:cs="Arial"/>
            <w:sz w:val="18"/>
          </w:rPr>
          <w:t xml:space="preserve">contexts, 6-42 to </w:t>
        </w:r>
      </w:hyperlink>
      <w:hyperlink w:anchor="_bookmark1331" w:history="1">
        <w:r w:rsidR="00C12992" w:rsidRPr="001058B5">
          <w:rPr>
            <w:rFonts w:ascii="Arial" w:hAnsi="Arial" w:cs="Arial"/>
            <w:sz w:val="18"/>
          </w:rPr>
          <w:t>6-44</w:t>
        </w:r>
      </w:hyperlink>
    </w:p>
    <w:p w14:paraId="234535FE" w14:textId="77777777" w:rsidR="008C539B" w:rsidRPr="001058B5" w:rsidRDefault="00C12992">
      <w:pPr>
        <w:spacing w:before="2" w:line="235" w:lineRule="auto"/>
        <w:ind w:left="580" w:right="1668" w:hanging="240"/>
        <w:rPr>
          <w:rFonts w:ascii="Arial" w:hAnsi="Arial" w:cs="Arial"/>
          <w:sz w:val="18"/>
        </w:rPr>
      </w:pPr>
      <w:r w:rsidRPr="001058B5">
        <w:rPr>
          <w:rFonts w:ascii="Arial" w:hAnsi="Arial" w:cs="Arial"/>
          <w:sz w:val="18"/>
        </w:rPr>
        <w:t xml:space="preserve">global application contexts </w:t>
      </w:r>
      <w:hyperlink w:anchor="_bookmark1288" w:history="1">
        <w:r w:rsidRPr="001058B5">
          <w:rPr>
            <w:rFonts w:ascii="Arial" w:hAnsi="Arial" w:cs="Arial"/>
            <w:sz w:val="18"/>
          </w:rPr>
          <w:t>package example, 6-29</w:t>
        </w:r>
      </w:hyperlink>
      <w:r w:rsidRPr="001058B5">
        <w:rPr>
          <w:rFonts w:ascii="Arial" w:hAnsi="Arial" w:cs="Arial"/>
          <w:sz w:val="18"/>
        </w:rPr>
        <w:t xml:space="preserve"> </w:t>
      </w:r>
      <w:hyperlink w:anchor="_bookmark1251" w:history="1">
        <w:r w:rsidRPr="001058B5">
          <w:rPr>
            <w:rFonts w:ascii="Arial" w:hAnsi="Arial" w:cs="Arial"/>
            <w:sz w:val="18"/>
          </w:rPr>
          <w:t>reason for using, 6-22</w:t>
        </w:r>
      </w:hyperlink>
      <w:r w:rsidRPr="001058B5">
        <w:rPr>
          <w:rFonts w:ascii="Arial" w:hAnsi="Arial" w:cs="Arial"/>
          <w:sz w:val="18"/>
        </w:rPr>
        <w:t xml:space="preserve"> </w:t>
      </w:r>
      <w:hyperlink w:anchor="_bookmark1286" w:history="1">
        <w:r w:rsidRPr="001058B5">
          <w:rPr>
            <w:rFonts w:ascii="Arial" w:hAnsi="Arial" w:cs="Arial"/>
            <w:sz w:val="18"/>
          </w:rPr>
          <w:t>setting, 6-28</w:t>
        </w:r>
      </w:hyperlink>
    </w:p>
    <w:p w14:paraId="313528A4" w14:textId="77777777" w:rsidR="008C539B" w:rsidRPr="001058B5" w:rsidRDefault="008D1AB8">
      <w:pPr>
        <w:spacing w:line="221" w:lineRule="exact"/>
        <w:ind w:left="580"/>
        <w:rPr>
          <w:rFonts w:ascii="Arial" w:hAnsi="Arial" w:cs="Arial"/>
          <w:sz w:val="18"/>
        </w:rPr>
      </w:pPr>
      <w:hyperlink w:anchor="_bookmark1304" w:history="1">
        <w:r w:rsidR="00C12992" w:rsidRPr="001058B5">
          <w:rPr>
            <w:rFonts w:ascii="Arial" w:hAnsi="Arial" w:cs="Arial"/>
            <w:sz w:val="18"/>
          </w:rPr>
          <w:t>tutorial, 6-35</w:t>
        </w:r>
      </w:hyperlink>
    </w:p>
    <w:p w14:paraId="5F64ED79" w14:textId="77777777" w:rsidR="008C539B" w:rsidRPr="001058B5" w:rsidRDefault="00C12992">
      <w:pPr>
        <w:spacing w:line="237" w:lineRule="auto"/>
        <w:ind w:left="580" w:right="384" w:hanging="240"/>
        <w:rPr>
          <w:rFonts w:ascii="Arial" w:hAnsi="Arial" w:cs="Arial"/>
          <w:sz w:val="18"/>
        </w:rPr>
      </w:pPr>
      <w:r w:rsidRPr="001058B5">
        <w:rPr>
          <w:rFonts w:ascii="Arial" w:hAnsi="Arial" w:cs="Arial"/>
          <w:sz w:val="18"/>
        </w:rPr>
        <w:t>One Big Application User authentication</w:t>
      </w:r>
      <w:hyperlink w:anchor="_bookmark1536" w:history="1">
        <w:r w:rsidRPr="001058B5">
          <w:rPr>
            <w:rFonts w:ascii="Arial" w:hAnsi="Arial" w:cs="Arial"/>
            <w:sz w:val="18"/>
          </w:rPr>
          <w:t xml:space="preserve"> about, 7-38</w:t>
        </w:r>
      </w:hyperlink>
    </w:p>
    <w:p w14:paraId="3DF72940" w14:textId="77777777" w:rsidR="008C539B" w:rsidRPr="001058B5" w:rsidRDefault="008D1AB8">
      <w:pPr>
        <w:spacing w:line="235" w:lineRule="auto"/>
        <w:ind w:left="580" w:right="1218"/>
        <w:rPr>
          <w:rFonts w:ascii="Arial" w:hAnsi="Arial" w:cs="Arial"/>
          <w:sz w:val="18"/>
        </w:rPr>
      </w:pPr>
      <w:hyperlink w:anchor="_bookmark1002" w:history="1">
        <w:r w:rsidR="00C12992" w:rsidRPr="001058B5">
          <w:rPr>
            <w:rFonts w:ascii="Arial" w:hAnsi="Arial" w:cs="Arial"/>
            <w:sz w:val="18"/>
          </w:rPr>
          <w:t>features compromised by, 5-2</w:t>
        </w:r>
      </w:hyperlink>
      <w:r w:rsidR="00C12992" w:rsidRPr="001058B5">
        <w:rPr>
          <w:rFonts w:ascii="Arial" w:hAnsi="Arial" w:cs="Arial"/>
          <w:sz w:val="18"/>
        </w:rPr>
        <w:t xml:space="preserve"> </w:t>
      </w:r>
      <w:hyperlink w:anchor="_bookmark999" w:history="1">
        <w:r w:rsidR="00C12992" w:rsidRPr="001058B5">
          <w:rPr>
            <w:rFonts w:ascii="Arial" w:hAnsi="Arial" w:cs="Arial"/>
            <w:sz w:val="18"/>
          </w:rPr>
          <w:t>security risks, 5-2</w:t>
        </w:r>
      </w:hyperlink>
    </w:p>
    <w:p w14:paraId="4DF6647A" w14:textId="77777777" w:rsidR="008C539B" w:rsidRPr="001058B5" w:rsidRDefault="00C12992">
      <w:pPr>
        <w:spacing w:before="1" w:line="235" w:lineRule="auto"/>
        <w:ind w:left="580" w:right="1218" w:hanging="240"/>
        <w:rPr>
          <w:rFonts w:ascii="Arial" w:hAnsi="Arial" w:cs="Arial"/>
          <w:sz w:val="18"/>
        </w:rPr>
      </w:pPr>
      <w:r w:rsidRPr="001058B5">
        <w:rPr>
          <w:rFonts w:ascii="Arial" w:hAnsi="Arial" w:cs="Arial"/>
          <w:sz w:val="18"/>
        </w:rPr>
        <w:t xml:space="preserve">Oracle Virtual Private Database </w:t>
      </w:r>
      <w:hyperlink w:anchor="_bookmark1539" w:history="1">
        <w:r w:rsidRPr="001058B5">
          <w:rPr>
            <w:rFonts w:ascii="Arial" w:hAnsi="Arial" w:cs="Arial"/>
            <w:sz w:val="18"/>
          </w:rPr>
          <w:t>how it works with, 7-38</w:t>
        </w:r>
      </w:hyperlink>
    </w:p>
    <w:p w14:paraId="00796933" w14:textId="77777777" w:rsidR="008C539B" w:rsidRPr="001058B5" w:rsidRDefault="008D1AB8">
      <w:pPr>
        <w:spacing w:line="220" w:lineRule="exact"/>
        <w:ind w:left="580"/>
        <w:rPr>
          <w:rFonts w:ascii="Arial" w:hAnsi="Arial" w:cs="Arial"/>
          <w:sz w:val="18"/>
        </w:rPr>
      </w:pPr>
      <w:hyperlink w:anchor="_bookmark1490" w:history="1">
        <w:r w:rsidR="00C12992" w:rsidRPr="001058B5">
          <w:rPr>
            <w:rFonts w:ascii="Arial" w:hAnsi="Arial" w:cs="Arial"/>
            <w:sz w:val="18"/>
          </w:rPr>
          <w:t>tutorial for creating a policy group,   7-28</w:t>
        </w:r>
      </w:hyperlink>
    </w:p>
    <w:p w14:paraId="4CC58AF0" w14:textId="77777777" w:rsidR="008C539B" w:rsidRPr="001058B5" w:rsidRDefault="008D1AB8">
      <w:pPr>
        <w:spacing w:line="222" w:lineRule="exact"/>
        <w:ind w:left="340"/>
        <w:rPr>
          <w:rFonts w:ascii="Arial" w:hAnsi="Arial" w:cs="Arial"/>
          <w:sz w:val="18"/>
        </w:rPr>
      </w:pPr>
      <w:hyperlink w:anchor="_bookmark1252"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 identifiers</w:t>
      </w:r>
    </w:p>
    <w:p w14:paraId="517008FB" w14:textId="77777777" w:rsidR="008C539B" w:rsidRPr="001058B5" w:rsidRDefault="008C539B">
      <w:pPr>
        <w:pStyle w:val="BodyText"/>
        <w:spacing w:before="2"/>
        <w:rPr>
          <w:rFonts w:ascii="Arial" w:hAnsi="Arial" w:cs="Arial"/>
          <w:sz w:val="21"/>
        </w:rPr>
      </w:pPr>
    </w:p>
    <w:p w14:paraId="52156AC9" w14:textId="77777777" w:rsidR="008C539B" w:rsidRPr="001058B5" w:rsidRDefault="00C12992">
      <w:pPr>
        <w:pStyle w:val="Heading5"/>
        <w:spacing w:before="1"/>
      </w:pPr>
      <w:bookmarkStart w:id="2220" w:name="O"/>
      <w:bookmarkEnd w:id="2220"/>
      <w:r w:rsidRPr="001058B5">
        <w:t>O</w:t>
      </w:r>
    </w:p>
    <w:p w14:paraId="1AAE868D" w14:textId="77777777" w:rsidR="008C539B" w:rsidRPr="001058B5" w:rsidRDefault="008C539B">
      <w:pPr>
        <w:pStyle w:val="BodyText"/>
        <w:spacing w:before="11"/>
        <w:rPr>
          <w:rFonts w:ascii="Arial" w:hAnsi="Arial" w:cs="Arial"/>
          <w:b/>
          <w:sz w:val="2"/>
        </w:rPr>
      </w:pPr>
    </w:p>
    <w:p w14:paraId="346C876B" w14:textId="6B1EDE8E" w:rsidR="008C539B" w:rsidRPr="001058B5" w:rsidRDefault="008D1AB8">
      <w:pPr>
        <w:pStyle w:val="BodyText"/>
        <w:spacing w:line="20" w:lineRule="exact"/>
        <w:ind w:left="107" w:right="-68"/>
        <w:rPr>
          <w:rFonts w:ascii="Arial" w:hAnsi="Arial" w:cs="Arial"/>
          <w:sz w:val="2"/>
        </w:rPr>
      </w:pPr>
      <w:r>
        <w:rPr>
          <w:rFonts w:ascii="Arial" w:hAnsi="Arial" w:cs="Arial"/>
          <w:sz w:val="2"/>
        </w:rPr>
      </w:r>
      <w:r>
        <w:rPr>
          <w:rFonts w:ascii="Arial" w:hAnsi="Arial" w:cs="Arial"/>
          <w:sz w:val="2"/>
        </w:rPr>
        <w:pict w14:anchorId="79B4481D">
          <v:group id="_x0000_s1046" style="width:215.4pt;height:.5pt;mso-position-horizontal-relative:char;mso-position-vertical-relative:line" coordsize="4308,10">
            <v:line id="_x0000_s1047" style="position:absolute" from="0,5" to="4308,5" strokeweight=".48pt"/>
            <w10:anchorlock/>
          </v:group>
        </w:pict>
      </w:r>
    </w:p>
    <w:p w14:paraId="4293F68D" w14:textId="77777777" w:rsidR="008C539B" w:rsidRPr="001058B5" w:rsidRDefault="00C12992">
      <w:pPr>
        <w:spacing w:before="35" w:line="235" w:lineRule="auto"/>
        <w:ind w:left="460" w:hanging="360"/>
        <w:rPr>
          <w:rFonts w:ascii="Arial" w:hAnsi="Arial" w:cs="Arial"/>
          <w:sz w:val="18"/>
        </w:rPr>
      </w:pPr>
      <w:r w:rsidRPr="001058B5">
        <w:rPr>
          <w:rFonts w:ascii="Arial" w:hAnsi="Arial" w:cs="Arial"/>
          <w:sz w:val="18"/>
        </w:rPr>
        <w:t>O7_DICTIONARY_ACCESSIBILITY initialization parameter</w:t>
      </w:r>
    </w:p>
    <w:p w14:paraId="41666187" w14:textId="77777777" w:rsidR="008C539B" w:rsidRPr="001058B5" w:rsidRDefault="008D1AB8">
      <w:pPr>
        <w:spacing w:line="220" w:lineRule="exact"/>
        <w:ind w:left="340"/>
        <w:rPr>
          <w:rFonts w:ascii="Arial" w:hAnsi="Arial" w:cs="Arial"/>
          <w:sz w:val="18"/>
        </w:rPr>
      </w:pPr>
      <w:hyperlink w:anchor="_bookmark515" w:history="1">
        <w:r w:rsidR="00C12992" w:rsidRPr="001058B5">
          <w:rPr>
            <w:rFonts w:ascii="Arial" w:hAnsi="Arial" w:cs="Arial"/>
            <w:sz w:val="18"/>
          </w:rPr>
          <w:t>about,   4-3</w:t>
        </w:r>
      </w:hyperlink>
    </w:p>
    <w:p w14:paraId="0FB85DE0" w14:textId="77777777" w:rsidR="008C539B" w:rsidRPr="001058B5" w:rsidRDefault="008D1AB8">
      <w:pPr>
        <w:spacing w:before="1" w:line="235" w:lineRule="auto"/>
        <w:ind w:left="340" w:right="384"/>
        <w:rPr>
          <w:rFonts w:ascii="Arial" w:hAnsi="Arial" w:cs="Arial"/>
          <w:sz w:val="18"/>
        </w:rPr>
      </w:pPr>
      <w:hyperlink w:anchor="_bookmark1612" w:history="1">
        <w:r w:rsidR="00C12992" w:rsidRPr="001058B5">
          <w:rPr>
            <w:rFonts w:ascii="Arial" w:hAnsi="Arial" w:cs="Arial"/>
            <w:sz w:val="18"/>
          </w:rPr>
          <w:t xml:space="preserve">auditing privileges on SYS objects, 9-3, </w:t>
        </w:r>
      </w:hyperlink>
      <w:hyperlink w:anchor="_bookmark1647" w:history="1">
        <w:r w:rsidR="00C12992" w:rsidRPr="001058B5">
          <w:rPr>
            <w:rFonts w:ascii="Arial" w:hAnsi="Arial" w:cs="Arial"/>
            <w:sz w:val="18"/>
          </w:rPr>
          <w:t>9-7</w:t>
        </w:r>
      </w:hyperlink>
      <w:r w:rsidR="00C12992" w:rsidRPr="001058B5">
        <w:rPr>
          <w:rFonts w:ascii="Arial" w:hAnsi="Arial" w:cs="Arial"/>
          <w:sz w:val="18"/>
        </w:rPr>
        <w:t xml:space="preserve"> </w:t>
      </w:r>
      <w:hyperlink w:anchor="_bookmark2200" w:history="1">
        <w:r w:rsidR="00C12992" w:rsidRPr="001058B5">
          <w:rPr>
            <w:rFonts w:ascii="Arial" w:hAnsi="Arial" w:cs="Arial"/>
            <w:sz w:val="18"/>
          </w:rPr>
          <w:t>data dictionary protection, 10-10</w:t>
        </w:r>
      </w:hyperlink>
    </w:p>
    <w:p w14:paraId="2EF60815" w14:textId="77777777" w:rsidR="008C539B" w:rsidRPr="001058B5" w:rsidRDefault="008D1AB8">
      <w:pPr>
        <w:spacing w:line="220" w:lineRule="exact"/>
        <w:ind w:left="340"/>
        <w:rPr>
          <w:rFonts w:ascii="Arial" w:hAnsi="Arial" w:cs="Arial"/>
          <w:sz w:val="18"/>
        </w:rPr>
      </w:pPr>
      <w:hyperlink w:anchor="_bookmark2203" w:history="1">
        <w:r w:rsidR="00C12992" w:rsidRPr="001058B5">
          <w:rPr>
            <w:rFonts w:ascii="Arial" w:hAnsi="Arial" w:cs="Arial"/>
            <w:sz w:val="18"/>
          </w:rPr>
          <w:t>default setting, 10-10</w:t>
        </w:r>
      </w:hyperlink>
    </w:p>
    <w:p w14:paraId="2FA0DFD4" w14:textId="77777777" w:rsidR="008C539B" w:rsidRPr="001058B5" w:rsidRDefault="008D1AB8">
      <w:pPr>
        <w:spacing w:before="2" w:line="235" w:lineRule="auto"/>
        <w:ind w:left="100" w:right="1218" w:firstLine="240"/>
        <w:rPr>
          <w:rFonts w:ascii="Arial" w:hAnsi="Arial" w:cs="Arial"/>
          <w:sz w:val="18"/>
        </w:rPr>
      </w:pPr>
      <w:hyperlink w:anchor="_bookmark515" w:history="1">
        <w:r w:rsidR="00C12992" w:rsidRPr="001058B5">
          <w:rPr>
            <w:rFonts w:ascii="Arial" w:hAnsi="Arial" w:cs="Arial"/>
            <w:sz w:val="18"/>
          </w:rPr>
          <w:t>securing data dictionary with, 4-3</w:t>
        </w:r>
      </w:hyperlink>
      <w:r w:rsidR="00C12992" w:rsidRPr="001058B5">
        <w:rPr>
          <w:rFonts w:ascii="Arial" w:hAnsi="Arial" w:cs="Arial"/>
          <w:sz w:val="18"/>
        </w:rPr>
        <w:t xml:space="preserve"> object columns</w:t>
      </w:r>
    </w:p>
    <w:p w14:paraId="49B78575" w14:textId="77777777" w:rsidR="008C539B" w:rsidRPr="001058B5" w:rsidRDefault="008D1AB8">
      <w:pPr>
        <w:spacing w:line="220" w:lineRule="exact"/>
        <w:ind w:left="340"/>
        <w:rPr>
          <w:rFonts w:ascii="Arial" w:hAnsi="Arial" w:cs="Arial"/>
          <w:sz w:val="18"/>
        </w:rPr>
      </w:pPr>
      <w:hyperlink w:anchor="_bookmark1906" w:history="1">
        <w:r w:rsidR="00C12992" w:rsidRPr="001058B5">
          <w:rPr>
            <w:rFonts w:ascii="Arial" w:hAnsi="Arial" w:cs="Arial"/>
            <w:sz w:val="18"/>
          </w:rPr>
          <w:t>auditing, 9-38</w:t>
        </w:r>
      </w:hyperlink>
    </w:p>
    <w:p w14:paraId="2087B13F" w14:textId="77777777" w:rsidR="008C539B" w:rsidRPr="001058B5" w:rsidRDefault="008D1AB8">
      <w:pPr>
        <w:spacing w:line="220" w:lineRule="exact"/>
        <w:ind w:left="100"/>
        <w:rPr>
          <w:rFonts w:ascii="Arial" w:hAnsi="Arial" w:cs="Arial"/>
          <w:sz w:val="18"/>
        </w:rPr>
      </w:pPr>
      <w:hyperlink w:anchor="_bookmark2136" w:history="1">
        <w:r w:rsidR="00C12992" w:rsidRPr="001058B5">
          <w:rPr>
            <w:rFonts w:ascii="Arial" w:hAnsi="Arial" w:cs="Arial"/>
            <w:sz w:val="18"/>
          </w:rPr>
          <w:t>object privileges, 10-2</w:t>
        </w:r>
      </w:hyperlink>
    </w:p>
    <w:p w14:paraId="10A78C44" w14:textId="77777777" w:rsidR="008C539B" w:rsidRPr="001058B5" w:rsidRDefault="008D1AB8">
      <w:pPr>
        <w:spacing w:line="220" w:lineRule="exact"/>
        <w:ind w:left="340"/>
        <w:rPr>
          <w:rFonts w:ascii="Arial" w:hAnsi="Arial" w:cs="Arial"/>
          <w:sz w:val="18"/>
        </w:rPr>
      </w:pPr>
      <w:hyperlink w:anchor="_bookmark720" w:history="1">
        <w:r w:rsidR="00C12992" w:rsidRPr="001058B5">
          <w:rPr>
            <w:rFonts w:ascii="Arial" w:hAnsi="Arial" w:cs="Arial"/>
            <w:sz w:val="18"/>
          </w:rPr>
          <w:t>about, 4-24</w:t>
        </w:r>
      </w:hyperlink>
    </w:p>
    <w:p w14:paraId="06BCC008" w14:textId="77777777" w:rsidR="008C539B" w:rsidRPr="001058B5" w:rsidRDefault="008D1AB8">
      <w:pPr>
        <w:spacing w:before="2" w:line="235" w:lineRule="auto"/>
        <w:ind w:left="340" w:right="384"/>
        <w:rPr>
          <w:rFonts w:ascii="Arial" w:hAnsi="Arial" w:cs="Arial"/>
          <w:sz w:val="18"/>
        </w:rPr>
      </w:pPr>
      <w:hyperlink w:anchor="_bookmark818" w:history="1">
        <w:r w:rsidR="00C12992" w:rsidRPr="001058B5">
          <w:rPr>
            <w:rFonts w:ascii="Arial" w:hAnsi="Arial" w:cs="Arial"/>
            <w:sz w:val="18"/>
          </w:rPr>
          <w:t>granting on behalf of the owner, 4-39</w:t>
        </w:r>
      </w:hyperlink>
      <w:r w:rsidR="00C12992" w:rsidRPr="001058B5">
        <w:rPr>
          <w:rFonts w:ascii="Arial" w:hAnsi="Arial" w:cs="Arial"/>
          <w:sz w:val="18"/>
        </w:rPr>
        <w:t xml:space="preserve"> </w:t>
      </w:r>
      <w:hyperlink w:anchor="_bookmark1072" w:history="1">
        <w:r w:rsidR="00C12992" w:rsidRPr="001058B5">
          <w:rPr>
            <w:rFonts w:ascii="Arial" w:hAnsi="Arial" w:cs="Arial"/>
            <w:sz w:val="18"/>
          </w:rPr>
          <w:t>managing, 5-16</w:t>
        </w:r>
      </w:hyperlink>
    </w:p>
    <w:p w14:paraId="121FB6A5" w14:textId="77777777" w:rsidR="008C539B" w:rsidRPr="001058B5" w:rsidRDefault="008D1AB8">
      <w:pPr>
        <w:spacing w:line="220" w:lineRule="exact"/>
        <w:ind w:left="340"/>
        <w:rPr>
          <w:rFonts w:ascii="Arial" w:hAnsi="Arial" w:cs="Arial"/>
          <w:sz w:val="18"/>
        </w:rPr>
      </w:pPr>
      <w:hyperlink w:anchor="_bookmark828" w:history="1">
        <w:r w:rsidR="00C12992" w:rsidRPr="001058B5">
          <w:rPr>
            <w:rFonts w:ascii="Arial" w:hAnsi="Arial" w:cs="Arial"/>
            <w:sz w:val="18"/>
          </w:rPr>
          <w:t>revoking, 4-42</w:t>
        </w:r>
      </w:hyperlink>
    </w:p>
    <w:p w14:paraId="65AE9335" w14:textId="77777777" w:rsidR="008C539B" w:rsidRPr="001058B5" w:rsidRDefault="008D1AB8">
      <w:pPr>
        <w:spacing w:before="2" w:line="235" w:lineRule="auto"/>
        <w:ind w:left="340" w:right="1218"/>
        <w:rPr>
          <w:rFonts w:ascii="Arial" w:hAnsi="Arial" w:cs="Arial"/>
          <w:sz w:val="18"/>
        </w:rPr>
      </w:pPr>
      <w:hyperlink w:anchor="_bookmark832" w:history="1">
        <w:r w:rsidR="00C12992" w:rsidRPr="001058B5">
          <w:rPr>
            <w:rFonts w:ascii="Arial" w:hAnsi="Arial" w:cs="Arial"/>
            <w:sz w:val="18"/>
          </w:rPr>
          <w:t>revoking on behalf of owner, 4-42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privileges, 4-24</w:t>
        </w:r>
      </w:hyperlink>
    </w:p>
    <w:p w14:paraId="75524C17" w14:textId="77777777" w:rsidR="008C539B" w:rsidRPr="001058B5" w:rsidRDefault="008D1AB8">
      <w:pPr>
        <w:spacing w:before="2" w:line="235" w:lineRule="auto"/>
        <w:ind w:left="340" w:right="1502"/>
        <w:rPr>
          <w:rFonts w:ascii="Arial" w:hAnsi="Arial" w:cs="Arial"/>
          <w:sz w:val="18"/>
        </w:rPr>
      </w:pPr>
      <w:hyperlink w:anchor="_bookmark720" w:history="1">
        <w:r w:rsidR="00C12992" w:rsidRPr="001058B5">
          <w:rPr>
            <w:rFonts w:ascii="Arial" w:hAnsi="Arial" w:cs="Arial"/>
            <w:i/>
            <w:sz w:val="18"/>
          </w:rPr>
          <w:t xml:space="preserve">See also </w:t>
        </w:r>
      </w:hyperlink>
      <w:r w:rsidR="00C12992" w:rsidRPr="001058B5">
        <w:rPr>
          <w:rFonts w:ascii="Arial" w:hAnsi="Arial" w:cs="Arial"/>
          <w:sz w:val="18"/>
        </w:rPr>
        <w:t xml:space="preserve">schema object privileges </w:t>
      </w:r>
      <w:hyperlink w:anchor="_bookmark727" w:history="1">
        <w:r w:rsidR="00C12992" w:rsidRPr="001058B5">
          <w:rPr>
            <w:rFonts w:ascii="Arial" w:hAnsi="Arial" w:cs="Arial"/>
            <w:sz w:val="18"/>
          </w:rPr>
          <w:t>synonyms, 4-25</w:t>
        </w:r>
      </w:hyperlink>
    </w:p>
    <w:p w14:paraId="713E0783" w14:textId="77777777" w:rsidR="008C539B" w:rsidRPr="001058B5" w:rsidRDefault="00C12992">
      <w:pPr>
        <w:spacing w:line="220" w:lineRule="exact"/>
        <w:ind w:left="100"/>
        <w:rPr>
          <w:rFonts w:ascii="Arial" w:hAnsi="Arial" w:cs="Arial"/>
          <w:sz w:val="18"/>
        </w:rPr>
      </w:pPr>
      <w:r w:rsidRPr="001058B5">
        <w:rPr>
          <w:rFonts w:ascii="Arial" w:hAnsi="Arial" w:cs="Arial"/>
          <w:sz w:val="18"/>
        </w:rPr>
        <w:t>objects</w:t>
      </w:r>
    </w:p>
    <w:p w14:paraId="73B321DA" w14:textId="77777777" w:rsidR="008C539B" w:rsidRPr="001058B5" w:rsidRDefault="008D1AB8">
      <w:pPr>
        <w:spacing w:before="2" w:line="235" w:lineRule="auto"/>
        <w:ind w:left="340" w:right="384"/>
        <w:rPr>
          <w:rFonts w:ascii="Arial" w:hAnsi="Arial" w:cs="Arial"/>
          <w:sz w:val="18"/>
        </w:rPr>
      </w:pPr>
      <w:hyperlink w:anchor="_bookmark1072" w:history="1">
        <w:r w:rsidR="00C12992" w:rsidRPr="001058B5">
          <w:rPr>
            <w:rFonts w:ascii="Arial" w:hAnsi="Arial" w:cs="Arial"/>
            <w:sz w:val="18"/>
          </w:rPr>
          <w:t>applications, managing privileges in, 5-16</w:t>
        </w:r>
      </w:hyperlink>
      <w:r w:rsidR="00C12992" w:rsidRPr="001058B5">
        <w:rPr>
          <w:rFonts w:ascii="Arial" w:hAnsi="Arial" w:cs="Arial"/>
          <w:sz w:val="18"/>
        </w:rPr>
        <w:t xml:space="preserve"> </w:t>
      </w:r>
      <w:hyperlink w:anchor="_bookmark1081" w:history="1">
        <w:r w:rsidR="00C12992" w:rsidRPr="001058B5">
          <w:rPr>
            <w:rFonts w:ascii="Arial" w:hAnsi="Arial" w:cs="Arial"/>
            <w:sz w:val="18"/>
          </w:rPr>
          <w:t>granting privileges, 5-17</w:t>
        </w:r>
      </w:hyperlink>
    </w:p>
    <w:p w14:paraId="3A268C60"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73E4132B" w14:textId="77777777" w:rsidR="008C539B" w:rsidRPr="001058B5" w:rsidRDefault="008D1AB8">
      <w:pPr>
        <w:spacing w:line="220" w:lineRule="exact"/>
        <w:ind w:left="580"/>
        <w:rPr>
          <w:rFonts w:ascii="Arial" w:hAnsi="Arial" w:cs="Arial"/>
          <w:sz w:val="18"/>
        </w:rPr>
      </w:pPr>
      <w:hyperlink w:anchor="_bookmark1076" w:history="1">
        <w:r w:rsidR="00C12992" w:rsidRPr="001058B5">
          <w:rPr>
            <w:rFonts w:ascii="Arial" w:hAnsi="Arial" w:cs="Arial"/>
            <w:sz w:val="18"/>
          </w:rPr>
          <w:t>applications, 5-16</w:t>
        </w:r>
      </w:hyperlink>
    </w:p>
    <w:p w14:paraId="0FC03FBA" w14:textId="77777777" w:rsidR="008C539B" w:rsidRPr="001058B5" w:rsidRDefault="008D1AB8">
      <w:pPr>
        <w:spacing w:line="220" w:lineRule="exact"/>
        <w:ind w:left="580"/>
        <w:rPr>
          <w:rFonts w:ascii="Arial" w:hAnsi="Arial" w:cs="Arial"/>
          <w:sz w:val="18"/>
        </w:rPr>
      </w:pPr>
      <w:hyperlink w:anchor="_bookmark776" w:history="1">
        <w:r w:rsidR="00C12992" w:rsidRPr="001058B5">
          <w:rPr>
            <w:rFonts w:ascii="Arial" w:hAnsi="Arial" w:cs="Arial"/>
            <w:sz w:val="18"/>
          </w:rPr>
          <w:t>managing, 4-33</w:t>
        </w:r>
      </w:hyperlink>
    </w:p>
    <w:p w14:paraId="5D5973A6" w14:textId="77777777" w:rsidR="008C539B" w:rsidRPr="001058B5" w:rsidRDefault="008D1AB8">
      <w:pPr>
        <w:spacing w:before="2" w:line="235" w:lineRule="auto"/>
        <w:ind w:left="340" w:right="1922"/>
        <w:jc w:val="both"/>
        <w:rPr>
          <w:rFonts w:ascii="Arial" w:hAnsi="Arial" w:cs="Arial"/>
          <w:sz w:val="18"/>
        </w:rPr>
      </w:pPr>
      <w:hyperlink w:anchor="_bookmark1067" w:history="1">
        <w:r w:rsidR="00C12992" w:rsidRPr="001058B5">
          <w:rPr>
            <w:rFonts w:ascii="Arial" w:hAnsi="Arial" w:cs="Arial"/>
            <w:sz w:val="18"/>
          </w:rPr>
          <w:t>protecting in shared schemas, 5-16</w:t>
        </w:r>
      </w:hyperlink>
      <w:r w:rsidR="00C12992" w:rsidRPr="001058B5">
        <w:rPr>
          <w:rFonts w:ascii="Arial" w:hAnsi="Arial" w:cs="Arial"/>
          <w:sz w:val="18"/>
        </w:rPr>
        <w:t xml:space="preserve"> </w:t>
      </w:r>
      <w:hyperlink w:anchor="_bookmark1061" w:history="1">
        <w:r w:rsidR="00C12992" w:rsidRPr="001058B5">
          <w:rPr>
            <w:rFonts w:ascii="Arial" w:hAnsi="Arial" w:cs="Arial"/>
            <w:sz w:val="18"/>
          </w:rPr>
          <w:t>protecting in unique schemas, 5-15</w:t>
        </w:r>
      </w:hyperlink>
      <w:r w:rsidR="00C12992" w:rsidRPr="001058B5">
        <w:rPr>
          <w:rFonts w:ascii="Arial" w:hAnsi="Arial" w:cs="Arial"/>
          <w:sz w:val="18"/>
        </w:rPr>
        <w:t xml:space="preserve"> </w:t>
      </w:r>
      <w:hyperlink w:anchor="_bookmark522" w:history="1">
        <w:r w:rsidR="00C12992" w:rsidRPr="001058B5">
          <w:rPr>
            <w:rFonts w:ascii="Arial" w:hAnsi="Arial" w:cs="Arial"/>
            <w:sz w:val="18"/>
          </w:rPr>
          <w:t>SYS schema, access to, 4-4</w:t>
        </w:r>
      </w:hyperlink>
    </w:p>
    <w:p w14:paraId="4BB6802B" w14:textId="77777777" w:rsidR="008C539B" w:rsidRPr="001058B5" w:rsidRDefault="008D1AB8">
      <w:pPr>
        <w:spacing w:line="221" w:lineRule="exact"/>
        <w:ind w:left="100"/>
        <w:rPr>
          <w:rFonts w:ascii="Arial" w:hAnsi="Arial" w:cs="Arial"/>
          <w:sz w:val="18"/>
        </w:rPr>
      </w:pPr>
      <w:hyperlink w:anchor="_bookmark620" w:history="1">
        <w:r w:rsidR="00C12992" w:rsidRPr="001058B5">
          <w:rPr>
            <w:rFonts w:ascii="Arial" w:hAnsi="Arial" w:cs="Arial"/>
            <w:sz w:val="18"/>
          </w:rPr>
          <w:t>OEM_ADVISOR role, 4-14</w:t>
        </w:r>
      </w:hyperlink>
    </w:p>
    <w:p w14:paraId="335FDBCC" w14:textId="77777777" w:rsidR="008C539B" w:rsidRPr="001058B5" w:rsidRDefault="008D1AB8">
      <w:pPr>
        <w:spacing w:line="220" w:lineRule="exact"/>
        <w:ind w:left="100"/>
        <w:rPr>
          <w:rFonts w:ascii="Arial" w:hAnsi="Arial" w:cs="Arial"/>
          <w:sz w:val="18"/>
        </w:rPr>
      </w:pPr>
      <w:hyperlink w:anchor="_bookmark621" w:history="1">
        <w:r w:rsidR="00C12992" w:rsidRPr="001058B5">
          <w:rPr>
            <w:rFonts w:ascii="Arial" w:hAnsi="Arial" w:cs="Arial"/>
            <w:sz w:val="18"/>
          </w:rPr>
          <w:t>OEM_MONITOR role, 4-14</w:t>
        </w:r>
      </w:hyperlink>
    </w:p>
    <w:p w14:paraId="7F7FE358" w14:textId="77777777" w:rsidR="008C539B" w:rsidRPr="001058B5" w:rsidRDefault="008D1AB8">
      <w:pPr>
        <w:spacing w:line="220" w:lineRule="exact"/>
        <w:ind w:left="100"/>
        <w:rPr>
          <w:rFonts w:ascii="Arial" w:hAnsi="Arial" w:cs="Arial"/>
          <w:sz w:val="18"/>
        </w:rPr>
      </w:pPr>
      <w:hyperlink w:anchor="_bookmark622" w:history="1">
        <w:r w:rsidR="00C12992" w:rsidRPr="001058B5">
          <w:rPr>
            <w:rFonts w:ascii="Arial" w:hAnsi="Arial" w:cs="Arial"/>
            <w:sz w:val="18"/>
          </w:rPr>
          <w:t>OLAP_DBA role, 4-14</w:t>
        </w:r>
      </w:hyperlink>
    </w:p>
    <w:p w14:paraId="684196AF" w14:textId="77777777" w:rsidR="008C539B" w:rsidRPr="001058B5" w:rsidRDefault="008D1AB8">
      <w:pPr>
        <w:spacing w:line="220" w:lineRule="exact"/>
        <w:ind w:left="100"/>
        <w:rPr>
          <w:rFonts w:ascii="Arial" w:hAnsi="Arial" w:cs="Arial"/>
          <w:sz w:val="18"/>
        </w:rPr>
      </w:pPr>
      <w:hyperlink w:anchor="_bookmark623" w:history="1">
        <w:r w:rsidR="00C12992" w:rsidRPr="001058B5">
          <w:rPr>
            <w:rFonts w:ascii="Arial" w:hAnsi="Arial" w:cs="Arial"/>
            <w:sz w:val="18"/>
          </w:rPr>
          <w:t>OLAP_USER role, 4-14</w:t>
        </w:r>
      </w:hyperlink>
    </w:p>
    <w:p w14:paraId="373EB12F" w14:textId="77777777" w:rsidR="008C539B" w:rsidRPr="001058B5" w:rsidRDefault="008D1AB8">
      <w:pPr>
        <w:spacing w:line="220" w:lineRule="exact"/>
        <w:ind w:left="100"/>
        <w:rPr>
          <w:rFonts w:ascii="Arial" w:hAnsi="Arial" w:cs="Arial"/>
          <w:sz w:val="18"/>
        </w:rPr>
      </w:pPr>
      <w:hyperlink w:anchor="_bookmark624" w:history="1">
        <w:r w:rsidR="00C12992" w:rsidRPr="001058B5">
          <w:rPr>
            <w:rFonts w:ascii="Arial" w:hAnsi="Arial" w:cs="Arial"/>
            <w:sz w:val="18"/>
          </w:rPr>
          <w:t>OLAP_XS_ADMIN role, 4-14</w:t>
        </w:r>
      </w:hyperlink>
    </w:p>
    <w:p w14:paraId="7B202A58" w14:textId="77777777" w:rsidR="008C539B" w:rsidRPr="001058B5" w:rsidRDefault="00C12992">
      <w:pPr>
        <w:spacing w:line="220" w:lineRule="exact"/>
        <w:ind w:left="100"/>
        <w:rPr>
          <w:rFonts w:ascii="Arial" w:hAnsi="Arial" w:cs="Arial"/>
          <w:sz w:val="18"/>
        </w:rPr>
      </w:pPr>
      <w:r w:rsidRPr="001058B5">
        <w:rPr>
          <w:rFonts w:ascii="Arial" w:hAnsi="Arial" w:cs="Arial"/>
          <w:sz w:val="18"/>
        </w:rPr>
        <w:t>One Big Application User authentication</w:t>
      </w:r>
    </w:p>
    <w:p w14:paraId="1C055CBE" w14:textId="77777777" w:rsidR="008C539B" w:rsidRPr="001058B5" w:rsidRDefault="008D1AB8">
      <w:pPr>
        <w:spacing w:before="1" w:line="235" w:lineRule="auto"/>
        <w:ind w:left="99" w:right="2854" w:firstLine="31"/>
        <w:jc w:val="center"/>
        <w:rPr>
          <w:rFonts w:ascii="Arial" w:hAnsi="Arial" w:cs="Arial"/>
          <w:sz w:val="18"/>
        </w:rPr>
      </w:pPr>
      <w:hyperlink w:anchor="_bookmark1241" w:history="1">
        <w:r w:rsidR="00C12992" w:rsidRPr="001058B5">
          <w:rPr>
            <w:rFonts w:ascii="Arial" w:hAnsi="Arial" w:cs="Arial"/>
            <w:i/>
            <w:sz w:val="18"/>
          </w:rPr>
          <w:t xml:space="preserve">See </w:t>
        </w:r>
      </w:hyperlink>
      <w:r w:rsidR="00C12992" w:rsidRPr="001058B5">
        <w:rPr>
          <w:rFonts w:ascii="Arial" w:hAnsi="Arial" w:cs="Arial"/>
          <w:sz w:val="18"/>
        </w:rPr>
        <w:t xml:space="preserve">nondatabase users operating system audit trail </w:t>
      </w:r>
      <w:hyperlink w:anchor="_bookmark2038" w:history="1">
        <w:r w:rsidR="00C12992" w:rsidRPr="001058B5">
          <w:rPr>
            <w:rFonts w:ascii="Arial" w:hAnsi="Arial" w:cs="Arial"/>
            <w:sz w:val="18"/>
          </w:rPr>
          <w:t>age, controlling, 9-64</w:t>
        </w:r>
      </w:hyperlink>
    </w:p>
    <w:p w14:paraId="14C3B8B9" w14:textId="77777777" w:rsidR="008C539B" w:rsidRPr="001058B5" w:rsidRDefault="008D1AB8">
      <w:pPr>
        <w:spacing w:before="3" w:line="235" w:lineRule="auto"/>
        <w:ind w:left="700" w:right="836" w:hanging="360"/>
        <w:rPr>
          <w:rFonts w:ascii="Arial" w:hAnsi="Arial" w:cs="Arial"/>
          <w:sz w:val="18"/>
        </w:rPr>
      </w:pPr>
      <w:hyperlink w:anchor="_bookmark1690" w:history="1">
        <w:r w:rsidR="00C12992" w:rsidRPr="001058B5">
          <w:rPr>
            <w:rFonts w:ascii="Arial" w:hAnsi="Arial" w:cs="Arial"/>
            <w:sz w:val="18"/>
          </w:rPr>
          <w:t>audited actions in common with database audit trail, 9-11</w:t>
        </w:r>
      </w:hyperlink>
    </w:p>
    <w:p w14:paraId="33924090" w14:textId="77777777" w:rsidR="008C539B" w:rsidRPr="001058B5" w:rsidRDefault="008D1AB8">
      <w:pPr>
        <w:spacing w:before="2" w:line="235" w:lineRule="auto"/>
        <w:ind w:left="100" w:right="2594" w:firstLine="240"/>
        <w:rPr>
          <w:rFonts w:ascii="Arial" w:hAnsi="Arial" w:cs="Arial"/>
          <w:sz w:val="18"/>
        </w:rPr>
      </w:pPr>
      <w:hyperlink w:anchor="_bookmark2035" w:history="1">
        <w:r w:rsidR="00C12992" w:rsidRPr="001058B5">
          <w:rPr>
            <w:rFonts w:ascii="Arial" w:hAnsi="Arial" w:cs="Arial"/>
            <w:sz w:val="18"/>
          </w:rPr>
          <w:t>size, controlling, 9-62</w:t>
        </w:r>
      </w:hyperlink>
      <w:r w:rsidR="00C12992" w:rsidRPr="001058B5">
        <w:rPr>
          <w:rFonts w:ascii="Arial" w:hAnsi="Arial" w:cs="Arial"/>
          <w:sz w:val="18"/>
        </w:rPr>
        <w:t xml:space="preserve"> operating systems</w:t>
      </w:r>
    </w:p>
    <w:p w14:paraId="0CC3A65D" w14:textId="77777777" w:rsidR="008C539B" w:rsidRPr="001058B5" w:rsidRDefault="008D1AB8">
      <w:pPr>
        <w:spacing w:line="237" w:lineRule="auto"/>
        <w:ind w:left="340" w:right="3279"/>
        <w:rPr>
          <w:rFonts w:ascii="Arial" w:hAnsi="Arial" w:cs="Arial"/>
          <w:sz w:val="18"/>
        </w:rPr>
      </w:pPr>
      <w:hyperlink w:anchor="_bookmark851" w:history="1">
        <w:r w:rsidR="00C12992" w:rsidRPr="001058B5">
          <w:rPr>
            <w:rFonts w:ascii="Arial" w:hAnsi="Arial" w:cs="Arial"/>
            <w:sz w:val="18"/>
          </w:rPr>
          <w:t>accounts, 4-46</w:t>
        </w:r>
      </w:hyperlink>
      <w:r w:rsidR="00C12992" w:rsidRPr="001058B5">
        <w:rPr>
          <w:rFonts w:ascii="Arial" w:hAnsi="Arial" w:cs="Arial"/>
          <w:sz w:val="18"/>
        </w:rPr>
        <w:t xml:space="preserve"> authentication</w:t>
      </w:r>
    </w:p>
    <w:p w14:paraId="48D1ED4A" w14:textId="77777777" w:rsidR="008C539B" w:rsidRPr="001058B5" w:rsidRDefault="008D1AB8">
      <w:pPr>
        <w:spacing w:line="217" w:lineRule="exact"/>
        <w:ind w:left="580"/>
        <w:rPr>
          <w:rFonts w:ascii="Arial" w:hAnsi="Arial" w:cs="Arial"/>
          <w:sz w:val="18"/>
        </w:rPr>
      </w:pPr>
      <w:hyperlink w:anchor="_bookmark350" w:history="1">
        <w:r w:rsidR="00C12992" w:rsidRPr="001058B5">
          <w:rPr>
            <w:rFonts w:ascii="Arial" w:hAnsi="Arial" w:cs="Arial"/>
            <w:sz w:val="18"/>
          </w:rPr>
          <w:t>about, 3-27</w:t>
        </w:r>
      </w:hyperlink>
    </w:p>
    <w:p w14:paraId="38890FDE" w14:textId="77777777" w:rsidR="008C539B" w:rsidRPr="001058B5" w:rsidRDefault="008D1AB8">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7D328545" w14:textId="77777777" w:rsidR="008C539B" w:rsidRPr="001058B5" w:rsidRDefault="008D1AB8">
      <w:pPr>
        <w:spacing w:line="220" w:lineRule="exact"/>
        <w:ind w:left="580"/>
        <w:rPr>
          <w:rFonts w:ascii="Arial" w:hAnsi="Arial" w:cs="Arial"/>
          <w:sz w:val="18"/>
        </w:rPr>
      </w:pPr>
      <w:hyperlink w:anchor="_bookmark354" w:history="1">
        <w:r w:rsidR="00C12992" w:rsidRPr="001058B5">
          <w:rPr>
            <w:rFonts w:ascii="Arial" w:hAnsi="Arial" w:cs="Arial"/>
            <w:sz w:val="18"/>
          </w:rPr>
          <w:t>disadvantages, 3-27</w:t>
        </w:r>
      </w:hyperlink>
    </w:p>
    <w:p w14:paraId="162FAF2A" w14:textId="77777777" w:rsidR="008C539B" w:rsidRPr="001058B5" w:rsidRDefault="008D1AB8">
      <w:pPr>
        <w:spacing w:line="220" w:lineRule="exact"/>
        <w:ind w:left="580"/>
        <w:rPr>
          <w:rFonts w:ascii="Arial" w:hAnsi="Arial" w:cs="Arial"/>
          <w:sz w:val="18"/>
        </w:rPr>
      </w:pPr>
      <w:hyperlink w:anchor="_bookmark847" w:history="1">
        <w:r w:rsidR="00C12992" w:rsidRPr="001058B5">
          <w:rPr>
            <w:rFonts w:ascii="Arial" w:hAnsi="Arial" w:cs="Arial"/>
            <w:sz w:val="18"/>
          </w:rPr>
          <w:t>roles, using, 4-45</w:t>
        </w:r>
      </w:hyperlink>
    </w:p>
    <w:p w14:paraId="3E5FA4EA" w14:textId="77777777" w:rsidR="008C539B" w:rsidRPr="001058B5" w:rsidRDefault="008D1AB8">
      <w:pPr>
        <w:spacing w:line="220" w:lineRule="exact"/>
        <w:ind w:left="340"/>
        <w:rPr>
          <w:rFonts w:ascii="Arial" w:hAnsi="Arial" w:cs="Arial"/>
          <w:sz w:val="18"/>
        </w:rPr>
      </w:pPr>
      <w:hyperlink w:anchor="_bookmark403" w:history="1">
        <w:r w:rsidR="00C12992" w:rsidRPr="001058B5">
          <w:rPr>
            <w:rFonts w:ascii="Arial" w:hAnsi="Arial" w:cs="Arial"/>
            <w:sz w:val="18"/>
          </w:rPr>
          <w:t>authentication, external, 3-34</w:t>
        </w:r>
      </w:hyperlink>
    </w:p>
    <w:p w14:paraId="764689DC" w14:textId="77777777" w:rsidR="008C539B" w:rsidRPr="001058B5" w:rsidRDefault="008D1AB8">
      <w:pPr>
        <w:spacing w:before="1" w:line="235" w:lineRule="auto"/>
        <w:ind w:left="340" w:right="1907"/>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enabling and disabling roles, 4-47</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w:t>
        </w:r>
        <w:r w:rsidR="00C12992" w:rsidRPr="001058B5">
          <w:rPr>
            <w:rFonts w:ascii="Arial" w:hAnsi="Arial" w:cs="Arial"/>
            <w:spacing w:val="-12"/>
            <w:sz w:val="18"/>
          </w:rPr>
          <w:t xml:space="preserve"> </w:t>
        </w:r>
        <w:r w:rsidR="00C12992" w:rsidRPr="001058B5">
          <w:rPr>
            <w:rFonts w:ascii="Arial" w:hAnsi="Arial" w:cs="Arial"/>
            <w:sz w:val="18"/>
          </w:rPr>
          <w:t>privileges,</w:t>
        </w:r>
      </w:hyperlink>
    </w:p>
    <w:p w14:paraId="0B23A97F" w14:textId="77777777" w:rsidR="008C539B" w:rsidRPr="001058B5" w:rsidRDefault="008D1AB8">
      <w:pPr>
        <w:spacing w:line="221" w:lineRule="exact"/>
        <w:ind w:left="700"/>
        <w:rPr>
          <w:rFonts w:ascii="Arial" w:hAnsi="Arial" w:cs="Arial"/>
          <w:sz w:val="18"/>
        </w:rPr>
      </w:pPr>
      <w:hyperlink w:anchor="_bookmark2206" w:history="1">
        <w:r w:rsidR="00C12992" w:rsidRPr="001058B5">
          <w:rPr>
            <w:rFonts w:ascii="Arial" w:hAnsi="Arial" w:cs="Arial"/>
            <w:sz w:val="18"/>
          </w:rPr>
          <w:t>limiting, 10-10</w:t>
        </w:r>
      </w:hyperlink>
    </w:p>
    <w:p w14:paraId="722A2841" w14:textId="77777777" w:rsidR="008C539B" w:rsidRPr="001058B5" w:rsidRDefault="008D1AB8">
      <w:pPr>
        <w:spacing w:line="220" w:lineRule="exact"/>
        <w:ind w:left="340"/>
        <w:rPr>
          <w:rFonts w:ascii="Arial" w:hAnsi="Arial" w:cs="Arial"/>
          <w:sz w:val="18"/>
        </w:rPr>
      </w:pPr>
      <w:hyperlink w:anchor="_bookmark850" w:history="1">
        <w:r w:rsidR="00C12992" w:rsidRPr="001058B5">
          <w:rPr>
            <w:rFonts w:ascii="Arial" w:hAnsi="Arial" w:cs="Arial"/>
            <w:sz w:val="18"/>
          </w:rPr>
          <w:t>role identification, 4-46</w:t>
        </w:r>
      </w:hyperlink>
    </w:p>
    <w:p w14:paraId="56572B84" w14:textId="77777777" w:rsidR="008C539B" w:rsidRPr="001058B5" w:rsidRDefault="008D1AB8">
      <w:pPr>
        <w:spacing w:line="220" w:lineRule="exact"/>
        <w:ind w:left="340"/>
        <w:rPr>
          <w:rFonts w:ascii="Arial" w:hAnsi="Arial" w:cs="Arial"/>
          <w:sz w:val="18"/>
        </w:rPr>
      </w:pPr>
      <w:hyperlink w:anchor="_bookmark580" w:history="1">
        <w:r w:rsidR="00C12992" w:rsidRPr="001058B5">
          <w:rPr>
            <w:rFonts w:ascii="Arial" w:hAnsi="Arial" w:cs="Arial"/>
            <w:sz w:val="18"/>
          </w:rPr>
          <w:t>roles and, 4-10</w:t>
        </w:r>
      </w:hyperlink>
    </w:p>
    <w:p w14:paraId="692D41FD" w14:textId="77777777" w:rsidR="008C539B" w:rsidRPr="001058B5" w:rsidRDefault="008D1AB8">
      <w:pPr>
        <w:spacing w:before="2" w:line="235" w:lineRule="auto"/>
        <w:ind w:left="340" w:right="2197"/>
        <w:rPr>
          <w:rFonts w:ascii="Arial" w:hAnsi="Arial" w:cs="Arial"/>
          <w:sz w:val="18"/>
        </w:rPr>
      </w:pP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2205" w:history="1">
        <w:r w:rsidR="00C12992" w:rsidRPr="001058B5">
          <w:rPr>
            <w:rFonts w:ascii="Arial" w:hAnsi="Arial" w:cs="Arial"/>
            <w:sz w:val="18"/>
          </w:rPr>
          <w:t>users, limiting number of,</w:t>
        </w:r>
        <w:r w:rsidR="00C12992" w:rsidRPr="001058B5">
          <w:rPr>
            <w:rFonts w:ascii="Arial" w:hAnsi="Arial" w:cs="Arial"/>
            <w:spacing w:val="28"/>
            <w:sz w:val="18"/>
          </w:rPr>
          <w:t xml:space="preserve"> </w:t>
        </w:r>
        <w:r w:rsidR="00C12992" w:rsidRPr="001058B5">
          <w:rPr>
            <w:rFonts w:ascii="Arial" w:hAnsi="Arial" w:cs="Arial"/>
            <w:sz w:val="18"/>
          </w:rPr>
          <w:t>10-10</w:t>
        </w:r>
      </w:hyperlink>
    </w:p>
    <w:p w14:paraId="08497B5A" w14:textId="77777777" w:rsidR="008C539B" w:rsidRPr="001058B5" w:rsidRDefault="008D1AB8">
      <w:pPr>
        <w:spacing w:line="220" w:lineRule="exact"/>
        <w:ind w:left="100"/>
        <w:rPr>
          <w:rFonts w:ascii="Arial" w:hAnsi="Arial" w:cs="Arial"/>
          <w:sz w:val="18"/>
        </w:rPr>
      </w:pPr>
      <w:hyperlink w:anchor="_bookmark111" w:history="1">
        <w:r w:rsidR="00C12992" w:rsidRPr="001058B5">
          <w:rPr>
            <w:rFonts w:ascii="Arial" w:hAnsi="Arial" w:cs="Arial"/>
            <w:sz w:val="18"/>
          </w:rPr>
          <w:t>OPW-00005 error, 2-9</w:t>
        </w:r>
      </w:hyperlink>
    </w:p>
    <w:p w14:paraId="060DE984" w14:textId="77777777" w:rsidR="008C539B" w:rsidRPr="001058B5" w:rsidRDefault="008D1AB8">
      <w:pPr>
        <w:spacing w:line="220" w:lineRule="exact"/>
        <w:ind w:left="100"/>
        <w:rPr>
          <w:rFonts w:ascii="Arial" w:hAnsi="Arial" w:cs="Arial"/>
          <w:sz w:val="18"/>
        </w:rPr>
      </w:pPr>
      <w:hyperlink w:anchor="_bookmark741" w:history="1">
        <w:r w:rsidR="00C12992" w:rsidRPr="001058B5">
          <w:rPr>
            <w:rFonts w:ascii="Arial" w:hAnsi="Arial" w:cs="Arial"/>
            <w:sz w:val="18"/>
          </w:rPr>
          <w:t>ORA-01720 error,   4-28</w:t>
        </w:r>
      </w:hyperlink>
    </w:p>
    <w:p w14:paraId="5EC41ACF" w14:textId="77777777" w:rsidR="008C539B" w:rsidRPr="001058B5" w:rsidRDefault="008D1AB8">
      <w:pPr>
        <w:spacing w:line="220" w:lineRule="exact"/>
        <w:ind w:left="100"/>
        <w:rPr>
          <w:rFonts w:ascii="Arial" w:hAnsi="Arial" w:cs="Arial"/>
          <w:sz w:val="18"/>
        </w:rPr>
      </w:pPr>
      <w:hyperlink w:anchor="_bookmark1957" w:history="1">
        <w:r w:rsidR="00C12992" w:rsidRPr="001058B5">
          <w:rPr>
            <w:rFonts w:ascii="Arial" w:hAnsi="Arial" w:cs="Arial"/>
            <w:sz w:val="18"/>
          </w:rPr>
          <w:t>ORA-06512 error,   9-48</w:t>
        </w:r>
      </w:hyperlink>
    </w:p>
    <w:p w14:paraId="24455756" w14:textId="77777777" w:rsidR="008C539B" w:rsidRPr="001058B5" w:rsidRDefault="008D1AB8">
      <w:pPr>
        <w:spacing w:line="220" w:lineRule="exact"/>
        <w:ind w:left="100"/>
        <w:rPr>
          <w:rFonts w:ascii="Arial" w:hAnsi="Arial" w:cs="Arial"/>
          <w:sz w:val="18"/>
        </w:rPr>
      </w:pPr>
      <w:hyperlink w:anchor="_bookmark83" w:history="1">
        <w:r w:rsidR="00C12992" w:rsidRPr="001058B5">
          <w:rPr>
            <w:rFonts w:ascii="Arial" w:hAnsi="Arial" w:cs="Arial"/>
            <w:sz w:val="18"/>
          </w:rPr>
          <w:t>ORA-1536 error, 2-5</w:t>
        </w:r>
      </w:hyperlink>
    </w:p>
    <w:p w14:paraId="13343372" w14:textId="77777777" w:rsidR="008C539B" w:rsidRPr="001058B5" w:rsidRDefault="008D1AB8">
      <w:pPr>
        <w:spacing w:line="220" w:lineRule="exact"/>
        <w:ind w:left="100"/>
        <w:rPr>
          <w:rFonts w:ascii="Arial" w:hAnsi="Arial" w:cs="Arial"/>
          <w:sz w:val="18"/>
        </w:rPr>
      </w:pPr>
      <w:hyperlink w:anchor="_bookmark890" w:history="1">
        <w:r w:rsidR="00C12992" w:rsidRPr="001058B5">
          <w:rPr>
            <w:rFonts w:ascii="Arial" w:hAnsi="Arial" w:cs="Arial"/>
            <w:sz w:val="18"/>
          </w:rPr>
          <w:t xml:space="preserve">ORA-24247 error, 4-51, </w:t>
        </w:r>
      </w:hyperlink>
      <w:hyperlink w:anchor="_bookmark1956" w:history="1">
        <w:r w:rsidR="00C12992" w:rsidRPr="001058B5">
          <w:rPr>
            <w:rFonts w:ascii="Arial" w:hAnsi="Arial" w:cs="Arial"/>
            <w:sz w:val="18"/>
          </w:rPr>
          <w:t>9-48</w:t>
        </w:r>
      </w:hyperlink>
    </w:p>
    <w:p w14:paraId="54A64E8A" w14:textId="77777777" w:rsidR="008C539B" w:rsidRPr="001058B5" w:rsidRDefault="008D1AB8">
      <w:pPr>
        <w:spacing w:line="220" w:lineRule="exact"/>
        <w:ind w:left="100"/>
        <w:rPr>
          <w:rFonts w:ascii="Arial" w:hAnsi="Arial" w:cs="Arial"/>
          <w:sz w:val="18"/>
        </w:rPr>
      </w:pPr>
      <w:hyperlink w:anchor="_bookmark520" w:history="1">
        <w:r w:rsidR="00C12992" w:rsidRPr="001058B5">
          <w:rPr>
            <w:rFonts w:ascii="Arial" w:hAnsi="Arial" w:cs="Arial"/>
            <w:sz w:val="18"/>
          </w:rPr>
          <w:t>ORA-28009 error, 4-3</w:t>
        </w:r>
      </w:hyperlink>
    </w:p>
    <w:p w14:paraId="0B1FF1D5" w14:textId="77777777" w:rsidR="008C539B" w:rsidRPr="001058B5" w:rsidRDefault="008D1AB8">
      <w:pPr>
        <w:spacing w:line="220" w:lineRule="exact"/>
        <w:ind w:left="100"/>
        <w:rPr>
          <w:rFonts w:ascii="Arial" w:hAnsi="Arial" w:cs="Arial"/>
          <w:sz w:val="18"/>
        </w:rPr>
      </w:pPr>
      <w:hyperlink w:anchor="_bookmark344" w:history="1">
        <w:r w:rsidR="00C12992" w:rsidRPr="001058B5">
          <w:rPr>
            <w:rFonts w:ascii="Arial" w:hAnsi="Arial" w:cs="Arial"/>
            <w:sz w:val="18"/>
          </w:rPr>
          <w:t>ORA-28040 error, 3-26</w:t>
        </w:r>
      </w:hyperlink>
    </w:p>
    <w:p w14:paraId="638D28DB" w14:textId="77777777" w:rsidR="008C539B" w:rsidRPr="001058B5" w:rsidRDefault="00C12992">
      <w:pPr>
        <w:spacing w:line="220" w:lineRule="exact"/>
        <w:ind w:left="100"/>
        <w:rPr>
          <w:rFonts w:ascii="Arial" w:hAnsi="Arial" w:cs="Arial"/>
          <w:sz w:val="18"/>
        </w:rPr>
      </w:pPr>
      <w:r w:rsidRPr="001058B5">
        <w:rPr>
          <w:rFonts w:ascii="Arial" w:hAnsi="Arial" w:cs="Arial"/>
          <w:sz w:val="18"/>
        </w:rPr>
        <w:t>Oracle Advanced Security</w:t>
      </w:r>
    </w:p>
    <w:p w14:paraId="39654767" w14:textId="77777777" w:rsidR="008C539B" w:rsidRPr="001058B5" w:rsidRDefault="008D1AB8">
      <w:pPr>
        <w:spacing w:before="1" w:line="235" w:lineRule="auto"/>
        <w:ind w:left="340" w:right="1806"/>
        <w:rPr>
          <w:rFonts w:ascii="Arial" w:hAnsi="Arial" w:cs="Arial"/>
          <w:sz w:val="18"/>
        </w:rPr>
      </w:pPr>
      <w:hyperlink w:anchor="_bookmark2187" w:history="1">
        <w:r w:rsidR="00C12992" w:rsidRPr="001058B5">
          <w:rPr>
            <w:rFonts w:ascii="Arial" w:hAnsi="Arial" w:cs="Arial"/>
            <w:sz w:val="18"/>
          </w:rPr>
          <w:t>network authentication services, 10-9</w:t>
        </w:r>
      </w:hyperlink>
      <w:r w:rsidR="00C12992" w:rsidRPr="001058B5">
        <w:rPr>
          <w:rFonts w:ascii="Arial" w:hAnsi="Arial" w:cs="Arial"/>
          <w:sz w:val="18"/>
        </w:rPr>
        <w:t xml:space="preserve"> </w:t>
      </w:r>
      <w:hyperlink w:anchor="_bookmark2267" w:history="1">
        <w:r w:rsidR="00C12992" w:rsidRPr="001058B5">
          <w:rPr>
            <w:rFonts w:ascii="Arial" w:hAnsi="Arial" w:cs="Arial"/>
            <w:sz w:val="18"/>
          </w:rPr>
          <w:t>network traffic encryption, 10-16</w:t>
        </w:r>
      </w:hyperlink>
    </w:p>
    <w:p w14:paraId="7D711F31" w14:textId="77777777" w:rsidR="008C539B" w:rsidRPr="001058B5" w:rsidRDefault="008D1AB8">
      <w:pPr>
        <w:spacing w:before="2" w:line="235" w:lineRule="auto"/>
        <w:ind w:left="100" w:right="1513" w:firstLine="240"/>
        <w:rPr>
          <w:rFonts w:ascii="Arial" w:hAnsi="Arial" w:cs="Arial"/>
          <w:sz w:val="18"/>
        </w:rPr>
      </w:pPr>
      <w:hyperlink w:anchor="_bookmark1069" w:history="1">
        <w:r w:rsidR="00C12992" w:rsidRPr="001058B5">
          <w:rPr>
            <w:rFonts w:ascii="Arial" w:hAnsi="Arial" w:cs="Arial"/>
            <w:sz w:val="18"/>
          </w:rPr>
          <w:t>user access to application schemas, 5-16</w:t>
        </w:r>
      </w:hyperlink>
      <w:r w:rsidR="00C12992" w:rsidRPr="001058B5">
        <w:rPr>
          <w:rFonts w:ascii="Arial" w:hAnsi="Arial" w:cs="Arial"/>
          <w:sz w:val="18"/>
        </w:rPr>
        <w:t xml:space="preserve"> Oracle Call Interface (OCI)</w:t>
      </w:r>
    </w:p>
    <w:p w14:paraId="77C6A6C4" w14:textId="77777777" w:rsidR="008C539B" w:rsidRPr="001058B5" w:rsidRDefault="008D1AB8">
      <w:pPr>
        <w:spacing w:line="237" w:lineRule="auto"/>
        <w:ind w:left="340" w:right="836"/>
        <w:rPr>
          <w:rFonts w:ascii="Arial" w:hAnsi="Arial" w:cs="Arial"/>
          <w:sz w:val="18"/>
        </w:rPr>
      </w:pPr>
      <w:hyperlink w:anchor="_bookmark1322" w:history="1">
        <w:r w:rsidR="00C12992" w:rsidRPr="001058B5">
          <w:rPr>
            <w:rFonts w:ascii="Arial" w:hAnsi="Arial" w:cs="Arial"/>
            <w:sz w:val="18"/>
          </w:rPr>
          <w:t>application contexts, client session-based, 6-42</w:t>
        </w:r>
      </w:hyperlink>
      <w:r w:rsidR="00C12992" w:rsidRPr="001058B5">
        <w:rPr>
          <w:rFonts w:ascii="Arial" w:hAnsi="Arial" w:cs="Arial"/>
          <w:sz w:val="18"/>
        </w:rPr>
        <w:t xml:space="preserve"> </w:t>
      </w:r>
      <w:hyperlink w:anchor="_bookmark421" w:history="1">
        <w:r w:rsidR="00C12992" w:rsidRPr="001058B5">
          <w:rPr>
            <w:rFonts w:ascii="Arial" w:hAnsi="Arial" w:cs="Arial"/>
            <w:sz w:val="18"/>
          </w:rPr>
          <w:t>proxy authentication, 3-36</w:t>
        </w:r>
      </w:hyperlink>
    </w:p>
    <w:p w14:paraId="1AF892BC" w14:textId="77777777" w:rsidR="008C539B" w:rsidRPr="001058B5" w:rsidRDefault="008D1AB8">
      <w:pPr>
        <w:spacing w:line="235" w:lineRule="auto"/>
        <w:ind w:left="940" w:right="836" w:hanging="360"/>
        <w:rPr>
          <w:rFonts w:ascii="Arial" w:hAnsi="Arial" w:cs="Arial"/>
          <w:sz w:val="18"/>
        </w:rPr>
      </w:pPr>
      <w:hyperlink w:anchor="_bookmark1535" w:history="1">
        <w:r w:rsidR="00C12992" w:rsidRPr="001058B5">
          <w:rPr>
            <w:rFonts w:ascii="Arial" w:hAnsi="Arial" w:cs="Arial"/>
            <w:sz w:val="18"/>
          </w:rPr>
          <w:t>Oracle Virtual Private Database, how it works with, 7-38</w:t>
        </w:r>
      </w:hyperlink>
    </w:p>
    <w:p w14:paraId="4D21EE91" w14:textId="77777777" w:rsidR="008C539B" w:rsidRPr="001058B5" w:rsidRDefault="008D1AB8">
      <w:pPr>
        <w:spacing w:line="235" w:lineRule="auto"/>
        <w:ind w:left="340" w:right="1461"/>
        <w:rPr>
          <w:rFonts w:ascii="Arial" w:hAnsi="Arial" w:cs="Arial"/>
          <w:sz w:val="18"/>
        </w:rPr>
      </w:pPr>
      <w:hyperlink w:anchor="_bookmark446" w:history="1">
        <w:r w:rsidR="00C12992" w:rsidRPr="001058B5">
          <w:rPr>
            <w:rFonts w:ascii="Arial" w:hAnsi="Arial" w:cs="Arial"/>
            <w:sz w:val="18"/>
          </w:rPr>
          <w:t>proxy authentication with real user, 3-40</w:t>
        </w:r>
      </w:hyperlink>
      <w:r w:rsidR="00C12992" w:rsidRPr="001058B5">
        <w:rPr>
          <w:rFonts w:ascii="Arial" w:hAnsi="Arial" w:cs="Arial"/>
          <w:sz w:val="18"/>
        </w:rPr>
        <w:t xml:space="preserve"> </w:t>
      </w:r>
      <w:hyperlink w:anchor="_bookmark1097" w:history="1">
        <w:r w:rsidR="00C12992" w:rsidRPr="001058B5">
          <w:rPr>
            <w:rFonts w:ascii="Arial" w:hAnsi="Arial" w:cs="Arial"/>
            <w:sz w:val="18"/>
          </w:rPr>
          <w:t>security-related initialization</w:t>
        </w:r>
      </w:hyperlink>
    </w:p>
    <w:p w14:paraId="29CA1A54" w14:textId="77777777" w:rsidR="008C539B" w:rsidRPr="001058B5" w:rsidRDefault="008D1AB8">
      <w:pPr>
        <w:spacing w:before="2" w:line="235" w:lineRule="auto"/>
        <w:ind w:left="100" w:right="2359" w:firstLine="600"/>
        <w:rPr>
          <w:rFonts w:ascii="Arial" w:hAnsi="Arial" w:cs="Arial"/>
          <w:sz w:val="18"/>
        </w:rPr>
      </w:pPr>
      <w:hyperlink w:anchor="_bookmark1097" w:history="1">
        <w:r w:rsidR="00C12992" w:rsidRPr="001058B5">
          <w:rPr>
            <w:rFonts w:ascii="Arial" w:hAnsi="Arial" w:cs="Arial"/>
            <w:sz w:val="18"/>
          </w:rPr>
          <w:t xml:space="preserve">parameters, 5-17 to </w:t>
        </w:r>
      </w:hyperlink>
      <w:hyperlink w:anchor="_bookmark1121" w:history="1">
        <w:r w:rsidR="00C12992" w:rsidRPr="001058B5">
          <w:rPr>
            <w:rFonts w:ascii="Arial" w:hAnsi="Arial" w:cs="Arial"/>
            <w:sz w:val="18"/>
          </w:rPr>
          <w:t>5-20</w:t>
        </w:r>
      </w:hyperlink>
      <w:r w:rsidR="00C12992" w:rsidRPr="001058B5">
        <w:rPr>
          <w:rFonts w:ascii="Arial" w:hAnsi="Arial" w:cs="Arial"/>
          <w:sz w:val="18"/>
        </w:rPr>
        <w:t xml:space="preserve"> Oracle Connection Manager</w:t>
      </w:r>
    </w:p>
    <w:p w14:paraId="4960C056" w14:textId="77777777" w:rsidR="008C539B" w:rsidRPr="001058B5" w:rsidRDefault="008D1AB8">
      <w:pPr>
        <w:spacing w:line="237" w:lineRule="auto"/>
        <w:ind w:left="100" w:right="1806" w:firstLine="240"/>
        <w:rPr>
          <w:rFonts w:ascii="Arial" w:hAnsi="Arial" w:cs="Arial"/>
          <w:sz w:val="18"/>
        </w:rPr>
      </w:pPr>
      <w:hyperlink w:anchor="_bookmark2257" w:history="1">
        <w:r w:rsidR="00C12992" w:rsidRPr="001058B5">
          <w:rPr>
            <w:rFonts w:ascii="Arial" w:hAnsi="Arial" w:cs="Arial"/>
            <w:sz w:val="18"/>
          </w:rPr>
          <w:t>securing client networks with, 10-16</w:t>
        </w:r>
      </w:hyperlink>
      <w:r w:rsidR="00C12992" w:rsidRPr="001058B5">
        <w:rPr>
          <w:rFonts w:ascii="Arial" w:hAnsi="Arial" w:cs="Arial"/>
          <w:sz w:val="18"/>
        </w:rPr>
        <w:t xml:space="preserve"> Oracle Data Pump</w:t>
      </w:r>
    </w:p>
    <w:p w14:paraId="1FBF8972" w14:textId="77777777" w:rsidR="008C539B" w:rsidRPr="001058B5" w:rsidRDefault="008D1AB8">
      <w:pPr>
        <w:spacing w:line="235" w:lineRule="auto"/>
        <w:ind w:left="100" w:right="1513" w:firstLine="240"/>
        <w:rPr>
          <w:rFonts w:ascii="Arial" w:hAnsi="Arial" w:cs="Arial"/>
          <w:sz w:val="18"/>
        </w:rPr>
      </w:pPr>
      <w:hyperlink w:anchor="_bookmark1528" w:history="1">
        <w:r w:rsidR="00C12992" w:rsidRPr="001058B5">
          <w:rPr>
            <w:rFonts w:ascii="Arial" w:hAnsi="Arial" w:cs="Arial"/>
            <w:sz w:val="18"/>
          </w:rPr>
          <w:t>exported data from VPD policies, 7-37</w:t>
        </w:r>
      </w:hyperlink>
      <w:r w:rsidR="00C12992" w:rsidRPr="001058B5">
        <w:rPr>
          <w:rFonts w:ascii="Arial" w:hAnsi="Arial" w:cs="Arial"/>
          <w:sz w:val="18"/>
        </w:rPr>
        <w:t xml:space="preserve"> Oracle Database Enterprise User Security</w:t>
      </w:r>
    </w:p>
    <w:p w14:paraId="1208AAF7" w14:textId="77777777" w:rsidR="008C539B" w:rsidRPr="001058B5" w:rsidRDefault="008D1AB8">
      <w:pPr>
        <w:spacing w:before="1" w:line="235" w:lineRule="auto"/>
        <w:ind w:left="100" w:right="2072" w:firstLine="240"/>
        <w:rPr>
          <w:rFonts w:ascii="Arial" w:hAnsi="Arial" w:cs="Arial"/>
          <w:sz w:val="18"/>
        </w:rPr>
      </w:pPr>
      <w:hyperlink w:anchor="_bookmark294" w:history="1">
        <w:r w:rsidR="00C12992" w:rsidRPr="001058B5">
          <w:rPr>
            <w:rFonts w:ascii="Arial" w:hAnsi="Arial" w:cs="Arial"/>
            <w:sz w:val="18"/>
          </w:rPr>
          <w:t>password security threats, 3-16</w:t>
        </w:r>
      </w:hyperlink>
      <w:r w:rsidR="00C12992" w:rsidRPr="001058B5">
        <w:rPr>
          <w:rFonts w:ascii="Arial" w:hAnsi="Arial" w:cs="Arial"/>
          <w:sz w:val="18"/>
        </w:rPr>
        <w:t xml:space="preserve"> Oracle Enterprise Security Manager</w:t>
      </w:r>
    </w:p>
    <w:p w14:paraId="71938352" w14:textId="77777777" w:rsidR="008C539B" w:rsidRPr="001058B5" w:rsidRDefault="008C539B">
      <w:pPr>
        <w:spacing w:line="235" w:lineRule="auto"/>
        <w:rPr>
          <w:rFonts w:ascii="Arial" w:hAnsi="Arial" w:cs="Arial"/>
          <w:sz w:val="18"/>
        </w:rPr>
        <w:sectPr w:rsidR="008C539B" w:rsidRPr="001058B5">
          <w:headerReference w:type="even" r:id="rId297"/>
          <w:footerReference w:type="even" r:id="rId298"/>
          <w:footerReference w:type="default" r:id="rId299"/>
          <w:pgSz w:w="12240" w:h="15840"/>
          <w:pgMar w:top="1200" w:right="1060" w:bottom="860" w:left="1100" w:header="0" w:footer="663" w:gutter="0"/>
          <w:cols w:num="2" w:space="720" w:equalWidth="0">
            <w:col w:w="4410" w:space="510"/>
            <w:col w:w="5160"/>
          </w:cols>
        </w:sectPr>
      </w:pPr>
    </w:p>
    <w:p w14:paraId="4321C678" w14:textId="77777777" w:rsidR="008C539B" w:rsidRPr="001058B5" w:rsidRDefault="008D1AB8">
      <w:pPr>
        <w:spacing w:before="70" w:line="235" w:lineRule="auto"/>
        <w:ind w:left="700" w:right="1390" w:firstLine="240"/>
        <w:rPr>
          <w:rFonts w:ascii="Arial" w:hAnsi="Arial" w:cs="Arial"/>
          <w:sz w:val="18"/>
        </w:rPr>
      </w:pPr>
      <w:hyperlink w:anchor="_bookmark368" w:history="1">
        <w:r w:rsidR="00C12992" w:rsidRPr="001058B5">
          <w:rPr>
            <w:rFonts w:ascii="Arial" w:hAnsi="Arial" w:cs="Arial"/>
            <w:sz w:val="18"/>
          </w:rPr>
          <w:t>role management with, 3-29</w:t>
        </w:r>
      </w:hyperlink>
      <w:r w:rsidR="00C12992" w:rsidRPr="001058B5">
        <w:rPr>
          <w:rFonts w:ascii="Arial" w:hAnsi="Arial" w:cs="Arial"/>
          <w:sz w:val="18"/>
        </w:rPr>
        <w:t xml:space="preserve"> Oracle home</w:t>
      </w:r>
    </w:p>
    <w:p w14:paraId="01C7AFCE" w14:textId="77777777" w:rsidR="008C539B" w:rsidRPr="001058B5" w:rsidRDefault="008D1AB8">
      <w:pPr>
        <w:spacing w:line="237" w:lineRule="auto"/>
        <w:ind w:left="1300" w:right="1390" w:hanging="360"/>
        <w:rPr>
          <w:rFonts w:ascii="Arial" w:hAnsi="Arial" w:cs="Arial"/>
          <w:sz w:val="18"/>
        </w:rPr>
      </w:pPr>
      <w:hyperlink w:anchor="_bookmark2208" w:history="1">
        <w:r w:rsidR="00C12992" w:rsidRPr="001058B5">
          <w:rPr>
            <w:rFonts w:ascii="Arial" w:hAnsi="Arial" w:cs="Arial"/>
            <w:sz w:val="18"/>
          </w:rPr>
          <w:t>default permissions, disallowing modification, 10-10</w:t>
        </w:r>
      </w:hyperlink>
    </w:p>
    <w:p w14:paraId="64B02CE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Internet Directory (OID)</w:t>
      </w:r>
    </w:p>
    <w:p w14:paraId="55B692AC" w14:textId="77777777" w:rsidR="008C539B" w:rsidRPr="001058B5" w:rsidRDefault="008D1AB8">
      <w:pPr>
        <w:spacing w:line="237" w:lineRule="auto"/>
        <w:ind w:left="940"/>
        <w:rPr>
          <w:rFonts w:ascii="Arial" w:hAnsi="Arial" w:cs="Arial"/>
          <w:sz w:val="18"/>
        </w:rPr>
      </w:pPr>
      <w:hyperlink w:anchor="_bookmark367" w:history="1">
        <w:r w:rsidR="00C12992" w:rsidRPr="001058B5">
          <w:rPr>
            <w:rFonts w:ascii="Arial" w:hAnsi="Arial" w:cs="Arial"/>
            <w:sz w:val="18"/>
          </w:rPr>
          <w:t>authenticating with directory-based service, 3-29</w:t>
        </w:r>
      </w:hyperlink>
      <w:r w:rsidR="00C12992" w:rsidRPr="001058B5">
        <w:rPr>
          <w:rFonts w:ascii="Arial" w:hAnsi="Arial" w:cs="Arial"/>
          <w:sz w:val="18"/>
        </w:rPr>
        <w:t xml:space="preserve"> </w:t>
      </w:r>
      <w:hyperlink w:anchor="_bookmark322" w:history="1">
        <w:r w:rsidR="00C12992" w:rsidRPr="001058B5">
          <w:rPr>
            <w:rFonts w:ascii="Arial" w:hAnsi="Arial" w:cs="Arial"/>
            <w:sz w:val="18"/>
          </w:rPr>
          <w:t>SYSDBA and SYSOPER access, controlling, 3-22</w:t>
        </w:r>
      </w:hyperlink>
    </w:p>
    <w:p w14:paraId="5825C6A5" w14:textId="77777777" w:rsidR="008C539B" w:rsidRPr="001058B5" w:rsidRDefault="00C12992">
      <w:pPr>
        <w:spacing w:line="237" w:lineRule="auto"/>
        <w:ind w:left="940" w:right="349" w:hanging="240"/>
        <w:rPr>
          <w:rFonts w:ascii="Arial" w:hAnsi="Arial" w:cs="Arial"/>
          <w:sz w:val="18"/>
        </w:rPr>
      </w:pPr>
      <w:r w:rsidRPr="001058B5">
        <w:rPr>
          <w:rFonts w:ascii="Arial" w:hAnsi="Arial" w:cs="Arial"/>
          <w:sz w:val="18"/>
        </w:rPr>
        <w:t xml:space="preserve">Oracle Java Virtual Machine (OJVM) </w:t>
      </w:r>
      <w:hyperlink w:anchor="_bookmark2148" w:history="1">
        <w:r w:rsidRPr="001058B5">
          <w:rPr>
            <w:rFonts w:ascii="Arial" w:hAnsi="Arial" w:cs="Arial"/>
            <w:sz w:val="18"/>
          </w:rPr>
          <w:t>permissions, restricting, 10-3</w:t>
        </w:r>
      </w:hyperlink>
    </w:p>
    <w:p w14:paraId="3C4292F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Label Security (OLS)</w:t>
      </w:r>
    </w:p>
    <w:p w14:paraId="610BE9B6" w14:textId="77777777" w:rsidR="008C539B" w:rsidRPr="001058B5" w:rsidRDefault="008D1AB8">
      <w:pPr>
        <w:spacing w:line="237" w:lineRule="auto"/>
        <w:ind w:left="700" w:firstLine="240"/>
        <w:rPr>
          <w:rFonts w:ascii="Arial" w:hAnsi="Arial" w:cs="Arial"/>
          <w:sz w:val="18"/>
        </w:rPr>
      </w:pPr>
      <w:hyperlink w:anchor="_bookmark1518" w:history="1">
        <w:r w:rsidR="00C12992" w:rsidRPr="001058B5">
          <w:rPr>
            <w:rFonts w:ascii="Arial" w:hAnsi="Arial" w:cs="Arial"/>
            <w:sz w:val="18"/>
          </w:rPr>
          <w:t>Oracle Virtual Private Database, using with, 7-36</w:t>
        </w:r>
      </w:hyperlink>
      <w:r w:rsidR="00C12992" w:rsidRPr="001058B5">
        <w:rPr>
          <w:rFonts w:ascii="Arial" w:hAnsi="Arial" w:cs="Arial"/>
          <w:sz w:val="18"/>
        </w:rPr>
        <w:t xml:space="preserve"> Oracle Net</w:t>
      </w:r>
    </w:p>
    <w:p w14:paraId="2111D3DF" w14:textId="77777777" w:rsidR="008C539B" w:rsidRPr="001058B5" w:rsidRDefault="008D1AB8">
      <w:pPr>
        <w:spacing w:line="235" w:lineRule="auto"/>
        <w:ind w:left="700" w:right="1643" w:firstLine="240"/>
        <w:rPr>
          <w:rFonts w:ascii="Arial" w:hAnsi="Arial" w:cs="Arial"/>
          <w:sz w:val="18"/>
        </w:rPr>
      </w:pPr>
      <w:hyperlink w:anchor="_bookmark2254" w:history="1">
        <w:r w:rsidR="00C12992" w:rsidRPr="001058B5">
          <w:rPr>
            <w:rFonts w:ascii="Arial" w:hAnsi="Arial" w:cs="Arial"/>
            <w:sz w:val="18"/>
          </w:rPr>
          <w:t>firewall support,  10-15</w:t>
        </w:r>
      </w:hyperlink>
      <w:r w:rsidR="00C12992" w:rsidRPr="001058B5">
        <w:rPr>
          <w:rFonts w:ascii="Arial" w:hAnsi="Arial" w:cs="Arial"/>
          <w:sz w:val="18"/>
        </w:rPr>
        <w:t xml:space="preserve"> Oracle Real Application</w:t>
      </w:r>
      <w:r w:rsidR="00C12992" w:rsidRPr="001058B5">
        <w:rPr>
          <w:rFonts w:ascii="Arial" w:hAnsi="Arial" w:cs="Arial"/>
          <w:spacing w:val="-23"/>
          <w:sz w:val="18"/>
        </w:rPr>
        <w:t xml:space="preserve"> </w:t>
      </w:r>
      <w:r w:rsidR="00C12992" w:rsidRPr="001058B5">
        <w:rPr>
          <w:rFonts w:ascii="Arial" w:hAnsi="Arial" w:cs="Arial"/>
          <w:sz w:val="18"/>
        </w:rPr>
        <w:t>Clusters</w:t>
      </w:r>
    </w:p>
    <w:p w14:paraId="43F9C2F1" w14:textId="77777777" w:rsidR="008C539B" w:rsidRPr="001058B5" w:rsidRDefault="008D1AB8">
      <w:pPr>
        <w:spacing w:line="235" w:lineRule="auto"/>
        <w:ind w:left="940" w:right="349"/>
        <w:rPr>
          <w:rFonts w:ascii="Arial" w:hAnsi="Arial" w:cs="Arial"/>
          <w:sz w:val="18"/>
        </w:rPr>
      </w:pPr>
      <w:hyperlink w:anchor="_bookmark2062" w:history="1">
        <w:r w:rsidR="00C12992" w:rsidRPr="001058B5">
          <w:rPr>
            <w:rFonts w:ascii="Arial" w:hAnsi="Arial" w:cs="Arial"/>
            <w:sz w:val="18"/>
          </w:rPr>
          <w:t>archive timestamp for audit records, 9-70</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global application contexts, 6-23</w:t>
        </w:r>
      </w:hyperlink>
    </w:p>
    <w:p w14:paraId="5FB8627A" w14:textId="77777777" w:rsidR="008C539B" w:rsidRPr="001058B5" w:rsidRDefault="008D1AB8">
      <w:pPr>
        <w:spacing w:line="237" w:lineRule="auto"/>
        <w:ind w:left="700" w:right="1970" w:firstLine="240"/>
        <w:rPr>
          <w:rFonts w:ascii="Arial" w:hAnsi="Arial" w:cs="Arial"/>
          <w:sz w:val="18"/>
        </w:rPr>
      </w:pPr>
      <w:hyperlink w:anchor="_bookmark1246" w:history="1">
        <w:r w:rsidR="00C12992" w:rsidRPr="001058B5">
          <w:rPr>
            <w:rFonts w:ascii="Arial" w:hAnsi="Arial" w:cs="Arial"/>
            <w:sz w:val="18"/>
          </w:rPr>
          <w:t>global contexts, 6-22</w:t>
        </w:r>
      </w:hyperlink>
      <w:r w:rsidR="00C12992" w:rsidRPr="001058B5">
        <w:rPr>
          <w:rFonts w:ascii="Arial" w:hAnsi="Arial" w:cs="Arial"/>
          <w:sz w:val="18"/>
        </w:rPr>
        <w:t xml:space="preserve"> Oracle Technology Network</w:t>
      </w:r>
    </w:p>
    <w:p w14:paraId="3FA6D4BC" w14:textId="77777777" w:rsidR="008C539B" w:rsidRPr="001058B5" w:rsidRDefault="008D1AB8">
      <w:pPr>
        <w:spacing w:line="217" w:lineRule="exact"/>
        <w:ind w:left="940"/>
        <w:rPr>
          <w:rFonts w:ascii="Arial" w:hAnsi="Arial" w:cs="Arial"/>
          <w:sz w:val="18"/>
        </w:rPr>
      </w:pPr>
      <w:hyperlink w:anchor="_bookmark2125" w:history="1">
        <w:r w:rsidR="00C12992" w:rsidRPr="001058B5">
          <w:rPr>
            <w:rFonts w:ascii="Arial" w:hAnsi="Arial" w:cs="Arial"/>
            <w:sz w:val="18"/>
          </w:rPr>
          <w:t>security alerts, 10-2</w:t>
        </w:r>
      </w:hyperlink>
    </w:p>
    <w:p w14:paraId="7E3C1825" w14:textId="77777777" w:rsidR="008C539B" w:rsidRPr="001058B5" w:rsidRDefault="00C12992">
      <w:pPr>
        <w:spacing w:line="237" w:lineRule="auto"/>
        <w:ind w:left="940" w:right="709" w:hanging="240"/>
        <w:rPr>
          <w:rFonts w:ascii="Arial" w:hAnsi="Arial" w:cs="Arial"/>
          <w:sz w:val="18"/>
        </w:rPr>
      </w:pPr>
      <w:r w:rsidRPr="001058B5">
        <w:rPr>
          <w:rFonts w:ascii="Arial" w:hAnsi="Arial" w:cs="Arial"/>
          <w:sz w:val="18"/>
        </w:rPr>
        <w:t xml:space="preserve">Oracle Virtual Private Database (VPD) </w:t>
      </w:r>
      <w:hyperlink w:anchor="_bookmark1345" w:history="1">
        <w:r w:rsidRPr="001058B5">
          <w:rPr>
            <w:rFonts w:ascii="Arial" w:hAnsi="Arial" w:cs="Arial"/>
            <w:sz w:val="18"/>
          </w:rPr>
          <w:t>about, 7-1</w:t>
        </w:r>
      </w:hyperlink>
    </w:p>
    <w:p w14:paraId="62773A33" w14:textId="77777777" w:rsidR="008C539B" w:rsidRPr="001058B5" w:rsidRDefault="008D1AB8">
      <w:pPr>
        <w:spacing w:line="235" w:lineRule="auto"/>
        <w:ind w:left="940" w:right="1390"/>
        <w:rPr>
          <w:rFonts w:ascii="Arial" w:hAnsi="Arial" w:cs="Arial"/>
          <w:sz w:val="18"/>
        </w:rPr>
      </w:pPr>
      <w:hyperlink w:anchor="_bookmark1507" w:history="1">
        <w:r w:rsidR="00C12992" w:rsidRPr="001058B5">
          <w:rPr>
            <w:rFonts w:ascii="Arial" w:hAnsi="Arial" w:cs="Arial"/>
            <w:sz w:val="18"/>
          </w:rPr>
          <w:t>ANSI operations, 7-34</w:t>
        </w:r>
      </w:hyperlink>
      <w:r w:rsidR="00C12992" w:rsidRPr="001058B5">
        <w:rPr>
          <w:rFonts w:ascii="Arial" w:hAnsi="Arial" w:cs="Arial"/>
          <w:sz w:val="18"/>
        </w:rPr>
        <w:t xml:space="preserve"> application contexts</w:t>
      </w:r>
    </w:p>
    <w:p w14:paraId="1300B2FC" w14:textId="77777777" w:rsidR="008C539B" w:rsidRPr="001058B5" w:rsidRDefault="008D1AB8">
      <w:pPr>
        <w:spacing w:line="220" w:lineRule="exact"/>
        <w:ind w:left="1180"/>
        <w:rPr>
          <w:rFonts w:ascii="Arial" w:hAnsi="Arial" w:cs="Arial"/>
          <w:sz w:val="18"/>
        </w:rPr>
      </w:pPr>
      <w:hyperlink w:anchor="_bookmark1477" w:history="1">
        <w:r w:rsidR="00C12992" w:rsidRPr="001058B5">
          <w:rPr>
            <w:rFonts w:ascii="Arial" w:hAnsi="Arial" w:cs="Arial"/>
            <w:sz w:val="18"/>
          </w:rPr>
          <w:t>tutorial, 7-23</w:t>
        </w:r>
      </w:hyperlink>
    </w:p>
    <w:p w14:paraId="1CDF3C13" w14:textId="77777777" w:rsidR="008C539B" w:rsidRPr="001058B5" w:rsidRDefault="008D1AB8">
      <w:pPr>
        <w:spacing w:line="235" w:lineRule="auto"/>
        <w:ind w:left="940" w:right="1970" w:firstLine="240"/>
        <w:rPr>
          <w:rFonts w:ascii="Arial" w:hAnsi="Arial" w:cs="Arial"/>
          <w:sz w:val="18"/>
        </w:rPr>
      </w:pPr>
      <w:hyperlink w:anchor="_bookmark1366" w:history="1">
        <w:r w:rsidR="00C12992" w:rsidRPr="001058B5">
          <w:rPr>
            <w:rFonts w:ascii="Arial" w:hAnsi="Arial" w:cs="Arial"/>
            <w:sz w:val="18"/>
          </w:rPr>
          <w:t>used with, 7-3</w:t>
        </w:r>
      </w:hyperlink>
      <w:r w:rsidR="00C12992" w:rsidRPr="001058B5">
        <w:rPr>
          <w:rFonts w:ascii="Arial" w:hAnsi="Arial" w:cs="Arial"/>
          <w:sz w:val="18"/>
        </w:rPr>
        <w:t xml:space="preserve"> applications</w:t>
      </w:r>
    </w:p>
    <w:p w14:paraId="3B10662A" w14:textId="77777777" w:rsidR="008C539B" w:rsidRPr="001058B5" w:rsidRDefault="008D1AB8">
      <w:pPr>
        <w:spacing w:line="220" w:lineRule="exact"/>
        <w:ind w:left="1180"/>
        <w:rPr>
          <w:rFonts w:ascii="Arial" w:hAnsi="Arial" w:cs="Arial"/>
          <w:sz w:val="18"/>
        </w:rPr>
      </w:pPr>
      <w:hyperlink w:anchor="_bookmark1509" w:history="1">
        <w:r w:rsidR="00C12992" w:rsidRPr="001058B5">
          <w:rPr>
            <w:rFonts w:ascii="Arial" w:hAnsi="Arial" w:cs="Arial"/>
            <w:sz w:val="18"/>
          </w:rPr>
          <w:t>how it works with, 7-35</w:t>
        </w:r>
      </w:hyperlink>
    </w:p>
    <w:p w14:paraId="7F2C3B1C" w14:textId="77777777" w:rsidR="008C539B" w:rsidRPr="001058B5" w:rsidRDefault="008D1AB8">
      <w:pPr>
        <w:spacing w:line="235" w:lineRule="auto"/>
        <w:ind w:left="1540" w:hanging="360"/>
        <w:rPr>
          <w:rFonts w:ascii="Arial" w:hAnsi="Arial" w:cs="Arial"/>
          <w:sz w:val="18"/>
        </w:rPr>
      </w:pPr>
      <w:hyperlink w:anchor="_bookmark1532" w:history="1">
        <w:r w:rsidR="00C12992" w:rsidRPr="001058B5">
          <w:rPr>
            <w:rFonts w:ascii="Arial" w:hAnsi="Arial" w:cs="Arial"/>
            <w:sz w:val="18"/>
          </w:rPr>
          <w:t>users who are database users, how it works with, 7-38</w:t>
        </w:r>
      </w:hyperlink>
    </w:p>
    <w:p w14:paraId="5EE4A9EA" w14:textId="77777777" w:rsidR="008C539B" w:rsidRPr="001058B5" w:rsidRDefault="008D1AB8">
      <w:pPr>
        <w:spacing w:line="235" w:lineRule="auto"/>
        <w:ind w:left="940" w:right="349"/>
        <w:rPr>
          <w:rFonts w:ascii="Arial" w:hAnsi="Arial" w:cs="Arial"/>
          <w:sz w:val="18"/>
        </w:rPr>
      </w:pPr>
      <w:hyperlink w:anchor="_bookmark1010" w:history="1">
        <w:r w:rsidR="00C12992" w:rsidRPr="001058B5">
          <w:rPr>
            <w:rFonts w:ascii="Arial" w:hAnsi="Arial" w:cs="Arial"/>
            <w:sz w:val="18"/>
          </w:rPr>
          <w:t>applications using for security,    5-2</w:t>
        </w:r>
      </w:hyperlink>
      <w:hyperlink w:anchor="_bookmark1513" w:history="1">
        <w:r w:rsidR="00C12992" w:rsidRPr="001058B5">
          <w:rPr>
            <w:rFonts w:ascii="Arial" w:hAnsi="Arial" w:cs="Arial"/>
            <w:sz w:val="18"/>
          </w:rPr>
          <w:t xml:space="preserve"> automatic reparsing, how it works with, 7-35</w:t>
        </w:r>
      </w:hyperlink>
      <w:r w:rsidR="00C12992" w:rsidRPr="001058B5">
        <w:rPr>
          <w:rFonts w:ascii="Arial" w:hAnsi="Arial" w:cs="Arial"/>
          <w:sz w:val="18"/>
        </w:rPr>
        <w:t xml:space="preserve"> </w:t>
      </w:r>
      <w:hyperlink w:anchor="_bookmark1349" w:history="1">
        <w:r w:rsidR="00C12992" w:rsidRPr="001058B5">
          <w:rPr>
            <w:rFonts w:ascii="Arial" w:hAnsi="Arial" w:cs="Arial"/>
            <w:sz w:val="18"/>
          </w:rPr>
          <w:t>benefits,</w:t>
        </w:r>
        <w:r w:rsidR="00C12992" w:rsidRPr="001058B5">
          <w:rPr>
            <w:rFonts w:ascii="Arial" w:hAnsi="Arial" w:cs="Arial"/>
            <w:spacing w:val="41"/>
            <w:sz w:val="18"/>
          </w:rPr>
          <w:t xml:space="preserve"> </w:t>
        </w:r>
        <w:r w:rsidR="00C12992" w:rsidRPr="001058B5">
          <w:rPr>
            <w:rFonts w:ascii="Arial" w:hAnsi="Arial" w:cs="Arial"/>
            <w:sz w:val="18"/>
          </w:rPr>
          <w:t>7-2</w:t>
        </w:r>
      </w:hyperlink>
    </w:p>
    <w:p w14:paraId="055762E2" w14:textId="77777777" w:rsidR="008C539B" w:rsidRPr="001058B5" w:rsidRDefault="008D1AB8">
      <w:pPr>
        <w:spacing w:before="3" w:line="235" w:lineRule="auto"/>
        <w:ind w:left="940" w:right="1932"/>
        <w:rPr>
          <w:rFonts w:ascii="Arial" w:hAnsi="Arial" w:cs="Arial"/>
          <w:sz w:val="18"/>
        </w:rPr>
      </w:pPr>
      <w:hyperlink w:anchor="_bookmark1409" w:history="1">
        <w:r w:rsidR="00C12992" w:rsidRPr="001058B5">
          <w:rPr>
            <w:rFonts w:ascii="Arial" w:hAnsi="Arial" w:cs="Arial"/>
            <w:sz w:val="18"/>
          </w:rPr>
          <w:t>column level,   7-8</w:t>
        </w:r>
      </w:hyperlink>
      <w:r w:rsidR="00C12992" w:rsidRPr="001058B5">
        <w:rPr>
          <w:rFonts w:ascii="Arial" w:hAnsi="Arial" w:cs="Arial"/>
          <w:sz w:val="18"/>
        </w:rPr>
        <w:t xml:space="preserve"> column masking</w:t>
      </w:r>
      <w:r w:rsidR="00C12992" w:rsidRPr="001058B5">
        <w:rPr>
          <w:rFonts w:ascii="Arial" w:hAnsi="Arial" w:cs="Arial"/>
          <w:spacing w:val="-15"/>
          <w:sz w:val="18"/>
        </w:rPr>
        <w:t xml:space="preserve"> </w:t>
      </w:r>
      <w:r w:rsidR="00C12992" w:rsidRPr="001058B5">
        <w:rPr>
          <w:rFonts w:ascii="Arial" w:hAnsi="Arial" w:cs="Arial"/>
          <w:sz w:val="18"/>
        </w:rPr>
        <w:t>behavior</w:t>
      </w:r>
    </w:p>
    <w:p w14:paraId="047928A9" w14:textId="77777777" w:rsidR="008C539B" w:rsidRPr="001058B5" w:rsidRDefault="008D1AB8">
      <w:pPr>
        <w:spacing w:line="220" w:lineRule="exact"/>
        <w:ind w:left="1180"/>
        <w:rPr>
          <w:rFonts w:ascii="Arial" w:hAnsi="Arial" w:cs="Arial"/>
          <w:sz w:val="18"/>
        </w:rPr>
      </w:pPr>
      <w:hyperlink w:anchor="_bookmark1415" w:history="1">
        <w:r w:rsidR="00C12992" w:rsidRPr="001058B5">
          <w:rPr>
            <w:rFonts w:ascii="Arial" w:hAnsi="Arial" w:cs="Arial"/>
            <w:sz w:val="18"/>
          </w:rPr>
          <w:t>enabling, 7-10</w:t>
        </w:r>
      </w:hyperlink>
    </w:p>
    <w:p w14:paraId="3719837B" w14:textId="77777777" w:rsidR="008C539B" w:rsidRPr="001058B5" w:rsidRDefault="008D1AB8">
      <w:pPr>
        <w:spacing w:line="220" w:lineRule="exact"/>
        <w:ind w:left="1180"/>
        <w:rPr>
          <w:rFonts w:ascii="Arial" w:hAnsi="Arial" w:cs="Arial"/>
          <w:sz w:val="18"/>
        </w:rPr>
      </w:pPr>
      <w:hyperlink w:anchor="_bookmark1418" w:history="1">
        <w:r w:rsidR="00C12992" w:rsidRPr="001058B5">
          <w:rPr>
            <w:rFonts w:ascii="Arial" w:hAnsi="Arial" w:cs="Arial"/>
            <w:sz w:val="18"/>
          </w:rPr>
          <w:t>restrictions, 7-11</w:t>
        </w:r>
      </w:hyperlink>
    </w:p>
    <w:p w14:paraId="68D5E657" w14:textId="77777777" w:rsidR="008C539B" w:rsidRPr="001058B5" w:rsidRDefault="008D1AB8">
      <w:pPr>
        <w:spacing w:line="220" w:lineRule="exact"/>
        <w:ind w:left="940"/>
        <w:rPr>
          <w:rFonts w:ascii="Arial" w:hAnsi="Arial" w:cs="Arial"/>
          <w:sz w:val="18"/>
        </w:rPr>
      </w:pPr>
      <w:hyperlink w:anchor="_bookmark1410" w:history="1">
        <w:r w:rsidR="00C12992" w:rsidRPr="001058B5">
          <w:rPr>
            <w:rFonts w:ascii="Arial" w:hAnsi="Arial" w:cs="Arial"/>
            <w:sz w:val="18"/>
          </w:rPr>
          <w:t>column-level display, 7-8</w:t>
        </w:r>
      </w:hyperlink>
    </w:p>
    <w:p w14:paraId="70F27D95" w14:textId="77777777" w:rsidR="008C539B" w:rsidRPr="001058B5" w:rsidRDefault="008D1AB8">
      <w:pPr>
        <w:spacing w:line="220" w:lineRule="exact"/>
        <w:ind w:left="940"/>
        <w:rPr>
          <w:rFonts w:ascii="Arial" w:hAnsi="Arial" w:cs="Arial"/>
          <w:sz w:val="18"/>
        </w:rPr>
      </w:pPr>
      <w:hyperlink w:anchor="_bookmark1371" w:history="1">
        <w:r w:rsidR="00C12992" w:rsidRPr="001058B5">
          <w:rPr>
            <w:rFonts w:ascii="Arial" w:hAnsi="Arial" w:cs="Arial"/>
            <w:sz w:val="18"/>
          </w:rPr>
          <w:t>components, 7-4</w:t>
        </w:r>
      </w:hyperlink>
    </w:p>
    <w:p w14:paraId="21C89F23" w14:textId="77777777" w:rsidR="008C539B" w:rsidRPr="001058B5" w:rsidRDefault="008D1AB8">
      <w:pPr>
        <w:spacing w:line="220" w:lineRule="exact"/>
        <w:ind w:left="940"/>
        <w:rPr>
          <w:rFonts w:ascii="Arial" w:hAnsi="Arial" w:cs="Arial"/>
          <w:sz w:val="18"/>
        </w:rPr>
      </w:pPr>
      <w:hyperlink w:anchor="_bookmark1379" w:history="1">
        <w:r w:rsidR="00C12992" w:rsidRPr="001058B5">
          <w:rPr>
            <w:rFonts w:ascii="Arial" w:hAnsi="Arial" w:cs="Arial"/>
            <w:sz w:val="18"/>
          </w:rPr>
          <w:t xml:space="preserve">configuring, 7-5 to </w:t>
        </w:r>
      </w:hyperlink>
      <w:hyperlink w:anchor="_bookmark1460" w:history="1">
        <w:r w:rsidR="00C12992" w:rsidRPr="001058B5">
          <w:rPr>
            <w:rFonts w:ascii="Arial" w:hAnsi="Arial" w:cs="Arial"/>
            <w:sz w:val="18"/>
          </w:rPr>
          <w:t>7-19</w:t>
        </w:r>
      </w:hyperlink>
    </w:p>
    <w:p w14:paraId="288DCBAC" w14:textId="77777777" w:rsidR="008C539B" w:rsidRPr="001058B5" w:rsidRDefault="008D1AB8">
      <w:pPr>
        <w:spacing w:line="220" w:lineRule="exact"/>
        <w:ind w:left="940"/>
        <w:rPr>
          <w:rFonts w:ascii="Arial" w:hAnsi="Arial" w:cs="Arial"/>
          <w:sz w:val="18"/>
        </w:rPr>
      </w:pPr>
      <w:hyperlink w:anchor="_bookmark1369" w:history="1">
        <w:r w:rsidR="00C12992" w:rsidRPr="001058B5">
          <w:rPr>
            <w:rFonts w:ascii="Arial" w:hAnsi="Arial" w:cs="Arial"/>
            <w:sz w:val="18"/>
          </w:rPr>
          <w:t>cursors, shared, 7-4</w:t>
        </w:r>
      </w:hyperlink>
    </w:p>
    <w:p w14:paraId="62CB43AC" w14:textId="77777777" w:rsidR="008C539B" w:rsidRPr="001058B5" w:rsidRDefault="008D1AB8">
      <w:pPr>
        <w:spacing w:line="237" w:lineRule="auto"/>
        <w:ind w:left="940" w:right="1390"/>
        <w:rPr>
          <w:rFonts w:ascii="Arial" w:hAnsi="Arial" w:cs="Arial"/>
          <w:sz w:val="18"/>
        </w:rPr>
      </w:pPr>
      <w:hyperlink w:anchor="_bookmark1502" w:history="1">
        <w:r w:rsidR="00C12992" w:rsidRPr="001058B5">
          <w:rPr>
            <w:rFonts w:ascii="Arial" w:hAnsi="Arial" w:cs="Arial"/>
            <w:sz w:val="18"/>
          </w:rPr>
          <w:t>edition-based redefinitions, 7-34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editions, results in, 6-24</w:t>
        </w:r>
      </w:hyperlink>
    </w:p>
    <w:p w14:paraId="2AF0148C" w14:textId="77777777" w:rsidR="008C539B" w:rsidRPr="001058B5" w:rsidRDefault="008D1AB8">
      <w:pPr>
        <w:spacing w:line="235" w:lineRule="auto"/>
        <w:ind w:left="1300" w:hanging="360"/>
        <w:rPr>
          <w:rFonts w:ascii="Arial" w:hAnsi="Arial" w:cs="Arial"/>
          <w:sz w:val="18"/>
        </w:rPr>
      </w:pPr>
      <w:hyperlink w:anchor="_bookmark1533" w:history="1">
        <w:r w:rsidR="00C12992" w:rsidRPr="001058B5">
          <w:rPr>
            <w:rFonts w:ascii="Arial" w:hAnsi="Arial" w:cs="Arial"/>
            <w:sz w:val="18"/>
          </w:rPr>
          <w:t>Enterprise User Security proxy authentication, how it works with, 7-38</w:t>
        </w:r>
      </w:hyperlink>
    </w:p>
    <w:p w14:paraId="57510A63" w14:textId="77777777" w:rsidR="008C539B" w:rsidRPr="001058B5" w:rsidRDefault="008D1AB8">
      <w:pPr>
        <w:spacing w:line="220" w:lineRule="exact"/>
        <w:ind w:left="940"/>
        <w:rPr>
          <w:rFonts w:ascii="Arial" w:hAnsi="Arial" w:cs="Arial"/>
          <w:sz w:val="18"/>
        </w:rPr>
      </w:pPr>
      <w:hyperlink w:anchor="_bookmark1523" w:history="1">
        <w:r w:rsidR="00C12992" w:rsidRPr="001058B5">
          <w:rPr>
            <w:rFonts w:ascii="Arial" w:hAnsi="Arial" w:cs="Arial"/>
            <w:sz w:val="18"/>
          </w:rPr>
          <w:t>exporting data, 7-36</w:t>
        </w:r>
      </w:hyperlink>
    </w:p>
    <w:p w14:paraId="5B085566" w14:textId="77777777" w:rsidR="008C539B" w:rsidRPr="001058B5" w:rsidRDefault="008D1AB8">
      <w:pPr>
        <w:spacing w:line="235" w:lineRule="auto"/>
        <w:ind w:left="940"/>
        <w:rPr>
          <w:rFonts w:ascii="Arial" w:hAnsi="Arial" w:cs="Arial"/>
          <w:sz w:val="18"/>
        </w:rPr>
      </w:pPr>
      <w:hyperlink w:anchor="_bookmark1529" w:history="1">
        <w:r w:rsidR="00C12992" w:rsidRPr="001058B5">
          <w:rPr>
            <w:rFonts w:ascii="Arial" w:hAnsi="Arial" w:cs="Arial"/>
            <w:sz w:val="18"/>
          </w:rPr>
          <w:t>exporting data using Data Pump Export, 7-37</w:t>
        </w:r>
      </w:hyperlink>
      <w:r w:rsidR="00C12992" w:rsidRPr="001058B5">
        <w:rPr>
          <w:rFonts w:ascii="Arial" w:hAnsi="Arial" w:cs="Arial"/>
          <w:sz w:val="18"/>
        </w:rPr>
        <w:t xml:space="preserve"> </w:t>
      </w:r>
      <w:hyperlink w:anchor="_bookmark1544" w:history="1">
        <w:r w:rsidR="00C12992" w:rsidRPr="001058B5">
          <w:rPr>
            <w:rFonts w:ascii="Arial" w:hAnsi="Arial" w:cs="Arial"/>
            <w:sz w:val="18"/>
          </w:rPr>
          <w:t>finding information about, 7-39</w:t>
        </w:r>
      </w:hyperlink>
    </w:p>
    <w:p w14:paraId="69C1174C" w14:textId="77777777" w:rsidR="008C539B" w:rsidRPr="001058B5" w:rsidRDefault="008D1AB8">
      <w:pPr>
        <w:spacing w:before="2" w:line="235" w:lineRule="auto"/>
        <w:ind w:left="940" w:right="349"/>
        <w:rPr>
          <w:rFonts w:ascii="Arial" w:hAnsi="Arial" w:cs="Arial"/>
          <w:sz w:val="18"/>
        </w:rPr>
      </w:pPr>
      <w:hyperlink w:anchor="_bookmark1515" w:history="1">
        <w:r w:rsidR="00C12992" w:rsidRPr="001058B5">
          <w:rPr>
            <w:rFonts w:ascii="Arial" w:hAnsi="Arial" w:cs="Arial"/>
            <w:sz w:val="18"/>
          </w:rPr>
          <w:t>flashback query, how it works with, 7-35</w:t>
        </w:r>
      </w:hyperlink>
      <w:r w:rsidR="00C12992" w:rsidRPr="001058B5">
        <w:rPr>
          <w:rFonts w:ascii="Arial" w:hAnsi="Arial" w:cs="Arial"/>
          <w:sz w:val="18"/>
        </w:rPr>
        <w:t xml:space="preserve"> function</w:t>
      </w:r>
    </w:p>
    <w:p w14:paraId="2FA7B85F" w14:textId="77777777" w:rsidR="008C539B" w:rsidRPr="001058B5" w:rsidRDefault="008D1AB8">
      <w:pPr>
        <w:spacing w:line="220" w:lineRule="exact"/>
        <w:ind w:left="1180"/>
        <w:rPr>
          <w:rFonts w:ascii="Arial" w:hAnsi="Arial" w:cs="Arial"/>
          <w:sz w:val="18"/>
        </w:rPr>
      </w:pPr>
      <w:hyperlink w:anchor="_bookmark1815" w:history="1">
        <w:r w:rsidR="00C12992" w:rsidRPr="001058B5">
          <w:rPr>
            <w:rFonts w:ascii="Arial" w:hAnsi="Arial" w:cs="Arial"/>
            <w:sz w:val="18"/>
          </w:rPr>
          <w:t>auditing, 9-29</w:t>
        </w:r>
      </w:hyperlink>
    </w:p>
    <w:p w14:paraId="5058CE5B" w14:textId="77777777" w:rsidR="008C539B" w:rsidRPr="001058B5" w:rsidRDefault="008D1AB8">
      <w:pPr>
        <w:spacing w:line="220" w:lineRule="exact"/>
        <w:ind w:left="1180"/>
        <w:rPr>
          <w:rFonts w:ascii="Arial" w:hAnsi="Arial" w:cs="Arial"/>
          <w:sz w:val="18"/>
        </w:rPr>
      </w:pPr>
      <w:hyperlink w:anchor="_bookmark1374" w:history="1">
        <w:r w:rsidR="00C12992" w:rsidRPr="001058B5">
          <w:rPr>
            <w:rFonts w:ascii="Arial" w:hAnsi="Arial" w:cs="Arial"/>
            <w:sz w:val="18"/>
          </w:rPr>
          <w:t>components, 7-4</w:t>
        </w:r>
      </w:hyperlink>
    </w:p>
    <w:p w14:paraId="79F15B96" w14:textId="77777777" w:rsidR="008C539B" w:rsidRPr="001058B5" w:rsidRDefault="008D1AB8">
      <w:pPr>
        <w:spacing w:line="220" w:lineRule="exact"/>
        <w:ind w:left="1180"/>
        <w:rPr>
          <w:rFonts w:ascii="Arial" w:hAnsi="Arial" w:cs="Arial"/>
          <w:sz w:val="18"/>
        </w:rPr>
      </w:pPr>
      <w:hyperlink w:anchor="_bookmark1361" w:history="1">
        <w:r w:rsidR="00C12992" w:rsidRPr="001058B5">
          <w:rPr>
            <w:rFonts w:ascii="Arial" w:hAnsi="Arial" w:cs="Arial"/>
            <w:sz w:val="18"/>
          </w:rPr>
          <w:t>how it is executed, 7-3</w:t>
        </w:r>
      </w:hyperlink>
    </w:p>
    <w:p w14:paraId="3B53843A" w14:textId="77777777" w:rsidR="008C539B" w:rsidRPr="001058B5" w:rsidRDefault="008D1AB8">
      <w:pPr>
        <w:spacing w:before="2" w:line="235" w:lineRule="auto"/>
        <w:ind w:left="1300" w:right="349" w:hanging="360"/>
        <w:rPr>
          <w:rFonts w:ascii="Arial" w:hAnsi="Arial" w:cs="Arial"/>
          <w:sz w:val="18"/>
        </w:rPr>
      </w:pPr>
      <w:hyperlink w:anchor="_bookmark1534" w:history="1">
        <w:r w:rsidR="00C12992" w:rsidRPr="001058B5">
          <w:rPr>
            <w:rFonts w:ascii="Arial" w:hAnsi="Arial" w:cs="Arial"/>
            <w:sz w:val="18"/>
          </w:rPr>
          <w:t>JDBC proxy authentication, how it works with, 7-38</w:t>
        </w:r>
      </w:hyperlink>
    </w:p>
    <w:p w14:paraId="0E046CEE" w14:textId="77777777" w:rsidR="008C539B" w:rsidRPr="001058B5" w:rsidRDefault="008D1AB8">
      <w:pPr>
        <w:spacing w:line="237" w:lineRule="auto"/>
        <w:ind w:left="1300" w:right="349" w:hanging="360"/>
        <w:rPr>
          <w:rFonts w:ascii="Arial" w:hAnsi="Arial" w:cs="Arial"/>
          <w:sz w:val="18"/>
        </w:rPr>
      </w:pPr>
      <w:hyperlink w:anchor="_bookmark1539" w:history="1">
        <w:r w:rsidR="00C12992" w:rsidRPr="001058B5">
          <w:rPr>
            <w:rFonts w:ascii="Arial" w:hAnsi="Arial" w:cs="Arial"/>
            <w:sz w:val="18"/>
          </w:rPr>
          <w:t>nondatabase user applications, how works with, 7-38</w:t>
        </w:r>
      </w:hyperlink>
    </w:p>
    <w:p w14:paraId="5AD3A15A" w14:textId="77777777" w:rsidR="008C539B" w:rsidRPr="001058B5" w:rsidRDefault="008D1AB8">
      <w:pPr>
        <w:spacing w:line="235" w:lineRule="auto"/>
        <w:ind w:left="1300" w:right="709" w:hanging="360"/>
        <w:rPr>
          <w:rFonts w:ascii="Arial" w:hAnsi="Arial" w:cs="Arial"/>
          <w:sz w:val="18"/>
        </w:rPr>
      </w:pPr>
      <w:hyperlink w:anchor="_bookmark1535" w:history="1">
        <w:r w:rsidR="00C12992" w:rsidRPr="001058B5">
          <w:rPr>
            <w:rFonts w:ascii="Arial" w:hAnsi="Arial" w:cs="Arial"/>
            <w:sz w:val="18"/>
          </w:rPr>
          <w:t>OCI proxy authentication, how it works with, 7-38</w:t>
        </w:r>
      </w:hyperlink>
    </w:p>
    <w:p w14:paraId="03E1F10F" w14:textId="77777777" w:rsidR="008C539B" w:rsidRPr="001058B5" w:rsidRDefault="00C12992">
      <w:pPr>
        <w:spacing w:line="235" w:lineRule="auto"/>
        <w:ind w:left="1180" w:right="1421" w:hanging="240"/>
        <w:rPr>
          <w:rFonts w:ascii="Arial" w:hAnsi="Arial" w:cs="Arial"/>
          <w:sz w:val="18"/>
        </w:rPr>
      </w:pPr>
      <w:r w:rsidRPr="001058B5">
        <w:rPr>
          <w:rFonts w:ascii="Arial" w:hAnsi="Arial" w:cs="Arial"/>
          <w:sz w:val="18"/>
        </w:rPr>
        <w:t xml:space="preserve">Oracle Label  Security </w:t>
      </w:r>
      <w:hyperlink w:anchor="_bookmark1521" w:history="1">
        <w:r w:rsidRPr="001058B5">
          <w:rPr>
            <w:rFonts w:ascii="Arial" w:hAnsi="Arial" w:cs="Arial"/>
            <w:sz w:val="18"/>
          </w:rPr>
          <w:t>exceptions in behavior,</w:t>
        </w:r>
        <w:r w:rsidRPr="001058B5">
          <w:rPr>
            <w:rFonts w:ascii="Arial" w:hAnsi="Arial" w:cs="Arial"/>
            <w:spacing w:val="30"/>
            <w:sz w:val="18"/>
          </w:rPr>
          <w:t xml:space="preserve"> </w:t>
        </w:r>
        <w:r w:rsidRPr="001058B5">
          <w:rPr>
            <w:rFonts w:ascii="Arial" w:hAnsi="Arial" w:cs="Arial"/>
            <w:sz w:val="18"/>
          </w:rPr>
          <w:t>7-36</w:t>
        </w:r>
      </w:hyperlink>
    </w:p>
    <w:p w14:paraId="0DE98D7E" w14:textId="77777777" w:rsidR="008C539B" w:rsidRPr="001058B5" w:rsidRDefault="00C12992">
      <w:pPr>
        <w:spacing w:before="67" w:line="222" w:lineRule="exact"/>
        <w:ind w:left="1109"/>
        <w:rPr>
          <w:rFonts w:ascii="Arial" w:hAnsi="Arial" w:cs="Arial"/>
          <w:sz w:val="18"/>
        </w:rPr>
      </w:pPr>
      <w:r w:rsidRPr="001058B5">
        <w:rPr>
          <w:rFonts w:ascii="Arial" w:hAnsi="Arial" w:cs="Arial"/>
        </w:rPr>
        <w:br w:type="column"/>
      </w:r>
      <w:hyperlink w:anchor="_bookmark1518" w:history="1">
        <w:r w:rsidRPr="001058B5">
          <w:rPr>
            <w:rFonts w:ascii="Arial" w:hAnsi="Arial" w:cs="Arial"/>
            <w:sz w:val="18"/>
          </w:rPr>
          <w:t>using with, 7-36</w:t>
        </w:r>
      </w:hyperlink>
    </w:p>
    <w:p w14:paraId="53E5C15C" w14:textId="77777777" w:rsidR="008C539B" w:rsidRPr="001058B5" w:rsidRDefault="008D1AB8">
      <w:pPr>
        <w:spacing w:before="1" w:line="235" w:lineRule="auto"/>
        <w:ind w:left="869" w:right="1248"/>
        <w:rPr>
          <w:rFonts w:ascii="Arial" w:hAnsi="Arial" w:cs="Arial"/>
          <w:sz w:val="18"/>
        </w:rPr>
      </w:pPr>
      <w:hyperlink w:anchor="_bookmark1507" w:history="1">
        <w:r w:rsidR="00C12992" w:rsidRPr="001058B5">
          <w:rPr>
            <w:rFonts w:ascii="Arial" w:hAnsi="Arial" w:cs="Arial"/>
            <w:sz w:val="18"/>
          </w:rPr>
          <w:t>outer join operations, 7-34</w:t>
        </w:r>
      </w:hyperlink>
      <w:r w:rsidR="00C12992" w:rsidRPr="001058B5">
        <w:rPr>
          <w:rFonts w:ascii="Arial" w:hAnsi="Arial" w:cs="Arial"/>
          <w:sz w:val="18"/>
        </w:rPr>
        <w:t xml:space="preserve"> </w:t>
      </w:r>
      <w:hyperlink w:anchor="_bookmark1355" w:history="1">
        <w:r w:rsidR="00C12992" w:rsidRPr="001058B5">
          <w:rPr>
            <w:rFonts w:ascii="Arial" w:hAnsi="Arial" w:cs="Arial"/>
            <w:sz w:val="18"/>
          </w:rPr>
          <w:t>performance benefit, 7-3</w:t>
        </w:r>
      </w:hyperlink>
    </w:p>
    <w:p w14:paraId="3037D52B" w14:textId="77777777" w:rsidR="008C539B" w:rsidRPr="001058B5" w:rsidRDefault="00C12992">
      <w:pPr>
        <w:spacing w:before="2" w:line="235" w:lineRule="auto"/>
        <w:ind w:left="1109" w:right="525" w:hanging="240"/>
        <w:rPr>
          <w:rFonts w:ascii="Arial" w:hAnsi="Arial" w:cs="Arial"/>
          <w:sz w:val="18"/>
        </w:rPr>
      </w:pPr>
      <w:r w:rsidRPr="001058B5">
        <w:rPr>
          <w:rFonts w:ascii="Arial" w:hAnsi="Arial" w:cs="Arial"/>
          <w:sz w:val="18"/>
        </w:rPr>
        <w:t xml:space="preserve">policies, Oracle Virtual Private Database </w:t>
      </w:r>
      <w:hyperlink w:anchor="_bookmark1381" w:history="1">
        <w:r w:rsidRPr="001058B5">
          <w:rPr>
            <w:rFonts w:ascii="Arial" w:hAnsi="Arial" w:cs="Arial"/>
            <w:sz w:val="18"/>
          </w:rPr>
          <w:t>about, 7-6</w:t>
        </w:r>
      </w:hyperlink>
    </w:p>
    <w:p w14:paraId="68F997ED" w14:textId="77777777" w:rsidR="008C539B" w:rsidRPr="001058B5" w:rsidRDefault="008D1AB8">
      <w:pPr>
        <w:spacing w:before="1" w:line="235" w:lineRule="auto"/>
        <w:ind w:left="1109" w:right="1248"/>
        <w:rPr>
          <w:rFonts w:ascii="Arial" w:hAnsi="Arial" w:cs="Arial"/>
          <w:sz w:val="18"/>
        </w:rPr>
      </w:pPr>
      <w:hyperlink w:anchor="_bookmark1434" w:history="1">
        <w:r w:rsidR="00C12992" w:rsidRPr="001058B5">
          <w:rPr>
            <w:rFonts w:ascii="Arial" w:hAnsi="Arial" w:cs="Arial"/>
            <w:sz w:val="18"/>
          </w:rPr>
          <w:t>applications, validating, 7-13</w:t>
        </w:r>
      </w:hyperlink>
      <w:r w:rsidR="00C12992" w:rsidRPr="001058B5">
        <w:rPr>
          <w:rFonts w:ascii="Arial" w:hAnsi="Arial" w:cs="Arial"/>
          <w:sz w:val="18"/>
        </w:rPr>
        <w:t xml:space="preserve"> </w:t>
      </w:r>
      <w:hyperlink w:anchor="_bookmark1399" w:history="1">
        <w:r w:rsidR="00C12992" w:rsidRPr="001058B5">
          <w:rPr>
            <w:rFonts w:ascii="Arial" w:hAnsi="Arial" w:cs="Arial"/>
            <w:sz w:val="18"/>
          </w:rPr>
          <w:t>attaching to database object, 7-7</w:t>
        </w:r>
      </w:hyperlink>
      <w:r w:rsidR="00C12992" w:rsidRPr="001058B5">
        <w:rPr>
          <w:rFonts w:ascii="Arial" w:hAnsi="Arial" w:cs="Arial"/>
          <w:sz w:val="18"/>
        </w:rPr>
        <w:t xml:space="preserve"> </w:t>
      </w:r>
      <w:hyperlink w:anchor="_bookmark1410" w:history="1">
        <w:r w:rsidR="00C12992" w:rsidRPr="001058B5">
          <w:rPr>
            <w:rFonts w:ascii="Arial" w:hAnsi="Arial" w:cs="Arial"/>
            <w:sz w:val="18"/>
          </w:rPr>
          <w:t>column display, 7-8</w:t>
        </w:r>
      </w:hyperlink>
    </w:p>
    <w:p w14:paraId="4A465FF9" w14:textId="77777777" w:rsidR="008C539B" w:rsidRPr="001058B5" w:rsidRDefault="008D1AB8">
      <w:pPr>
        <w:spacing w:before="4" w:line="235" w:lineRule="auto"/>
        <w:ind w:left="1109" w:right="1248"/>
        <w:rPr>
          <w:rFonts w:ascii="Arial" w:hAnsi="Arial" w:cs="Arial"/>
          <w:sz w:val="18"/>
        </w:rPr>
      </w:pPr>
      <w:hyperlink w:anchor="_bookmark1413" w:history="1">
        <w:r w:rsidR="00C12992" w:rsidRPr="001058B5">
          <w:rPr>
            <w:rFonts w:ascii="Arial" w:hAnsi="Arial" w:cs="Arial"/>
            <w:sz w:val="18"/>
          </w:rPr>
          <w:t>column-level display, default, 7-9</w:t>
        </w:r>
      </w:hyperlink>
      <w:r w:rsidR="00C12992" w:rsidRPr="001058B5">
        <w:rPr>
          <w:rFonts w:ascii="Arial" w:hAnsi="Arial" w:cs="Arial"/>
          <w:sz w:val="18"/>
        </w:rPr>
        <w:t xml:space="preserve"> </w:t>
      </w:r>
      <w:hyperlink w:anchor="_bookmark1440" w:history="1">
        <w:r w:rsidR="00C12992" w:rsidRPr="001058B5">
          <w:rPr>
            <w:rFonts w:ascii="Arial" w:hAnsi="Arial" w:cs="Arial"/>
            <w:sz w:val="18"/>
          </w:rPr>
          <w:t>dynamic, 7-15</w:t>
        </w:r>
      </w:hyperlink>
    </w:p>
    <w:p w14:paraId="08DCBD7C" w14:textId="77777777" w:rsidR="008C539B" w:rsidRPr="001058B5" w:rsidRDefault="008D1AB8">
      <w:pPr>
        <w:spacing w:line="220" w:lineRule="exact"/>
        <w:ind w:left="1109"/>
        <w:rPr>
          <w:rFonts w:ascii="Arial" w:hAnsi="Arial" w:cs="Arial"/>
          <w:sz w:val="18"/>
        </w:rPr>
      </w:pPr>
      <w:hyperlink w:anchor="_bookmark1431" w:history="1">
        <w:r w:rsidR="00C12992" w:rsidRPr="001058B5">
          <w:rPr>
            <w:rFonts w:ascii="Arial" w:hAnsi="Arial" w:cs="Arial"/>
            <w:sz w:val="18"/>
          </w:rPr>
          <w:t>multiple,   7-13</w:t>
        </w:r>
      </w:hyperlink>
    </w:p>
    <w:p w14:paraId="175DF25A" w14:textId="77777777" w:rsidR="008C539B" w:rsidRPr="001058B5" w:rsidRDefault="008D1AB8">
      <w:pPr>
        <w:spacing w:before="2" w:line="235" w:lineRule="auto"/>
        <w:ind w:left="1109" w:right="1248"/>
        <w:rPr>
          <w:rFonts w:ascii="Arial" w:hAnsi="Arial" w:cs="Arial"/>
          <w:sz w:val="18"/>
        </w:rPr>
      </w:pPr>
      <w:hyperlink w:anchor="_bookmark1437" w:history="1">
        <w:r w:rsidR="00C12992" w:rsidRPr="001058B5">
          <w:rPr>
            <w:rFonts w:ascii="Arial" w:hAnsi="Arial" w:cs="Arial"/>
            <w:sz w:val="18"/>
          </w:rPr>
          <w:t>optimizing performance, 7-14</w:t>
        </w:r>
      </w:hyperlink>
      <w:r w:rsidR="00C12992" w:rsidRPr="001058B5">
        <w:rPr>
          <w:rFonts w:ascii="Arial" w:hAnsi="Arial" w:cs="Arial"/>
          <w:sz w:val="18"/>
        </w:rPr>
        <w:t xml:space="preserve"> </w:t>
      </w:r>
      <w:hyperlink w:anchor="_bookmark1362" w:history="1">
        <w:r w:rsidR="00C12992" w:rsidRPr="001058B5">
          <w:rPr>
            <w:rFonts w:ascii="Arial" w:hAnsi="Arial" w:cs="Arial"/>
            <w:sz w:val="18"/>
          </w:rPr>
          <w:t>privileges used to run, 7-3</w:t>
        </w:r>
      </w:hyperlink>
    </w:p>
    <w:p w14:paraId="0A2711EF" w14:textId="77777777" w:rsidR="008C539B" w:rsidRPr="001058B5" w:rsidRDefault="008D1AB8">
      <w:pPr>
        <w:spacing w:line="237" w:lineRule="auto"/>
        <w:ind w:left="869" w:right="1248" w:firstLine="240"/>
        <w:rPr>
          <w:rFonts w:ascii="Arial" w:hAnsi="Arial" w:cs="Arial"/>
          <w:sz w:val="18"/>
        </w:rPr>
      </w:pPr>
      <w:hyperlink w:anchor="_bookmark1403" w:history="1">
        <w:r w:rsidR="00C12992" w:rsidRPr="001058B5">
          <w:rPr>
            <w:rFonts w:ascii="Arial" w:hAnsi="Arial" w:cs="Arial"/>
            <w:sz w:val="18"/>
          </w:rPr>
          <w:t>SQL statements, specifying, 7-7</w:t>
        </w:r>
      </w:hyperlink>
      <w:r w:rsidR="00C12992" w:rsidRPr="001058B5">
        <w:rPr>
          <w:rFonts w:ascii="Arial" w:hAnsi="Arial" w:cs="Arial"/>
          <w:sz w:val="18"/>
        </w:rPr>
        <w:t xml:space="preserve"> policy groups</w:t>
      </w:r>
    </w:p>
    <w:p w14:paraId="17E7A9E3" w14:textId="77777777" w:rsidR="008C539B" w:rsidRPr="001058B5" w:rsidRDefault="008D1AB8">
      <w:pPr>
        <w:spacing w:line="217" w:lineRule="exact"/>
        <w:ind w:left="1109"/>
        <w:rPr>
          <w:rFonts w:ascii="Arial" w:hAnsi="Arial" w:cs="Arial"/>
          <w:sz w:val="18"/>
        </w:rPr>
      </w:pPr>
      <w:hyperlink w:anchor="_bookmark1423" w:history="1">
        <w:r w:rsidR="00C12992" w:rsidRPr="001058B5">
          <w:rPr>
            <w:rFonts w:ascii="Arial" w:hAnsi="Arial" w:cs="Arial"/>
            <w:sz w:val="18"/>
          </w:rPr>
          <w:t>about, 7-11</w:t>
        </w:r>
      </w:hyperlink>
    </w:p>
    <w:p w14:paraId="2D6D1573" w14:textId="77777777" w:rsidR="008C539B" w:rsidRPr="001058B5" w:rsidRDefault="008D1AB8">
      <w:pPr>
        <w:spacing w:line="220" w:lineRule="exact"/>
        <w:ind w:left="1109"/>
        <w:rPr>
          <w:rFonts w:ascii="Arial" w:hAnsi="Arial" w:cs="Arial"/>
          <w:sz w:val="18"/>
        </w:rPr>
      </w:pPr>
      <w:hyperlink w:anchor="_bookmark1424" w:history="1">
        <w:r w:rsidR="00C12992" w:rsidRPr="001058B5">
          <w:rPr>
            <w:rFonts w:ascii="Arial" w:hAnsi="Arial" w:cs="Arial"/>
            <w:sz w:val="18"/>
          </w:rPr>
          <w:t>benefits,   7-12</w:t>
        </w:r>
      </w:hyperlink>
    </w:p>
    <w:p w14:paraId="4CDCA828" w14:textId="77777777" w:rsidR="008C539B" w:rsidRPr="001058B5" w:rsidRDefault="008D1AB8">
      <w:pPr>
        <w:spacing w:line="220" w:lineRule="exact"/>
        <w:ind w:left="1109"/>
        <w:rPr>
          <w:rFonts w:ascii="Arial" w:hAnsi="Arial" w:cs="Arial"/>
          <w:sz w:val="18"/>
        </w:rPr>
      </w:pPr>
      <w:hyperlink w:anchor="_bookmark1426" w:history="1">
        <w:r w:rsidR="00C12992" w:rsidRPr="001058B5">
          <w:rPr>
            <w:rFonts w:ascii="Arial" w:hAnsi="Arial" w:cs="Arial"/>
            <w:sz w:val="18"/>
          </w:rPr>
          <w:t>creating,   7-12</w:t>
        </w:r>
      </w:hyperlink>
    </w:p>
    <w:p w14:paraId="482BD608" w14:textId="77777777" w:rsidR="008C539B" w:rsidRPr="001058B5" w:rsidRDefault="008D1AB8">
      <w:pPr>
        <w:spacing w:line="220" w:lineRule="exact"/>
        <w:ind w:left="1109"/>
        <w:rPr>
          <w:rFonts w:ascii="Arial" w:hAnsi="Arial" w:cs="Arial"/>
          <w:sz w:val="18"/>
        </w:rPr>
      </w:pPr>
      <w:hyperlink w:anchor="_bookmark1428" w:history="1">
        <w:r w:rsidR="00C12992" w:rsidRPr="001058B5">
          <w:rPr>
            <w:rFonts w:ascii="Arial" w:hAnsi="Arial" w:cs="Arial"/>
            <w:sz w:val="18"/>
          </w:rPr>
          <w:t>default, 7-12</w:t>
        </w:r>
      </w:hyperlink>
    </w:p>
    <w:p w14:paraId="54BEC008" w14:textId="77777777" w:rsidR="008C539B" w:rsidRPr="001058B5" w:rsidRDefault="008D1AB8">
      <w:pPr>
        <w:spacing w:line="237" w:lineRule="auto"/>
        <w:ind w:left="869" w:right="1248" w:firstLine="240"/>
        <w:rPr>
          <w:rFonts w:ascii="Arial" w:hAnsi="Arial" w:cs="Arial"/>
          <w:sz w:val="18"/>
        </w:rPr>
      </w:pPr>
      <w:hyperlink w:anchor="_bookmark1491" w:history="1">
        <w:r w:rsidR="00C12992" w:rsidRPr="001058B5">
          <w:rPr>
            <w:rFonts w:ascii="Arial" w:hAnsi="Arial" w:cs="Arial"/>
            <w:sz w:val="18"/>
          </w:rPr>
          <w:t>tutorial, implementation, 7-28</w:t>
        </w:r>
      </w:hyperlink>
      <w:r w:rsidR="00C12992" w:rsidRPr="001058B5">
        <w:rPr>
          <w:rFonts w:ascii="Arial" w:hAnsi="Arial" w:cs="Arial"/>
          <w:sz w:val="18"/>
        </w:rPr>
        <w:t xml:space="preserve"> policy types</w:t>
      </w:r>
    </w:p>
    <w:p w14:paraId="34D9C58E" w14:textId="77777777" w:rsidR="008C539B" w:rsidRPr="001058B5" w:rsidRDefault="008D1AB8">
      <w:pPr>
        <w:spacing w:line="235" w:lineRule="auto"/>
        <w:ind w:left="1109" w:right="1053"/>
        <w:rPr>
          <w:rFonts w:ascii="Arial" w:hAnsi="Arial" w:cs="Arial"/>
          <w:sz w:val="18"/>
        </w:rPr>
      </w:pPr>
      <w:hyperlink w:anchor="_bookmark1453" w:history="1">
        <w:r w:rsidR="00C12992" w:rsidRPr="001058B5">
          <w:rPr>
            <w:rFonts w:ascii="Arial" w:hAnsi="Arial" w:cs="Arial"/>
            <w:sz w:val="18"/>
          </w:rPr>
          <w:t>context sensitive, about,  7-17</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context sensitive, when to use, 7-18</w:t>
        </w:r>
      </w:hyperlink>
      <w:r w:rsidR="00C12992" w:rsidRPr="001058B5">
        <w:rPr>
          <w:rFonts w:ascii="Arial" w:hAnsi="Arial" w:cs="Arial"/>
          <w:sz w:val="18"/>
        </w:rPr>
        <w:t xml:space="preserve"> </w:t>
      </w:r>
      <w:hyperlink w:anchor="_bookmark1859" w:history="1">
        <w:r w:rsidR="00C12992" w:rsidRPr="001058B5">
          <w:rPr>
            <w:rFonts w:ascii="Arial" w:hAnsi="Arial" w:cs="Arial"/>
            <w:sz w:val="18"/>
          </w:rPr>
          <w:t>context-sensitive, audited,</w:t>
        </w:r>
        <w:r w:rsidR="00C12992" w:rsidRPr="001058B5">
          <w:rPr>
            <w:rFonts w:ascii="Arial" w:hAnsi="Arial" w:cs="Arial"/>
            <w:spacing w:val="37"/>
            <w:sz w:val="18"/>
          </w:rPr>
          <w:t xml:space="preserve"> </w:t>
        </w:r>
        <w:r w:rsidR="00C12992" w:rsidRPr="001058B5">
          <w:rPr>
            <w:rFonts w:ascii="Arial" w:hAnsi="Arial" w:cs="Arial"/>
            <w:sz w:val="18"/>
          </w:rPr>
          <w:t>9-33</w:t>
        </w:r>
      </w:hyperlink>
    </w:p>
    <w:p w14:paraId="217C997A" w14:textId="77777777" w:rsidR="008C539B" w:rsidRPr="001058B5" w:rsidRDefault="008D1AB8">
      <w:pPr>
        <w:spacing w:line="221" w:lineRule="exact"/>
        <w:ind w:left="1109"/>
        <w:rPr>
          <w:rFonts w:ascii="Arial" w:hAnsi="Arial" w:cs="Arial"/>
          <w:sz w:val="18"/>
        </w:rPr>
      </w:pPr>
      <w:hyperlink w:anchor="_bookmark1439" w:history="1">
        <w:r w:rsidR="00C12992" w:rsidRPr="001058B5">
          <w:rPr>
            <w:rFonts w:ascii="Arial" w:hAnsi="Arial" w:cs="Arial"/>
            <w:sz w:val="18"/>
          </w:rPr>
          <w:t>DYNAMIC, 7-15</w:t>
        </w:r>
      </w:hyperlink>
    </w:p>
    <w:p w14:paraId="44189C56" w14:textId="77777777" w:rsidR="008C539B" w:rsidRPr="001058B5" w:rsidRDefault="008D1AB8">
      <w:pPr>
        <w:spacing w:line="220" w:lineRule="exact"/>
        <w:ind w:left="1109"/>
        <w:rPr>
          <w:rFonts w:ascii="Arial" w:hAnsi="Arial" w:cs="Arial"/>
          <w:sz w:val="18"/>
        </w:rPr>
      </w:pPr>
      <w:hyperlink w:anchor="_bookmark1856" w:history="1">
        <w:r w:rsidR="00C12992" w:rsidRPr="001058B5">
          <w:rPr>
            <w:rFonts w:ascii="Arial" w:hAnsi="Arial" w:cs="Arial"/>
            <w:sz w:val="18"/>
          </w:rPr>
          <w:t>dynamic, audited, 9-33</w:t>
        </w:r>
      </w:hyperlink>
    </w:p>
    <w:p w14:paraId="7F325FDD" w14:textId="77777777" w:rsidR="008C539B" w:rsidRPr="001058B5" w:rsidRDefault="008D1AB8">
      <w:pPr>
        <w:spacing w:line="235" w:lineRule="auto"/>
        <w:ind w:left="1109" w:right="525"/>
        <w:rPr>
          <w:rFonts w:ascii="Arial" w:hAnsi="Arial" w:cs="Arial"/>
          <w:sz w:val="18"/>
        </w:rPr>
      </w:pPr>
      <w:hyperlink w:anchor="_bookmark1456" w:history="1">
        <w:r w:rsidR="00C12992" w:rsidRPr="001058B5">
          <w:rPr>
            <w:rFonts w:ascii="Arial" w:hAnsi="Arial" w:cs="Arial"/>
            <w:sz w:val="18"/>
          </w:rPr>
          <w:t>shared context sensitive, about,   7-18</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shared context sensitive, when to use, 7-18</w:t>
        </w:r>
      </w:hyperlink>
      <w:r w:rsidR="00C12992" w:rsidRPr="001058B5">
        <w:rPr>
          <w:rFonts w:ascii="Arial" w:hAnsi="Arial" w:cs="Arial"/>
          <w:sz w:val="18"/>
        </w:rPr>
        <w:t xml:space="preserve"> </w:t>
      </w:r>
      <w:hyperlink w:anchor="_bookmark1447" w:history="1">
        <w:r w:rsidR="00C12992" w:rsidRPr="001058B5">
          <w:rPr>
            <w:rFonts w:ascii="Arial" w:hAnsi="Arial" w:cs="Arial"/>
            <w:sz w:val="18"/>
          </w:rPr>
          <w:t>shared static, about,</w:t>
        </w:r>
        <w:r w:rsidR="00C12992" w:rsidRPr="001058B5">
          <w:rPr>
            <w:rFonts w:ascii="Arial" w:hAnsi="Arial" w:cs="Arial"/>
            <w:spacing w:val="41"/>
            <w:sz w:val="18"/>
          </w:rPr>
          <w:t xml:space="preserve"> </w:t>
        </w:r>
        <w:r w:rsidR="00C12992" w:rsidRPr="001058B5">
          <w:rPr>
            <w:rFonts w:ascii="Arial" w:hAnsi="Arial" w:cs="Arial"/>
            <w:sz w:val="18"/>
          </w:rPr>
          <w:t>7-16</w:t>
        </w:r>
      </w:hyperlink>
    </w:p>
    <w:p w14:paraId="4A948C35" w14:textId="77777777" w:rsidR="008C539B" w:rsidRPr="001058B5" w:rsidRDefault="008D1AB8">
      <w:pPr>
        <w:spacing w:before="2" w:line="235" w:lineRule="auto"/>
        <w:ind w:left="1109" w:right="1248"/>
        <w:rPr>
          <w:rFonts w:ascii="Arial" w:hAnsi="Arial" w:cs="Arial"/>
          <w:sz w:val="18"/>
        </w:rPr>
      </w:pPr>
      <w:hyperlink w:anchor="_bookmark1450" w:history="1">
        <w:r w:rsidR="00C12992" w:rsidRPr="001058B5">
          <w:rPr>
            <w:rFonts w:ascii="Arial" w:hAnsi="Arial" w:cs="Arial"/>
            <w:sz w:val="18"/>
          </w:rPr>
          <w:t>shared static, when to use, 7-17</w:t>
        </w:r>
      </w:hyperlink>
      <w:r w:rsidR="00C12992" w:rsidRPr="001058B5">
        <w:rPr>
          <w:rFonts w:ascii="Arial" w:hAnsi="Arial" w:cs="Arial"/>
          <w:sz w:val="18"/>
        </w:rPr>
        <w:t xml:space="preserve"> </w:t>
      </w:r>
      <w:hyperlink w:anchor="_bookmark1444" w:history="1">
        <w:r w:rsidR="00C12992" w:rsidRPr="001058B5">
          <w:rPr>
            <w:rFonts w:ascii="Arial" w:hAnsi="Arial" w:cs="Arial"/>
            <w:sz w:val="18"/>
          </w:rPr>
          <w:t>static, about, 7-16</w:t>
        </w:r>
      </w:hyperlink>
    </w:p>
    <w:p w14:paraId="3FD3AEE3" w14:textId="77777777" w:rsidR="008C539B" w:rsidRPr="001058B5" w:rsidRDefault="008D1AB8">
      <w:pPr>
        <w:spacing w:line="237" w:lineRule="auto"/>
        <w:ind w:left="1109" w:right="1977"/>
        <w:rPr>
          <w:rFonts w:ascii="Arial" w:hAnsi="Arial" w:cs="Arial"/>
          <w:sz w:val="18"/>
        </w:rPr>
      </w:pPr>
      <w:hyperlink w:anchor="_bookmark1858" w:history="1">
        <w:r w:rsidR="00C12992" w:rsidRPr="001058B5">
          <w:rPr>
            <w:rFonts w:ascii="Arial" w:hAnsi="Arial" w:cs="Arial"/>
            <w:sz w:val="18"/>
          </w:rPr>
          <w:t>static, audited, 9-33</w:t>
        </w:r>
      </w:hyperlink>
      <w:r w:rsidR="00C12992" w:rsidRPr="001058B5">
        <w:rPr>
          <w:rFonts w:ascii="Arial" w:hAnsi="Arial" w:cs="Arial"/>
          <w:sz w:val="18"/>
        </w:rPr>
        <w:t xml:space="preserve"> </w:t>
      </w:r>
      <w:hyperlink w:anchor="_bookmark1450" w:history="1">
        <w:r w:rsidR="00C12992" w:rsidRPr="001058B5">
          <w:rPr>
            <w:rFonts w:ascii="Arial" w:hAnsi="Arial" w:cs="Arial"/>
            <w:sz w:val="18"/>
          </w:rPr>
          <w:t>static, when to use,</w:t>
        </w:r>
        <w:r w:rsidR="00C12992" w:rsidRPr="001058B5">
          <w:rPr>
            <w:rFonts w:ascii="Arial" w:hAnsi="Arial" w:cs="Arial"/>
            <w:spacing w:val="35"/>
            <w:sz w:val="18"/>
          </w:rPr>
          <w:t xml:space="preserve"> </w:t>
        </w:r>
        <w:r w:rsidR="00C12992" w:rsidRPr="001058B5">
          <w:rPr>
            <w:rFonts w:ascii="Arial" w:hAnsi="Arial" w:cs="Arial"/>
            <w:sz w:val="18"/>
          </w:rPr>
          <w:t>7-17</w:t>
        </w:r>
      </w:hyperlink>
    </w:p>
    <w:p w14:paraId="36E907F1" w14:textId="77777777" w:rsidR="008C539B" w:rsidRPr="001058B5" w:rsidRDefault="008D1AB8">
      <w:pPr>
        <w:spacing w:line="235" w:lineRule="auto"/>
        <w:ind w:left="869" w:right="1248" w:firstLine="240"/>
        <w:rPr>
          <w:rFonts w:ascii="Arial" w:hAnsi="Arial" w:cs="Arial"/>
          <w:sz w:val="18"/>
        </w:rPr>
      </w:pPr>
      <w:hyperlink w:anchor="_bookmark1462" w:history="1">
        <w:r w:rsidR="00C12992" w:rsidRPr="001058B5">
          <w:rPr>
            <w:rFonts w:ascii="Arial" w:hAnsi="Arial" w:cs="Arial"/>
            <w:sz w:val="18"/>
          </w:rPr>
          <w:t>summary of features, 7-19</w:t>
        </w:r>
      </w:hyperlink>
      <w:r w:rsidR="00C12992" w:rsidRPr="001058B5">
        <w:rPr>
          <w:rFonts w:ascii="Arial" w:hAnsi="Arial" w:cs="Arial"/>
          <w:sz w:val="18"/>
        </w:rPr>
        <w:t xml:space="preserve"> </w:t>
      </w:r>
      <w:hyperlink w:anchor="_bookmark1504" w:history="1">
        <w:r w:rsidR="00C12992" w:rsidRPr="001058B5">
          <w:rPr>
            <w:rFonts w:ascii="Arial" w:hAnsi="Arial" w:cs="Arial"/>
            <w:sz w:val="18"/>
          </w:rPr>
          <w:t>SELECT FOR UPDATE statements in</w:t>
        </w:r>
      </w:hyperlink>
    </w:p>
    <w:p w14:paraId="24E27B59" w14:textId="77777777" w:rsidR="008C539B" w:rsidRPr="001058B5" w:rsidRDefault="008D1AB8">
      <w:pPr>
        <w:spacing w:line="220" w:lineRule="exact"/>
        <w:ind w:left="1229"/>
        <w:rPr>
          <w:rFonts w:ascii="Arial" w:hAnsi="Arial" w:cs="Arial"/>
          <w:sz w:val="18"/>
        </w:rPr>
      </w:pPr>
      <w:hyperlink w:anchor="_bookmark1504" w:history="1">
        <w:r w:rsidR="00C12992" w:rsidRPr="001058B5">
          <w:rPr>
            <w:rFonts w:ascii="Arial" w:hAnsi="Arial" w:cs="Arial"/>
            <w:sz w:val="18"/>
          </w:rPr>
          <w:t>policies, 7-34</w:t>
        </w:r>
      </w:hyperlink>
    </w:p>
    <w:p w14:paraId="1FA2D429" w14:textId="77777777" w:rsidR="008C539B" w:rsidRPr="001058B5" w:rsidRDefault="008D1AB8">
      <w:pPr>
        <w:spacing w:line="220" w:lineRule="exact"/>
        <w:ind w:left="869"/>
        <w:rPr>
          <w:rFonts w:ascii="Arial" w:hAnsi="Arial" w:cs="Arial"/>
          <w:sz w:val="18"/>
        </w:rPr>
      </w:pPr>
      <w:hyperlink w:anchor="_bookmark1469" w:history="1">
        <w:r w:rsidR="00C12992" w:rsidRPr="001058B5">
          <w:rPr>
            <w:rFonts w:ascii="Arial" w:hAnsi="Arial" w:cs="Arial"/>
            <w:sz w:val="18"/>
          </w:rPr>
          <w:t>tutorial, simple, 7-20</w:t>
        </w:r>
      </w:hyperlink>
    </w:p>
    <w:p w14:paraId="44B1DFAB" w14:textId="77777777" w:rsidR="008C539B" w:rsidRPr="001058B5" w:rsidRDefault="008D1AB8">
      <w:pPr>
        <w:spacing w:line="220" w:lineRule="exact"/>
        <w:ind w:left="869"/>
        <w:rPr>
          <w:rFonts w:ascii="Arial" w:hAnsi="Arial" w:cs="Arial"/>
          <w:sz w:val="18"/>
        </w:rPr>
      </w:pPr>
      <w:hyperlink w:anchor="_bookmark1531" w:history="1">
        <w:r w:rsidR="00C12992" w:rsidRPr="001058B5">
          <w:rPr>
            <w:rFonts w:ascii="Arial" w:hAnsi="Arial" w:cs="Arial"/>
            <w:sz w:val="18"/>
          </w:rPr>
          <w:t>user models, 7-38</w:t>
        </w:r>
      </w:hyperlink>
    </w:p>
    <w:p w14:paraId="76DE747D" w14:textId="77777777" w:rsidR="008C539B" w:rsidRPr="001058B5" w:rsidRDefault="008D1AB8">
      <w:pPr>
        <w:spacing w:line="235" w:lineRule="auto"/>
        <w:ind w:left="629" w:firstLine="240"/>
        <w:rPr>
          <w:rFonts w:ascii="Arial" w:hAnsi="Arial" w:cs="Arial"/>
          <w:sz w:val="18"/>
        </w:rPr>
      </w:pPr>
      <w:hyperlink w:anchor="_bookmark1540" w:history="1">
        <w:r w:rsidR="00C12992" w:rsidRPr="001058B5">
          <w:rPr>
            <w:rFonts w:ascii="Arial" w:hAnsi="Arial" w:cs="Arial"/>
            <w:sz w:val="18"/>
          </w:rPr>
          <w:t>Web-based applications, how it works with, 7-38</w:t>
        </w:r>
      </w:hyperlink>
      <w:r w:rsidR="00C12992" w:rsidRPr="001058B5">
        <w:rPr>
          <w:rFonts w:ascii="Arial" w:hAnsi="Arial" w:cs="Arial"/>
          <w:sz w:val="18"/>
        </w:rPr>
        <w:t xml:space="preserve"> Oracle Wallet Manager</w:t>
      </w:r>
    </w:p>
    <w:p w14:paraId="4F27E9A7" w14:textId="77777777" w:rsidR="008C539B" w:rsidRPr="001058B5" w:rsidRDefault="008D1AB8">
      <w:pPr>
        <w:spacing w:line="237" w:lineRule="auto"/>
        <w:ind w:left="629" w:right="1248" w:firstLine="240"/>
        <w:rPr>
          <w:rFonts w:ascii="Arial" w:hAnsi="Arial" w:cs="Arial"/>
          <w:sz w:val="18"/>
        </w:rPr>
      </w:pPr>
      <w:hyperlink w:anchor="_bookmark371" w:history="1">
        <w:r w:rsidR="00C12992" w:rsidRPr="001058B5">
          <w:rPr>
            <w:rFonts w:ascii="Arial" w:hAnsi="Arial" w:cs="Arial"/>
            <w:sz w:val="18"/>
          </w:rPr>
          <w:t>X.509 Version 3 certificates, 3-30</w:t>
        </w:r>
      </w:hyperlink>
      <w:r w:rsidR="00C12992" w:rsidRPr="001058B5">
        <w:rPr>
          <w:rFonts w:ascii="Arial" w:hAnsi="Arial" w:cs="Arial"/>
          <w:sz w:val="18"/>
        </w:rPr>
        <w:t xml:space="preserve"> Oracle wallets</w:t>
      </w:r>
    </w:p>
    <w:p w14:paraId="493B8A74" w14:textId="77777777" w:rsidR="008C539B" w:rsidRPr="001058B5" w:rsidRDefault="008D1AB8">
      <w:pPr>
        <w:spacing w:line="235" w:lineRule="auto"/>
        <w:ind w:left="629" w:right="1489" w:firstLine="240"/>
        <w:rPr>
          <w:rFonts w:ascii="Arial" w:hAnsi="Arial" w:cs="Arial"/>
          <w:sz w:val="18"/>
        </w:rPr>
      </w:pPr>
      <w:hyperlink w:anchor="_bookmark372" w:history="1">
        <w:r w:rsidR="00C12992" w:rsidRPr="001058B5">
          <w:rPr>
            <w:rFonts w:ascii="Arial" w:hAnsi="Arial" w:cs="Arial"/>
            <w:sz w:val="18"/>
          </w:rPr>
          <w:t>authentication method, 3-30</w:t>
        </w:r>
      </w:hyperlink>
      <w:r w:rsidR="00C12992" w:rsidRPr="001058B5">
        <w:rPr>
          <w:rFonts w:ascii="Arial" w:hAnsi="Arial" w:cs="Arial"/>
          <w:sz w:val="18"/>
        </w:rPr>
        <w:t xml:space="preserve"> Oracle Warehouse Builder</w:t>
      </w:r>
    </w:p>
    <w:p w14:paraId="0C3B555E" w14:textId="77777777" w:rsidR="008C539B" w:rsidRPr="001058B5" w:rsidRDefault="008D1AB8">
      <w:pPr>
        <w:spacing w:before="1" w:line="235" w:lineRule="auto"/>
        <w:ind w:left="629" w:right="1248" w:firstLine="240"/>
        <w:rPr>
          <w:rFonts w:ascii="Arial" w:hAnsi="Arial" w:cs="Arial"/>
          <w:sz w:val="18"/>
        </w:rPr>
      </w:pPr>
      <w:hyperlink w:anchor="_bookmark626" w:history="1">
        <w:r w:rsidR="00C12992" w:rsidRPr="001058B5">
          <w:rPr>
            <w:rFonts w:ascii="Arial" w:hAnsi="Arial" w:cs="Arial"/>
            <w:sz w:val="18"/>
          </w:rPr>
          <w:t>roles, predefined, 4-14</w:t>
        </w:r>
      </w:hyperlink>
      <w:r w:rsidR="00C12992" w:rsidRPr="001058B5">
        <w:rPr>
          <w:rFonts w:ascii="Arial" w:hAnsi="Arial" w:cs="Arial"/>
          <w:sz w:val="18"/>
        </w:rPr>
        <w:t xml:space="preserve"> ORACLE_DATAPUMP access driver</w:t>
      </w:r>
    </w:p>
    <w:p w14:paraId="5B46A6BA" w14:textId="77777777" w:rsidR="008C539B" w:rsidRPr="001058B5" w:rsidRDefault="008D1AB8">
      <w:pPr>
        <w:spacing w:line="237" w:lineRule="auto"/>
        <w:ind w:left="629" w:right="1248" w:firstLine="240"/>
        <w:rPr>
          <w:rFonts w:ascii="Arial" w:hAnsi="Arial" w:cs="Arial"/>
          <w:i/>
          <w:sz w:val="18"/>
        </w:rPr>
      </w:pPr>
      <w:hyperlink w:anchor="_bookmark2217" w:history="1">
        <w:r w:rsidR="00C12992" w:rsidRPr="001058B5">
          <w:rPr>
            <w:rFonts w:ascii="Arial" w:hAnsi="Arial" w:cs="Arial"/>
            <w:sz w:val="18"/>
          </w:rPr>
          <w:t>guidelines for security, 10-11</w:t>
        </w:r>
      </w:hyperlink>
      <w:r w:rsidR="00C12992" w:rsidRPr="001058B5">
        <w:rPr>
          <w:rFonts w:ascii="Arial" w:hAnsi="Arial" w:cs="Arial"/>
          <w:sz w:val="18"/>
        </w:rPr>
        <w:t xml:space="preserve"> Oracle</w:t>
      </w:r>
      <w:r w:rsidR="00C12992" w:rsidRPr="001058B5">
        <w:rPr>
          <w:rFonts w:ascii="Arial" w:hAnsi="Arial" w:cs="Arial"/>
          <w:i/>
          <w:sz w:val="18"/>
        </w:rPr>
        <w:t>MetaLink</w:t>
      </w:r>
    </w:p>
    <w:p w14:paraId="40771486" w14:textId="77777777" w:rsidR="008C539B" w:rsidRPr="001058B5" w:rsidRDefault="008D1AB8">
      <w:pPr>
        <w:spacing w:line="235" w:lineRule="auto"/>
        <w:ind w:left="629" w:right="2256" w:firstLine="240"/>
        <w:rPr>
          <w:rFonts w:ascii="Arial" w:hAnsi="Arial" w:cs="Arial"/>
          <w:sz w:val="18"/>
        </w:rPr>
      </w:pPr>
      <w:hyperlink w:anchor="_bookmark2129" w:history="1">
        <w:r w:rsidR="00C12992" w:rsidRPr="001058B5">
          <w:rPr>
            <w:rFonts w:ascii="Arial" w:hAnsi="Arial" w:cs="Arial"/>
            <w:i/>
            <w:sz w:val="18"/>
          </w:rPr>
          <w:t xml:space="preserve">See </w:t>
        </w:r>
      </w:hyperlink>
      <w:r w:rsidR="00C12992" w:rsidRPr="001058B5">
        <w:rPr>
          <w:rFonts w:ascii="Arial" w:hAnsi="Arial" w:cs="Arial"/>
          <w:sz w:val="18"/>
        </w:rPr>
        <w:t>My Oracle Support ORAPWD password utility</w:t>
      </w:r>
    </w:p>
    <w:p w14:paraId="335B222F" w14:textId="77777777" w:rsidR="008C539B" w:rsidRPr="001058B5" w:rsidRDefault="008D1AB8">
      <w:pPr>
        <w:spacing w:line="235" w:lineRule="auto"/>
        <w:ind w:left="869" w:right="1365"/>
        <w:jc w:val="both"/>
        <w:rPr>
          <w:rFonts w:ascii="Arial" w:hAnsi="Arial" w:cs="Arial"/>
          <w:sz w:val="18"/>
        </w:rPr>
      </w:pPr>
      <w:hyperlink w:anchor="_bookmark286" w:history="1">
        <w:r w:rsidR="00C12992" w:rsidRPr="001058B5">
          <w:rPr>
            <w:rFonts w:ascii="Arial" w:hAnsi="Arial" w:cs="Arial"/>
            <w:sz w:val="18"/>
          </w:rPr>
          <w:t>case sensitivity in passwords, 3-14</w:t>
        </w:r>
      </w:hyperlink>
      <w:r w:rsidR="00C12992" w:rsidRPr="001058B5">
        <w:rPr>
          <w:rFonts w:ascii="Arial" w:hAnsi="Arial" w:cs="Arial"/>
          <w:sz w:val="18"/>
        </w:rPr>
        <w:t xml:space="preserve"> </w:t>
      </w:r>
      <w:hyperlink w:anchor="_bookmark335" w:history="1">
        <w:r w:rsidR="00C12992" w:rsidRPr="001058B5">
          <w:rPr>
            <w:rFonts w:ascii="Arial" w:hAnsi="Arial" w:cs="Arial"/>
            <w:sz w:val="18"/>
          </w:rPr>
          <w:t>password file authentication, 3-25</w:t>
        </w:r>
      </w:hyperlink>
      <w:r w:rsidR="00C12992" w:rsidRPr="001058B5">
        <w:rPr>
          <w:rFonts w:ascii="Arial" w:hAnsi="Arial" w:cs="Arial"/>
          <w:sz w:val="18"/>
        </w:rPr>
        <w:t xml:space="preserve"> </w:t>
      </w:r>
      <w:hyperlink w:anchor="_bookmark336" w:history="1">
        <w:r w:rsidR="00C12992" w:rsidRPr="001058B5">
          <w:rPr>
            <w:rFonts w:ascii="Arial" w:hAnsi="Arial" w:cs="Arial"/>
            <w:sz w:val="18"/>
          </w:rPr>
          <w:t>permissions to run, 3-25</w:t>
        </w:r>
      </w:hyperlink>
    </w:p>
    <w:p w14:paraId="4A3B462E" w14:textId="77777777" w:rsidR="008C539B" w:rsidRPr="001058B5" w:rsidRDefault="00C12992">
      <w:pPr>
        <w:spacing w:line="221" w:lineRule="exact"/>
        <w:ind w:left="629"/>
        <w:rPr>
          <w:rFonts w:ascii="Arial" w:hAnsi="Arial" w:cs="Arial"/>
          <w:sz w:val="18"/>
        </w:rPr>
      </w:pPr>
      <w:r w:rsidRPr="001058B5">
        <w:rPr>
          <w:rFonts w:ascii="Arial" w:hAnsi="Arial" w:cs="Arial"/>
          <w:sz w:val="18"/>
        </w:rPr>
        <w:t>ORAPWD utility</w:t>
      </w:r>
    </w:p>
    <w:p w14:paraId="5F003C22" w14:textId="77777777" w:rsidR="008C539B" w:rsidRPr="001058B5" w:rsidRDefault="008D1AB8">
      <w:pPr>
        <w:spacing w:line="237" w:lineRule="auto"/>
        <w:ind w:left="629" w:right="1248" w:firstLine="240"/>
        <w:rPr>
          <w:rFonts w:ascii="Arial" w:hAnsi="Arial" w:cs="Arial"/>
          <w:sz w:val="18"/>
        </w:rPr>
      </w:pPr>
      <w:hyperlink w:anchor="_bookmark109" w:history="1">
        <w:r w:rsidR="00C12992" w:rsidRPr="001058B5">
          <w:rPr>
            <w:rFonts w:ascii="Arial" w:hAnsi="Arial" w:cs="Arial"/>
            <w:sz w:val="18"/>
          </w:rPr>
          <w:t>changing SYS password with, 2-9</w:t>
        </w:r>
      </w:hyperlink>
      <w:r w:rsidR="00C12992" w:rsidRPr="001058B5">
        <w:rPr>
          <w:rFonts w:ascii="Arial" w:hAnsi="Arial" w:cs="Arial"/>
          <w:sz w:val="18"/>
        </w:rPr>
        <w:t xml:space="preserve"> </w:t>
      </w:r>
      <w:hyperlink w:anchor="_bookmark625" w:history="1">
        <w:r w:rsidR="00C12992" w:rsidRPr="001058B5">
          <w:rPr>
            <w:rFonts w:ascii="Arial" w:hAnsi="Arial" w:cs="Arial"/>
            <w:sz w:val="18"/>
          </w:rPr>
          <w:t>ORDADMIN role, 4-14</w:t>
        </w:r>
      </w:hyperlink>
    </w:p>
    <w:p w14:paraId="270FD3FF" w14:textId="77777777" w:rsidR="008C539B" w:rsidRPr="001058B5" w:rsidRDefault="00C12992">
      <w:pPr>
        <w:spacing w:line="235" w:lineRule="auto"/>
        <w:ind w:left="869" w:right="1248" w:hanging="240"/>
        <w:rPr>
          <w:rFonts w:ascii="Arial" w:hAnsi="Arial" w:cs="Arial"/>
          <w:sz w:val="18"/>
        </w:rPr>
      </w:pPr>
      <w:r w:rsidRPr="001058B5">
        <w:rPr>
          <w:rFonts w:ascii="Arial" w:hAnsi="Arial" w:cs="Arial"/>
          <w:sz w:val="18"/>
        </w:rPr>
        <w:t xml:space="preserve">OS_ROLES initialization parameter </w:t>
      </w:r>
      <w:hyperlink w:anchor="_bookmark857" w:history="1">
        <w:r w:rsidRPr="001058B5">
          <w:rPr>
            <w:rFonts w:ascii="Arial" w:hAnsi="Arial" w:cs="Arial"/>
            <w:sz w:val="18"/>
          </w:rPr>
          <w:t>operating system role grants, 4-47</w:t>
        </w:r>
      </w:hyperlink>
    </w:p>
    <w:p w14:paraId="2544A9D7" w14:textId="77777777" w:rsidR="008C539B" w:rsidRPr="001058B5" w:rsidRDefault="008D1AB8">
      <w:pPr>
        <w:spacing w:before="1" w:line="235" w:lineRule="auto"/>
        <w:ind w:left="869"/>
        <w:rPr>
          <w:rFonts w:ascii="Arial" w:hAnsi="Arial" w:cs="Arial"/>
          <w:sz w:val="18"/>
        </w:rPr>
      </w:pPr>
      <w:hyperlink w:anchor="_bookmark671" w:history="1">
        <w:r w:rsidR="00C12992" w:rsidRPr="001058B5">
          <w:rPr>
            <w:rFonts w:ascii="Arial" w:hAnsi="Arial" w:cs="Arial"/>
            <w:sz w:val="18"/>
          </w:rPr>
          <w:t>operating-system authorization and, 4-19</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REMOTE_OS_ROLES and, 4-47</w:t>
        </w:r>
      </w:hyperlink>
    </w:p>
    <w:p w14:paraId="56346C87" w14:textId="77777777" w:rsidR="008C539B" w:rsidRPr="001058B5" w:rsidRDefault="008C539B">
      <w:pPr>
        <w:spacing w:line="235" w:lineRule="auto"/>
        <w:rPr>
          <w:rFonts w:ascii="Arial" w:hAnsi="Arial" w:cs="Arial"/>
          <w:sz w:val="18"/>
        </w:rPr>
        <w:sectPr w:rsidR="008C539B" w:rsidRPr="001058B5">
          <w:headerReference w:type="default" r:id="rId300"/>
          <w:pgSz w:w="12240" w:h="15840"/>
          <w:pgMar w:top="1200" w:right="1060" w:bottom="860" w:left="1100" w:header="0" w:footer="663" w:gutter="0"/>
          <w:cols w:num="2" w:space="720" w:equalWidth="0">
            <w:col w:w="4951" w:space="40"/>
            <w:col w:w="5089"/>
          </w:cols>
        </w:sectPr>
      </w:pPr>
    </w:p>
    <w:p w14:paraId="34346590" w14:textId="77777777" w:rsidR="008C539B" w:rsidRPr="001058B5" w:rsidRDefault="008D1AB8">
      <w:pPr>
        <w:spacing w:before="70" w:line="235" w:lineRule="auto"/>
        <w:ind w:left="100" w:right="2626" w:firstLine="240"/>
        <w:rPr>
          <w:rFonts w:ascii="Arial" w:hAnsi="Arial" w:cs="Arial"/>
          <w:sz w:val="18"/>
        </w:rPr>
      </w:pPr>
      <w:hyperlink w:anchor="_bookmark850" w:history="1">
        <w:r w:rsidR="00C12992" w:rsidRPr="001058B5">
          <w:rPr>
            <w:rFonts w:ascii="Arial" w:hAnsi="Arial" w:cs="Arial"/>
            <w:sz w:val="18"/>
          </w:rPr>
          <w:t>using,   4-46</w:t>
        </w:r>
      </w:hyperlink>
      <w:r w:rsidR="00C12992" w:rsidRPr="001058B5">
        <w:rPr>
          <w:rFonts w:ascii="Arial" w:hAnsi="Arial" w:cs="Arial"/>
          <w:sz w:val="18"/>
        </w:rPr>
        <w:t xml:space="preserve"> outer join</w:t>
      </w:r>
      <w:r w:rsidR="00C12992" w:rsidRPr="001058B5">
        <w:rPr>
          <w:rFonts w:ascii="Arial" w:hAnsi="Arial" w:cs="Arial"/>
          <w:spacing w:val="-17"/>
          <w:sz w:val="18"/>
        </w:rPr>
        <w:t xml:space="preserve"> </w:t>
      </w:r>
      <w:r w:rsidR="00C12992" w:rsidRPr="001058B5">
        <w:rPr>
          <w:rFonts w:ascii="Arial" w:hAnsi="Arial" w:cs="Arial"/>
          <w:sz w:val="18"/>
        </w:rPr>
        <w:t>operations</w:t>
      </w:r>
    </w:p>
    <w:p w14:paraId="59291C14" w14:textId="77777777" w:rsidR="008C539B" w:rsidRPr="001058B5" w:rsidRDefault="008D1AB8">
      <w:pPr>
        <w:spacing w:line="237" w:lineRule="auto"/>
        <w:ind w:left="100"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w:t>
      </w:r>
      <w:hyperlink w:anchor="_bookmark627" w:history="1">
        <w:r w:rsidR="00C12992" w:rsidRPr="001058B5">
          <w:rPr>
            <w:rFonts w:ascii="Arial" w:hAnsi="Arial" w:cs="Arial"/>
            <w:sz w:val="18"/>
          </w:rPr>
          <w:t>OWB_DESIGNCENTER_VIEW role, 4-15</w:t>
        </w:r>
      </w:hyperlink>
    </w:p>
    <w:p w14:paraId="19271225" w14:textId="77777777" w:rsidR="008C539B" w:rsidRPr="001058B5" w:rsidRDefault="008D1AB8">
      <w:pPr>
        <w:spacing w:line="217" w:lineRule="exact"/>
        <w:ind w:left="100"/>
        <w:rPr>
          <w:rFonts w:ascii="Arial" w:hAnsi="Arial" w:cs="Arial"/>
          <w:sz w:val="18"/>
        </w:rPr>
      </w:pPr>
      <w:hyperlink w:anchor="_bookmark628" w:history="1">
        <w:r w:rsidR="00C12992" w:rsidRPr="001058B5">
          <w:rPr>
            <w:rFonts w:ascii="Arial" w:hAnsi="Arial" w:cs="Arial"/>
            <w:sz w:val="18"/>
          </w:rPr>
          <w:t>OWB_USER role, 4-15</w:t>
        </w:r>
      </w:hyperlink>
    </w:p>
    <w:p w14:paraId="0AEFD7FB" w14:textId="77777777" w:rsidR="008C539B" w:rsidRPr="001058B5" w:rsidRDefault="008D1AB8">
      <w:pPr>
        <w:spacing w:line="222" w:lineRule="exact"/>
        <w:ind w:left="100"/>
        <w:rPr>
          <w:rFonts w:ascii="Arial" w:hAnsi="Arial" w:cs="Arial"/>
          <w:sz w:val="18"/>
        </w:rPr>
      </w:pPr>
      <w:hyperlink w:anchor="_bookmark626" w:history="1">
        <w:r w:rsidR="00C12992" w:rsidRPr="001058B5">
          <w:rPr>
            <w:rFonts w:ascii="Arial" w:hAnsi="Arial" w:cs="Arial"/>
            <w:sz w:val="18"/>
          </w:rPr>
          <w:t>OWB$CLIENT role, 4-14</w:t>
        </w:r>
      </w:hyperlink>
    </w:p>
    <w:p w14:paraId="2E3D770D" w14:textId="77777777" w:rsidR="008C539B" w:rsidRPr="001058B5" w:rsidRDefault="008C539B">
      <w:pPr>
        <w:pStyle w:val="BodyText"/>
        <w:spacing w:before="3"/>
        <w:rPr>
          <w:rFonts w:ascii="Arial" w:hAnsi="Arial" w:cs="Arial"/>
          <w:sz w:val="21"/>
        </w:rPr>
      </w:pPr>
    </w:p>
    <w:p w14:paraId="070CF06A" w14:textId="77777777" w:rsidR="008C539B" w:rsidRPr="001058B5" w:rsidRDefault="00C12992">
      <w:pPr>
        <w:pStyle w:val="Heading5"/>
        <w:spacing w:before="1"/>
      </w:pPr>
      <w:bookmarkStart w:id="2221" w:name="P"/>
      <w:bookmarkEnd w:id="2221"/>
      <w:r w:rsidRPr="001058B5">
        <w:t>P</w:t>
      </w:r>
    </w:p>
    <w:p w14:paraId="166FB8F3" w14:textId="77777777" w:rsidR="008C539B" w:rsidRPr="001058B5" w:rsidRDefault="008C539B">
      <w:pPr>
        <w:pStyle w:val="BodyText"/>
        <w:spacing w:before="11"/>
        <w:rPr>
          <w:rFonts w:ascii="Arial" w:hAnsi="Arial" w:cs="Arial"/>
          <w:b/>
          <w:sz w:val="2"/>
        </w:rPr>
      </w:pPr>
    </w:p>
    <w:p w14:paraId="5716FCB8" w14:textId="12A05360" w:rsidR="008C539B" w:rsidRPr="001058B5" w:rsidRDefault="008D1AB8">
      <w:pPr>
        <w:pStyle w:val="BodyText"/>
        <w:spacing w:line="20" w:lineRule="exact"/>
        <w:ind w:left="107" w:right="-97"/>
        <w:rPr>
          <w:rFonts w:ascii="Arial" w:hAnsi="Arial" w:cs="Arial"/>
          <w:sz w:val="2"/>
        </w:rPr>
      </w:pPr>
      <w:r>
        <w:rPr>
          <w:rFonts w:ascii="Arial" w:hAnsi="Arial" w:cs="Arial"/>
          <w:sz w:val="2"/>
        </w:rPr>
      </w:r>
      <w:r>
        <w:rPr>
          <w:rFonts w:ascii="Arial" w:hAnsi="Arial" w:cs="Arial"/>
          <w:sz w:val="2"/>
        </w:rPr>
        <w:pict w14:anchorId="642EF956">
          <v:group id="_x0000_s1044" style="width:215.4pt;height:.5pt;mso-position-horizontal-relative:char;mso-position-vertical-relative:line" coordsize="4308,10">
            <v:line id="_x0000_s1045" style="position:absolute" from="0,5" to="4308,5" strokeweight=".16936mm"/>
            <w10:anchorlock/>
          </v:group>
        </w:pict>
      </w:r>
    </w:p>
    <w:p w14:paraId="27EA12C2"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packages</w:t>
      </w:r>
    </w:p>
    <w:p w14:paraId="59DE763D" w14:textId="77777777" w:rsidR="008C539B" w:rsidRPr="001058B5" w:rsidRDefault="008D1AB8">
      <w:pPr>
        <w:spacing w:line="220" w:lineRule="exact"/>
        <w:ind w:left="340"/>
        <w:rPr>
          <w:rFonts w:ascii="Arial" w:hAnsi="Arial" w:cs="Arial"/>
          <w:sz w:val="18"/>
        </w:rPr>
      </w:pPr>
      <w:hyperlink w:anchor="_bookmark1852" w:history="1">
        <w:r w:rsidR="00C12992" w:rsidRPr="001058B5">
          <w:rPr>
            <w:rFonts w:ascii="Arial" w:hAnsi="Arial" w:cs="Arial"/>
            <w:sz w:val="18"/>
          </w:rPr>
          <w:t>auditing, 9-32</w:t>
        </w:r>
      </w:hyperlink>
    </w:p>
    <w:p w14:paraId="466AF33A" w14:textId="77777777" w:rsidR="008C539B" w:rsidRPr="001058B5" w:rsidRDefault="008D1AB8">
      <w:pPr>
        <w:spacing w:line="220" w:lineRule="exact"/>
        <w:ind w:left="340"/>
        <w:rPr>
          <w:rFonts w:ascii="Arial" w:hAnsi="Arial" w:cs="Arial"/>
          <w:sz w:val="18"/>
        </w:rPr>
      </w:pPr>
      <w:hyperlink w:anchor="_bookmark774" w:history="1">
        <w:r w:rsidR="00C12992" w:rsidRPr="001058B5">
          <w:rPr>
            <w:rFonts w:ascii="Arial" w:hAnsi="Arial" w:cs="Arial"/>
            <w:sz w:val="18"/>
          </w:rPr>
          <w:t>examples, 4-32</w:t>
        </w:r>
      </w:hyperlink>
    </w:p>
    <w:p w14:paraId="1001D596" w14:textId="77777777" w:rsidR="008C539B" w:rsidRPr="001058B5" w:rsidRDefault="008D1AB8">
      <w:pPr>
        <w:spacing w:before="1" w:line="235" w:lineRule="auto"/>
        <w:ind w:left="340" w:right="1010"/>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privileges</w:t>
      </w:r>
    </w:p>
    <w:p w14:paraId="316B82FB" w14:textId="77777777" w:rsidR="008C539B" w:rsidRPr="001058B5" w:rsidRDefault="008D1AB8">
      <w:pPr>
        <w:spacing w:before="2" w:line="235" w:lineRule="auto"/>
        <w:ind w:left="580" w:right="1010"/>
        <w:rPr>
          <w:rFonts w:ascii="Arial" w:hAnsi="Arial" w:cs="Arial"/>
          <w:sz w:val="18"/>
        </w:rPr>
      </w:pPr>
      <w:hyperlink w:anchor="_bookmark771" w:history="1">
        <w:r w:rsidR="00C12992" w:rsidRPr="001058B5">
          <w:rPr>
            <w:rFonts w:ascii="Arial" w:hAnsi="Arial" w:cs="Arial"/>
            <w:sz w:val="18"/>
          </w:rPr>
          <w:t>divided by construct, 4-31</w:t>
        </w:r>
      </w:hyperlink>
      <w:r w:rsidR="00C12992" w:rsidRPr="001058B5">
        <w:rPr>
          <w:rFonts w:ascii="Arial" w:hAnsi="Arial" w:cs="Arial"/>
          <w:sz w:val="18"/>
        </w:rPr>
        <w:t xml:space="preserve"> </w:t>
      </w:r>
      <w:hyperlink w:anchor="_bookmark748" w:history="1">
        <w:r w:rsidR="00C12992" w:rsidRPr="001058B5">
          <w:rPr>
            <w:rFonts w:ascii="Arial" w:hAnsi="Arial" w:cs="Arial"/>
            <w:sz w:val="18"/>
          </w:rPr>
          <w:t xml:space="preserve">executing, 4-29, </w:t>
        </w:r>
      </w:hyperlink>
      <w:hyperlink w:anchor="_bookmark771" w:history="1">
        <w:r w:rsidR="00C12992" w:rsidRPr="001058B5">
          <w:rPr>
            <w:rFonts w:ascii="Arial" w:hAnsi="Arial" w:cs="Arial"/>
            <w:sz w:val="18"/>
          </w:rPr>
          <w:t>4-31</w:t>
        </w:r>
      </w:hyperlink>
    </w:p>
    <w:p w14:paraId="048CA676" w14:textId="77777777" w:rsidR="008C539B" w:rsidRPr="001058B5" w:rsidRDefault="008D1AB8">
      <w:pPr>
        <w:spacing w:line="220" w:lineRule="exact"/>
        <w:ind w:left="100"/>
        <w:rPr>
          <w:rFonts w:ascii="Arial" w:hAnsi="Arial" w:cs="Arial"/>
          <w:sz w:val="18"/>
        </w:rPr>
      </w:pPr>
      <w:hyperlink w:anchor="_bookmark1182" w:history="1">
        <w:r w:rsidR="00C12992" w:rsidRPr="001058B5">
          <w:rPr>
            <w:rFonts w:ascii="Arial" w:hAnsi="Arial" w:cs="Arial"/>
            <w:sz w:val="18"/>
          </w:rPr>
          <w:t>parallel execution servers, 6-9</w:t>
        </w:r>
      </w:hyperlink>
    </w:p>
    <w:p w14:paraId="22DAB717" w14:textId="77777777" w:rsidR="008C539B" w:rsidRPr="001058B5" w:rsidRDefault="008D1AB8">
      <w:pPr>
        <w:spacing w:before="2" w:line="235" w:lineRule="auto"/>
        <w:ind w:left="100" w:right="1010"/>
        <w:rPr>
          <w:rFonts w:ascii="Arial" w:hAnsi="Arial" w:cs="Arial"/>
          <w:sz w:val="18"/>
        </w:rPr>
      </w:pPr>
      <w:hyperlink w:anchor="_bookmark1180" w:history="1">
        <w:r w:rsidR="00C12992" w:rsidRPr="001058B5">
          <w:rPr>
            <w:rFonts w:ascii="Arial" w:hAnsi="Arial" w:cs="Arial"/>
            <w:sz w:val="18"/>
          </w:rPr>
          <w:t>parallel query, and SYS_CONTEXT, 6-9</w:t>
        </w:r>
      </w:hyperlink>
      <w:r w:rsidR="00C12992" w:rsidRPr="001058B5">
        <w:rPr>
          <w:rFonts w:ascii="Arial" w:hAnsi="Arial" w:cs="Arial"/>
          <w:sz w:val="18"/>
        </w:rPr>
        <w:t xml:space="preserve"> pass phrase</w:t>
      </w:r>
    </w:p>
    <w:p w14:paraId="3BAEA600" w14:textId="77777777" w:rsidR="008C539B" w:rsidRPr="001058B5" w:rsidRDefault="008D1AB8">
      <w:pPr>
        <w:spacing w:line="237" w:lineRule="auto"/>
        <w:ind w:left="100" w:right="1010" w:firstLine="240"/>
        <w:rPr>
          <w:rFonts w:ascii="Arial" w:hAnsi="Arial" w:cs="Arial"/>
          <w:sz w:val="18"/>
        </w:rPr>
      </w:pPr>
      <w:hyperlink w:anchor="_bookmark2283" w:history="1">
        <w:r w:rsidR="00C12992" w:rsidRPr="001058B5">
          <w:rPr>
            <w:rFonts w:ascii="Arial" w:hAnsi="Arial" w:cs="Arial"/>
            <w:sz w:val="18"/>
          </w:rPr>
          <w:t>read and parse server.key file, 10-17</w:t>
        </w:r>
      </w:hyperlink>
      <w:r w:rsidR="00C12992" w:rsidRPr="001058B5">
        <w:rPr>
          <w:rFonts w:ascii="Arial" w:hAnsi="Arial" w:cs="Arial"/>
          <w:sz w:val="18"/>
        </w:rPr>
        <w:t xml:space="preserve"> password files</w:t>
      </w:r>
    </w:p>
    <w:p w14:paraId="36233421" w14:textId="77777777" w:rsidR="008C539B" w:rsidRPr="001058B5" w:rsidRDefault="008D1AB8">
      <w:pPr>
        <w:spacing w:line="235" w:lineRule="auto"/>
        <w:ind w:left="700" w:right="15" w:hanging="360"/>
        <w:rPr>
          <w:rFonts w:ascii="Arial" w:hAnsi="Arial" w:cs="Arial"/>
          <w:sz w:val="18"/>
        </w:rPr>
      </w:pPr>
      <w:hyperlink w:anchor="_bookmark282" w:history="1">
        <w:r w:rsidR="00C12992" w:rsidRPr="001058B5">
          <w:rPr>
            <w:rFonts w:ascii="Arial" w:hAnsi="Arial" w:cs="Arial"/>
            <w:sz w:val="18"/>
          </w:rPr>
          <w:t>case sensitivity, effect on SEC_CASE_SENSITIVE_ LOGON parameter, 3-14</w:t>
        </w:r>
      </w:hyperlink>
    </w:p>
    <w:p w14:paraId="7F939F90" w14:textId="77777777" w:rsidR="008C539B" w:rsidRPr="001058B5" w:rsidRDefault="008D1AB8">
      <w:pPr>
        <w:spacing w:line="235" w:lineRule="auto"/>
        <w:ind w:left="100" w:firstLine="240"/>
        <w:rPr>
          <w:rFonts w:ascii="Arial" w:hAnsi="Arial" w:cs="Arial"/>
          <w:sz w:val="18"/>
        </w:rPr>
      </w:pPr>
      <w:hyperlink w:anchor="_bookmark334" w:history="1">
        <w:r w:rsidR="00C12992" w:rsidRPr="001058B5">
          <w:rPr>
            <w:rFonts w:ascii="Arial" w:hAnsi="Arial" w:cs="Arial"/>
            <w:sz w:val="18"/>
          </w:rPr>
          <w:t>how used to authenticate administrators, 3-25</w:t>
        </w:r>
      </w:hyperlink>
      <w:r w:rsidR="00C12992" w:rsidRPr="001058B5">
        <w:rPr>
          <w:rFonts w:ascii="Arial" w:hAnsi="Arial" w:cs="Arial"/>
          <w:sz w:val="18"/>
        </w:rPr>
        <w:t xml:space="preserve"> PASSWORD statement</w:t>
      </w:r>
    </w:p>
    <w:p w14:paraId="5D5D65C0" w14:textId="77777777" w:rsidR="008C539B" w:rsidRPr="001058B5" w:rsidRDefault="008D1AB8">
      <w:pPr>
        <w:spacing w:line="220" w:lineRule="exact"/>
        <w:ind w:left="340"/>
        <w:rPr>
          <w:rFonts w:ascii="Arial" w:hAnsi="Arial" w:cs="Arial"/>
          <w:sz w:val="18"/>
        </w:rPr>
      </w:pPr>
      <w:hyperlink w:anchor="_bookmark104" w:history="1">
        <w:r w:rsidR="00C12992" w:rsidRPr="001058B5">
          <w:rPr>
            <w:rFonts w:ascii="Arial" w:hAnsi="Arial" w:cs="Arial"/>
            <w:sz w:val="18"/>
          </w:rPr>
          <w:t>about, 2-8</w:t>
        </w:r>
      </w:hyperlink>
    </w:p>
    <w:p w14:paraId="63155C20" w14:textId="77777777" w:rsidR="008C539B" w:rsidRPr="001058B5" w:rsidRDefault="008D1AB8">
      <w:pPr>
        <w:spacing w:before="2" w:line="235" w:lineRule="auto"/>
        <w:ind w:left="100"/>
        <w:rPr>
          <w:rFonts w:ascii="Arial" w:hAnsi="Arial" w:cs="Arial"/>
          <w:sz w:val="18"/>
        </w:rPr>
      </w:pPr>
      <w:hyperlink w:anchor="_bookmark251" w:history="1">
        <w:r w:rsidR="00C12992" w:rsidRPr="001058B5">
          <w:rPr>
            <w:rFonts w:ascii="Arial" w:hAnsi="Arial" w:cs="Arial"/>
            <w:sz w:val="18"/>
          </w:rPr>
          <w:t>PASSWORD_LIFE_TIME profile parameter, 3-8</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 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 parameter, 3-7</w:t>
        </w:r>
      </w:hyperlink>
      <w:r w:rsidR="00C12992" w:rsidRPr="001058B5">
        <w:rPr>
          <w:rFonts w:ascii="Arial" w:hAnsi="Arial" w:cs="Arial"/>
          <w:sz w:val="18"/>
        </w:rPr>
        <w:t xml:space="preserve"> passwords</w:t>
      </w:r>
    </w:p>
    <w:p w14:paraId="457C2E9C" w14:textId="77777777" w:rsidR="008C539B" w:rsidRPr="001058B5" w:rsidRDefault="008D1AB8">
      <w:pPr>
        <w:spacing w:line="222" w:lineRule="exact"/>
        <w:ind w:left="340"/>
        <w:rPr>
          <w:rFonts w:ascii="Arial" w:hAnsi="Arial" w:cs="Arial"/>
          <w:sz w:val="18"/>
        </w:rPr>
      </w:pPr>
      <w:hyperlink w:anchor="_bookmark203" w:history="1">
        <w:r w:rsidR="00C12992" w:rsidRPr="001058B5">
          <w:rPr>
            <w:rFonts w:ascii="Arial" w:hAnsi="Arial" w:cs="Arial"/>
            <w:sz w:val="18"/>
          </w:rPr>
          <w:t>about managing, 3-4</w:t>
        </w:r>
      </w:hyperlink>
    </w:p>
    <w:p w14:paraId="48150198" w14:textId="77777777" w:rsidR="008C539B" w:rsidRPr="001058B5" w:rsidRDefault="008D1AB8">
      <w:pPr>
        <w:spacing w:before="2" w:line="235" w:lineRule="auto"/>
        <w:ind w:left="340" w:right="1412"/>
        <w:rPr>
          <w:rFonts w:ascii="Arial" w:hAnsi="Arial" w:cs="Arial"/>
          <w:sz w:val="18"/>
        </w:rPr>
      </w:pPr>
      <w:hyperlink w:anchor="_bookmark230" w:history="1">
        <w:r w:rsidR="00C12992" w:rsidRPr="001058B5">
          <w:rPr>
            <w:rFonts w:ascii="Arial" w:hAnsi="Arial" w:cs="Arial"/>
            <w:sz w:val="18"/>
          </w:rPr>
          <w:t>account locking, 3-6</w:t>
        </w:r>
      </w:hyperlink>
      <w:r w:rsidR="00C12992" w:rsidRPr="001058B5">
        <w:rPr>
          <w:rFonts w:ascii="Arial" w:hAnsi="Arial" w:cs="Arial"/>
          <w:sz w:val="18"/>
        </w:rPr>
        <w:t xml:space="preserve"> administrator</w:t>
      </w:r>
    </w:p>
    <w:p w14:paraId="68EB05C6" w14:textId="77777777" w:rsidR="008C539B" w:rsidRPr="001058B5" w:rsidRDefault="008D1AB8">
      <w:pPr>
        <w:spacing w:line="237" w:lineRule="auto"/>
        <w:ind w:left="580" w:right="1010"/>
        <w:rPr>
          <w:rFonts w:ascii="Arial" w:hAnsi="Arial" w:cs="Arial"/>
          <w:sz w:val="18"/>
        </w:rPr>
      </w:pPr>
      <w:hyperlink w:anchor="_bookmark334" w:history="1">
        <w:r w:rsidR="00C12992" w:rsidRPr="001058B5">
          <w:rPr>
            <w:rFonts w:ascii="Arial" w:hAnsi="Arial" w:cs="Arial"/>
            <w:sz w:val="18"/>
          </w:rPr>
          <w:t>authenticating with, 3-25</w:t>
        </w:r>
      </w:hyperlink>
      <w:r w:rsidR="00C12992" w:rsidRPr="001058B5">
        <w:rPr>
          <w:rFonts w:ascii="Arial" w:hAnsi="Arial" w:cs="Arial"/>
          <w:sz w:val="18"/>
        </w:rPr>
        <w:t xml:space="preserve"> </w:t>
      </w:r>
      <w:hyperlink w:anchor="_bookmark2180" w:history="1">
        <w:r w:rsidR="00C12992" w:rsidRPr="001058B5">
          <w:rPr>
            <w:rFonts w:ascii="Arial" w:hAnsi="Arial" w:cs="Arial"/>
            <w:sz w:val="18"/>
          </w:rPr>
          <w:t>guidelines for securing, 10-9</w:t>
        </w:r>
      </w:hyperlink>
    </w:p>
    <w:p w14:paraId="1B4969CE" w14:textId="77777777" w:rsidR="008C539B" w:rsidRPr="001058B5" w:rsidRDefault="008D1AB8">
      <w:pPr>
        <w:spacing w:line="235" w:lineRule="auto"/>
        <w:ind w:left="340" w:right="1412"/>
        <w:rPr>
          <w:rFonts w:ascii="Arial" w:hAnsi="Arial" w:cs="Arial"/>
          <w:sz w:val="18"/>
        </w:rPr>
      </w:pPr>
      <w:hyperlink w:anchor="_bookmark251"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ALTER PROFILE statement, 3-4</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altering,</w:t>
        </w:r>
        <w:r w:rsidR="00C12992" w:rsidRPr="001058B5">
          <w:rPr>
            <w:rFonts w:ascii="Arial" w:hAnsi="Arial" w:cs="Arial"/>
            <w:spacing w:val="42"/>
            <w:sz w:val="18"/>
          </w:rPr>
          <w:t xml:space="preserve"> </w:t>
        </w:r>
        <w:r w:rsidR="00C12992" w:rsidRPr="001058B5">
          <w:rPr>
            <w:rFonts w:ascii="Arial" w:hAnsi="Arial" w:cs="Arial"/>
            <w:sz w:val="18"/>
          </w:rPr>
          <w:t>2-8</w:t>
        </w:r>
      </w:hyperlink>
    </w:p>
    <w:p w14:paraId="6A6CB463" w14:textId="77777777" w:rsidR="008C539B" w:rsidRPr="001058B5" w:rsidRDefault="008D1AB8">
      <w:pPr>
        <w:spacing w:before="1" w:line="235" w:lineRule="auto"/>
        <w:ind w:left="340" w:right="1010"/>
        <w:rPr>
          <w:rFonts w:ascii="Arial" w:hAnsi="Arial" w:cs="Arial"/>
          <w:sz w:val="18"/>
        </w:rPr>
      </w:pPr>
      <w:hyperlink w:anchor="_bookmark1019" w:history="1">
        <w:r w:rsidR="00C12992" w:rsidRPr="001058B5">
          <w:rPr>
            <w:rFonts w:ascii="Arial" w:hAnsi="Arial" w:cs="Arial"/>
            <w:sz w:val="18"/>
          </w:rPr>
          <w:t>application design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applications, strategies for protecting</w:t>
        </w:r>
      </w:hyperlink>
    </w:p>
    <w:p w14:paraId="67512EC7" w14:textId="77777777" w:rsidR="008C539B" w:rsidRPr="001058B5" w:rsidRDefault="008D1AB8">
      <w:pPr>
        <w:spacing w:before="2" w:line="235" w:lineRule="auto"/>
        <w:ind w:left="340" w:right="2090" w:firstLine="360"/>
        <w:rPr>
          <w:rFonts w:ascii="Arial" w:hAnsi="Arial" w:cs="Arial"/>
          <w:sz w:val="18"/>
        </w:rPr>
      </w:pPr>
      <w:hyperlink w:anchor="_bookmark1014" w:history="1">
        <w:r w:rsidR="00C12992" w:rsidRPr="001058B5">
          <w:rPr>
            <w:rFonts w:ascii="Arial" w:hAnsi="Arial" w:cs="Arial"/>
            <w:sz w:val="18"/>
          </w:rPr>
          <w:t>passwords, 5-3</w:t>
        </w:r>
      </w:hyperlink>
      <w:r w:rsidR="00C12992" w:rsidRPr="001058B5">
        <w:rPr>
          <w:rFonts w:ascii="Arial" w:hAnsi="Arial" w:cs="Arial"/>
          <w:sz w:val="18"/>
        </w:rPr>
        <w:t xml:space="preserve"> </w:t>
      </w:r>
      <w:hyperlink w:anchor="_bookmark191" w:history="1">
        <w:r w:rsidR="00C12992" w:rsidRPr="001058B5">
          <w:rPr>
            <w:rFonts w:ascii="Arial" w:hAnsi="Arial" w:cs="Arial"/>
            <w:sz w:val="18"/>
          </w:rPr>
          <w:t>brute force attacks, 3-2</w:t>
        </w:r>
      </w:hyperlink>
    </w:p>
    <w:p w14:paraId="307C68F4" w14:textId="77777777" w:rsidR="008C539B" w:rsidRPr="001058B5" w:rsidRDefault="008D1AB8">
      <w:pPr>
        <w:spacing w:line="237" w:lineRule="auto"/>
        <w:ind w:left="700" w:hanging="360"/>
        <w:rPr>
          <w:rFonts w:ascii="Arial" w:hAnsi="Arial" w:cs="Arial"/>
          <w:sz w:val="18"/>
        </w:rPr>
      </w:pPr>
      <w:hyperlink w:anchor="_bookmark278" w:history="1">
        <w:r w:rsidR="00C12992" w:rsidRPr="001058B5">
          <w:rPr>
            <w:rFonts w:ascii="Arial" w:hAnsi="Arial" w:cs="Arial"/>
            <w:sz w:val="18"/>
          </w:rPr>
          <w:t>case sensitivity setting, SEC_CASE_SENSITIVE_ LOGIN, 3-13</w:t>
        </w:r>
      </w:hyperlink>
    </w:p>
    <w:p w14:paraId="2FD31842" w14:textId="77777777" w:rsidR="008C539B" w:rsidRPr="001058B5" w:rsidRDefault="008D1AB8">
      <w:pPr>
        <w:spacing w:line="235" w:lineRule="auto"/>
        <w:ind w:left="340" w:right="1292"/>
        <w:rPr>
          <w:rFonts w:ascii="Arial" w:hAnsi="Arial" w:cs="Arial"/>
          <w:sz w:val="18"/>
        </w:rPr>
      </w:pPr>
      <w:hyperlink w:anchor="_bookmark277" w:history="1">
        <w:r w:rsidR="00C12992" w:rsidRPr="001058B5">
          <w:rPr>
            <w:rFonts w:ascii="Arial" w:hAnsi="Arial" w:cs="Arial"/>
            <w:sz w:val="18"/>
          </w:rPr>
          <w:t>case sensitivity, configuring, 3-13</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for roles, 4-17</w:t>
        </w:r>
      </w:hyperlink>
      <w:r w:rsidR="00C12992" w:rsidRPr="001058B5">
        <w:rPr>
          <w:rFonts w:ascii="Arial" w:hAnsi="Arial" w:cs="Arial"/>
          <w:sz w:val="18"/>
        </w:rPr>
        <w:t xml:space="preserve"> complexity</w:t>
      </w:r>
      <w:r w:rsidR="00C12992" w:rsidRPr="001058B5">
        <w:rPr>
          <w:rFonts w:ascii="Arial" w:hAnsi="Arial" w:cs="Arial"/>
          <w:spacing w:val="-1"/>
          <w:sz w:val="18"/>
        </w:rPr>
        <w:t xml:space="preserve"> </w:t>
      </w:r>
      <w:r w:rsidR="00C12992" w:rsidRPr="001058B5">
        <w:rPr>
          <w:rFonts w:ascii="Arial" w:hAnsi="Arial" w:cs="Arial"/>
          <w:sz w:val="18"/>
        </w:rPr>
        <w:t>verification</w:t>
      </w:r>
    </w:p>
    <w:p w14:paraId="5056579E" w14:textId="77777777" w:rsidR="008C539B" w:rsidRPr="001058B5" w:rsidRDefault="008D1AB8">
      <w:pPr>
        <w:spacing w:line="221" w:lineRule="exact"/>
        <w:ind w:left="580"/>
        <w:rPr>
          <w:rFonts w:ascii="Arial" w:hAnsi="Arial" w:cs="Arial"/>
          <w:sz w:val="18"/>
        </w:rPr>
      </w:pPr>
      <w:hyperlink w:anchor="_bookmark270" w:history="1">
        <w:r w:rsidR="00C12992" w:rsidRPr="001058B5">
          <w:rPr>
            <w:rFonts w:ascii="Arial" w:hAnsi="Arial" w:cs="Arial"/>
            <w:sz w:val="18"/>
          </w:rPr>
          <w:t>about, 3-11</w:t>
        </w:r>
      </w:hyperlink>
    </w:p>
    <w:p w14:paraId="1B6C38B8" w14:textId="77777777" w:rsidR="008C539B" w:rsidRPr="001058B5" w:rsidRDefault="008D1AB8">
      <w:pPr>
        <w:spacing w:line="235" w:lineRule="auto"/>
        <w:ind w:left="340" w:right="1292" w:firstLine="240"/>
        <w:rPr>
          <w:rFonts w:ascii="Arial" w:hAnsi="Arial" w:cs="Arial"/>
          <w:sz w:val="18"/>
        </w:rPr>
      </w:pPr>
      <w:hyperlink w:anchor="_bookmark2172" w:history="1">
        <w:r w:rsidR="00C12992" w:rsidRPr="001058B5">
          <w:rPr>
            <w:rFonts w:ascii="Arial" w:hAnsi="Arial" w:cs="Arial"/>
            <w:sz w:val="18"/>
          </w:rPr>
          <w:t>guidelines for security, 10-8</w:t>
        </w:r>
      </w:hyperlink>
      <w:r w:rsidR="00C12992" w:rsidRPr="001058B5">
        <w:rPr>
          <w:rFonts w:ascii="Arial" w:hAnsi="Arial" w:cs="Arial"/>
          <w:sz w:val="18"/>
        </w:rPr>
        <w:t xml:space="preserve"> </w:t>
      </w:r>
      <w:hyperlink w:anchor="_bookmark350" w:history="1">
        <w:r w:rsidR="00C12992" w:rsidRPr="001058B5">
          <w:rPr>
            <w:rFonts w:ascii="Arial" w:hAnsi="Arial" w:cs="Arial"/>
            <w:sz w:val="18"/>
          </w:rPr>
          <w:t>connecting without,   3-27</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CREATE PROFILE statement,</w:t>
        </w:r>
        <w:r w:rsidR="00C12992" w:rsidRPr="001058B5">
          <w:rPr>
            <w:rFonts w:ascii="Arial" w:hAnsi="Arial" w:cs="Arial"/>
            <w:spacing w:val="31"/>
            <w:sz w:val="18"/>
          </w:rPr>
          <w:t xml:space="preserve"> </w:t>
        </w:r>
        <w:r w:rsidR="00C12992" w:rsidRPr="001058B5">
          <w:rPr>
            <w:rFonts w:ascii="Arial" w:hAnsi="Arial" w:cs="Arial"/>
            <w:sz w:val="18"/>
          </w:rPr>
          <w:t>3-4</w:t>
        </w:r>
      </w:hyperlink>
    </w:p>
    <w:p w14:paraId="21C8A909" w14:textId="77777777" w:rsidR="008C539B" w:rsidRPr="001058B5" w:rsidRDefault="008D1AB8">
      <w:pPr>
        <w:spacing w:before="2" w:line="235" w:lineRule="auto"/>
        <w:ind w:left="340" w:right="1010"/>
        <w:rPr>
          <w:rFonts w:ascii="Arial" w:hAnsi="Arial" w:cs="Arial"/>
          <w:sz w:val="18"/>
        </w:rPr>
      </w:pPr>
      <w:hyperlink w:anchor="_bookmark2193" w:history="1">
        <w:r w:rsidR="00C12992" w:rsidRPr="001058B5">
          <w:rPr>
            <w:rFonts w:ascii="Arial" w:hAnsi="Arial" w:cs="Arial"/>
            <w:sz w:val="18"/>
          </w:rPr>
          <w:t>danger in storing as clear text, 10-9</w:t>
        </w:r>
      </w:hyperlink>
      <w:r w:rsidR="00C12992" w:rsidRPr="001058B5">
        <w:rPr>
          <w:rFonts w:ascii="Arial" w:hAnsi="Arial" w:cs="Arial"/>
          <w:sz w:val="18"/>
        </w:rPr>
        <w:t xml:space="preserve"> </w:t>
      </w:r>
      <w:hyperlink w:anchor="_bookmark342" w:history="1">
        <w:r w:rsidR="00C12992" w:rsidRPr="001058B5">
          <w:rPr>
            <w:rFonts w:ascii="Arial" w:hAnsi="Arial" w:cs="Arial"/>
            <w:sz w:val="18"/>
          </w:rPr>
          <w:t>database user authentication, 3-26</w:t>
        </w:r>
      </w:hyperlink>
      <w:r w:rsidR="00C12992" w:rsidRPr="001058B5">
        <w:rPr>
          <w:rFonts w:ascii="Arial" w:hAnsi="Arial" w:cs="Arial"/>
          <w:sz w:val="18"/>
        </w:rPr>
        <w:t xml:space="preserve"> default profile settings</w:t>
      </w:r>
    </w:p>
    <w:p w14:paraId="2A098EF8" w14:textId="77777777" w:rsidR="008C539B" w:rsidRPr="001058B5" w:rsidRDefault="008D1AB8">
      <w:pPr>
        <w:spacing w:line="222" w:lineRule="exact"/>
        <w:ind w:left="580"/>
        <w:rPr>
          <w:rFonts w:ascii="Arial" w:hAnsi="Arial" w:cs="Arial"/>
          <w:sz w:val="18"/>
        </w:rPr>
      </w:pPr>
      <w:hyperlink w:anchor="_bookmark211" w:history="1">
        <w:r w:rsidR="00C12992" w:rsidRPr="001058B5">
          <w:rPr>
            <w:rFonts w:ascii="Arial" w:hAnsi="Arial" w:cs="Arial"/>
            <w:sz w:val="18"/>
          </w:rPr>
          <w:t>about, 3-4</w:t>
        </w:r>
      </w:hyperlink>
    </w:p>
    <w:p w14:paraId="4BBE8B9F" w14:textId="77777777" w:rsidR="008C539B" w:rsidRPr="001058B5" w:rsidRDefault="008D1AB8">
      <w:pPr>
        <w:spacing w:before="2" w:line="235" w:lineRule="auto"/>
        <w:ind w:left="340" w:right="1412"/>
        <w:rPr>
          <w:rFonts w:ascii="Arial" w:hAnsi="Arial" w:cs="Arial"/>
          <w:sz w:val="18"/>
        </w:rPr>
      </w:pPr>
      <w:hyperlink w:anchor="_bookmark2175" w:history="1">
        <w:r w:rsidR="00C12992" w:rsidRPr="001058B5">
          <w:rPr>
            <w:rFonts w:ascii="Arial" w:hAnsi="Arial" w:cs="Arial"/>
            <w:sz w:val="18"/>
          </w:rPr>
          <w:t>default user account,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default, finding, 3-4</w:t>
        </w:r>
      </w:hyperlink>
    </w:p>
    <w:p w14:paraId="67FF3032" w14:textId="77777777" w:rsidR="008C539B" w:rsidRPr="001058B5" w:rsidRDefault="008D1AB8">
      <w:pPr>
        <w:spacing w:before="2" w:line="235" w:lineRule="auto"/>
        <w:ind w:left="340" w:right="1010"/>
        <w:rPr>
          <w:rFonts w:ascii="Arial" w:hAnsi="Arial" w:cs="Arial"/>
          <w:sz w:val="18"/>
        </w:rPr>
      </w:pPr>
      <w:hyperlink w:anchor="_bookmark192" w:history="1">
        <w:r w:rsidR="00C12992" w:rsidRPr="001058B5">
          <w:rPr>
            <w:rFonts w:ascii="Arial" w:hAnsi="Arial" w:cs="Arial"/>
            <w:sz w:val="18"/>
          </w:rPr>
          <w:t>delays for incorrect passwords, 3-2</w:t>
        </w:r>
      </w:hyperlink>
      <w:r w:rsidR="00C12992" w:rsidRPr="001058B5">
        <w:rPr>
          <w:rFonts w:ascii="Arial" w:hAnsi="Arial" w:cs="Arial"/>
          <w:sz w:val="18"/>
        </w:rPr>
        <w:t xml:space="preserve"> </w:t>
      </w:r>
      <w:hyperlink w:anchor="_bookmark2185" w:history="1">
        <w:r w:rsidR="00C12992" w:rsidRPr="001058B5">
          <w:rPr>
            <w:rFonts w:ascii="Arial" w:hAnsi="Arial" w:cs="Arial"/>
            <w:sz w:val="18"/>
          </w:rPr>
          <w:t>duration, 10-9</w:t>
        </w:r>
      </w:hyperlink>
    </w:p>
    <w:p w14:paraId="43E8DB69" w14:textId="77777777" w:rsidR="008C539B" w:rsidRPr="001058B5" w:rsidRDefault="00C12992">
      <w:pPr>
        <w:spacing w:before="70" w:line="235" w:lineRule="auto"/>
        <w:ind w:left="340" w:right="2594"/>
        <w:rPr>
          <w:rFonts w:ascii="Arial" w:hAnsi="Arial" w:cs="Arial"/>
          <w:sz w:val="18"/>
        </w:rPr>
      </w:pPr>
      <w:r w:rsidRPr="001058B5">
        <w:rPr>
          <w:rFonts w:ascii="Arial" w:hAnsi="Arial" w:cs="Arial"/>
        </w:rPr>
        <w:br w:type="column"/>
      </w:r>
      <w:hyperlink w:anchor="_bookmark190" w:history="1">
        <w:r w:rsidRPr="001058B5">
          <w:rPr>
            <w:rFonts w:ascii="Arial" w:hAnsi="Arial" w:cs="Arial"/>
            <w:sz w:val="18"/>
          </w:rPr>
          <w:t xml:space="preserve">encrypting, 3-2, </w:t>
        </w:r>
      </w:hyperlink>
      <w:hyperlink w:anchor="_bookmark2193" w:history="1">
        <w:r w:rsidRPr="001058B5">
          <w:rPr>
            <w:rFonts w:ascii="Arial" w:hAnsi="Arial" w:cs="Arial"/>
            <w:sz w:val="18"/>
          </w:rPr>
          <w:t>10-9</w:t>
        </w:r>
      </w:hyperlink>
      <w:r w:rsidRPr="001058B5">
        <w:rPr>
          <w:rFonts w:ascii="Arial" w:hAnsi="Arial" w:cs="Arial"/>
          <w:sz w:val="18"/>
        </w:rPr>
        <w:t xml:space="preserve"> </w:t>
      </w:r>
      <w:hyperlink w:anchor="_bookmark198" w:history="1">
        <w:r w:rsidRPr="001058B5">
          <w:rPr>
            <w:rFonts w:ascii="Arial" w:hAnsi="Arial" w:cs="Arial"/>
            <w:sz w:val="18"/>
          </w:rPr>
          <w:t>examples of creating, 3-3</w:t>
        </w:r>
      </w:hyperlink>
      <w:r w:rsidRPr="001058B5">
        <w:rPr>
          <w:rFonts w:ascii="Arial" w:hAnsi="Arial" w:cs="Arial"/>
          <w:sz w:val="18"/>
        </w:rPr>
        <w:t xml:space="preserve"> expiring</w:t>
      </w:r>
    </w:p>
    <w:p w14:paraId="57361E8A" w14:textId="77777777" w:rsidR="008C539B" w:rsidRPr="001058B5" w:rsidRDefault="008D1AB8">
      <w:pPr>
        <w:spacing w:line="221" w:lineRule="exact"/>
        <w:ind w:left="580"/>
        <w:rPr>
          <w:rFonts w:ascii="Arial" w:hAnsi="Arial" w:cs="Arial"/>
          <w:sz w:val="18"/>
        </w:rPr>
      </w:pPr>
      <w:hyperlink w:anchor="_bookmark264" w:history="1">
        <w:r w:rsidR="00C12992" w:rsidRPr="001058B5">
          <w:rPr>
            <w:rFonts w:ascii="Arial" w:hAnsi="Arial" w:cs="Arial"/>
            <w:sz w:val="18"/>
          </w:rPr>
          <w:t>explicitly, 3-10</w:t>
        </w:r>
      </w:hyperlink>
    </w:p>
    <w:p w14:paraId="523E7457" w14:textId="77777777" w:rsidR="008C539B" w:rsidRPr="001058B5" w:rsidRDefault="008D1AB8">
      <w:pPr>
        <w:spacing w:line="220" w:lineRule="exact"/>
        <w:ind w:left="580"/>
        <w:rPr>
          <w:rFonts w:ascii="Arial" w:hAnsi="Arial" w:cs="Arial"/>
          <w:sz w:val="18"/>
        </w:rPr>
      </w:pPr>
      <w:hyperlink w:anchor="_bookmark252" w:history="1">
        <w:r w:rsidR="00C12992" w:rsidRPr="001058B5">
          <w:rPr>
            <w:rFonts w:ascii="Arial" w:hAnsi="Arial" w:cs="Arial"/>
            <w:sz w:val="18"/>
          </w:rPr>
          <w:t>procedure for, 3-8</w:t>
        </w:r>
      </w:hyperlink>
    </w:p>
    <w:p w14:paraId="41021023" w14:textId="77777777" w:rsidR="008C539B" w:rsidRPr="001058B5" w:rsidRDefault="008D1AB8">
      <w:pPr>
        <w:spacing w:line="237" w:lineRule="auto"/>
        <w:ind w:left="580" w:right="1806"/>
        <w:rPr>
          <w:rFonts w:ascii="Arial" w:hAnsi="Arial" w:cs="Arial"/>
          <w:sz w:val="18"/>
        </w:rPr>
      </w:pPr>
      <w:hyperlink w:anchor="_bookmark438" w:history="1">
        <w:r w:rsidR="00C12992" w:rsidRPr="001058B5">
          <w:rPr>
            <w:rFonts w:ascii="Arial" w:hAnsi="Arial" w:cs="Arial"/>
            <w:sz w:val="18"/>
          </w:rPr>
          <w:t>proxy account passwords, 3-39</w:t>
        </w:r>
      </w:hyperlink>
      <w:r w:rsidR="00C12992" w:rsidRPr="001058B5">
        <w:rPr>
          <w:rFonts w:ascii="Arial" w:hAnsi="Arial" w:cs="Arial"/>
          <w:sz w:val="18"/>
        </w:rPr>
        <w:t xml:space="preserve"> </w:t>
      </w:r>
      <w:hyperlink w:anchor="_bookmark257" w:history="1">
        <w:r w:rsidR="00C12992" w:rsidRPr="001058B5">
          <w:rPr>
            <w:rFonts w:ascii="Arial" w:hAnsi="Arial" w:cs="Arial"/>
            <w:sz w:val="18"/>
          </w:rPr>
          <w:t>with grace period, 3-9</w:t>
        </w:r>
      </w:hyperlink>
    </w:p>
    <w:p w14:paraId="0731E317" w14:textId="77777777" w:rsidR="008C539B" w:rsidRPr="001058B5" w:rsidRDefault="008D1AB8">
      <w:pPr>
        <w:spacing w:line="235" w:lineRule="auto"/>
        <w:ind w:left="340" w:right="2535"/>
        <w:rPr>
          <w:rFonts w:ascii="Arial" w:hAnsi="Arial" w:cs="Arial"/>
          <w:sz w:val="18"/>
        </w:rPr>
      </w:pPr>
      <w:hyperlink w:anchor="_bookmark238" w:history="1">
        <w:r w:rsidR="00C12992" w:rsidRPr="001058B5">
          <w:rPr>
            <w:rFonts w:ascii="Arial" w:hAnsi="Arial" w:cs="Arial"/>
            <w:sz w:val="18"/>
          </w:rPr>
          <w:t>failed logins, resetting, 3-7</w:t>
        </w:r>
      </w:hyperlink>
      <w:r w:rsidR="00C12992" w:rsidRPr="001058B5">
        <w:rPr>
          <w:rFonts w:ascii="Arial" w:hAnsi="Arial" w:cs="Arial"/>
          <w:sz w:val="18"/>
        </w:rPr>
        <w:t xml:space="preserve"> </w:t>
      </w:r>
      <w:hyperlink w:anchor="_bookmark284" w:history="1">
        <w:r w:rsidR="00C12992" w:rsidRPr="001058B5">
          <w:rPr>
            <w:rFonts w:ascii="Arial" w:hAnsi="Arial" w:cs="Arial"/>
            <w:sz w:val="18"/>
          </w:rPr>
          <w:t>finding version of,  3-14</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grace period, example, 3-10</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guidelines for security, 10-7</w:t>
        </w:r>
      </w:hyperlink>
      <w:r w:rsidR="00C12992" w:rsidRPr="001058B5">
        <w:rPr>
          <w:rFonts w:ascii="Arial" w:hAnsi="Arial" w:cs="Arial"/>
          <w:sz w:val="18"/>
        </w:rPr>
        <w:t xml:space="preserve"> </w:t>
      </w:r>
      <w:hyperlink w:anchor="_bookmark241" w:history="1">
        <w:r w:rsidR="00C12992" w:rsidRPr="001058B5">
          <w:rPr>
            <w:rFonts w:ascii="Arial" w:hAnsi="Arial" w:cs="Arial"/>
            <w:sz w:val="18"/>
          </w:rPr>
          <w:t>history,</w:t>
        </w:r>
        <w:r w:rsidR="00C12992" w:rsidRPr="001058B5">
          <w:rPr>
            <w:rFonts w:ascii="Arial" w:hAnsi="Arial" w:cs="Arial"/>
            <w:spacing w:val="42"/>
            <w:sz w:val="18"/>
          </w:rPr>
          <w:t xml:space="preserve"> </w:t>
        </w:r>
        <w:r w:rsidR="00C12992" w:rsidRPr="001058B5">
          <w:rPr>
            <w:rFonts w:ascii="Arial" w:hAnsi="Arial" w:cs="Arial"/>
            <w:sz w:val="18"/>
          </w:rPr>
          <w:t>3-7</w:t>
        </w:r>
      </w:hyperlink>
    </w:p>
    <w:p w14:paraId="1FE18AB3" w14:textId="77777777" w:rsidR="008C539B" w:rsidRPr="001058B5" w:rsidRDefault="008D1AB8">
      <w:pPr>
        <w:spacing w:before="4" w:line="235" w:lineRule="auto"/>
        <w:ind w:left="340" w:right="1461"/>
        <w:rPr>
          <w:rFonts w:ascii="Arial" w:hAnsi="Arial" w:cs="Arial"/>
          <w:sz w:val="18"/>
        </w:rPr>
      </w:pPr>
      <w:hyperlink w:anchor="_bookmark1029" w:history="1">
        <w:r w:rsidR="00C12992" w:rsidRPr="001058B5">
          <w:rPr>
            <w:rFonts w:ascii="Arial" w:hAnsi="Arial" w:cs="Arial"/>
            <w:sz w:val="18"/>
          </w:rPr>
          <w:t>Java code example to read passwords, 5-7</w:t>
        </w:r>
      </w:hyperlink>
      <w:r w:rsidR="00C12992" w:rsidRPr="001058B5">
        <w:rPr>
          <w:rFonts w:ascii="Arial" w:hAnsi="Arial" w:cs="Arial"/>
          <w:sz w:val="18"/>
        </w:rPr>
        <w:t xml:space="preserve"> </w:t>
      </w:r>
      <w:hyperlink w:anchor="_bookmark266" w:history="1">
        <w:r w:rsidR="00C12992" w:rsidRPr="001058B5">
          <w:rPr>
            <w:rFonts w:ascii="Arial" w:hAnsi="Arial" w:cs="Arial"/>
            <w:sz w:val="18"/>
          </w:rPr>
          <w:t>life time set too low, 3-10</w:t>
        </w:r>
      </w:hyperlink>
    </w:p>
    <w:p w14:paraId="2A92C859" w14:textId="77777777" w:rsidR="008C539B" w:rsidRPr="001058B5" w:rsidRDefault="008D1AB8">
      <w:pPr>
        <w:spacing w:line="220" w:lineRule="exact"/>
        <w:ind w:left="340"/>
        <w:rPr>
          <w:rFonts w:ascii="Arial" w:hAnsi="Arial" w:cs="Arial"/>
          <w:sz w:val="18"/>
        </w:rPr>
      </w:pPr>
      <w:hyperlink w:anchor="_bookmark251" w:history="1">
        <w:r w:rsidR="00C12992" w:rsidRPr="001058B5">
          <w:rPr>
            <w:rFonts w:ascii="Arial" w:hAnsi="Arial" w:cs="Arial"/>
            <w:sz w:val="18"/>
          </w:rPr>
          <w:t>lifetime for, 3-8</w:t>
        </w:r>
      </w:hyperlink>
    </w:p>
    <w:p w14:paraId="5C1CD792" w14:textId="77777777" w:rsidR="008C539B" w:rsidRPr="001058B5" w:rsidRDefault="008D1AB8">
      <w:pPr>
        <w:spacing w:line="220" w:lineRule="exact"/>
        <w:ind w:left="340"/>
        <w:rPr>
          <w:rFonts w:ascii="Arial" w:hAnsi="Arial" w:cs="Arial"/>
          <w:sz w:val="18"/>
        </w:rPr>
      </w:pPr>
      <w:hyperlink w:anchor="_bookmark235" w:history="1">
        <w:r w:rsidR="00C12992" w:rsidRPr="001058B5">
          <w:rPr>
            <w:rFonts w:ascii="Arial" w:hAnsi="Arial" w:cs="Arial"/>
            <w:sz w:val="18"/>
          </w:rPr>
          <w:t>lock time, 3-7</w:t>
        </w:r>
      </w:hyperlink>
    </w:p>
    <w:p w14:paraId="5986E2B1" w14:textId="77777777" w:rsidR="008C539B" w:rsidRPr="001058B5" w:rsidRDefault="008D1AB8">
      <w:pPr>
        <w:spacing w:line="220" w:lineRule="exact"/>
        <w:ind w:left="340"/>
        <w:rPr>
          <w:rFonts w:ascii="Arial" w:hAnsi="Arial" w:cs="Arial"/>
          <w:sz w:val="18"/>
        </w:rPr>
      </w:pPr>
      <w:hyperlink w:anchor="_bookmark2186" w:history="1">
        <w:r w:rsidR="00C12992" w:rsidRPr="001058B5">
          <w:rPr>
            <w:rFonts w:ascii="Arial" w:hAnsi="Arial" w:cs="Arial"/>
            <w:sz w:val="18"/>
          </w:rPr>
          <w:t>management rules, 10-9</w:t>
        </w:r>
      </w:hyperlink>
    </w:p>
    <w:p w14:paraId="26B3744C" w14:textId="77777777" w:rsidR="008C539B" w:rsidRPr="001058B5" w:rsidRDefault="008D1AB8">
      <w:pPr>
        <w:spacing w:line="220" w:lineRule="exact"/>
        <w:ind w:left="340"/>
        <w:rPr>
          <w:rFonts w:ascii="Arial" w:hAnsi="Arial" w:cs="Arial"/>
          <w:sz w:val="18"/>
        </w:rPr>
      </w:pPr>
      <w:hyperlink w:anchor="_bookmark201" w:history="1">
        <w:r w:rsidR="00C12992" w:rsidRPr="001058B5">
          <w:rPr>
            <w:rFonts w:ascii="Arial" w:hAnsi="Arial" w:cs="Arial"/>
            <w:sz w:val="18"/>
          </w:rPr>
          <w:t>managing, 3-3</w:t>
        </w:r>
      </w:hyperlink>
    </w:p>
    <w:p w14:paraId="4D8152D6" w14:textId="77777777" w:rsidR="008C539B" w:rsidRPr="001058B5" w:rsidRDefault="008D1AB8">
      <w:pPr>
        <w:spacing w:before="1" w:line="235" w:lineRule="auto"/>
        <w:ind w:left="340" w:right="2072"/>
        <w:rPr>
          <w:rFonts w:ascii="Arial" w:hAnsi="Arial" w:cs="Arial"/>
          <w:sz w:val="18"/>
        </w:rPr>
      </w:pPr>
      <w:hyperlink w:anchor="_bookmark247" w:history="1">
        <w:r w:rsidR="00C12992" w:rsidRPr="001058B5">
          <w:rPr>
            <w:rFonts w:ascii="Arial" w:hAnsi="Arial" w:cs="Arial"/>
            <w:sz w:val="18"/>
          </w:rPr>
          <w:t>maximum reuse time, 3-7</w:t>
        </w:r>
      </w:hyperlink>
      <w:r w:rsidR="00C12992" w:rsidRPr="001058B5">
        <w:rPr>
          <w:rFonts w:ascii="Arial" w:hAnsi="Arial" w:cs="Arial"/>
          <w:sz w:val="18"/>
        </w:rPr>
        <w:t xml:space="preserve"> </w:t>
      </w:r>
      <w:hyperlink w:anchor="_bookmark286" w:history="1">
        <w:r w:rsidR="00C12992" w:rsidRPr="001058B5">
          <w:rPr>
            <w:rFonts w:ascii="Arial" w:hAnsi="Arial" w:cs="Arial"/>
            <w:sz w:val="18"/>
          </w:rPr>
          <w:t>ORAPWD password utility, 3-14</w:t>
        </w:r>
      </w:hyperlink>
    </w:p>
    <w:p w14:paraId="7553C3AA" w14:textId="77777777" w:rsidR="008C539B" w:rsidRPr="001058B5" w:rsidRDefault="008D1AB8">
      <w:pPr>
        <w:spacing w:before="2" w:line="235" w:lineRule="auto"/>
        <w:ind w:left="340" w:right="1513"/>
        <w:rPr>
          <w:rFonts w:ascii="Arial" w:hAnsi="Arial" w:cs="Arial"/>
          <w:sz w:val="18"/>
        </w:rPr>
      </w:pPr>
      <w:hyperlink w:anchor="_bookmark271" w:history="1">
        <w:r w:rsidR="00C12992" w:rsidRPr="001058B5">
          <w:rPr>
            <w:rFonts w:ascii="Arial" w:hAnsi="Arial" w:cs="Arial"/>
            <w:sz w:val="18"/>
          </w:rPr>
          <w:t>password complexity verification, 3-11</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 risks, 3-25</w:t>
        </w:r>
      </w:hyperlink>
    </w:p>
    <w:p w14:paraId="29864E7D" w14:textId="77777777" w:rsidR="008C539B" w:rsidRPr="001058B5" w:rsidRDefault="008D1AB8">
      <w:pPr>
        <w:spacing w:line="237" w:lineRule="auto"/>
        <w:ind w:left="340" w:right="836"/>
        <w:rPr>
          <w:rFonts w:ascii="Arial" w:hAnsi="Arial" w:cs="Arial"/>
          <w:sz w:val="18"/>
        </w:rPr>
      </w:pP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w:t>
        </w:r>
      </w:hyperlink>
    </w:p>
    <w:p w14:paraId="207DE375" w14:textId="77777777" w:rsidR="008C539B" w:rsidRPr="001058B5" w:rsidRDefault="008D1AB8">
      <w:pPr>
        <w:spacing w:line="235" w:lineRule="auto"/>
        <w:ind w:left="340" w:right="1806" w:firstLine="360"/>
        <w:rPr>
          <w:rFonts w:ascii="Arial" w:hAnsi="Arial" w:cs="Arial"/>
          <w:sz w:val="18"/>
        </w:rPr>
      </w:pPr>
      <w:hyperlink w:anchor="_bookmark247" w:history="1">
        <w:r w:rsidR="00C12992" w:rsidRPr="001058B5">
          <w:rPr>
            <w:rFonts w:ascii="Arial" w:hAnsi="Arial" w:cs="Arial"/>
            <w:sz w:val="18"/>
          </w:rPr>
          <w:t>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w:t>
        </w:r>
      </w:hyperlink>
    </w:p>
    <w:p w14:paraId="188BD560" w14:textId="77777777" w:rsidR="008C539B" w:rsidRPr="001058B5" w:rsidRDefault="008D1AB8">
      <w:pPr>
        <w:spacing w:line="220" w:lineRule="exact"/>
        <w:ind w:left="700"/>
        <w:rPr>
          <w:rFonts w:ascii="Arial" w:hAnsi="Arial" w:cs="Arial"/>
          <w:sz w:val="18"/>
        </w:rPr>
      </w:pPr>
      <w:hyperlink w:anchor="_bookmark245" w:history="1">
        <w:r w:rsidR="00C12992" w:rsidRPr="001058B5">
          <w:rPr>
            <w:rFonts w:ascii="Arial" w:hAnsi="Arial" w:cs="Arial"/>
            <w:sz w:val="18"/>
          </w:rPr>
          <w:t>parameter, 3-7</w:t>
        </w:r>
      </w:hyperlink>
    </w:p>
    <w:p w14:paraId="47857D7F" w14:textId="77777777" w:rsidR="008C539B" w:rsidRPr="001058B5" w:rsidRDefault="008D1AB8">
      <w:pPr>
        <w:spacing w:line="220" w:lineRule="exact"/>
        <w:ind w:left="340"/>
        <w:rPr>
          <w:rFonts w:ascii="Arial" w:hAnsi="Arial" w:cs="Arial"/>
          <w:sz w:val="18"/>
        </w:rPr>
      </w:pPr>
      <w:hyperlink w:anchor="_bookmark201" w:history="1">
        <w:r w:rsidR="00C12992" w:rsidRPr="001058B5">
          <w:rPr>
            <w:rFonts w:ascii="Arial" w:hAnsi="Arial" w:cs="Arial"/>
            <w:sz w:val="18"/>
          </w:rPr>
          <w:t>policies, 3-3</w:t>
        </w:r>
      </w:hyperlink>
    </w:p>
    <w:p w14:paraId="672C3EC3" w14:textId="77777777" w:rsidR="008C539B" w:rsidRPr="001058B5" w:rsidRDefault="008D1AB8">
      <w:pPr>
        <w:spacing w:line="237" w:lineRule="auto"/>
        <w:ind w:left="340" w:right="1806"/>
        <w:rPr>
          <w:rFonts w:ascii="Arial" w:hAnsi="Arial" w:cs="Arial"/>
          <w:sz w:val="18"/>
        </w:rPr>
      </w:pPr>
      <w:hyperlink w:anchor="_bookmark655" w:history="1">
        <w:r w:rsidR="00C12992" w:rsidRPr="001058B5">
          <w:rPr>
            <w:rFonts w:ascii="Arial" w:hAnsi="Arial" w:cs="Arial"/>
            <w:sz w:val="18"/>
          </w:rPr>
          <w:t>privileges for changing for roles, 4-17</w:t>
        </w:r>
      </w:hyperlink>
      <w:r w:rsidR="00C12992" w:rsidRPr="001058B5">
        <w:rPr>
          <w:rFonts w:ascii="Arial" w:hAnsi="Arial" w:cs="Arial"/>
          <w:sz w:val="18"/>
        </w:rPr>
        <w:t xml:space="preserve"> </w:t>
      </w:r>
      <w:hyperlink w:anchor="_bookmark99" w:history="1">
        <w:r w:rsidR="00C12992" w:rsidRPr="001058B5">
          <w:rPr>
            <w:rFonts w:ascii="Arial" w:hAnsi="Arial" w:cs="Arial"/>
            <w:sz w:val="18"/>
          </w:rPr>
          <w:t>privileges to alter, 2-7</w:t>
        </w:r>
      </w:hyperlink>
    </w:p>
    <w:p w14:paraId="27709F93" w14:textId="77777777" w:rsidR="008C539B" w:rsidRPr="001058B5" w:rsidRDefault="008D1AB8">
      <w:pPr>
        <w:spacing w:line="217" w:lineRule="exact"/>
        <w:ind w:left="340"/>
        <w:rPr>
          <w:rFonts w:ascii="Arial" w:hAnsi="Arial" w:cs="Arial"/>
          <w:sz w:val="18"/>
        </w:rPr>
      </w:pPr>
      <w:hyperlink w:anchor="_bookmark188" w:history="1">
        <w:r w:rsidR="00C12992" w:rsidRPr="001058B5">
          <w:rPr>
            <w:rFonts w:ascii="Arial" w:hAnsi="Arial" w:cs="Arial"/>
            <w:sz w:val="18"/>
          </w:rPr>
          <w:t>protections, built-in, 3-2</w:t>
        </w:r>
      </w:hyperlink>
    </w:p>
    <w:p w14:paraId="26A690FD" w14:textId="77777777" w:rsidR="008C539B" w:rsidRPr="001058B5" w:rsidRDefault="008D1AB8">
      <w:pPr>
        <w:spacing w:line="237" w:lineRule="auto"/>
        <w:ind w:left="340" w:right="1806"/>
        <w:rPr>
          <w:rFonts w:ascii="Arial" w:hAnsi="Arial" w:cs="Arial"/>
          <w:sz w:val="18"/>
        </w:rPr>
      </w:pPr>
      <w:hyperlink w:anchor="_bookmark464" w:history="1">
        <w:r w:rsidR="00C12992" w:rsidRPr="001058B5">
          <w:rPr>
            <w:rFonts w:ascii="Arial" w:hAnsi="Arial" w:cs="Arial"/>
            <w:sz w:val="18"/>
          </w:rPr>
          <w:t>proxy authentication, 3-43</w:t>
        </w:r>
      </w:hyperlink>
      <w:r w:rsidR="00C12992" w:rsidRPr="001058B5">
        <w:rPr>
          <w:rFonts w:ascii="Arial" w:hAnsi="Arial" w:cs="Arial"/>
          <w:sz w:val="18"/>
        </w:rPr>
        <w:t xml:space="preserve"> requirements</w:t>
      </w:r>
    </w:p>
    <w:p w14:paraId="5F14F16E" w14:textId="77777777" w:rsidR="008C539B" w:rsidRPr="001058B5" w:rsidRDefault="008D1AB8">
      <w:pPr>
        <w:spacing w:line="217" w:lineRule="exact"/>
        <w:ind w:left="580"/>
        <w:rPr>
          <w:rFonts w:ascii="Arial" w:hAnsi="Arial" w:cs="Arial"/>
          <w:sz w:val="18"/>
        </w:rPr>
      </w:pPr>
      <w:hyperlink w:anchor="_bookmark2171" w:history="1">
        <w:r w:rsidR="00C12992" w:rsidRPr="001058B5">
          <w:rPr>
            <w:rFonts w:ascii="Arial" w:hAnsi="Arial" w:cs="Arial"/>
            <w:sz w:val="18"/>
          </w:rPr>
          <w:t>additional, 10-7</w:t>
        </w:r>
      </w:hyperlink>
    </w:p>
    <w:p w14:paraId="417EF9A7" w14:textId="77777777" w:rsidR="008C539B" w:rsidRPr="001058B5" w:rsidRDefault="008D1AB8">
      <w:pPr>
        <w:spacing w:line="220" w:lineRule="exact"/>
        <w:ind w:left="580"/>
        <w:rPr>
          <w:rFonts w:ascii="Arial" w:hAnsi="Arial" w:cs="Arial"/>
          <w:sz w:val="18"/>
        </w:rPr>
      </w:pPr>
      <w:hyperlink w:anchor="_bookmark198" w:history="1">
        <w:r w:rsidR="00C12992" w:rsidRPr="001058B5">
          <w:rPr>
            <w:rFonts w:ascii="Arial" w:hAnsi="Arial" w:cs="Arial"/>
            <w:sz w:val="18"/>
          </w:rPr>
          <w:t>minimum,   3-3</w:t>
        </w:r>
      </w:hyperlink>
    </w:p>
    <w:p w14:paraId="3F3C5CB3" w14:textId="77777777" w:rsidR="008C539B" w:rsidRPr="001058B5" w:rsidRDefault="008D1AB8">
      <w:pPr>
        <w:spacing w:line="220" w:lineRule="exact"/>
        <w:ind w:left="340"/>
        <w:rPr>
          <w:rFonts w:ascii="Arial" w:hAnsi="Arial" w:cs="Arial"/>
          <w:sz w:val="18"/>
        </w:rPr>
      </w:pPr>
      <w:hyperlink w:anchor="_bookmark245" w:history="1">
        <w:r w:rsidR="00C12992" w:rsidRPr="001058B5">
          <w:rPr>
            <w:rFonts w:ascii="Arial" w:hAnsi="Arial" w:cs="Arial"/>
            <w:sz w:val="18"/>
          </w:rPr>
          <w:t xml:space="preserve">reusing,    3-7, </w:t>
        </w:r>
      </w:hyperlink>
      <w:hyperlink w:anchor="_bookmark2185" w:history="1">
        <w:r w:rsidR="00C12992" w:rsidRPr="001058B5">
          <w:rPr>
            <w:rFonts w:ascii="Arial" w:hAnsi="Arial" w:cs="Arial"/>
            <w:sz w:val="18"/>
          </w:rPr>
          <w:t>10-9</w:t>
        </w:r>
      </w:hyperlink>
    </w:p>
    <w:p w14:paraId="09BD217D" w14:textId="77777777" w:rsidR="008C539B" w:rsidRPr="001058B5" w:rsidRDefault="008D1AB8">
      <w:pPr>
        <w:spacing w:line="220" w:lineRule="exact"/>
        <w:ind w:left="340"/>
        <w:rPr>
          <w:rFonts w:ascii="Arial" w:hAnsi="Arial" w:cs="Arial"/>
          <w:sz w:val="18"/>
        </w:rPr>
      </w:pPr>
      <w:hyperlink w:anchor="_bookmark242" w:history="1">
        <w:r w:rsidR="00C12992" w:rsidRPr="001058B5">
          <w:rPr>
            <w:rFonts w:ascii="Arial" w:hAnsi="Arial" w:cs="Arial"/>
            <w:sz w:val="18"/>
          </w:rPr>
          <w:t>reusing passwords, 3-7</w:t>
        </w:r>
      </w:hyperlink>
    </w:p>
    <w:p w14:paraId="37BA5F73" w14:textId="77777777" w:rsidR="008C539B" w:rsidRPr="001058B5" w:rsidRDefault="008D1AB8">
      <w:pPr>
        <w:spacing w:line="235" w:lineRule="auto"/>
        <w:ind w:left="340" w:right="1325"/>
        <w:rPr>
          <w:rFonts w:ascii="Arial" w:hAnsi="Arial" w:cs="Arial"/>
          <w:sz w:val="18"/>
        </w:rPr>
      </w:pPr>
      <w:hyperlink w:anchor="_bookmark647" w:history="1">
        <w:r w:rsidR="00C12992" w:rsidRPr="001058B5">
          <w:rPr>
            <w:rFonts w:ascii="Arial" w:hAnsi="Arial" w:cs="Arial"/>
            <w:sz w:val="18"/>
          </w:rPr>
          <w:t>roles authenticated by passwords,   4-17</w:t>
        </w:r>
      </w:hyperlink>
      <w:r w:rsidR="00C12992" w:rsidRPr="001058B5">
        <w:rPr>
          <w:rFonts w:ascii="Arial" w:hAnsi="Arial" w:cs="Arial"/>
          <w:sz w:val="18"/>
        </w:rPr>
        <w:t xml:space="preserve"> </w:t>
      </w:r>
      <w:hyperlink w:anchor="_bookmark659" w:history="1">
        <w:r w:rsidR="00C12992" w:rsidRPr="001058B5">
          <w:rPr>
            <w:rFonts w:ascii="Arial" w:hAnsi="Arial" w:cs="Arial"/>
            <w:sz w:val="18"/>
          </w:rPr>
          <w:t>roles enabled by SET ROLE statement, 4-18</w:t>
        </w:r>
      </w:hyperlink>
      <w:r w:rsidR="00C12992" w:rsidRPr="001058B5">
        <w:rPr>
          <w:rFonts w:ascii="Arial" w:hAnsi="Arial" w:cs="Arial"/>
          <w:sz w:val="18"/>
        </w:rPr>
        <w:t xml:space="preserve"> </w:t>
      </w:r>
      <w:hyperlink w:anchor="_bookmark300" w:history="1">
        <w:r w:rsidR="00C12992" w:rsidRPr="001058B5">
          <w:rPr>
            <w:rFonts w:ascii="Arial" w:hAnsi="Arial" w:cs="Arial"/>
            <w:sz w:val="18"/>
          </w:rPr>
          <w:t>secure external password store,  3-17</w:t>
        </w:r>
      </w:hyperlink>
      <w:r w:rsidR="00C12992" w:rsidRPr="001058B5">
        <w:rPr>
          <w:rFonts w:ascii="Arial" w:hAnsi="Arial" w:cs="Arial"/>
          <w:sz w:val="18"/>
        </w:rPr>
        <w:t xml:space="preserve"> </w:t>
      </w:r>
      <w:hyperlink w:anchor="_bookmark338" w:history="1">
        <w:r w:rsidR="00C12992" w:rsidRPr="001058B5">
          <w:rPr>
            <w:rFonts w:ascii="Arial" w:hAnsi="Arial" w:cs="Arial"/>
            <w:sz w:val="18"/>
          </w:rPr>
          <w:t>security risks,</w:t>
        </w:r>
        <w:r w:rsidR="00C12992" w:rsidRPr="001058B5">
          <w:rPr>
            <w:rFonts w:ascii="Arial" w:hAnsi="Arial" w:cs="Arial"/>
            <w:spacing w:val="41"/>
            <w:sz w:val="18"/>
          </w:rPr>
          <w:t xml:space="preserve"> </w:t>
        </w:r>
        <w:r w:rsidR="00C12992" w:rsidRPr="001058B5">
          <w:rPr>
            <w:rFonts w:ascii="Arial" w:hAnsi="Arial" w:cs="Arial"/>
            <w:sz w:val="18"/>
          </w:rPr>
          <w:t>3-25</w:t>
        </w:r>
      </w:hyperlink>
    </w:p>
    <w:p w14:paraId="03EC8A9C" w14:textId="77777777" w:rsidR="008C539B" w:rsidRPr="001058B5" w:rsidRDefault="008D1AB8">
      <w:pPr>
        <w:spacing w:line="222" w:lineRule="exact"/>
        <w:ind w:left="340"/>
        <w:rPr>
          <w:rFonts w:ascii="Arial" w:hAnsi="Arial" w:cs="Arial"/>
          <w:sz w:val="18"/>
        </w:rPr>
      </w:pPr>
      <w:hyperlink w:anchor="_bookmark108" w:history="1">
        <w:r w:rsidR="00C12992" w:rsidRPr="001058B5">
          <w:rPr>
            <w:rFonts w:ascii="Arial" w:hAnsi="Arial" w:cs="Arial"/>
            <w:sz w:val="18"/>
          </w:rPr>
          <w:t>SYS account, 2-9</w:t>
        </w:r>
      </w:hyperlink>
    </w:p>
    <w:p w14:paraId="248E2F42" w14:textId="77777777" w:rsidR="008C539B" w:rsidRPr="001058B5" w:rsidRDefault="008D1AB8">
      <w:pPr>
        <w:spacing w:line="220" w:lineRule="exact"/>
        <w:ind w:left="340"/>
        <w:rPr>
          <w:rFonts w:ascii="Arial" w:hAnsi="Arial" w:cs="Arial"/>
          <w:sz w:val="18"/>
        </w:rPr>
      </w:pPr>
      <w:hyperlink w:anchor="_bookmark2184" w:history="1">
        <w:r w:rsidR="00C12992" w:rsidRPr="001058B5">
          <w:rPr>
            <w:rFonts w:ascii="Arial" w:hAnsi="Arial" w:cs="Arial"/>
            <w:sz w:val="18"/>
          </w:rPr>
          <w:t>SYS and SYSTEM, 10-9</w:t>
        </w:r>
      </w:hyperlink>
    </w:p>
    <w:p w14:paraId="7DB7AD5F" w14:textId="77777777" w:rsidR="008C539B" w:rsidRPr="001058B5" w:rsidRDefault="008D1AB8">
      <w:pPr>
        <w:spacing w:line="237" w:lineRule="auto"/>
        <w:ind w:left="340" w:right="1996"/>
        <w:rPr>
          <w:rFonts w:ascii="Arial" w:hAnsi="Arial" w:cs="Arial"/>
          <w:sz w:val="18"/>
        </w:rPr>
      </w:pPr>
      <w:hyperlink w:anchor="_bookmark558" w:history="1">
        <w:r w:rsidR="00C12992" w:rsidRPr="001058B5">
          <w:rPr>
            <w:rFonts w:ascii="Arial" w:hAnsi="Arial" w:cs="Arial"/>
            <w:sz w:val="18"/>
          </w:rPr>
          <w:t>used in roles, 4-8</w:t>
        </w:r>
      </w:hyperlink>
      <w:r w:rsidR="00C12992" w:rsidRPr="001058B5">
        <w:rPr>
          <w:rFonts w:ascii="Arial" w:hAnsi="Arial" w:cs="Arial"/>
          <w:sz w:val="18"/>
        </w:rPr>
        <w:t xml:space="preserve"> UTLPWDMG.SQL password script</w:t>
      </w:r>
    </w:p>
    <w:p w14:paraId="0A8310C6" w14:textId="77777777" w:rsidR="008C539B" w:rsidRPr="001058B5" w:rsidRDefault="008D1AB8">
      <w:pPr>
        <w:spacing w:line="217" w:lineRule="exact"/>
        <w:ind w:left="580"/>
        <w:rPr>
          <w:rFonts w:ascii="Arial" w:hAnsi="Arial" w:cs="Arial"/>
          <w:sz w:val="18"/>
        </w:rPr>
      </w:pPr>
      <w:hyperlink w:anchor="_bookmark271" w:history="1">
        <w:r w:rsidR="00C12992" w:rsidRPr="001058B5">
          <w:rPr>
            <w:rFonts w:ascii="Arial" w:hAnsi="Arial" w:cs="Arial"/>
            <w:sz w:val="18"/>
          </w:rPr>
          <w:t>password management, 3-11</w:t>
        </w:r>
      </w:hyperlink>
    </w:p>
    <w:p w14:paraId="612727C3" w14:textId="77777777" w:rsidR="008C539B" w:rsidRPr="001058B5" w:rsidRDefault="008D1AB8">
      <w:pPr>
        <w:spacing w:line="237" w:lineRule="auto"/>
        <w:ind w:left="700" w:right="1027" w:hanging="360"/>
        <w:rPr>
          <w:rFonts w:ascii="Arial" w:hAnsi="Arial" w:cs="Arial"/>
          <w:sz w:val="18"/>
        </w:rPr>
      </w:pPr>
      <w:hyperlink w:anchor="_bookmark291" w:history="1">
        <w:r w:rsidR="00C12992" w:rsidRPr="001058B5">
          <w:rPr>
            <w:rFonts w:ascii="Arial" w:hAnsi="Arial" w:cs="Arial"/>
            <w:sz w:val="18"/>
          </w:rPr>
          <w:t>verified using SHA-1 hashing algorithm, 3-15,</w:t>
        </w:r>
      </w:hyperlink>
      <w:r w:rsidR="00C12992" w:rsidRPr="001058B5">
        <w:rPr>
          <w:rFonts w:ascii="Arial" w:hAnsi="Arial" w:cs="Arial"/>
          <w:sz w:val="18"/>
        </w:rPr>
        <w:t xml:space="preserve"> </w:t>
      </w:r>
      <w:hyperlink w:anchor="_bookmark296" w:history="1">
        <w:r w:rsidR="00C12992" w:rsidRPr="001058B5">
          <w:rPr>
            <w:rFonts w:ascii="Arial" w:hAnsi="Arial" w:cs="Arial"/>
            <w:sz w:val="18"/>
          </w:rPr>
          <w:t>3-16</w:t>
        </w:r>
      </w:hyperlink>
    </w:p>
    <w:p w14:paraId="362D47A5" w14:textId="77777777" w:rsidR="008C539B" w:rsidRPr="001058B5" w:rsidRDefault="008D1AB8">
      <w:pPr>
        <w:spacing w:line="235" w:lineRule="auto"/>
        <w:ind w:left="700" w:right="836" w:hanging="360"/>
        <w:rPr>
          <w:rFonts w:ascii="Arial" w:hAnsi="Arial" w:cs="Arial"/>
          <w:sz w:val="18"/>
        </w:rPr>
      </w:pPr>
      <w:hyperlink w:anchor="_bookmark189" w:history="1">
        <w:r w:rsidR="00C12992" w:rsidRPr="001058B5">
          <w:rPr>
            <w:rFonts w:ascii="Arial" w:hAnsi="Arial" w:cs="Arial"/>
            <w:i/>
            <w:sz w:val="18"/>
          </w:rPr>
          <w:t xml:space="preserve">See also </w:t>
        </w:r>
      </w:hyperlink>
      <w:r w:rsidR="00C12992" w:rsidRPr="001058B5">
        <w:rPr>
          <w:rFonts w:ascii="Arial" w:hAnsi="Arial" w:cs="Arial"/>
          <w:sz w:val="18"/>
        </w:rPr>
        <w:t>authentication, and access control list (ACL), wallet access</w:t>
      </w:r>
    </w:p>
    <w:p w14:paraId="02225CB0" w14:textId="77777777" w:rsidR="008C539B" w:rsidRPr="001058B5" w:rsidRDefault="00C12992">
      <w:pPr>
        <w:spacing w:line="220" w:lineRule="exact"/>
        <w:ind w:left="100"/>
        <w:rPr>
          <w:rFonts w:ascii="Arial" w:hAnsi="Arial" w:cs="Arial"/>
          <w:sz w:val="18"/>
        </w:rPr>
      </w:pPr>
      <w:r w:rsidRPr="001058B5">
        <w:rPr>
          <w:rFonts w:ascii="Arial" w:hAnsi="Arial" w:cs="Arial"/>
          <w:sz w:val="18"/>
        </w:rPr>
        <w:t>performance</w:t>
      </w:r>
    </w:p>
    <w:p w14:paraId="7B4A73F2" w14:textId="77777777" w:rsidR="008C539B" w:rsidRPr="001058B5" w:rsidRDefault="008D1AB8">
      <w:pPr>
        <w:spacing w:line="220" w:lineRule="exact"/>
        <w:ind w:left="340"/>
        <w:rPr>
          <w:rFonts w:ascii="Arial" w:hAnsi="Arial" w:cs="Arial"/>
          <w:sz w:val="18"/>
        </w:rPr>
      </w:pPr>
      <w:hyperlink w:anchor="_bookmark1132" w:history="1">
        <w:r w:rsidR="00C12992" w:rsidRPr="001058B5">
          <w:rPr>
            <w:rFonts w:ascii="Arial" w:hAnsi="Arial" w:cs="Arial"/>
            <w:sz w:val="18"/>
          </w:rPr>
          <w:t>application contexts, 6-2</w:t>
        </w:r>
      </w:hyperlink>
    </w:p>
    <w:p w14:paraId="724F0AF7" w14:textId="77777777" w:rsidR="008C539B" w:rsidRPr="001058B5" w:rsidRDefault="008D1AB8">
      <w:pPr>
        <w:spacing w:line="220" w:lineRule="exact"/>
        <w:ind w:left="340"/>
        <w:rPr>
          <w:rFonts w:ascii="Arial" w:hAnsi="Arial" w:cs="Arial"/>
          <w:sz w:val="18"/>
        </w:rPr>
      </w:pPr>
      <w:hyperlink w:anchor="_bookmark1630" w:history="1">
        <w:r w:rsidR="00C12992" w:rsidRPr="001058B5">
          <w:rPr>
            <w:rFonts w:ascii="Arial" w:hAnsi="Arial" w:cs="Arial"/>
            <w:sz w:val="18"/>
          </w:rPr>
          <w:t>auditing, 9-4</w:t>
        </w:r>
      </w:hyperlink>
    </w:p>
    <w:p w14:paraId="5D64A6D5" w14:textId="77777777" w:rsidR="008C539B" w:rsidRPr="001058B5" w:rsidRDefault="008D1AB8">
      <w:pPr>
        <w:spacing w:line="235" w:lineRule="auto"/>
        <w:ind w:left="700" w:right="836" w:hanging="360"/>
        <w:rPr>
          <w:rFonts w:ascii="Arial" w:hAnsi="Arial" w:cs="Arial"/>
          <w:sz w:val="18"/>
        </w:rPr>
      </w:pPr>
      <w:hyperlink w:anchor="_bookmark2017" w:history="1">
        <w:r w:rsidR="00C12992" w:rsidRPr="001058B5">
          <w:rPr>
            <w:rFonts w:ascii="Arial" w:hAnsi="Arial" w:cs="Arial"/>
            <w:sz w:val="18"/>
          </w:rPr>
          <w:t>database audit trail, moving to different tablespace, 9-60</w:t>
        </w:r>
      </w:hyperlink>
    </w:p>
    <w:p w14:paraId="79611204" w14:textId="77777777" w:rsidR="008C539B" w:rsidRPr="001058B5" w:rsidRDefault="008D1AB8">
      <w:pPr>
        <w:spacing w:before="2" w:line="235" w:lineRule="auto"/>
        <w:ind w:left="340" w:right="754"/>
        <w:rPr>
          <w:rFonts w:ascii="Arial" w:hAnsi="Arial" w:cs="Arial"/>
          <w:sz w:val="18"/>
        </w:rPr>
      </w:pPr>
      <w:hyperlink w:anchor="_bookmark1356" w:history="1">
        <w:r w:rsidR="00C12992" w:rsidRPr="001058B5">
          <w:rPr>
            <w:rFonts w:ascii="Arial" w:hAnsi="Arial" w:cs="Arial"/>
            <w:sz w:val="18"/>
          </w:rPr>
          <w:t>Oracle Virtual Private Database policies,  7-3</w:t>
        </w:r>
      </w:hyperlink>
      <w:r w:rsidR="00C12992" w:rsidRPr="001058B5">
        <w:rPr>
          <w:rFonts w:ascii="Arial" w:hAnsi="Arial" w:cs="Arial"/>
          <w:sz w:val="18"/>
        </w:rPr>
        <w:t xml:space="preserve"> </w:t>
      </w:r>
      <w:hyperlink w:anchor="_bookmark1437" w:history="1">
        <w:r w:rsidR="00C12992" w:rsidRPr="001058B5">
          <w:rPr>
            <w:rFonts w:ascii="Arial" w:hAnsi="Arial" w:cs="Arial"/>
            <w:sz w:val="18"/>
          </w:rPr>
          <w:t>Oracle Virtual Private Database policy types,</w:t>
        </w:r>
        <w:r w:rsidR="00C12992" w:rsidRPr="001058B5">
          <w:rPr>
            <w:rFonts w:ascii="Arial" w:hAnsi="Arial" w:cs="Arial"/>
            <w:spacing w:val="35"/>
            <w:sz w:val="18"/>
          </w:rPr>
          <w:t xml:space="preserve"> </w:t>
        </w:r>
        <w:r w:rsidR="00C12992" w:rsidRPr="001058B5">
          <w:rPr>
            <w:rFonts w:ascii="Arial" w:hAnsi="Arial" w:cs="Arial"/>
            <w:sz w:val="18"/>
          </w:rPr>
          <w:t>7-14</w:t>
        </w:r>
      </w:hyperlink>
      <w:r w:rsidR="00C12992" w:rsidRPr="001058B5">
        <w:rPr>
          <w:rFonts w:ascii="Arial" w:hAnsi="Arial" w:cs="Arial"/>
          <w:sz w:val="18"/>
        </w:rPr>
        <w:t xml:space="preserve"> </w:t>
      </w:r>
      <w:hyperlink w:anchor="_bookmark116" w:history="1">
        <w:r w:rsidR="00C12992" w:rsidRPr="001058B5">
          <w:rPr>
            <w:rFonts w:ascii="Arial" w:hAnsi="Arial" w:cs="Arial"/>
            <w:sz w:val="18"/>
          </w:rPr>
          <w:t>resource limits and,</w:t>
        </w:r>
        <w:r w:rsidR="00C12992" w:rsidRPr="001058B5">
          <w:rPr>
            <w:rFonts w:ascii="Arial" w:hAnsi="Arial" w:cs="Arial"/>
            <w:spacing w:val="40"/>
            <w:sz w:val="18"/>
          </w:rPr>
          <w:t xml:space="preserve"> </w:t>
        </w:r>
        <w:r w:rsidR="00C12992" w:rsidRPr="001058B5">
          <w:rPr>
            <w:rFonts w:ascii="Arial" w:hAnsi="Arial" w:cs="Arial"/>
            <w:sz w:val="18"/>
          </w:rPr>
          <w:t>2-10</w:t>
        </w:r>
      </w:hyperlink>
    </w:p>
    <w:p w14:paraId="1BFD1F16" w14:textId="77777777" w:rsidR="008C539B" w:rsidRPr="001058B5" w:rsidRDefault="00C12992">
      <w:pPr>
        <w:spacing w:before="2" w:line="235" w:lineRule="auto"/>
        <w:ind w:left="340" w:right="3508" w:hanging="240"/>
        <w:rPr>
          <w:rFonts w:ascii="Arial" w:hAnsi="Arial" w:cs="Arial"/>
          <w:sz w:val="18"/>
        </w:rPr>
      </w:pPr>
      <w:r w:rsidRPr="001058B5">
        <w:rPr>
          <w:rFonts w:ascii="Arial" w:hAnsi="Arial" w:cs="Arial"/>
          <w:sz w:val="18"/>
        </w:rPr>
        <w:t xml:space="preserve">permissions </w:t>
      </w:r>
      <w:hyperlink w:anchor="_bookmark2207" w:history="1">
        <w:r w:rsidRPr="001058B5">
          <w:rPr>
            <w:rFonts w:ascii="Arial" w:hAnsi="Arial" w:cs="Arial"/>
            <w:sz w:val="18"/>
          </w:rPr>
          <w:t>default, 10-10</w:t>
        </w:r>
      </w:hyperlink>
    </w:p>
    <w:p w14:paraId="589E5DBE" w14:textId="77777777" w:rsidR="008C539B" w:rsidRPr="001058B5" w:rsidRDefault="008C539B">
      <w:pPr>
        <w:spacing w:line="235" w:lineRule="auto"/>
        <w:rPr>
          <w:rFonts w:ascii="Arial" w:hAnsi="Arial" w:cs="Arial"/>
          <w:sz w:val="18"/>
        </w:rPr>
        <w:sectPr w:rsidR="008C539B" w:rsidRPr="001058B5">
          <w:headerReference w:type="even" r:id="rId301"/>
          <w:footerReference w:type="even" r:id="rId302"/>
          <w:footerReference w:type="default" r:id="rId303"/>
          <w:pgSz w:w="12240" w:h="15840"/>
          <w:pgMar w:top="1200" w:right="1060" w:bottom="860" w:left="1100" w:header="0" w:footer="663" w:gutter="0"/>
          <w:cols w:num="2" w:space="720" w:equalWidth="0">
            <w:col w:w="4381" w:space="539"/>
            <w:col w:w="5160"/>
          </w:cols>
        </w:sectPr>
      </w:pPr>
    </w:p>
    <w:p w14:paraId="4E7F1831" w14:textId="77777777" w:rsidR="008C539B" w:rsidRPr="001058B5" w:rsidRDefault="008D1AB8">
      <w:pPr>
        <w:spacing w:before="70" w:line="235" w:lineRule="auto"/>
        <w:ind w:left="700" w:right="1821" w:firstLine="240"/>
        <w:rPr>
          <w:rFonts w:ascii="Arial" w:hAnsi="Arial" w:cs="Arial"/>
          <w:sz w:val="18"/>
        </w:rPr>
      </w:pPr>
      <w:hyperlink w:anchor="_bookmark2144" w:history="1">
        <w:r w:rsidR="00C12992" w:rsidRPr="001058B5">
          <w:rPr>
            <w:rFonts w:ascii="Arial" w:hAnsi="Arial" w:cs="Arial"/>
            <w:sz w:val="18"/>
          </w:rPr>
          <w:t>run-time facilities, 10-3</w:t>
        </w:r>
      </w:hyperlink>
      <w:r w:rsidR="00C12992" w:rsidRPr="001058B5">
        <w:rPr>
          <w:rFonts w:ascii="Arial" w:hAnsi="Arial" w:cs="Arial"/>
          <w:sz w:val="18"/>
        </w:rPr>
        <w:t xml:space="preserve"> PKI</w:t>
      </w:r>
    </w:p>
    <w:p w14:paraId="7CCFE54A" w14:textId="77777777" w:rsidR="008C539B" w:rsidRPr="001058B5" w:rsidRDefault="008D1AB8">
      <w:pPr>
        <w:spacing w:line="220" w:lineRule="exact"/>
        <w:ind w:left="940"/>
        <w:rPr>
          <w:rFonts w:ascii="Arial" w:hAnsi="Arial" w:cs="Arial"/>
          <w:sz w:val="18"/>
        </w:rPr>
      </w:pPr>
      <w:hyperlink w:anchor="_bookmark370" w:history="1">
        <w:r w:rsidR="00C12992" w:rsidRPr="001058B5">
          <w:rPr>
            <w:rFonts w:ascii="Arial" w:hAnsi="Arial" w:cs="Arial"/>
            <w:i/>
            <w:sz w:val="18"/>
          </w:rPr>
          <w:t xml:space="preserve">See </w:t>
        </w:r>
      </w:hyperlink>
      <w:r w:rsidR="00C12992" w:rsidRPr="001058B5">
        <w:rPr>
          <w:rFonts w:ascii="Arial" w:hAnsi="Arial" w:cs="Arial"/>
          <w:sz w:val="18"/>
        </w:rPr>
        <w:t>public key infrastructure (PKI)</w:t>
      </w:r>
    </w:p>
    <w:p w14:paraId="4E9C51C0" w14:textId="77777777" w:rsidR="008C539B" w:rsidRPr="001058B5" w:rsidRDefault="00C12992">
      <w:pPr>
        <w:spacing w:line="220" w:lineRule="exact"/>
        <w:ind w:left="700"/>
        <w:rPr>
          <w:rFonts w:ascii="Arial" w:hAnsi="Arial" w:cs="Arial"/>
          <w:sz w:val="18"/>
        </w:rPr>
      </w:pPr>
      <w:r w:rsidRPr="001058B5">
        <w:rPr>
          <w:rFonts w:ascii="Arial" w:hAnsi="Arial" w:cs="Arial"/>
          <w:sz w:val="18"/>
        </w:rPr>
        <w:t>PL/SQL</w:t>
      </w:r>
    </w:p>
    <w:p w14:paraId="5DF914FB" w14:textId="77777777" w:rsidR="008C539B" w:rsidRPr="001058B5" w:rsidRDefault="008D1AB8">
      <w:pPr>
        <w:spacing w:before="2" w:line="235" w:lineRule="auto"/>
        <w:ind w:left="940" w:right="1184"/>
        <w:rPr>
          <w:rFonts w:ascii="Arial" w:hAnsi="Arial" w:cs="Arial"/>
          <w:sz w:val="18"/>
        </w:rPr>
      </w:pPr>
      <w:hyperlink w:anchor="_bookmark1651" w:history="1">
        <w:r w:rsidR="00C12992" w:rsidRPr="001058B5">
          <w:rPr>
            <w:rFonts w:ascii="Arial" w:hAnsi="Arial" w:cs="Arial"/>
            <w:sz w:val="18"/>
          </w:rPr>
          <w:t>auditing of statements within, 9-8</w:t>
        </w:r>
      </w:hyperlink>
      <w:r w:rsidR="00C12992" w:rsidRPr="001058B5">
        <w:rPr>
          <w:rFonts w:ascii="Arial" w:hAnsi="Arial" w:cs="Arial"/>
          <w:sz w:val="18"/>
        </w:rPr>
        <w:t xml:space="preserve"> </w:t>
      </w:r>
      <w:hyperlink w:anchor="_bookmark571" w:history="1">
        <w:r w:rsidR="00C12992" w:rsidRPr="001058B5">
          <w:rPr>
            <w:rFonts w:ascii="Arial" w:hAnsi="Arial" w:cs="Arial"/>
            <w:sz w:val="18"/>
          </w:rPr>
          <w:t>roles in procedures, 4-9</w:t>
        </w:r>
      </w:hyperlink>
    </w:p>
    <w:p w14:paraId="37A6C00B" w14:textId="77777777" w:rsidR="008C539B" w:rsidRPr="001058B5" w:rsidRDefault="00C12992">
      <w:pPr>
        <w:spacing w:before="2" w:line="235" w:lineRule="auto"/>
        <w:ind w:left="422" w:right="2695"/>
        <w:jc w:val="right"/>
        <w:rPr>
          <w:rFonts w:ascii="Arial" w:hAnsi="Arial" w:cs="Arial"/>
          <w:sz w:val="18"/>
        </w:rPr>
      </w:pPr>
      <w:r w:rsidRPr="001058B5">
        <w:rPr>
          <w:rFonts w:ascii="Arial" w:hAnsi="Arial" w:cs="Arial"/>
          <w:sz w:val="18"/>
        </w:rPr>
        <w:t xml:space="preserve">PL/SQL functions </w:t>
      </w:r>
      <w:hyperlink w:anchor="_bookmark1862" w:history="1">
        <w:r w:rsidRPr="001058B5">
          <w:rPr>
            <w:rFonts w:ascii="Arial" w:hAnsi="Arial" w:cs="Arial"/>
            <w:sz w:val="18"/>
          </w:rPr>
          <w:t>auditing, 9-33</w:t>
        </w:r>
      </w:hyperlink>
      <w:r w:rsidRPr="001058B5">
        <w:rPr>
          <w:rFonts w:ascii="Arial" w:hAnsi="Arial" w:cs="Arial"/>
          <w:sz w:val="18"/>
        </w:rPr>
        <w:t xml:space="preserve"> PL/SQL packages</w:t>
      </w:r>
    </w:p>
    <w:p w14:paraId="13223E31" w14:textId="77777777" w:rsidR="008C539B" w:rsidRPr="001058B5" w:rsidRDefault="008D1AB8">
      <w:pPr>
        <w:spacing w:before="2" w:line="235" w:lineRule="auto"/>
        <w:ind w:left="700" w:right="1821" w:firstLine="240"/>
        <w:rPr>
          <w:rFonts w:ascii="Arial" w:hAnsi="Arial" w:cs="Arial"/>
          <w:sz w:val="18"/>
        </w:rPr>
      </w:pPr>
      <w:hyperlink w:anchor="_bookmark1853" w:history="1">
        <w:r w:rsidR="00C12992" w:rsidRPr="001058B5">
          <w:rPr>
            <w:rFonts w:ascii="Arial" w:hAnsi="Arial" w:cs="Arial"/>
            <w:sz w:val="18"/>
          </w:rPr>
          <w:t xml:space="preserve">auditing, 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PL/SQL procedures</w:t>
      </w:r>
    </w:p>
    <w:p w14:paraId="23B88943" w14:textId="77777777" w:rsidR="008C539B" w:rsidRPr="001058B5" w:rsidRDefault="008D1AB8">
      <w:pPr>
        <w:spacing w:line="220" w:lineRule="exact"/>
        <w:ind w:left="940"/>
        <w:rPr>
          <w:rFonts w:ascii="Arial" w:hAnsi="Arial" w:cs="Arial"/>
          <w:sz w:val="18"/>
        </w:rPr>
      </w:pPr>
      <w:hyperlink w:anchor="_bookmark1862" w:history="1">
        <w:r w:rsidR="00C12992" w:rsidRPr="001058B5">
          <w:rPr>
            <w:rFonts w:ascii="Arial" w:hAnsi="Arial" w:cs="Arial"/>
            <w:sz w:val="18"/>
          </w:rPr>
          <w:t>auditing, 9-33</w:t>
        </w:r>
      </w:hyperlink>
    </w:p>
    <w:p w14:paraId="7976904D" w14:textId="77777777" w:rsidR="008C539B" w:rsidRPr="001058B5" w:rsidRDefault="008D1AB8">
      <w:pPr>
        <w:spacing w:before="1" w:line="235" w:lineRule="auto"/>
        <w:ind w:left="700" w:right="1184" w:firstLine="240"/>
        <w:rPr>
          <w:rFonts w:ascii="Arial" w:hAnsi="Arial" w:cs="Arial"/>
          <w:sz w:val="18"/>
        </w:rPr>
      </w:pPr>
      <w:hyperlink w:anchor="_bookmark1165" w:history="1">
        <w:r w:rsidR="00C12992" w:rsidRPr="001058B5">
          <w:rPr>
            <w:rFonts w:ascii="Arial" w:hAnsi="Arial" w:cs="Arial"/>
            <w:sz w:val="18"/>
          </w:rPr>
          <w:t>setting application context, 6-7</w:t>
        </w:r>
      </w:hyperlink>
      <w:r w:rsidR="00C12992" w:rsidRPr="001058B5">
        <w:rPr>
          <w:rFonts w:ascii="Arial" w:hAnsi="Arial" w:cs="Arial"/>
          <w:sz w:val="18"/>
        </w:rPr>
        <w:t xml:space="preserve"> PMON background process</w:t>
      </w:r>
    </w:p>
    <w:p w14:paraId="548AC651" w14:textId="77777777" w:rsidR="008C539B" w:rsidRPr="001058B5" w:rsidRDefault="008D1AB8">
      <w:pPr>
        <w:spacing w:before="2" w:line="235" w:lineRule="auto"/>
        <w:ind w:left="700" w:right="296" w:firstLine="240"/>
        <w:rPr>
          <w:rFonts w:ascii="Arial" w:hAnsi="Arial" w:cs="Arial"/>
          <w:sz w:val="18"/>
        </w:rPr>
      </w:pPr>
      <w:hyperlink w:anchor="_bookmark1153" w:history="1">
        <w:r w:rsidR="00C12992" w:rsidRPr="001058B5">
          <w:rPr>
            <w:rFonts w:ascii="Arial" w:hAnsi="Arial" w:cs="Arial"/>
            <w:sz w:val="18"/>
          </w:rPr>
          <w:t>application contexts, cleaning up, 6-4</w:t>
        </w:r>
      </w:hyperlink>
      <w:r w:rsidR="00C12992" w:rsidRPr="001058B5">
        <w:rPr>
          <w:rFonts w:ascii="Arial" w:hAnsi="Arial" w:cs="Arial"/>
          <w:sz w:val="18"/>
        </w:rPr>
        <w:t xml:space="preserve"> positional parameters</w:t>
      </w:r>
    </w:p>
    <w:p w14:paraId="6AE70470" w14:textId="77777777" w:rsidR="008C539B" w:rsidRPr="001058B5" w:rsidRDefault="008D1AB8">
      <w:pPr>
        <w:spacing w:line="220" w:lineRule="exact"/>
        <w:ind w:left="940"/>
        <w:rPr>
          <w:rFonts w:ascii="Arial" w:hAnsi="Arial" w:cs="Arial"/>
          <w:sz w:val="18"/>
        </w:rPr>
      </w:pPr>
      <w:hyperlink w:anchor="_bookmark1025" w:history="1">
        <w:r w:rsidR="00C12992" w:rsidRPr="001058B5">
          <w:rPr>
            <w:rFonts w:ascii="Arial" w:hAnsi="Arial" w:cs="Arial"/>
            <w:sz w:val="18"/>
          </w:rPr>
          <w:t>security risks,   5-6</w:t>
        </w:r>
      </w:hyperlink>
    </w:p>
    <w:p w14:paraId="3BA235EC" w14:textId="77777777" w:rsidR="008C539B" w:rsidRPr="001058B5" w:rsidRDefault="008D1AB8">
      <w:pPr>
        <w:spacing w:before="2" w:line="235" w:lineRule="auto"/>
        <w:ind w:left="940" w:right="1184" w:hanging="240"/>
        <w:rPr>
          <w:rFonts w:ascii="Arial" w:hAnsi="Arial" w:cs="Arial"/>
          <w:sz w:val="18"/>
        </w:rPr>
      </w:pPr>
      <w:hyperlink w:anchor="_bookmark2134" w:history="1">
        <w:r w:rsidR="00C12992" w:rsidRPr="001058B5">
          <w:rPr>
            <w:rFonts w:ascii="Arial" w:hAnsi="Arial" w:cs="Arial"/>
            <w:sz w:val="18"/>
          </w:rPr>
          <w:t>principle of least privilege,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58FB74AD" w14:textId="77777777" w:rsidR="008C539B" w:rsidRPr="001058B5" w:rsidRDefault="008D1AB8">
      <w:pPr>
        <w:spacing w:line="237" w:lineRule="auto"/>
        <w:ind w:left="940" w:right="1472"/>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41B7F7CD" w14:textId="77777777" w:rsidR="008C539B" w:rsidRPr="001058B5" w:rsidRDefault="00C12992">
      <w:pPr>
        <w:spacing w:line="217" w:lineRule="exact"/>
        <w:ind w:left="700"/>
        <w:rPr>
          <w:rFonts w:ascii="Arial" w:hAnsi="Arial" w:cs="Arial"/>
          <w:sz w:val="18"/>
        </w:rPr>
      </w:pPr>
      <w:r w:rsidRPr="001058B5">
        <w:rPr>
          <w:rFonts w:ascii="Arial" w:hAnsi="Arial" w:cs="Arial"/>
          <w:sz w:val="18"/>
        </w:rPr>
        <w:t>privileges</w:t>
      </w:r>
    </w:p>
    <w:p w14:paraId="49AA3CFA" w14:textId="77777777" w:rsidR="008C539B" w:rsidRPr="001058B5" w:rsidRDefault="008D1AB8">
      <w:pPr>
        <w:spacing w:line="220" w:lineRule="exact"/>
        <w:ind w:left="940"/>
        <w:rPr>
          <w:rFonts w:ascii="Arial" w:hAnsi="Arial" w:cs="Arial"/>
          <w:sz w:val="18"/>
        </w:rPr>
      </w:pPr>
      <w:hyperlink w:anchor="_bookmark498" w:history="1">
        <w:r w:rsidR="00C12992" w:rsidRPr="001058B5">
          <w:rPr>
            <w:rFonts w:ascii="Arial" w:hAnsi="Arial" w:cs="Arial"/>
            <w:sz w:val="18"/>
          </w:rPr>
          <w:t>about, 4-1</w:t>
        </w:r>
      </w:hyperlink>
    </w:p>
    <w:p w14:paraId="22F223EE" w14:textId="77777777" w:rsidR="008C539B" w:rsidRPr="001058B5" w:rsidRDefault="008D1AB8">
      <w:pPr>
        <w:spacing w:before="2" w:line="235" w:lineRule="auto"/>
        <w:ind w:left="1300" w:right="-11" w:hanging="360"/>
        <w:rPr>
          <w:rFonts w:ascii="Arial" w:hAnsi="Arial" w:cs="Arial"/>
          <w:sz w:val="18"/>
        </w:rPr>
      </w:pPr>
      <w:hyperlink w:anchor="_bookmark934" w:history="1">
        <w:r w:rsidR="00C12992" w:rsidRPr="001058B5">
          <w:rPr>
            <w:rFonts w:ascii="Arial" w:hAnsi="Arial" w:cs="Arial"/>
            <w:sz w:val="18"/>
          </w:rPr>
          <w:t>access control lists, checking for external</w:t>
        </w:r>
        <w:r w:rsidR="00C12992" w:rsidRPr="001058B5">
          <w:rPr>
            <w:rFonts w:ascii="Arial" w:hAnsi="Arial" w:cs="Arial"/>
            <w:spacing w:val="-14"/>
            <w:sz w:val="18"/>
          </w:rPr>
          <w:t xml:space="preserve"> </w:t>
        </w:r>
        <w:r w:rsidR="00C12992" w:rsidRPr="001058B5">
          <w:rPr>
            <w:rFonts w:ascii="Arial" w:hAnsi="Arial" w:cs="Arial"/>
            <w:sz w:val="18"/>
          </w:rPr>
          <w:t>network services,</w:t>
        </w:r>
        <w:r w:rsidR="00C12992" w:rsidRPr="001058B5">
          <w:rPr>
            <w:rFonts w:ascii="Arial" w:hAnsi="Arial" w:cs="Arial"/>
            <w:spacing w:val="43"/>
            <w:sz w:val="18"/>
          </w:rPr>
          <w:t xml:space="preserve"> </w:t>
        </w:r>
        <w:r w:rsidR="00C12992" w:rsidRPr="001058B5">
          <w:rPr>
            <w:rFonts w:ascii="Arial" w:hAnsi="Arial" w:cs="Arial"/>
            <w:sz w:val="18"/>
          </w:rPr>
          <w:t>4-66</w:t>
        </w:r>
      </w:hyperlink>
    </w:p>
    <w:p w14:paraId="3E592486" w14:textId="77777777" w:rsidR="008C539B" w:rsidRPr="001058B5" w:rsidRDefault="00C12992">
      <w:pPr>
        <w:spacing w:line="220" w:lineRule="exact"/>
        <w:ind w:left="940"/>
        <w:rPr>
          <w:rFonts w:ascii="Arial" w:hAnsi="Arial" w:cs="Arial"/>
          <w:sz w:val="18"/>
        </w:rPr>
      </w:pPr>
      <w:r w:rsidRPr="001058B5">
        <w:rPr>
          <w:rFonts w:ascii="Arial" w:hAnsi="Arial" w:cs="Arial"/>
          <w:sz w:val="18"/>
        </w:rPr>
        <w:t>altering</w:t>
      </w:r>
    </w:p>
    <w:p w14:paraId="7CDAF1F5" w14:textId="77777777" w:rsidR="008C539B" w:rsidRPr="001058B5" w:rsidRDefault="008D1AB8">
      <w:pPr>
        <w:spacing w:line="220" w:lineRule="exact"/>
        <w:ind w:left="1180"/>
        <w:rPr>
          <w:rFonts w:ascii="Arial" w:hAnsi="Arial" w:cs="Arial"/>
          <w:sz w:val="18"/>
        </w:rPr>
      </w:pPr>
      <w:hyperlink w:anchor="_bookmark106" w:history="1">
        <w:r w:rsidR="00C12992" w:rsidRPr="001058B5">
          <w:rPr>
            <w:rFonts w:ascii="Arial" w:hAnsi="Arial" w:cs="Arial"/>
            <w:sz w:val="18"/>
          </w:rPr>
          <w:t>passwords, 2-8</w:t>
        </w:r>
      </w:hyperlink>
    </w:p>
    <w:p w14:paraId="76813691" w14:textId="77777777" w:rsidR="008C539B" w:rsidRPr="001058B5" w:rsidRDefault="008D1AB8">
      <w:pPr>
        <w:spacing w:line="220" w:lineRule="exact"/>
        <w:ind w:left="1180"/>
        <w:rPr>
          <w:rFonts w:ascii="Arial" w:hAnsi="Arial" w:cs="Arial"/>
          <w:sz w:val="18"/>
        </w:rPr>
      </w:pPr>
      <w:hyperlink w:anchor="_bookmark99" w:history="1">
        <w:r w:rsidR="00C12992" w:rsidRPr="001058B5">
          <w:rPr>
            <w:rFonts w:ascii="Arial" w:hAnsi="Arial" w:cs="Arial"/>
            <w:sz w:val="18"/>
          </w:rPr>
          <w:t>users, 2-7</w:t>
        </w:r>
      </w:hyperlink>
    </w:p>
    <w:p w14:paraId="56174E89" w14:textId="77777777" w:rsidR="008C539B" w:rsidRPr="001058B5" w:rsidRDefault="008D1AB8">
      <w:pPr>
        <w:spacing w:line="237" w:lineRule="auto"/>
        <w:ind w:left="940"/>
        <w:rPr>
          <w:rFonts w:ascii="Arial" w:hAnsi="Arial" w:cs="Arial"/>
          <w:sz w:val="18"/>
        </w:rPr>
      </w:pPr>
      <w:hyperlink w:anchor="_bookmark655" w:history="1">
        <w:r w:rsidR="00C12992" w:rsidRPr="001058B5">
          <w:rPr>
            <w:rFonts w:ascii="Arial" w:hAnsi="Arial" w:cs="Arial"/>
            <w:sz w:val="18"/>
          </w:rPr>
          <w:t>altering role authentication method, 4-17</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applications, managing, 5-11</w:t>
        </w:r>
      </w:hyperlink>
    </w:p>
    <w:p w14:paraId="572CD355" w14:textId="77777777" w:rsidR="008C539B" w:rsidRPr="001058B5" w:rsidRDefault="008D1AB8">
      <w:pPr>
        <w:spacing w:line="235" w:lineRule="auto"/>
        <w:ind w:left="940"/>
        <w:rPr>
          <w:rFonts w:ascii="Arial" w:hAnsi="Arial" w:cs="Arial"/>
          <w:sz w:val="18"/>
        </w:rPr>
      </w:pPr>
      <w:hyperlink w:anchor="_bookmark1888"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w:t>
      </w:r>
      <w:hyperlink w:anchor="_bookmark1788" w:history="1">
        <w:r w:rsidR="00C12992" w:rsidRPr="001058B5">
          <w:rPr>
            <w:rFonts w:ascii="Arial" w:hAnsi="Arial" w:cs="Arial"/>
            <w:sz w:val="18"/>
          </w:rPr>
          <w:t>auditing use of, 9-26</w:t>
        </w:r>
      </w:hyperlink>
    </w:p>
    <w:p w14:paraId="6DB43D7E" w14:textId="77777777" w:rsidR="008C539B" w:rsidRPr="001058B5" w:rsidRDefault="008D1AB8">
      <w:pPr>
        <w:spacing w:line="235" w:lineRule="auto"/>
        <w:ind w:left="940"/>
        <w:rPr>
          <w:rFonts w:ascii="Arial" w:hAnsi="Arial" w:cs="Arial"/>
          <w:sz w:val="18"/>
        </w:rPr>
      </w:pPr>
      <w:hyperlink w:anchor="_bookmark2303"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838" w:history="1">
        <w:r w:rsidR="00C12992" w:rsidRPr="001058B5">
          <w:rPr>
            <w:rFonts w:ascii="Arial" w:hAnsi="Arial" w:cs="Arial"/>
            <w:sz w:val="18"/>
          </w:rPr>
          <w:t>cascading revokes, 4-43</w:t>
        </w:r>
      </w:hyperlink>
    </w:p>
    <w:p w14:paraId="36A7EDE8" w14:textId="77777777" w:rsidR="008C539B" w:rsidRPr="001058B5" w:rsidRDefault="008D1AB8">
      <w:pPr>
        <w:spacing w:line="220" w:lineRule="exact"/>
        <w:ind w:left="940"/>
        <w:rPr>
          <w:rFonts w:ascii="Arial" w:hAnsi="Arial" w:cs="Arial"/>
          <w:sz w:val="18"/>
        </w:rPr>
      </w:pPr>
      <w:hyperlink w:anchor="_bookmark820" w:history="1">
        <w:r w:rsidR="00C12992" w:rsidRPr="001058B5">
          <w:rPr>
            <w:rFonts w:ascii="Arial" w:hAnsi="Arial" w:cs="Arial"/>
            <w:sz w:val="18"/>
          </w:rPr>
          <w:t>column, 4-40</w:t>
        </w:r>
      </w:hyperlink>
    </w:p>
    <w:p w14:paraId="635E9CBE" w14:textId="77777777" w:rsidR="008C539B" w:rsidRPr="001058B5" w:rsidRDefault="008D1AB8">
      <w:pPr>
        <w:spacing w:line="220" w:lineRule="exact"/>
        <w:ind w:left="940"/>
        <w:rPr>
          <w:rFonts w:ascii="Arial" w:hAnsi="Arial" w:cs="Arial"/>
          <w:sz w:val="18"/>
        </w:rPr>
      </w:pPr>
      <w:hyperlink w:anchor="_bookmark767" w:history="1">
        <w:r w:rsidR="00C12992" w:rsidRPr="001058B5">
          <w:rPr>
            <w:rFonts w:ascii="Arial" w:hAnsi="Arial" w:cs="Arial"/>
            <w:sz w:val="18"/>
          </w:rPr>
          <w:t>compiling procedures, 4-31</w:t>
        </w:r>
      </w:hyperlink>
    </w:p>
    <w:p w14:paraId="3FB01F75" w14:textId="77777777" w:rsidR="008C539B" w:rsidRPr="001058B5" w:rsidRDefault="008D1AB8">
      <w:pPr>
        <w:spacing w:before="2" w:line="235" w:lineRule="auto"/>
        <w:ind w:left="940" w:right="296"/>
        <w:rPr>
          <w:rFonts w:ascii="Arial" w:hAnsi="Arial" w:cs="Arial"/>
          <w:sz w:val="18"/>
        </w:rPr>
      </w:pPr>
      <w:hyperlink w:anchor="_bookmark764" w:history="1">
        <w:r w:rsidR="00C12992" w:rsidRPr="001058B5">
          <w:rPr>
            <w:rFonts w:ascii="Arial" w:hAnsi="Arial" w:cs="Arial"/>
            <w:sz w:val="18"/>
          </w:rPr>
          <w:t>creating or replacing procedures, 4-31</w:t>
        </w:r>
      </w:hyperlink>
      <w:r w:rsidR="00C12992" w:rsidRPr="001058B5">
        <w:rPr>
          <w:rFonts w:ascii="Arial" w:hAnsi="Arial" w:cs="Arial"/>
          <w:sz w:val="18"/>
        </w:rPr>
        <w:t xml:space="preserve"> </w:t>
      </w:r>
      <w:hyperlink w:anchor="_bookmark63" w:history="1">
        <w:r w:rsidR="00C12992" w:rsidRPr="001058B5">
          <w:rPr>
            <w:rFonts w:ascii="Arial" w:hAnsi="Arial" w:cs="Arial"/>
            <w:sz w:val="18"/>
          </w:rPr>
          <w:t>creating users, 2-2</w:t>
        </w:r>
      </w:hyperlink>
    </w:p>
    <w:p w14:paraId="62B39DB3" w14:textId="77777777" w:rsidR="008C539B" w:rsidRPr="001058B5" w:rsidRDefault="008D1AB8">
      <w:pPr>
        <w:spacing w:line="220" w:lineRule="exact"/>
        <w:ind w:left="940"/>
        <w:rPr>
          <w:rFonts w:ascii="Arial" w:hAnsi="Arial" w:cs="Arial"/>
          <w:sz w:val="18"/>
        </w:rPr>
      </w:pPr>
      <w:hyperlink w:anchor="_bookmark150" w:history="1">
        <w:r w:rsidR="00C12992" w:rsidRPr="001058B5">
          <w:rPr>
            <w:rFonts w:ascii="Arial" w:hAnsi="Arial" w:cs="Arial"/>
            <w:sz w:val="18"/>
          </w:rPr>
          <w:t>dropping profiles, 2-14</w:t>
        </w:r>
      </w:hyperlink>
    </w:p>
    <w:p w14:paraId="1FB5BFD6" w14:textId="77777777" w:rsidR="008C539B" w:rsidRPr="001058B5" w:rsidRDefault="008D1AB8">
      <w:pPr>
        <w:spacing w:before="1" w:line="235" w:lineRule="auto"/>
        <w:ind w:left="940" w:right="1184"/>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granting</w:t>
      </w:r>
    </w:p>
    <w:p w14:paraId="1A8D261F" w14:textId="77777777" w:rsidR="008C539B" w:rsidRPr="001058B5" w:rsidRDefault="008D1AB8">
      <w:pPr>
        <w:spacing w:line="220" w:lineRule="exact"/>
        <w:ind w:left="1180"/>
        <w:rPr>
          <w:rFonts w:ascii="Arial" w:hAnsi="Arial" w:cs="Arial"/>
          <w:sz w:val="18"/>
        </w:rPr>
      </w:pPr>
      <w:hyperlink w:anchor="_bookmark530" w:history="1">
        <w:r w:rsidR="00C12992" w:rsidRPr="001058B5">
          <w:rPr>
            <w:rFonts w:ascii="Arial" w:hAnsi="Arial" w:cs="Arial"/>
            <w:sz w:val="18"/>
          </w:rPr>
          <w:t xml:space="preserve">about,    4-4, </w:t>
        </w:r>
      </w:hyperlink>
      <w:hyperlink w:anchor="_bookmark792" w:history="1">
        <w:r w:rsidR="00C12992" w:rsidRPr="001058B5">
          <w:rPr>
            <w:rFonts w:ascii="Arial" w:hAnsi="Arial" w:cs="Arial"/>
            <w:sz w:val="18"/>
          </w:rPr>
          <w:t>4-37</w:t>
        </w:r>
      </w:hyperlink>
    </w:p>
    <w:p w14:paraId="33FC41A3" w14:textId="77777777" w:rsidR="008C539B" w:rsidRPr="001058B5" w:rsidRDefault="008D1AB8">
      <w:pPr>
        <w:spacing w:line="220" w:lineRule="exact"/>
        <w:ind w:left="1180"/>
        <w:rPr>
          <w:rFonts w:ascii="Arial" w:hAnsi="Arial" w:cs="Arial"/>
          <w:sz w:val="18"/>
        </w:rPr>
      </w:pPr>
      <w:hyperlink w:anchor="_bookmark772" w:history="1">
        <w:r w:rsidR="00C12992" w:rsidRPr="001058B5">
          <w:rPr>
            <w:rFonts w:ascii="Arial" w:hAnsi="Arial" w:cs="Arial"/>
            <w:sz w:val="18"/>
          </w:rPr>
          <w:t>examples,   4-32</w:t>
        </w:r>
      </w:hyperlink>
    </w:p>
    <w:p w14:paraId="6F6EE3E7" w14:textId="77777777" w:rsidR="008C539B" w:rsidRPr="001058B5" w:rsidRDefault="008D1AB8">
      <w:pPr>
        <w:spacing w:line="220" w:lineRule="exact"/>
        <w:ind w:left="1180"/>
        <w:rPr>
          <w:rFonts w:ascii="Arial" w:hAnsi="Arial" w:cs="Arial"/>
          <w:sz w:val="18"/>
        </w:rPr>
      </w:pPr>
      <w:hyperlink w:anchor="_bookmark724" w:history="1">
        <w:r w:rsidR="00C12992" w:rsidRPr="001058B5">
          <w:rPr>
            <w:rFonts w:ascii="Arial" w:hAnsi="Arial" w:cs="Arial"/>
            <w:sz w:val="18"/>
          </w:rPr>
          <w:t xml:space="preserve">object privileges, 4-25, </w:t>
        </w:r>
      </w:hyperlink>
      <w:hyperlink w:anchor="_bookmark810" w:history="1">
        <w:r w:rsidR="00C12992" w:rsidRPr="001058B5">
          <w:rPr>
            <w:rFonts w:ascii="Arial" w:hAnsi="Arial" w:cs="Arial"/>
            <w:sz w:val="18"/>
          </w:rPr>
          <w:t>4-38</w:t>
        </w:r>
      </w:hyperlink>
    </w:p>
    <w:p w14:paraId="0C29FF05" w14:textId="77777777" w:rsidR="008C539B" w:rsidRPr="001058B5" w:rsidRDefault="008D1AB8">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2291E16" w14:textId="77777777" w:rsidR="008C539B" w:rsidRPr="001058B5" w:rsidRDefault="008D1AB8">
      <w:pPr>
        <w:spacing w:line="220" w:lineRule="exact"/>
        <w:ind w:left="1180"/>
        <w:rPr>
          <w:rFonts w:ascii="Arial" w:hAnsi="Arial" w:cs="Arial"/>
          <w:sz w:val="18"/>
        </w:rPr>
      </w:pPr>
      <w:hyperlink w:anchor="_bookmark792" w:history="1">
        <w:r w:rsidR="00C12992" w:rsidRPr="001058B5">
          <w:rPr>
            <w:rFonts w:ascii="Arial" w:hAnsi="Arial" w:cs="Arial"/>
            <w:sz w:val="18"/>
          </w:rPr>
          <w:t>system privileges, 4-37</w:t>
        </w:r>
      </w:hyperlink>
    </w:p>
    <w:p w14:paraId="3E73FF78" w14:textId="77777777" w:rsidR="008C539B" w:rsidRPr="001058B5" w:rsidRDefault="008D1AB8">
      <w:pPr>
        <w:spacing w:before="2" w:line="235" w:lineRule="auto"/>
        <w:ind w:left="940" w:right="1821"/>
        <w:rPr>
          <w:rFonts w:ascii="Arial" w:hAnsi="Arial" w:cs="Arial"/>
          <w:sz w:val="18"/>
        </w:rPr>
      </w:pPr>
      <w:hyperlink w:anchor="_bookmark969" w:history="1">
        <w:r w:rsidR="00C12992" w:rsidRPr="001058B5">
          <w:rPr>
            <w:rFonts w:ascii="Arial" w:hAnsi="Arial" w:cs="Arial"/>
            <w:sz w:val="18"/>
          </w:rPr>
          <w:t>grants, listing, 4-73</w:t>
        </w:r>
      </w:hyperlink>
      <w:r w:rsidR="00C12992" w:rsidRPr="001058B5">
        <w:rPr>
          <w:rFonts w:ascii="Arial" w:hAnsi="Arial" w:cs="Arial"/>
          <w:sz w:val="18"/>
        </w:rPr>
        <w:t xml:space="preserve"> </w:t>
      </w:r>
      <w:hyperlink w:anchor="_bookmark541" w:history="1">
        <w:r w:rsidR="00C12992" w:rsidRPr="001058B5">
          <w:rPr>
            <w:rFonts w:ascii="Arial" w:hAnsi="Arial" w:cs="Arial"/>
            <w:sz w:val="18"/>
          </w:rPr>
          <w:t>grouping with roles, 4-6</w:t>
        </w:r>
      </w:hyperlink>
      <w:r w:rsidR="00C12992" w:rsidRPr="001058B5">
        <w:rPr>
          <w:rFonts w:ascii="Arial" w:hAnsi="Arial" w:cs="Arial"/>
          <w:sz w:val="18"/>
        </w:rPr>
        <w:t xml:space="preserve"> </w:t>
      </w:r>
      <w:hyperlink w:anchor="_bookmark1073" w:history="1">
        <w:r w:rsidR="00C12992" w:rsidRPr="001058B5">
          <w:rPr>
            <w:rFonts w:ascii="Arial" w:hAnsi="Arial" w:cs="Arial"/>
            <w:sz w:val="18"/>
          </w:rPr>
          <w:t>managing, 5-16</w:t>
        </w:r>
      </w:hyperlink>
    </w:p>
    <w:p w14:paraId="031C7165" w14:textId="77777777" w:rsidR="008C539B" w:rsidRPr="001058B5" w:rsidRDefault="008D1AB8">
      <w:pPr>
        <w:spacing w:line="221" w:lineRule="exact"/>
        <w:ind w:left="940"/>
        <w:rPr>
          <w:rFonts w:ascii="Arial" w:hAnsi="Arial" w:cs="Arial"/>
          <w:sz w:val="18"/>
        </w:rPr>
      </w:pPr>
      <w:hyperlink w:anchor="_bookmark454" w:history="1">
        <w:r w:rsidR="00C12992" w:rsidRPr="001058B5">
          <w:rPr>
            <w:rFonts w:ascii="Arial" w:hAnsi="Arial" w:cs="Arial"/>
            <w:sz w:val="18"/>
          </w:rPr>
          <w:t>middle tier, 3-41</w:t>
        </w:r>
      </w:hyperlink>
    </w:p>
    <w:p w14:paraId="7536D826" w14:textId="77777777" w:rsidR="008C539B" w:rsidRPr="001058B5" w:rsidRDefault="008D1AB8">
      <w:pPr>
        <w:spacing w:line="220" w:lineRule="exact"/>
        <w:ind w:left="940"/>
        <w:rPr>
          <w:rFonts w:ascii="Arial" w:hAnsi="Arial" w:cs="Arial"/>
          <w:sz w:val="18"/>
        </w:rPr>
      </w:pPr>
      <w:hyperlink w:anchor="_bookmark714" w:history="1">
        <w:r w:rsidR="00C12992" w:rsidRPr="001058B5">
          <w:rPr>
            <w:rFonts w:ascii="Arial" w:hAnsi="Arial" w:cs="Arial"/>
            <w:sz w:val="18"/>
          </w:rPr>
          <w:t xml:space="preserve">object, 4-23, </w:t>
        </w:r>
      </w:hyperlink>
      <w:hyperlink w:anchor="_bookmark716" w:history="1">
        <w:r w:rsidR="00C12992" w:rsidRPr="001058B5">
          <w:rPr>
            <w:rFonts w:ascii="Arial" w:hAnsi="Arial" w:cs="Arial"/>
            <w:sz w:val="18"/>
          </w:rPr>
          <w:t xml:space="preserve">4-24, </w:t>
        </w:r>
      </w:hyperlink>
      <w:hyperlink w:anchor="_bookmark1081" w:history="1">
        <w:r w:rsidR="00C12992" w:rsidRPr="001058B5">
          <w:rPr>
            <w:rFonts w:ascii="Arial" w:hAnsi="Arial" w:cs="Arial"/>
            <w:sz w:val="18"/>
          </w:rPr>
          <w:t>5-17</w:t>
        </w:r>
      </w:hyperlink>
    </w:p>
    <w:p w14:paraId="540F2D4E" w14:textId="77777777" w:rsidR="008C539B" w:rsidRPr="001058B5" w:rsidRDefault="008D1AB8">
      <w:pPr>
        <w:spacing w:before="1" w:line="235" w:lineRule="auto"/>
        <w:ind w:left="940" w:right="1293" w:firstLine="240"/>
        <w:rPr>
          <w:rFonts w:ascii="Arial" w:hAnsi="Arial" w:cs="Arial"/>
          <w:sz w:val="18"/>
        </w:rPr>
      </w:pP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749" w:history="1">
        <w:r w:rsidR="00C12992" w:rsidRPr="001058B5">
          <w:rPr>
            <w:rFonts w:ascii="Arial" w:hAnsi="Arial" w:cs="Arial"/>
            <w:sz w:val="18"/>
          </w:rPr>
          <w:t>procedures, 4-29</w:t>
        </w:r>
      </w:hyperlink>
    </w:p>
    <w:p w14:paraId="6549F1B6" w14:textId="77777777" w:rsidR="008C539B" w:rsidRPr="001058B5" w:rsidRDefault="008D1AB8">
      <w:pPr>
        <w:spacing w:before="1" w:line="237" w:lineRule="auto"/>
        <w:ind w:left="1180" w:right="1184"/>
        <w:rPr>
          <w:rFonts w:ascii="Arial" w:hAnsi="Arial" w:cs="Arial"/>
          <w:sz w:val="18"/>
        </w:rPr>
      </w:pPr>
      <w:hyperlink w:anchor="_bookmark765" w:history="1">
        <w:r w:rsidR="00C12992" w:rsidRPr="001058B5">
          <w:rPr>
            <w:rFonts w:ascii="Arial" w:hAnsi="Arial" w:cs="Arial"/>
            <w:sz w:val="18"/>
          </w:rPr>
          <w:t>creating and replacing, 4-31</w:t>
        </w:r>
      </w:hyperlink>
      <w:r w:rsidR="00C12992" w:rsidRPr="001058B5">
        <w:rPr>
          <w:rFonts w:ascii="Arial" w:hAnsi="Arial" w:cs="Arial"/>
          <w:sz w:val="18"/>
        </w:rPr>
        <w:t xml:space="preserve"> </w:t>
      </w:r>
      <w:hyperlink w:anchor="_bookmark750" w:history="1">
        <w:r w:rsidR="00C12992" w:rsidRPr="001058B5">
          <w:rPr>
            <w:rFonts w:ascii="Arial" w:hAnsi="Arial" w:cs="Arial"/>
            <w:sz w:val="18"/>
          </w:rPr>
          <w:t>executing, 4-29</w:t>
        </w:r>
      </w:hyperlink>
    </w:p>
    <w:p w14:paraId="60CAADEE" w14:textId="77777777" w:rsidR="008C539B" w:rsidRPr="001058B5" w:rsidRDefault="008D1AB8">
      <w:pPr>
        <w:spacing w:line="235" w:lineRule="auto"/>
        <w:ind w:left="940" w:right="2188" w:firstLine="240"/>
        <w:jc w:val="both"/>
        <w:rPr>
          <w:rFonts w:ascii="Arial" w:hAnsi="Arial" w:cs="Arial"/>
          <w:sz w:val="18"/>
        </w:rPr>
      </w:pPr>
      <w:hyperlink w:anchor="_bookmark771" w:history="1">
        <w:r w:rsidR="00C12992" w:rsidRPr="001058B5">
          <w:rPr>
            <w:rFonts w:ascii="Arial" w:hAnsi="Arial" w:cs="Arial"/>
            <w:sz w:val="18"/>
          </w:rPr>
          <w:t>in packages, 4-31</w:t>
        </w:r>
      </w:hyperlink>
      <w:r w:rsidR="00C12992" w:rsidRPr="001058B5">
        <w:rPr>
          <w:rFonts w:ascii="Arial" w:hAnsi="Arial" w:cs="Arial"/>
          <w:sz w:val="18"/>
        </w:rPr>
        <w:t xml:space="preserve"> </w:t>
      </w:r>
      <w:hyperlink w:anchor="_bookmark501" w:history="1">
        <w:r w:rsidR="00C12992" w:rsidRPr="001058B5">
          <w:rPr>
            <w:rFonts w:ascii="Arial" w:hAnsi="Arial" w:cs="Arial"/>
            <w:sz w:val="18"/>
          </w:rPr>
          <w:t>reasons to grant, 4-2</w:t>
        </w:r>
      </w:hyperlink>
      <w:r w:rsidR="00C12992" w:rsidRPr="001058B5">
        <w:rPr>
          <w:rFonts w:ascii="Arial" w:hAnsi="Arial" w:cs="Arial"/>
          <w:sz w:val="18"/>
        </w:rPr>
        <w:t xml:space="preserve"> revoking privileges</w:t>
      </w:r>
    </w:p>
    <w:p w14:paraId="5A7F62FE" w14:textId="77777777" w:rsidR="008C539B" w:rsidRPr="001058B5" w:rsidRDefault="008D1AB8">
      <w:pPr>
        <w:spacing w:line="223" w:lineRule="exact"/>
        <w:ind w:left="1180"/>
        <w:rPr>
          <w:rFonts w:ascii="Arial" w:hAnsi="Arial" w:cs="Arial"/>
          <w:sz w:val="18"/>
        </w:rPr>
      </w:pPr>
      <w:hyperlink w:anchor="_bookmark530" w:history="1">
        <w:r w:rsidR="00C12992" w:rsidRPr="001058B5">
          <w:rPr>
            <w:rFonts w:ascii="Arial" w:hAnsi="Arial" w:cs="Arial"/>
            <w:sz w:val="18"/>
          </w:rPr>
          <w:t>about, 4-4</w:t>
        </w:r>
      </w:hyperlink>
    </w:p>
    <w:p w14:paraId="64059AD0" w14:textId="77777777" w:rsidR="008C539B" w:rsidRPr="001058B5" w:rsidRDefault="00C12992">
      <w:pPr>
        <w:spacing w:before="67" w:line="222" w:lineRule="exact"/>
        <w:ind w:left="1180"/>
        <w:rPr>
          <w:rFonts w:ascii="Arial" w:hAnsi="Arial" w:cs="Arial"/>
          <w:sz w:val="18"/>
        </w:rPr>
      </w:pPr>
      <w:r w:rsidRPr="001058B5">
        <w:rPr>
          <w:rFonts w:ascii="Arial" w:hAnsi="Arial" w:cs="Arial"/>
        </w:rPr>
        <w:br w:type="column"/>
      </w:r>
      <w:hyperlink w:anchor="_bookmark828" w:history="1">
        <w:r w:rsidRPr="001058B5">
          <w:rPr>
            <w:rFonts w:ascii="Arial" w:hAnsi="Arial" w:cs="Arial"/>
            <w:sz w:val="18"/>
          </w:rPr>
          <w:t>object, 4-42</w:t>
        </w:r>
      </w:hyperlink>
    </w:p>
    <w:p w14:paraId="46111705" w14:textId="77777777" w:rsidR="008C539B" w:rsidRPr="001058B5" w:rsidRDefault="008D1AB8">
      <w:pPr>
        <w:spacing w:before="1" w:line="235" w:lineRule="auto"/>
        <w:ind w:left="1180" w:right="534"/>
        <w:rPr>
          <w:rFonts w:ascii="Arial" w:hAnsi="Arial" w:cs="Arial"/>
          <w:sz w:val="18"/>
        </w:rPr>
      </w:pPr>
      <w:hyperlink w:anchor="_bookmark842" w:history="1">
        <w:r w:rsidR="00C12992" w:rsidRPr="001058B5">
          <w:rPr>
            <w:rFonts w:ascii="Arial" w:hAnsi="Arial" w:cs="Arial"/>
            <w:sz w:val="18"/>
          </w:rPr>
          <w:t>object privileges, cascading effect, 4-44</w:t>
        </w:r>
      </w:hyperlink>
      <w:r w:rsidR="00C12992" w:rsidRPr="001058B5">
        <w:rPr>
          <w:rFonts w:ascii="Arial" w:hAnsi="Arial" w:cs="Arial"/>
          <w:sz w:val="18"/>
        </w:rPr>
        <w:t xml:space="preserve"> </w:t>
      </w:r>
      <w:hyperlink w:anchor="_bookmark829" w:history="1">
        <w:r w:rsidR="00C12992" w:rsidRPr="001058B5">
          <w:rPr>
            <w:rFonts w:ascii="Arial" w:hAnsi="Arial" w:cs="Arial"/>
            <w:sz w:val="18"/>
          </w:rPr>
          <w:t>object privileges, requirements for, 4-42</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schema object, 4-25</w:t>
        </w:r>
      </w:hyperlink>
    </w:p>
    <w:p w14:paraId="18AD0584" w14:textId="77777777" w:rsidR="008C539B" w:rsidRPr="001058B5" w:rsidRDefault="008D1AB8">
      <w:pPr>
        <w:spacing w:before="3" w:line="235" w:lineRule="auto"/>
        <w:ind w:left="940" w:right="1513"/>
        <w:rPr>
          <w:rFonts w:ascii="Arial" w:hAnsi="Arial" w:cs="Arial"/>
          <w:sz w:val="18"/>
        </w:rPr>
      </w:pPr>
      <w:hyperlink w:anchor="_bookmark825" w:history="1">
        <w:r w:rsidR="00C12992" w:rsidRPr="001058B5">
          <w:rPr>
            <w:rFonts w:ascii="Arial" w:hAnsi="Arial" w:cs="Arial"/>
            <w:sz w:val="18"/>
          </w:rPr>
          <w:t>revoking system privileges, 4-41</w:t>
        </w:r>
      </w:hyperlink>
      <w:r w:rsidR="00C12992" w:rsidRPr="001058B5">
        <w:rPr>
          <w:rFonts w:ascii="Arial" w:hAnsi="Arial" w:cs="Arial"/>
          <w:sz w:val="18"/>
        </w:rPr>
        <w:t xml:space="preserve"> roles</w:t>
      </w:r>
    </w:p>
    <w:p w14:paraId="40B9659B" w14:textId="77777777" w:rsidR="008C539B" w:rsidRPr="001058B5" w:rsidRDefault="008D1AB8">
      <w:pPr>
        <w:spacing w:line="220" w:lineRule="exact"/>
        <w:ind w:left="1180"/>
        <w:rPr>
          <w:rFonts w:ascii="Arial" w:hAnsi="Arial" w:cs="Arial"/>
          <w:sz w:val="18"/>
        </w:rPr>
      </w:pPr>
      <w:hyperlink w:anchor="_bookmark644" w:history="1">
        <w:r w:rsidR="00C12992" w:rsidRPr="001058B5">
          <w:rPr>
            <w:rFonts w:ascii="Arial" w:hAnsi="Arial" w:cs="Arial"/>
            <w:sz w:val="18"/>
          </w:rPr>
          <w:t>creating, 4-16</w:t>
        </w:r>
      </w:hyperlink>
    </w:p>
    <w:p w14:paraId="237BBE2E" w14:textId="77777777" w:rsidR="008C539B" w:rsidRPr="001058B5" w:rsidRDefault="008D1AB8">
      <w:pPr>
        <w:spacing w:line="220" w:lineRule="exact"/>
        <w:ind w:left="1180"/>
        <w:rPr>
          <w:rFonts w:ascii="Arial" w:hAnsi="Arial" w:cs="Arial"/>
          <w:sz w:val="18"/>
        </w:rPr>
      </w:pPr>
      <w:hyperlink w:anchor="_bookmark695" w:history="1">
        <w:r w:rsidR="00C12992" w:rsidRPr="001058B5">
          <w:rPr>
            <w:rFonts w:ascii="Arial" w:hAnsi="Arial" w:cs="Arial"/>
            <w:sz w:val="18"/>
          </w:rPr>
          <w:t>dropping, 4-21</w:t>
        </w:r>
      </w:hyperlink>
    </w:p>
    <w:p w14:paraId="5D3BC081" w14:textId="77777777" w:rsidR="008C539B" w:rsidRPr="001058B5" w:rsidRDefault="008D1AB8">
      <w:pPr>
        <w:spacing w:line="220" w:lineRule="exact"/>
        <w:ind w:left="1180"/>
        <w:rPr>
          <w:rFonts w:ascii="Arial" w:hAnsi="Arial" w:cs="Arial"/>
          <w:sz w:val="18"/>
        </w:rPr>
      </w:pPr>
      <w:hyperlink w:anchor="_bookmark578" w:history="1">
        <w:r w:rsidR="00C12992" w:rsidRPr="001058B5">
          <w:rPr>
            <w:rFonts w:ascii="Arial" w:hAnsi="Arial" w:cs="Arial"/>
            <w:sz w:val="18"/>
          </w:rPr>
          <w:t>restrictions on, 4-10</w:t>
        </w:r>
      </w:hyperlink>
    </w:p>
    <w:p w14:paraId="5854EDE0" w14:textId="77777777" w:rsidR="008C539B" w:rsidRPr="001058B5" w:rsidRDefault="008D1AB8">
      <w:pPr>
        <w:spacing w:before="1" w:line="235" w:lineRule="auto"/>
        <w:ind w:left="940" w:right="1806"/>
        <w:rPr>
          <w:rFonts w:ascii="Arial" w:hAnsi="Arial" w:cs="Arial"/>
          <w:sz w:val="18"/>
        </w:rPr>
      </w:pPr>
      <w:hyperlink w:anchor="_bookmark503" w:history="1">
        <w:r w:rsidR="00C12992" w:rsidRPr="001058B5">
          <w:rPr>
            <w:rFonts w:ascii="Arial" w:hAnsi="Arial" w:cs="Arial"/>
            <w:sz w:val="18"/>
          </w:rPr>
          <w:t>roles, why better to grant, 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4-24</w:t>
        </w:r>
      </w:hyperlink>
    </w:p>
    <w:p w14:paraId="4D36A27C" w14:textId="77777777" w:rsidR="008C539B" w:rsidRPr="001058B5" w:rsidRDefault="008D1AB8">
      <w:pPr>
        <w:spacing w:before="2" w:line="235" w:lineRule="auto"/>
        <w:ind w:left="1180" w:right="83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71" w:history="1">
        <w:r w:rsidR="00C12992" w:rsidRPr="001058B5">
          <w:rPr>
            <w:rFonts w:ascii="Arial" w:hAnsi="Arial" w:cs="Arial"/>
            <w:sz w:val="18"/>
          </w:rPr>
          <w:t>packages, 4-31</w:t>
        </w:r>
      </w:hyperlink>
    </w:p>
    <w:p w14:paraId="44044F68" w14:textId="77777777" w:rsidR="008C539B" w:rsidRPr="001058B5" w:rsidRDefault="008D1AB8">
      <w:pPr>
        <w:spacing w:line="220" w:lineRule="exact"/>
        <w:ind w:left="1180"/>
        <w:rPr>
          <w:rFonts w:ascii="Arial" w:hAnsi="Arial" w:cs="Arial"/>
          <w:sz w:val="18"/>
        </w:rPr>
      </w:pPr>
      <w:hyperlink w:anchor="_bookmark749" w:history="1">
        <w:r w:rsidR="00C12992" w:rsidRPr="001058B5">
          <w:rPr>
            <w:rFonts w:ascii="Arial" w:hAnsi="Arial" w:cs="Arial"/>
            <w:sz w:val="18"/>
          </w:rPr>
          <w:t>procedures, 4-29</w:t>
        </w:r>
      </w:hyperlink>
    </w:p>
    <w:p w14:paraId="746712E2" w14:textId="77777777" w:rsidR="008C539B" w:rsidRPr="001058B5" w:rsidRDefault="008D1AB8">
      <w:pPr>
        <w:spacing w:before="2" w:line="235" w:lineRule="auto"/>
        <w:ind w:left="940" w:right="1027"/>
        <w:rPr>
          <w:rFonts w:ascii="Arial" w:hAnsi="Arial" w:cs="Arial"/>
          <w:sz w:val="18"/>
        </w:rPr>
      </w:pPr>
      <w:hyperlink w:anchor="_bookmark108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727" w:history="1">
        <w:r w:rsidR="00C12992" w:rsidRPr="001058B5">
          <w:rPr>
            <w:rFonts w:ascii="Arial" w:hAnsi="Arial" w:cs="Arial"/>
            <w:sz w:val="18"/>
          </w:rPr>
          <w:t>synonyms and underlying objects, 4-25</w:t>
        </w:r>
      </w:hyperlink>
      <w:r w:rsidR="00C12992" w:rsidRPr="001058B5">
        <w:rPr>
          <w:rFonts w:ascii="Arial" w:hAnsi="Arial" w:cs="Arial"/>
          <w:sz w:val="18"/>
        </w:rPr>
        <w:t xml:space="preserve"> system</w:t>
      </w:r>
    </w:p>
    <w:p w14:paraId="314C5A98" w14:textId="77777777" w:rsidR="008C539B" w:rsidRPr="001058B5" w:rsidRDefault="008D1AB8">
      <w:pPr>
        <w:spacing w:line="221" w:lineRule="exact"/>
        <w:ind w:left="1180"/>
        <w:rPr>
          <w:rFonts w:ascii="Arial" w:hAnsi="Arial" w:cs="Arial"/>
          <w:sz w:val="18"/>
        </w:rPr>
      </w:pPr>
      <w:hyperlink w:anchor="_bookmark530" w:history="1">
        <w:r w:rsidR="00C12992" w:rsidRPr="001058B5">
          <w:rPr>
            <w:rFonts w:ascii="Arial" w:hAnsi="Arial" w:cs="Arial"/>
            <w:sz w:val="18"/>
          </w:rPr>
          <w:t>granting and revoking, 4-4</w:t>
        </w:r>
      </w:hyperlink>
    </w:p>
    <w:p w14:paraId="593C41AC" w14:textId="77777777" w:rsidR="008C539B" w:rsidRPr="001058B5" w:rsidRDefault="008D1AB8">
      <w:pPr>
        <w:spacing w:before="1" w:line="235" w:lineRule="auto"/>
        <w:ind w:left="940" w:right="836" w:firstLine="240"/>
        <w:rPr>
          <w:rFonts w:ascii="Arial" w:hAnsi="Arial" w:cs="Arial"/>
          <w:sz w:val="18"/>
        </w:rPr>
      </w:pPr>
      <w:hyperlink w:anchor="_bookmark2202" w:history="1">
        <w:r w:rsidR="00C12992" w:rsidRPr="001058B5">
          <w:rPr>
            <w:rFonts w:ascii="Arial" w:hAnsi="Arial" w:cs="Arial"/>
            <w:sz w:val="18"/>
          </w:rPr>
          <w:t>SELECT ANY DICTIONARY, 10-10</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and OBJECT, 10-2</w:t>
        </w:r>
      </w:hyperlink>
    </w:p>
    <w:p w14:paraId="77B0561F" w14:textId="77777777" w:rsidR="008C539B" w:rsidRPr="001058B5" w:rsidRDefault="00C12992">
      <w:pPr>
        <w:spacing w:before="2" w:line="235" w:lineRule="auto"/>
        <w:ind w:left="1180" w:right="2811" w:hanging="240"/>
        <w:rPr>
          <w:rFonts w:ascii="Arial" w:hAnsi="Arial" w:cs="Arial"/>
          <w:sz w:val="18"/>
        </w:rPr>
      </w:pPr>
      <w:r w:rsidRPr="001058B5">
        <w:rPr>
          <w:rFonts w:ascii="Arial" w:hAnsi="Arial" w:cs="Arial"/>
          <w:sz w:val="18"/>
        </w:rPr>
        <w:t xml:space="preserve">system privileges </w:t>
      </w:r>
      <w:hyperlink w:anchor="_bookmark509" w:history="1">
        <w:r w:rsidRPr="001058B5">
          <w:rPr>
            <w:rFonts w:ascii="Arial" w:hAnsi="Arial" w:cs="Arial"/>
            <w:sz w:val="18"/>
          </w:rPr>
          <w:t>about, 4-3</w:t>
        </w:r>
      </w:hyperlink>
    </w:p>
    <w:p w14:paraId="42E4E004" w14:textId="77777777" w:rsidR="008C539B" w:rsidRPr="001058B5" w:rsidRDefault="008D1AB8">
      <w:pPr>
        <w:spacing w:line="220" w:lineRule="exact"/>
        <w:ind w:left="940"/>
        <w:rPr>
          <w:rFonts w:ascii="Arial" w:hAnsi="Arial" w:cs="Arial"/>
          <w:sz w:val="18"/>
        </w:rPr>
      </w:pPr>
      <w:hyperlink w:anchor="_bookmark759" w:history="1">
        <w:r w:rsidR="00C12992" w:rsidRPr="001058B5">
          <w:rPr>
            <w:rFonts w:ascii="Arial" w:hAnsi="Arial" w:cs="Arial"/>
            <w:sz w:val="18"/>
          </w:rPr>
          <w:t>trigger privileges, 4-30</w:t>
        </w:r>
      </w:hyperlink>
    </w:p>
    <w:p w14:paraId="6172E3ED" w14:textId="77777777" w:rsidR="008C539B" w:rsidRPr="001058B5" w:rsidRDefault="008D1AB8">
      <w:pPr>
        <w:spacing w:before="2" w:line="235" w:lineRule="auto"/>
        <w:ind w:left="1300" w:hanging="360"/>
        <w:rPr>
          <w:rFonts w:ascii="Arial" w:hAnsi="Arial" w:cs="Arial"/>
          <w:sz w:val="18"/>
        </w:rPr>
      </w:pPr>
      <w:hyperlink w:anchor="_bookmark1363" w:history="1">
        <w:r w:rsidR="00C12992" w:rsidRPr="001058B5">
          <w:rPr>
            <w:rFonts w:ascii="Arial" w:hAnsi="Arial" w:cs="Arial"/>
            <w:sz w:val="18"/>
          </w:rPr>
          <w:t>used for Oracle Virtual Private Database policy functions, 7-3</w:t>
        </w:r>
      </w:hyperlink>
    </w:p>
    <w:p w14:paraId="0F9ED936" w14:textId="77777777" w:rsidR="008C539B" w:rsidRPr="001058B5" w:rsidRDefault="00C12992">
      <w:pPr>
        <w:spacing w:line="220" w:lineRule="exact"/>
        <w:ind w:left="940"/>
        <w:rPr>
          <w:rFonts w:ascii="Arial" w:hAnsi="Arial" w:cs="Arial"/>
          <w:sz w:val="18"/>
        </w:rPr>
      </w:pPr>
      <w:r w:rsidRPr="001058B5">
        <w:rPr>
          <w:rFonts w:ascii="Arial" w:hAnsi="Arial" w:cs="Arial"/>
          <w:sz w:val="18"/>
        </w:rPr>
        <w:t>view privileges</w:t>
      </w:r>
    </w:p>
    <w:p w14:paraId="5BFFA57D" w14:textId="77777777" w:rsidR="008C539B" w:rsidRPr="001058B5" w:rsidRDefault="008D1AB8">
      <w:pPr>
        <w:spacing w:before="2" w:line="235" w:lineRule="auto"/>
        <w:ind w:left="1180" w:right="2242"/>
        <w:rPr>
          <w:rFonts w:ascii="Arial" w:hAnsi="Arial" w:cs="Arial"/>
          <w:sz w:val="18"/>
        </w:rPr>
      </w:pPr>
      <w:hyperlink w:anchor="_bookmark740" w:history="1">
        <w:r w:rsidR="00C12992" w:rsidRPr="001058B5">
          <w:rPr>
            <w:rFonts w:ascii="Arial" w:hAnsi="Arial" w:cs="Arial"/>
            <w:sz w:val="18"/>
          </w:rPr>
          <w:t>creating a view, 4-27</w:t>
        </w:r>
      </w:hyperlink>
      <w:r w:rsidR="00C12992" w:rsidRPr="001058B5">
        <w:rPr>
          <w:rFonts w:ascii="Arial" w:hAnsi="Arial" w:cs="Arial"/>
          <w:sz w:val="18"/>
        </w:rPr>
        <w:t xml:space="preserve"> </w:t>
      </w:r>
      <w:hyperlink w:anchor="_bookmark743" w:history="1">
        <w:r w:rsidR="00C12992" w:rsidRPr="001058B5">
          <w:rPr>
            <w:rFonts w:ascii="Arial" w:hAnsi="Arial" w:cs="Arial"/>
            <w:sz w:val="18"/>
          </w:rPr>
          <w:t>using a view, 4-28</w:t>
        </w:r>
      </w:hyperlink>
    </w:p>
    <w:p w14:paraId="797C8113" w14:textId="77777777" w:rsidR="008C539B" w:rsidRPr="001058B5" w:rsidRDefault="008D1AB8">
      <w:pPr>
        <w:spacing w:line="220" w:lineRule="exact"/>
        <w:ind w:left="940"/>
        <w:rPr>
          <w:rFonts w:ascii="Arial" w:hAnsi="Arial" w:cs="Arial"/>
          <w:sz w:val="18"/>
        </w:rPr>
      </w:pPr>
      <w:hyperlink w:anchor="_bookmark738" w:history="1">
        <w:r w:rsidR="00C12992" w:rsidRPr="001058B5">
          <w:rPr>
            <w:rFonts w:ascii="Arial" w:hAnsi="Arial" w:cs="Arial"/>
            <w:sz w:val="18"/>
          </w:rPr>
          <w:t>views, 4-27</w:t>
        </w:r>
      </w:hyperlink>
    </w:p>
    <w:p w14:paraId="3870BFD9" w14:textId="77777777" w:rsidR="008C539B" w:rsidRPr="001058B5" w:rsidRDefault="008D1AB8">
      <w:pPr>
        <w:spacing w:before="2" w:line="235" w:lineRule="auto"/>
        <w:ind w:left="1300" w:hanging="360"/>
        <w:rPr>
          <w:rFonts w:ascii="Arial" w:hAnsi="Arial" w:cs="Arial"/>
          <w:sz w:val="18"/>
        </w:rPr>
      </w:pPr>
      <w:hyperlink w:anchor="_bookmark507" w:history="1">
        <w:r w:rsidR="00C12992" w:rsidRPr="001058B5">
          <w:rPr>
            <w:rFonts w:ascii="Arial" w:hAnsi="Arial" w:cs="Arial"/>
            <w:i/>
            <w:sz w:val="18"/>
          </w:rPr>
          <w:t xml:space="preserve">See also </w:t>
        </w:r>
      </w:hyperlink>
      <w:r w:rsidR="00C12992" w:rsidRPr="001058B5">
        <w:rPr>
          <w:rFonts w:ascii="Arial" w:hAnsi="Arial" w:cs="Arial"/>
          <w:sz w:val="18"/>
        </w:rPr>
        <w:t>access control list (ACL) and system privileges.</w:t>
      </w:r>
    </w:p>
    <w:p w14:paraId="587CAABE" w14:textId="77777777" w:rsidR="008C539B" w:rsidRPr="001058B5" w:rsidRDefault="00C12992">
      <w:pPr>
        <w:spacing w:line="220" w:lineRule="exact"/>
        <w:ind w:left="700"/>
        <w:rPr>
          <w:rFonts w:ascii="Arial" w:hAnsi="Arial" w:cs="Arial"/>
          <w:sz w:val="18"/>
        </w:rPr>
      </w:pPr>
      <w:r w:rsidRPr="001058B5">
        <w:rPr>
          <w:rFonts w:ascii="Arial" w:hAnsi="Arial" w:cs="Arial"/>
          <w:sz w:val="18"/>
        </w:rPr>
        <w:t>procedures</w:t>
      </w:r>
    </w:p>
    <w:p w14:paraId="41AF1CBB" w14:textId="77777777" w:rsidR="008C539B" w:rsidRPr="001058B5" w:rsidRDefault="008D1AB8">
      <w:pPr>
        <w:spacing w:line="220" w:lineRule="exact"/>
        <w:ind w:left="940"/>
        <w:rPr>
          <w:rFonts w:ascii="Arial" w:hAnsi="Arial" w:cs="Arial"/>
          <w:sz w:val="18"/>
        </w:rPr>
      </w:pPr>
      <w:hyperlink w:anchor="_bookmark1822" w:history="1">
        <w:r w:rsidR="00C12992" w:rsidRPr="001058B5">
          <w:rPr>
            <w:rFonts w:ascii="Arial" w:hAnsi="Arial" w:cs="Arial"/>
            <w:sz w:val="18"/>
          </w:rPr>
          <w:t xml:space="preserve">auditing, 9-29, </w:t>
        </w:r>
      </w:hyperlink>
      <w:hyperlink w:anchor="_bookmark1854" w:history="1">
        <w:r w:rsidR="00C12992" w:rsidRPr="001058B5">
          <w:rPr>
            <w:rFonts w:ascii="Arial" w:hAnsi="Arial" w:cs="Arial"/>
            <w:sz w:val="18"/>
          </w:rPr>
          <w:t>9-32</w:t>
        </w:r>
      </w:hyperlink>
    </w:p>
    <w:p w14:paraId="75EE0660" w14:textId="77777777" w:rsidR="008C539B" w:rsidRPr="001058B5" w:rsidRDefault="008D1AB8">
      <w:pPr>
        <w:spacing w:before="2" w:line="235" w:lineRule="auto"/>
        <w:ind w:left="940" w:right="2594"/>
        <w:rPr>
          <w:rFonts w:ascii="Arial" w:hAnsi="Arial" w:cs="Arial"/>
          <w:sz w:val="18"/>
        </w:rPr>
      </w:pPr>
      <w:hyperlink w:anchor="_bookmark767" w:history="1">
        <w:r w:rsidR="00C12992" w:rsidRPr="001058B5">
          <w:rPr>
            <w:rFonts w:ascii="Arial" w:hAnsi="Arial" w:cs="Arial"/>
            <w:sz w:val="18"/>
          </w:rPr>
          <w:t>compiling, 4-31</w:t>
        </w:r>
      </w:hyperlink>
      <w:r w:rsidR="00C12992" w:rsidRPr="001058B5">
        <w:rPr>
          <w:rFonts w:ascii="Arial" w:hAnsi="Arial" w:cs="Arial"/>
          <w:sz w:val="18"/>
        </w:rPr>
        <w:t xml:space="preserve"> definer’s rights</w:t>
      </w:r>
    </w:p>
    <w:p w14:paraId="477785EA" w14:textId="77777777" w:rsidR="008C539B" w:rsidRPr="001058B5" w:rsidRDefault="008D1AB8">
      <w:pPr>
        <w:spacing w:line="220" w:lineRule="exact"/>
        <w:ind w:left="1180"/>
        <w:rPr>
          <w:rFonts w:ascii="Arial" w:hAnsi="Arial" w:cs="Arial"/>
          <w:sz w:val="18"/>
        </w:rPr>
      </w:pPr>
      <w:hyperlink w:anchor="_bookmark757" w:history="1">
        <w:r w:rsidR="00C12992" w:rsidRPr="001058B5">
          <w:rPr>
            <w:rFonts w:ascii="Arial" w:hAnsi="Arial" w:cs="Arial"/>
            <w:sz w:val="18"/>
          </w:rPr>
          <w:t>about, 4-29</w:t>
        </w:r>
      </w:hyperlink>
    </w:p>
    <w:p w14:paraId="4F59315B" w14:textId="77777777" w:rsidR="008C539B" w:rsidRPr="001058B5" w:rsidRDefault="008D1AB8">
      <w:pPr>
        <w:spacing w:line="220" w:lineRule="exact"/>
        <w:ind w:left="1180"/>
        <w:rPr>
          <w:rFonts w:ascii="Arial" w:hAnsi="Arial" w:cs="Arial"/>
          <w:sz w:val="18"/>
        </w:rPr>
      </w:pPr>
      <w:hyperlink w:anchor="_bookmark572" w:history="1">
        <w:r w:rsidR="00C12992" w:rsidRPr="001058B5">
          <w:rPr>
            <w:rFonts w:ascii="Arial" w:hAnsi="Arial" w:cs="Arial"/>
            <w:sz w:val="18"/>
          </w:rPr>
          <w:t>roles disabled, 4-9</w:t>
        </w:r>
      </w:hyperlink>
    </w:p>
    <w:p w14:paraId="2BC7579C" w14:textId="77777777" w:rsidR="008C539B" w:rsidRPr="001058B5" w:rsidRDefault="008D1AB8">
      <w:pPr>
        <w:spacing w:line="220" w:lineRule="exact"/>
        <w:ind w:left="940"/>
        <w:rPr>
          <w:rFonts w:ascii="Arial" w:hAnsi="Arial" w:cs="Arial"/>
          <w:sz w:val="18"/>
        </w:rPr>
      </w:pPr>
      <w:hyperlink w:anchor="_bookmark774" w:history="1">
        <w:r w:rsidR="00C12992" w:rsidRPr="001058B5">
          <w:rPr>
            <w:rFonts w:ascii="Arial" w:hAnsi="Arial" w:cs="Arial"/>
            <w:sz w:val="18"/>
          </w:rPr>
          <w:t>examples of, 4-32</w:t>
        </w:r>
      </w:hyperlink>
    </w:p>
    <w:p w14:paraId="1978D690" w14:textId="77777777" w:rsidR="008C539B" w:rsidRPr="001058B5" w:rsidRDefault="008D1AB8">
      <w:pPr>
        <w:spacing w:before="2" w:line="235" w:lineRule="auto"/>
        <w:ind w:left="940" w:right="1513"/>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invoker’s rights</w:t>
      </w:r>
    </w:p>
    <w:p w14:paraId="4BCC1273" w14:textId="77777777" w:rsidR="008C539B" w:rsidRPr="001058B5" w:rsidRDefault="008D1AB8">
      <w:pPr>
        <w:spacing w:line="220" w:lineRule="exact"/>
        <w:ind w:left="1180"/>
        <w:rPr>
          <w:rFonts w:ascii="Arial" w:hAnsi="Arial" w:cs="Arial"/>
          <w:sz w:val="18"/>
        </w:rPr>
      </w:pPr>
      <w:hyperlink w:anchor="_bookmark762" w:history="1">
        <w:r w:rsidR="00C12992" w:rsidRPr="001058B5">
          <w:rPr>
            <w:rFonts w:ascii="Arial" w:hAnsi="Arial" w:cs="Arial"/>
            <w:sz w:val="18"/>
          </w:rPr>
          <w:t>about,   4-30</w:t>
        </w:r>
      </w:hyperlink>
    </w:p>
    <w:p w14:paraId="6EECB232" w14:textId="77777777" w:rsidR="008C539B" w:rsidRPr="001058B5" w:rsidRDefault="008D1AB8">
      <w:pPr>
        <w:spacing w:before="2" w:line="235" w:lineRule="auto"/>
        <w:ind w:left="940" w:right="2197" w:firstLine="240"/>
        <w:rPr>
          <w:rFonts w:ascii="Arial" w:hAnsi="Arial" w:cs="Arial"/>
          <w:sz w:val="18"/>
        </w:rPr>
      </w:pPr>
      <w:hyperlink w:anchor="_bookmark574" w:history="1">
        <w:r w:rsidR="00C12992" w:rsidRPr="001058B5">
          <w:rPr>
            <w:rFonts w:ascii="Arial" w:hAnsi="Arial" w:cs="Arial"/>
            <w:sz w:val="18"/>
          </w:rPr>
          <w:t>roles used, 4-9</w:t>
        </w:r>
      </w:hyperlink>
      <w:r w:rsidR="00C12992" w:rsidRPr="001058B5">
        <w:rPr>
          <w:rFonts w:ascii="Arial" w:hAnsi="Arial" w:cs="Arial"/>
          <w:sz w:val="18"/>
        </w:rPr>
        <w:t xml:space="preserve"> privileges for procedures</w:t>
      </w:r>
    </w:p>
    <w:p w14:paraId="097D2200" w14:textId="77777777" w:rsidR="008C539B" w:rsidRPr="001058B5" w:rsidRDefault="008D1AB8">
      <w:pPr>
        <w:spacing w:line="237" w:lineRule="auto"/>
        <w:ind w:left="1180" w:right="1806"/>
        <w:rPr>
          <w:rFonts w:ascii="Arial" w:hAnsi="Arial" w:cs="Arial"/>
          <w:sz w:val="18"/>
        </w:rPr>
      </w:pPr>
      <w:hyperlink w:anchor="_bookmark765" w:history="1">
        <w:r w:rsidR="00C12992" w:rsidRPr="001058B5">
          <w:rPr>
            <w:rFonts w:ascii="Arial" w:hAnsi="Arial" w:cs="Arial"/>
            <w:sz w:val="18"/>
          </w:rPr>
          <w:t>create or replace, 4-31</w:t>
        </w:r>
      </w:hyperlink>
      <w:r w:rsidR="00C12992" w:rsidRPr="001058B5">
        <w:rPr>
          <w:rFonts w:ascii="Arial" w:hAnsi="Arial" w:cs="Arial"/>
          <w:sz w:val="18"/>
        </w:rPr>
        <w:t xml:space="preserve"> </w:t>
      </w:r>
      <w:hyperlink w:anchor="_bookmark751" w:history="1">
        <w:r w:rsidR="00C12992" w:rsidRPr="001058B5">
          <w:rPr>
            <w:rFonts w:ascii="Arial" w:hAnsi="Arial" w:cs="Arial"/>
            <w:sz w:val="18"/>
          </w:rPr>
          <w:t>executing, 4-29</w:t>
        </w:r>
      </w:hyperlink>
    </w:p>
    <w:p w14:paraId="208E1AF7" w14:textId="77777777" w:rsidR="008C539B" w:rsidRPr="001058B5" w:rsidRDefault="008D1AB8">
      <w:pPr>
        <w:spacing w:line="235" w:lineRule="auto"/>
        <w:ind w:left="940" w:right="1513" w:firstLine="240"/>
        <w:rPr>
          <w:rFonts w:ascii="Arial" w:hAnsi="Arial" w:cs="Arial"/>
          <w:sz w:val="18"/>
        </w:rPr>
      </w:pPr>
      <w:hyperlink w:anchor="_bookmark771" w:history="1">
        <w:r w:rsidR="00C12992" w:rsidRPr="001058B5">
          <w:rPr>
            <w:rFonts w:ascii="Arial" w:hAnsi="Arial" w:cs="Arial"/>
            <w:sz w:val="18"/>
          </w:rPr>
          <w:t>executing in packages, 4-31</w:t>
        </w:r>
      </w:hyperlink>
      <w:r w:rsidR="00C12992" w:rsidRPr="001058B5">
        <w:rPr>
          <w:rFonts w:ascii="Arial" w:hAnsi="Arial" w:cs="Arial"/>
          <w:sz w:val="18"/>
        </w:rPr>
        <w:t xml:space="preserve"> </w:t>
      </w:r>
      <w:hyperlink w:anchor="_bookmark764" w:history="1">
        <w:r w:rsidR="00C12992" w:rsidRPr="001058B5">
          <w:rPr>
            <w:rFonts w:ascii="Arial" w:hAnsi="Arial" w:cs="Arial"/>
            <w:sz w:val="18"/>
          </w:rPr>
          <w:t>privileges required for, 4-31</w:t>
        </w:r>
      </w:hyperlink>
      <w:r w:rsidR="00C12992" w:rsidRPr="001058B5">
        <w:rPr>
          <w:rFonts w:ascii="Arial" w:hAnsi="Arial" w:cs="Arial"/>
          <w:sz w:val="18"/>
        </w:rPr>
        <w:t xml:space="preserve"> </w:t>
      </w:r>
      <w:hyperlink w:anchor="_bookmark758" w:history="1">
        <w:r w:rsidR="00C12992" w:rsidRPr="001058B5">
          <w:rPr>
            <w:rFonts w:ascii="Arial" w:hAnsi="Arial" w:cs="Arial"/>
            <w:sz w:val="18"/>
          </w:rPr>
          <w:t>security enhanced by, 4-30</w:t>
        </w:r>
      </w:hyperlink>
    </w:p>
    <w:p w14:paraId="06AD3BB8" w14:textId="77777777" w:rsidR="008C539B" w:rsidRPr="001058B5" w:rsidRDefault="00C12992">
      <w:pPr>
        <w:spacing w:before="1" w:line="235" w:lineRule="auto"/>
        <w:ind w:left="940" w:right="1461" w:hanging="240"/>
        <w:rPr>
          <w:rFonts w:ascii="Arial" w:hAnsi="Arial" w:cs="Arial"/>
          <w:sz w:val="18"/>
        </w:rPr>
      </w:pPr>
      <w:r w:rsidRPr="001058B5">
        <w:rPr>
          <w:rFonts w:ascii="Arial" w:hAnsi="Arial" w:cs="Arial"/>
          <w:sz w:val="18"/>
        </w:rPr>
        <w:t xml:space="preserve">process monitor process (PMON) </w:t>
      </w:r>
      <w:hyperlink w:anchor="_bookmark131" w:history="1">
        <w:r w:rsidRPr="001058B5">
          <w:rPr>
            <w:rFonts w:ascii="Arial" w:hAnsi="Arial" w:cs="Arial"/>
            <w:sz w:val="18"/>
          </w:rPr>
          <w:t>cleans up timed-out sessions, 2-11</w:t>
        </w:r>
      </w:hyperlink>
    </w:p>
    <w:p w14:paraId="3ED8A7FC" w14:textId="77777777" w:rsidR="008C539B" w:rsidRPr="001058B5" w:rsidRDefault="008D1AB8">
      <w:pPr>
        <w:spacing w:line="220" w:lineRule="exact"/>
        <w:ind w:left="700"/>
        <w:rPr>
          <w:rFonts w:ascii="Arial" w:hAnsi="Arial" w:cs="Arial"/>
          <w:sz w:val="18"/>
        </w:rPr>
      </w:pPr>
      <w:hyperlink w:anchor="_bookmark705" w:history="1">
        <w:r w:rsidR="00C12992" w:rsidRPr="001058B5">
          <w:rPr>
            <w:rFonts w:ascii="Arial" w:hAnsi="Arial" w:cs="Arial"/>
            <w:sz w:val="18"/>
          </w:rPr>
          <w:t>PRODUCT_USER_PROFILE table, 4-22</w:t>
        </w:r>
      </w:hyperlink>
    </w:p>
    <w:p w14:paraId="18B1337C" w14:textId="77777777" w:rsidR="008C539B" w:rsidRPr="001058B5" w:rsidRDefault="008D1AB8">
      <w:pPr>
        <w:spacing w:line="237" w:lineRule="auto"/>
        <w:ind w:left="700" w:right="836" w:firstLine="240"/>
        <w:rPr>
          <w:rFonts w:ascii="Arial" w:hAnsi="Arial" w:cs="Arial"/>
          <w:sz w:val="18"/>
        </w:rPr>
      </w:pPr>
      <w:hyperlink w:anchor="_bookmark704" w:history="1">
        <w:r w:rsidR="00C12992" w:rsidRPr="001058B5">
          <w:rPr>
            <w:rFonts w:ascii="Arial" w:hAnsi="Arial" w:cs="Arial"/>
            <w:sz w:val="18"/>
          </w:rPr>
          <w:t>SQL commands, disabling with, 4-22</w:t>
        </w:r>
      </w:hyperlink>
      <w:r w:rsidR="00C12992" w:rsidRPr="001058B5">
        <w:rPr>
          <w:rFonts w:ascii="Arial" w:hAnsi="Arial" w:cs="Arial"/>
          <w:sz w:val="18"/>
        </w:rPr>
        <w:t xml:space="preserve"> products and options</w:t>
      </w:r>
    </w:p>
    <w:p w14:paraId="6110D3B8" w14:textId="77777777" w:rsidR="008C539B" w:rsidRPr="001058B5" w:rsidRDefault="008D1AB8">
      <w:pPr>
        <w:spacing w:line="235" w:lineRule="auto"/>
        <w:ind w:left="700" w:right="1513" w:firstLine="240"/>
        <w:rPr>
          <w:rFonts w:ascii="Arial" w:hAnsi="Arial" w:cs="Arial"/>
          <w:sz w:val="18"/>
        </w:rPr>
      </w:pPr>
      <w:hyperlink w:anchor="_bookmark2223" w:history="1">
        <w:r w:rsidR="00C12992" w:rsidRPr="001058B5">
          <w:rPr>
            <w:rFonts w:ascii="Arial" w:hAnsi="Arial" w:cs="Arial"/>
            <w:sz w:val="18"/>
          </w:rPr>
          <w:t>install only as necessary, 10-12</w:t>
        </w:r>
      </w:hyperlink>
      <w:r w:rsidR="00C12992" w:rsidRPr="001058B5">
        <w:rPr>
          <w:rFonts w:ascii="Arial" w:hAnsi="Arial" w:cs="Arial"/>
          <w:sz w:val="18"/>
        </w:rPr>
        <w:t xml:space="preserve"> profile parameters</w:t>
      </w:r>
    </w:p>
    <w:p w14:paraId="5D97121C" w14:textId="77777777" w:rsidR="008C539B" w:rsidRPr="001058B5" w:rsidRDefault="008D1AB8">
      <w:pPr>
        <w:spacing w:line="220" w:lineRule="exact"/>
        <w:ind w:left="940"/>
        <w:rPr>
          <w:rFonts w:ascii="Arial" w:hAnsi="Arial" w:cs="Arial"/>
          <w:sz w:val="18"/>
        </w:rPr>
      </w:pPr>
      <w:hyperlink w:anchor="_bookmark214" w:history="1">
        <w:r w:rsidR="00C12992" w:rsidRPr="001058B5">
          <w:rPr>
            <w:rFonts w:ascii="Arial" w:hAnsi="Arial" w:cs="Arial"/>
            <w:sz w:val="18"/>
          </w:rPr>
          <w:t>FAILED_LOGIN_ATTEMPTS, 3-5</w:t>
        </w:r>
      </w:hyperlink>
    </w:p>
    <w:p w14:paraId="079E94F7" w14:textId="77777777" w:rsidR="008C539B" w:rsidRPr="001058B5" w:rsidRDefault="008D1AB8">
      <w:pPr>
        <w:spacing w:line="220" w:lineRule="exact"/>
        <w:ind w:left="940"/>
        <w:rPr>
          <w:rFonts w:ascii="Arial" w:hAnsi="Arial" w:cs="Arial"/>
          <w:sz w:val="18"/>
        </w:rPr>
      </w:pPr>
      <w:hyperlink w:anchor="_bookmark216" w:history="1">
        <w:r w:rsidR="00C12992" w:rsidRPr="001058B5">
          <w:rPr>
            <w:rFonts w:ascii="Arial" w:hAnsi="Arial" w:cs="Arial"/>
            <w:sz w:val="18"/>
          </w:rPr>
          <w:t xml:space="preserve">PASSWORD_GRACE_TIME, 3-5, </w:t>
        </w:r>
      </w:hyperlink>
      <w:hyperlink w:anchor="_bookmark261" w:history="1">
        <w:r w:rsidR="00C12992" w:rsidRPr="001058B5">
          <w:rPr>
            <w:rFonts w:ascii="Arial" w:hAnsi="Arial" w:cs="Arial"/>
            <w:sz w:val="18"/>
          </w:rPr>
          <w:t>3-10</w:t>
        </w:r>
      </w:hyperlink>
    </w:p>
    <w:p w14:paraId="69C58492" w14:textId="77777777" w:rsidR="008C539B" w:rsidRPr="001058B5" w:rsidRDefault="008D1AB8">
      <w:pPr>
        <w:spacing w:line="220" w:lineRule="exact"/>
        <w:ind w:left="940"/>
        <w:rPr>
          <w:rFonts w:ascii="Arial" w:hAnsi="Arial" w:cs="Arial"/>
          <w:sz w:val="18"/>
        </w:rPr>
      </w:pPr>
      <w:hyperlink w:anchor="_bookmark217" w:history="1">
        <w:r w:rsidR="00C12992" w:rsidRPr="001058B5">
          <w:rPr>
            <w:rFonts w:ascii="Arial" w:hAnsi="Arial" w:cs="Arial"/>
            <w:sz w:val="18"/>
          </w:rPr>
          <w:t xml:space="preserve">PASSWORD_LIFE_TIME, 3-5, </w:t>
        </w:r>
      </w:hyperlink>
      <w:hyperlink w:anchor="_bookmark254" w:history="1">
        <w:r w:rsidR="00C12992" w:rsidRPr="001058B5">
          <w:rPr>
            <w:rFonts w:ascii="Arial" w:hAnsi="Arial" w:cs="Arial"/>
            <w:sz w:val="18"/>
          </w:rPr>
          <w:t xml:space="preserve">3-8, </w:t>
        </w:r>
      </w:hyperlink>
      <w:hyperlink w:anchor="_bookmark267" w:history="1">
        <w:r w:rsidR="00C12992" w:rsidRPr="001058B5">
          <w:rPr>
            <w:rFonts w:ascii="Arial" w:hAnsi="Arial" w:cs="Arial"/>
            <w:sz w:val="18"/>
          </w:rPr>
          <w:t>3-10</w:t>
        </w:r>
      </w:hyperlink>
    </w:p>
    <w:p w14:paraId="597BC1C2" w14:textId="77777777" w:rsidR="008C539B" w:rsidRPr="001058B5" w:rsidRDefault="008D1AB8">
      <w:pPr>
        <w:spacing w:line="220" w:lineRule="exact"/>
        <w:ind w:left="940"/>
        <w:rPr>
          <w:rFonts w:ascii="Arial" w:hAnsi="Arial" w:cs="Arial"/>
          <w:sz w:val="18"/>
        </w:rPr>
      </w:pPr>
      <w:hyperlink w:anchor="_bookmark218" w:history="1">
        <w:r w:rsidR="00C12992" w:rsidRPr="001058B5">
          <w:rPr>
            <w:rFonts w:ascii="Arial" w:hAnsi="Arial" w:cs="Arial"/>
            <w:sz w:val="18"/>
          </w:rPr>
          <w:t xml:space="preserve">PASSWORD_LOCK_TIME, 3-5, </w:t>
        </w:r>
      </w:hyperlink>
      <w:hyperlink w:anchor="_bookmark236" w:history="1">
        <w:r w:rsidR="00C12992" w:rsidRPr="001058B5">
          <w:rPr>
            <w:rFonts w:ascii="Arial" w:hAnsi="Arial" w:cs="Arial"/>
            <w:sz w:val="18"/>
          </w:rPr>
          <w:t>3-7</w:t>
        </w:r>
      </w:hyperlink>
    </w:p>
    <w:p w14:paraId="7BC51ED1" w14:textId="77777777" w:rsidR="008C539B" w:rsidRPr="001058B5" w:rsidRDefault="008D1AB8">
      <w:pPr>
        <w:spacing w:line="222" w:lineRule="exact"/>
        <w:ind w:left="940"/>
        <w:rPr>
          <w:rFonts w:ascii="Arial" w:hAnsi="Arial" w:cs="Arial"/>
          <w:sz w:val="18"/>
        </w:rPr>
      </w:pPr>
      <w:hyperlink w:anchor="_bookmark219" w:history="1">
        <w:r w:rsidR="00C12992" w:rsidRPr="001058B5">
          <w:rPr>
            <w:rFonts w:ascii="Arial" w:hAnsi="Arial" w:cs="Arial"/>
            <w:sz w:val="18"/>
          </w:rPr>
          <w:t xml:space="preserve">PASSWORD_REUSE_MAX, 3-5, </w:t>
        </w:r>
      </w:hyperlink>
      <w:hyperlink w:anchor="_bookmark248" w:history="1">
        <w:r w:rsidR="00C12992" w:rsidRPr="001058B5">
          <w:rPr>
            <w:rFonts w:ascii="Arial" w:hAnsi="Arial" w:cs="Arial"/>
            <w:sz w:val="18"/>
          </w:rPr>
          <w:t>3-7</w:t>
        </w:r>
      </w:hyperlink>
    </w:p>
    <w:p w14:paraId="543C34FB" w14:textId="77777777" w:rsidR="008C539B" w:rsidRPr="001058B5" w:rsidRDefault="008C539B">
      <w:pPr>
        <w:spacing w:line="222" w:lineRule="exact"/>
        <w:rPr>
          <w:rFonts w:ascii="Arial" w:hAnsi="Arial" w:cs="Arial"/>
          <w:sz w:val="18"/>
        </w:rPr>
        <w:sectPr w:rsidR="008C539B" w:rsidRPr="001058B5">
          <w:headerReference w:type="default" r:id="rId304"/>
          <w:pgSz w:w="12240" w:h="15840"/>
          <w:pgMar w:top="1200" w:right="1060" w:bottom="860" w:left="1100" w:header="0" w:footer="663" w:gutter="0"/>
          <w:cols w:num="2" w:space="720" w:equalWidth="0">
            <w:col w:w="4868" w:space="52"/>
            <w:col w:w="5160"/>
          </w:cols>
        </w:sectPr>
      </w:pPr>
    </w:p>
    <w:p w14:paraId="24C9612B" w14:textId="77777777" w:rsidR="008C539B" w:rsidRPr="001058B5" w:rsidRDefault="008D1AB8">
      <w:pPr>
        <w:spacing w:before="67" w:line="222" w:lineRule="exact"/>
        <w:ind w:left="340"/>
        <w:rPr>
          <w:rFonts w:ascii="Arial" w:hAnsi="Arial" w:cs="Arial"/>
          <w:sz w:val="18"/>
        </w:rPr>
      </w:pPr>
      <w:hyperlink w:anchor="_bookmark220" w:history="1">
        <w:r w:rsidR="00C12992" w:rsidRPr="001058B5">
          <w:rPr>
            <w:rFonts w:ascii="Arial" w:hAnsi="Arial" w:cs="Arial"/>
            <w:sz w:val="18"/>
          </w:rPr>
          <w:t xml:space="preserve">PASSWORD_REUSE_TIME, 3-6, </w:t>
        </w:r>
      </w:hyperlink>
      <w:hyperlink w:anchor="_bookmark246" w:history="1">
        <w:r w:rsidR="00C12992" w:rsidRPr="001058B5">
          <w:rPr>
            <w:rFonts w:ascii="Arial" w:hAnsi="Arial" w:cs="Arial"/>
            <w:sz w:val="18"/>
          </w:rPr>
          <w:t>3-7</w:t>
        </w:r>
      </w:hyperlink>
    </w:p>
    <w:p w14:paraId="5CA17C3F" w14:textId="77777777" w:rsidR="008C539B" w:rsidRPr="001058B5" w:rsidRDefault="008D1AB8">
      <w:pPr>
        <w:spacing w:line="220" w:lineRule="exact"/>
        <w:ind w:left="100"/>
        <w:rPr>
          <w:rFonts w:ascii="Arial" w:hAnsi="Arial" w:cs="Arial"/>
          <w:sz w:val="18"/>
        </w:rPr>
      </w:pPr>
      <w:hyperlink w:anchor="_bookmark141" w:history="1">
        <w:r w:rsidR="00C12992" w:rsidRPr="001058B5">
          <w:rPr>
            <w:rFonts w:ascii="Arial" w:hAnsi="Arial" w:cs="Arial"/>
            <w:sz w:val="18"/>
          </w:rPr>
          <w:t>profiles, 2-12</w:t>
        </w:r>
      </w:hyperlink>
    </w:p>
    <w:p w14:paraId="3A285D9F" w14:textId="77777777" w:rsidR="008C539B" w:rsidRPr="001058B5" w:rsidRDefault="008D1AB8">
      <w:pPr>
        <w:spacing w:line="220" w:lineRule="exact"/>
        <w:ind w:left="340"/>
        <w:rPr>
          <w:rFonts w:ascii="Arial" w:hAnsi="Arial" w:cs="Arial"/>
          <w:sz w:val="18"/>
        </w:rPr>
      </w:pPr>
      <w:hyperlink w:anchor="_bookmark142" w:history="1">
        <w:r w:rsidR="00C12992" w:rsidRPr="001058B5">
          <w:rPr>
            <w:rFonts w:ascii="Arial" w:hAnsi="Arial" w:cs="Arial"/>
            <w:sz w:val="18"/>
          </w:rPr>
          <w:t>about, 2-12</w:t>
        </w:r>
      </w:hyperlink>
    </w:p>
    <w:p w14:paraId="399C6358" w14:textId="77777777" w:rsidR="008C539B" w:rsidRPr="001058B5" w:rsidRDefault="008D1AB8">
      <w:pPr>
        <w:spacing w:line="220" w:lineRule="exact"/>
        <w:ind w:left="340"/>
        <w:rPr>
          <w:rFonts w:ascii="Arial" w:hAnsi="Arial" w:cs="Arial"/>
          <w:sz w:val="18"/>
        </w:rPr>
      </w:pPr>
      <w:hyperlink w:anchor="_bookmark145" w:history="1">
        <w:r w:rsidR="00C12992" w:rsidRPr="001058B5">
          <w:rPr>
            <w:rFonts w:ascii="Arial" w:hAnsi="Arial" w:cs="Arial"/>
            <w:sz w:val="18"/>
          </w:rPr>
          <w:t>creating, 2-13</w:t>
        </w:r>
      </w:hyperlink>
    </w:p>
    <w:p w14:paraId="3F9C04DB" w14:textId="77777777" w:rsidR="008C539B" w:rsidRPr="001058B5" w:rsidRDefault="008D1AB8">
      <w:pPr>
        <w:spacing w:line="220" w:lineRule="exact"/>
        <w:ind w:left="340"/>
        <w:rPr>
          <w:rFonts w:ascii="Arial" w:hAnsi="Arial" w:cs="Arial"/>
          <w:sz w:val="18"/>
        </w:rPr>
      </w:pPr>
      <w:hyperlink w:anchor="_bookmark150" w:history="1">
        <w:r w:rsidR="00C12992" w:rsidRPr="001058B5">
          <w:rPr>
            <w:rFonts w:ascii="Arial" w:hAnsi="Arial" w:cs="Arial"/>
            <w:sz w:val="18"/>
          </w:rPr>
          <w:t>dropping, 2-14</w:t>
        </w:r>
      </w:hyperlink>
    </w:p>
    <w:p w14:paraId="5F730FE3" w14:textId="77777777" w:rsidR="008C539B" w:rsidRPr="001058B5" w:rsidRDefault="008D1AB8">
      <w:pPr>
        <w:spacing w:before="1" w:line="235" w:lineRule="auto"/>
        <w:ind w:left="340" w:right="834"/>
        <w:rPr>
          <w:rFonts w:ascii="Arial" w:hAnsi="Arial" w:cs="Arial"/>
          <w:sz w:val="18"/>
        </w:rPr>
      </w:pPr>
      <w:hyperlink w:anchor="_bookmark167" w:history="1">
        <w:r w:rsidR="00C12992" w:rsidRPr="001058B5">
          <w:rPr>
            <w:rFonts w:ascii="Arial" w:hAnsi="Arial" w:cs="Arial"/>
            <w:sz w:val="18"/>
          </w:rPr>
          <w:t>finding information about,    2-15</w:t>
        </w:r>
      </w:hyperlink>
      <w:hyperlink w:anchor="_bookmark177" w:history="1">
        <w:r w:rsidR="00C12992" w:rsidRPr="001058B5">
          <w:rPr>
            <w:rFonts w:ascii="Arial" w:hAnsi="Arial" w:cs="Arial"/>
            <w:sz w:val="18"/>
          </w:rPr>
          <w:t xml:space="preserve"> finding settings for default profile, 2-18</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managing,</w:t>
        </w:r>
        <w:r w:rsidR="00C12992" w:rsidRPr="001058B5">
          <w:rPr>
            <w:rFonts w:ascii="Arial" w:hAnsi="Arial" w:cs="Arial"/>
            <w:spacing w:val="43"/>
            <w:sz w:val="18"/>
          </w:rPr>
          <w:t xml:space="preserve"> </w:t>
        </w:r>
        <w:r w:rsidR="00C12992" w:rsidRPr="001058B5">
          <w:rPr>
            <w:rFonts w:ascii="Arial" w:hAnsi="Arial" w:cs="Arial"/>
            <w:sz w:val="18"/>
          </w:rPr>
          <w:t>2-12</w:t>
        </w:r>
      </w:hyperlink>
    </w:p>
    <w:p w14:paraId="5C35587F" w14:textId="77777777" w:rsidR="008C539B" w:rsidRPr="001058B5" w:rsidRDefault="008D1AB8">
      <w:pPr>
        <w:spacing w:before="4" w:line="235" w:lineRule="auto"/>
        <w:ind w:left="340" w:right="1553"/>
        <w:rPr>
          <w:rFonts w:ascii="Arial" w:hAnsi="Arial" w:cs="Arial"/>
          <w:sz w:val="18"/>
        </w:rPr>
      </w:pPr>
      <w:hyperlink w:anchor="_bookmark205" w:history="1">
        <w:r w:rsidR="00C12992" w:rsidRPr="001058B5">
          <w:rPr>
            <w:rFonts w:ascii="Arial" w:hAnsi="Arial" w:cs="Arial"/>
            <w:sz w:val="18"/>
          </w:rPr>
          <w:t>password management, 3-4</w:t>
        </w:r>
      </w:hyperlink>
      <w:r w:rsidR="00C12992" w:rsidRPr="001058B5">
        <w:rPr>
          <w:rFonts w:ascii="Arial" w:hAnsi="Arial" w:cs="Arial"/>
          <w:sz w:val="18"/>
        </w:rPr>
        <w:t xml:space="preserve"> </w:t>
      </w:r>
      <w:hyperlink w:anchor="_bookmark150" w:history="1">
        <w:r w:rsidR="00C12992" w:rsidRPr="001058B5">
          <w:rPr>
            <w:rFonts w:ascii="Arial" w:hAnsi="Arial" w:cs="Arial"/>
            <w:sz w:val="18"/>
          </w:rPr>
          <w:t>privileges for dropping, 2-14</w:t>
        </w:r>
      </w:hyperlink>
      <w:r w:rsidR="00C12992" w:rsidRPr="001058B5">
        <w:rPr>
          <w:rFonts w:ascii="Arial" w:hAnsi="Arial" w:cs="Arial"/>
          <w:sz w:val="18"/>
        </w:rPr>
        <w:t xml:space="preserve"> </w:t>
      </w:r>
      <w:hyperlink w:anchor="_bookmark93" w:history="1">
        <w:r w:rsidR="00C12992" w:rsidRPr="001058B5">
          <w:rPr>
            <w:rFonts w:ascii="Arial" w:hAnsi="Arial" w:cs="Arial"/>
            <w:sz w:val="18"/>
          </w:rPr>
          <w:t>specifying for user, 2-7</w:t>
        </w:r>
      </w:hyperlink>
      <w:r w:rsidR="00C12992" w:rsidRPr="001058B5">
        <w:rPr>
          <w:rFonts w:ascii="Arial" w:hAnsi="Arial" w:cs="Arial"/>
          <w:sz w:val="18"/>
        </w:rPr>
        <w:t xml:space="preserve"> </w:t>
      </w:r>
      <w:hyperlink w:anchor="_bookmark176" w:history="1">
        <w:r w:rsidR="00C12992" w:rsidRPr="001058B5">
          <w:rPr>
            <w:rFonts w:ascii="Arial" w:hAnsi="Arial" w:cs="Arial"/>
            <w:sz w:val="18"/>
          </w:rPr>
          <w:t>viewing, 2-17</w:t>
        </w:r>
      </w:hyperlink>
    </w:p>
    <w:p w14:paraId="0590E299" w14:textId="77777777" w:rsidR="008C539B" w:rsidRPr="001058B5" w:rsidRDefault="00C12992">
      <w:pPr>
        <w:spacing w:before="3" w:line="235" w:lineRule="auto"/>
        <w:ind w:left="340" w:right="2588" w:hanging="240"/>
        <w:rPr>
          <w:rFonts w:ascii="Arial" w:hAnsi="Arial" w:cs="Arial"/>
          <w:sz w:val="18"/>
        </w:rPr>
      </w:pPr>
      <w:r w:rsidRPr="001058B5">
        <w:rPr>
          <w:rFonts w:ascii="Arial" w:hAnsi="Arial" w:cs="Arial"/>
          <w:sz w:val="18"/>
        </w:rPr>
        <w:t xml:space="preserve">proxy authentication </w:t>
      </w:r>
      <w:hyperlink w:anchor="_bookmark418" w:history="1">
        <w:r w:rsidRPr="001058B5">
          <w:rPr>
            <w:rFonts w:ascii="Arial" w:hAnsi="Arial" w:cs="Arial"/>
            <w:sz w:val="18"/>
          </w:rPr>
          <w:t xml:space="preserve">about,    3-36, </w:t>
        </w:r>
      </w:hyperlink>
      <w:hyperlink w:anchor="_bookmark422" w:history="1">
        <w:r w:rsidRPr="001058B5">
          <w:rPr>
            <w:rFonts w:ascii="Arial" w:hAnsi="Arial" w:cs="Arial"/>
            <w:sz w:val="18"/>
          </w:rPr>
          <w:t>3-37</w:t>
        </w:r>
      </w:hyperlink>
    </w:p>
    <w:p w14:paraId="2251AE9F" w14:textId="77777777" w:rsidR="008C539B" w:rsidRPr="001058B5" w:rsidRDefault="008D1AB8">
      <w:pPr>
        <w:spacing w:line="220" w:lineRule="exact"/>
        <w:ind w:left="340"/>
        <w:rPr>
          <w:rFonts w:ascii="Arial" w:hAnsi="Arial" w:cs="Arial"/>
          <w:sz w:val="18"/>
        </w:rPr>
      </w:pPr>
      <w:hyperlink w:anchor="_bookmark424" w:history="1">
        <w:r w:rsidR="00C12992" w:rsidRPr="001058B5">
          <w:rPr>
            <w:rFonts w:ascii="Arial" w:hAnsi="Arial" w:cs="Arial"/>
            <w:sz w:val="18"/>
          </w:rPr>
          <w:t>advantages,   3-37</w:t>
        </w:r>
      </w:hyperlink>
    </w:p>
    <w:p w14:paraId="32A4D597" w14:textId="77777777" w:rsidR="008C539B" w:rsidRPr="001058B5" w:rsidRDefault="008D1AB8">
      <w:pPr>
        <w:spacing w:line="220" w:lineRule="exact"/>
        <w:ind w:left="340"/>
        <w:rPr>
          <w:rFonts w:ascii="Arial" w:hAnsi="Arial" w:cs="Arial"/>
          <w:sz w:val="18"/>
        </w:rPr>
      </w:pPr>
      <w:hyperlink w:anchor="_bookmark411" w:history="1">
        <w:r w:rsidR="00C12992" w:rsidRPr="001058B5">
          <w:rPr>
            <w:rFonts w:ascii="Arial" w:hAnsi="Arial" w:cs="Arial"/>
            <w:sz w:val="18"/>
          </w:rPr>
          <w:t>auditing operations, 3-35</w:t>
        </w:r>
      </w:hyperlink>
    </w:p>
    <w:p w14:paraId="78A2D4CC" w14:textId="77777777" w:rsidR="008C539B" w:rsidRPr="001058B5" w:rsidRDefault="008D1AB8">
      <w:pPr>
        <w:spacing w:line="220" w:lineRule="exact"/>
        <w:ind w:left="340"/>
        <w:rPr>
          <w:rFonts w:ascii="Arial" w:hAnsi="Arial" w:cs="Arial"/>
          <w:sz w:val="18"/>
        </w:rPr>
      </w:pPr>
      <w:hyperlink w:anchor="_bookmark1803" w:history="1">
        <w:r w:rsidR="00C12992" w:rsidRPr="001058B5">
          <w:rPr>
            <w:rFonts w:ascii="Arial" w:hAnsi="Arial" w:cs="Arial"/>
            <w:sz w:val="18"/>
          </w:rPr>
          <w:t>auditing users, 9-27</w:t>
        </w:r>
      </w:hyperlink>
    </w:p>
    <w:p w14:paraId="19CA993D" w14:textId="77777777" w:rsidR="008C539B" w:rsidRPr="001058B5" w:rsidRDefault="008D1AB8">
      <w:pPr>
        <w:spacing w:before="2" w:line="235" w:lineRule="auto"/>
        <w:ind w:left="340" w:right="1115"/>
        <w:rPr>
          <w:rFonts w:ascii="Arial" w:hAnsi="Arial" w:cs="Arial"/>
          <w:sz w:val="18"/>
        </w:rPr>
      </w:pPr>
      <w:hyperlink w:anchor="_bookmark451" w:history="1">
        <w:r w:rsidR="00C12992" w:rsidRPr="001058B5">
          <w:rPr>
            <w:rFonts w:ascii="Arial" w:hAnsi="Arial" w:cs="Arial"/>
            <w:sz w:val="18"/>
          </w:rPr>
          <w:t>client-to-middle tier sequence, 3-40</w:t>
        </w:r>
      </w:hyperlink>
      <w:r w:rsidR="00C12992" w:rsidRPr="001058B5">
        <w:rPr>
          <w:rFonts w:ascii="Arial" w:hAnsi="Arial" w:cs="Arial"/>
          <w:sz w:val="18"/>
        </w:rPr>
        <w:t xml:space="preserve"> </w:t>
      </w:r>
      <w:hyperlink w:anchor="_bookmark427" w:history="1">
        <w:r w:rsidR="00C12992" w:rsidRPr="001058B5">
          <w:rPr>
            <w:rFonts w:ascii="Arial" w:hAnsi="Arial" w:cs="Arial"/>
            <w:sz w:val="18"/>
          </w:rPr>
          <w:t>creating proxy user accounts, 3-38</w:t>
        </w:r>
      </w:hyperlink>
      <w:r w:rsidR="00C12992" w:rsidRPr="001058B5">
        <w:rPr>
          <w:rFonts w:ascii="Arial" w:hAnsi="Arial" w:cs="Arial"/>
          <w:sz w:val="18"/>
        </w:rPr>
        <w:t xml:space="preserve"> middle-tier</w:t>
      </w:r>
    </w:p>
    <w:p w14:paraId="0C6567D8" w14:textId="77777777" w:rsidR="008C539B" w:rsidRPr="001058B5" w:rsidRDefault="008D1AB8">
      <w:pPr>
        <w:spacing w:before="2" w:line="235" w:lineRule="auto"/>
        <w:ind w:left="580"/>
        <w:rPr>
          <w:rFonts w:ascii="Arial" w:hAnsi="Arial" w:cs="Arial"/>
          <w:sz w:val="18"/>
        </w:rPr>
      </w:pPr>
      <w:hyperlink w:anchor="_bookmark460" w:history="1">
        <w:r w:rsidR="00C12992" w:rsidRPr="001058B5">
          <w:rPr>
            <w:rFonts w:ascii="Arial" w:hAnsi="Arial" w:cs="Arial"/>
            <w:sz w:val="18"/>
          </w:rPr>
          <w:t>authorizing but not authenticating users, 3-42</w:t>
        </w:r>
      </w:hyperlink>
      <w:r w:rsidR="00C12992" w:rsidRPr="001058B5">
        <w:rPr>
          <w:rFonts w:ascii="Arial" w:hAnsi="Arial" w:cs="Arial"/>
          <w:sz w:val="18"/>
        </w:rPr>
        <w:t xml:space="preserve"> </w:t>
      </w:r>
      <w:hyperlink w:anchor="_bookmark457" w:history="1">
        <w:r w:rsidR="00C12992" w:rsidRPr="001058B5">
          <w:rPr>
            <w:rFonts w:ascii="Arial" w:hAnsi="Arial" w:cs="Arial"/>
            <w:sz w:val="18"/>
          </w:rPr>
          <w:t>authorizing to proxy and authenticate</w:t>
        </w:r>
      </w:hyperlink>
    </w:p>
    <w:p w14:paraId="294D832A" w14:textId="77777777" w:rsidR="008C539B" w:rsidRPr="001058B5" w:rsidRDefault="008D1AB8">
      <w:pPr>
        <w:spacing w:line="220" w:lineRule="exact"/>
        <w:ind w:left="943" w:right="2466"/>
        <w:jc w:val="center"/>
        <w:rPr>
          <w:rFonts w:ascii="Arial" w:hAnsi="Arial" w:cs="Arial"/>
          <w:sz w:val="18"/>
        </w:rPr>
      </w:pPr>
      <w:hyperlink w:anchor="_bookmark457" w:history="1">
        <w:r w:rsidR="00C12992" w:rsidRPr="001058B5">
          <w:rPr>
            <w:rFonts w:ascii="Arial" w:hAnsi="Arial" w:cs="Arial"/>
            <w:sz w:val="18"/>
          </w:rPr>
          <w:t>users,   3-42</w:t>
        </w:r>
      </w:hyperlink>
    </w:p>
    <w:p w14:paraId="1DADB6DB" w14:textId="77777777" w:rsidR="008C539B" w:rsidRPr="001058B5" w:rsidRDefault="008D1AB8">
      <w:pPr>
        <w:spacing w:line="220" w:lineRule="exact"/>
        <w:ind w:left="580"/>
        <w:rPr>
          <w:rFonts w:ascii="Arial" w:hAnsi="Arial" w:cs="Arial"/>
          <w:sz w:val="18"/>
        </w:rPr>
      </w:pPr>
      <w:hyperlink w:anchor="_bookmark453" w:history="1">
        <w:r w:rsidR="00C12992" w:rsidRPr="001058B5">
          <w:rPr>
            <w:rFonts w:ascii="Arial" w:hAnsi="Arial" w:cs="Arial"/>
            <w:sz w:val="18"/>
          </w:rPr>
          <w:t>limiting privileges, 3-41</w:t>
        </w:r>
      </w:hyperlink>
    </w:p>
    <w:p w14:paraId="2C4CA5CF" w14:textId="77777777" w:rsidR="008C539B" w:rsidRPr="001058B5" w:rsidRDefault="008D1AB8">
      <w:pPr>
        <w:spacing w:line="220" w:lineRule="exact"/>
        <w:ind w:left="580"/>
        <w:rPr>
          <w:rFonts w:ascii="Arial" w:hAnsi="Arial" w:cs="Arial"/>
          <w:sz w:val="18"/>
        </w:rPr>
      </w:pPr>
      <w:hyperlink w:anchor="_bookmark463" w:history="1">
        <w:r w:rsidR="00C12992" w:rsidRPr="001058B5">
          <w:rPr>
            <w:rFonts w:ascii="Arial" w:hAnsi="Arial" w:cs="Arial"/>
            <w:sz w:val="18"/>
          </w:rPr>
          <w:t>reauthenticating users, 3-43</w:t>
        </w:r>
      </w:hyperlink>
    </w:p>
    <w:p w14:paraId="1381BD29" w14:textId="77777777" w:rsidR="008C539B" w:rsidRPr="001058B5" w:rsidRDefault="008D1AB8">
      <w:pPr>
        <w:spacing w:line="220" w:lineRule="exact"/>
        <w:ind w:left="340"/>
        <w:rPr>
          <w:rFonts w:ascii="Arial" w:hAnsi="Arial" w:cs="Arial"/>
          <w:sz w:val="18"/>
        </w:rPr>
      </w:pPr>
      <w:hyperlink w:anchor="_bookmark439" w:history="1">
        <w:r w:rsidR="00C12992" w:rsidRPr="001058B5">
          <w:rPr>
            <w:rFonts w:ascii="Arial" w:hAnsi="Arial" w:cs="Arial"/>
            <w:sz w:val="18"/>
          </w:rPr>
          <w:t>passwords, expired, 3-39</w:t>
        </w:r>
      </w:hyperlink>
    </w:p>
    <w:p w14:paraId="734281E4" w14:textId="77777777" w:rsidR="008C539B" w:rsidRPr="001058B5" w:rsidRDefault="008D1AB8">
      <w:pPr>
        <w:spacing w:before="2" w:line="235" w:lineRule="auto"/>
        <w:ind w:left="340" w:right="179"/>
        <w:rPr>
          <w:rFonts w:ascii="Arial" w:hAnsi="Arial" w:cs="Arial"/>
          <w:sz w:val="18"/>
        </w:rPr>
      </w:pPr>
      <w:hyperlink w:anchor="_bookmark428" w:history="1">
        <w:r w:rsidR="00C12992" w:rsidRPr="001058B5">
          <w:rPr>
            <w:rFonts w:ascii="Arial" w:hAnsi="Arial" w:cs="Arial"/>
            <w:sz w:val="18"/>
          </w:rPr>
          <w:t>privileges required for creating users, 3-38</w:t>
        </w:r>
      </w:hyperlink>
      <w:r w:rsidR="00C12992" w:rsidRPr="001058B5">
        <w:rPr>
          <w:rFonts w:ascii="Arial" w:hAnsi="Arial" w:cs="Arial"/>
          <w:sz w:val="18"/>
        </w:rPr>
        <w:t xml:space="preserve"> </w:t>
      </w:r>
      <w:hyperlink w:anchor="_bookmark441" w:history="1">
        <w:r w:rsidR="00C12992" w:rsidRPr="001058B5">
          <w:rPr>
            <w:rFonts w:ascii="Arial" w:hAnsi="Arial" w:cs="Arial"/>
            <w:sz w:val="18"/>
          </w:rPr>
          <w:t>secure external password store, used with, 3-40</w:t>
        </w:r>
      </w:hyperlink>
      <w:r w:rsidR="00C12992" w:rsidRPr="001058B5">
        <w:rPr>
          <w:rFonts w:ascii="Arial" w:hAnsi="Arial" w:cs="Arial"/>
          <w:sz w:val="18"/>
        </w:rPr>
        <w:t xml:space="preserve"> </w:t>
      </w:r>
      <w:hyperlink w:anchor="_bookmark425" w:history="1">
        <w:r w:rsidR="00C12992" w:rsidRPr="001058B5">
          <w:rPr>
            <w:rFonts w:ascii="Arial" w:hAnsi="Arial" w:cs="Arial"/>
            <w:sz w:val="18"/>
          </w:rPr>
          <w:t>security benefits,</w:t>
        </w:r>
        <w:r w:rsidR="00C12992" w:rsidRPr="001058B5">
          <w:rPr>
            <w:rFonts w:ascii="Arial" w:hAnsi="Arial" w:cs="Arial"/>
            <w:spacing w:val="41"/>
            <w:sz w:val="18"/>
          </w:rPr>
          <w:t xml:space="preserve"> </w:t>
        </w:r>
        <w:r w:rsidR="00C12992" w:rsidRPr="001058B5">
          <w:rPr>
            <w:rFonts w:ascii="Arial" w:hAnsi="Arial" w:cs="Arial"/>
            <w:sz w:val="18"/>
          </w:rPr>
          <w:t>3-37</w:t>
        </w:r>
      </w:hyperlink>
    </w:p>
    <w:p w14:paraId="597E0A47" w14:textId="77777777" w:rsidR="008C539B" w:rsidRPr="001058B5" w:rsidRDefault="008D1AB8">
      <w:pPr>
        <w:spacing w:before="2" w:line="235" w:lineRule="auto"/>
        <w:ind w:left="100" w:right="834" w:firstLine="240"/>
        <w:rPr>
          <w:rFonts w:ascii="Arial" w:hAnsi="Arial" w:cs="Arial"/>
          <w:sz w:val="18"/>
        </w:rPr>
      </w:pPr>
      <w:hyperlink w:anchor="_bookmark447" w:history="1">
        <w:r w:rsidR="00C12992" w:rsidRPr="001058B5">
          <w:rPr>
            <w:rFonts w:ascii="Arial" w:hAnsi="Arial" w:cs="Arial"/>
            <w:sz w:val="18"/>
          </w:rPr>
          <w:t>users, passing real identity of, 3-40</w:t>
        </w:r>
      </w:hyperlink>
      <w:r w:rsidR="00C12992" w:rsidRPr="001058B5">
        <w:rPr>
          <w:rFonts w:ascii="Arial" w:hAnsi="Arial" w:cs="Arial"/>
          <w:sz w:val="18"/>
        </w:rPr>
        <w:t xml:space="preserve"> proxy user accounts</w:t>
      </w:r>
    </w:p>
    <w:p w14:paraId="535D28C6" w14:textId="77777777" w:rsidR="008C539B" w:rsidRPr="001058B5" w:rsidRDefault="008D1AB8">
      <w:pPr>
        <w:spacing w:line="237" w:lineRule="auto"/>
        <w:ind w:left="100" w:firstLine="240"/>
        <w:rPr>
          <w:rFonts w:ascii="Arial" w:hAnsi="Arial" w:cs="Arial"/>
          <w:sz w:val="18"/>
        </w:rPr>
      </w:pPr>
      <w:hyperlink w:anchor="_bookmark428" w:history="1">
        <w:r w:rsidR="00C12992" w:rsidRPr="001058B5">
          <w:rPr>
            <w:rFonts w:ascii="Arial" w:hAnsi="Arial" w:cs="Arial"/>
            <w:sz w:val="18"/>
          </w:rPr>
          <w:t>privileges required for creation, 3-38</w:t>
        </w:r>
      </w:hyperlink>
      <w:r w:rsidR="00C12992" w:rsidRPr="001058B5">
        <w:rPr>
          <w:rFonts w:ascii="Arial" w:hAnsi="Arial" w:cs="Arial"/>
          <w:sz w:val="18"/>
        </w:rPr>
        <w:t xml:space="preserve"> </w:t>
      </w:r>
      <w:hyperlink w:anchor="_bookmark1226" w:history="1">
        <w:r w:rsidR="00C12992" w:rsidRPr="001058B5">
          <w:rPr>
            <w:rFonts w:ascii="Arial" w:hAnsi="Arial" w:cs="Arial"/>
            <w:sz w:val="18"/>
          </w:rPr>
          <w:t>PROXY_USER attribute, 6-17</w:t>
        </w:r>
      </w:hyperlink>
    </w:p>
    <w:p w14:paraId="37F20BBF" w14:textId="77777777" w:rsidR="008C539B" w:rsidRPr="001058B5" w:rsidRDefault="008D1AB8">
      <w:pPr>
        <w:spacing w:line="217" w:lineRule="exact"/>
        <w:ind w:left="100"/>
        <w:rPr>
          <w:rFonts w:ascii="Arial" w:hAnsi="Arial" w:cs="Arial"/>
          <w:sz w:val="18"/>
        </w:rPr>
      </w:pPr>
      <w:hyperlink w:anchor="_bookmark435" w:history="1">
        <w:r w:rsidR="00C12992" w:rsidRPr="001058B5">
          <w:rPr>
            <w:rFonts w:ascii="Arial" w:hAnsi="Arial" w:cs="Arial"/>
            <w:sz w:val="18"/>
          </w:rPr>
          <w:t>PROXY_USERS view, 3-39</w:t>
        </w:r>
      </w:hyperlink>
    </w:p>
    <w:p w14:paraId="5BB973BB" w14:textId="77777777" w:rsidR="008C539B" w:rsidRPr="001058B5" w:rsidRDefault="00C12992">
      <w:pPr>
        <w:spacing w:line="237" w:lineRule="auto"/>
        <w:ind w:left="340" w:right="2946"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7499A280" w14:textId="77777777" w:rsidR="008C539B" w:rsidRPr="001058B5" w:rsidRDefault="00C12992">
      <w:pPr>
        <w:spacing w:line="217" w:lineRule="exact"/>
        <w:ind w:left="100"/>
        <w:rPr>
          <w:rFonts w:ascii="Arial" w:hAnsi="Arial" w:cs="Arial"/>
          <w:sz w:val="18"/>
        </w:rPr>
      </w:pPr>
      <w:r w:rsidRPr="001058B5">
        <w:rPr>
          <w:rFonts w:ascii="Arial" w:hAnsi="Arial" w:cs="Arial"/>
          <w:sz w:val="18"/>
        </w:rPr>
        <w:t>PUBLIC</w:t>
      </w:r>
    </w:p>
    <w:p w14:paraId="44FBF2F9" w14:textId="77777777" w:rsidR="008C539B" w:rsidRPr="001058B5" w:rsidRDefault="008D1AB8">
      <w:pPr>
        <w:spacing w:line="220" w:lineRule="exact"/>
        <w:ind w:left="340"/>
        <w:rPr>
          <w:rFonts w:ascii="Arial" w:hAnsi="Arial" w:cs="Arial"/>
          <w:sz w:val="18"/>
        </w:rPr>
      </w:pPr>
      <w:hyperlink w:anchor="_bookmark845" w:history="1">
        <w:r w:rsidR="00C12992" w:rsidRPr="001058B5">
          <w:rPr>
            <w:rFonts w:ascii="Arial" w:hAnsi="Arial" w:cs="Arial"/>
            <w:sz w:val="18"/>
          </w:rPr>
          <w:t>procedures and, 4-45</w:t>
        </w:r>
      </w:hyperlink>
    </w:p>
    <w:p w14:paraId="10A518A5" w14:textId="77777777" w:rsidR="008C539B" w:rsidRPr="001058B5" w:rsidRDefault="008D1AB8">
      <w:pPr>
        <w:spacing w:line="220" w:lineRule="exact"/>
        <w:ind w:left="340"/>
        <w:rPr>
          <w:rFonts w:ascii="Arial" w:hAnsi="Arial" w:cs="Arial"/>
          <w:sz w:val="18"/>
        </w:rPr>
      </w:pPr>
      <w:hyperlink w:anchor="_bookmark845" w:history="1">
        <w:r w:rsidR="00C12992" w:rsidRPr="001058B5">
          <w:rPr>
            <w:rFonts w:ascii="Arial" w:hAnsi="Arial" w:cs="Arial"/>
            <w:sz w:val="18"/>
          </w:rPr>
          <w:t>role, 4-45</w:t>
        </w:r>
      </w:hyperlink>
    </w:p>
    <w:p w14:paraId="28AF31C8" w14:textId="77777777" w:rsidR="008C539B" w:rsidRPr="001058B5" w:rsidRDefault="00C12992">
      <w:pPr>
        <w:spacing w:before="1" w:line="235" w:lineRule="auto"/>
        <w:ind w:left="340" w:right="1553" w:hanging="240"/>
        <w:rPr>
          <w:rFonts w:ascii="Arial" w:hAnsi="Arial" w:cs="Arial"/>
          <w:sz w:val="18"/>
        </w:rPr>
      </w:pPr>
      <w:r w:rsidRPr="001058B5">
        <w:rPr>
          <w:rFonts w:ascii="Arial" w:hAnsi="Arial" w:cs="Arial"/>
          <w:sz w:val="18"/>
        </w:rPr>
        <w:t xml:space="preserve">public key infrastructure (PKI) </w:t>
      </w:r>
      <w:hyperlink w:anchor="_bookmark369" w:history="1">
        <w:r w:rsidRPr="001058B5">
          <w:rPr>
            <w:rFonts w:ascii="Arial" w:hAnsi="Arial" w:cs="Arial"/>
            <w:sz w:val="18"/>
          </w:rPr>
          <w:t>about, 3-29</w:t>
        </w:r>
      </w:hyperlink>
    </w:p>
    <w:p w14:paraId="64159634" w14:textId="77777777" w:rsidR="008C539B" w:rsidRPr="001058B5" w:rsidRDefault="00C12992">
      <w:pPr>
        <w:spacing w:before="2" w:line="235" w:lineRule="auto"/>
        <w:ind w:left="340" w:right="2946" w:hanging="240"/>
        <w:rPr>
          <w:rFonts w:ascii="Arial" w:hAnsi="Arial" w:cs="Arial"/>
          <w:sz w:val="18"/>
        </w:rPr>
      </w:pPr>
      <w:r w:rsidRPr="001058B5">
        <w:rPr>
          <w:rFonts w:ascii="Arial" w:hAnsi="Arial" w:cs="Arial"/>
          <w:sz w:val="18"/>
        </w:rPr>
        <w:t>PUBLIC role</w:t>
      </w:r>
      <w:hyperlink w:anchor="_bookmark534" w:history="1">
        <w:r w:rsidRPr="001058B5">
          <w:rPr>
            <w:rFonts w:ascii="Arial" w:hAnsi="Arial" w:cs="Arial"/>
            <w:sz w:val="18"/>
          </w:rPr>
          <w:t xml:space="preserve"> about, 4-5</w:t>
        </w:r>
      </w:hyperlink>
    </w:p>
    <w:p w14:paraId="2B302CD9" w14:textId="77777777" w:rsidR="008C539B" w:rsidRPr="001058B5" w:rsidRDefault="008D1AB8">
      <w:pPr>
        <w:spacing w:line="237" w:lineRule="auto"/>
        <w:ind w:left="340" w:right="179"/>
        <w:rPr>
          <w:rFonts w:ascii="Arial" w:hAnsi="Arial" w:cs="Arial"/>
          <w:sz w:val="18"/>
        </w:rPr>
      </w:pPr>
      <w:hyperlink w:anchor="_bookmark844" w:history="1">
        <w:r w:rsidR="00C12992" w:rsidRPr="001058B5">
          <w:rPr>
            <w:rFonts w:ascii="Arial" w:hAnsi="Arial" w:cs="Arial"/>
            <w:sz w:val="18"/>
          </w:rPr>
          <w:t>granting and revoking privileges to, 4-45</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security domain of users, 4-9</w:t>
        </w:r>
      </w:hyperlink>
    </w:p>
    <w:p w14:paraId="72354025" w14:textId="77777777" w:rsidR="008C539B" w:rsidRPr="001058B5" w:rsidRDefault="008D1AB8">
      <w:pPr>
        <w:spacing w:line="235" w:lineRule="auto"/>
        <w:ind w:left="100" w:firstLine="240"/>
        <w:rPr>
          <w:rFonts w:ascii="Arial" w:hAnsi="Arial" w:cs="Arial"/>
          <w:sz w:val="18"/>
        </w:rPr>
      </w:pPr>
      <w:hyperlink w:anchor="_bookmark536" w:history="1">
        <w:r w:rsidR="00C12992" w:rsidRPr="001058B5">
          <w:rPr>
            <w:rFonts w:ascii="Arial" w:hAnsi="Arial" w:cs="Arial"/>
            <w:sz w:val="18"/>
          </w:rPr>
          <w:t>security risk in privileges granted to, 4-5</w:t>
        </w:r>
      </w:hyperlink>
      <w:r w:rsidR="00C12992" w:rsidRPr="001058B5">
        <w:rPr>
          <w:rFonts w:ascii="Arial" w:hAnsi="Arial" w:cs="Arial"/>
          <w:sz w:val="18"/>
        </w:rPr>
        <w:t xml:space="preserve"> PUBLIC_DEFAULT profile</w:t>
      </w:r>
    </w:p>
    <w:p w14:paraId="7FEAB7EF" w14:textId="77777777" w:rsidR="008C539B" w:rsidRPr="001058B5" w:rsidRDefault="008D1AB8">
      <w:pPr>
        <w:spacing w:line="222" w:lineRule="exact"/>
        <w:ind w:left="340"/>
        <w:rPr>
          <w:rFonts w:ascii="Arial" w:hAnsi="Arial" w:cs="Arial"/>
          <w:sz w:val="18"/>
        </w:rPr>
      </w:pPr>
      <w:hyperlink w:anchor="_bookmark151" w:history="1">
        <w:r w:rsidR="00C12992" w:rsidRPr="001058B5">
          <w:rPr>
            <w:rFonts w:ascii="Arial" w:hAnsi="Arial" w:cs="Arial"/>
            <w:sz w:val="18"/>
          </w:rPr>
          <w:t>profiles, dropping, 2-14</w:t>
        </w:r>
      </w:hyperlink>
    </w:p>
    <w:p w14:paraId="6A9F4CA0" w14:textId="77777777" w:rsidR="008C539B" w:rsidRPr="001058B5" w:rsidRDefault="008C539B">
      <w:pPr>
        <w:pStyle w:val="BodyText"/>
        <w:spacing w:before="1"/>
        <w:rPr>
          <w:rFonts w:ascii="Arial" w:hAnsi="Arial" w:cs="Arial"/>
          <w:sz w:val="21"/>
        </w:rPr>
      </w:pPr>
    </w:p>
    <w:p w14:paraId="7C4B7940" w14:textId="77777777" w:rsidR="008C539B" w:rsidRPr="001058B5" w:rsidRDefault="00C12992">
      <w:pPr>
        <w:pStyle w:val="Heading5"/>
      </w:pPr>
      <w:bookmarkStart w:id="2222" w:name="Q"/>
      <w:bookmarkEnd w:id="2222"/>
      <w:r w:rsidRPr="001058B5">
        <w:t>Q</w:t>
      </w:r>
    </w:p>
    <w:p w14:paraId="7677985D" w14:textId="77777777" w:rsidR="008C539B" w:rsidRPr="001058B5" w:rsidRDefault="008C539B">
      <w:pPr>
        <w:pStyle w:val="BodyText"/>
        <w:spacing w:before="11"/>
        <w:rPr>
          <w:rFonts w:ascii="Arial" w:hAnsi="Arial" w:cs="Arial"/>
          <w:b/>
          <w:sz w:val="2"/>
        </w:rPr>
      </w:pPr>
    </w:p>
    <w:p w14:paraId="651D1B66" w14:textId="6496C945" w:rsidR="008C539B" w:rsidRPr="001058B5" w:rsidRDefault="008D1AB8">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681C0886">
          <v:group id="_x0000_s1042" style="width:215.4pt;height:.5pt;mso-position-horizontal-relative:char;mso-position-vertical-relative:line" coordsize="4308,10">
            <v:line id="_x0000_s1043" style="position:absolute" from="0,5" to="4308,5" strokeweight=".48pt"/>
            <w10:anchorlock/>
          </v:group>
        </w:pict>
      </w:r>
    </w:p>
    <w:p w14:paraId="28B0FC63"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quotas</w:t>
      </w:r>
    </w:p>
    <w:p w14:paraId="28CF1DC2" w14:textId="77777777" w:rsidR="008C539B" w:rsidRPr="001058B5" w:rsidRDefault="008D1AB8">
      <w:pPr>
        <w:spacing w:line="220" w:lineRule="exact"/>
        <w:ind w:left="340"/>
        <w:rPr>
          <w:rFonts w:ascii="Arial" w:hAnsi="Arial" w:cs="Arial"/>
          <w:sz w:val="18"/>
        </w:rPr>
      </w:pPr>
      <w:hyperlink w:anchor="_bookmark76" w:history="1">
        <w:r w:rsidR="00C12992" w:rsidRPr="001058B5">
          <w:rPr>
            <w:rFonts w:ascii="Arial" w:hAnsi="Arial" w:cs="Arial"/>
            <w:sz w:val="18"/>
          </w:rPr>
          <w:t>tablespace, 2-5</w:t>
        </w:r>
      </w:hyperlink>
    </w:p>
    <w:p w14:paraId="2CB5735E" w14:textId="77777777" w:rsidR="008C539B" w:rsidRPr="001058B5" w:rsidRDefault="008D1AB8">
      <w:pPr>
        <w:spacing w:before="2" w:line="235" w:lineRule="auto"/>
        <w:ind w:left="340" w:right="1553"/>
        <w:rPr>
          <w:rFonts w:ascii="Arial" w:hAnsi="Arial" w:cs="Arial"/>
          <w:sz w:val="18"/>
        </w:rPr>
      </w:pPr>
      <w:hyperlink w:anchor="_bookmark79" w:history="1">
        <w:r w:rsidR="00C12992" w:rsidRPr="001058B5">
          <w:rPr>
            <w:rFonts w:ascii="Arial" w:hAnsi="Arial" w:cs="Arial"/>
            <w:sz w:val="18"/>
          </w:rPr>
          <w:t>temporary segments and, 2-5</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2-5</w:t>
        </w:r>
      </w:hyperlink>
    </w:p>
    <w:p w14:paraId="4817B976" w14:textId="77777777" w:rsidR="008C539B" w:rsidRPr="001058B5" w:rsidRDefault="008D1AB8">
      <w:pPr>
        <w:spacing w:line="222" w:lineRule="exact"/>
        <w:ind w:left="340"/>
        <w:rPr>
          <w:rFonts w:ascii="Arial" w:hAnsi="Arial" w:cs="Arial"/>
          <w:sz w:val="18"/>
        </w:rPr>
      </w:pPr>
      <w:hyperlink w:anchor="_bookmark174" w:history="1">
        <w:r w:rsidR="00C12992" w:rsidRPr="001058B5">
          <w:rPr>
            <w:rFonts w:ascii="Arial" w:hAnsi="Arial" w:cs="Arial"/>
            <w:sz w:val="18"/>
          </w:rPr>
          <w:t>viewing, 2-17</w:t>
        </w:r>
      </w:hyperlink>
    </w:p>
    <w:p w14:paraId="5132B550" w14:textId="77777777" w:rsidR="008C539B" w:rsidRPr="001058B5" w:rsidRDefault="008C539B">
      <w:pPr>
        <w:pStyle w:val="BodyText"/>
        <w:spacing w:before="3"/>
        <w:rPr>
          <w:rFonts w:ascii="Arial" w:hAnsi="Arial" w:cs="Arial"/>
          <w:sz w:val="21"/>
        </w:rPr>
      </w:pPr>
    </w:p>
    <w:p w14:paraId="2162A8EA" w14:textId="77777777" w:rsidR="008C539B" w:rsidRPr="001058B5" w:rsidRDefault="00C12992">
      <w:pPr>
        <w:pStyle w:val="Heading5"/>
      </w:pPr>
      <w:bookmarkStart w:id="2223" w:name="R"/>
      <w:bookmarkEnd w:id="2223"/>
      <w:r w:rsidRPr="001058B5">
        <w:rPr>
          <w:w w:val="99"/>
        </w:rPr>
        <w:t>R</w:t>
      </w:r>
    </w:p>
    <w:p w14:paraId="60F6CD3B" w14:textId="77777777" w:rsidR="008C539B" w:rsidRPr="001058B5" w:rsidRDefault="008C539B">
      <w:pPr>
        <w:pStyle w:val="BodyText"/>
        <w:spacing w:before="11"/>
        <w:rPr>
          <w:rFonts w:ascii="Arial" w:hAnsi="Arial" w:cs="Arial"/>
          <w:b/>
          <w:sz w:val="2"/>
        </w:rPr>
      </w:pPr>
    </w:p>
    <w:p w14:paraId="772C416C" w14:textId="291FE476" w:rsidR="008C539B" w:rsidRPr="001058B5" w:rsidRDefault="008D1AB8">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461E06E5">
          <v:group id="_x0000_s1040" style="width:215.4pt;height:.5pt;mso-position-horizontal-relative:char;mso-position-vertical-relative:line" coordsize="4308,10">
            <v:line id="_x0000_s1041" style="position:absolute" from="0,5" to="4308,5" strokeweight=".48pt"/>
            <w10:anchorlock/>
          </v:group>
        </w:pict>
      </w:r>
    </w:p>
    <w:p w14:paraId="77D6C923" w14:textId="77777777" w:rsidR="008C539B" w:rsidRPr="001058B5" w:rsidRDefault="008D1AB8">
      <w:pPr>
        <w:spacing w:before="32"/>
        <w:ind w:left="100"/>
        <w:rPr>
          <w:rFonts w:ascii="Arial" w:hAnsi="Arial" w:cs="Arial"/>
          <w:sz w:val="18"/>
        </w:rPr>
      </w:pPr>
      <w:hyperlink w:anchor="_bookmark365" w:history="1">
        <w:r w:rsidR="00C12992" w:rsidRPr="001058B5">
          <w:rPr>
            <w:rFonts w:ascii="Arial" w:hAnsi="Arial" w:cs="Arial"/>
            <w:sz w:val="18"/>
          </w:rPr>
          <w:t>RADIUS authentication, 3-29</w:t>
        </w:r>
      </w:hyperlink>
    </w:p>
    <w:p w14:paraId="05EF3C21" w14:textId="77777777" w:rsidR="008C539B" w:rsidRPr="001058B5" w:rsidRDefault="00C12992">
      <w:pPr>
        <w:spacing w:before="70" w:line="235" w:lineRule="auto"/>
        <w:ind w:left="460" w:right="1513" w:hanging="360"/>
        <w:rPr>
          <w:rFonts w:ascii="Arial" w:hAnsi="Arial" w:cs="Arial"/>
          <w:sz w:val="18"/>
        </w:rPr>
      </w:pPr>
      <w:r w:rsidRPr="001058B5">
        <w:rPr>
          <w:rFonts w:ascii="Arial" w:hAnsi="Arial" w:cs="Arial"/>
        </w:rPr>
        <w:br w:type="column"/>
      </w:r>
      <w:hyperlink w:anchor="_bookmark1673" w:history="1">
        <w:r w:rsidRPr="001058B5">
          <w:rPr>
            <w:rFonts w:ascii="Arial" w:hAnsi="Arial" w:cs="Arial"/>
            <w:sz w:val="18"/>
          </w:rPr>
          <w:t>read-only mode, affect on AUDIT_TRAIL parameter, 9-10</w:t>
        </w:r>
      </w:hyperlink>
    </w:p>
    <w:p w14:paraId="45E26D91" w14:textId="77777777" w:rsidR="008C539B" w:rsidRPr="001058B5" w:rsidRDefault="00C12992">
      <w:pPr>
        <w:spacing w:line="220" w:lineRule="exact"/>
        <w:ind w:left="100"/>
        <w:rPr>
          <w:rFonts w:ascii="Arial" w:hAnsi="Arial" w:cs="Arial"/>
          <w:sz w:val="18"/>
        </w:rPr>
      </w:pPr>
      <w:r w:rsidRPr="001058B5">
        <w:rPr>
          <w:rFonts w:ascii="Arial" w:hAnsi="Arial" w:cs="Arial"/>
          <w:sz w:val="18"/>
        </w:rPr>
        <w:t>reads</w:t>
      </w:r>
    </w:p>
    <w:p w14:paraId="1A923AA1" w14:textId="77777777" w:rsidR="008C539B" w:rsidRPr="001058B5" w:rsidRDefault="008D1AB8">
      <w:pPr>
        <w:spacing w:before="2" w:line="235" w:lineRule="auto"/>
        <w:ind w:left="100" w:right="1806" w:firstLine="240"/>
        <w:rPr>
          <w:rFonts w:ascii="Arial" w:hAnsi="Arial" w:cs="Arial"/>
          <w:sz w:val="18"/>
        </w:rPr>
      </w:pPr>
      <w:hyperlink w:anchor="_bookmark126" w:history="1">
        <w:r w:rsidR="00C12992" w:rsidRPr="001058B5">
          <w:rPr>
            <w:rFonts w:ascii="Arial" w:hAnsi="Arial" w:cs="Arial"/>
            <w:sz w:val="18"/>
          </w:rPr>
          <w:t>limits on data blocks, 2-11</w:t>
        </w:r>
      </w:hyperlink>
      <w:r w:rsidR="00C12992" w:rsidRPr="001058B5">
        <w:rPr>
          <w:rFonts w:ascii="Arial" w:hAnsi="Arial" w:cs="Arial"/>
          <w:sz w:val="18"/>
        </w:rPr>
        <w:t xml:space="preserve"> RECOVERY_CATALOG_OWNER role</w:t>
      </w:r>
    </w:p>
    <w:p w14:paraId="76DFFBFD" w14:textId="77777777" w:rsidR="008C539B" w:rsidRPr="001058B5" w:rsidRDefault="008D1AB8">
      <w:pPr>
        <w:spacing w:line="237" w:lineRule="auto"/>
        <w:ind w:left="100" w:right="3704" w:firstLine="240"/>
        <w:rPr>
          <w:rFonts w:ascii="Arial" w:hAnsi="Arial" w:cs="Arial"/>
          <w:sz w:val="18"/>
        </w:rPr>
      </w:pPr>
      <w:hyperlink w:anchor="_bookmark629" w:history="1">
        <w:r w:rsidR="00C12992" w:rsidRPr="001058B5">
          <w:rPr>
            <w:rFonts w:ascii="Arial" w:hAnsi="Arial" w:cs="Arial"/>
            <w:sz w:val="18"/>
          </w:rPr>
          <w:t>about, 4-15</w:t>
        </w:r>
      </w:hyperlink>
      <w:r w:rsidR="00C12992" w:rsidRPr="001058B5">
        <w:rPr>
          <w:rFonts w:ascii="Arial" w:hAnsi="Arial" w:cs="Arial"/>
          <w:sz w:val="18"/>
        </w:rPr>
        <w:t xml:space="preserve"> redo log files</w:t>
      </w:r>
    </w:p>
    <w:p w14:paraId="09D32062" w14:textId="77777777" w:rsidR="008C539B" w:rsidRPr="001058B5" w:rsidRDefault="008D1AB8">
      <w:pPr>
        <w:spacing w:line="237" w:lineRule="auto"/>
        <w:ind w:left="700" w:right="1806" w:hanging="360"/>
        <w:rPr>
          <w:rFonts w:ascii="Arial" w:hAnsi="Arial" w:cs="Arial"/>
          <w:sz w:val="18"/>
        </w:rPr>
      </w:pPr>
      <w:hyperlink w:anchor="_bookmark2297" w:history="1">
        <w:r w:rsidR="00C12992" w:rsidRPr="001058B5">
          <w:rPr>
            <w:rFonts w:ascii="Arial" w:hAnsi="Arial" w:cs="Arial"/>
            <w:sz w:val="18"/>
          </w:rPr>
          <w:t>auditing committed and rolled back transactions, 10-20</w:t>
        </w:r>
      </w:hyperlink>
    </w:p>
    <w:p w14:paraId="038E12AB" w14:textId="77777777" w:rsidR="008C539B" w:rsidRPr="001058B5" w:rsidRDefault="00C12992">
      <w:pPr>
        <w:spacing w:line="217" w:lineRule="exact"/>
        <w:ind w:left="100"/>
        <w:rPr>
          <w:rFonts w:ascii="Arial" w:hAnsi="Arial" w:cs="Arial"/>
          <w:sz w:val="18"/>
        </w:rPr>
      </w:pPr>
      <w:r w:rsidRPr="001058B5">
        <w:rPr>
          <w:rFonts w:ascii="Arial" w:hAnsi="Arial" w:cs="Arial"/>
          <w:sz w:val="18"/>
        </w:rPr>
        <w:t>REFERENCES privilege</w:t>
      </w:r>
    </w:p>
    <w:p w14:paraId="7C6ECD09" w14:textId="77777777" w:rsidR="008C539B" w:rsidRPr="001058B5" w:rsidRDefault="008D1AB8">
      <w:pPr>
        <w:spacing w:line="220" w:lineRule="exact"/>
        <w:ind w:left="340"/>
        <w:rPr>
          <w:rFonts w:ascii="Arial" w:hAnsi="Arial" w:cs="Arial"/>
          <w:sz w:val="18"/>
        </w:rPr>
      </w:pPr>
      <w:hyperlink w:anchor="_bookmark836" w:history="1">
        <w:r w:rsidR="00C12992" w:rsidRPr="001058B5">
          <w:rPr>
            <w:rFonts w:ascii="Arial" w:hAnsi="Arial" w:cs="Arial"/>
            <w:sz w:val="18"/>
          </w:rPr>
          <w:t>CASCADE CONSTRAINTS option, 4-43</w:t>
        </w:r>
      </w:hyperlink>
    </w:p>
    <w:p w14:paraId="41BCC4D6" w14:textId="77777777" w:rsidR="008C539B" w:rsidRPr="001058B5" w:rsidRDefault="008D1AB8">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01D8153F" w14:textId="77777777" w:rsidR="008C539B" w:rsidRPr="001058B5" w:rsidRDefault="008D1AB8">
      <w:pPr>
        <w:spacing w:line="235" w:lineRule="auto"/>
        <w:ind w:left="100" w:right="1806" w:firstLine="240"/>
        <w:rPr>
          <w:rFonts w:ascii="Arial" w:hAnsi="Arial" w:cs="Arial"/>
          <w:sz w:val="18"/>
        </w:rPr>
      </w:pPr>
      <w:hyperlink w:anchor="_bookmark109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2234" w:history="1">
        <w:r w:rsidR="00C12992" w:rsidRPr="001058B5">
          <w:rPr>
            <w:rFonts w:ascii="Arial" w:hAnsi="Arial" w:cs="Arial"/>
            <w:sz w:val="18"/>
          </w:rPr>
          <w:t>remote authentication, 10-13</w:t>
        </w:r>
      </w:hyperlink>
    </w:p>
    <w:p w14:paraId="59B3BAA5" w14:textId="77777777" w:rsidR="008C539B" w:rsidRPr="001058B5" w:rsidRDefault="00C12992">
      <w:pPr>
        <w:spacing w:line="235" w:lineRule="auto"/>
        <w:ind w:left="340" w:right="836" w:hanging="240"/>
        <w:rPr>
          <w:rFonts w:ascii="Arial" w:hAnsi="Arial" w:cs="Arial"/>
          <w:sz w:val="18"/>
        </w:rPr>
      </w:pPr>
      <w:r w:rsidRPr="001058B5">
        <w:rPr>
          <w:rFonts w:ascii="Arial" w:hAnsi="Arial" w:cs="Arial"/>
          <w:sz w:val="18"/>
        </w:rPr>
        <w:t xml:space="preserve">REMOTE_OS_AUTHENT initialization parameter </w:t>
      </w:r>
      <w:hyperlink w:anchor="_bookmark2237" w:history="1">
        <w:r w:rsidRPr="001058B5">
          <w:rPr>
            <w:rFonts w:ascii="Arial" w:hAnsi="Arial" w:cs="Arial"/>
            <w:sz w:val="18"/>
          </w:rPr>
          <w:t>guideline for securing, 10-13</w:t>
        </w:r>
      </w:hyperlink>
    </w:p>
    <w:p w14:paraId="5F0C44F4" w14:textId="77777777" w:rsidR="008C539B" w:rsidRPr="001058B5" w:rsidRDefault="008D1AB8">
      <w:pPr>
        <w:spacing w:line="220" w:lineRule="exact"/>
        <w:ind w:left="340"/>
        <w:rPr>
          <w:rFonts w:ascii="Arial" w:hAnsi="Arial" w:cs="Arial"/>
          <w:sz w:val="18"/>
        </w:rPr>
      </w:pPr>
      <w:hyperlink w:anchor="_bookmark404" w:history="1">
        <w:r w:rsidR="00C12992" w:rsidRPr="001058B5">
          <w:rPr>
            <w:rFonts w:ascii="Arial" w:hAnsi="Arial" w:cs="Arial"/>
            <w:sz w:val="18"/>
          </w:rPr>
          <w:t>setting, 3-34</w:t>
        </w:r>
      </w:hyperlink>
    </w:p>
    <w:p w14:paraId="74BE1C87" w14:textId="77777777" w:rsidR="008C539B" w:rsidRPr="001058B5" w:rsidRDefault="008D1AB8">
      <w:pPr>
        <w:spacing w:before="2" w:line="235" w:lineRule="auto"/>
        <w:ind w:left="100" w:right="836"/>
        <w:rPr>
          <w:rFonts w:ascii="Arial" w:hAnsi="Arial" w:cs="Arial"/>
          <w:sz w:val="18"/>
        </w:rPr>
      </w:pPr>
      <w:hyperlink w:anchor="_bookmark2236" w:history="1">
        <w:r w:rsidR="00C12992" w:rsidRPr="001058B5">
          <w:rPr>
            <w:rFonts w:ascii="Arial" w:hAnsi="Arial" w:cs="Arial"/>
            <w:sz w:val="18"/>
          </w:rPr>
          <w:t>remote_os_authentication, 10-13</w:t>
        </w:r>
      </w:hyperlink>
      <w:r w:rsidR="00C12992" w:rsidRPr="001058B5">
        <w:rPr>
          <w:rFonts w:ascii="Arial" w:hAnsi="Arial" w:cs="Arial"/>
          <w:sz w:val="18"/>
        </w:rPr>
        <w:t xml:space="preserve"> REMOTE_OS_ROLES initialization parameter</w:t>
      </w:r>
    </w:p>
    <w:p w14:paraId="3C5969B8" w14:textId="77777777" w:rsidR="008C539B" w:rsidRPr="001058B5" w:rsidRDefault="008D1AB8">
      <w:pPr>
        <w:spacing w:line="237" w:lineRule="auto"/>
        <w:ind w:left="340" w:right="1190"/>
        <w:rPr>
          <w:rFonts w:ascii="Arial" w:hAnsi="Arial" w:cs="Arial"/>
          <w:sz w:val="18"/>
        </w:rPr>
      </w:pPr>
      <w:hyperlink w:anchor="_bookmark861" w:history="1">
        <w:r w:rsidR="00C12992" w:rsidRPr="001058B5">
          <w:rPr>
            <w:rFonts w:ascii="Arial" w:hAnsi="Arial" w:cs="Arial"/>
            <w:sz w:val="18"/>
          </w:rPr>
          <w:t>OS role management risk on network, 4-48</w:t>
        </w:r>
      </w:hyperlink>
      <w:r w:rsidR="00C12992" w:rsidRPr="001058B5">
        <w:rPr>
          <w:rFonts w:ascii="Arial" w:hAnsi="Arial" w:cs="Arial"/>
          <w:sz w:val="18"/>
        </w:rPr>
        <w:t xml:space="preserve"> </w:t>
      </w:r>
      <w:hyperlink w:anchor="_bookmark673" w:history="1">
        <w:r w:rsidR="00C12992" w:rsidRPr="001058B5">
          <w:rPr>
            <w:rFonts w:ascii="Arial" w:hAnsi="Arial" w:cs="Arial"/>
            <w:sz w:val="18"/>
          </w:rPr>
          <w:t>setting, 4-19</w:t>
        </w:r>
      </w:hyperlink>
    </w:p>
    <w:p w14:paraId="4D39894A" w14:textId="77777777" w:rsidR="008C539B" w:rsidRPr="001058B5" w:rsidRDefault="00C12992">
      <w:pPr>
        <w:spacing w:line="235" w:lineRule="auto"/>
        <w:ind w:left="340" w:right="3508" w:hanging="240"/>
        <w:rPr>
          <w:rFonts w:ascii="Arial" w:hAnsi="Arial" w:cs="Arial"/>
          <w:sz w:val="18"/>
        </w:rPr>
      </w:pPr>
      <w:r w:rsidRPr="001058B5">
        <w:rPr>
          <w:rFonts w:ascii="Arial" w:hAnsi="Arial" w:cs="Arial"/>
          <w:sz w:val="18"/>
        </w:rPr>
        <w:t xml:space="preserve">resource limits </w:t>
      </w:r>
      <w:hyperlink w:anchor="_bookmark115" w:history="1">
        <w:r w:rsidRPr="001058B5">
          <w:rPr>
            <w:rFonts w:ascii="Arial" w:hAnsi="Arial" w:cs="Arial"/>
            <w:sz w:val="18"/>
          </w:rPr>
          <w:t>about, 2-10</w:t>
        </w:r>
      </w:hyperlink>
    </w:p>
    <w:p w14:paraId="3354C6BB" w14:textId="77777777" w:rsidR="008C539B" w:rsidRPr="001058B5" w:rsidRDefault="008D1AB8">
      <w:pPr>
        <w:spacing w:line="220" w:lineRule="exact"/>
        <w:ind w:left="340"/>
        <w:rPr>
          <w:rFonts w:ascii="Arial" w:hAnsi="Arial" w:cs="Arial"/>
          <w:sz w:val="18"/>
        </w:rPr>
      </w:pPr>
      <w:hyperlink w:anchor="_bookmark122" w:history="1">
        <w:r w:rsidR="00C12992" w:rsidRPr="001058B5">
          <w:rPr>
            <w:rFonts w:ascii="Arial" w:hAnsi="Arial" w:cs="Arial"/>
            <w:sz w:val="18"/>
          </w:rPr>
          <w:t>call level, limiting, 2-11</w:t>
        </w:r>
      </w:hyperlink>
    </w:p>
    <w:p w14:paraId="5658CE85" w14:textId="77777777" w:rsidR="008C539B" w:rsidRPr="001058B5" w:rsidRDefault="008D1AB8">
      <w:pPr>
        <w:spacing w:line="235" w:lineRule="auto"/>
        <w:ind w:left="340" w:right="1513"/>
        <w:rPr>
          <w:rFonts w:ascii="Arial" w:hAnsi="Arial" w:cs="Arial"/>
          <w:sz w:val="18"/>
        </w:rPr>
      </w:pPr>
      <w:hyperlink w:anchor="_bookmark132" w:history="1">
        <w:r w:rsidR="00C12992" w:rsidRPr="001058B5">
          <w:rPr>
            <w:rFonts w:ascii="Arial" w:hAnsi="Arial" w:cs="Arial"/>
            <w:sz w:val="18"/>
          </w:rPr>
          <w:t>connection time for each session, 2-11</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limiting, 2-11</w:t>
        </w:r>
      </w:hyperlink>
    </w:p>
    <w:p w14:paraId="27F7B54F" w14:textId="77777777" w:rsidR="008C539B" w:rsidRPr="001058B5" w:rsidRDefault="008D1AB8">
      <w:pPr>
        <w:spacing w:before="2" w:line="235" w:lineRule="auto"/>
        <w:ind w:left="340" w:right="2359"/>
        <w:rPr>
          <w:rFonts w:ascii="Arial" w:hAnsi="Arial" w:cs="Arial"/>
          <w:sz w:val="18"/>
        </w:rPr>
      </w:pPr>
      <w:hyperlink w:anchor="_bookmark137" w:history="1">
        <w:r w:rsidR="00C12992" w:rsidRPr="001058B5">
          <w:rPr>
            <w:rFonts w:ascii="Arial" w:hAnsi="Arial" w:cs="Arial"/>
            <w:sz w:val="18"/>
          </w:rPr>
          <w:t>determining values for, 2-12</w:t>
        </w:r>
      </w:hyperlink>
      <w:r w:rsidR="00C12992" w:rsidRPr="001058B5">
        <w:rPr>
          <w:rFonts w:ascii="Arial" w:hAnsi="Arial" w:cs="Arial"/>
          <w:sz w:val="18"/>
        </w:rPr>
        <w:t xml:space="preserve"> </w:t>
      </w:r>
      <w:hyperlink w:anchor="_bookmark129" w:history="1">
        <w:r w:rsidR="00C12992" w:rsidRPr="001058B5">
          <w:rPr>
            <w:rFonts w:ascii="Arial" w:hAnsi="Arial" w:cs="Arial"/>
            <w:sz w:val="18"/>
          </w:rPr>
          <w:t>idle time in each session, 2-11</w:t>
        </w:r>
      </w:hyperlink>
      <w:r w:rsidR="00C12992" w:rsidRPr="001058B5">
        <w:rPr>
          <w:rFonts w:ascii="Arial" w:hAnsi="Arial" w:cs="Arial"/>
          <w:sz w:val="18"/>
        </w:rPr>
        <w:t xml:space="preserve"> </w:t>
      </w:r>
      <w:hyperlink w:anchor="_bookmark126" w:history="1">
        <w:r w:rsidR="00C12992" w:rsidRPr="001058B5">
          <w:rPr>
            <w:rFonts w:ascii="Arial" w:hAnsi="Arial" w:cs="Arial"/>
            <w:sz w:val="18"/>
          </w:rPr>
          <w:t>logical reads, limiting, 2-11</w:t>
        </w:r>
      </w:hyperlink>
    </w:p>
    <w:p w14:paraId="64F36E3D" w14:textId="77777777" w:rsidR="008C539B" w:rsidRPr="001058B5" w:rsidRDefault="008D1AB8">
      <w:pPr>
        <w:spacing w:before="2" w:line="235" w:lineRule="auto"/>
        <w:ind w:left="340" w:right="1513"/>
        <w:rPr>
          <w:rFonts w:ascii="Arial" w:hAnsi="Arial" w:cs="Arial"/>
          <w:sz w:val="18"/>
        </w:rPr>
      </w:pPr>
      <w:hyperlink w:anchor="_bookmark134" w:history="1">
        <w:r w:rsidR="00C12992" w:rsidRPr="001058B5">
          <w:rPr>
            <w:rFonts w:ascii="Arial" w:hAnsi="Arial" w:cs="Arial"/>
            <w:sz w:val="18"/>
          </w:rPr>
          <w:t>private SGA space for each session, 2-12</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profiles, 2-12</w:t>
        </w:r>
      </w:hyperlink>
    </w:p>
    <w:p w14:paraId="69D9127E" w14:textId="77777777" w:rsidR="008C539B" w:rsidRPr="001058B5" w:rsidRDefault="008D1AB8">
      <w:pPr>
        <w:spacing w:line="237" w:lineRule="auto"/>
        <w:ind w:left="340" w:right="2594"/>
        <w:rPr>
          <w:rFonts w:ascii="Arial" w:hAnsi="Arial" w:cs="Arial"/>
          <w:sz w:val="18"/>
        </w:rPr>
      </w:pPr>
      <w:hyperlink w:anchor="_bookmark120" w:history="1">
        <w:r w:rsidR="00C12992" w:rsidRPr="001058B5">
          <w:rPr>
            <w:rFonts w:ascii="Arial" w:hAnsi="Arial" w:cs="Arial"/>
            <w:sz w:val="18"/>
          </w:rPr>
          <w:t>session level, limiting, 2-10</w:t>
        </w:r>
      </w:hyperlink>
      <w:r w:rsidR="00C12992" w:rsidRPr="001058B5">
        <w:rPr>
          <w:rFonts w:ascii="Arial" w:hAnsi="Arial" w:cs="Arial"/>
          <w:sz w:val="18"/>
        </w:rPr>
        <w:t xml:space="preserve"> sessions</w:t>
      </w:r>
    </w:p>
    <w:p w14:paraId="47A76109" w14:textId="77777777" w:rsidR="008C539B" w:rsidRPr="001058B5" w:rsidRDefault="008D1AB8">
      <w:pPr>
        <w:spacing w:line="235" w:lineRule="auto"/>
        <w:ind w:left="580" w:right="2072"/>
        <w:rPr>
          <w:rFonts w:ascii="Arial" w:hAnsi="Arial" w:cs="Arial"/>
          <w:sz w:val="18"/>
        </w:rPr>
      </w:pPr>
      <w:hyperlink w:anchor="_bookmark128" w:history="1">
        <w:r w:rsidR="00C12992" w:rsidRPr="001058B5">
          <w:rPr>
            <w:rFonts w:ascii="Arial" w:hAnsi="Arial" w:cs="Arial"/>
            <w:sz w:val="18"/>
          </w:rPr>
          <w:t>concurrent for user, 2-11</w:t>
        </w:r>
      </w:hyperlink>
      <w:r w:rsidR="00C12992" w:rsidRPr="001058B5">
        <w:rPr>
          <w:rFonts w:ascii="Arial" w:hAnsi="Arial" w:cs="Arial"/>
          <w:sz w:val="18"/>
        </w:rPr>
        <w:t xml:space="preserve"> </w:t>
      </w:r>
      <w:hyperlink w:anchor="_bookmark133" w:history="1">
        <w:r w:rsidR="00C12992" w:rsidRPr="001058B5">
          <w:rPr>
            <w:rFonts w:ascii="Arial" w:hAnsi="Arial" w:cs="Arial"/>
            <w:sz w:val="18"/>
          </w:rPr>
          <w:t>elapsed connection time, 2-11</w:t>
        </w:r>
      </w:hyperlink>
      <w:r w:rsidR="00C12992" w:rsidRPr="001058B5">
        <w:rPr>
          <w:rFonts w:ascii="Arial" w:hAnsi="Arial" w:cs="Arial"/>
          <w:sz w:val="18"/>
        </w:rPr>
        <w:t xml:space="preserve"> </w:t>
      </w:r>
      <w:hyperlink w:anchor="_bookmark130" w:history="1">
        <w:r w:rsidR="00C12992" w:rsidRPr="001058B5">
          <w:rPr>
            <w:rFonts w:ascii="Arial" w:hAnsi="Arial" w:cs="Arial"/>
            <w:sz w:val="18"/>
          </w:rPr>
          <w:t>idle time, 2-11</w:t>
        </w:r>
      </w:hyperlink>
    </w:p>
    <w:p w14:paraId="7B427A5F" w14:textId="77777777" w:rsidR="008C539B" w:rsidRPr="001058B5" w:rsidRDefault="008D1AB8">
      <w:pPr>
        <w:spacing w:line="221" w:lineRule="exact"/>
        <w:ind w:left="580"/>
        <w:rPr>
          <w:rFonts w:ascii="Arial" w:hAnsi="Arial" w:cs="Arial"/>
          <w:sz w:val="18"/>
        </w:rPr>
      </w:pPr>
      <w:hyperlink w:anchor="_bookmark135" w:history="1">
        <w:r w:rsidR="00C12992" w:rsidRPr="001058B5">
          <w:rPr>
            <w:rFonts w:ascii="Arial" w:hAnsi="Arial" w:cs="Arial"/>
            <w:sz w:val="18"/>
          </w:rPr>
          <w:t>SGA space, 2-12</w:t>
        </w:r>
      </w:hyperlink>
    </w:p>
    <w:p w14:paraId="405D8220" w14:textId="77777777" w:rsidR="008C539B" w:rsidRPr="001058B5" w:rsidRDefault="008D1AB8">
      <w:pPr>
        <w:spacing w:line="237" w:lineRule="auto"/>
        <w:ind w:left="100" w:right="3320" w:firstLine="240"/>
        <w:rPr>
          <w:rFonts w:ascii="Arial" w:hAnsi="Arial" w:cs="Arial"/>
          <w:sz w:val="18"/>
        </w:rPr>
      </w:pPr>
      <w:hyperlink w:anchor="_bookmark118" w:history="1">
        <w:r w:rsidR="00C12992" w:rsidRPr="001058B5">
          <w:rPr>
            <w:rFonts w:ascii="Arial" w:hAnsi="Arial" w:cs="Arial"/>
            <w:sz w:val="18"/>
          </w:rPr>
          <w:t>types, 2-10</w:t>
        </w:r>
      </w:hyperlink>
      <w:r w:rsidR="00C12992" w:rsidRPr="001058B5">
        <w:rPr>
          <w:rFonts w:ascii="Arial" w:hAnsi="Arial" w:cs="Arial"/>
          <w:sz w:val="18"/>
        </w:rPr>
        <w:t xml:space="preserve"> RESOURCE privilege</w:t>
      </w:r>
    </w:p>
    <w:p w14:paraId="5E55E9F4" w14:textId="77777777" w:rsidR="008C539B" w:rsidRPr="001058B5" w:rsidRDefault="008D1AB8">
      <w:pPr>
        <w:spacing w:line="235" w:lineRule="auto"/>
        <w:ind w:left="100" w:right="836" w:firstLine="240"/>
        <w:rPr>
          <w:rFonts w:ascii="Arial" w:hAnsi="Arial" w:cs="Arial"/>
          <w:sz w:val="18"/>
        </w:rPr>
      </w:pPr>
      <w:hyperlink w:anchor="_bookmark1064" w:history="1">
        <w:r w:rsidR="00C12992" w:rsidRPr="001058B5">
          <w:rPr>
            <w:rFonts w:ascii="Arial" w:hAnsi="Arial" w:cs="Arial"/>
            <w:sz w:val="18"/>
          </w:rPr>
          <w:t>CREATE SCHEMA statement, needed for, 5-15</w:t>
        </w:r>
      </w:hyperlink>
      <w:r w:rsidR="00C12992" w:rsidRPr="001058B5">
        <w:rPr>
          <w:rFonts w:ascii="Arial" w:hAnsi="Arial" w:cs="Arial"/>
          <w:sz w:val="18"/>
        </w:rPr>
        <w:t xml:space="preserve"> </w:t>
      </w:r>
      <w:hyperlink w:anchor="_bookmark780" w:history="1">
        <w:r w:rsidR="00C12992" w:rsidRPr="001058B5">
          <w:rPr>
            <w:rFonts w:ascii="Arial" w:hAnsi="Arial" w:cs="Arial"/>
            <w:sz w:val="18"/>
          </w:rPr>
          <w:t>RESOURCE role, 4-33</w:t>
        </w:r>
      </w:hyperlink>
    </w:p>
    <w:p w14:paraId="20FD17CD" w14:textId="77777777" w:rsidR="008C539B" w:rsidRPr="001058B5" w:rsidRDefault="008D1AB8">
      <w:pPr>
        <w:spacing w:line="220" w:lineRule="exact"/>
        <w:ind w:left="340"/>
        <w:rPr>
          <w:rFonts w:ascii="Arial" w:hAnsi="Arial" w:cs="Arial"/>
          <w:sz w:val="18"/>
        </w:rPr>
      </w:pPr>
      <w:hyperlink w:anchor="_bookmark630" w:history="1">
        <w:r w:rsidR="00C12992" w:rsidRPr="001058B5">
          <w:rPr>
            <w:rFonts w:ascii="Arial" w:hAnsi="Arial" w:cs="Arial"/>
            <w:sz w:val="18"/>
          </w:rPr>
          <w:t>about, 4-15</w:t>
        </w:r>
      </w:hyperlink>
    </w:p>
    <w:p w14:paraId="2886C501" w14:textId="77777777" w:rsidR="008C539B" w:rsidRPr="001058B5" w:rsidRDefault="00C12992">
      <w:pPr>
        <w:spacing w:line="220" w:lineRule="exact"/>
        <w:ind w:left="100"/>
        <w:rPr>
          <w:rFonts w:ascii="Arial" w:hAnsi="Arial" w:cs="Arial"/>
          <w:sz w:val="18"/>
        </w:rPr>
      </w:pPr>
      <w:r w:rsidRPr="001058B5">
        <w:rPr>
          <w:rFonts w:ascii="Arial" w:hAnsi="Arial" w:cs="Arial"/>
          <w:sz w:val="18"/>
        </w:rPr>
        <w:t>REVOKE CONNECT THROUGH clause</w:t>
      </w:r>
    </w:p>
    <w:p w14:paraId="55406D50" w14:textId="77777777" w:rsidR="008C539B" w:rsidRPr="001058B5" w:rsidRDefault="008D1AB8">
      <w:pPr>
        <w:spacing w:line="237" w:lineRule="auto"/>
        <w:ind w:left="100" w:right="1806" w:firstLine="240"/>
        <w:rPr>
          <w:rFonts w:ascii="Arial" w:hAnsi="Arial" w:cs="Arial"/>
          <w:sz w:val="18"/>
        </w:rPr>
      </w:pPr>
      <w:hyperlink w:anchor="_bookmark436" w:history="1">
        <w:r w:rsidR="00C12992" w:rsidRPr="001058B5">
          <w:rPr>
            <w:rFonts w:ascii="Arial" w:hAnsi="Arial" w:cs="Arial"/>
            <w:sz w:val="18"/>
          </w:rPr>
          <w:t>revoking proxy authorization, 3-39</w:t>
        </w:r>
      </w:hyperlink>
      <w:r w:rsidR="00C12992" w:rsidRPr="001058B5">
        <w:rPr>
          <w:rFonts w:ascii="Arial" w:hAnsi="Arial" w:cs="Arial"/>
          <w:sz w:val="18"/>
        </w:rPr>
        <w:t xml:space="preserve"> REVOKE statement</w:t>
      </w:r>
    </w:p>
    <w:p w14:paraId="23AE6783" w14:textId="77777777" w:rsidR="008C539B" w:rsidRPr="001058B5" w:rsidRDefault="008D1AB8">
      <w:pPr>
        <w:spacing w:line="235" w:lineRule="auto"/>
        <w:ind w:left="340" w:right="1806"/>
        <w:rPr>
          <w:rFonts w:ascii="Arial" w:hAnsi="Arial" w:cs="Arial"/>
          <w:sz w:val="18"/>
        </w:rPr>
      </w:pPr>
      <w:hyperlink w:anchor="_bookmark825" w:history="1">
        <w:r w:rsidR="00C12992" w:rsidRPr="001058B5">
          <w:rPr>
            <w:rFonts w:ascii="Arial" w:hAnsi="Arial" w:cs="Arial"/>
            <w:sz w:val="18"/>
          </w:rPr>
          <w:t>system privileges and roles, 4-41</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74C5D112" w14:textId="77777777" w:rsidR="008C539B" w:rsidRPr="001058B5" w:rsidRDefault="00C12992">
      <w:pPr>
        <w:spacing w:line="235" w:lineRule="auto"/>
        <w:ind w:left="340" w:right="2594" w:hanging="240"/>
        <w:rPr>
          <w:rFonts w:ascii="Arial" w:hAnsi="Arial" w:cs="Arial"/>
          <w:sz w:val="18"/>
        </w:rPr>
      </w:pPr>
      <w:r w:rsidRPr="001058B5">
        <w:rPr>
          <w:rFonts w:ascii="Arial" w:hAnsi="Arial" w:cs="Arial"/>
          <w:sz w:val="18"/>
        </w:rPr>
        <w:t xml:space="preserve">revoking privileges and roles </w:t>
      </w:r>
      <w:hyperlink w:anchor="_bookmark838" w:history="1">
        <w:r w:rsidRPr="001058B5">
          <w:rPr>
            <w:rFonts w:ascii="Arial" w:hAnsi="Arial" w:cs="Arial"/>
            <w:sz w:val="18"/>
          </w:rPr>
          <w:t>cascading effects, 4-43</w:t>
        </w:r>
      </w:hyperlink>
    </w:p>
    <w:p w14:paraId="63F2A07D" w14:textId="77777777" w:rsidR="008C539B" w:rsidRPr="001058B5" w:rsidRDefault="008D1AB8">
      <w:pPr>
        <w:spacing w:line="237" w:lineRule="auto"/>
        <w:ind w:left="340" w:right="2594"/>
        <w:rPr>
          <w:rFonts w:ascii="Arial" w:hAnsi="Arial" w:cs="Arial"/>
          <w:sz w:val="18"/>
        </w:rPr>
      </w:pP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825" w:history="1">
        <w:r w:rsidR="00C12992" w:rsidRPr="001058B5">
          <w:rPr>
            <w:rFonts w:ascii="Arial" w:hAnsi="Arial" w:cs="Arial"/>
            <w:sz w:val="18"/>
          </w:rPr>
          <w:t>REVOKE statement, 4-41</w:t>
        </w:r>
      </w:hyperlink>
    </w:p>
    <w:p w14:paraId="6E03CC79" w14:textId="77777777" w:rsidR="008C539B" w:rsidRPr="001058B5" w:rsidRDefault="008D1AB8">
      <w:pPr>
        <w:spacing w:line="218" w:lineRule="exact"/>
        <w:ind w:left="340"/>
        <w:rPr>
          <w:rFonts w:ascii="Arial" w:hAnsi="Arial" w:cs="Arial"/>
          <w:sz w:val="18"/>
        </w:rPr>
      </w:pPr>
      <w:hyperlink w:anchor="_bookmark717" w:history="1">
        <w:r w:rsidR="00C12992" w:rsidRPr="001058B5">
          <w:rPr>
            <w:rFonts w:ascii="Arial" w:hAnsi="Arial" w:cs="Arial"/>
            <w:sz w:val="18"/>
          </w:rPr>
          <w:t>specifying ALL, 4-24</w:t>
        </w:r>
      </w:hyperlink>
    </w:p>
    <w:p w14:paraId="22C841D5" w14:textId="77777777" w:rsidR="008C539B" w:rsidRPr="001058B5" w:rsidRDefault="008D1AB8">
      <w:pPr>
        <w:spacing w:line="235" w:lineRule="auto"/>
        <w:ind w:left="100" w:right="1513" w:firstLine="240"/>
        <w:rPr>
          <w:rFonts w:ascii="Arial" w:hAnsi="Arial" w:cs="Arial"/>
          <w:sz w:val="18"/>
        </w:rPr>
      </w:pPr>
      <w:hyperlink w:anchor="_bookmark855"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role identification</w:t>
      </w:r>
    </w:p>
    <w:p w14:paraId="7792563A" w14:textId="77777777" w:rsidR="008C539B" w:rsidRPr="001058B5" w:rsidRDefault="008D1AB8">
      <w:pPr>
        <w:spacing w:line="237" w:lineRule="auto"/>
        <w:ind w:left="100" w:right="1806" w:firstLine="240"/>
        <w:rPr>
          <w:rFonts w:ascii="Arial" w:hAnsi="Arial" w:cs="Arial"/>
          <w:sz w:val="18"/>
        </w:rPr>
      </w:pPr>
      <w:hyperlink w:anchor="_bookmark851" w:history="1">
        <w:r w:rsidR="00C12992" w:rsidRPr="001058B5">
          <w:rPr>
            <w:rFonts w:ascii="Arial" w:hAnsi="Arial" w:cs="Arial"/>
            <w:sz w:val="18"/>
          </w:rPr>
          <w:t>operating system accounts, 4-46</w:t>
        </w:r>
      </w:hyperlink>
      <w:r w:rsidR="00C12992" w:rsidRPr="001058B5">
        <w:rPr>
          <w:rFonts w:ascii="Arial" w:hAnsi="Arial" w:cs="Arial"/>
          <w:sz w:val="18"/>
        </w:rPr>
        <w:t xml:space="preserve"> ROLE_SYS_PRIVS view</w:t>
      </w:r>
    </w:p>
    <w:p w14:paraId="4402E4B5" w14:textId="77777777" w:rsidR="008C539B" w:rsidRPr="001058B5" w:rsidRDefault="008D1AB8">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5-12</w:t>
        </w:r>
      </w:hyperlink>
      <w:r w:rsidR="00C12992" w:rsidRPr="001058B5">
        <w:rPr>
          <w:rFonts w:ascii="Arial" w:hAnsi="Arial" w:cs="Arial"/>
          <w:sz w:val="18"/>
        </w:rPr>
        <w:t xml:space="preserve"> ROLE_TAB_PRIVS view</w:t>
      </w:r>
    </w:p>
    <w:p w14:paraId="3E0CD47D" w14:textId="77777777" w:rsidR="008C539B" w:rsidRPr="001058B5" w:rsidRDefault="008D1AB8">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roles</w:t>
      </w:r>
    </w:p>
    <w:p w14:paraId="0D4085FF" w14:textId="77777777" w:rsidR="008C539B" w:rsidRPr="001058B5" w:rsidRDefault="008C539B">
      <w:pPr>
        <w:spacing w:line="235" w:lineRule="auto"/>
        <w:rPr>
          <w:rFonts w:ascii="Arial" w:hAnsi="Arial" w:cs="Arial"/>
          <w:sz w:val="18"/>
        </w:rPr>
        <w:sectPr w:rsidR="008C539B" w:rsidRPr="001058B5">
          <w:headerReference w:type="even" r:id="rId305"/>
          <w:footerReference w:type="even" r:id="rId306"/>
          <w:footerReference w:type="default" r:id="rId307"/>
          <w:pgSz w:w="12240" w:h="15840"/>
          <w:pgMar w:top="1200" w:right="1060" w:bottom="860" w:left="1100" w:header="0" w:footer="663" w:gutter="0"/>
          <w:cols w:num="2" w:space="720" w:equalWidth="0">
            <w:col w:w="4378" w:space="542"/>
            <w:col w:w="5160"/>
          </w:cols>
        </w:sectPr>
      </w:pPr>
    </w:p>
    <w:p w14:paraId="7F613F28" w14:textId="77777777" w:rsidR="008C539B" w:rsidRPr="001058B5" w:rsidRDefault="008D1AB8">
      <w:pPr>
        <w:spacing w:before="67" w:line="222" w:lineRule="exact"/>
        <w:ind w:left="940"/>
        <w:rPr>
          <w:rFonts w:ascii="Arial" w:hAnsi="Arial" w:cs="Arial"/>
          <w:sz w:val="18"/>
        </w:rPr>
      </w:pPr>
      <w:hyperlink w:anchor="_bookmark499" w:history="1">
        <w:r w:rsidR="00C12992" w:rsidRPr="001058B5">
          <w:rPr>
            <w:rFonts w:ascii="Arial" w:hAnsi="Arial" w:cs="Arial"/>
            <w:sz w:val="18"/>
          </w:rPr>
          <w:t xml:space="preserve">about, 4-1, </w:t>
        </w:r>
      </w:hyperlink>
      <w:hyperlink w:anchor="_bookmark543" w:history="1">
        <w:r w:rsidR="00C12992" w:rsidRPr="001058B5">
          <w:rPr>
            <w:rFonts w:ascii="Arial" w:hAnsi="Arial" w:cs="Arial"/>
            <w:sz w:val="18"/>
          </w:rPr>
          <w:t>4-6</w:t>
        </w:r>
      </w:hyperlink>
    </w:p>
    <w:p w14:paraId="50C0D239" w14:textId="77777777" w:rsidR="008C539B" w:rsidRPr="001058B5" w:rsidRDefault="008D1AB8">
      <w:pPr>
        <w:spacing w:before="1" w:line="235" w:lineRule="auto"/>
        <w:ind w:left="940"/>
        <w:rPr>
          <w:rFonts w:ascii="Arial" w:hAnsi="Arial" w:cs="Arial"/>
          <w:sz w:val="18"/>
        </w:rPr>
      </w:pPr>
      <w:hyperlink w:anchor="_bookmark587" w:history="1">
        <w:r w:rsidR="00C12992" w:rsidRPr="001058B5">
          <w:rPr>
            <w:rFonts w:ascii="Arial" w:hAnsi="Arial" w:cs="Arial"/>
            <w:sz w:val="18"/>
          </w:rPr>
          <w:t>ADM_PARALLEL_EXECUTE_TASK role, 4-11</w:t>
        </w:r>
      </w:hyperlink>
      <w:r w:rsidR="00C12992" w:rsidRPr="001058B5">
        <w:rPr>
          <w:rFonts w:ascii="Arial" w:hAnsi="Arial" w:cs="Arial"/>
          <w:sz w:val="18"/>
        </w:rPr>
        <w:t xml:space="preserve"> </w:t>
      </w:r>
      <w:hyperlink w:anchor="_bookmark801" w:history="1">
        <w:r w:rsidR="00C12992" w:rsidRPr="001058B5">
          <w:rPr>
            <w:rFonts w:ascii="Arial" w:hAnsi="Arial" w:cs="Arial"/>
            <w:sz w:val="18"/>
          </w:rPr>
          <w:t>ADMIN OPTION and, 4-38</w:t>
        </w:r>
      </w:hyperlink>
    </w:p>
    <w:p w14:paraId="104DB5BE" w14:textId="77777777" w:rsidR="008C539B" w:rsidRPr="001058B5" w:rsidRDefault="008D1AB8">
      <w:pPr>
        <w:spacing w:before="2" w:line="235" w:lineRule="auto"/>
        <w:ind w:left="940" w:right="903"/>
        <w:rPr>
          <w:rFonts w:ascii="Arial" w:hAnsi="Arial" w:cs="Arial"/>
          <w:sz w:val="18"/>
        </w:rPr>
      </w:pPr>
      <w:hyperlink w:anchor="_bookmark1034" w:history="1">
        <w:r w:rsidR="00C12992" w:rsidRPr="001058B5">
          <w:rPr>
            <w:rFonts w:ascii="Arial" w:hAnsi="Arial" w:cs="Arial"/>
            <w:sz w:val="18"/>
          </w:rPr>
          <w:t>advantages in application use, 5-11</w:t>
        </w:r>
      </w:hyperlink>
      <w:r w:rsidR="00C12992" w:rsidRPr="001058B5">
        <w:rPr>
          <w:rFonts w:ascii="Arial" w:hAnsi="Arial" w:cs="Arial"/>
          <w:sz w:val="18"/>
        </w:rPr>
        <w:t xml:space="preserve"> </w:t>
      </w:r>
      <w:hyperlink w:anchor="_bookmark563" w:history="1">
        <w:r w:rsidR="00C12992" w:rsidRPr="001058B5">
          <w:rPr>
            <w:rFonts w:ascii="Arial" w:hAnsi="Arial" w:cs="Arial"/>
            <w:sz w:val="18"/>
          </w:rPr>
          <w:t xml:space="preserve">application, 4-8, </w:t>
        </w:r>
      </w:hyperlink>
      <w:hyperlink w:anchor="_bookmark698" w:history="1">
        <w:r w:rsidR="00C12992" w:rsidRPr="001058B5">
          <w:rPr>
            <w:rFonts w:ascii="Arial" w:hAnsi="Arial" w:cs="Arial"/>
            <w:sz w:val="18"/>
          </w:rPr>
          <w:t xml:space="preserve">4-21, </w:t>
        </w:r>
      </w:hyperlink>
      <w:hyperlink w:anchor="_bookmark1051" w:history="1">
        <w:r w:rsidR="00C12992" w:rsidRPr="001058B5">
          <w:rPr>
            <w:rFonts w:ascii="Arial" w:hAnsi="Arial" w:cs="Arial"/>
            <w:sz w:val="18"/>
          </w:rPr>
          <w:t xml:space="preserve">5-14, </w:t>
        </w:r>
      </w:hyperlink>
      <w:hyperlink w:anchor="_bookmark1073" w:history="1">
        <w:r w:rsidR="00C12992" w:rsidRPr="001058B5">
          <w:rPr>
            <w:rFonts w:ascii="Arial" w:hAnsi="Arial" w:cs="Arial"/>
            <w:sz w:val="18"/>
          </w:rPr>
          <w:t>5-16</w:t>
        </w:r>
      </w:hyperlink>
    </w:p>
    <w:p w14:paraId="1041F61F" w14:textId="77777777" w:rsidR="008C539B" w:rsidRPr="001058B5" w:rsidRDefault="008D1AB8">
      <w:pPr>
        <w:spacing w:line="237" w:lineRule="auto"/>
        <w:ind w:left="940" w:right="903"/>
        <w:rPr>
          <w:rFonts w:ascii="Arial" w:hAnsi="Arial" w:cs="Arial"/>
          <w:sz w:val="18"/>
        </w:rPr>
      </w:pPr>
      <w:hyperlink w:anchor="_bookmark1033" w:history="1">
        <w:r w:rsidR="00C12992" w:rsidRPr="001058B5">
          <w:rPr>
            <w:rFonts w:ascii="Arial" w:hAnsi="Arial" w:cs="Arial"/>
            <w:sz w:val="18"/>
          </w:rPr>
          <w:t>application privileges, 5-11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applications, for user, 5-14</w:t>
        </w:r>
      </w:hyperlink>
    </w:p>
    <w:p w14:paraId="4D8BAA4D" w14:textId="77777777" w:rsidR="008C539B" w:rsidRPr="001058B5" w:rsidRDefault="008D1AB8">
      <w:pPr>
        <w:spacing w:line="218" w:lineRule="exact"/>
        <w:ind w:left="940"/>
        <w:rPr>
          <w:rFonts w:ascii="Arial" w:hAnsi="Arial" w:cs="Arial"/>
          <w:sz w:val="18"/>
        </w:rPr>
      </w:pPr>
      <w:hyperlink w:anchor="_bookmark588" w:history="1">
        <w:r w:rsidR="00C12992" w:rsidRPr="001058B5">
          <w:rPr>
            <w:rFonts w:ascii="Arial" w:hAnsi="Arial" w:cs="Arial"/>
            <w:sz w:val="18"/>
          </w:rPr>
          <w:t>AQ_ADMINISTRATOR_ROLE role, 4-11</w:t>
        </w:r>
      </w:hyperlink>
    </w:p>
    <w:p w14:paraId="021117CE" w14:textId="77777777" w:rsidR="008C539B" w:rsidRPr="001058B5" w:rsidRDefault="008D1AB8">
      <w:pPr>
        <w:spacing w:line="220" w:lineRule="exact"/>
        <w:ind w:left="940"/>
        <w:rPr>
          <w:rFonts w:ascii="Arial" w:hAnsi="Arial" w:cs="Arial"/>
          <w:sz w:val="18"/>
        </w:rPr>
      </w:pPr>
      <w:hyperlink w:anchor="_bookmark589" w:history="1">
        <w:r w:rsidR="00C12992" w:rsidRPr="001058B5">
          <w:rPr>
            <w:rFonts w:ascii="Arial" w:hAnsi="Arial" w:cs="Arial"/>
            <w:sz w:val="18"/>
          </w:rPr>
          <w:t>AQ_USER_ROLE role, 4-11</w:t>
        </w:r>
      </w:hyperlink>
    </w:p>
    <w:p w14:paraId="64CAE66B" w14:textId="77777777" w:rsidR="008C539B" w:rsidRPr="001058B5" w:rsidRDefault="008D1AB8">
      <w:pPr>
        <w:spacing w:line="220" w:lineRule="exact"/>
        <w:ind w:left="940"/>
        <w:rPr>
          <w:rFonts w:ascii="Arial" w:hAnsi="Arial" w:cs="Arial"/>
          <w:sz w:val="18"/>
        </w:rPr>
      </w:pPr>
      <w:hyperlink w:anchor="_bookmark590" w:history="1">
        <w:r w:rsidR="00C12992" w:rsidRPr="001058B5">
          <w:rPr>
            <w:rFonts w:ascii="Arial" w:hAnsi="Arial" w:cs="Arial"/>
            <w:sz w:val="18"/>
          </w:rPr>
          <w:t>AUTHENTICATEDUSER role, 4-11</w:t>
        </w:r>
      </w:hyperlink>
    </w:p>
    <w:p w14:paraId="56F673A2" w14:textId="77777777" w:rsidR="008C539B" w:rsidRPr="001058B5" w:rsidRDefault="008D1AB8">
      <w:pPr>
        <w:spacing w:line="220" w:lineRule="exact"/>
        <w:ind w:left="940"/>
        <w:rPr>
          <w:rFonts w:ascii="Arial" w:hAnsi="Arial" w:cs="Arial"/>
          <w:sz w:val="18"/>
        </w:rPr>
      </w:pPr>
      <w:hyperlink w:anchor="_bookmark657" w:history="1">
        <w:r w:rsidR="00C12992" w:rsidRPr="001058B5">
          <w:rPr>
            <w:rFonts w:ascii="Arial" w:hAnsi="Arial" w:cs="Arial"/>
            <w:sz w:val="18"/>
          </w:rPr>
          <w:t>authorization, 4-17</w:t>
        </w:r>
      </w:hyperlink>
    </w:p>
    <w:p w14:paraId="47BEF9C0" w14:textId="77777777" w:rsidR="008C539B" w:rsidRPr="001058B5" w:rsidRDefault="008D1AB8">
      <w:pPr>
        <w:spacing w:before="1" w:line="235" w:lineRule="auto"/>
        <w:ind w:left="940"/>
        <w:rPr>
          <w:rFonts w:ascii="Arial" w:hAnsi="Arial" w:cs="Arial"/>
          <w:sz w:val="18"/>
        </w:rPr>
      </w:pPr>
      <w:hyperlink w:anchor="_bookmark680" w:history="1">
        <w:r w:rsidR="00C12992" w:rsidRPr="001058B5">
          <w:rPr>
            <w:rFonts w:ascii="Arial" w:hAnsi="Arial" w:cs="Arial"/>
            <w:sz w:val="18"/>
          </w:rPr>
          <w:t>authorized by enterprise directory service, 4-19</w:t>
        </w:r>
      </w:hyperlink>
      <w:r w:rsidR="00C12992" w:rsidRPr="001058B5">
        <w:rPr>
          <w:rFonts w:ascii="Arial" w:hAnsi="Arial" w:cs="Arial"/>
          <w:sz w:val="18"/>
        </w:rPr>
        <w:t xml:space="preserve"> </w:t>
      </w:r>
      <w:hyperlink w:anchor="_bookmark591" w:history="1">
        <w:r w:rsidR="00C12992" w:rsidRPr="001058B5">
          <w:rPr>
            <w:rFonts w:ascii="Arial" w:hAnsi="Arial" w:cs="Arial"/>
            <w:sz w:val="18"/>
          </w:rPr>
          <w:t>CAPI_USER_ROLE role, 4-11</w:t>
        </w:r>
      </w:hyperlink>
    </w:p>
    <w:p w14:paraId="048003CF" w14:textId="77777777" w:rsidR="008C539B" w:rsidRPr="001058B5" w:rsidRDefault="008D1AB8">
      <w:pPr>
        <w:spacing w:line="237" w:lineRule="auto"/>
        <w:ind w:left="940" w:right="903"/>
        <w:rPr>
          <w:rFonts w:ascii="Arial" w:hAnsi="Arial" w:cs="Arial"/>
          <w:sz w:val="18"/>
        </w:rPr>
      </w:pPr>
      <w:hyperlink w:anchor="_bookmark651" w:history="1">
        <w:r w:rsidR="00C12992" w:rsidRPr="001058B5">
          <w:rPr>
            <w:rFonts w:ascii="Arial" w:hAnsi="Arial" w:cs="Arial"/>
            <w:sz w:val="18"/>
          </w:rPr>
          <w:t>changing authorization for, 4-17</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passwords, 4-17</w:t>
        </w:r>
      </w:hyperlink>
    </w:p>
    <w:p w14:paraId="3E1ED37F" w14:textId="77777777" w:rsidR="008C539B" w:rsidRPr="001058B5" w:rsidRDefault="008D1AB8">
      <w:pPr>
        <w:spacing w:line="217" w:lineRule="exact"/>
        <w:ind w:left="940"/>
        <w:rPr>
          <w:rFonts w:ascii="Arial" w:hAnsi="Arial" w:cs="Arial"/>
          <w:sz w:val="18"/>
        </w:rPr>
      </w:pPr>
      <w:hyperlink w:anchor="_bookmark546" w:history="1">
        <w:r w:rsidR="00C12992" w:rsidRPr="001058B5">
          <w:rPr>
            <w:rFonts w:ascii="Arial" w:hAnsi="Arial" w:cs="Arial"/>
            <w:sz w:val="18"/>
          </w:rPr>
          <w:t>CONNECT, 4-6</w:t>
        </w:r>
      </w:hyperlink>
    </w:p>
    <w:p w14:paraId="3FA48AED" w14:textId="77777777" w:rsidR="008C539B" w:rsidRPr="001058B5" w:rsidRDefault="00C12992">
      <w:pPr>
        <w:spacing w:line="237" w:lineRule="auto"/>
        <w:ind w:left="1180" w:right="2725" w:hanging="240"/>
        <w:rPr>
          <w:rFonts w:ascii="Arial" w:hAnsi="Arial" w:cs="Arial"/>
          <w:sz w:val="18"/>
        </w:rPr>
      </w:pPr>
      <w:r w:rsidRPr="001058B5">
        <w:rPr>
          <w:rFonts w:ascii="Arial" w:hAnsi="Arial" w:cs="Arial"/>
          <w:sz w:val="18"/>
        </w:rPr>
        <w:t xml:space="preserve">CONNECT role </w:t>
      </w:r>
      <w:hyperlink w:anchor="_bookmark592" w:history="1">
        <w:r w:rsidRPr="001058B5">
          <w:rPr>
            <w:rFonts w:ascii="Arial" w:hAnsi="Arial" w:cs="Arial"/>
            <w:sz w:val="18"/>
          </w:rPr>
          <w:t>about, 4-11</w:t>
        </w:r>
      </w:hyperlink>
    </w:p>
    <w:p w14:paraId="26726D22" w14:textId="77777777" w:rsidR="008C539B" w:rsidRPr="001058B5" w:rsidRDefault="008D1AB8">
      <w:pPr>
        <w:spacing w:line="235" w:lineRule="auto"/>
        <w:ind w:left="940" w:right="903"/>
        <w:rPr>
          <w:rFonts w:ascii="Arial" w:hAnsi="Arial" w:cs="Arial"/>
          <w:sz w:val="18"/>
        </w:rPr>
      </w:pPr>
      <w:hyperlink w:anchor="_bookmark2162" w:history="1">
        <w:r w:rsidR="00C12992" w:rsidRPr="001058B5">
          <w:rPr>
            <w:rFonts w:ascii="Arial" w:hAnsi="Arial" w:cs="Arial"/>
            <w:sz w:val="18"/>
          </w:rPr>
          <w:t>create your own, 10-6</w:t>
        </w:r>
      </w:hyperlink>
      <w:r w:rsidR="00C12992" w:rsidRPr="001058B5">
        <w:rPr>
          <w:rFonts w:ascii="Arial" w:hAnsi="Arial" w:cs="Arial"/>
          <w:sz w:val="18"/>
        </w:rPr>
        <w:t xml:space="preserve"> </w:t>
      </w:r>
      <w:hyperlink w:anchor="_bookmark593" w:history="1">
        <w:r w:rsidR="00C12992" w:rsidRPr="001058B5">
          <w:rPr>
            <w:rFonts w:ascii="Arial" w:hAnsi="Arial" w:cs="Arial"/>
            <w:sz w:val="18"/>
          </w:rPr>
          <w:t>CSW_USR_ROLE role, 4-11</w:t>
        </w:r>
      </w:hyperlink>
    </w:p>
    <w:p w14:paraId="0ED16C53" w14:textId="77777777" w:rsidR="008C539B" w:rsidRPr="001058B5" w:rsidRDefault="008D1AB8">
      <w:pPr>
        <w:spacing w:line="220" w:lineRule="exact"/>
        <w:ind w:left="940"/>
        <w:rPr>
          <w:rFonts w:ascii="Arial" w:hAnsi="Arial" w:cs="Arial"/>
          <w:sz w:val="18"/>
        </w:rPr>
      </w:pPr>
      <w:hyperlink w:anchor="_bookmark594" w:history="1">
        <w:r w:rsidR="00C12992" w:rsidRPr="001058B5">
          <w:rPr>
            <w:rFonts w:ascii="Arial" w:hAnsi="Arial" w:cs="Arial"/>
            <w:sz w:val="18"/>
          </w:rPr>
          <w:t>CTXAPP role, 4-12</w:t>
        </w:r>
      </w:hyperlink>
    </w:p>
    <w:p w14:paraId="13355DC2" w14:textId="77777777" w:rsidR="008C539B" w:rsidRPr="001058B5" w:rsidRDefault="008D1AB8">
      <w:pPr>
        <w:spacing w:line="220" w:lineRule="exact"/>
        <w:ind w:left="940"/>
        <w:rPr>
          <w:rFonts w:ascii="Arial" w:hAnsi="Arial" w:cs="Arial"/>
          <w:sz w:val="18"/>
        </w:rPr>
      </w:pPr>
      <w:hyperlink w:anchor="_bookmark595" w:history="1">
        <w:r w:rsidR="00C12992" w:rsidRPr="001058B5">
          <w:rPr>
            <w:rFonts w:ascii="Arial" w:hAnsi="Arial" w:cs="Arial"/>
            <w:sz w:val="18"/>
          </w:rPr>
          <w:t>CWM_USER role, 4-12</w:t>
        </w:r>
      </w:hyperlink>
    </w:p>
    <w:p w14:paraId="015A9866" w14:textId="77777777" w:rsidR="008C539B" w:rsidRPr="001058B5" w:rsidRDefault="008D1AB8">
      <w:pPr>
        <w:spacing w:line="237" w:lineRule="auto"/>
        <w:ind w:left="940"/>
        <w:rPr>
          <w:rFonts w:ascii="Arial" w:hAnsi="Arial" w:cs="Arial"/>
          <w:sz w:val="18"/>
        </w:rPr>
      </w:pPr>
      <w:hyperlink w:anchor="_bookmark1053" w:history="1">
        <w:r w:rsidR="00C12992" w:rsidRPr="001058B5">
          <w:rPr>
            <w:rFonts w:ascii="Arial" w:hAnsi="Arial" w:cs="Arial"/>
            <w:sz w:val="18"/>
          </w:rPr>
          <w:t>database role, users, 5-14</w:t>
        </w:r>
      </w:hyperlink>
      <w:r w:rsidR="00C12992" w:rsidRPr="001058B5">
        <w:rPr>
          <w:rFonts w:ascii="Arial" w:hAnsi="Arial" w:cs="Arial"/>
          <w:sz w:val="18"/>
        </w:rPr>
        <w:t xml:space="preserve"> </w:t>
      </w:r>
      <w:hyperlink w:anchor="_bookmark596" w:history="1">
        <w:r w:rsidR="00C12992" w:rsidRPr="001058B5">
          <w:rPr>
            <w:rFonts w:ascii="Arial" w:hAnsi="Arial" w:cs="Arial"/>
            <w:sz w:val="18"/>
          </w:rPr>
          <w:t>DATAPUMP_EXP_FULL_DATABASE role,   4-12</w:t>
        </w:r>
      </w:hyperlink>
    </w:p>
    <w:p w14:paraId="0B952805" w14:textId="77777777" w:rsidR="008C539B" w:rsidRPr="001058B5" w:rsidRDefault="008D1AB8">
      <w:pPr>
        <w:spacing w:line="217" w:lineRule="exact"/>
        <w:ind w:left="940"/>
        <w:rPr>
          <w:rFonts w:ascii="Arial" w:hAnsi="Arial" w:cs="Arial"/>
          <w:sz w:val="18"/>
        </w:rPr>
      </w:pPr>
      <w:hyperlink w:anchor="_bookmark597" w:history="1">
        <w:r w:rsidR="00C12992" w:rsidRPr="001058B5">
          <w:rPr>
            <w:rFonts w:ascii="Arial" w:hAnsi="Arial" w:cs="Arial"/>
            <w:sz w:val="18"/>
          </w:rPr>
          <w:t>DATAPUMP_IMP_FULL_DATABASE role,   4-12</w:t>
        </w:r>
      </w:hyperlink>
    </w:p>
    <w:p w14:paraId="742D0CAC" w14:textId="77777777" w:rsidR="008C539B" w:rsidRPr="001058B5" w:rsidRDefault="008D1AB8">
      <w:pPr>
        <w:spacing w:line="220" w:lineRule="exact"/>
        <w:ind w:left="940"/>
        <w:rPr>
          <w:rFonts w:ascii="Arial" w:hAnsi="Arial" w:cs="Arial"/>
          <w:sz w:val="18"/>
        </w:rPr>
      </w:pPr>
      <w:hyperlink w:anchor="_bookmark598" w:history="1">
        <w:r w:rsidR="00C12992" w:rsidRPr="001058B5">
          <w:rPr>
            <w:rFonts w:ascii="Arial" w:hAnsi="Arial" w:cs="Arial"/>
            <w:sz w:val="18"/>
          </w:rPr>
          <w:t>DBA role, 4-12</w:t>
        </w:r>
      </w:hyperlink>
    </w:p>
    <w:p w14:paraId="7F4C2B6A" w14:textId="77777777" w:rsidR="008C539B" w:rsidRPr="001058B5" w:rsidRDefault="008D1AB8">
      <w:pPr>
        <w:spacing w:line="220" w:lineRule="exact"/>
        <w:ind w:left="940"/>
        <w:rPr>
          <w:rFonts w:ascii="Arial" w:hAnsi="Arial" w:cs="Arial"/>
          <w:sz w:val="18"/>
        </w:rPr>
      </w:pPr>
      <w:hyperlink w:anchor="_bookmark599" w:history="1">
        <w:r w:rsidR="00C12992" w:rsidRPr="001058B5">
          <w:rPr>
            <w:rFonts w:ascii="Arial" w:hAnsi="Arial" w:cs="Arial"/>
            <w:sz w:val="18"/>
          </w:rPr>
          <w:t>DBFS_ROLE role, 4-12</w:t>
        </w:r>
      </w:hyperlink>
    </w:p>
    <w:p w14:paraId="282A6C95" w14:textId="77777777" w:rsidR="008C539B" w:rsidRPr="001058B5" w:rsidRDefault="008D1AB8">
      <w:pPr>
        <w:spacing w:line="235" w:lineRule="auto"/>
        <w:ind w:left="940" w:right="1513"/>
        <w:rPr>
          <w:rFonts w:ascii="Arial" w:hAnsi="Arial" w:cs="Arial"/>
          <w:sz w:val="18"/>
        </w:rPr>
      </w:pPr>
      <w:hyperlink w:anchor="_bookmark576" w:history="1">
        <w:r w:rsidR="00C12992" w:rsidRPr="001058B5">
          <w:rPr>
            <w:rFonts w:ascii="Arial" w:hAnsi="Arial" w:cs="Arial"/>
            <w:sz w:val="18"/>
          </w:rPr>
          <w:t>DDL statements and, 4-9</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default, 4-48</w:t>
        </w:r>
      </w:hyperlink>
    </w:p>
    <w:p w14:paraId="7E945955" w14:textId="77777777" w:rsidR="008C539B" w:rsidRPr="001058B5" w:rsidRDefault="008D1AB8">
      <w:pPr>
        <w:spacing w:line="220" w:lineRule="exact"/>
        <w:ind w:left="940"/>
        <w:rPr>
          <w:rFonts w:ascii="Arial" w:hAnsi="Arial" w:cs="Arial"/>
          <w:sz w:val="18"/>
        </w:rPr>
      </w:pPr>
      <w:hyperlink w:anchor="_bookmark96" w:history="1">
        <w:r w:rsidR="00C12992" w:rsidRPr="001058B5">
          <w:rPr>
            <w:rFonts w:ascii="Arial" w:hAnsi="Arial" w:cs="Arial"/>
            <w:sz w:val="18"/>
          </w:rPr>
          <w:t>default, setting for user, 2-7</w:t>
        </w:r>
      </w:hyperlink>
    </w:p>
    <w:p w14:paraId="1C33FD7A" w14:textId="77777777" w:rsidR="008C539B" w:rsidRPr="001058B5" w:rsidRDefault="008D1AB8">
      <w:pPr>
        <w:spacing w:before="1" w:line="235" w:lineRule="auto"/>
        <w:ind w:left="940"/>
        <w:rPr>
          <w:rFonts w:ascii="Arial" w:hAnsi="Arial" w:cs="Arial"/>
          <w:sz w:val="18"/>
        </w:rPr>
      </w:pPr>
      <w:hyperlink w:anchor="_bookmark572" w:history="1">
        <w:r w:rsidR="00C12992" w:rsidRPr="001058B5">
          <w:rPr>
            <w:rFonts w:ascii="Arial" w:hAnsi="Arial" w:cs="Arial"/>
            <w:sz w:val="18"/>
          </w:rPr>
          <w:t>definer’s rights procedures disable, 4-9</w:t>
        </w:r>
      </w:hyperlink>
      <w:r w:rsidR="00C12992" w:rsidRPr="001058B5">
        <w:rPr>
          <w:rFonts w:ascii="Arial" w:hAnsi="Arial" w:cs="Arial"/>
          <w:sz w:val="18"/>
        </w:rPr>
        <w:t xml:space="preserve"> </w:t>
      </w:r>
      <w:hyperlink w:anchor="_bookmark600" w:history="1">
        <w:r w:rsidR="00C12992" w:rsidRPr="001058B5">
          <w:rPr>
            <w:rFonts w:ascii="Arial" w:hAnsi="Arial" w:cs="Arial"/>
            <w:sz w:val="18"/>
          </w:rPr>
          <w:t>DELETE_CATALOG_ROLE role, 4-12</w:t>
        </w:r>
      </w:hyperlink>
    </w:p>
    <w:p w14:paraId="119004DE" w14:textId="77777777" w:rsidR="008C539B" w:rsidRPr="001058B5" w:rsidRDefault="008D1AB8">
      <w:pPr>
        <w:spacing w:before="2" w:line="235" w:lineRule="auto"/>
        <w:ind w:left="940" w:right="903"/>
        <w:rPr>
          <w:rFonts w:ascii="Arial" w:hAnsi="Arial" w:cs="Arial"/>
          <w:sz w:val="18"/>
        </w:rPr>
      </w:pPr>
      <w:hyperlink w:anchor="_bookmark578" w:history="1">
        <w:r w:rsidR="00C12992" w:rsidRPr="001058B5">
          <w:rPr>
            <w:rFonts w:ascii="Arial" w:hAnsi="Arial" w:cs="Arial"/>
            <w:sz w:val="18"/>
          </w:rPr>
          <w:t>dependency management in, 4-10</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4-48</w:t>
        </w:r>
      </w:hyperlink>
    </w:p>
    <w:p w14:paraId="5D17806E" w14:textId="77777777" w:rsidR="008C539B" w:rsidRPr="001058B5" w:rsidRDefault="008D1AB8">
      <w:pPr>
        <w:spacing w:line="220" w:lineRule="exact"/>
        <w:ind w:left="940"/>
        <w:rPr>
          <w:rFonts w:ascii="Arial" w:hAnsi="Arial" w:cs="Arial"/>
          <w:sz w:val="18"/>
        </w:rPr>
      </w:pPr>
      <w:hyperlink w:anchor="_bookmark694" w:history="1">
        <w:r w:rsidR="00C12992" w:rsidRPr="001058B5">
          <w:rPr>
            <w:rFonts w:ascii="Arial" w:hAnsi="Arial" w:cs="Arial"/>
            <w:sz w:val="18"/>
          </w:rPr>
          <w:t>dropping,   4-21</w:t>
        </w:r>
      </w:hyperlink>
    </w:p>
    <w:p w14:paraId="69A6D63F" w14:textId="77777777" w:rsidR="008C539B" w:rsidRPr="001058B5" w:rsidRDefault="008D1AB8">
      <w:pPr>
        <w:spacing w:line="220" w:lineRule="exact"/>
        <w:ind w:left="940"/>
        <w:rPr>
          <w:rFonts w:ascii="Arial" w:hAnsi="Arial" w:cs="Arial"/>
          <w:sz w:val="18"/>
        </w:rPr>
      </w:pPr>
      <w:hyperlink w:anchor="_bookmark601" w:history="1">
        <w:r w:rsidR="00C12992" w:rsidRPr="001058B5">
          <w:rPr>
            <w:rFonts w:ascii="Arial" w:hAnsi="Arial" w:cs="Arial"/>
            <w:sz w:val="18"/>
          </w:rPr>
          <w:t>EJBCLIENT role, 4-12</w:t>
        </w:r>
      </w:hyperlink>
    </w:p>
    <w:p w14:paraId="40762A5E" w14:textId="77777777" w:rsidR="008C539B" w:rsidRPr="001058B5" w:rsidRDefault="008D1AB8">
      <w:pPr>
        <w:spacing w:line="220" w:lineRule="exact"/>
        <w:ind w:left="940"/>
        <w:rPr>
          <w:rFonts w:ascii="Arial" w:hAnsi="Arial" w:cs="Arial"/>
          <w:sz w:val="18"/>
        </w:rPr>
      </w:pPr>
      <w:hyperlink w:anchor="_bookmark550" w:history="1">
        <w:r w:rsidR="00C12992" w:rsidRPr="001058B5">
          <w:rPr>
            <w:rFonts w:ascii="Arial" w:hAnsi="Arial" w:cs="Arial"/>
            <w:sz w:val="18"/>
          </w:rPr>
          <w:t xml:space="preserve">enabled or disabled, 4-7, </w:t>
        </w:r>
      </w:hyperlink>
      <w:hyperlink w:anchor="_bookmark687" w:history="1">
        <w:r w:rsidR="00C12992" w:rsidRPr="001058B5">
          <w:rPr>
            <w:rFonts w:ascii="Arial" w:hAnsi="Arial" w:cs="Arial"/>
            <w:sz w:val="18"/>
          </w:rPr>
          <w:t>4-20</w:t>
        </w:r>
      </w:hyperlink>
    </w:p>
    <w:p w14:paraId="10443F2E" w14:textId="77777777" w:rsidR="008C539B" w:rsidRPr="001058B5" w:rsidRDefault="008D1AB8">
      <w:pPr>
        <w:spacing w:line="220" w:lineRule="exact"/>
        <w:ind w:left="940"/>
        <w:rPr>
          <w:rFonts w:ascii="Arial" w:hAnsi="Arial" w:cs="Arial"/>
          <w:sz w:val="18"/>
        </w:rPr>
      </w:pPr>
      <w:hyperlink w:anchor="_bookmark867" w:history="1">
        <w:r w:rsidR="00C12992" w:rsidRPr="001058B5">
          <w:rPr>
            <w:rFonts w:ascii="Arial" w:hAnsi="Arial" w:cs="Arial"/>
            <w:sz w:val="18"/>
          </w:rPr>
          <w:t xml:space="preserve">enabling, 4-48, </w:t>
        </w:r>
      </w:hyperlink>
      <w:hyperlink w:anchor="_bookmark1051" w:history="1">
        <w:r w:rsidR="00C12992" w:rsidRPr="001058B5">
          <w:rPr>
            <w:rFonts w:ascii="Arial" w:hAnsi="Arial" w:cs="Arial"/>
            <w:sz w:val="18"/>
          </w:rPr>
          <w:t>5-14</w:t>
        </w:r>
      </w:hyperlink>
    </w:p>
    <w:p w14:paraId="253871D3" w14:textId="77777777" w:rsidR="008C539B" w:rsidRPr="001058B5" w:rsidRDefault="008D1AB8">
      <w:pPr>
        <w:spacing w:line="220" w:lineRule="exact"/>
        <w:ind w:left="940"/>
        <w:rPr>
          <w:rFonts w:ascii="Arial" w:hAnsi="Arial" w:cs="Arial"/>
          <w:sz w:val="18"/>
        </w:rPr>
      </w:pPr>
      <w:hyperlink w:anchor="_bookmark379" w:history="1">
        <w:r w:rsidR="00C12992" w:rsidRPr="001058B5">
          <w:rPr>
            <w:rFonts w:ascii="Arial" w:hAnsi="Arial" w:cs="Arial"/>
            <w:sz w:val="18"/>
          </w:rPr>
          <w:t xml:space="preserve">enterprise, 3-30, </w:t>
        </w:r>
      </w:hyperlink>
      <w:hyperlink w:anchor="_bookmark683" w:history="1">
        <w:r w:rsidR="00C12992" w:rsidRPr="001058B5">
          <w:rPr>
            <w:rFonts w:ascii="Arial" w:hAnsi="Arial" w:cs="Arial"/>
            <w:sz w:val="18"/>
          </w:rPr>
          <w:t>4-19</w:t>
        </w:r>
      </w:hyperlink>
    </w:p>
    <w:p w14:paraId="01736247" w14:textId="77777777" w:rsidR="008C539B" w:rsidRPr="001058B5" w:rsidRDefault="008D1AB8">
      <w:pPr>
        <w:spacing w:line="220" w:lineRule="exact"/>
        <w:ind w:left="940"/>
        <w:rPr>
          <w:rFonts w:ascii="Arial" w:hAnsi="Arial" w:cs="Arial"/>
          <w:sz w:val="18"/>
        </w:rPr>
      </w:pPr>
      <w:hyperlink w:anchor="_bookmark602" w:history="1">
        <w:r w:rsidR="00C12992" w:rsidRPr="001058B5">
          <w:rPr>
            <w:rFonts w:ascii="Arial" w:hAnsi="Arial" w:cs="Arial"/>
            <w:sz w:val="18"/>
          </w:rPr>
          <w:t>EXECUTE_CATALOG_ROLE role, 4-12</w:t>
        </w:r>
      </w:hyperlink>
    </w:p>
    <w:p w14:paraId="428E013B" w14:textId="77777777" w:rsidR="008C539B" w:rsidRPr="001058B5" w:rsidRDefault="008D1AB8">
      <w:pPr>
        <w:spacing w:line="220" w:lineRule="exact"/>
        <w:ind w:left="940"/>
        <w:rPr>
          <w:rFonts w:ascii="Arial" w:hAnsi="Arial" w:cs="Arial"/>
          <w:sz w:val="18"/>
        </w:rPr>
      </w:pPr>
      <w:hyperlink w:anchor="_bookmark603" w:history="1">
        <w:r w:rsidR="00C12992" w:rsidRPr="001058B5">
          <w:rPr>
            <w:rFonts w:ascii="Arial" w:hAnsi="Arial" w:cs="Arial"/>
            <w:sz w:val="18"/>
          </w:rPr>
          <w:t>EXP_FULL_DATABASE role, 4-12</w:t>
        </w:r>
      </w:hyperlink>
    </w:p>
    <w:p w14:paraId="5CD1FA31" w14:textId="77777777" w:rsidR="008C539B" w:rsidRPr="001058B5" w:rsidRDefault="008D1AB8">
      <w:pPr>
        <w:spacing w:before="2" w:line="235" w:lineRule="auto"/>
        <w:ind w:left="940" w:right="90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502" w:history="1">
        <w:r w:rsidR="00C12992" w:rsidRPr="001058B5">
          <w:rPr>
            <w:rFonts w:ascii="Arial" w:hAnsi="Arial" w:cs="Arial"/>
            <w:sz w:val="18"/>
          </w:rPr>
          <w:t xml:space="preserve">functionality, 4-2, </w:t>
        </w:r>
      </w:hyperlink>
      <w:hyperlink w:anchor="_bookmark548" w:history="1">
        <w:r w:rsidR="00C12992" w:rsidRPr="001058B5">
          <w:rPr>
            <w:rFonts w:ascii="Arial" w:hAnsi="Arial" w:cs="Arial"/>
            <w:sz w:val="18"/>
          </w:rPr>
          <w:t>4-6</w:t>
        </w:r>
      </w:hyperlink>
    </w:p>
    <w:p w14:paraId="7E781339" w14:textId="77777777" w:rsidR="008C539B" w:rsidRPr="001058B5" w:rsidRDefault="008D1AB8">
      <w:pPr>
        <w:spacing w:line="220" w:lineRule="exact"/>
        <w:ind w:left="940"/>
        <w:rPr>
          <w:rFonts w:ascii="Arial" w:hAnsi="Arial" w:cs="Arial"/>
          <w:sz w:val="18"/>
        </w:rPr>
      </w:pPr>
      <w:hyperlink w:anchor="_bookmark549" w:history="1">
        <w:r w:rsidR="00C12992" w:rsidRPr="001058B5">
          <w:rPr>
            <w:rFonts w:ascii="Arial" w:hAnsi="Arial" w:cs="Arial"/>
            <w:sz w:val="18"/>
          </w:rPr>
          <w:t>functionality of, 4-6</w:t>
        </w:r>
      </w:hyperlink>
    </w:p>
    <w:p w14:paraId="5F866159" w14:textId="77777777" w:rsidR="008C539B" w:rsidRPr="001058B5" w:rsidRDefault="008D1AB8">
      <w:pPr>
        <w:spacing w:line="220" w:lineRule="exact"/>
        <w:ind w:left="940"/>
        <w:rPr>
          <w:rFonts w:ascii="Arial" w:hAnsi="Arial" w:cs="Arial"/>
          <w:sz w:val="18"/>
        </w:rPr>
      </w:pPr>
      <w:hyperlink w:anchor="_bookmark604" w:history="1">
        <w:r w:rsidR="00C12992" w:rsidRPr="001058B5">
          <w:rPr>
            <w:rFonts w:ascii="Arial" w:hAnsi="Arial" w:cs="Arial"/>
            <w:sz w:val="18"/>
          </w:rPr>
          <w:t>GATHER_SYSTEM_STATISTICS role, 4-13</w:t>
        </w:r>
      </w:hyperlink>
    </w:p>
    <w:p w14:paraId="4151860C" w14:textId="77777777" w:rsidR="008C539B" w:rsidRPr="001058B5" w:rsidRDefault="008D1AB8">
      <w:pPr>
        <w:spacing w:line="220" w:lineRule="exact"/>
        <w:ind w:left="940"/>
        <w:rPr>
          <w:rFonts w:ascii="Arial" w:hAnsi="Arial" w:cs="Arial"/>
          <w:sz w:val="18"/>
        </w:rPr>
      </w:pPr>
      <w:hyperlink w:anchor="_bookmark680" w:history="1">
        <w:r w:rsidR="00C12992" w:rsidRPr="001058B5">
          <w:rPr>
            <w:rFonts w:ascii="Arial" w:hAnsi="Arial" w:cs="Arial"/>
            <w:sz w:val="18"/>
          </w:rPr>
          <w:t>global authorization, 4-19</w:t>
        </w:r>
      </w:hyperlink>
    </w:p>
    <w:p w14:paraId="6F9057B8" w14:textId="77777777" w:rsidR="008C539B" w:rsidRPr="001058B5" w:rsidRDefault="008D1AB8">
      <w:pPr>
        <w:spacing w:line="237" w:lineRule="auto"/>
        <w:ind w:left="940" w:right="2725" w:firstLine="240"/>
        <w:rPr>
          <w:rFonts w:ascii="Arial" w:hAnsi="Arial" w:cs="Arial"/>
          <w:sz w:val="18"/>
        </w:rPr>
      </w:pPr>
      <w:hyperlink w:anchor="_bookmark679" w:history="1">
        <w:r w:rsidR="00C12992" w:rsidRPr="001058B5">
          <w:rPr>
            <w:rFonts w:ascii="Arial" w:hAnsi="Arial" w:cs="Arial"/>
            <w:sz w:val="18"/>
          </w:rPr>
          <w:t>about, 4-19</w:t>
        </w:r>
      </w:hyperlink>
      <w:r w:rsidR="00C12992" w:rsidRPr="001058B5">
        <w:rPr>
          <w:rFonts w:ascii="Arial" w:hAnsi="Arial" w:cs="Arial"/>
          <w:sz w:val="18"/>
        </w:rPr>
        <w:t xml:space="preserve"> global roles</w:t>
      </w:r>
    </w:p>
    <w:p w14:paraId="0F821420" w14:textId="77777777" w:rsidR="008C539B" w:rsidRPr="001058B5" w:rsidRDefault="008D1AB8">
      <w:pPr>
        <w:spacing w:line="217" w:lineRule="exact"/>
        <w:ind w:left="1180"/>
        <w:rPr>
          <w:rFonts w:ascii="Arial" w:hAnsi="Arial" w:cs="Arial"/>
          <w:sz w:val="18"/>
        </w:rPr>
      </w:pPr>
      <w:hyperlink w:anchor="_bookmark377" w:history="1">
        <w:r w:rsidR="00C12992" w:rsidRPr="001058B5">
          <w:rPr>
            <w:rFonts w:ascii="Arial" w:hAnsi="Arial" w:cs="Arial"/>
            <w:sz w:val="18"/>
          </w:rPr>
          <w:t>about, 3-30</w:t>
        </w:r>
      </w:hyperlink>
    </w:p>
    <w:p w14:paraId="0C4AC0DB" w14:textId="77777777" w:rsidR="008C539B" w:rsidRPr="001058B5" w:rsidRDefault="008D1AB8">
      <w:pPr>
        <w:spacing w:line="220" w:lineRule="exact"/>
        <w:ind w:left="1180"/>
        <w:rPr>
          <w:rFonts w:ascii="Arial" w:hAnsi="Arial" w:cs="Arial"/>
          <w:sz w:val="18"/>
        </w:rPr>
      </w:pPr>
      <w:hyperlink w:anchor="_bookmark681" w:history="1">
        <w:r w:rsidR="00C12992" w:rsidRPr="001058B5">
          <w:rPr>
            <w:rFonts w:ascii="Arial" w:hAnsi="Arial" w:cs="Arial"/>
            <w:sz w:val="18"/>
          </w:rPr>
          <w:t>creating, 4-19</w:t>
        </w:r>
      </w:hyperlink>
    </w:p>
    <w:p w14:paraId="2AD55200" w14:textId="77777777" w:rsidR="008C539B" w:rsidRPr="001058B5" w:rsidRDefault="008D1AB8">
      <w:pPr>
        <w:spacing w:before="2" w:line="235" w:lineRule="auto"/>
        <w:ind w:left="940" w:firstLine="240"/>
        <w:rPr>
          <w:rFonts w:ascii="Arial" w:hAnsi="Arial" w:cs="Arial"/>
          <w:sz w:val="18"/>
        </w:rPr>
      </w:pPr>
      <w:hyperlink w:anchor="_bookmark668" w:history="1">
        <w:r w:rsidR="00C12992" w:rsidRPr="001058B5">
          <w:rPr>
            <w:rFonts w:ascii="Arial" w:hAnsi="Arial" w:cs="Arial"/>
            <w:sz w:val="18"/>
          </w:rPr>
          <w:t>external sources, and, 4-18</w:t>
        </w:r>
      </w:hyperlink>
      <w:r w:rsidR="00C12992" w:rsidRPr="001058B5">
        <w:rPr>
          <w:rFonts w:ascii="Arial" w:hAnsi="Arial" w:cs="Arial"/>
          <w:sz w:val="18"/>
        </w:rPr>
        <w:t xml:space="preserve"> </w:t>
      </w:r>
      <w:hyperlink w:anchor="_bookmark605" w:history="1">
        <w:r w:rsidR="00C12992" w:rsidRPr="001058B5">
          <w:rPr>
            <w:rFonts w:ascii="Arial" w:hAnsi="Arial" w:cs="Arial"/>
            <w:sz w:val="18"/>
          </w:rPr>
          <w:t>GLOBAL_AQ_USER_ROLE role, 4-13</w:t>
        </w:r>
      </w:hyperlink>
    </w:p>
    <w:p w14:paraId="54B78591" w14:textId="77777777" w:rsidR="008C539B" w:rsidRPr="001058B5" w:rsidRDefault="008D1AB8">
      <w:pPr>
        <w:spacing w:before="1" w:line="235" w:lineRule="auto"/>
        <w:ind w:left="940" w:right="1513"/>
        <w:rPr>
          <w:rFonts w:ascii="Arial" w:hAnsi="Arial" w:cs="Arial"/>
          <w:sz w:val="18"/>
        </w:rPr>
      </w:pPr>
      <w:hyperlink w:anchor="_bookmark858" w:history="1">
        <w:r w:rsidR="00C12992" w:rsidRPr="001058B5">
          <w:rPr>
            <w:rFonts w:ascii="Arial" w:hAnsi="Arial" w:cs="Arial"/>
            <w:sz w:val="18"/>
          </w:rPr>
          <w:t>GRANT statement, 4-47</w:t>
        </w:r>
      </w:hyperlink>
      <w:r w:rsidR="00C12992" w:rsidRPr="001058B5">
        <w:rPr>
          <w:rFonts w:ascii="Arial" w:hAnsi="Arial" w:cs="Arial"/>
          <w:sz w:val="18"/>
        </w:rPr>
        <w:t xml:space="preserve"> </w:t>
      </w:r>
      <w:hyperlink w:anchor="_bookmark551" w:history="1">
        <w:r w:rsidR="00C12992" w:rsidRPr="001058B5">
          <w:rPr>
            <w:rFonts w:ascii="Arial" w:hAnsi="Arial" w:cs="Arial"/>
            <w:sz w:val="18"/>
          </w:rPr>
          <w:t>granted to other roles, 4-7</w:t>
        </w:r>
      </w:hyperlink>
      <w:r w:rsidR="00C12992" w:rsidRPr="001058B5">
        <w:rPr>
          <w:rFonts w:ascii="Arial" w:hAnsi="Arial" w:cs="Arial"/>
          <w:sz w:val="18"/>
        </w:rPr>
        <w:t xml:space="preserve"> granting roles</w:t>
      </w:r>
    </w:p>
    <w:p w14:paraId="1F8BF507" w14:textId="77777777" w:rsidR="008C539B" w:rsidRPr="001058B5" w:rsidRDefault="008D1AB8">
      <w:pPr>
        <w:spacing w:line="221" w:lineRule="exact"/>
        <w:ind w:left="1180"/>
        <w:rPr>
          <w:rFonts w:ascii="Arial" w:hAnsi="Arial" w:cs="Arial"/>
          <w:sz w:val="18"/>
        </w:rPr>
      </w:pPr>
      <w:hyperlink w:anchor="_bookmark792" w:history="1">
        <w:r w:rsidR="00C12992" w:rsidRPr="001058B5">
          <w:rPr>
            <w:rFonts w:ascii="Arial" w:hAnsi="Arial" w:cs="Arial"/>
            <w:sz w:val="18"/>
          </w:rPr>
          <w:t>about, 4-37</w:t>
        </w:r>
      </w:hyperlink>
    </w:p>
    <w:p w14:paraId="5743CFDA" w14:textId="77777777" w:rsidR="008C539B" w:rsidRPr="001058B5" w:rsidRDefault="008D1AB8">
      <w:pPr>
        <w:spacing w:line="220" w:lineRule="exact"/>
        <w:ind w:left="1180"/>
        <w:rPr>
          <w:rFonts w:ascii="Arial" w:hAnsi="Arial" w:cs="Arial"/>
          <w:sz w:val="18"/>
        </w:rPr>
      </w:pPr>
      <w:hyperlink w:anchor="_bookmark688" w:history="1">
        <w:r w:rsidR="00C12992" w:rsidRPr="001058B5">
          <w:rPr>
            <w:rFonts w:ascii="Arial" w:hAnsi="Arial" w:cs="Arial"/>
            <w:sz w:val="18"/>
          </w:rPr>
          <w:t>methods for, 4-20</w:t>
        </w:r>
      </w:hyperlink>
    </w:p>
    <w:p w14:paraId="5F89D4E1" w14:textId="77777777" w:rsidR="008C539B" w:rsidRPr="001058B5" w:rsidRDefault="008D1AB8">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5B8B127" w14:textId="77777777" w:rsidR="008C539B" w:rsidRPr="001058B5" w:rsidRDefault="008D1AB8">
      <w:pPr>
        <w:spacing w:before="3" w:line="235" w:lineRule="auto"/>
        <w:ind w:left="940" w:right="1513" w:firstLine="240"/>
        <w:rPr>
          <w:rFonts w:ascii="Arial" w:hAnsi="Arial" w:cs="Arial"/>
          <w:sz w:val="18"/>
        </w:rPr>
      </w:pPr>
      <w:hyperlink w:anchor="_bookmark529" w:history="1">
        <w:r w:rsidR="00C12992" w:rsidRPr="001058B5">
          <w:rPr>
            <w:rFonts w:ascii="Arial" w:hAnsi="Arial" w:cs="Arial"/>
            <w:sz w:val="18"/>
          </w:rPr>
          <w:t>system privileges, 4-4</w:t>
        </w:r>
      </w:hyperlink>
      <w:r w:rsidR="00C12992" w:rsidRPr="001058B5">
        <w:rPr>
          <w:rFonts w:ascii="Arial" w:hAnsi="Arial" w:cs="Arial"/>
          <w:sz w:val="18"/>
        </w:rPr>
        <w:t xml:space="preserve"> </w:t>
      </w:r>
      <w:hyperlink w:anchor="_bookmark2161" w:history="1">
        <w:r w:rsidR="00C12992" w:rsidRPr="001058B5">
          <w:rPr>
            <w:rFonts w:ascii="Arial" w:hAnsi="Arial" w:cs="Arial"/>
            <w:sz w:val="18"/>
          </w:rPr>
          <w:t>guidelines for security, 10-6</w:t>
        </w:r>
      </w:hyperlink>
    </w:p>
    <w:p w14:paraId="5970F0D8" w14:textId="77777777" w:rsidR="008C539B" w:rsidRPr="001058B5" w:rsidRDefault="00C12992">
      <w:pPr>
        <w:spacing w:before="67" w:line="222" w:lineRule="exact"/>
        <w:ind w:left="865"/>
        <w:rPr>
          <w:rFonts w:ascii="Arial" w:hAnsi="Arial" w:cs="Arial"/>
          <w:sz w:val="18"/>
        </w:rPr>
      </w:pPr>
      <w:r w:rsidRPr="001058B5">
        <w:rPr>
          <w:rFonts w:ascii="Arial" w:hAnsi="Arial" w:cs="Arial"/>
        </w:rPr>
        <w:br w:type="column"/>
      </w:r>
      <w:hyperlink w:anchor="_bookmark606" w:history="1">
        <w:r w:rsidRPr="001058B5">
          <w:rPr>
            <w:rFonts w:ascii="Arial" w:hAnsi="Arial" w:cs="Arial"/>
            <w:sz w:val="18"/>
          </w:rPr>
          <w:t>HS_ADMIN_EXECUTE_ROLE role, 4-13</w:t>
        </w:r>
      </w:hyperlink>
    </w:p>
    <w:p w14:paraId="5CD479D7" w14:textId="77777777" w:rsidR="008C539B" w:rsidRPr="001058B5" w:rsidRDefault="008D1AB8">
      <w:pPr>
        <w:spacing w:line="220" w:lineRule="exact"/>
        <w:ind w:left="865"/>
        <w:rPr>
          <w:rFonts w:ascii="Arial" w:hAnsi="Arial" w:cs="Arial"/>
          <w:sz w:val="18"/>
        </w:rPr>
      </w:pPr>
      <w:hyperlink w:anchor="_bookmark607" w:history="1">
        <w:r w:rsidR="00C12992" w:rsidRPr="001058B5">
          <w:rPr>
            <w:rFonts w:ascii="Arial" w:hAnsi="Arial" w:cs="Arial"/>
            <w:sz w:val="18"/>
          </w:rPr>
          <w:t>HS_ADMIN_ROLE role, 4-13</w:t>
        </w:r>
      </w:hyperlink>
    </w:p>
    <w:p w14:paraId="5E53121B" w14:textId="77777777" w:rsidR="008C539B" w:rsidRPr="001058B5" w:rsidRDefault="008D1AB8">
      <w:pPr>
        <w:spacing w:line="220" w:lineRule="exact"/>
        <w:ind w:left="865"/>
        <w:rPr>
          <w:rFonts w:ascii="Arial" w:hAnsi="Arial" w:cs="Arial"/>
          <w:sz w:val="18"/>
        </w:rPr>
      </w:pPr>
      <w:hyperlink w:anchor="_bookmark608" w:history="1">
        <w:r w:rsidR="00C12992" w:rsidRPr="001058B5">
          <w:rPr>
            <w:rFonts w:ascii="Arial" w:hAnsi="Arial" w:cs="Arial"/>
            <w:sz w:val="18"/>
          </w:rPr>
          <w:t>HS_ADMIN_SELECT_ROLE role, 4-13</w:t>
        </w:r>
      </w:hyperlink>
    </w:p>
    <w:p w14:paraId="33EA9051" w14:textId="77777777" w:rsidR="008C539B" w:rsidRPr="001058B5" w:rsidRDefault="008D1AB8">
      <w:pPr>
        <w:spacing w:line="220" w:lineRule="exact"/>
        <w:ind w:left="865"/>
        <w:rPr>
          <w:rFonts w:ascii="Arial" w:hAnsi="Arial" w:cs="Arial"/>
          <w:sz w:val="18"/>
        </w:rPr>
      </w:pPr>
      <w:hyperlink w:anchor="_bookmark609" w:history="1">
        <w:r w:rsidR="00C12992" w:rsidRPr="001058B5">
          <w:rPr>
            <w:rFonts w:ascii="Arial" w:hAnsi="Arial" w:cs="Arial"/>
            <w:sz w:val="18"/>
          </w:rPr>
          <w:t>IMP_FULL_DATABASE role, 4-13</w:t>
        </w:r>
      </w:hyperlink>
    </w:p>
    <w:p w14:paraId="48AF4C97" w14:textId="77777777" w:rsidR="008C539B" w:rsidRPr="001058B5" w:rsidRDefault="008D1AB8">
      <w:pPr>
        <w:spacing w:line="220" w:lineRule="exact"/>
        <w:ind w:left="865"/>
        <w:rPr>
          <w:rFonts w:ascii="Arial" w:hAnsi="Arial" w:cs="Arial"/>
          <w:sz w:val="18"/>
        </w:rPr>
      </w:pPr>
      <w:hyperlink w:anchor="_bookmark557" w:history="1">
        <w:r w:rsidR="00C12992" w:rsidRPr="001058B5">
          <w:rPr>
            <w:rFonts w:ascii="Arial" w:hAnsi="Arial" w:cs="Arial"/>
            <w:sz w:val="18"/>
          </w:rPr>
          <w:t>in applications, 4-8</w:t>
        </w:r>
      </w:hyperlink>
    </w:p>
    <w:p w14:paraId="081A1C8B" w14:textId="77777777" w:rsidR="008C539B" w:rsidRPr="001058B5" w:rsidRDefault="008D1AB8">
      <w:pPr>
        <w:spacing w:line="220" w:lineRule="exact"/>
        <w:ind w:left="865"/>
        <w:rPr>
          <w:rFonts w:ascii="Arial" w:hAnsi="Arial" w:cs="Arial"/>
          <w:sz w:val="18"/>
        </w:rPr>
      </w:pPr>
      <w:hyperlink w:anchor="_bookmark552" w:history="1">
        <w:r w:rsidR="00C12992" w:rsidRPr="001058B5">
          <w:rPr>
            <w:rFonts w:ascii="Arial" w:hAnsi="Arial" w:cs="Arial"/>
            <w:sz w:val="18"/>
          </w:rPr>
          <w:t>indirectly granted, 4-7</w:t>
        </w:r>
      </w:hyperlink>
    </w:p>
    <w:p w14:paraId="6CC5B23F" w14:textId="77777777" w:rsidR="008C539B" w:rsidRPr="001058B5" w:rsidRDefault="008D1AB8">
      <w:pPr>
        <w:spacing w:before="2" w:line="235" w:lineRule="auto"/>
        <w:ind w:left="865" w:right="1012"/>
        <w:rPr>
          <w:rFonts w:ascii="Arial" w:hAnsi="Arial" w:cs="Arial"/>
          <w:sz w:val="18"/>
        </w:rPr>
      </w:pPr>
      <w:hyperlink w:anchor="_bookmark574" w:history="1">
        <w:r w:rsidR="00C12992" w:rsidRPr="001058B5">
          <w:rPr>
            <w:rFonts w:ascii="Arial" w:hAnsi="Arial" w:cs="Arial"/>
            <w:sz w:val="18"/>
          </w:rPr>
          <w:t>invoker’s rights procedures use, 4-9</w:t>
        </w:r>
      </w:hyperlink>
      <w:r w:rsidR="00C12992" w:rsidRPr="001058B5">
        <w:rPr>
          <w:rFonts w:ascii="Arial" w:hAnsi="Arial" w:cs="Arial"/>
          <w:sz w:val="18"/>
        </w:rPr>
        <w:t xml:space="preserve"> </w:t>
      </w:r>
      <w:hyperlink w:anchor="_bookmark614" w:history="1">
        <w:r w:rsidR="00C12992" w:rsidRPr="001058B5">
          <w:rPr>
            <w:rFonts w:ascii="Arial" w:hAnsi="Arial" w:cs="Arial"/>
            <w:sz w:val="18"/>
          </w:rPr>
          <w:t>JAVA_ADMIN role, 4-13</w:t>
        </w:r>
      </w:hyperlink>
    </w:p>
    <w:p w14:paraId="77540C1A" w14:textId="77777777" w:rsidR="008C539B" w:rsidRPr="001058B5" w:rsidRDefault="008D1AB8">
      <w:pPr>
        <w:spacing w:line="220" w:lineRule="exact"/>
        <w:ind w:left="865"/>
        <w:rPr>
          <w:rFonts w:ascii="Arial" w:hAnsi="Arial" w:cs="Arial"/>
          <w:sz w:val="18"/>
        </w:rPr>
      </w:pPr>
      <w:hyperlink w:anchor="_bookmark615" w:history="1">
        <w:r w:rsidR="00C12992" w:rsidRPr="001058B5">
          <w:rPr>
            <w:rFonts w:ascii="Arial" w:hAnsi="Arial" w:cs="Arial"/>
            <w:sz w:val="18"/>
          </w:rPr>
          <w:t>JAVA_DEPLOY role, 4-14</w:t>
        </w:r>
      </w:hyperlink>
    </w:p>
    <w:p w14:paraId="6E612CF7" w14:textId="77777777" w:rsidR="008C539B" w:rsidRPr="001058B5" w:rsidRDefault="008D1AB8">
      <w:pPr>
        <w:spacing w:line="220" w:lineRule="exact"/>
        <w:ind w:left="865"/>
        <w:rPr>
          <w:rFonts w:ascii="Arial" w:hAnsi="Arial" w:cs="Arial"/>
          <w:sz w:val="18"/>
        </w:rPr>
      </w:pPr>
      <w:hyperlink w:anchor="_bookmark610" w:history="1">
        <w:r w:rsidR="00C12992" w:rsidRPr="001058B5">
          <w:rPr>
            <w:rFonts w:ascii="Arial" w:hAnsi="Arial" w:cs="Arial"/>
            <w:sz w:val="18"/>
          </w:rPr>
          <w:t>JAVADEBUGPRIV role, 4-13</w:t>
        </w:r>
      </w:hyperlink>
    </w:p>
    <w:p w14:paraId="2106F2BF" w14:textId="77777777" w:rsidR="008C539B" w:rsidRPr="001058B5" w:rsidRDefault="008D1AB8">
      <w:pPr>
        <w:spacing w:line="220" w:lineRule="exact"/>
        <w:ind w:left="865"/>
        <w:rPr>
          <w:rFonts w:ascii="Arial" w:hAnsi="Arial" w:cs="Arial"/>
          <w:sz w:val="18"/>
        </w:rPr>
      </w:pPr>
      <w:hyperlink w:anchor="_bookmark611" w:history="1">
        <w:r w:rsidR="00C12992" w:rsidRPr="001058B5">
          <w:rPr>
            <w:rFonts w:ascii="Arial" w:hAnsi="Arial" w:cs="Arial"/>
            <w:sz w:val="18"/>
          </w:rPr>
          <w:t>JAVAIDPRIV role, 4-13</w:t>
        </w:r>
      </w:hyperlink>
    </w:p>
    <w:p w14:paraId="229B5C56" w14:textId="77777777" w:rsidR="008C539B" w:rsidRPr="001058B5" w:rsidRDefault="008D1AB8">
      <w:pPr>
        <w:spacing w:line="220" w:lineRule="exact"/>
        <w:ind w:left="865"/>
        <w:rPr>
          <w:rFonts w:ascii="Arial" w:hAnsi="Arial" w:cs="Arial"/>
          <w:sz w:val="18"/>
        </w:rPr>
      </w:pPr>
      <w:hyperlink w:anchor="_bookmark612" w:history="1">
        <w:r w:rsidR="00C12992" w:rsidRPr="001058B5">
          <w:rPr>
            <w:rFonts w:ascii="Arial" w:hAnsi="Arial" w:cs="Arial"/>
            <w:sz w:val="18"/>
          </w:rPr>
          <w:t>JAVASYSPRIV role, 4-13</w:t>
        </w:r>
      </w:hyperlink>
    </w:p>
    <w:p w14:paraId="3D3205A4" w14:textId="77777777" w:rsidR="008C539B" w:rsidRPr="001058B5" w:rsidRDefault="008D1AB8">
      <w:pPr>
        <w:spacing w:line="220" w:lineRule="exact"/>
        <w:ind w:left="865"/>
        <w:rPr>
          <w:rFonts w:ascii="Arial" w:hAnsi="Arial" w:cs="Arial"/>
          <w:sz w:val="18"/>
        </w:rPr>
      </w:pPr>
      <w:hyperlink w:anchor="_bookmark613" w:history="1">
        <w:r w:rsidR="00C12992" w:rsidRPr="001058B5">
          <w:rPr>
            <w:rFonts w:ascii="Arial" w:hAnsi="Arial" w:cs="Arial"/>
            <w:sz w:val="18"/>
          </w:rPr>
          <w:t>JAVAUSERPRIV role, 4-13</w:t>
        </w:r>
      </w:hyperlink>
    </w:p>
    <w:p w14:paraId="430F3979" w14:textId="77777777" w:rsidR="008C539B" w:rsidRPr="001058B5" w:rsidRDefault="008D1AB8">
      <w:pPr>
        <w:spacing w:line="220" w:lineRule="exact"/>
        <w:ind w:left="865"/>
        <w:rPr>
          <w:rFonts w:ascii="Arial" w:hAnsi="Arial" w:cs="Arial"/>
          <w:sz w:val="18"/>
        </w:rPr>
      </w:pPr>
      <w:hyperlink w:anchor="_bookmark616" w:history="1">
        <w:r w:rsidR="00C12992" w:rsidRPr="001058B5">
          <w:rPr>
            <w:rFonts w:ascii="Arial" w:hAnsi="Arial" w:cs="Arial"/>
            <w:sz w:val="18"/>
          </w:rPr>
          <w:t>JMXSERVER role, 4-14</w:t>
        </w:r>
      </w:hyperlink>
    </w:p>
    <w:p w14:paraId="3A1CA914" w14:textId="77777777" w:rsidR="008C539B" w:rsidRPr="001058B5" w:rsidRDefault="008D1AB8">
      <w:pPr>
        <w:spacing w:before="2" w:line="235" w:lineRule="auto"/>
        <w:ind w:left="865" w:right="1012"/>
        <w:rPr>
          <w:rFonts w:ascii="Arial" w:hAnsi="Arial" w:cs="Arial"/>
          <w:sz w:val="18"/>
        </w:rPr>
      </w:pPr>
      <w:hyperlink w:anchor="_bookmark2163" w:history="1">
        <w:r w:rsidR="00C12992" w:rsidRPr="001058B5">
          <w:rPr>
            <w:rFonts w:ascii="Arial" w:hAnsi="Arial" w:cs="Arial"/>
            <w:sz w:val="18"/>
          </w:rPr>
          <w:t>job responsibility privileges only, 10-6</w:t>
        </w:r>
      </w:hyperlink>
      <w:r w:rsidR="00C12992" w:rsidRPr="001058B5">
        <w:rPr>
          <w:rFonts w:ascii="Arial" w:hAnsi="Arial" w:cs="Arial"/>
          <w:sz w:val="18"/>
        </w:rPr>
        <w:t xml:space="preserve"> </w:t>
      </w:r>
      <w:hyperlink w:anchor="_bookmark617" w:history="1">
        <w:r w:rsidR="00C12992" w:rsidRPr="001058B5">
          <w:rPr>
            <w:rFonts w:ascii="Arial" w:hAnsi="Arial" w:cs="Arial"/>
            <w:sz w:val="18"/>
          </w:rPr>
          <w:t>LBAC_DBA role, 4-14</w:t>
        </w:r>
      </w:hyperlink>
    </w:p>
    <w:p w14:paraId="788F4119" w14:textId="77777777" w:rsidR="008C539B" w:rsidRPr="001058B5" w:rsidRDefault="008D1AB8">
      <w:pPr>
        <w:spacing w:line="220" w:lineRule="exact"/>
        <w:ind w:left="865"/>
        <w:rPr>
          <w:rFonts w:ascii="Arial" w:hAnsi="Arial" w:cs="Arial"/>
          <w:sz w:val="18"/>
        </w:rPr>
      </w:pPr>
      <w:hyperlink w:anchor="_bookmark972" w:history="1">
        <w:r w:rsidR="00C12992" w:rsidRPr="001058B5">
          <w:rPr>
            <w:rFonts w:ascii="Arial" w:hAnsi="Arial" w:cs="Arial"/>
            <w:sz w:val="18"/>
          </w:rPr>
          <w:t>listing grants, 4-73</w:t>
        </w:r>
      </w:hyperlink>
    </w:p>
    <w:p w14:paraId="2AC15E4F" w14:textId="77777777" w:rsidR="008C539B" w:rsidRPr="001058B5" w:rsidRDefault="008D1AB8">
      <w:pPr>
        <w:spacing w:before="2" w:line="235" w:lineRule="auto"/>
        <w:ind w:left="865" w:right="1012"/>
        <w:rPr>
          <w:rFonts w:ascii="Arial" w:hAnsi="Arial" w:cs="Arial"/>
          <w:sz w:val="18"/>
        </w:rPr>
      </w:pPr>
      <w:hyperlink w:anchor="_bookmark986" w:history="1">
        <w:r w:rsidR="00C12992" w:rsidRPr="001058B5">
          <w:rPr>
            <w:rFonts w:ascii="Arial" w:hAnsi="Arial" w:cs="Arial"/>
            <w:sz w:val="18"/>
          </w:rPr>
          <w:t>listing privileges and roles in, 4-75</w:t>
        </w:r>
      </w:hyperlink>
      <w:r w:rsidR="00C12992" w:rsidRPr="001058B5">
        <w:rPr>
          <w:rFonts w:ascii="Arial" w:hAnsi="Arial" w:cs="Arial"/>
          <w:sz w:val="18"/>
        </w:rPr>
        <w:t xml:space="preserve"> </w:t>
      </w:r>
      <w:hyperlink w:anchor="_bookmark983" w:history="1">
        <w:r w:rsidR="00C12992" w:rsidRPr="001058B5">
          <w:rPr>
            <w:rFonts w:ascii="Arial" w:hAnsi="Arial" w:cs="Arial"/>
            <w:sz w:val="18"/>
          </w:rPr>
          <w:t>listing roles, 4-74</w:t>
        </w:r>
      </w:hyperlink>
    </w:p>
    <w:p w14:paraId="574BCAD9" w14:textId="77777777" w:rsidR="008C539B" w:rsidRPr="001058B5" w:rsidRDefault="008D1AB8">
      <w:pPr>
        <w:spacing w:line="220" w:lineRule="exact"/>
        <w:ind w:left="865"/>
        <w:rPr>
          <w:rFonts w:ascii="Arial" w:hAnsi="Arial" w:cs="Arial"/>
          <w:sz w:val="18"/>
        </w:rPr>
      </w:pPr>
      <w:hyperlink w:anchor="_bookmark618" w:history="1">
        <w:r w:rsidR="00C12992" w:rsidRPr="001058B5">
          <w:rPr>
            <w:rFonts w:ascii="Arial" w:hAnsi="Arial" w:cs="Arial"/>
            <w:sz w:val="18"/>
          </w:rPr>
          <w:t>LOGSTDBY_ADMINISTRATOR role, 4-14</w:t>
        </w:r>
      </w:hyperlink>
    </w:p>
    <w:p w14:paraId="11B1D1FC" w14:textId="77777777" w:rsidR="008C539B" w:rsidRPr="001058B5" w:rsidRDefault="008D1AB8">
      <w:pPr>
        <w:spacing w:before="2" w:line="235" w:lineRule="auto"/>
        <w:ind w:left="865"/>
        <w:rPr>
          <w:rFonts w:ascii="Arial" w:hAnsi="Arial" w:cs="Arial"/>
          <w:sz w:val="18"/>
        </w:rPr>
      </w:pPr>
      <w:hyperlink w:anchor="_bookmark847" w:history="1">
        <w:r w:rsidR="00C12992" w:rsidRPr="001058B5">
          <w:rPr>
            <w:rFonts w:ascii="Arial" w:hAnsi="Arial" w:cs="Arial"/>
            <w:sz w:val="18"/>
          </w:rPr>
          <w:t>management using the operating system, 4-45</w:t>
        </w:r>
      </w:hyperlink>
      <w:r w:rsidR="00C12992" w:rsidRPr="001058B5">
        <w:rPr>
          <w:rFonts w:ascii="Arial" w:hAnsi="Arial" w:cs="Arial"/>
          <w:sz w:val="18"/>
        </w:rPr>
        <w:t xml:space="preserve"> managing roles</w:t>
      </w:r>
    </w:p>
    <w:p w14:paraId="6DD15A48" w14:textId="77777777" w:rsidR="008C539B" w:rsidRPr="001058B5" w:rsidRDefault="008D1AB8">
      <w:pPr>
        <w:spacing w:line="220" w:lineRule="exact"/>
        <w:ind w:left="1105"/>
        <w:rPr>
          <w:rFonts w:ascii="Arial" w:hAnsi="Arial" w:cs="Arial"/>
          <w:sz w:val="18"/>
        </w:rPr>
      </w:pPr>
      <w:hyperlink w:anchor="_bookmark541" w:history="1">
        <w:r w:rsidR="00C12992" w:rsidRPr="001058B5">
          <w:rPr>
            <w:rFonts w:ascii="Arial" w:hAnsi="Arial" w:cs="Arial"/>
            <w:sz w:val="18"/>
          </w:rPr>
          <w:t>about, 4-6</w:t>
        </w:r>
      </w:hyperlink>
    </w:p>
    <w:p w14:paraId="13815CAB" w14:textId="77777777" w:rsidR="008C539B" w:rsidRPr="001058B5" w:rsidRDefault="008D1AB8">
      <w:pPr>
        <w:spacing w:line="220" w:lineRule="exact"/>
        <w:ind w:left="1105"/>
        <w:rPr>
          <w:rFonts w:ascii="Arial" w:hAnsi="Arial" w:cs="Arial"/>
          <w:sz w:val="18"/>
        </w:rPr>
      </w:pPr>
      <w:hyperlink w:anchor="_bookmark1073" w:history="1">
        <w:r w:rsidR="00C12992" w:rsidRPr="001058B5">
          <w:rPr>
            <w:rFonts w:ascii="Arial" w:hAnsi="Arial" w:cs="Arial"/>
            <w:sz w:val="18"/>
          </w:rPr>
          <w:t>categorizing users, 5-16</w:t>
        </w:r>
      </w:hyperlink>
    </w:p>
    <w:p w14:paraId="64CCBDCC" w14:textId="77777777" w:rsidR="008C539B" w:rsidRPr="001058B5" w:rsidRDefault="008D1AB8">
      <w:pPr>
        <w:spacing w:before="1" w:line="235" w:lineRule="auto"/>
        <w:ind w:left="865" w:right="759"/>
        <w:jc w:val="both"/>
        <w:rPr>
          <w:rFonts w:ascii="Arial" w:hAnsi="Arial" w:cs="Arial"/>
          <w:sz w:val="18"/>
        </w:rPr>
      </w:pPr>
      <w:hyperlink w:anchor="_bookmark580" w:history="1">
        <w:r w:rsidR="00C12992" w:rsidRPr="001058B5">
          <w:rPr>
            <w:rFonts w:ascii="Arial" w:hAnsi="Arial" w:cs="Arial"/>
            <w:sz w:val="18"/>
          </w:rPr>
          <w:t>managing through operating system, 4-10</w:t>
        </w:r>
      </w:hyperlink>
      <w:r w:rsidR="00C12992" w:rsidRPr="001058B5">
        <w:rPr>
          <w:rFonts w:ascii="Arial" w:hAnsi="Arial" w:cs="Arial"/>
          <w:sz w:val="18"/>
        </w:rPr>
        <w:t xml:space="preserve"> </w:t>
      </w:r>
      <w:hyperlink w:anchor="_bookmark876" w:history="1">
        <w:r w:rsidR="00C12992" w:rsidRPr="001058B5">
          <w:rPr>
            <w:rFonts w:ascii="Arial" w:hAnsi="Arial" w:cs="Arial"/>
            <w:sz w:val="18"/>
          </w:rPr>
          <w:t>maximum number a user can enable, 4-49</w:t>
        </w:r>
      </w:hyperlink>
      <w:r w:rsidR="00C12992" w:rsidRPr="001058B5">
        <w:rPr>
          <w:rFonts w:ascii="Arial" w:hAnsi="Arial" w:cs="Arial"/>
          <w:sz w:val="18"/>
        </w:rPr>
        <w:t xml:space="preserve"> </w:t>
      </w:r>
      <w:hyperlink w:anchor="_bookmark619" w:history="1">
        <w:r w:rsidR="00C12992" w:rsidRPr="001058B5">
          <w:rPr>
            <w:rFonts w:ascii="Arial" w:hAnsi="Arial" w:cs="Arial"/>
            <w:sz w:val="18"/>
          </w:rPr>
          <w:t>MGMT_USER role, 4-14</w:t>
        </w:r>
      </w:hyperlink>
    </w:p>
    <w:p w14:paraId="1D9A255C" w14:textId="77777777" w:rsidR="008C539B" w:rsidRPr="001058B5" w:rsidRDefault="008D1AB8">
      <w:pPr>
        <w:spacing w:before="3" w:line="235" w:lineRule="auto"/>
        <w:ind w:left="865" w:right="1012"/>
        <w:rPr>
          <w:rFonts w:ascii="Arial" w:hAnsi="Arial" w:cs="Arial"/>
          <w:sz w:val="18"/>
        </w:rPr>
      </w:pPr>
      <w:hyperlink w:anchor="_bookmark646" w:history="1">
        <w:r w:rsidR="00C12992" w:rsidRPr="001058B5">
          <w:rPr>
            <w:rFonts w:ascii="Arial" w:hAnsi="Arial" w:cs="Arial"/>
            <w:sz w:val="18"/>
          </w:rPr>
          <w:t>multibyte characters in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passwords, 4-18</w:t>
        </w:r>
      </w:hyperlink>
      <w:r w:rsidR="00C12992" w:rsidRPr="001058B5">
        <w:rPr>
          <w:rFonts w:ascii="Arial" w:hAnsi="Arial" w:cs="Arial"/>
          <w:sz w:val="18"/>
        </w:rPr>
        <w:t xml:space="preserve"> </w:t>
      </w:r>
      <w:hyperlink w:anchor="_bookmark544" w:history="1">
        <w:r w:rsidR="00C12992" w:rsidRPr="001058B5">
          <w:rPr>
            <w:rFonts w:ascii="Arial" w:hAnsi="Arial" w:cs="Arial"/>
            <w:sz w:val="18"/>
          </w:rPr>
          <w:t>naming, 4-6</w:t>
        </w:r>
      </w:hyperlink>
    </w:p>
    <w:p w14:paraId="3D9803A1" w14:textId="77777777" w:rsidR="008C539B" w:rsidRPr="001058B5" w:rsidRDefault="008D1AB8">
      <w:pPr>
        <w:spacing w:before="2" w:line="235" w:lineRule="auto"/>
        <w:ind w:left="865" w:right="1358"/>
        <w:rPr>
          <w:rFonts w:ascii="Arial" w:hAnsi="Arial" w:cs="Arial"/>
          <w:sz w:val="18"/>
        </w:rPr>
      </w:pPr>
      <w:hyperlink w:anchor="_bookmark674" w:history="1">
        <w:r w:rsidR="00C12992" w:rsidRPr="001058B5">
          <w:rPr>
            <w:rFonts w:ascii="Arial" w:hAnsi="Arial" w:cs="Arial"/>
            <w:sz w:val="18"/>
          </w:rPr>
          <w:t>network authorization, 4-19</w:t>
        </w:r>
      </w:hyperlink>
      <w:r w:rsidR="00C12992" w:rsidRPr="001058B5">
        <w:rPr>
          <w:rFonts w:ascii="Arial" w:hAnsi="Arial" w:cs="Arial"/>
          <w:sz w:val="18"/>
        </w:rPr>
        <w:t xml:space="preserve"> </w:t>
      </w:r>
      <w:hyperlink w:anchor="_bookmark675" w:history="1">
        <w:r w:rsidR="00C12992" w:rsidRPr="001058B5">
          <w:rPr>
            <w:rFonts w:ascii="Arial" w:hAnsi="Arial" w:cs="Arial"/>
            <w:sz w:val="18"/>
          </w:rPr>
          <w:t>network client authorization, 4-19</w:t>
        </w:r>
      </w:hyperlink>
      <w:r w:rsidR="00C12992" w:rsidRPr="001058B5">
        <w:rPr>
          <w:rFonts w:ascii="Arial" w:hAnsi="Arial" w:cs="Arial"/>
          <w:sz w:val="18"/>
        </w:rPr>
        <w:t xml:space="preserve"> </w:t>
      </w:r>
      <w:hyperlink w:anchor="_bookmark620" w:history="1">
        <w:r w:rsidR="00C12992" w:rsidRPr="001058B5">
          <w:rPr>
            <w:rFonts w:ascii="Arial" w:hAnsi="Arial" w:cs="Arial"/>
            <w:sz w:val="18"/>
          </w:rPr>
          <w:t>OEM_ADVISOR role, 4-14</w:t>
        </w:r>
      </w:hyperlink>
    </w:p>
    <w:p w14:paraId="0BCFFCBA" w14:textId="77777777" w:rsidR="008C539B" w:rsidRPr="001058B5" w:rsidRDefault="008D1AB8">
      <w:pPr>
        <w:spacing w:line="221" w:lineRule="exact"/>
        <w:ind w:left="865"/>
        <w:rPr>
          <w:rFonts w:ascii="Arial" w:hAnsi="Arial" w:cs="Arial"/>
          <w:sz w:val="18"/>
        </w:rPr>
      </w:pPr>
      <w:hyperlink w:anchor="_bookmark621" w:history="1">
        <w:r w:rsidR="00C12992" w:rsidRPr="001058B5">
          <w:rPr>
            <w:rFonts w:ascii="Arial" w:hAnsi="Arial" w:cs="Arial"/>
            <w:sz w:val="18"/>
          </w:rPr>
          <w:t>OEM_MONITOR role, 4-14</w:t>
        </w:r>
      </w:hyperlink>
    </w:p>
    <w:p w14:paraId="451F18C1" w14:textId="77777777" w:rsidR="008C539B" w:rsidRPr="001058B5" w:rsidRDefault="008D1AB8">
      <w:pPr>
        <w:spacing w:line="220" w:lineRule="exact"/>
        <w:ind w:left="865"/>
        <w:rPr>
          <w:rFonts w:ascii="Arial" w:hAnsi="Arial" w:cs="Arial"/>
          <w:sz w:val="18"/>
        </w:rPr>
      </w:pPr>
      <w:hyperlink w:anchor="_bookmark622" w:history="1">
        <w:r w:rsidR="00C12992" w:rsidRPr="001058B5">
          <w:rPr>
            <w:rFonts w:ascii="Arial" w:hAnsi="Arial" w:cs="Arial"/>
            <w:sz w:val="18"/>
          </w:rPr>
          <w:t>OLAP_DBA role, 4-14</w:t>
        </w:r>
      </w:hyperlink>
    </w:p>
    <w:p w14:paraId="55056BE5" w14:textId="77777777" w:rsidR="008C539B" w:rsidRPr="001058B5" w:rsidRDefault="008D1AB8">
      <w:pPr>
        <w:spacing w:line="220" w:lineRule="exact"/>
        <w:ind w:left="865"/>
        <w:rPr>
          <w:rFonts w:ascii="Arial" w:hAnsi="Arial" w:cs="Arial"/>
          <w:sz w:val="18"/>
        </w:rPr>
      </w:pPr>
      <w:hyperlink w:anchor="_bookmark623" w:history="1">
        <w:r w:rsidR="00C12992" w:rsidRPr="001058B5">
          <w:rPr>
            <w:rFonts w:ascii="Arial" w:hAnsi="Arial" w:cs="Arial"/>
            <w:sz w:val="18"/>
          </w:rPr>
          <w:t>OLAP_USER role, 4-14</w:t>
        </w:r>
      </w:hyperlink>
    </w:p>
    <w:p w14:paraId="4C090A7B" w14:textId="77777777" w:rsidR="008C539B" w:rsidRPr="001058B5" w:rsidRDefault="008D1AB8">
      <w:pPr>
        <w:spacing w:line="220" w:lineRule="exact"/>
        <w:ind w:left="865"/>
        <w:rPr>
          <w:rFonts w:ascii="Arial" w:hAnsi="Arial" w:cs="Arial"/>
          <w:sz w:val="18"/>
        </w:rPr>
      </w:pPr>
      <w:hyperlink w:anchor="_bookmark624" w:history="1">
        <w:r w:rsidR="00C12992" w:rsidRPr="001058B5">
          <w:rPr>
            <w:rFonts w:ascii="Arial" w:hAnsi="Arial" w:cs="Arial"/>
            <w:sz w:val="18"/>
          </w:rPr>
          <w:t>OLAP_XS_ADMIN role, 4-14</w:t>
        </w:r>
      </w:hyperlink>
    </w:p>
    <w:p w14:paraId="11E3E5CE" w14:textId="77777777" w:rsidR="008C539B" w:rsidRPr="001058B5" w:rsidRDefault="008D1AB8">
      <w:pPr>
        <w:spacing w:line="237" w:lineRule="auto"/>
        <w:ind w:left="865"/>
        <w:rPr>
          <w:rFonts w:ascii="Arial" w:hAnsi="Arial" w:cs="Arial"/>
          <w:sz w:val="18"/>
        </w:rPr>
      </w:pPr>
      <w:hyperlink w:anchor="_bookmark1004"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w:t>
      </w:r>
      <w:hyperlink w:anchor="_bookmark851" w:history="1">
        <w:r w:rsidR="00C12992" w:rsidRPr="001058B5">
          <w:rPr>
            <w:rFonts w:ascii="Arial" w:hAnsi="Arial" w:cs="Arial"/>
            <w:sz w:val="18"/>
          </w:rPr>
          <w:t>operating system, 4-46</w:t>
        </w:r>
      </w:hyperlink>
    </w:p>
    <w:p w14:paraId="6EF3D07F" w14:textId="77777777" w:rsidR="008C539B" w:rsidRPr="001058B5" w:rsidRDefault="008D1AB8">
      <w:pPr>
        <w:spacing w:line="235" w:lineRule="auto"/>
        <w:ind w:left="865" w:right="1012"/>
        <w:rPr>
          <w:rFonts w:ascii="Arial" w:hAnsi="Arial" w:cs="Arial"/>
          <w:sz w:val="18"/>
        </w:rPr>
      </w:pPr>
      <w:hyperlink w:anchor="_bookmark671" w:history="1">
        <w:r w:rsidR="00C12992" w:rsidRPr="001058B5">
          <w:rPr>
            <w:rFonts w:ascii="Arial" w:hAnsi="Arial" w:cs="Arial"/>
            <w:sz w:val="18"/>
          </w:rPr>
          <w:t>operating system authorization, 4-19</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operating system granting of, 4-47</w:t>
        </w:r>
      </w:hyperlink>
      <w:r w:rsidR="00C12992" w:rsidRPr="001058B5">
        <w:rPr>
          <w:rFonts w:ascii="Arial" w:hAnsi="Arial" w:cs="Arial"/>
          <w:sz w:val="18"/>
        </w:rPr>
        <w:t xml:space="preserve"> </w:t>
      </w:r>
      <w:hyperlink w:anchor="_bookmark850" w:history="1">
        <w:r w:rsidR="00C12992" w:rsidRPr="001058B5">
          <w:rPr>
            <w:rFonts w:ascii="Arial" w:hAnsi="Arial" w:cs="Arial"/>
            <w:sz w:val="18"/>
          </w:rPr>
          <w:t>operating system identification of, 4-46</w:t>
        </w:r>
      </w:hyperlink>
    </w:p>
    <w:p w14:paraId="1A928EFA" w14:textId="77777777" w:rsidR="008C539B" w:rsidRPr="001058B5" w:rsidRDefault="008D1AB8">
      <w:pPr>
        <w:spacing w:before="1" w:line="235" w:lineRule="auto"/>
        <w:ind w:left="1225" w:right="19" w:hanging="360"/>
        <w:rPr>
          <w:rFonts w:ascii="Arial" w:hAnsi="Arial" w:cs="Arial"/>
          <w:sz w:val="18"/>
        </w:rPr>
      </w:pPr>
      <w:hyperlink w:anchor="_bookmark860" w:history="1">
        <w:r w:rsidR="00C12992" w:rsidRPr="001058B5">
          <w:rPr>
            <w:rFonts w:ascii="Arial" w:hAnsi="Arial" w:cs="Arial"/>
            <w:sz w:val="18"/>
          </w:rPr>
          <w:t>operating system management and the shared server, 4-47</w:t>
        </w:r>
      </w:hyperlink>
    </w:p>
    <w:p w14:paraId="0383C399" w14:textId="77777777" w:rsidR="008C539B" w:rsidRPr="001058B5" w:rsidRDefault="008D1AB8">
      <w:pPr>
        <w:spacing w:line="220" w:lineRule="exact"/>
        <w:ind w:left="865"/>
        <w:rPr>
          <w:rFonts w:ascii="Arial" w:hAnsi="Arial" w:cs="Arial"/>
          <w:sz w:val="18"/>
        </w:rPr>
      </w:pPr>
      <w:hyperlink w:anchor="_bookmark853" w:history="1">
        <w:r w:rsidR="00C12992" w:rsidRPr="001058B5">
          <w:rPr>
            <w:rFonts w:ascii="Arial" w:hAnsi="Arial" w:cs="Arial"/>
            <w:sz w:val="18"/>
          </w:rPr>
          <w:t>operating system-managed, 4-47</w:t>
        </w:r>
      </w:hyperlink>
    </w:p>
    <w:p w14:paraId="70F36F97" w14:textId="77777777" w:rsidR="008C539B" w:rsidRPr="001058B5" w:rsidRDefault="008D1AB8">
      <w:pPr>
        <w:spacing w:line="220" w:lineRule="exact"/>
        <w:ind w:left="865"/>
        <w:rPr>
          <w:rFonts w:ascii="Arial" w:hAnsi="Arial" w:cs="Arial"/>
          <w:sz w:val="18"/>
        </w:rPr>
      </w:pPr>
      <w:hyperlink w:anchor="_bookmark667" w:history="1">
        <w:r w:rsidR="00C12992" w:rsidRPr="001058B5">
          <w:rPr>
            <w:rFonts w:ascii="Arial" w:hAnsi="Arial" w:cs="Arial"/>
            <w:sz w:val="18"/>
          </w:rPr>
          <w:t>operating-system authorization, 4-18</w:t>
        </w:r>
      </w:hyperlink>
    </w:p>
    <w:p w14:paraId="460CD7BC" w14:textId="77777777" w:rsidR="008C539B" w:rsidRPr="001058B5" w:rsidRDefault="008D1AB8">
      <w:pPr>
        <w:spacing w:line="220" w:lineRule="exact"/>
        <w:ind w:left="865"/>
        <w:rPr>
          <w:rFonts w:ascii="Arial" w:hAnsi="Arial" w:cs="Arial"/>
          <w:sz w:val="18"/>
        </w:rPr>
      </w:pPr>
      <w:hyperlink w:anchor="_bookmark625" w:history="1">
        <w:r w:rsidR="00C12992" w:rsidRPr="001058B5">
          <w:rPr>
            <w:rFonts w:ascii="Arial" w:hAnsi="Arial" w:cs="Arial"/>
            <w:sz w:val="18"/>
          </w:rPr>
          <w:t>ORDADMIN role, 4-14</w:t>
        </w:r>
      </w:hyperlink>
    </w:p>
    <w:p w14:paraId="75BD2614" w14:textId="77777777" w:rsidR="008C539B" w:rsidRPr="001058B5" w:rsidRDefault="008D1AB8">
      <w:pPr>
        <w:spacing w:line="220" w:lineRule="exact"/>
        <w:ind w:left="865"/>
        <w:rPr>
          <w:rFonts w:ascii="Arial" w:hAnsi="Arial" w:cs="Arial"/>
          <w:sz w:val="18"/>
        </w:rPr>
      </w:pPr>
      <w:hyperlink w:anchor="_bookmark627" w:history="1">
        <w:r w:rsidR="00C12992" w:rsidRPr="001058B5">
          <w:rPr>
            <w:rFonts w:ascii="Arial" w:hAnsi="Arial" w:cs="Arial"/>
            <w:sz w:val="18"/>
          </w:rPr>
          <w:t>OWB_DESIGNCENTER_VIEW role, 4-15</w:t>
        </w:r>
      </w:hyperlink>
    </w:p>
    <w:p w14:paraId="746AC4D9" w14:textId="77777777" w:rsidR="008C539B" w:rsidRPr="001058B5" w:rsidRDefault="008D1AB8">
      <w:pPr>
        <w:spacing w:line="220" w:lineRule="exact"/>
        <w:ind w:left="865"/>
        <w:rPr>
          <w:rFonts w:ascii="Arial" w:hAnsi="Arial" w:cs="Arial"/>
          <w:sz w:val="18"/>
        </w:rPr>
      </w:pPr>
      <w:hyperlink w:anchor="_bookmark628" w:history="1">
        <w:r w:rsidR="00C12992" w:rsidRPr="001058B5">
          <w:rPr>
            <w:rFonts w:ascii="Arial" w:hAnsi="Arial" w:cs="Arial"/>
            <w:sz w:val="18"/>
          </w:rPr>
          <w:t>OWB_USER role, 4-15</w:t>
        </w:r>
      </w:hyperlink>
    </w:p>
    <w:p w14:paraId="3F0EB523" w14:textId="77777777" w:rsidR="008C539B" w:rsidRPr="001058B5" w:rsidRDefault="008D1AB8">
      <w:pPr>
        <w:spacing w:line="220" w:lineRule="exact"/>
        <w:ind w:left="865"/>
        <w:rPr>
          <w:rFonts w:ascii="Arial" w:hAnsi="Arial" w:cs="Arial"/>
          <w:sz w:val="18"/>
        </w:rPr>
      </w:pPr>
      <w:hyperlink w:anchor="_bookmark626" w:history="1">
        <w:r w:rsidR="00C12992" w:rsidRPr="001058B5">
          <w:rPr>
            <w:rFonts w:ascii="Arial" w:hAnsi="Arial" w:cs="Arial"/>
            <w:sz w:val="18"/>
          </w:rPr>
          <w:t>OWB$CLIENT role, 4-14</w:t>
        </w:r>
      </w:hyperlink>
    </w:p>
    <w:p w14:paraId="3247E6BE" w14:textId="77777777" w:rsidR="008C539B" w:rsidRPr="001058B5" w:rsidRDefault="008D1AB8">
      <w:pPr>
        <w:spacing w:line="220" w:lineRule="exact"/>
        <w:ind w:left="865"/>
        <w:rPr>
          <w:rFonts w:ascii="Arial" w:hAnsi="Arial" w:cs="Arial"/>
          <w:sz w:val="18"/>
        </w:rPr>
      </w:pPr>
      <w:hyperlink w:anchor="_bookmark583" w:history="1">
        <w:r w:rsidR="00C12992" w:rsidRPr="001058B5">
          <w:rPr>
            <w:rFonts w:ascii="Arial" w:hAnsi="Arial" w:cs="Arial"/>
            <w:sz w:val="18"/>
          </w:rPr>
          <w:t>predefined, 4-11</w:t>
        </w:r>
      </w:hyperlink>
    </w:p>
    <w:p w14:paraId="0B6BD780" w14:textId="77777777" w:rsidR="008C539B" w:rsidRPr="001058B5" w:rsidRDefault="008D1AB8">
      <w:pPr>
        <w:spacing w:line="237" w:lineRule="auto"/>
        <w:ind w:left="865" w:right="1358"/>
        <w:rPr>
          <w:rFonts w:ascii="Arial" w:hAnsi="Arial" w:cs="Arial"/>
          <w:sz w:val="18"/>
        </w:rPr>
      </w:pPr>
      <w:hyperlink w:anchor="_bookmark644" w:history="1">
        <w:r w:rsidR="00C12992" w:rsidRPr="001058B5">
          <w:rPr>
            <w:rFonts w:ascii="Arial" w:hAnsi="Arial" w:cs="Arial"/>
            <w:sz w:val="18"/>
          </w:rPr>
          <w:t>privileges for creating, 4-16</w:t>
        </w:r>
      </w:hyperlink>
      <w:r w:rsidR="00C12992" w:rsidRPr="001058B5">
        <w:rPr>
          <w:rFonts w:ascii="Arial" w:hAnsi="Arial" w:cs="Arial"/>
          <w:sz w:val="18"/>
        </w:rPr>
        <w:t xml:space="preserve"> </w:t>
      </w:r>
      <w:hyperlink w:anchor="_bookmark695" w:history="1">
        <w:r w:rsidR="00C12992" w:rsidRPr="001058B5">
          <w:rPr>
            <w:rFonts w:ascii="Arial" w:hAnsi="Arial" w:cs="Arial"/>
            <w:sz w:val="18"/>
          </w:rPr>
          <w:t>privileges for dropping, 4-21</w:t>
        </w:r>
      </w:hyperlink>
    </w:p>
    <w:p w14:paraId="4337001F" w14:textId="77777777" w:rsidR="008C539B" w:rsidRPr="001058B5" w:rsidRDefault="008D1AB8">
      <w:pPr>
        <w:spacing w:line="235" w:lineRule="auto"/>
        <w:ind w:left="1225" w:right="567" w:hanging="360"/>
        <w:rPr>
          <w:rFonts w:ascii="Arial" w:hAnsi="Arial" w:cs="Arial"/>
          <w:sz w:val="18"/>
        </w:rPr>
      </w:pPr>
      <w:hyperlink w:anchor="_bookmark655" w:history="1">
        <w:r w:rsidR="00C12992" w:rsidRPr="001058B5">
          <w:rPr>
            <w:rFonts w:ascii="Arial" w:hAnsi="Arial" w:cs="Arial"/>
            <w:sz w:val="18"/>
          </w:rPr>
          <w:t>privileges, changing authorization method for, 4-17</w:t>
        </w:r>
      </w:hyperlink>
    </w:p>
    <w:p w14:paraId="300C8F10" w14:textId="77777777" w:rsidR="008C539B" w:rsidRPr="001058B5" w:rsidRDefault="008D1AB8">
      <w:pPr>
        <w:spacing w:before="1" w:line="235" w:lineRule="auto"/>
        <w:ind w:left="865"/>
        <w:rPr>
          <w:rFonts w:ascii="Arial" w:hAnsi="Arial" w:cs="Arial"/>
          <w:sz w:val="18"/>
        </w:rPr>
      </w:pPr>
      <w:hyperlink w:anchor="_bookmark655" w:history="1">
        <w:r w:rsidR="00C12992" w:rsidRPr="001058B5">
          <w:rPr>
            <w:rFonts w:ascii="Arial" w:hAnsi="Arial" w:cs="Arial"/>
            <w:sz w:val="18"/>
          </w:rPr>
          <w:t>privileges, changing passwords, 4-17</w:t>
        </w:r>
      </w:hyperlink>
      <w:r w:rsidR="00C12992" w:rsidRPr="001058B5">
        <w:rPr>
          <w:rFonts w:ascii="Arial" w:hAnsi="Arial" w:cs="Arial"/>
          <w:sz w:val="18"/>
        </w:rPr>
        <w:t xml:space="preserve"> </w:t>
      </w:r>
      <w:hyperlink w:anchor="_bookmark629" w:history="1">
        <w:r w:rsidR="00C12992" w:rsidRPr="001058B5">
          <w:rPr>
            <w:rFonts w:ascii="Arial" w:hAnsi="Arial" w:cs="Arial"/>
            <w:sz w:val="18"/>
          </w:rPr>
          <w:t>RECOVERY_CATALOG_OWNER role, 4-15</w:t>
        </w:r>
      </w:hyperlink>
    </w:p>
    <w:p w14:paraId="6CD91E91" w14:textId="77777777" w:rsidR="008C539B" w:rsidRPr="001058B5" w:rsidRDefault="008D1AB8">
      <w:pPr>
        <w:spacing w:line="220" w:lineRule="exact"/>
        <w:ind w:left="865"/>
        <w:rPr>
          <w:rFonts w:ascii="Arial" w:hAnsi="Arial" w:cs="Arial"/>
          <w:sz w:val="18"/>
        </w:rPr>
      </w:pPr>
      <w:hyperlink w:anchor="_bookmark630" w:history="1">
        <w:r w:rsidR="00C12992" w:rsidRPr="001058B5">
          <w:rPr>
            <w:rFonts w:ascii="Arial" w:hAnsi="Arial" w:cs="Arial"/>
            <w:sz w:val="18"/>
          </w:rPr>
          <w:t>RESOURCE role, 4-15</w:t>
        </w:r>
      </w:hyperlink>
    </w:p>
    <w:p w14:paraId="6076A4FF" w14:textId="77777777" w:rsidR="008C539B" w:rsidRPr="001058B5" w:rsidRDefault="008D1AB8">
      <w:pPr>
        <w:spacing w:before="2" w:line="235" w:lineRule="auto"/>
        <w:ind w:left="865" w:right="1012"/>
        <w:rPr>
          <w:rFonts w:ascii="Arial" w:hAnsi="Arial" w:cs="Arial"/>
          <w:sz w:val="18"/>
        </w:rPr>
      </w:pPr>
      <w:hyperlink w:anchor="_bookmark698" w:history="1">
        <w:r w:rsidR="00C12992" w:rsidRPr="001058B5">
          <w:rPr>
            <w:rFonts w:ascii="Arial" w:hAnsi="Arial" w:cs="Arial"/>
            <w:sz w:val="18"/>
          </w:rPr>
          <w:t>restricting from tool users, 4-21</w:t>
        </w:r>
      </w:hyperlink>
      <w:r w:rsidR="00C12992" w:rsidRPr="001058B5">
        <w:rPr>
          <w:rFonts w:ascii="Arial" w:hAnsi="Arial" w:cs="Arial"/>
          <w:sz w:val="18"/>
        </w:rPr>
        <w:t xml:space="preserve"> </w:t>
      </w:r>
      <w:hyperlink w:anchor="_bookmark578" w:history="1">
        <w:r w:rsidR="00C12992" w:rsidRPr="001058B5">
          <w:rPr>
            <w:rFonts w:ascii="Arial" w:hAnsi="Arial" w:cs="Arial"/>
            <w:sz w:val="18"/>
          </w:rPr>
          <w:t>restrictions on privileges of, 4-10</w:t>
        </w:r>
      </w:hyperlink>
    </w:p>
    <w:p w14:paraId="42A4C272" w14:textId="77777777" w:rsidR="008C539B" w:rsidRPr="001058B5" w:rsidRDefault="008C539B">
      <w:pPr>
        <w:spacing w:line="235" w:lineRule="auto"/>
        <w:rPr>
          <w:rFonts w:ascii="Arial" w:hAnsi="Arial" w:cs="Arial"/>
          <w:sz w:val="18"/>
        </w:rPr>
        <w:sectPr w:rsidR="008C539B" w:rsidRPr="001058B5">
          <w:headerReference w:type="default" r:id="rId308"/>
          <w:pgSz w:w="12240" w:h="15840"/>
          <w:pgMar w:top="1200" w:right="1060" w:bottom="860" w:left="1100" w:header="0" w:footer="663" w:gutter="0"/>
          <w:cols w:num="2" w:space="720" w:equalWidth="0">
            <w:col w:w="4955" w:space="40"/>
            <w:col w:w="5085"/>
          </w:cols>
        </w:sectPr>
      </w:pPr>
    </w:p>
    <w:p w14:paraId="45C47A43" w14:textId="77777777" w:rsidR="008C539B" w:rsidRPr="001058B5" w:rsidRDefault="008D1AB8">
      <w:pPr>
        <w:spacing w:before="67" w:line="222" w:lineRule="exact"/>
        <w:ind w:left="340"/>
        <w:rPr>
          <w:rFonts w:ascii="Arial" w:hAnsi="Arial" w:cs="Arial"/>
          <w:sz w:val="18"/>
        </w:rPr>
      </w:pPr>
      <w:hyperlink w:anchor="_bookmark858" w:history="1">
        <w:r w:rsidR="00C12992" w:rsidRPr="001058B5">
          <w:rPr>
            <w:rFonts w:ascii="Arial" w:hAnsi="Arial" w:cs="Arial"/>
            <w:sz w:val="18"/>
          </w:rPr>
          <w:t>REVOKE statement, 4-47</w:t>
        </w:r>
      </w:hyperlink>
    </w:p>
    <w:p w14:paraId="1D9336EE" w14:textId="77777777" w:rsidR="008C539B" w:rsidRPr="001058B5" w:rsidRDefault="008D1AB8">
      <w:pPr>
        <w:spacing w:line="220" w:lineRule="exact"/>
        <w:ind w:left="340"/>
        <w:rPr>
          <w:rFonts w:ascii="Arial" w:hAnsi="Arial" w:cs="Arial"/>
          <w:sz w:val="18"/>
        </w:rPr>
      </w:pPr>
      <w:hyperlink w:anchor="_bookmark688" w:history="1">
        <w:r w:rsidR="00C12992" w:rsidRPr="001058B5">
          <w:rPr>
            <w:rFonts w:ascii="Arial" w:hAnsi="Arial" w:cs="Arial"/>
            <w:sz w:val="18"/>
          </w:rPr>
          <w:t xml:space="preserve">revoking, 4-20, </w:t>
        </w:r>
      </w:hyperlink>
      <w:hyperlink w:anchor="_bookmark825" w:history="1">
        <w:r w:rsidR="00C12992" w:rsidRPr="001058B5">
          <w:rPr>
            <w:rFonts w:ascii="Arial" w:hAnsi="Arial" w:cs="Arial"/>
            <w:sz w:val="18"/>
          </w:rPr>
          <w:t>4-41</w:t>
        </w:r>
      </w:hyperlink>
    </w:p>
    <w:p w14:paraId="33AF1317" w14:textId="77777777" w:rsidR="008C539B" w:rsidRPr="001058B5" w:rsidRDefault="008D1AB8">
      <w:pPr>
        <w:spacing w:line="237" w:lineRule="auto"/>
        <w:ind w:left="340"/>
        <w:rPr>
          <w:rFonts w:ascii="Arial" w:hAnsi="Arial" w:cs="Arial"/>
          <w:sz w:val="18"/>
        </w:rPr>
      </w:pPr>
      <w:hyperlink w:anchor="_bookmark826" w:history="1">
        <w:r w:rsidR="00C12992" w:rsidRPr="001058B5">
          <w:rPr>
            <w:rFonts w:ascii="Arial" w:hAnsi="Arial" w:cs="Arial"/>
            <w:sz w:val="18"/>
          </w:rPr>
          <w:t>revoking ADMIN option, 4-42</w:t>
        </w:r>
      </w:hyperlink>
      <w:r w:rsidR="00C12992" w:rsidRPr="001058B5">
        <w:rPr>
          <w:rFonts w:ascii="Arial" w:hAnsi="Arial" w:cs="Arial"/>
          <w:sz w:val="18"/>
        </w:rPr>
        <w:t xml:space="preserve"> </w:t>
      </w:r>
      <w:hyperlink w:anchor="_bookmark631" w:history="1">
        <w:r w:rsidR="00C12992" w:rsidRPr="001058B5">
          <w:rPr>
            <w:rFonts w:ascii="Arial" w:hAnsi="Arial" w:cs="Arial"/>
            <w:sz w:val="18"/>
          </w:rPr>
          <w:t>SCHEDULER_ADMIN role, 4-15</w:t>
        </w:r>
      </w:hyperlink>
    </w:p>
    <w:p w14:paraId="5E7C2FE5" w14:textId="77777777" w:rsidR="008C539B" w:rsidRPr="001058B5" w:rsidRDefault="008D1AB8">
      <w:pPr>
        <w:spacing w:line="235" w:lineRule="auto"/>
        <w:ind w:left="340" w:right="1485"/>
        <w:rPr>
          <w:rFonts w:ascii="Arial" w:hAnsi="Arial" w:cs="Arial"/>
          <w:sz w:val="18"/>
        </w:rPr>
      </w:pPr>
      <w:hyperlink w:anchor="_bookmark544" w:history="1">
        <w:r w:rsidR="00C12992" w:rsidRPr="001058B5">
          <w:rPr>
            <w:rFonts w:ascii="Arial" w:hAnsi="Arial" w:cs="Arial"/>
            <w:sz w:val="18"/>
          </w:rPr>
          <w:t>schemas do not contain, 4-6</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p>
    <w:p w14:paraId="5D465C86" w14:textId="77777777" w:rsidR="008C539B" w:rsidRPr="001058B5" w:rsidRDefault="008D1AB8">
      <w:pPr>
        <w:spacing w:line="220" w:lineRule="exact"/>
        <w:ind w:left="340"/>
        <w:rPr>
          <w:rFonts w:ascii="Arial" w:hAnsi="Arial" w:cs="Arial"/>
          <w:sz w:val="18"/>
        </w:rPr>
      </w:pPr>
      <w:hyperlink w:anchor="_bookmark632" w:history="1">
        <w:r w:rsidR="00C12992" w:rsidRPr="001058B5">
          <w:rPr>
            <w:rFonts w:ascii="Arial" w:hAnsi="Arial" w:cs="Arial"/>
            <w:sz w:val="18"/>
          </w:rPr>
          <w:t>SELECT_CATALOG_ROLE role, 4-15</w:t>
        </w:r>
      </w:hyperlink>
    </w:p>
    <w:p w14:paraId="6F5875F1" w14:textId="77777777" w:rsidR="008C539B" w:rsidRPr="001058B5" w:rsidRDefault="008D1AB8">
      <w:pPr>
        <w:spacing w:line="235" w:lineRule="auto"/>
        <w:ind w:left="340" w:right="1485"/>
        <w:rPr>
          <w:rFonts w:ascii="Arial" w:hAnsi="Arial" w:cs="Arial"/>
          <w:sz w:val="18"/>
        </w:rPr>
      </w:pPr>
      <w:hyperlink w:anchor="_bookmark857" w:history="1">
        <w:r w:rsidR="00C12992" w:rsidRPr="001058B5">
          <w:rPr>
            <w:rFonts w:ascii="Arial" w:hAnsi="Arial" w:cs="Arial"/>
            <w:sz w:val="18"/>
          </w:rPr>
          <w:t>SET ROLE statement, 4-47</w:t>
        </w:r>
      </w:hyperlink>
      <w:r w:rsidR="00C12992" w:rsidRPr="001058B5">
        <w:rPr>
          <w:rFonts w:ascii="Arial" w:hAnsi="Arial" w:cs="Arial"/>
          <w:sz w:val="18"/>
        </w:rPr>
        <w:t xml:space="preserve"> </w:t>
      </w:r>
      <w:hyperlink w:anchor="_bookmark574" w:history="1">
        <w:r w:rsidR="00C12992" w:rsidRPr="001058B5">
          <w:rPr>
            <w:rFonts w:ascii="Arial" w:hAnsi="Arial" w:cs="Arial"/>
            <w:sz w:val="18"/>
          </w:rPr>
          <w:t>setting in PL/SQL blocks, 4-9</w:t>
        </w:r>
      </w:hyperlink>
      <w:r w:rsidR="00C12992" w:rsidRPr="001058B5">
        <w:rPr>
          <w:rFonts w:ascii="Arial" w:hAnsi="Arial" w:cs="Arial"/>
          <w:sz w:val="18"/>
        </w:rPr>
        <w:t xml:space="preserve"> </w:t>
      </w:r>
      <w:hyperlink w:anchor="_bookmark633" w:history="1">
        <w:r w:rsidR="00C12992" w:rsidRPr="001058B5">
          <w:rPr>
            <w:rFonts w:ascii="Arial" w:hAnsi="Arial" w:cs="Arial"/>
            <w:sz w:val="18"/>
          </w:rPr>
          <w:t>SNMPAGENT role, 4-15</w:t>
        </w:r>
      </w:hyperlink>
    </w:p>
    <w:p w14:paraId="2FB182A8" w14:textId="77777777" w:rsidR="008C539B" w:rsidRPr="001058B5" w:rsidRDefault="008D1AB8">
      <w:pPr>
        <w:spacing w:line="221" w:lineRule="exact"/>
        <w:ind w:left="340"/>
        <w:rPr>
          <w:rFonts w:ascii="Arial" w:hAnsi="Arial" w:cs="Arial"/>
          <w:sz w:val="18"/>
        </w:rPr>
      </w:pPr>
      <w:hyperlink w:anchor="_bookmark634" w:history="1">
        <w:r w:rsidR="00C12992" w:rsidRPr="001058B5">
          <w:rPr>
            <w:rFonts w:ascii="Arial" w:hAnsi="Arial" w:cs="Arial"/>
            <w:sz w:val="18"/>
          </w:rPr>
          <w:t>SPATIAL_CSW_ADMIN role,   4-15</w:t>
        </w:r>
      </w:hyperlink>
    </w:p>
    <w:p w14:paraId="47EE3448" w14:textId="77777777" w:rsidR="008C539B" w:rsidRPr="001058B5" w:rsidRDefault="008D1AB8">
      <w:pPr>
        <w:spacing w:line="220" w:lineRule="exact"/>
        <w:ind w:left="340"/>
        <w:rPr>
          <w:rFonts w:ascii="Arial" w:hAnsi="Arial" w:cs="Arial"/>
          <w:sz w:val="18"/>
        </w:rPr>
      </w:pPr>
      <w:hyperlink w:anchor="_bookmark635" w:history="1">
        <w:r w:rsidR="00C12992" w:rsidRPr="001058B5">
          <w:rPr>
            <w:rFonts w:ascii="Arial" w:hAnsi="Arial" w:cs="Arial"/>
            <w:sz w:val="18"/>
          </w:rPr>
          <w:t>SPATIAL_WFS_ADMIN role,   4-15</w:t>
        </w:r>
      </w:hyperlink>
    </w:p>
    <w:p w14:paraId="1858926A" w14:textId="77777777" w:rsidR="008C539B" w:rsidRPr="001058B5" w:rsidRDefault="008D1AB8">
      <w:pPr>
        <w:spacing w:before="2" w:line="235" w:lineRule="auto"/>
        <w:ind w:left="340" w:right="1770"/>
        <w:rPr>
          <w:rFonts w:ascii="Arial" w:hAnsi="Arial" w:cs="Arial"/>
          <w:sz w:val="18"/>
        </w:rPr>
      </w:pPr>
      <w:hyperlink w:anchor="_bookmark645" w:history="1">
        <w:r w:rsidR="00C12992" w:rsidRPr="001058B5">
          <w:rPr>
            <w:rFonts w:ascii="Arial" w:hAnsi="Arial" w:cs="Arial"/>
            <w:sz w:val="18"/>
          </w:rPr>
          <w:t>unique names for,    4-16</w:t>
        </w:r>
      </w:hyperlink>
      <w:r w:rsidR="00C12992" w:rsidRPr="001058B5">
        <w:rPr>
          <w:rFonts w:ascii="Arial" w:hAnsi="Arial" w:cs="Arial"/>
          <w:sz w:val="18"/>
        </w:rPr>
        <w:t xml:space="preserve"> </w:t>
      </w:r>
      <w:hyperlink w:anchor="_bookmark558" w:history="1">
        <w:r w:rsidR="00C12992" w:rsidRPr="001058B5">
          <w:rPr>
            <w:rFonts w:ascii="Arial" w:hAnsi="Arial" w:cs="Arial"/>
            <w:sz w:val="18"/>
          </w:rPr>
          <w:t>use of passwords with, 4-8</w:t>
        </w:r>
      </w:hyperlink>
      <w:r w:rsidR="00C12992" w:rsidRPr="001058B5">
        <w:rPr>
          <w:rFonts w:ascii="Arial" w:hAnsi="Arial" w:cs="Arial"/>
          <w:sz w:val="18"/>
        </w:rPr>
        <w:t xml:space="preserve"> </w:t>
      </w:r>
      <w:hyperlink w:anchor="_bookmark565" w:history="1">
        <w:r w:rsidR="00C12992" w:rsidRPr="001058B5">
          <w:rPr>
            <w:rFonts w:ascii="Arial" w:hAnsi="Arial" w:cs="Arial"/>
            <w:sz w:val="18"/>
          </w:rPr>
          <w:t>user, 4-9,</w:t>
        </w:r>
        <w:r w:rsidR="00C12992" w:rsidRPr="001058B5">
          <w:rPr>
            <w:rFonts w:ascii="Arial" w:hAnsi="Arial" w:cs="Arial"/>
            <w:spacing w:val="-3"/>
            <w:sz w:val="18"/>
          </w:rPr>
          <w:t xml:space="preserve"> </w:t>
        </w:r>
      </w:hyperlink>
      <w:hyperlink w:anchor="_bookmark1073" w:history="1">
        <w:r w:rsidR="00C12992" w:rsidRPr="001058B5">
          <w:rPr>
            <w:rFonts w:ascii="Arial" w:hAnsi="Arial" w:cs="Arial"/>
            <w:sz w:val="18"/>
          </w:rPr>
          <w:t>5-16</w:t>
        </w:r>
      </w:hyperlink>
    </w:p>
    <w:p w14:paraId="18F5A156" w14:textId="77777777" w:rsidR="008C539B" w:rsidRPr="001058B5" w:rsidRDefault="008D1AB8">
      <w:pPr>
        <w:spacing w:before="2" w:line="235" w:lineRule="auto"/>
        <w:ind w:left="340" w:right="1485"/>
        <w:rPr>
          <w:rFonts w:ascii="Arial" w:hAnsi="Arial" w:cs="Arial"/>
          <w:sz w:val="18"/>
        </w:rPr>
      </w:pPr>
      <w:hyperlink w:anchor="_bookmark691" w:history="1">
        <w:r w:rsidR="00C12992" w:rsidRPr="001058B5">
          <w:rPr>
            <w:rFonts w:ascii="Arial" w:hAnsi="Arial" w:cs="Arial"/>
            <w:sz w:val="18"/>
          </w:rPr>
          <w:t>users capable of granting, 4-20</w:t>
        </w:r>
      </w:hyperlink>
      <w:r w:rsidR="00C12992" w:rsidRPr="001058B5">
        <w:rPr>
          <w:rFonts w:ascii="Arial" w:hAnsi="Arial" w:cs="Arial"/>
          <w:sz w:val="18"/>
        </w:rPr>
        <w:t xml:space="preserve"> </w:t>
      </w:r>
      <w:hyperlink w:anchor="_bookmark548" w:history="1">
        <w:r w:rsidR="00C12992" w:rsidRPr="001058B5">
          <w:rPr>
            <w:rFonts w:ascii="Arial" w:hAnsi="Arial" w:cs="Arial"/>
            <w:sz w:val="18"/>
          </w:rPr>
          <w:t xml:space="preserve">uses of, 4-6, </w:t>
        </w:r>
      </w:hyperlink>
      <w:hyperlink w:anchor="_bookmark560" w:history="1">
        <w:r w:rsidR="00C12992" w:rsidRPr="001058B5">
          <w:rPr>
            <w:rFonts w:ascii="Arial" w:hAnsi="Arial" w:cs="Arial"/>
            <w:sz w:val="18"/>
          </w:rPr>
          <w:t>4-8</w:t>
        </w:r>
      </w:hyperlink>
    </w:p>
    <w:p w14:paraId="223B15E5" w14:textId="77777777" w:rsidR="008C539B" w:rsidRPr="001058B5" w:rsidRDefault="008D1AB8">
      <w:pPr>
        <w:spacing w:line="220" w:lineRule="exact"/>
        <w:ind w:left="340"/>
        <w:rPr>
          <w:rFonts w:ascii="Arial" w:hAnsi="Arial" w:cs="Arial"/>
          <w:sz w:val="18"/>
        </w:rPr>
      </w:pPr>
      <w:hyperlink w:anchor="_bookmark636" w:history="1">
        <w:r w:rsidR="00C12992" w:rsidRPr="001058B5">
          <w:rPr>
            <w:rFonts w:ascii="Arial" w:hAnsi="Arial" w:cs="Arial"/>
            <w:sz w:val="18"/>
          </w:rPr>
          <w:t>WFS_USR_ROLE role, 4-15</w:t>
        </w:r>
      </w:hyperlink>
    </w:p>
    <w:p w14:paraId="4FC3A7C4" w14:textId="77777777" w:rsidR="008C539B" w:rsidRPr="001058B5" w:rsidRDefault="008D1AB8">
      <w:pPr>
        <w:spacing w:line="220" w:lineRule="exact"/>
        <w:ind w:left="340"/>
        <w:rPr>
          <w:rFonts w:ascii="Arial" w:hAnsi="Arial" w:cs="Arial"/>
          <w:sz w:val="18"/>
        </w:rPr>
      </w:pPr>
      <w:hyperlink w:anchor="_bookmark815" w:history="1">
        <w:r w:rsidR="00C12992" w:rsidRPr="001058B5">
          <w:rPr>
            <w:rFonts w:ascii="Arial" w:hAnsi="Arial" w:cs="Arial"/>
            <w:sz w:val="18"/>
          </w:rPr>
          <w:t>WITH GRANT OPTION and, 4-39</w:t>
        </w:r>
      </w:hyperlink>
    </w:p>
    <w:p w14:paraId="2007DF2D" w14:textId="77777777" w:rsidR="008C539B" w:rsidRPr="001058B5" w:rsidRDefault="008D1AB8">
      <w:pPr>
        <w:spacing w:line="220" w:lineRule="exact"/>
        <w:ind w:left="340"/>
        <w:rPr>
          <w:rFonts w:ascii="Arial" w:hAnsi="Arial" w:cs="Arial"/>
          <w:sz w:val="18"/>
        </w:rPr>
      </w:pPr>
      <w:hyperlink w:anchor="_bookmark650" w:history="1">
        <w:r w:rsidR="00C12992" w:rsidRPr="001058B5">
          <w:rPr>
            <w:rFonts w:ascii="Arial" w:hAnsi="Arial" w:cs="Arial"/>
            <w:sz w:val="18"/>
          </w:rPr>
          <w:t>without authorization, 4-17</w:t>
        </w:r>
      </w:hyperlink>
    </w:p>
    <w:p w14:paraId="69097412" w14:textId="77777777" w:rsidR="008C539B" w:rsidRPr="001058B5" w:rsidRDefault="008D1AB8">
      <w:pPr>
        <w:spacing w:line="220" w:lineRule="exact"/>
        <w:ind w:left="340"/>
        <w:rPr>
          <w:rFonts w:ascii="Arial" w:hAnsi="Arial" w:cs="Arial"/>
          <w:sz w:val="18"/>
        </w:rPr>
      </w:pPr>
      <w:hyperlink w:anchor="_bookmark637" w:history="1">
        <w:r w:rsidR="00C12992" w:rsidRPr="001058B5">
          <w:rPr>
            <w:rFonts w:ascii="Arial" w:hAnsi="Arial" w:cs="Arial"/>
            <w:sz w:val="18"/>
          </w:rPr>
          <w:t>WM_ADMIN_ROLE role, 4-16</w:t>
        </w:r>
      </w:hyperlink>
    </w:p>
    <w:p w14:paraId="2AB6D59E" w14:textId="77777777" w:rsidR="008C539B" w:rsidRPr="001058B5" w:rsidRDefault="008D1AB8">
      <w:pPr>
        <w:spacing w:line="220" w:lineRule="exact"/>
        <w:ind w:left="340"/>
        <w:rPr>
          <w:rFonts w:ascii="Arial" w:hAnsi="Arial" w:cs="Arial"/>
          <w:sz w:val="18"/>
        </w:rPr>
      </w:pPr>
      <w:hyperlink w:anchor="_bookmark639" w:history="1">
        <w:r w:rsidR="00C12992" w:rsidRPr="001058B5">
          <w:rPr>
            <w:rFonts w:ascii="Arial" w:hAnsi="Arial" w:cs="Arial"/>
            <w:sz w:val="18"/>
          </w:rPr>
          <w:t>XDB_SET_INVOKER roles, 4-16</w:t>
        </w:r>
      </w:hyperlink>
    </w:p>
    <w:p w14:paraId="432DEAA3" w14:textId="77777777" w:rsidR="008C539B" w:rsidRPr="001058B5" w:rsidRDefault="008D1AB8">
      <w:pPr>
        <w:spacing w:line="220" w:lineRule="exact"/>
        <w:ind w:left="340"/>
        <w:rPr>
          <w:rFonts w:ascii="Arial" w:hAnsi="Arial" w:cs="Arial"/>
          <w:sz w:val="18"/>
        </w:rPr>
      </w:pPr>
      <w:hyperlink w:anchor="_bookmark640" w:history="1">
        <w:r w:rsidR="00C12992" w:rsidRPr="001058B5">
          <w:rPr>
            <w:rFonts w:ascii="Arial" w:hAnsi="Arial" w:cs="Arial"/>
            <w:sz w:val="18"/>
          </w:rPr>
          <w:t>XDB_WEBSERVICES role, 4-16</w:t>
        </w:r>
      </w:hyperlink>
    </w:p>
    <w:p w14:paraId="538F39B1" w14:textId="77777777" w:rsidR="008C539B" w:rsidRPr="001058B5" w:rsidRDefault="008D1AB8">
      <w:pPr>
        <w:spacing w:line="220" w:lineRule="exact"/>
        <w:ind w:left="340"/>
        <w:rPr>
          <w:rFonts w:ascii="Arial" w:hAnsi="Arial" w:cs="Arial"/>
          <w:sz w:val="18"/>
        </w:rPr>
      </w:pPr>
      <w:hyperlink w:anchor="_bookmark641" w:history="1">
        <w:r w:rsidR="00C12992" w:rsidRPr="001058B5">
          <w:rPr>
            <w:rFonts w:ascii="Arial" w:hAnsi="Arial" w:cs="Arial"/>
            <w:sz w:val="18"/>
          </w:rPr>
          <w:t>XDB_WEBSERVICES_OVER_HTTP role, 4-16</w:t>
        </w:r>
      </w:hyperlink>
    </w:p>
    <w:p w14:paraId="38A52A45" w14:textId="77777777" w:rsidR="008C539B" w:rsidRPr="001058B5" w:rsidRDefault="008D1AB8">
      <w:pPr>
        <w:spacing w:line="220" w:lineRule="exact"/>
        <w:ind w:left="340"/>
        <w:rPr>
          <w:rFonts w:ascii="Arial" w:hAnsi="Arial" w:cs="Arial"/>
          <w:sz w:val="18"/>
        </w:rPr>
      </w:pPr>
      <w:hyperlink w:anchor="_bookmark642" w:history="1">
        <w:r w:rsidR="00C12992" w:rsidRPr="001058B5">
          <w:rPr>
            <w:rFonts w:ascii="Arial" w:hAnsi="Arial" w:cs="Arial"/>
            <w:sz w:val="18"/>
          </w:rPr>
          <w:t>XDB_WEBSERVICES_WITH_PUBLIC role, 4-16</w:t>
        </w:r>
      </w:hyperlink>
    </w:p>
    <w:p w14:paraId="33537348" w14:textId="77777777" w:rsidR="008C539B" w:rsidRPr="001058B5" w:rsidRDefault="008D1AB8">
      <w:pPr>
        <w:spacing w:line="220" w:lineRule="exact"/>
        <w:ind w:left="340"/>
        <w:rPr>
          <w:rFonts w:ascii="Arial" w:hAnsi="Arial" w:cs="Arial"/>
          <w:sz w:val="18"/>
        </w:rPr>
      </w:pPr>
      <w:hyperlink w:anchor="_bookmark638" w:history="1">
        <w:r w:rsidR="00C12992" w:rsidRPr="001058B5">
          <w:rPr>
            <w:rFonts w:ascii="Arial" w:hAnsi="Arial" w:cs="Arial"/>
            <w:sz w:val="18"/>
          </w:rPr>
          <w:t>XDBADMIN role, 4-16</w:t>
        </w:r>
      </w:hyperlink>
    </w:p>
    <w:p w14:paraId="237A5F4F" w14:textId="77777777" w:rsidR="008C539B" w:rsidRPr="001058B5" w:rsidRDefault="008D1AB8">
      <w:pPr>
        <w:spacing w:before="2" w:line="235" w:lineRule="auto"/>
        <w:ind w:left="100" w:right="1485" w:firstLine="240"/>
        <w:rPr>
          <w:rFonts w:ascii="Arial" w:hAnsi="Arial" w:cs="Arial"/>
          <w:sz w:val="18"/>
        </w:rPr>
      </w:pPr>
      <w:hyperlink w:anchor="_bookmark1041" w:history="1">
        <w:r w:rsidR="00C12992" w:rsidRPr="001058B5">
          <w:rPr>
            <w:rFonts w:ascii="Arial" w:hAnsi="Arial" w:cs="Arial"/>
            <w:i/>
            <w:sz w:val="18"/>
          </w:rPr>
          <w:t xml:space="preserve">See also </w:t>
        </w:r>
      </w:hyperlink>
      <w:r w:rsidR="00C12992" w:rsidRPr="001058B5">
        <w:rPr>
          <w:rFonts w:ascii="Arial" w:hAnsi="Arial" w:cs="Arial"/>
          <w:sz w:val="18"/>
        </w:rPr>
        <w:t>secure application roles root file paths</w:t>
      </w:r>
    </w:p>
    <w:p w14:paraId="28A71E7C" w14:textId="77777777" w:rsidR="008C539B" w:rsidRPr="001058B5" w:rsidRDefault="008D1AB8">
      <w:pPr>
        <w:spacing w:line="237" w:lineRule="auto"/>
        <w:ind w:left="100" w:right="38" w:firstLine="240"/>
        <w:rPr>
          <w:rFonts w:ascii="Arial" w:hAnsi="Arial" w:cs="Arial"/>
          <w:sz w:val="18"/>
        </w:rPr>
      </w:pPr>
      <w:hyperlink w:anchor="_bookmark2149" w:history="1">
        <w:r w:rsidR="00C12992" w:rsidRPr="001058B5">
          <w:rPr>
            <w:rFonts w:ascii="Arial" w:hAnsi="Arial" w:cs="Arial"/>
            <w:sz w:val="18"/>
          </w:rPr>
          <w:t>for files and packages outside the database, 10-3</w:t>
        </w:r>
      </w:hyperlink>
      <w:r w:rsidR="00C12992" w:rsidRPr="001058B5">
        <w:rPr>
          <w:rFonts w:ascii="Arial" w:hAnsi="Arial" w:cs="Arial"/>
          <w:sz w:val="18"/>
        </w:rPr>
        <w:t xml:space="preserve"> row-level security</w:t>
      </w:r>
    </w:p>
    <w:p w14:paraId="2E494B26" w14:textId="77777777" w:rsidR="008C539B" w:rsidRPr="001058B5" w:rsidRDefault="008D1AB8">
      <w:pPr>
        <w:spacing w:line="235" w:lineRule="auto"/>
        <w:ind w:left="700" w:hanging="360"/>
        <w:rPr>
          <w:rFonts w:ascii="Arial" w:hAnsi="Arial" w:cs="Arial"/>
          <w:sz w:val="18"/>
        </w:rPr>
      </w:pPr>
      <w:hyperlink w:anchor="_bookmark1346" w:history="1">
        <w:r w:rsidR="00C12992" w:rsidRPr="001058B5">
          <w:rPr>
            <w:rFonts w:ascii="Arial" w:hAnsi="Arial" w:cs="Arial"/>
            <w:i/>
            <w:sz w:val="18"/>
          </w:rPr>
          <w:t xml:space="preserve">See </w:t>
        </w:r>
      </w:hyperlink>
      <w:r w:rsidR="00C12992" w:rsidRPr="001058B5">
        <w:rPr>
          <w:rFonts w:ascii="Arial" w:hAnsi="Arial" w:cs="Arial"/>
          <w:sz w:val="18"/>
        </w:rPr>
        <w:t>fine-grained access control, Oracle Virtual Private Database (VPD)</w:t>
      </w:r>
    </w:p>
    <w:p w14:paraId="4CD4AAF3" w14:textId="77777777" w:rsidR="008C539B" w:rsidRPr="001058B5" w:rsidRDefault="008D1AB8">
      <w:pPr>
        <w:spacing w:line="235" w:lineRule="auto"/>
        <w:ind w:left="100" w:right="2272"/>
        <w:rPr>
          <w:rFonts w:ascii="Arial" w:hAnsi="Arial" w:cs="Arial"/>
          <w:sz w:val="18"/>
        </w:rPr>
      </w:pPr>
      <w:hyperlink w:anchor="_bookmark2282" w:history="1">
        <w:r w:rsidR="00C12992" w:rsidRPr="001058B5">
          <w:rPr>
            <w:rFonts w:ascii="Arial" w:hAnsi="Arial" w:cs="Arial"/>
            <w:sz w:val="18"/>
          </w:rPr>
          <w:t>RSA private key, 10-17</w:t>
        </w:r>
      </w:hyperlink>
      <w:r w:rsidR="00C12992" w:rsidRPr="001058B5">
        <w:rPr>
          <w:rFonts w:ascii="Arial" w:hAnsi="Arial" w:cs="Arial"/>
          <w:sz w:val="18"/>
        </w:rPr>
        <w:t xml:space="preserve"> </w:t>
      </w:r>
      <w:hyperlink w:anchor="_bookmark2145" w:history="1">
        <w:r w:rsidR="00C12992" w:rsidRPr="001058B5">
          <w:rPr>
            <w:rFonts w:ascii="Arial" w:hAnsi="Arial" w:cs="Arial"/>
            <w:sz w:val="18"/>
          </w:rPr>
          <w:t>run-time facilities, 10-3</w:t>
        </w:r>
      </w:hyperlink>
    </w:p>
    <w:p w14:paraId="15AF0452" w14:textId="77777777" w:rsidR="008C539B" w:rsidRPr="001058B5" w:rsidRDefault="008D1AB8">
      <w:pPr>
        <w:spacing w:line="221" w:lineRule="exact"/>
        <w:ind w:left="340"/>
        <w:rPr>
          <w:rFonts w:ascii="Arial" w:hAnsi="Arial" w:cs="Arial"/>
          <w:sz w:val="18"/>
        </w:rPr>
      </w:pPr>
      <w:hyperlink w:anchor="_bookmark2144" w:history="1">
        <w:r w:rsidR="00C12992" w:rsidRPr="001058B5">
          <w:rPr>
            <w:rFonts w:ascii="Arial" w:hAnsi="Arial" w:cs="Arial"/>
            <w:sz w:val="18"/>
          </w:rPr>
          <w:t>restriction permissions, 10-3</w:t>
        </w:r>
      </w:hyperlink>
    </w:p>
    <w:p w14:paraId="764581AC" w14:textId="77777777" w:rsidR="008C539B" w:rsidRPr="001058B5" w:rsidRDefault="008C539B">
      <w:pPr>
        <w:pStyle w:val="BodyText"/>
        <w:spacing w:before="3"/>
        <w:rPr>
          <w:rFonts w:ascii="Arial" w:hAnsi="Arial" w:cs="Arial"/>
          <w:sz w:val="21"/>
        </w:rPr>
      </w:pPr>
    </w:p>
    <w:p w14:paraId="638C930D" w14:textId="77777777" w:rsidR="008C539B" w:rsidRPr="001058B5" w:rsidRDefault="00C12992">
      <w:pPr>
        <w:pStyle w:val="Heading5"/>
      </w:pPr>
      <w:bookmarkStart w:id="2224" w:name="S"/>
      <w:bookmarkEnd w:id="2224"/>
      <w:r w:rsidRPr="001058B5">
        <w:t>S</w:t>
      </w:r>
    </w:p>
    <w:p w14:paraId="22F24566" w14:textId="77777777" w:rsidR="008C539B" w:rsidRPr="001058B5" w:rsidRDefault="008C539B">
      <w:pPr>
        <w:pStyle w:val="BodyText"/>
        <w:rPr>
          <w:rFonts w:ascii="Arial" w:hAnsi="Arial" w:cs="Arial"/>
          <w:b/>
          <w:sz w:val="3"/>
        </w:rPr>
      </w:pPr>
    </w:p>
    <w:p w14:paraId="435D0E34" w14:textId="6CA85620" w:rsidR="008C539B" w:rsidRPr="001058B5" w:rsidRDefault="008D1AB8">
      <w:pPr>
        <w:pStyle w:val="BodyText"/>
        <w:spacing w:line="20" w:lineRule="exact"/>
        <w:ind w:left="107" w:right="-145"/>
        <w:rPr>
          <w:rFonts w:ascii="Arial" w:hAnsi="Arial" w:cs="Arial"/>
          <w:sz w:val="2"/>
        </w:rPr>
      </w:pPr>
      <w:r>
        <w:rPr>
          <w:rFonts w:ascii="Arial" w:hAnsi="Arial" w:cs="Arial"/>
          <w:sz w:val="2"/>
        </w:rPr>
      </w:r>
      <w:r>
        <w:rPr>
          <w:rFonts w:ascii="Arial" w:hAnsi="Arial" w:cs="Arial"/>
          <w:sz w:val="2"/>
        </w:rPr>
        <w:pict w14:anchorId="2EE0CA94">
          <v:group id="_x0000_s1038" style="width:215.4pt;height:.5pt;mso-position-horizontal-relative:char;mso-position-vertical-relative:line" coordsize="4308,10">
            <v:line id="_x0000_s1039" style="position:absolute" from="0,5" to="4308,5" strokeweight=".48pt"/>
            <w10:anchorlock/>
          </v:group>
        </w:pict>
      </w:r>
    </w:p>
    <w:p w14:paraId="63F6CAEA"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Sample Schemas</w:t>
      </w:r>
    </w:p>
    <w:p w14:paraId="0DD34DAD" w14:textId="77777777" w:rsidR="008C539B" w:rsidRPr="001058B5" w:rsidRDefault="008D1AB8">
      <w:pPr>
        <w:spacing w:before="1" w:line="235" w:lineRule="auto"/>
        <w:ind w:left="340" w:right="684"/>
        <w:rPr>
          <w:rFonts w:ascii="Arial" w:hAnsi="Arial" w:cs="Arial"/>
          <w:sz w:val="18"/>
        </w:rPr>
      </w:pPr>
      <w:hyperlink w:anchor="_bookmark2224" w:history="1">
        <w:r w:rsidR="00C12992" w:rsidRPr="001058B5">
          <w:rPr>
            <w:rFonts w:ascii="Arial" w:hAnsi="Arial" w:cs="Arial"/>
            <w:sz w:val="18"/>
          </w:rPr>
          <w:t>remove or relock for production, 10-12</w:t>
        </w:r>
      </w:hyperlink>
      <w:r w:rsidR="00C12992" w:rsidRPr="001058B5">
        <w:rPr>
          <w:rFonts w:ascii="Arial" w:hAnsi="Arial" w:cs="Arial"/>
          <w:sz w:val="18"/>
        </w:rPr>
        <w:t xml:space="preserve"> </w:t>
      </w:r>
      <w:hyperlink w:anchor="_bookmark2224" w:history="1">
        <w:r w:rsidR="00C12992" w:rsidRPr="001058B5">
          <w:rPr>
            <w:rFonts w:ascii="Arial" w:hAnsi="Arial" w:cs="Arial"/>
            <w:sz w:val="18"/>
          </w:rPr>
          <w:t>test database, 10-12</w:t>
        </w:r>
      </w:hyperlink>
    </w:p>
    <w:p w14:paraId="7E579114" w14:textId="77777777" w:rsidR="008C539B" w:rsidRPr="001058B5" w:rsidRDefault="008D1AB8">
      <w:pPr>
        <w:spacing w:before="2" w:line="235" w:lineRule="auto"/>
        <w:ind w:left="100" w:right="2298"/>
        <w:rPr>
          <w:rFonts w:ascii="Arial" w:hAnsi="Arial" w:cs="Arial"/>
          <w:sz w:val="18"/>
        </w:rPr>
      </w:pPr>
      <w:hyperlink w:anchor="_bookmark2225" w:history="1">
        <w:r w:rsidR="00C12992" w:rsidRPr="001058B5">
          <w:rPr>
            <w:rFonts w:ascii="Arial" w:hAnsi="Arial" w:cs="Arial"/>
            <w:sz w:val="18"/>
          </w:rPr>
          <w:t>sample schemas, 10-12</w:t>
        </w:r>
      </w:hyperlink>
      <w:r w:rsidR="00C12992" w:rsidRPr="001058B5">
        <w:rPr>
          <w:rFonts w:ascii="Arial" w:hAnsi="Arial" w:cs="Arial"/>
          <w:sz w:val="18"/>
        </w:rPr>
        <w:t xml:space="preserve"> Sarbanes-Oxley Act</w:t>
      </w:r>
    </w:p>
    <w:p w14:paraId="0065A50E" w14:textId="77777777" w:rsidR="008C539B" w:rsidRPr="001058B5" w:rsidRDefault="008D1AB8">
      <w:pPr>
        <w:spacing w:line="237" w:lineRule="auto"/>
        <w:ind w:left="100" w:firstLine="240"/>
        <w:rPr>
          <w:rFonts w:ascii="Arial" w:hAnsi="Arial" w:cs="Arial"/>
          <w:sz w:val="18"/>
        </w:rPr>
      </w:pPr>
      <w:hyperlink w:anchor="_bookmark1607" w:history="1">
        <w:r w:rsidR="00C12992" w:rsidRPr="001058B5">
          <w:rPr>
            <w:rFonts w:ascii="Arial" w:hAnsi="Arial" w:cs="Arial"/>
            <w:sz w:val="18"/>
          </w:rPr>
          <w:t>auditing to meet compliance, 9-2</w:t>
        </w:r>
      </w:hyperlink>
      <w:r w:rsidR="00C12992" w:rsidRPr="001058B5">
        <w:rPr>
          <w:rFonts w:ascii="Arial" w:hAnsi="Arial" w:cs="Arial"/>
          <w:sz w:val="18"/>
        </w:rPr>
        <w:t xml:space="preserve"> SCHEDULER_ADMIN role</w:t>
      </w:r>
    </w:p>
    <w:p w14:paraId="5679B611" w14:textId="77777777" w:rsidR="008C539B" w:rsidRPr="001058B5" w:rsidRDefault="008D1AB8">
      <w:pPr>
        <w:spacing w:line="235" w:lineRule="auto"/>
        <w:ind w:left="100" w:right="2406" w:firstLine="240"/>
        <w:rPr>
          <w:rFonts w:ascii="Arial" w:hAnsi="Arial" w:cs="Arial"/>
          <w:sz w:val="18"/>
        </w:rPr>
      </w:pPr>
      <w:hyperlink w:anchor="_bookmark631" w:history="1">
        <w:r w:rsidR="00C12992" w:rsidRPr="001058B5">
          <w:rPr>
            <w:rFonts w:ascii="Arial" w:hAnsi="Arial" w:cs="Arial"/>
            <w:sz w:val="18"/>
          </w:rPr>
          <w:t>about,   4-15</w:t>
        </w:r>
      </w:hyperlink>
      <w:r w:rsidR="00C12992" w:rsidRPr="001058B5">
        <w:rPr>
          <w:rFonts w:ascii="Arial" w:hAnsi="Arial" w:cs="Arial"/>
          <w:sz w:val="18"/>
        </w:rPr>
        <w:t xml:space="preserve"> schema object</w:t>
      </w:r>
      <w:r w:rsidR="00C12992" w:rsidRPr="001058B5">
        <w:rPr>
          <w:rFonts w:ascii="Arial" w:hAnsi="Arial" w:cs="Arial"/>
          <w:spacing w:val="-14"/>
          <w:sz w:val="18"/>
        </w:rPr>
        <w:t xml:space="preserve"> </w:t>
      </w:r>
      <w:r w:rsidR="00C12992" w:rsidRPr="001058B5">
        <w:rPr>
          <w:rFonts w:ascii="Arial" w:hAnsi="Arial" w:cs="Arial"/>
          <w:sz w:val="18"/>
        </w:rPr>
        <w:t>auditing</w:t>
      </w:r>
    </w:p>
    <w:p w14:paraId="164A9BEC" w14:textId="77777777" w:rsidR="008C539B" w:rsidRPr="001058B5" w:rsidRDefault="008D1AB8">
      <w:pPr>
        <w:spacing w:line="220" w:lineRule="exact"/>
        <w:ind w:left="340"/>
        <w:rPr>
          <w:rFonts w:ascii="Arial" w:hAnsi="Arial" w:cs="Arial"/>
          <w:sz w:val="18"/>
        </w:rPr>
      </w:pPr>
      <w:hyperlink w:anchor="_bookmark1824" w:history="1">
        <w:r w:rsidR="00C12992" w:rsidRPr="001058B5">
          <w:rPr>
            <w:rFonts w:ascii="Arial" w:hAnsi="Arial" w:cs="Arial"/>
            <w:sz w:val="18"/>
          </w:rPr>
          <w:t>enabling, 9-30</w:t>
        </w:r>
      </w:hyperlink>
    </w:p>
    <w:p w14:paraId="474C6442" w14:textId="77777777" w:rsidR="008C539B" w:rsidRPr="001058B5" w:rsidRDefault="008D1AB8">
      <w:pPr>
        <w:spacing w:line="220" w:lineRule="exact"/>
        <w:ind w:left="340"/>
        <w:rPr>
          <w:rFonts w:ascii="Arial" w:hAnsi="Arial" w:cs="Arial"/>
          <w:sz w:val="18"/>
        </w:rPr>
      </w:pPr>
      <w:hyperlink w:anchor="_bookmark1834" w:history="1">
        <w:r w:rsidR="00C12992" w:rsidRPr="001058B5">
          <w:rPr>
            <w:rFonts w:ascii="Arial" w:hAnsi="Arial" w:cs="Arial"/>
            <w:sz w:val="18"/>
          </w:rPr>
          <w:t>removing, 9-31</w:t>
        </w:r>
      </w:hyperlink>
    </w:p>
    <w:p w14:paraId="58AF024E" w14:textId="77777777" w:rsidR="008C539B" w:rsidRPr="001058B5" w:rsidRDefault="008D1AB8">
      <w:pPr>
        <w:spacing w:line="237" w:lineRule="auto"/>
        <w:ind w:left="100" w:right="1485"/>
        <w:rPr>
          <w:rFonts w:ascii="Arial" w:hAnsi="Arial" w:cs="Arial"/>
          <w:sz w:val="18"/>
        </w:rPr>
      </w:pPr>
      <w:hyperlink w:anchor="_bookmark720" w:history="1">
        <w:r w:rsidR="00C12992" w:rsidRPr="001058B5">
          <w:rPr>
            <w:rFonts w:ascii="Arial" w:hAnsi="Arial" w:cs="Arial"/>
            <w:sz w:val="18"/>
          </w:rPr>
          <w:t>schema object privileges, 4-24</w:t>
        </w:r>
      </w:hyperlink>
      <w:r w:rsidR="00C12992" w:rsidRPr="001058B5">
        <w:rPr>
          <w:rFonts w:ascii="Arial" w:hAnsi="Arial" w:cs="Arial"/>
          <w:sz w:val="18"/>
        </w:rPr>
        <w:t xml:space="preserve"> schema objects</w:t>
      </w:r>
    </w:p>
    <w:p w14:paraId="4CF84B5E" w14:textId="77777777" w:rsidR="008C539B" w:rsidRPr="001058B5" w:rsidRDefault="008D1AB8">
      <w:pPr>
        <w:spacing w:line="235" w:lineRule="auto"/>
        <w:ind w:left="340" w:right="1485"/>
        <w:rPr>
          <w:rFonts w:ascii="Arial" w:hAnsi="Arial" w:cs="Arial"/>
          <w:sz w:val="18"/>
        </w:rPr>
      </w:pPr>
      <w:hyperlink w:anchor="_bookmark1835" w:history="1">
        <w:r w:rsidR="00C12992" w:rsidRPr="001058B5">
          <w:rPr>
            <w:rFonts w:ascii="Arial" w:hAnsi="Arial" w:cs="Arial"/>
            <w:sz w:val="18"/>
          </w:rPr>
          <w:t>audit options, removing, 9-31</w:t>
        </w:r>
      </w:hyperlink>
      <w:r w:rsidR="00C12992" w:rsidRPr="001058B5">
        <w:rPr>
          <w:rFonts w:ascii="Arial" w:hAnsi="Arial" w:cs="Arial"/>
          <w:sz w:val="18"/>
        </w:rPr>
        <w:t xml:space="preserve"> </w:t>
      </w:r>
      <w:hyperlink w:anchor="_bookmark1812" w:history="1">
        <w:r w:rsidR="00C12992" w:rsidRPr="001058B5">
          <w:rPr>
            <w:rFonts w:ascii="Arial" w:hAnsi="Arial" w:cs="Arial"/>
            <w:sz w:val="18"/>
          </w:rPr>
          <w:t>auditing, 9-29</w:t>
        </w:r>
      </w:hyperlink>
    </w:p>
    <w:p w14:paraId="6C70379A" w14:textId="77777777" w:rsidR="008C539B" w:rsidRPr="001058B5" w:rsidRDefault="008D1AB8">
      <w:pPr>
        <w:spacing w:line="235" w:lineRule="auto"/>
        <w:ind w:left="340" w:right="684"/>
        <w:rPr>
          <w:rFonts w:ascii="Arial" w:hAnsi="Arial" w:cs="Arial"/>
          <w:sz w:val="18"/>
        </w:rPr>
      </w:pPr>
      <w:hyperlink w:anchor="_bookmark1831" w:history="1">
        <w:r w:rsidR="00C12992" w:rsidRPr="001058B5">
          <w:rPr>
            <w:rFonts w:ascii="Arial" w:hAnsi="Arial" w:cs="Arial"/>
            <w:sz w:val="18"/>
          </w:rPr>
          <w:t>auditing procedures or functions, 9-31</w:t>
        </w:r>
      </w:hyperlink>
      <w:r w:rsidR="00C12992" w:rsidRPr="001058B5">
        <w:rPr>
          <w:rFonts w:ascii="Arial" w:hAnsi="Arial" w:cs="Arial"/>
          <w:sz w:val="18"/>
        </w:rPr>
        <w:t xml:space="preserve"> </w:t>
      </w:r>
      <w:hyperlink w:anchor="_bookmark842" w:history="1">
        <w:r w:rsidR="00C12992" w:rsidRPr="001058B5">
          <w:rPr>
            <w:rFonts w:ascii="Arial" w:hAnsi="Arial" w:cs="Arial"/>
            <w:sz w:val="18"/>
          </w:rPr>
          <w:t>cascading effects on revoking, 4-44</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audit options, 9-30</w:t>
        </w:r>
      </w:hyperlink>
    </w:p>
    <w:p w14:paraId="281202B6" w14:textId="77777777" w:rsidR="008C539B" w:rsidRPr="001058B5" w:rsidRDefault="008D1AB8">
      <w:pPr>
        <w:spacing w:before="2" w:line="235" w:lineRule="auto"/>
        <w:ind w:left="340" w:right="1485"/>
        <w:rPr>
          <w:rFonts w:ascii="Arial" w:hAnsi="Arial" w:cs="Arial"/>
          <w:sz w:val="18"/>
        </w:rPr>
      </w:pPr>
      <w:hyperlink w:anchor="_bookmark73" w:history="1">
        <w:r w:rsidR="00C12992" w:rsidRPr="001058B5">
          <w:rPr>
            <w:rFonts w:ascii="Arial" w:hAnsi="Arial" w:cs="Arial"/>
            <w:sz w:val="18"/>
          </w:rPr>
          <w:t>default tablespace for, 2-4</w:t>
        </w:r>
      </w:hyperlink>
      <w:r w:rsidR="00C12992" w:rsidRPr="001058B5">
        <w:rPr>
          <w:rFonts w:ascii="Arial" w:hAnsi="Arial" w:cs="Arial"/>
          <w:sz w:val="18"/>
        </w:rPr>
        <w:t xml:space="preserve"> </w:t>
      </w:r>
      <w:hyperlink w:anchor="_bookmark153" w:history="1">
        <w:r w:rsidR="00C12992" w:rsidRPr="001058B5">
          <w:rPr>
            <w:rFonts w:ascii="Arial" w:hAnsi="Arial" w:cs="Arial"/>
            <w:sz w:val="18"/>
          </w:rPr>
          <w:t>dropped users, owned by, 2-14</w:t>
        </w:r>
      </w:hyperlink>
      <w:r w:rsidR="00C12992" w:rsidRPr="001058B5">
        <w:rPr>
          <w:rFonts w:ascii="Arial" w:hAnsi="Arial" w:cs="Arial"/>
          <w:sz w:val="18"/>
        </w:rPr>
        <w:t xml:space="preserve"> </w:t>
      </w:r>
      <w:hyperlink w:anchor="_bookmark1825" w:history="1">
        <w:r w:rsidR="00C12992" w:rsidRPr="001058B5">
          <w:rPr>
            <w:rFonts w:ascii="Arial" w:hAnsi="Arial" w:cs="Arial"/>
            <w:sz w:val="18"/>
          </w:rPr>
          <w:t>enabling audit options on, 9-30</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granting privileges, 4-38</w:t>
        </w:r>
      </w:hyperlink>
    </w:p>
    <w:p w14:paraId="55FECC05"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2AE5B5BB" w14:textId="77777777" w:rsidR="008C539B" w:rsidRPr="001058B5" w:rsidRDefault="008D1AB8">
      <w:pPr>
        <w:spacing w:before="1" w:line="235" w:lineRule="auto"/>
        <w:ind w:left="580" w:right="199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738" w:history="1">
        <w:r w:rsidR="00C12992" w:rsidRPr="001058B5">
          <w:rPr>
            <w:rFonts w:ascii="Arial" w:hAnsi="Arial" w:cs="Arial"/>
            <w:sz w:val="18"/>
          </w:rPr>
          <w:t>view privileges,</w:t>
        </w:r>
        <w:r w:rsidR="00C12992" w:rsidRPr="001058B5">
          <w:rPr>
            <w:rFonts w:ascii="Arial" w:hAnsi="Arial" w:cs="Arial"/>
            <w:spacing w:val="42"/>
            <w:sz w:val="18"/>
          </w:rPr>
          <w:t xml:space="preserve"> </w:t>
        </w:r>
        <w:r w:rsidR="00C12992" w:rsidRPr="001058B5">
          <w:rPr>
            <w:rFonts w:ascii="Arial" w:hAnsi="Arial" w:cs="Arial"/>
            <w:sz w:val="18"/>
          </w:rPr>
          <w:t>4-27</w:t>
        </w:r>
      </w:hyperlink>
    </w:p>
    <w:p w14:paraId="49799F93" w14:textId="77777777" w:rsidR="008C539B" w:rsidRPr="001058B5" w:rsidRDefault="008D1AB8">
      <w:pPr>
        <w:spacing w:before="3" w:line="235" w:lineRule="auto"/>
        <w:ind w:left="340" w:right="2811"/>
        <w:rPr>
          <w:rFonts w:ascii="Arial" w:hAnsi="Arial" w:cs="Arial"/>
          <w:sz w:val="18"/>
        </w:rPr>
      </w:pPr>
      <w:hyperlink w:anchor="_bookmark720" w:history="1">
        <w:r w:rsidR="00C12992" w:rsidRPr="001058B5">
          <w:rPr>
            <w:rFonts w:ascii="Arial" w:hAnsi="Arial" w:cs="Arial"/>
            <w:sz w:val="18"/>
          </w:rPr>
          <w:t>privileges on,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to access,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with, 4-24</w:t>
        </w:r>
      </w:hyperlink>
    </w:p>
    <w:p w14:paraId="59EB9FAB" w14:textId="77777777" w:rsidR="008C539B" w:rsidRPr="001058B5" w:rsidRDefault="008D1AB8">
      <w:pPr>
        <w:spacing w:line="237" w:lineRule="auto"/>
        <w:ind w:left="340" w:right="2359"/>
        <w:rPr>
          <w:rFonts w:ascii="Arial" w:hAnsi="Arial" w:cs="Arial"/>
          <w:sz w:val="18"/>
        </w:rPr>
      </w:pPr>
      <w:hyperlink w:anchor="_bookmark1796" w:history="1">
        <w:r w:rsidR="00C12992" w:rsidRPr="001058B5">
          <w:rPr>
            <w:rFonts w:ascii="Arial" w:hAnsi="Arial" w:cs="Arial"/>
            <w:sz w:val="18"/>
          </w:rPr>
          <w:t>removing audit options, 9-27</w:t>
        </w:r>
      </w:hyperlink>
      <w:r w:rsidR="00C12992" w:rsidRPr="001058B5">
        <w:rPr>
          <w:rFonts w:ascii="Arial" w:hAnsi="Arial" w:cs="Arial"/>
          <w:sz w:val="18"/>
        </w:rPr>
        <w:t xml:space="preserve"> </w:t>
      </w:r>
      <w:hyperlink w:anchor="_bookmark828" w:history="1">
        <w:r w:rsidR="00C12992" w:rsidRPr="001058B5">
          <w:rPr>
            <w:rFonts w:ascii="Arial" w:hAnsi="Arial" w:cs="Arial"/>
            <w:sz w:val="18"/>
          </w:rPr>
          <w:t>revoking privileges, 4-42</w:t>
        </w:r>
      </w:hyperlink>
    </w:p>
    <w:p w14:paraId="3F595816" w14:textId="77777777" w:rsidR="008C539B" w:rsidRPr="001058B5" w:rsidRDefault="008D1AB8">
      <w:pPr>
        <w:spacing w:line="235" w:lineRule="auto"/>
        <w:ind w:left="100" w:right="2359"/>
        <w:rPr>
          <w:rFonts w:ascii="Arial" w:hAnsi="Arial" w:cs="Arial"/>
          <w:sz w:val="18"/>
        </w:rPr>
      </w:pPr>
      <w:hyperlink w:anchor="_bookmark1070" w:history="1">
        <w:r w:rsidR="00C12992" w:rsidRPr="001058B5">
          <w:rPr>
            <w:rFonts w:ascii="Arial" w:hAnsi="Arial" w:cs="Arial"/>
            <w:sz w:val="18"/>
          </w:rPr>
          <w:t>schema-independent users, 5-16</w:t>
        </w:r>
      </w:hyperlink>
      <w:r w:rsidR="00C12992" w:rsidRPr="001058B5">
        <w:rPr>
          <w:rFonts w:ascii="Arial" w:hAnsi="Arial" w:cs="Arial"/>
          <w:sz w:val="18"/>
        </w:rPr>
        <w:t xml:space="preserve"> schemas</w:t>
      </w:r>
    </w:p>
    <w:p w14:paraId="61950C39" w14:textId="77777777" w:rsidR="008C539B" w:rsidRPr="001058B5" w:rsidRDefault="008D1AB8">
      <w:pPr>
        <w:spacing w:before="1" w:line="235" w:lineRule="auto"/>
        <w:ind w:left="340" w:right="1190"/>
        <w:rPr>
          <w:rFonts w:ascii="Arial" w:hAnsi="Arial" w:cs="Arial"/>
          <w:sz w:val="18"/>
        </w:rPr>
      </w:pPr>
      <w:hyperlink w:anchor="_bookmark2302"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385" w:history="1">
        <w:r w:rsidR="00C12992" w:rsidRPr="001058B5">
          <w:rPr>
            <w:rFonts w:ascii="Arial" w:hAnsi="Arial" w:cs="Arial"/>
            <w:sz w:val="18"/>
          </w:rPr>
          <w:t>private, 3-31</w:t>
        </w:r>
      </w:hyperlink>
    </w:p>
    <w:p w14:paraId="2E02C472" w14:textId="77777777" w:rsidR="008C539B" w:rsidRPr="001058B5" w:rsidRDefault="008D1AB8">
      <w:pPr>
        <w:spacing w:before="1" w:line="235" w:lineRule="auto"/>
        <w:ind w:left="340" w:right="1806"/>
        <w:rPr>
          <w:rFonts w:ascii="Arial" w:hAnsi="Arial" w:cs="Arial"/>
          <w:sz w:val="18"/>
        </w:rPr>
      </w:pPr>
      <w:hyperlink w:anchor="_bookmark389" w:history="1">
        <w:r w:rsidR="00C12992" w:rsidRPr="001058B5">
          <w:rPr>
            <w:rFonts w:ascii="Arial" w:hAnsi="Arial" w:cs="Arial"/>
            <w:sz w:val="18"/>
          </w:rPr>
          <w:t>shared among enterprise users, 3-31</w:t>
        </w:r>
      </w:hyperlink>
      <w:r w:rsidR="00C12992" w:rsidRPr="001058B5">
        <w:rPr>
          <w:rFonts w:ascii="Arial" w:hAnsi="Arial" w:cs="Arial"/>
          <w:sz w:val="18"/>
        </w:rPr>
        <w:t xml:space="preserve"> </w:t>
      </w:r>
      <w:hyperlink w:anchor="_bookmark1067" w:history="1">
        <w:r w:rsidR="00C12992" w:rsidRPr="001058B5">
          <w:rPr>
            <w:rFonts w:ascii="Arial" w:hAnsi="Arial" w:cs="Arial"/>
            <w:sz w:val="18"/>
          </w:rPr>
          <w:t>shared, protecting objects in, 5-16</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unique, 5-15</w:t>
        </w:r>
      </w:hyperlink>
    </w:p>
    <w:p w14:paraId="3B3705CF" w14:textId="77777777" w:rsidR="008C539B" w:rsidRPr="001058B5" w:rsidRDefault="008D1AB8">
      <w:pPr>
        <w:spacing w:before="1" w:line="237" w:lineRule="auto"/>
        <w:ind w:left="100" w:right="1806" w:firstLine="240"/>
        <w:rPr>
          <w:rFonts w:ascii="Arial" w:hAnsi="Arial" w:cs="Arial"/>
          <w:sz w:val="18"/>
        </w:rPr>
      </w:pPr>
      <w:hyperlink w:anchor="_bookmark1061" w:history="1">
        <w:r w:rsidR="00C12992" w:rsidRPr="001058B5">
          <w:rPr>
            <w:rFonts w:ascii="Arial" w:hAnsi="Arial" w:cs="Arial"/>
            <w:sz w:val="18"/>
          </w:rPr>
          <w:t>unique, protecting objects in, 5-15</w:t>
        </w:r>
      </w:hyperlink>
      <w:r w:rsidR="00C12992" w:rsidRPr="001058B5">
        <w:rPr>
          <w:rFonts w:ascii="Arial" w:hAnsi="Arial" w:cs="Arial"/>
          <w:sz w:val="18"/>
        </w:rPr>
        <w:t xml:space="preserve"> SCOTT user account</w:t>
      </w:r>
    </w:p>
    <w:p w14:paraId="48E6991C" w14:textId="77777777" w:rsidR="008C539B" w:rsidRPr="001058B5" w:rsidRDefault="008D1AB8">
      <w:pPr>
        <w:spacing w:line="235" w:lineRule="auto"/>
        <w:ind w:left="100" w:right="2359" w:firstLine="240"/>
        <w:rPr>
          <w:rFonts w:ascii="Arial" w:hAnsi="Arial" w:cs="Arial"/>
          <w:sz w:val="18"/>
        </w:rPr>
      </w:pPr>
      <w:hyperlink w:anchor="_bookmark2164" w:history="1">
        <w:r w:rsidR="00C12992" w:rsidRPr="001058B5">
          <w:rPr>
            <w:rFonts w:ascii="Arial" w:hAnsi="Arial" w:cs="Arial"/>
            <w:sz w:val="18"/>
          </w:rPr>
          <w:t>restricting privileges of, 10-6</w:t>
        </w:r>
      </w:hyperlink>
      <w:r w:rsidR="00C12992" w:rsidRPr="001058B5">
        <w:rPr>
          <w:rFonts w:ascii="Arial" w:hAnsi="Arial" w:cs="Arial"/>
          <w:sz w:val="18"/>
        </w:rPr>
        <w:t xml:space="preserve"> script files</w:t>
      </w:r>
    </w:p>
    <w:p w14:paraId="518CA8E1" w14:textId="77777777" w:rsidR="008C539B" w:rsidRPr="001058B5" w:rsidRDefault="008D1AB8">
      <w:pPr>
        <w:spacing w:before="1" w:line="235" w:lineRule="auto"/>
        <w:ind w:left="340" w:right="1806"/>
        <w:rPr>
          <w:rFonts w:ascii="Arial" w:hAnsi="Arial" w:cs="Arial"/>
          <w:sz w:val="18"/>
        </w:rPr>
      </w:pPr>
      <w:hyperlink w:anchor="_bookmark2117" w:history="1">
        <w:r w:rsidR="00C12992" w:rsidRPr="001058B5">
          <w:rPr>
            <w:rFonts w:ascii="Arial" w:hAnsi="Arial" w:cs="Arial"/>
            <w:sz w:val="18"/>
          </w:rPr>
          <w:t>audit trail views, removing, 9-84</w:t>
        </w:r>
      </w:hyperlink>
      <w:r w:rsidR="00C12992" w:rsidRPr="001058B5">
        <w:rPr>
          <w:rFonts w:ascii="Arial" w:hAnsi="Arial" w:cs="Arial"/>
          <w:sz w:val="18"/>
        </w:rPr>
        <w:t xml:space="preserve"> </w:t>
      </w:r>
      <w:hyperlink w:anchor="_bookmark2117" w:history="1">
        <w:r w:rsidR="00C12992" w:rsidRPr="001058B5">
          <w:rPr>
            <w:rFonts w:ascii="Arial" w:hAnsi="Arial" w:cs="Arial"/>
            <w:sz w:val="18"/>
          </w:rPr>
          <w:t>CATNOAUD.SQL, 9-84</w:t>
        </w:r>
      </w:hyperlink>
    </w:p>
    <w:p w14:paraId="1C37942F" w14:textId="77777777" w:rsidR="008C539B" w:rsidRPr="001058B5" w:rsidRDefault="008D1AB8">
      <w:pPr>
        <w:spacing w:line="237" w:lineRule="auto"/>
        <w:ind w:left="100" w:right="836"/>
        <w:rPr>
          <w:rFonts w:ascii="Arial" w:hAnsi="Arial" w:cs="Arial"/>
          <w:sz w:val="18"/>
        </w:rPr>
      </w:pPr>
      <w:hyperlink w:anchor="_bookmark302" w:history="1">
        <w:r w:rsidR="00C12992" w:rsidRPr="001058B5">
          <w:rPr>
            <w:rFonts w:ascii="Arial" w:hAnsi="Arial" w:cs="Arial"/>
            <w:sz w:val="18"/>
          </w:rPr>
          <w:t>scripts, authenticating users in, 3-17</w:t>
        </w:r>
      </w:hyperlink>
      <w:r w:rsidR="00C12992" w:rsidRPr="001058B5">
        <w:rPr>
          <w:rFonts w:ascii="Arial" w:hAnsi="Arial" w:cs="Arial"/>
          <w:sz w:val="18"/>
        </w:rPr>
        <w:t xml:space="preserve"> SEC_CASE_SENSITIVE_LOGON initialization</w:t>
      </w:r>
    </w:p>
    <w:p w14:paraId="1B3C9DC0" w14:textId="77777777" w:rsidR="008C539B" w:rsidRPr="001058B5" w:rsidRDefault="00C12992">
      <w:pPr>
        <w:spacing w:line="235" w:lineRule="auto"/>
        <w:ind w:left="340" w:right="3808" w:firstLine="50"/>
        <w:jc w:val="center"/>
        <w:rPr>
          <w:rFonts w:ascii="Arial" w:hAnsi="Arial" w:cs="Arial"/>
          <w:sz w:val="18"/>
        </w:rPr>
      </w:pPr>
      <w:r w:rsidRPr="001058B5">
        <w:rPr>
          <w:rFonts w:ascii="Arial" w:hAnsi="Arial" w:cs="Arial"/>
          <w:sz w:val="18"/>
        </w:rPr>
        <w:t xml:space="preserve">parameter </w:t>
      </w:r>
      <w:hyperlink w:anchor="_bookmark278" w:history="1">
        <w:r w:rsidRPr="001058B5">
          <w:rPr>
            <w:rFonts w:ascii="Arial" w:hAnsi="Arial" w:cs="Arial"/>
            <w:sz w:val="18"/>
          </w:rPr>
          <w:t>about, 3-13</w:t>
        </w:r>
      </w:hyperlink>
    </w:p>
    <w:p w14:paraId="7F7C9DF2" w14:textId="77777777" w:rsidR="008C539B" w:rsidRPr="001058B5" w:rsidRDefault="008D1AB8">
      <w:pPr>
        <w:spacing w:line="235" w:lineRule="auto"/>
        <w:ind w:left="700" w:right="836" w:hanging="360"/>
        <w:rPr>
          <w:rFonts w:ascii="Arial" w:hAnsi="Arial" w:cs="Arial"/>
          <w:sz w:val="18"/>
        </w:rPr>
      </w:pPr>
      <w:hyperlink w:anchor="_bookmark279" w:history="1">
        <w:r w:rsidR="00C12992" w:rsidRPr="001058B5">
          <w:rPr>
            <w:rFonts w:ascii="Arial" w:hAnsi="Arial" w:cs="Arial"/>
            <w:sz w:val="18"/>
          </w:rPr>
          <w:t>conflict with SQLNET.ALLOWED_LOGON_ VERSION setting, 3-13</w:t>
        </w:r>
      </w:hyperlink>
    </w:p>
    <w:p w14:paraId="6AC44CE4" w14:textId="77777777" w:rsidR="008C539B" w:rsidRPr="001058B5" w:rsidRDefault="008D1AB8">
      <w:pPr>
        <w:spacing w:line="220" w:lineRule="exact"/>
        <w:ind w:left="100"/>
        <w:rPr>
          <w:rFonts w:ascii="Arial" w:hAnsi="Arial" w:cs="Arial"/>
          <w:sz w:val="18"/>
        </w:rPr>
      </w:pPr>
      <w:hyperlink w:anchor="_bookmark1111" w:history="1">
        <w:r w:rsidR="00C12992" w:rsidRPr="001058B5">
          <w:rPr>
            <w:rFonts w:ascii="Arial" w:hAnsi="Arial" w:cs="Arial"/>
            <w:sz w:val="18"/>
          </w:rPr>
          <w:t>SEC_MAX_FAILED_LOGIN_ATTEMPTS</w:t>
        </w:r>
      </w:hyperlink>
    </w:p>
    <w:p w14:paraId="07C6A9F6" w14:textId="77777777" w:rsidR="008C539B" w:rsidRPr="001058B5" w:rsidRDefault="008D1AB8">
      <w:pPr>
        <w:spacing w:before="2" w:line="235" w:lineRule="auto"/>
        <w:ind w:left="100" w:right="836" w:firstLine="360"/>
        <w:rPr>
          <w:rFonts w:ascii="Arial" w:hAnsi="Arial" w:cs="Arial"/>
          <w:sz w:val="18"/>
        </w:rPr>
      </w:pPr>
      <w:hyperlink w:anchor="_bookmark1111"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SEC_PROTOCOL_ERROR_FURTHER_ACTION</w:t>
        </w:r>
      </w:hyperlink>
    </w:p>
    <w:p w14:paraId="6B7301D4" w14:textId="77777777" w:rsidR="008C539B" w:rsidRPr="001058B5" w:rsidRDefault="008D1AB8">
      <w:pPr>
        <w:spacing w:line="237" w:lineRule="auto"/>
        <w:ind w:left="100" w:right="836" w:firstLine="360"/>
        <w:rPr>
          <w:rFonts w:ascii="Arial" w:hAnsi="Arial" w:cs="Arial"/>
          <w:sz w:val="18"/>
        </w:rPr>
      </w:pPr>
      <w:hyperlink w:anchor="_bookmark1107" w:history="1">
        <w:r w:rsidR="00C12992" w:rsidRPr="001058B5">
          <w:rPr>
            <w:rFonts w:ascii="Arial" w:hAnsi="Arial" w:cs="Arial"/>
            <w:sz w:val="18"/>
          </w:rPr>
          <w:t>initialization parameter,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SEC_PROTOCOL_ERROR_TRACE_ACTION</w:t>
        </w:r>
      </w:hyperlink>
    </w:p>
    <w:p w14:paraId="361A1C73" w14:textId="77777777" w:rsidR="008C539B" w:rsidRPr="001058B5" w:rsidRDefault="008D1AB8">
      <w:pPr>
        <w:spacing w:line="217" w:lineRule="exact"/>
        <w:ind w:left="460"/>
        <w:rPr>
          <w:rFonts w:ascii="Arial" w:hAnsi="Arial" w:cs="Arial"/>
          <w:sz w:val="18"/>
        </w:rPr>
      </w:pPr>
      <w:hyperlink w:anchor="_bookmark1104" w:history="1">
        <w:r w:rsidR="00C12992" w:rsidRPr="001058B5">
          <w:rPr>
            <w:rFonts w:ascii="Arial" w:hAnsi="Arial" w:cs="Arial"/>
            <w:sz w:val="18"/>
          </w:rPr>
          <w:t>initialization parameter, 5-18</w:t>
        </w:r>
      </w:hyperlink>
    </w:p>
    <w:p w14:paraId="22C23A20" w14:textId="77777777" w:rsidR="008C539B" w:rsidRPr="001058B5" w:rsidRDefault="008D1AB8">
      <w:pPr>
        <w:spacing w:line="237" w:lineRule="auto"/>
        <w:ind w:left="100" w:right="836"/>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SEC_RETURN_SERVER_RELEASE_BANNER</w:t>
        </w:r>
      </w:hyperlink>
    </w:p>
    <w:p w14:paraId="103CA902" w14:textId="77777777" w:rsidR="008C539B" w:rsidRPr="001058B5" w:rsidRDefault="008D1AB8">
      <w:pPr>
        <w:spacing w:line="235" w:lineRule="auto"/>
        <w:ind w:left="100" w:firstLine="360"/>
        <w:rPr>
          <w:rFonts w:ascii="Arial" w:hAnsi="Arial" w:cs="Arial"/>
          <w:sz w:val="18"/>
        </w:rPr>
      </w:pPr>
      <w:hyperlink w:anchor="_bookmark1114"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19" w:history="1">
        <w:r w:rsidR="00C12992" w:rsidRPr="001058B5">
          <w:rPr>
            <w:rFonts w:ascii="Arial" w:hAnsi="Arial" w:cs="Arial"/>
            <w:sz w:val="18"/>
          </w:rPr>
          <w:t>SEC_USER_AUDIT_ACTION_BANNER initialization</w:t>
        </w:r>
      </w:hyperlink>
    </w:p>
    <w:p w14:paraId="022C5ADE" w14:textId="77777777" w:rsidR="008C539B" w:rsidRPr="001058B5" w:rsidRDefault="008D1AB8">
      <w:pPr>
        <w:spacing w:line="235" w:lineRule="auto"/>
        <w:ind w:left="100" w:right="836" w:firstLine="360"/>
        <w:rPr>
          <w:rFonts w:ascii="Arial" w:hAnsi="Arial" w:cs="Arial"/>
          <w:sz w:val="18"/>
        </w:rPr>
      </w:pPr>
      <w:hyperlink w:anchor="_bookmark1119" w:history="1">
        <w:r w:rsidR="00C12992" w:rsidRPr="001058B5">
          <w:rPr>
            <w:rFonts w:ascii="Arial" w:hAnsi="Arial" w:cs="Arial"/>
            <w:sz w:val="18"/>
          </w:rPr>
          <w:t>parameter,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SEC_USER_UNAUTHORIZED_ACCESS_BANNER</w:t>
        </w:r>
      </w:hyperlink>
    </w:p>
    <w:p w14:paraId="7AA69F68" w14:textId="77777777" w:rsidR="008C539B" w:rsidRPr="001058B5" w:rsidRDefault="008D1AB8">
      <w:pPr>
        <w:spacing w:line="237" w:lineRule="auto"/>
        <w:ind w:left="100" w:right="1806" w:firstLine="360"/>
        <w:rPr>
          <w:rFonts w:ascii="Arial" w:hAnsi="Arial" w:cs="Arial"/>
          <w:sz w:val="18"/>
        </w:rPr>
      </w:pPr>
      <w:hyperlink w:anchor="_bookmark1118" w:history="1">
        <w:r w:rsidR="00C12992" w:rsidRPr="001058B5">
          <w:rPr>
            <w:rFonts w:ascii="Arial" w:hAnsi="Arial" w:cs="Arial"/>
            <w:sz w:val="18"/>
          </w:rPr>
          <w:t>initialization parameter, 5-20</w:t>
        </w:r>
      </w:hyperlink>
      <w:r w:rsidR="00C12992" w:rsidRPr="001058B5">
        <w:rPr>
          <w:rFonts w:ascii="Arial" w:hAnsi="Arial" w:cs="Arial"/>
          <w:sz w:val="18"/>
        </w:rPr>
        <w:t xml:space="preserve"> secconf.sql script</w:t>
      </w:r>
    </w:p>
    <w:p w14:paraId="653E51CA" w14:textId="77777777" w:rsidR="008C539B" w:rsidRPr="001058B5" w:rsidRDefault="008D1AB8">
      <w:pPr>
        <w:spacing w:line="217" w:lineRule="exact"/>
        <w:ind w:left="340"/>
        <w:rPr>
          <w:rFonts w:ascii="Arial" w:hAnsi="Arial" w:cs="Arial"/>
          <w:sz w:val="18"/>
        </w:rPr>
      </w:pPr>
      <w:hyperlink w:anchor="_bookmark1892" w:history="1">
        <w:r w:rsidR="00C12992" w:rsidRPr="001058B5">
          <w:rPr>
            <w:rFonts w:ascii="Arial" w:hAnsi="Arial" w:cs="Arial"/>
            <w:sz w:val="18"/>
          </w:rPr>
          <w:t>audit settings,   9-36</w:t>
        </w:r>
      </w:hyperlink>
    </w:p>
    <w:p w14:paraId="22D4B0A4" w14:textId="77777777" w:rsidR="008C539B" w:rsidRPr="001058B5" w:rsidRDefault="008D1AB8">
      <w:pPr>
        <w:spacing w:line="237" w:lineRule="auto"/>
        <w:ind w:left="100" w:right="2594" w:firstLine="240"/>
        <w:rPr>
          <w:rFonts w:ascii="Arial" w:hAnsi="Arial" w:cs="Arial"/>
          <w:sz w:val="18"/>
        </w:rPr>
      </w:pPr>
      <w:hyperlink w:anchor="_bookmark225" w:history="1">
        <w:r w:rsidR="00C12992" w:rsidRPr="001058B5">
          <w:rPr>
            <w:rFonts w:ascii="Arial" w:hAnsi="Arial" w:cs="Arial"/>
            <w:sz w:val="18"/>
          </w:rPr>
          <w:t>password settings, 3-6</w:t>
        </w:r>
      </w:hyperlink>
      <w:r w:rsidR="00C12992" w:rsidRPr="001058B5">
        <w:rPr>
          <w:rFonts w:ascii="Arial" w:hAnsi="Arial" w:cs="Arial"/>
          <w:sz w:val="18"/>
        </w:rPr>
        <w:t xml:space="preserve"> secure application roles</w:t>
      </w:r>
    </w:p>
    <w:p w14:paraId="54893987" w14:textId="77777777" w:rsidR="008C539B" w:rsidRPr="001058B5" w:rsidRDefault="008D1AB8">
      <w:pPr>
        <w:spacing w:line="217" w:lineRule="exact"/>
        <w:ind w:left="340"/>
        <w:rPr>
          <w:rFonts w:ascii="Arial" w:hAnsi="Arial" w:cs="Arial"/>
          <w:sz w:val="18"/>
        </w:rPr>
      </w:pPr>
      <w:hyperlink w:anchor="_bookmark709" w:history="1">
        <w:r w:rsidR="00C12992" w:rsidRPr="001058B5">
          <w:rPr>
            <w:rFonts w:ascii="Arial" w:hAnsi="Arial" w:cs="Arial"/>
            <w:sz w:val="18"/>
          </w:rPr>
          <w:t>about, 4-22</w:t>
        </w:r>
      </w:hyperlink>
    </w:p>
    <w:p w14:paraId="2F70C17E" w14:textId="77777777" w:rsidR="008C539B" w:rsidRPr="001058B5" w:rsidRDefault="008D1AB8">
      <w:pPr>
        <w:spacing w:line="220" w:lineRule="exact"/>
        <w:ind w:left="340"/>
        <w:rPr>
          <w:rFonts w:ascii="Arial" w:hAnsi="Arial" w:cs="Arial"/>
          <w:sz w:val="18"/>
        </w:rPr>
      </w:pPr>
      <w:hyperlink w:anchor="_bookmark1039" w:history="1">
        <w:r w:rsidR="00C12992" w:rsidRPr="001058B5">
          <w:rPr>
            <w:rFonts w:ascii="Arial" w:hAnsi="Arial" w:cs="Arial"/>
            <w:sz w:val="18"/>
          </w:rPr>
          <w:t>creating, 5-12</w:t>
        </w:r>
      </w:hyperlink>
    </w:p>
    <w:p w14:paraId="13BBC343" w14:textId="77777777" w:rsidR="008C539B" w:rsidRPr="001058B5" w:rsidRDefault="008D1AB8">
      <w:pPr>
        <w:spacing w:before="1" w:line="235" w:lineRule="auto"/>
        <w:ind w:left="340" w:right="1806"/>
        <w:rPr>
          <w:rFonts w:ascii="Arial" w:hAnsi="Arial" w:cs="Arial"/>
          <w:sz w:val="18"/>
        </w:rPr>
      </w:pPr>
      <w:hyperlink w:anchor="_bookmark1042" w:history="1">
        <w:r w:rsidR="00C12992" w:rsidRPr="001058B5">
          <w:rPr>
            <w:rFonts w:ascii="Arial" w:hAnsi="Arial" w:cs="Arial"/>
            <w:sz w:val="18"/>
          </w:rPr>
          <w:t>creating PL/SQL package, 5-13</w:t>
        </w:r>
      </w:hyperlink>
      <w:r w:rsidR="00C12992" w:rsidRPr="001058B5">
        <w:rPr>
          <w:rFonts w:ascii="Arial" w:hAnsi="Arial" w:cs="Arial"/>
          <w:sz w:val="18"/>
        </w:rPr>
        <w:t xml:space="preserve"> </w:t>
      </w:r>
      <w:hyperlink w:anchor="_bookmark966" w:history="1">
        <w:r w:rsidR="00C12992" w:rsidRPr="001058B5">
          <w:rPr>
            <w:rFonts w:ascii="Arial" w:hAnsi="Arial" w:cs="Arial"/>
            <w:sz w:val="18"/>
          </w:rPr>
          <w:t>finding with DBA_ROLES view, 4-71</w:t>
        </w:r>
      </w:hyperlink>
      <w:r w:rsidR="00C12992" w:rsidRPr="001058B5">
        <w:rPr>
          <w:rFonts w:ascii="Arial" w:hAnsi="Arial" w:cs="Arial"/>
          <w:sz w:val="18"/>
        </w:rPr>
        <w:t xml:space="preserve"> </w:t>
      </w:r>
      <w:hyperlink w:anchor="_bookmark1046" w:history="1">
        <w:r w:rsidR="00C12992" w:rsidRPr="001058B5">
          <w:rPr>
            <w:rFonts w:ascii="Arial" w:hAnsi="Arial" w:cs="Arial"/>
            <w:sz w:val="18"/>
          </w:rPr>
          <w:t>invoker’s rights,</w:t>
        </w:r>
        <w:r w:rsidR="00C12992" w:rsidRPr="001058B5">
          <w:rPr>
            <w:rFonts w:ascii="Arial" w:hAnsi="Arial" w:cs="Arial"/>
            <w:spacing w:val="40"/>
            <w:sz w:val="18"/>
          </w:rPr>
          <w:t xml:space="preserve"> </w:t>
        </w:r>
        <w:r w:rsidR="00C12992" w:rsidRPr="001058B5">
          <w:rPr>
            <w:rFonts w:ascii="Arial" w:hAnsi="Arial" w:cs="Arial"/>
            <w:sz w:val="18"/>
          </w:rPr>
          <w:t>5-13</w:t>
        </w:r>
      </w:hyperlink>
    </w:p>
    <w:p w14:paraId="253E9591" w14:textId="77777777" w:rsidR="008C539B" w:rsidRPr="001058B5" w:rsidRDefault="008D1AB8">
      <w:pPr>
        <w:spacing w:before="3" w:line="235" w:lineRule="auto"/>
        <w:ind w:left="340" w:right="1806"/>
        <w:rPr>
          <w:rFonts w:ascii="Arial" w:hAnsi="Arial" w:cs="Arial"/>
          <w:sz w:val="18"/>
        </w:rPr>
      </w:pPr>
      <w:hyperlink w:anchor="_bookmark1044" w:history="1">
        <w:r w:rsidR="00C12992" w:rsidRPr="001058B5">
          <w:rPr>
            <w:rFonts w:ascii="Arial" w:hAnsi="Arial" w:cs="Arial"/>
            <w:sz w:val="18"/>
          </w:rPr>
          <w:t>invoker’s rights requirement, 5-13</w:t>
        </w:r>
      </w:hyperlink>
      <w:r w:rsidR="00C12992" w:rsidRPr="001058B5">
        <w:rPr>
          <w:rFonts w:ascii="Arial" w:hAnsi="Arial" w:cs="Arial"/>
          <w:sz w:val="18"/>
        </w:rPr>
        <w:t xml:space="preserve"> </w:t>
      </w:r>
      <w:hyperlink w:anchor="_bookmark1043" w:history="1">
        <w:r w:rsidR="00C12992" w:rsidRPr="001058B5">
          <w:rPr>
            <w:rFonts w:ascii="Arial" w:hAnsi="Arial" w:cs="Arial"/>
            <w:sz w:val="18"/>
          </w:rPr>
          <w:t>package for, 5-13</w:t>
        </w:r>
      </w:hyperlink>
    </w:p>
    <w:p w14:paraId="6CFCA64D" w14:textId="77777777" w:rsidR="008C539B" w:rsidRPr="001058B5" w:rsidRDefault="008D1AB8">
      <w:pPr>
        <w:spacing w:line="220" w:lineRule="exact"/>
        <w:ind w:left="340"/>
        <w:rPr>
          <w:rFonts w:ascii="Arial" w:hAnsi="Arial" w:cs="Arial"/>
          <w:sz w:val="18"/>
        </w:rPr>
      </w:pPr>
      <w:hyperlink w:anchor="_bookmark1049" w:history="1">
        <w:r w:rsidR="00C12992" w:rsidRPr="001058B5">
          <w:rPr>
            <w:rFonts w:ascii="Arial" w:hAnsi="Arial" w:cs="Arial"/>
            <w:sz w:val="18"/>
          </w:rPr>
          <w:t>SET ROLE statement, 5-14</w:t>
        </w:r>
      </w:hyperlink>
    </w:p>
    <w:p w14:paraId="3384D4E1" w14:textId="77777777" w:rsidR="008C539B" w:rsidRPr="001058B5" w:rsidRDefault="008D1AB8">
      <w:pPr>
        <w:spacing w:before="1" w:line="235" w:lineRule="auto"/>
        <w:ind w:left="700" w:right="1513" w:hanging="360"/>
        <w:rPr>
          <w:rFonts w:ascii="Arial" w:hAnsi="Arial" w:cs="Arial"/>
          <w:sz w:val="18"/>
        </w:rPr>
      </w:pPr>
      <w:hyperlink w:anchor="_bookmark1047" w:history="1">
        <w:r w:rsidR="00C12992" w:rsidRPr="001058B5">
          <w:rPr>
            <w:rFonts w:ascii="Arial" w:hAnsi="Arial" w:cs="Arial"/>
            <w:sz w:val="18"/>
          </w:rPr>
          <w:t>user environment information from SYS_</w:t>
        </w:r>
      </w:hyperlink>
      <w:r w:rsidR="00C12992" w:rsidRPr="001058B5">
        <w:rPr>
          <w:rFonts w:ascii="Arial" w:hAnsi="Arial" w:cs="Arial"/>
          <w:sz w:val="18"/>
        </w:rPr>
        <w:t xml:space="preserve"> </w:t>
      </w:r>
      <w:hyperlink w:anchor="_bookmark1047" w:history="1">
        <w:r w:rsidR="00C12992" w:rsidRPr="001058B5">
          <w:rPr>
            <w:rFonts w:ascii="Arial" w:hAnsi="Arial" w:cs="Arial"/>
            <w:sz w:val="18"/>
          </w:rPr>
          <w:t xml:space="preserve">CONTEXT SQL function, 5-13, </w:t>
        </w:r>
      </w:hyperlink>
      <w:hyperlink w:anchor="_bookmark1048" w:history="1">
        <w:r w:rsidR="00C12992" w:rsidRPr="001058B5">
          <w:rPr>
            <w:rFonts w:ascii="Arial" w:hAnsi="Arial" w:cs="Arial"/>
            <w:sz w:val="18"/>
          </w:rPr>
          <w:t>5-14</w:t>
        </w:r>
      </w:hyperlink>
    </w:p>
    <w:p w14:paraId="09E78DCA" w14:textId="77777777" w:rsidR="008C539B" w:rsidRPr="001058B5" w:rsidRDefault="008D1AB8">
      <w:pPr>
        <w:spacing w:before="2" w:line="235" w:lineRule="auto"/>
        <w:ind w:left="100" w:right="1190" w:firstLine="240"/>
        <w:rPr>
          <w:rFonts w:ascii="Arial" w:hAnsi="Arial" w:cs="Arial"/>
          <w:sz w:val="18"/>
        </w:rPr>
      </w:pPr>
      <w:hyperlink w:anchor="_bookmark711" w:history="1">
        <w:r w:rsidR="00C12992" w:rsidRPr="001058B5">
          <w:rPr>
            <w:rFonts w:ascii="Arial" w:hAnsi="Arial" w:cs="Arial"/>
            <w:sz w:val="18"/>
          </w:rPr>
          <w:t>using to ensure database connection, 4-23</w:t>
        </w:r>
      </w:hyperlink>
      <w:r w:rsidR="00C12992" w:rsidRPr="001058B5">
        <w:rPr>
          <w:rFonts w:ascii="Arial" w:hAnsi="Arial" w:cs="Arial"/>
          <w:sz w:val="18"/>
        </w:rPr>
        <w:t xml:space="preserve"> secure external password store</w:t>
      </w:r>
    </w:p>
    <w:p w14:paraId="13372DE4" w14:textId="77777777" w:rsidR="008C539B" w:rsidRPr="001058B5" w:rsidRDefault="008D1AB8">
      <w:pPr>
        <w:spacing w:line="220" w:lineRule="exact"/>
        <w:ind w:left="340"/>
        <w:rPr>
          <w:rFonts w:ascii="Arial" w:hAnsi="Arial" w:cs="Arial"/>
          <w:sz w:val="18"/>
        </w:rPr>
      </w:pPr>
      <w:hyperlink w:anchor="_bookmark300" w:history="1">
        <w:r w:rsidR="00C12992" w:rsidRPr="001058B5">
          <w:rPr>
            <w:rFonts w:ascii="Arial" w:hAnsi="Arial" w:cs="Arial"/>
            <w:sz w:val="18"/>
          </w:rPr>
          <w:t>about, 3-17</w:t>
        </w:r>
      </w:hyperlink>
    </w:p>
    <w:p w14:paraId="46E83D73" w14:textId="77777777" w:rsidR="008C539B" w:rsidRPr="001058B5" w:rsidRDefault="008D1AB8">
      <w:pPr>
        <w:spacing w:line="220" w:lineRule="exact"/>
        <w:ind w:left="340"/>
        <w:rPr>
          <w:rFonts w:ascii="Arial" w:hAnsi="Arial" w:cs="Arial"/>
          <w:sz w:val="18"/>
        </w:rPr>
      </w:pPr>
      <w:hyperlink w:anchor="_bookmark308" w:history="1">
        <w:r w:rsidR="00C12992" w:rsidRPr="001058B5">
          <w:rPr>
            <w:rFonts w:ascii="Arial" w:hAnsi="Arial" w:cs="Arial"/>
            <w:sz w:val="18"/>
          </w:rPr>
          <w:t>client configuration, 3-18</w:t>
        </w:r>
      </w:hyperlink>
    </w:p>
    <w:p w14:paraId="568A3267" w14:textId="77777777" w:rsidR="008C539B" w:rsidRPr="001058B5" w:rsidRDefault="008D1AB8">
      <w:pPr>
        <w:spacing w:line="222" w:lineRule="exact"/>
        <w:ind w:left="340"/>
        <w:rPr>
          <w:rFonts w:ascii="Arial" w:hAnsi="Arial" w:cs="Arial"/>
          <w:sz w:val="18"/>
        </w:rPr>
      </w:pPr>
      <w:hyperlink w:anchor="_bookmark306" w:history="1">
        <w:r w:rsidR="00C12992" w:rsidRPr="001058B5">
          <w:rPr>
            <w:rFonts w:ascii="Arial" w:hAnsi="Arial" w:cs="Arial"/>
            <w:sz w:val="18"/>
          </w:rPr>
          <w:t>examples, 3-17</w:t>
        </w:r>
      </w:hyperlink>
    </w:p>
    <w:p w14:paraId="0EBC7A27" w14:textId="77777777" w:rsidR="008C539B" w:rsidRPr="001058B5" w:rsidRDefault="008C539B">
      <w:pPr>
        <w:spacing w:line="222" w:lineRule="exact"/>
        <w:rPr>
          <w:rFonts w:ascii="Arial" w:hAnsi="Arial" w:cs="Arial"/>
          <w:sz w:val="18"/>
        </w:rPr>
        <w:sectPr w:rsidR="008C539B" w:rsidRPr="001058B5">
          <w:headerReference w:type="even" r:id="rId309"/>
          <w:footerReference w:type="even" r:id="rId310"/>
          <w:footerReference w:type="default" r:id="rId311"/>
          <w:pgSz w:w="12240" w:h="15840"/>
          <w:pgMar w:top="1200" w:right="1060" w:bottom="860" w:left="1100" w:header="0" w:footer="663" w:gutter="0"/>
          <w:cols w:num="2" w:space="720" w:equalWidth="0">
            <w:col w:w="4333" w:space="587"/>
            <w:col w:w="5160"/>
          </w:cols>
        </w:sectPr>
      </w:pPr>
    </w:p>
    <w:p w14:paraId="6FA6F0BF" w14:textId="77777777" w:rsidR="008C539B" w:rsidRPr="001058B5" w:rsidRDefault="008D1AB8">
      <w:pPr>
        <w:spacing w:before="67" w:line="222" w:lineRule="exact"/>
        <w:ind w:left="940"/>
        <w:rPr>
          <w:rFonts w:ascii="Arial" w:hAnsi="Arial" w:cs="Arial"/>
          <w:sz w:val="18"/>
        </w:rPr>
      </w:pPr>
      <w:hyperlink w:anchor="_bookmark305" w:history="1">
        <w:r w:rsidR="00C12992" w:rsidRPr="001058B5">
          <w:rPr>
            <w:rFonts w:ascii="Arial" w:hAnsi="Arial" w:cs="Arial"/>
            <w:sz w:val="18"/>
          </w:rPr>
          <w:t>how it works, 3-17</w:t>
        </w:r>
      </w:hyperlink>
    </w:p>
    <w:p w14:paraId="726ED3A2" w14:textId="77777777" w:rsidR="008C539B" w:rsidRPr="001058B5" w:rsidRDefault="008D1AB8">
      <w:pPr>
        <w:spacing w:before="1" w:line="235" w:lineRule="auto"/>
        <w:ind w:left="700" w:right="703" w:firstLine="240"/>
        <w:rPr>
          <w:rFonts w:ascii="Arial" w:hAnsi="Arial" w:cs="Arial"/>
          <w:sz w:val="18"/>
        </w:rPr>
      </w:pPr>
      <w:hyperlink w:anchor="_bookmark441" w:history="1">
        <w:r w:rsidR="00C12992" w:rsidRPr="001058B5">
          <w:rPr>
            <w:rFonts w:ascii="Arial" w:hAnsi="Arial" w:cs="Arial"/>
            <w:sz w:val="18"/>
          </w:rPr>
          <w:t>proxy authentication, used with, 3-40</w:t>
        </w:r>
      </w:hyperlink>
      <w:r w:rsidR="00C12992" w:rsidRPr="001058B5">
        <w:rPr>
          <w:rFonts w:ascii="Arial" w:hAnsi="Arial" w:cs="Arial"/>
          <w:sz w:val="18"/>
        </w:rPr>
        <w:t xml:space="preserve"> Secure Sockets Layer (SSL)</w:t>
      </w:r>
    </w:p>
    <w:p w14:paraId="20B9DE9F" w14:textId="77777777" w:rsidR="008C539B" w:rsidRPr="001058B5" w:rsidRDefault="008D1AB8">
      <w:pPr>
        <w:spacing w:line="220" w:lineRule="exact"/>
        <w:ind w:left="940"/>
        <w:rPr>
          <w:rFonts w:ascii="Arial" w:hAnsi="Arial" w:cs="Arial"/>
          <w:sz w:val="18"/>
        </w:rPr>
      </w:pPr>
      <w:hyperlink w:anchor="_bookmark359" w:history="1">
        <w:r w:rsidR="00C12992" w:rsidRPr="001058B5">
          <w:rPr>
            <w:rFonts w:ascii="Arial" w:hAnsi="Arial" w:cs="Arial"/>
            <w:sz w:val="18"/>
          </w:rPr>
          <w:t>about, 3-28</w:t>
        </w:r>
      </w:hyperlink>
    </w:p>
    <w:p w14:paraId="159E3B7A" w14:textId="77777777" w:rsidR="008C539B" w:rsidRPr="001058B5" w:rsidRDefault="008D1AB8">
      <w:pPr>
        <w:spacing w:before="2" w:line="235" w:lineRule="auto"/>
        <w:ind w:left="940" w:right="1002"/>
        <w:rPr>
          <w:rFonts w:ascii="Arial" w:hAnsi="Arial" w:cs="Arial"/>
          <w:sz w:val="18"/>
        </w:rPr>
      </w:pPr>
      <w:hyperlink w:anchor="_bookmark2280" w:history="1">
        <w:r w:rsidR="00C12992" w:rsidRPr="001058B5">
          <w:rPr>
            <w:rFonts w:ascii="Arial" w:hAnsi="Arial" w:cs="Arial"/>
            <w:sz w:val="18"/>
          </w:rPr>
          <w:t>certificate key algorithm, 10-17</w:t>
        </w:r>
      </w:hyperlink>
      <w:r w:rsidR="00C12992" w:rsidRPr="001058B5">
        <w:rPr>
          <w:rFonts w:ascii="Arial" w:hAnsi="Arial" w:cs="Arial"/>
          <w:sz w:val="18"/>
        </w:rPr>
        <w:t xml:space="preserve"> </w:t>
      </w:r>
      <w:hyperlink w:anchor="_bookmark2280" w:history="1">
        <w:r w:rsidR="00C12992" w:rsidRPr="001058B5">
          <w:rPr>
            <w:rFonts w:ascii="Arial" w:hAnsi="Arial" w:cs="Arial"/>
            <w:sz w:val="18"/>
          </w:rPr>
          <w:t>cipher suites, 10-17</w:t>
        </w:r>
      </w:hyperlink>
    </w:p>
    <w:p w14:paraId="725C7642" w14:textId="77777777" w:rsidR="008C539B" w:rsidRPr="001058B5" w:rsidRDefault="008D1AB8">
      <w:pPr>
        <w:spacing w:before="2" w:line="235" w:lineRule="auto"/>
        <w:ind w:left="940" w:right="703"/>
        <w:rPr>
          <w:rFonts w:ascii="Arial" w:hAnsi="Arial" w:cs="Arial"/>
          <w:sz w:val="18"/>
        </w:rPr>
      </w:pPr>
      <w:hyperlink w:anchor="_bookmark2272" w:history="1">
        <w:r w:rsidR="00C12992" w:rsidRPr="001058B5">
          <w:rPr>
            <w:rFonts w:ascii="Arial" w:hAnsi="Arial" w:cs="Arial"/>
            <w:sz w:val="18"/>
          </w:rPr>
          <w:t>configuration files, securing, 10-17</w:t>
        </w:r>
      </w:hyperlink>
      <w:r w:rsidR="00C12992" w:rsidRPr="001058B5">
        <w:rPr>
          <w:rFonts w:ascii="Arial" w:hAnsi="Arial" w:cs="Arial"/>
          <w:sz w:val="18"/>
        </w:rPr>
        <w:t xml:space="preserve"> </w:t>
      </w:r>
      <w:hyperlink w:anchor="_bookmark328" w:history="1">
        <w:r w:rsidR="00C12992" w:rsidRPr="001058B5">
          <w:rPr>
            <w:rFonts w:ascii="Arial" w:hAnsi="Arial" w:cs="Arial"/>
            <w:sz w:val="18"/>
          </w:rPr>
          <w:t>configuring for SYSDBA or SYSOPER</w:t>
        </w:r>
      </w:hyperlink>
    </w:p>
    <w:p w14:paraId="6031B1FE" w14:textId="77777777" w:rsidR="008C539B" w:rsidRPr="001058B5" w:rsidRDefault="008D1AB8">
      <w:pPr>
        <w:spacing w:line="220" w:lineRule="exact"/>
        <w:ind w:left="1300"/>
        <w:rPr>
          <w:rFonts w:ascii="Arial" w:hAnsi="Arial" w:cs="Arial"/>
          <w:sz w:val="18"/>
        </w:rPr>
      </w:pPr>
      <w:hyperlink w:anchor="_bookmark328" w:history="1">
        <w:r w:rsidR="00C12992" w:rsidRPr="001058B5">
          <w:rPr>
            <w:rFonts w:ascii="Arial" w:hAnsi="Arial" w:cs="Arial"/>
            <w:sz w:val="18"/>
          </w:rPr>
          <w:t>access, 3-24</w:t>
        </w:r>
      </w:hyperlink>
    </w:p>
    <w:p w14:paraId="6D864C64" w14:textId="77777777" w:rsidR="008C539B" w:rsidRPr="001058B5" w:rsidRDefault="008D1AB8">
      <w:pPr>
        <w:spacing w:before="1" w:line="235" w:lineRule="auto"/>
        <w:ind w:left="940" w:right="703"/>
        <w:rPr>
          <w:rFonts w:ascii="Arial" w:hAnsi="Arial" w:cs="Arial"/>
          <w:sz w:val="18"/>
        </w:rPr>
      </w:pPr>
      <w:hyperlink w:anchor="_bookmark386" w:history="1">
        <w:r w:rsidR="00C12992" w:rsidRPr="001058B5">
          <w:rPr>
            <w:rFonts w:ascii="Arial" w:hAnsi="Arial" w:cs="Arial"/>
            <w:sz w:val="18"/>
          </w:rPr>
          <w:t>global users with private schemas, 3-31</w:t>
        </w:r>
      </w:hyperlink>
      <w:r w:rsidR="00C12992" w:rsidRPr="001058B5">
        <w:rPr>
          <w:rFonts w:ascii="Arial" w:hAnsi="Arial" w:cs="Arial"/>
          <w:sz w:val="18"/>
        </w:rPr>
        <w:t xml:space="preserve"> </w:t>
      </w:r>
      <w:hyperlink w:anchor="_bookmark2270" w:history="1">
        <w:r w:rsidR="00C12992" w:rsidRPr="001058B5">
          <w:rPr>
            <w:rFonts w:ascii="Arial" w:hAnsi="Arial" w:cs="Arial"/>
            <w:sz w:val="18"/>
          </w:rPr>
          <w:t>guidelines for security, 10-16</w:t>
        </w:r>
      </w:hyperlink>
    </w:p>
    <w:p w14:paraId="542D807A" w14:textId="77777777" w:rsidR="008C539B" w:rsidRPr="001058B5" w:rsidRDefault="008D1AB8">
      <w:pPr>
        <w:spacing w:line="220" w:lineRule="exact"/>
        <w:ind w:left="940"/>
        <w:rPr>
          <w:rFonts w:ascii="Arial" w:hAnsi="Arial" w:cs="Arial"/>
          <w:sz w:val="18"/>
        </w:rPr>
      </w:pPr>
      <w:hyperlink w:anchor="_bookmark2244" w:history="1">
        <w:r w:rsidR="00C12992" w:rsidRPr="001058B5">
          <w:rPr>
            <w:rFonts w:ascii="Arial" w:hAnsi="Arial" w:cs="Arial"/>
            <w:sz w:val="18"/>
          </w:rPr>
          <w:t>listener, administering,   10-14</w:t>
        </w:r>
      </w:hyperlink>
    </w:p>
    <w:p w14:paraId="70A6B4BD" w14:textId="77777777" w:rsidR="008C539B" w:rsidRPr="001058B5" w:rsidRDefault="008D1AB8">
      <w:pPr>
        <w:spacing w:line="220" w:lineRule="exact"/>
        <w:ind w:left="940"/>
        <w:rPr>
          <w:rFonts w:ascii="Arial" w:hAnsi="Arial" w:cs="Arial"/>
          <w:sz w:val="18"/>
        </w:rPr>
      </w:pPr>
      <w:hyperlink w:anchor="_bookmark2279" w:history="1">
        <w:r w:rsidR="00C12992" w:rsidRPr="001058B5">
          <w:rPr>
            <w:rFonts w:ascii="Arial" w:hAnsi="Arial" w:cs="Arial"/>
            <w:sz w:val="18"/>
          </w:rPr>
          <w:t>mode, 10-17</w:t>
        </w:r>
      </w:hyperlink>
    </w:p>
    <w:p w14:paraId="4670B07E" w14:textId="77777777" w:rsidR="008C539B" w:rsidRPr="001058B5" w:rsidRDefault="008D1AB8">
      <w:pPr>
        <w:spacing w:line="237" w:lineRule="auto"/>
        <w:ind w:left="940" w:right="2001"/>
        <w:rPr>
          <w:rFonts w:ascii="Arial" w:hAnsi="Arial" w:cs="Arial"/>
          <w:sz w:val="18"/>
        </w:rPr>
      </w:pPr>
      <w:hyperlink w:anchor="_bookmark2283" w:history="1">
        <w:r w:rsidR="00C12992" w:rsidRPr="001058B5">
          <w:rPr>
            <w:rFonts w:ascii="Arial" w:hAnsi="Arial" w:cs="Arial"/>
            <w:sz w:val="18"/>
          </w:rPr>
          <w:t>pass phrase,    10-17</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RSA private key,</w:t>
        </w:r>
        <w:r w:rsidR="00C12992" w:rsidRPr="001058B5">
          <w:rPr>
            <w:rFonts w:ascii="Arial" w:hAnsi="Arial" w:cs="Arial"/>
            <w:spacing w:val="33"/>
            <w:sz w:val="18"/>
          </w:rPr>
          <w:t xml:space="preserve"> </w:t>
        </w:r>
        <w:r w:rsidR="00C12992" w:rsidRPr="001058B5">
          <w:rPr>
            <w:rFonts w:ascii="Arial" w:hAnsi="Arial" w:cs="Arial"/>
            <w:sz w:val="18"/>
          </w:rPr>
          <w:t>10-17</w:t>
        </w:r>
      </w:hyperlink>
    </w:p>
    <w:p w14:paraId="6C2FB919" w14:textId="77777777" w:rsidR="008C539B" w:rsidRPr="001058B5" w:rsidRDefault="008D1AB8">
      <w:pPr>
        <w:spacing w:line="235" w:lineRule="auto"/>
        <w:ind w:left="940" w:right="703"/>
        <w:rPr>
          <w:rFonts w:ascii="Arial" w:hAnsi="Arial" w:cs="Arial"/>
          <w:sz w:val="18"/>
        </w:rPr>
      </w:pPr>
      <w:hyperlink w:anchor="_bookmark2271" w:history="1">
        <w:r w:rsidR="00C12992" w:rsidRPr="001058B5">
          <w:rPr>
            <w:rFonts w:ascii="Arial" w:hAnsi="Arial" w:cs="Arial"/>
            <w:sz w:val="18"/>
          </w:rPr>
          <w:t>securing SSL connection, 10-16</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file, 10-17</w:t>
        </w:r>
      </w:hyperlink>
    </w:p>
    <w:p w14:paraId="7DDCE06D" w14:textId="77777777" w:rsidR="008C539B" w:rsidRPr="001058B5" w:rsidRDefault="008D1AB8">
      <w:pPr>
        <w:spacing w:line="220" w:lineRule="exact"/>
        <w:ind w:left="940"/>
        <w:rPr>
          <w:rFonts w:ascii="Arial" w:hAnsi="Arial" w:cs="Arial"/>
          <w:sz w:val="18"/>
        </w:rPr>
      </w:pPr>
      <w:hyperlink w:anchor="_bookmark2275" w:history="1">
        <w:r w:rsidR="00C12992" w:rsidRPr="001058B5">
          <w:rPr>
            <w:rFonts w:ascii="Arial" w:hAnsi="Arial" w:cs="Arial"/>
            <w:sz w:val="18"/>
          </w:rPr>
          <w:t>TCPS, 10-17</w:t>
        </w:r>
      </w:hyperlink>
    </w:p>
    <w:p w14:paraId="1D9AA89D" w14:textId="77777777" w:rsidR="008C539B" w:rsidRPr="001058B5" w:rsidRDefault="00C12992">
      <w:pPr>
        <w:spacing w:line="220" w:lineRule="exact"/>
        <w:ind w:left="700"/>
        <w:rPr>
          <w:rFonts w:ascii="Arial" w:hAnsi="Arial" w:cs="Arial"/>
          <w:sz w:val="18"/>
        </w:rPr>
      </w:pPr>
      <w:r w:rsidRPr="001058B5">
        <w:rPr>
          <w:rFonts w:ascii="Arial" w:hAnsi="Arial" w:cs="Arial"/>
          <w:sz w:val="18"/>
        </w:rPr>
        <w:t>security</w:t>
      </w:r>
    </w:p>
    <w:p w14:paraId="514361FB" w14:textId="77777777" w:rsidR="008C539B" w:rsidRPr="001058B5" w:rsidRDefault="008D1AB8">
      <w:pPr>
        <w:spacing w:line="237" w:lineRule="auto"/>
        <w:ind w:left="940" w:right="1002"/>
        <w:rPr>
          <w:rFonts w:ascii="Arial" w:hAnsi="Arial" w:cs="Arial"/>
          <w:sz w:val="18"/>
        </w:rPr>
      </w:pPr>
      <w:hyperlink w:anchor="_bookmark557" w:history="1">
        <w:r w:rsidR="00C12992" w:rsidRPr="001058B5">
          <w:rPr>
            <w:rFonts w:ascii="Arial" w:hAnsi="Arial" w:cs="Arial"/>
            <w:sz w:val="18"/>
          </w:rPr>
          <w:t>application enforcement of, 4-8</w:t>
        </w:r>
      </w:hyperlink>
      <w:r w:rsidR="00C12992" w:rsidRPr="001058B5">
        <w:rPr>
          <w:rFonts w:ascii="Arial" w:hAnsi="Arial" w:cs="Arial"/>
          <w:sz w:val="18"/>
        </w:rPr>
        <w:t xml:space="preserve"> default user accounts</w:t>
      </w:r>
    </w:p>
    <w:p w14:paraId="2112B6F2" w14:textId="77777777" w:rsidR="008C539B" w:rsidRPr="001058B5" w:rsidRDefault="008D1AB8">
      <w:pPr>
        <w:spacing w:line="235" w:lineRule="auto"/>
        <w:ind w:left="1180" w:right="42"/>
        <w:rPr>
          <w:rFonts w:ascii="Arial" w:hAnsi="Arial" w:cs="Arial"/>
          <w:sz w:val="18"/>
        </w:rPr>
      </w:pPr>
      <w:hyperlink w:anchor="_bookmark2156" w:history="1">
        <w:r w:rsidR="00C12992" w:rsidRPr="001058B5">
          <w:rPr>
            <w:rFonts w:ascii="Arial" w:hAnsi="Arial" w:cs="Arial"/>
            <w:sz w:val="18"/>
          </w:rPr>
          <w:t>locked and expired automatically, 10-4</w:t>
        </w:r>
      </w:hyperlink>
      <w:r w:rsidR="00C12992" w:rsidRPr="001058B5">
        <w:rPr>
          <w:rFonts w:ascii="Arial" w:hAnsi="Arial" w:cs="Arial"/>
          <w:sz w:val="18"/>
        </w:rPr>
        <w:t xml:space="preserve"> </w:t>
      </w:r>
      <w:hyperlink w:anchor="_bookmark2153" w:history="1">
        <w:r w:rsidR="00C12992" w:rsidRPr="001058B5">
          <w:rPr>
            <w:rFonts w:ascii="Arial" w:hAnsi="Arial" w:cs="Arial"/>
            <w:sz w:val="18"/>
          </w:rPr>
          <w:t>locking and expiring, 10-4</w:t>
        </w:r>
      </w:hyperlink>
    </w:p>
    <w:p w14:paraId="660136CE" w14:textId="77777777" w:rsidR="008C539B" w:rsidRPr="001058B5" w:rsidRDefault="008D1AB8">
      <w:pPr>
        <w:spacing w:line="235" w:lineRule="auto"/>
        <w:ind w:left="940" w:right="703"/>
        <w:rPr>
          <w:rFonts w:ascii="Arial" w:hAnsi="Arial" w:cs="Arial"/>
          <w:sz w:val="18"/>
        </w:rPr>
      </w:pPr>
      <w:hyperlink w:anchor="_bookmark687" w:history="1">
        <w:r w:rsidR="00C12992" w:rsidRPr="001058B5">
          <w:rPr>
            <w:rFonts w:ascii="Arial" w:hAnsi="Arial" w:cs="Arial"/>
            <w:sz w:val="18"/>
          </w:rPr>
          <w:t>domains, enabled roles and, 4-20</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application, 5-2</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database, 5-2</w:t>
        </w:r>
      </w:hyperlink>
    </w:p>
    <w:p w14:paraId="57A07552" w14:textId="77777777" w:rsidR="008C539B" w:rsidRPr="001058B5" w:rsidRDefault="008D1AB8">
      <w:pPr>
        <w:spacing w:before="2" w:line="235" w:lineRule="auto"/>
        <w:ind w:left="940" w:right="42"/>
        <w:rPr>
          <w:rFonts w:ascii="Arial" w:hAnsi="Arial" w:cs="Arial"/>
          <w:sz w:val="18"/>
        </w:rPr>
      </w:pPr>
      <w:hyperlink w:anchor="_bookmark646" w:history="1">
        <w:r w:rsidR="00C12992" w:rsidRPr="001058B5">
          <w:rPr>
            <w:rFonts w:ascii="Arial" w:hAnsi="Arial" w:cs="Arial"/>
            <w:sz w:val="18"/>
          </w:rPr>
          <w:t>multibyte characters in role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role passwords, 4-18</w:t>
        </w:r>
      </w:hyperlink>
      <w:r w:rsidR="00C12992" w:rsidRPr="001058B5">
        <w:rPr>
          <w:rFonts w:ascii="Arial" w:hAnsi="Arial" w:cs="Arial"/>
          <w:sz w:val="18"/>
        </w:rPr>
        <w:t xml:space="preserve"> </w:t>
      </w:r>
      <w:hyperlink w:anchor="_bookmark343" w:history="1">
        <w:r w:rsidR="00C12992" w:rsidRPr="001058B5">
          <w:rPr>
            <w:rFonts w:ascii="Arial" w:hAnsi="Arial" w:cs="Arial"/>
            <w:sz w:val="18"/>
          </w:rPr>
          <w:t>passwords, 3-26</w:t>
        </w:r>
      </w:hyperlink>
    </w:p>
    <w:p w14:paraId="41C1A7A0" w14:textId="77777777" w:rsidR="008C539B" w:rsidRPr="001058B5" w:rsidRDefault="00C12992">
      <w:pPr>
        <w:spacing w:line="221" w:lineRule="exact"/>
        <w:ind w:left="940"/>
        <w:rPr>
          <w:rFonts w:ascii="Arial" w:hAnsi="Arial" w:cs="Arial"/>
          <w:sz w:val="18"/>
        </w:rPr>
      </w:pPr>
      <w:r w:rsidRPr="001058B5">
        <w:rPr>
          <w:rFonts w:ascii="Arial" w:hAnsi="Arial" w:cs="Arial"/>
          <w:sz w:val="18"/>
        </w:rPr>
        <w:t>policies</w:t>
      </w:r>
    </w:p>
    <w:p w14:paraId="3D4880FD" w14:textId="77777777" w:rsidR="008C539B" w:rsidRPr="001058B5" w:rsidRDefault="008D1AB8">
      <w:pPr>
        <w:spacing w:line="220" w:lineRule="exact"/>
        <w:ind w:left="1180"/>
        <w:rPr>
          <w:rFonts w:ascii="Arial" w:hAnsi="Arial" w:cs="Arial"/>
          <w:sz w:val="18"/>
        </w:rPr>
      </w:pPr>
      <w:hyperlink w:anchor="_bookmark994" w:history="1">
        <w:r w:rsidR="00C12992" w:rsidRPr="001058B5">
          <w:rPr>
            <w:rFonts w:ascii="Arial" w:hAnsi="Arial" w:cs="Arial"/>
            <w:sz w:val="18"/>
          </w:rPr>
          <w:t>applications, 5-1</w:t>
        </w:r>
      </w:hyperlink>
    </w:p>
    <w:p w14:paraId="218937EA" w14:textId="77777777" w:rsidR="008C539B" w:rsidRPr="001058B5" w:rsidRDefault="008D1AB8">
      <w:pPr>
        <w:spacing w:line="237" w:lineRule="auto"/>
        <w:ind w:left="1180" w:right="703"/>
        <w:rPr>
          <w:rFonts w:ascii="Arial" w:hAnsi="Arial" w:cs="Arial"/>
          <w:sz w:val="18"/>
        </w:rPr>
      </w:pPr>
      <w:hyperlink w:anchor="_bookmark698" w:history="1">
        <w:r w:rsidR="00C12992" w:rsidRPr="001058B5">
          <w:rPr>
            <w:rFonts w:ascii="Arial" w:hAnsi="Arial" w:cs="Arial"/>
            <w:sz w:val="18"/>
          </w:rPr>
          <w:t>SQL*Plus users, restricting, 4-21</w:t>
        </w:r>
      </w:hyperlink>
      <w:r w:rsidR="00C12992" w:rsidRPr="001058B5">
        <w:rPr>
          <w:rFonts w:ascii="Arial" w:hAnsi="Arial" w:cs="Arial"/>
          <w:sz w:val="18"/>
        </w:rPr>
        <w:t xml:space="preserve"> </w:t>
      </w:r>
      <w:hyperlink w:anchor="_bookmark1352" w:history="1">
        <w:r w:rsidR="00C12992" w:rsidRPr="001058B5">
          <w:rPr>
            <w:rFonts w:ascii="Arial" w:hAnsi="Arial" w:cs="Arial"/>
            <w:sz w:val="18"/>
          </w:rPr>
          <w:t>tables or views, 7-2</w:t>
        </w:r>
      </w:hyperlink>
    </w:p>
    <w:p w14:paraId="2832C2DB" w14:textId="77777777" w:rsidR="008C539B" w:rsidRPr="001058B5" w:rsidRDefault="008D1AB8">
      <w:pPr>
        <w:spacing w:line="217" w:lineRule="exact"/>
        <w:ind w:left="940"/>
        <w:rPr>
          <w:rFonts w:ascii="Arial" w:hAnsi="Arial" w:cs="Arial"/>
          <w:sz w:val="18"/>
        </w:rPr>
      </w:pPr>
      <w:hyperlink w:anchor="_bookmark758" w:history="1">
        <w:r w:rsidR="00C12992" w:rsidRPr="001058B5">
          <w:rPr>
            <w:rFonts w:ascii="Arial" w:hAnsi="Arial" w:cs="Arial"/>
            <w:sz w:val="18"/>
          </w:rPr>
          <w:t>procedures enhance,   4-30</w:t>
        </w:r>
      </w:hyperlink>
    </w:p>
    <w:p w14:paraId="3E6A23E6" w14:textId="77777777" w:rsidR="008C539B" w:rsidRPr="001058B5" w:rsidRDefault="008D1AB8">
      <w:pPr>
        <w:spacing w:line="220" w:lineRule="exact"/>
        <w:ind w:left="940"/>
        <w:rPr>
          <w:rFonts w:ascii="Arial" w:hAnsi="Arial" w:cs="Arial"/>
          <w:sz w:val="18"/>
        </w:rPr>
      </w:pPr>
      <w:hyperlink w:anchor="_bookmark54" w:history="1">
        <w:r w:rsidR="00C12992" w:rsidRPr="001058B5">
          <w:rPr>
            <w:rFonts w:ascii="Arial" w:hAnsi="Arial" w:cs="Arial"/>
            <w:sz w:val="18"/>
          </w:rPr>
          <w:t>resources, additional,   1-2</w:t>
        </w:r>
      </w:hyperlink>
    </w:p>
    <w:p w14:paraId="08F00E51" w14:textId="77777777" w:rsidR="008C539B" w:rsidRPr="001058B5" w:rsidRDefault="008D1AB8">
      <w:pPr>
        <w:spacing w:line="220" w:lineRule="exact"/>
        <w:ind w:left="940"/>
        <w:rPr>
          <w:rFonts w:ascii="Arial" w:hAnsi="Arial" w:cs="Arial"/>
          <w:sz w:val="18"/>
        </w:rPr>
      </w:pPr>
      <w:hyperlink w:anchor="_bookmark1034" w:history="1">
        <w:r w:rsidR="00C12992" w:rsidRPr="001058B5">
          <w:rPr>
            <w:rFonts w:ascii="Arial" w:hAnsi="Arial" w:cs="Arial"/>
            <w:sz w:val="18"/>
          </w:rPr>
          <w:t>roles, advantages in application use, 5-11</w:t>
        </w:r>
      </w:hyperlink>
    </w:p>
    <w:p w14:paraId="7C61F225" w14:textId="77777777" w:rsidR="008C539B" w:rsidRPr="001058B5" w:rsidRDefault="008D1AB8">
      <w:pPr>
        <w:spacing w:before="1" w:line="235" w:lineRule="auto"/>
        <w:ind w:left="700" w:right="2249" w:firstLine="240"/>
        <w:rPr>
          <w:rFonts w:ascii="Arial" w:hAnsi="Arial" w:cs="Arial"/>
          <w:sz w:val="18"/>
        </w:rPr>
      </w:pPr>
      <w:hyperlink w:anchor="_bookmark214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risks </w:t>
      </w:r>
      <w:hyperlink w:anchor="_bookmark2126" w:history="1">
        <w:r w:rsidR="00C12992" w:rsidRPr="001058B5">
          <w:rPr>
            <w:rFonts w:ascii="Arial" w:hAnsi="Arial" w:cs="Arial"/>
            <w:sz w:val="18"/>
          </w:rPr>
          <w:t>security alerts, 10-2</w:t>
        </w:r>
      </w:hyperlink>
      <w:r w:rsidR="00C12992" w:rsidRPr="001058B5">
        <w:rPr>
          <w:rFonts w:ascii="Arial" w:hAnsi="Arial" w:cs="Arial"/>
          <w:sz w:val="18"/>
        </w:rPr>
        <w:t xml:space="preserve"> security attacks</w:t>
      </w:r>
    </w:p>
    <w:p w14:paraId="54936289" w14:textId="77777777" w:rsidR="008C539B" w:rsidRPr="001058B5" w:rsidRDefault="008D1AB8">
      <w:pPr>
        <w:spacing w:before="3" w:line="235" w:lineRule="auto"/>
        <w:ind w:left="1300" w:right="703" w:hanging="360"/>
        <w:rPr>
          <w:rFonts w:ascii="Arial" w:hAnsi="Arial" w:cs="Arial"/>
          <w:sz w:val="18"/>
        </w:rPr>
      </w:pPr>
      <w:hyperlink w:anchor="_bookmark1106" w:history="1">
        <w:r w:rsidR="00C12992" w:rsidRPr="001058B5">
          <w:rPr>
            <w:rFonts w:ascii="Arial" w:hAnsi="Arial" w:cs="Arial"/>
            <w:sz w:val="18"/>
          </w:rPr>
          <w:t>access to server after protocol errors, preventing, 5-18</w:t>
        </w:r>
      </w:hyperlink>
    </w:p>
    <w:p w14:paraId="35380D98" w14:textId="77777777" w:rsidR="008C539B" w:rsidRPr="001058B5" w:rsidRDefault="008D1AB8">
      <w:pPr>
        <w:spacing w:before="2" w:line="235" w:lineRule="auto"/>
        <w:ind w:left="1300" w:right="703" w:hanging="360"/>
        <w:rPr>
          <w:rFonts w:ascii="Arial" w:hAnsi="Arial" w:cs="Arial"/>
          <w:sz w:val="18"/>
        </w:rPr>
      </w:pPr>
      <w:hyperlink w:anchor="_bookmark1160" w:history="1">
        <w:r w:rsidR="00C12992" w:rsidRPr="001058B5">
          <w:rPr>
            <w:rFonts w:ascii="Arial" w:hAnsi="Arial" w:cs="Arial"/>
            <w:sz w:val="18"/>
          </w:rPr>
          <w:t>application context values, attempts to change, 6-6</w:t>
        </w:r>
      </w:hyperlink>
    </w:p>
    <w:p w14:paraId="426E424E" w14:textId="77777777" w:rsidR="008C539B" w:rsidRPr="001058B5" w:rsidRDefault="008D1AB8">
      <w:pPr>
        <w:spacing w:before="1" w:line="235" w:lineRule="auto"/>
        <w:ind w:left="940" w:right="561"/>
        <w:rPr>
          <w:rFonts w:ascii="Arial" w:hAnsi="Arial" w:cs="Arial"/>
          <w:sz w:val="18"/>
        </w:rPr>
      </w:pPr>
      <w:hyperlink w:anchor="_bookmark1014" w:history="1">
        <w:r w:rsidR="00C12992" w:rsidRPr="001058B5">
          <w:rPr>
            <w:rFonts w:ascii="Arial" w:hAnsi="Arial" w:cs="Arial"/>
            <w:sz w:val="18"/>
          </w:rPr>
          <w:t>application design to prevent attacks, 5-3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denial of service,</w:t>
        </w:r>
        <w:r w:rsidR="00C12992" w:rsidRPr="001058B5">
          <w:rPr>
            <w:rFonts w:ascii="Arial" w:hAnsi="Arial" w:cs="Arial"/>
            <w:spacing w:val="41"/>
            <w:sz w:val="18"/>
          </w:rPr>
          <w:t xml:space="preserve"> </w:t>
        </w:r>
        <w:r w:rsidR="00C12992" w:rsidRPr="001058B5">
          <w:rPr>
            <w:rFonts w:ascii="Arial" w:hAnsi="Arial" w:cs="Arial"/>
            <w:sz w:val="18"/>
          </w:rPr>
          <w:t>10-16</w:t>
        </w:r>
      </w:hyperlink>
    </w:p>
    <w:p w14:paraId="1AF28C1F" w14:textId="77777777" w:rsidR="008C539B" w:rsidRPr="001058B5" w:rsidRDefault="00C12992">
      <w:pPr>
        <w:spacing w:line="221" w:lineRule="exact"/>
        <w:ind w:left="940"/>
        <w:rPr>
          <w:rFonts w:ascii="Arial" w:hAnsi="Arial" w:cs="Arial"/>
          <w:sz w:val="18"/>
        </w:rPr>
      </w:pPr>
      <w:r w:rsidRPr="001058B5">
        <w:rPr>
          <w:rFonts w:ascii="Arial" w:hAnsi="Arial" w:cs="Arial"/>
          <w:sz w:val="18"/>
        </w:rPr>
        <w:t>denial-of-service</w:t>
      </w:r>
    </w:p>
    <w:p w14:paraId="65F6364F" w14:textId="77777777" w:rsidR="008C539B" w:rsidRPr="001058B5" w:rsidRDefault="008D1AB8">
      <w:pPr>
        <w:spacing w:line="220" w:lineRule="exact"/>
        <w:ind w:left="1180"/>
        <w:rPr>
          <w:rFonts w:ascii="Arial" w:hAnsi="Arial" w:cs="Arial"/>
          <w:sz w:val="18"/>
        </w:rPr>
      </w:pPr>
      <w:hyperlink w:anchor="_bookmark1101" w:history="1">
        <w:r w:rsidR="00C12992" w:rsidRPr="001058B5">
          <w:rPr>
            <w:rFonts w:ascii="Arial" w:hAnsi="Arial" w:cs="Arial"/>
            <w:sz w:val="18"/>
          </w:rPr>
          <w:t>bad packets, addressing, 5-18</w:t>
        </w:r>
      </w:hyperlink>
    </w:p>
    <w:p w14:paraId="318E659E" w14:textId="77777777" w:rsidR="008C539B" w:rsidRPr="001058B5" w:rsidRDefault="008D1AB8">
      <w:pPr>
        <w:spacing w:before="1" w:line="235" w:lineRule="auto"/>
        <w:ind w:left="940"/>
        <w:rPr>
          <w:rFonts w:ascii="Arial" w:hAnsi="Arial" w:cs="Arial"/>
          <w:sz w:val="18"/>
        </w:rPr>
      </w:pPr>
      <w:hyperlink w:anchor="_bookmark2265" w:history="1">
        <w:r w:rsidR="00C12992" w:rsidRPr="001058B5">
          <w:rPr>
            <w:rFonts w:ascii="Arial" w:hAnsi="Arial" w:cs="Arial"/>
            <w:sz w:val="18"/>
          </w:rPr>
          <w:t>denial-of-service attacks through listener, 10-16</w:t>
        </w:r>
      </w:hyperlink>
      <w:r w:rsidR="00C12992" w:rsidRPr="001058B5">
        <w:rPr>
          <w:rFonts w:ascii="Arial" w:hAnsi="Arial" w:cs="Arial"/>
          <w:sz w:val="18"/>
        </w:rPr>
        <w:t xml:space="preserve"> </w:t>
      </w:r>
      <w:hyperlink w:anchor="_bookmark1100" w:history="1">
        <w:r w:rsidR="00C12992" w:rsidRPr="001058B5">
          <w:rPr>
            <w:rFonts w:ascii="Arial" w:hAnsi="Arial" w:cs="Arial"/>
            <w:sz w:val="18"/>
          </w:rPr>
          <w:t>disk flooding, preventing, 5-17</w:t>
        </w:r>
      </w:hyperlink>
    </w:p>
    <w:p w14:paraId="3EDD2DF9" w14:textId="77777777" w:rsidR="008C539B" w:rsidRPr="001058B5" w:rsidRDefault="008D1AB8">
      <w:pPr>
        <w:spacing w:line="220" w:lineRule="exact"/>
        <w:ind w:left="940"/>
        <w:rPr>
          <w:rFonts w:ascii="Arial" w:hAnsi="Arial" w:cs="Arial"/>
          <w:sz w:val="18"/>
        </w:rPr>
      </w:pPr>
      <w:hyperlink w:anchor="_bookmark2238" w:history="1">
        <w:r w:rsidR="00C12992" w:rsidRPr="001058B5">
          <w:rPr>
            <w:rFonts w:ascii="Arial" w:hAnsi="Arial" w:cs="Arial"/>
            <w:sz w:val="18"/>
          </w:rPr>
          <w:t>eavesdropping, 10-14</w:t>
        </w:r>
      </w:hyperlink>
    </w:p>
    <w:p w14:paraId="46397F8D" w14:textId="77777777" w:rsidR="008C539B" w:rsidRPr="001058B5" w:rsidRDefault="008D1AB8">
      <w:pPr>
        <w:spacing w:line="237" w:lineRule="auto"/>
        <w:ind w:left="940" w:right="703"/>
        <w:rPr>
          <w:rFonts w:ascii="Arial" w:hAnsi="Arial" w:cs="Arial"/>
          <w:sz w:val="18"/>
        </w:rPr>
      </w:pPr>
      <w:hyperlink w:anchor="_bookmark1557" w:history="1">
        <w:r w:rsidR="00C12992" w:rsidRPr="001058B5">
          <w:rPr>
            <w:rFonts w:ascii="Arial" w:hAnsi="Arial" w:cs="Arial"/>
            <w:sz w:val="18"/>
          </w:rPr>
          <w:t>encryption, problems not solved by, 8-2</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falsified IP addresses, 10-13</w:t>
        </w:r>
      </w:hyperlink>
    </w:p>
    <w:p w14:paraId="26DF12C0" w14:textId="77777777" w:rsidR="008C539B" w:rsidRPr="001058B5" w:rsidRDefault="008D1AB8">
      <w:pPr>
        <w:spacing w:line="235" w:lineRule="auto"/>
        <w:ind w:left="940"/>
        <w:jc w:val="both"/>
        <w:rPr>
          <w:rFonts w:ascii="Arial" w:hAnsi="Arial" w:cs="Arial"/>
          <w:sz w:val="18"/>
        </w:rPr>
      </w:pPr>
      <w:hyperlink w:anchor="_bookmark2231" w:history="1">
        <w:r w:rsidR="00C12992" w:rsidRPr="001058B5">
          <w:rPr>
            <w:rFonts w:ascii="Arial" w:hAnsi="Arial" w:cs="Arial"/>
            <w:sz w:val="18"/>
          </w:rPr>
          <w:t>falsified or stolen client system identities, 10-13</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hacked operating systems or applications, 10-13</w:t>
        </w:r>
      </w:hyperlink>
      <w:r w:rsidR="00C12992" w:rsidRPr="001058B5">
        <w:rPr>
          <w:rFonts w:ascii="Arial" w:hAnsi="Arial" w:cs="Arial"/>
          <w:sz w:val="18"/>
        </w:rPr>
        <w:t xml:space="preserve"> </w:t>
      </w:r>
      <w:hyperlink w:anchor="_bookmark1557" w:history="1">
        <w:r w:rsidR="00C12992" w:rsidRPr="001058B5">
          <w:rPr>
            <w:rFonts w:ascii="Arial" w:hAnsi="Arial" w:cs="Arial"/>
            <w:sz w:val="18"/>
          </w:rPr>
          <w:t>intruders, 8-2</w:t>
        </w:r>
      </w:hyperlink>
    </w:p>
    <w:p w14:paraId="56DF1103" w14:textId="77777777" w:rsidR="008C539B" w:rsidRPr="001058B5" w:rsidRDefault="008D1AB8">
      <w:pPr>
        <w:spacing w:before="1" w:line="235" w:lineRule="auto"/>
        <w:ind w:left="940" w:right="1002"/>
        <w:rPr>
          <w:rFonts w:ascii="Arial" w:hAnsi="Arial" w:cs="Arial"/>
          <w:sz w:val="18"/>
        </w:rPr>
      </w:pPr>
      <w:hyperlink w:anchor="_bookmark1616" w:history="1">
        <w:r w:rsidR="00C12992" w:rsidRPr="001058B5">
          <w:rPr>
            <w:rFonts w:ascii="Arial" w:hAnsi="Arial" w:cs="Arial"/>
            <w:sz w:val="18"/>
          </w:rPr>
          <w:t>non-SYS activities audited, 9-3</w:t>
        </w:r>
      </w:hyperlink>
      <w:r w:rsidR="00C12992" w:rsidRPr="001058B5">
        <w:rPr>
          <w:rFonts w:ascii="Arial" w:hAnsi="Arial" w:cs="Arial"/>
          <w:sz w:val="18"/>
        </w:rPr>
        <w:t xml:space="preserve"> </w:t>
      </w:r>
      <w:hyperlink w:anchor="_bookmark195" w:history="1">
        <w:r w:rsidR="00C12992" w:rsidRPr="001058B5">
          <w:rPr>
            <w:rFonts w:ascii="Arial" w:hAnsi="Arial" w:cs="Arial"/>
            <w:sz w:val="18"/>
          </w:rPr>
          <w:t>password cracking, 3-2</w:t>
        </w:r>
      </w:hyperlink>
    </w:p>
    <w:p w14:paraId="469C81F2" w14:textId="77777777" w:rsidR="008C539B" w:rsidRPr="001058B5" w:rsidRDefault="008D1AB8">
      <w:pPr>
        <w:spacing w:line="220" w:lineRule="exact"/>
        <w:ind w:left="940"/>
        <w:rPr>
          <w:rFonts w:ascii="Arial" w:hAnsi="Arial" w:cs="Arial"/>
          <w:sz w:val="18"/>
        </w:rPr>
      </w:pPr>
      <w:hyperlink w:anchor="_bookmark191" w:history="1">
        <w:r w:rsidR="00C12992" w:rsidRPr="001058B5">
          <w:rPr>
            <w:rFonts w:ascii="Arial" w:hAnsi="Arial" w:cs="Arial"/>
            <w:sz w:val="18"/>
          </w:rPr>
          <w:t>password protections against, 3-2</w:t>
        </w:r>
      </w:hyperlink>
    </w:p>
    <w:p w14:paraId="7D32034B" w14:textId="77777777" w:rsidR="008C539B" w:rsidRPr="001058B5" w:rsidRDefault="008D1AB8">
      <w:pPr>
        <w:spacing w:line="222" w:lineRule="exact"/>
        <w:ind w:left="940"/>
        <w:rPr>
          <w:rFonts w:ascii="Arial" w:hAnsi="Arial" w:cs="Arial"/>
          <w:sz w:val="18"/>
        </w:rPr>
      </w:pPr>
      <w:hyperlink w:anchor="_bookmark1098" w:history="1">
        <w:r w:rsidR="00C12992" w:rsidRPr="001058B5">
          <w:rPr>
            <w:rFonts w:ascii="Arial" w:hAnsi="Arial" w:cs="Arial"/>
            <w:sz w:val="18"/>
          </w:rPr>
          <w:t>preventing malicious attacks from clients, 5-17</w:t>
        </w:r>
      </w:hyperlink>
    </w:p>
    <w:p w14:paraId="02B5410C" w14:textId="77777777" w:rsidR="008C539B" w:rsidRPr="001058B5" w:rsidRDefault="00C12992">
      <w:pPr>
        <w:spacing w:before="70" w:line="235" w:lineRule="auto"/>
        <w:ind w:left="1300" w:right="52" w:hanging="360"/>
        <w:rPr>
          <w:rFonts w:ascii="Arial" w:hAnsi="Arial" w:cs="Arial"/>
          <w:sz w:val="18"/>
        </w:rPr>
      </w:pPr>
      <w:r w:rsidRPr="001058B5">
        <w:rPr>
          <w:rFonts w:ascii="Arial" w:hAnsi="Arial" w:cs="Arial"/>
        </w:rPr>
        <w:br w:type="column"/>
      </w:r>
      <w:hyperlink w:anchor="_bookmark442" w:history="1">
        <w:r w:rsidRPr="001058B5">
          <w:rPr>
            <w:rFonts w:ascii="Arial" w:hAnsi="Arial" w:cs="Arial"/>
            <w:sz w:val="18"/>
          </w:rPr>
          <w:t>preventing password theft with proxy authentication and secure external password store, 3-40</w:t>
        </w:r>
      </w:hyperlink>
    </w:p>
    <w:p w14:paraId="7E8D12F1" w14:textId="77777777" w:rsidR="008C539B" w:rsidRPr="001058B5" w:rsidRDefault="008D1AB8">
      <w:pPr>
        <w:spacing w:before="3" w:line="235" w:lineRule="auto"/>
        <w:ind w:left="940" w:right="836"/>
        <w:rPr>
          <w:rFonts w:ascii="Arial" w:hAnsi="Arial" w:cs="Arial"/>
          <w:sz w:val="18"/>
        </w:rPr>
      </w:pPr>
      <w:hyperlink w:anchor="_bookmark1297" w:history="1">
        <w:r w:rsidR="00C12992" w:rsidRPr="001058B5">
          <w:rPr>
            <w:rFonts w:ascii="Arial" w:hAnsi="Arial" w:cs="Arial"/>
            <w:sz w:val="18"/>
          </w:rPr>
          <w:t>session ID, need for encryption, 6-34</w:t>
        </w:r>
      </w:hyperlink>
      <w:r w:rsidR="00C12992" w:rsidRPr="001058B5">
        <w:rPr>
          <w:rFonts w:ascii="Arial" w:hAnsi="Arial" w:cs="Arial"/>
          <w:sz w:val="18"/>
        </w:rPr>
        <w:t xml:space="preserve"> </w:t>
      </w:r>
      <w:hyperlink w:anchor="_bookmark1024" w:history="1">
        <w:r w:rsidR="00C12992" w:rsidRPr="001058B5">
          <w:rPr>
            <w:rFonts w:ascii="Arial" w:hAnsi="Arial" w:cs="Arial"/>
            <w:sz w:val="18"/>
          </w:rPr>
          <w:t>shoulder surfing, 5-5</w:t>
        </w:r>
      </w:hyperlink>
    </w:p>
    <w:p w14:paraId="051CA07E" w14:textId="77777777" w:rsidR="008C539B" w:rsidRPr="001058B5" w:rsidRDefault="008D1AB8">
      <w:pPr>
        <w:spacing w:line="237" w:lineRule="auto"/>
        <w:ind w:left="940" w:right="1461"/>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w:t>
      </w:r>
      <w:hyperlink w:anchor="_bookmark1110" w:history="1">
        <w:r w:rsidR="00C12992" w:rsidRPr="001058B5">
          <w:rPr>
            <w:rFonts w:ascii="Arial" w:hAnsi="Arial" w:cs="Arial"/>
            <w:sz w:val="18"/>
          </w:rPr>
          <w:t>unlimited authenticated requests,</w:t>
        </w:r>
      </w:hyperlink>
    </w:p>
    <w:p w14:paraId="3645AC69" w14:textId="77777777" w:rsidR="008C539B" w:rsidRPr="001058B5" w:rsidRDefault="008D1AB8">
      <w:pPr>
        <w:spacing w:line="218" w:lineRule="exact"/>
        <w:ind w:left="1300"/>
        <w:rPr>
          <w:rFonts w:ascii="Arial" w:hAnsi="Arial" w:cs="Arial"/>
          <w:sz w:val="18"/>
        </w:rPr>
      </w:pPr>
      <w:hyperlink w:anchor="_bookmark1110" w:history="1">
        <w:r w:rsidR="00C12992" w:rsidRPr="001058B5">
          <w:rPr>
            <w:rFonts w:ascii="Arial" w:hAnsi="Arial" w:cs="Arial"/>
            <w:sz w:val="18"/>
          </w:rPr>
          <w:t>preventing, 5-19</w:t>
        </w:r>
      </w:hyperlink>
    </w:p>
    <w:p w14:paraId="29F3F92F" w14:textId="77777777" w:rsidR="008C539B" w:rsidRPr="001058B5" w:rsidRDefault="008D1AB8">
      <w:pPr>
        <w:spacing w:line="220" w:lineRule="exact"/>
        <w:ind w:left="940"/>
        <w:rPr>
          <w:rFonts w:ascii="Arial" w:hAnsi="Arial" w:cs="Arial"/>
          <w:sz w:val="18"/>
        </w:rPr>
      </w:pPr>
      <w:hyperlink w:anchor="_bookmark1200" w:history="1">
        <w:r w:rsidR="00C12992" w:rsidRPr="001058B5">
          <w:rPr>
            <w:rFonts w:ascii="Arial" w:hAnsi="Arial" w:cs="Arial"/>
            <w:sz w:val="18"/>
          </w:rPr>
          <w:t>user session output, hiding from intruders, 6-12</w:t>
        </w:r>
      </w:hyperlink>
    </w:p>
    <w:p w14:paraId="0FAB4D07" w14:textId="77777777" w:rsidR="008C539B" w:rsidRPr="001058B5" w:rsidRDefault="008D1AB8">
      <w:pPr>
        <w:spacing w:line="235" w:lineRule="auto"/>
        <w:ind w:left="700" w:right="2535" w:firstLine="240"/>
        <w:rPr>
          <w:rFonts w:ascii="Arial" w:hAnsi="Arial" w:cs="Arial"/>
          <w:sz w:val="18"/>
        </w:rPr>
      </w:pPr>
      <w:hyperlink w:anchor="_bookmark443" w:history="1">
        <w:r w:rsidR="00C12992" w:rsidRPr="001058B5">
          <w:rPr>
            <w:rFonts w:ascii="Arial" w:hAnsi="Arial" w:cs="Arial"/>
            <w:i/>
            <w:sz w:val="18"/>
          </w:rPr>
          <w:t xml:space="preserve">See also </w:t>
        </w:r>
      </w:hyperlink>
      <w:r w:rsidR="00C12992" w:rsidRPr="001058B5">
        <w:rPr>
          <w:rFonts w:ascii="Arial" w:hAnsi="Arial" w:cs="Arial"/>
          <w:sz w:val="18"/>
        </w:rPr>
        <w:t>security risks security domains</w:t>
      </w:r>
    </w:p>
    <w:p w14:paraId="39B6CDED" w14:textId="77777777" w:rsidR="008C539B" w:rsidRPr="001058B5" w:rsidRDefault="008D1AB8">
      <w:pPr>
        <w:spacing w:before="2" w:line="235" w:lineRule="auto"/>
        <w:ind w:left="700" w:right="2359" w:firstLine="240"/>
        <w:rPr>
          <w:rFonts w:ascii="Arial" w:hAnsi="Arial" w:cs="Arial"/>
          <w:sz w:val="18"/>
        </w:rPr>
      </w:pPr>
      <w:hyperlink w:anchor="_bookmark550" w:history="1">
        <w:r w:rsidR="00C12992" w:rsidRPr="001058B5">
          <w:rPr>
            <w:rFonts w:ascii="Arial" w:hAnsi="Arial" w:cs="Arial"/>
            <w:sz w:val="18"/>
          </w:rPr>
          <w:t>enabled roles and, 4-7</w:t>
        </w:r>
      </w:hyperlink>
      <w:r w:rsidR="00C12992" w:rsidRPr="001058B5">
        <w:rPr>
          <w:rFonts w:ascii="Arial" w:hAnsi="Arial" w:cs="Arial"/>
          <w:sz w:val="18"/>
        </w:rPr>
        <w:t xml:space="preserve"> security patches</w:t>
      </w:r>
    </w:p>
    <w:p w14:paraId="3506C268" w14:textId="77777777" w:rsidR="008C539B" w:rsidRPr="001058B5" w:rsidRDefault="008D1AB8">
      <w:pPr>
        <w:spacing w:line="220" w:lineRule="exact"/>
        <w:ind w:left="940"/>
        <w:rPr>
          <w:rFonts w:ascii="Arial" w:hAnsi="Arial" w:cs="Arial"/>
          <w:sz w:val="18"/>
        </w:rPr>
      </w:pPr>
      <w:hyperlink w:anchor="_bookmark2124" w:history="1">
        <w:r w:rsidR="00C12992" w:rsidRPr="001058B5">
          <w:rPr>
            <w:rFonts w:ascii="Arial" w:hAnsi="Arial" w:cs="Arial"/>
            <w:sz w:val="18"/>
          </w:rPr>
          <w:t>about,   10-2</w:t>
        </w:r>
      </w:hyperlink>
    </w:p>
    <w:p w14:paraId="5F5CEA4B" w14:textId="77777777" w:rsidR="008C539B" w:rsidRPr="001058B5" w:rsidRDefault="008D1AB8">
      <w:pPr>
        <w:spacing w:before="2" w:line="235" w:lineRule="auto"/>
        <w:ind w:left="700" w:right="2594" w:firstLine="240"/>
        <w:rPr>
          <w:rFonts w:ascii="Arial" w:hAnsi="Arial" w:cs="Arial"/>
          <w:sz w:val="18"/>
        </w:rPr>
      </w:pPr>
      <w:hyperlink w:anchor="_bookmark2127" w:history="1">
        <w:r w:rsidR="00C12992" w:rsidRPr="001058B5">
          <w:rPr>
            <w:rFonts w:ascii="Arial" w:hAnsi="Arial" w:cs="Arial"/>
            <w:sz w:val="18"/>
          </w:rPr>
          <w:t>downloading, 10-2</w:t>
        </w:r>
      </w:hyperlink>
      <w:r w:rsidR="00C12992" w:rsidRPr="001058B5">
        <w:rPr>
          <w:rFonts w:ascii="Arial" w:hAnsi="Arial" w:cs="Arial"/>
          <w:sz w:val="18"/>
        </w:rPr>
        <w:t xml:space="preserve"> security policies</w:t>
      </w:r>
    </w:p>
    <w:p w14:paraId="0A952946" w14:textId="77777777" w:rsidR="008C539B" w:rsidRPr="001058B5" w:rsidRDefault="008D1AB8">
      <w:pPr>
        <w:spacing w:line="237" w:lineRule="auto"/>
        <w:ind w:left="700" w:right="534" w:firstLine="240"/>
        <w:rPr>
          <w:rFonts w:ascii="Arial" w:hAnsi="Arial" w:cs="Arial"/>
          <w:sz w:val="18"/>
        </w:rPr>
      </w:pPr>
      <w:hyperlink w:anchor="_bookmark1421"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policies security risks</w:t>
      </w:r>
    </w:p>
    <w:p w14:paraId="175D16BC" w14:textId="77777777" w:rsidR="008C539B" w:rsidRPr="001058B5" w:rsidRDefault="008D1AB8">
      <w:pPr>
        <w:spacing w:line="217" w:lineRule="exact"/>
        <w:ind w:left="940"/>
        <w:rPr>
          <w:rFonts w:ascii="Arial" w:hAnsi="Arial" w:cs="Arial"/>
          <w:sz w:val="18"/>
        </w:rPr>
      </w:pPr>
      <w:hyperlink w:anchor="_bookmark701" w:history="1">
        <w:r w:rsidR="00C12992" w:rsidRPr="001058B5">
          <w:rPr>
            <w:rFonts w:ascii="Arial" w:hAnsi="Arial" w:cs="Arial"/>
            <w:sz w:val="18"/>
          </w:rPr>
          <w:t>ad hoc tools, 4-21</w:t>
        </w:r>
      </w:hyperlink>
    </w:p>
    <w:p w14:paraId="693DD587" w14:textId="77777777" w:rsidR="008C539B" w:rsidRPr="001058B5" w:rsidRDefault="008D1AB8">
      <w:pPr>
        <w:spacing w:before="1" w:line="235" w:lineRule="auto"/>
        <w:ind w:left="940" w:right="361"/>
        <w:rPr>
          <w:rFonts w:ascii="Arial" w:hAnsi="Arial" w:cs="Arial"/>
          <w:sz w:val="18"/>
        </w:rPr>
      </w:pPr>
      <w:hyperlink w:anchor="_bookmark999" w:history="1">
        <w:r w:rsidR="00C12992" w:rsidRPr="001058B5">
          <w:rPr>
            <w:rFonts w:ascii="Arial" w:hAnsi="Arial" w:cs="Arial"/>
            <w:sz w:val="18"/>
          </w:rPr>
          <w:t>application users not being database users, 5-2</w:t>
        </w:r>
      </w:hyperlink>
      <w:r w:rsidR="00C12992" w:rsidRPr="001058B5">
        <w:rPr>
          <w:rFonts w:ascii="Arial" w:hAnsi="Arial" w:cs="Arial"/>
          <w:sz w:val="18"/>
        </w:rPr>
        <w:t xml:space="preserve"> </w:t>
      </w:r>
      <w:hyperlink w:anchor="_bookmark1009" w:history="1">
        <w:r w:rsidR="00C12992" w:rsidRPr="001058B5">
          <w:rPr>
            <w:rFonts w:ascii="Arial" w:hAnsi="Arial" w:cs="Arial"/>
            <w:sz w:val="18"/>
          </w:rPr>
          <w:t>applications enforcing rather than database, 5-2</w:t>
        </w:r>
      </w:hyperlink>
      <w:r w:rsidR="00C12992" w:rsidRPr="001058B5">
        <w:rPr>
          <w:rFonts w:ascii="Arial" w:hAnsi="Arial" w:cs="Arial"/>
          <w:sz w:val="18"/>
        </w:rPr>
        <w:t xml:space="preserve"> </w:t>
      </w:r>
      <w:hyperlink w:anchor="_bookmark1722" w:history="1">
        <w:r w:rsidR="00C12992" w:rsidRPr="001058B5">
          <w:rPr>
            <w:rFonts w:ascii="Arial" w:hAnsi="Arial" w:cs="Arial"/>
            <w:sz w:val="18"/>
          </w:rPr>
          <w:t>audit records being tampered with, 9-18</w:t>
        </w:r>
      </w:hyperlink>
    </w:p>
    <w:p w14:paraId="043594D5" w14:textId="77777777" w:rsidR="008C539B" w:rsidRPr="001058B5" w:rsidRDefault="008D1AB8">
      <w:pPr>
        <w:spacing w:before="2" w:line="235" w:lineRule="auto"/>
        <w:ind w:left="940" w:right="1325"/>
        <w:rPr>
          <w:rFonts w:ascii="Arial" w:hAnsi="Arial" w:cs="Arial"/>
          <w:sz w:val="18"/>
        </w:rPr>
      </w:pPr>
      <w:hyperlink w:anchor="_bookmark1102" w:history="1">
        <w:r w:rsidR="00C12992" w:rsidRPr="001058B5">
          <w:rPr>
            <w:rFonts w:ascii="Arial" w:hAnsi="Arial" w:cs="Arial"/>
            <w:sz w:val="18"/>
          </w:rPr>
          <w:t>bad packets to server,   5-18</w:t>
        </w:r>
      </w:hyperlink>
      <w:r w:rsidR="00C12992" w:rsidRPr="001058B5">
        <w:rPr>
          <w:rFonts w:ascii="Arial" w:hAnsi="Arial" w:cs="Arial"/>
          <w:sz w:val="18"/>
        </w:rPr>
        <w:t xml:space="preserve"> </w:t>
      </w:r>
      <w:hyperlink w:anchor="_bookmark1611" w:history="1">
        <w:r w:rsidR="00C12992" w:rsidRPr="001058B5">
          <w:rPr>
            <w:rFonts w:ascii="Arial" w:hAnsi="Arial" w:cs="Arial"/>
            <w:sz w:val="18"/>
          </w:rPr>
          <w:t>database audit trail, protecting, 9-3</w:t>
        </w:r>
      </w:hyperlink>
      <w:r w:rsidR="00C12992" w:rsidRPr="001058B5">
        <w:rPr>
          <w:rFonts w:ascii="Arial" w:hAnsi="Arial" w:cs="Arial"/>
          <w:sz w:val="18"/>
        </w:rPr>
        <w:t xml:space="preserve"> </w:t>
      </w:r>
      <w:hyperlink w:anchor="_bookmark1113" w:history="1">
        <w:r w:rsidR="00C12992" w:rsidRPr="001058B5">
          <w:rPr>
            <w:rFonts w:ascii="Arial" w:hAnsi="Arial" w:cs="Arial"/>
            <w:sz w:val="18"/>
          </w:rPr>
          <w:t>database version displaying,</w:t>
        </w:r>
        <w:r w:rsidR="00C12992" w:rsidRPr="001058B5">
          <w:rPr>
            <w:rFonts w:ascii="Arial" w:hAnsi="Arial" w:cs="Arial"/>
            <w:spacing w:val="32"/>
            <w:sz w:val="18"/>
          </w:rPr>
          <w:t xml:space="preserve"> </w:t>
        </w:r>
        <w:r w:rsidR="00C12992" w:rsidRPr="001058B5">
          <w:rPr>
            <w:rFonts w:ascii="Arial" w:hAnsi="Arial" w:cs="Arial"/>
            <w:sz w:val="18"/>
          </w:rPr>
          <w:t>5-19</w:t>
        </w:r>
      </w:hyperlink>
    </w:p>
    <w:p w14:paraId="169B5B5D" w14:textId="77777777" w:rsidR="008C539B" w:rsidRPr="001058B5" w:rsidRDefault="008D1AB8">
      <w:pPr>
        <w:spacing w:before="1" w:line="237" w:lineRule="auto"/>
        <w:ind w:left="940" w:right="836"/>
        <w:rPr>
          <w:rFonts w:ascii="Arial" w:hAnsi="Arial" w:cs="Arial"/>
          <w:sz w:val="18"/>
        </w:rPr>
      </w:pPr>
      <w:hyperlink w:anchor="_bookmark1574" w:history="1">
        <w:r w:rsidR="00C12992" w:rsidRPr="001058B5">
          <w:rPr>
            <w:rFonts w:ascii="Arial" w:hAnsi="Arial" w:cs="Arial"/>
            <w:sz w:val="18"/>
          </w:rPr>
          <w:t>encryption keys, users managing, 8-7</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files, 3-25</w:t>
        </w:r>
      </w:hyperlink>
    </w:p>
    <w:p w14:paraId="610CCA29" w14:textId="77777777" w:rsidR="008C539B" w:rsidRPr="001058B5" w:rsidRDefault="008D1AB8">
      <w:pPr>
        <w:spacing w:line="235" w:lineRule="auto"/>
        <w:ind w:left="940" w:right="361"/>
        <w:rPr>
          <w:rFonts w:ascii="Arial" w:hAnsi="Arial" w:cs="Arial"/>
          <w:sz w:val="18"/>
        </w:rPr>
      </w:pPr>
      <w:hyperlink w:anchor="_bookmark303" w:history="1">
        <w:r w:rsidR="00C12992" w:rsidRPr="001058B5">
          <w:rPr>
            <w:rFonts w:ascii="Arial" w:hAnsi="Arial" w:cs="Arial"/>
            <w:sz w:val="18"/>
          </w:rPr>
          <w:t>passwords exposed in large deployments, 3-17</w:t>
        </w:r>
      </w:hyperlink>
      <w:r w:rsidR="00C12992" w:rsidRPr="001058B5">
        <w:rPr>
          <w:rFonts w:ascii="Arial" w:hAnsi="Arial" w:cs="Arial"/>
          <w:sz w:val="18"/>
        </w:rPr>
        <w:t xml:space="preserve"> </w:t>
      </w:r>
      <w:hyperlink w:anchor="_bookmark1023" w:history="1">
        <w:r w:rsidR="00C12992" w:rsidRPr="001058B5">
          <w:rPr>
            <w:rFonts w:ascii="Arial" w:hAnsi="Arial" w:cs="Arial"/>
            <w:sz w:val="18"/>
          </w:rPr>
          <w:t>passwords, exposing in programs or scripts, 5-5</w:t>
        </w:r>
      </w:hyperlink>
      <w:r w:rsidR="00C12992" w:rsidRPr="001058B5">
        <w:rPr>
          <w:rFonts w:ascii="Arial" w:hAnsi="Arial" w:cs="Arial"/>
          <w:sz w:val="18"/>
        </w:rPr>
        <w:t xml:space="preserve"> </w:t>
      </w:r>
      <w:hyperlink w:anchor="_bookmark1025" w:history="1">
        <w:r w:rsidR="00C12992" w:rsidRPr="001058B5">
          <w:rPr>
            <w:rFonts w:ascii="Arial" w:hAnsi="Arial" w:cs="Arial"/>
            <w:sz w:val="18"/>
          </w:rPr>
          <w:t>positional parameters in SQL scripts, 5-6</w:t>
        </w:r>
      </w:hyperlink>
      <w:r w:rsidR="00C12992" w:rsidRPr="001058B5">
        <w:rPr>
          <w:rFonts w:ascii="Arial" w:hAnsi="Arial" w:cs="Arial"/>
          <w:sz w:val="18"/>
        </w:rPr>
        <w:t xml:space="preserve"> </w:t>
      </w:r>
      <w:hyperlink w:anchor="_bookmark538" w:history="1">
        <w:r w:rsidR="00C12992" w:rsidRPr="001058B5">
          <w:rPr>
            <w:rFonts w:ascii="Arial" w:hAnsi="Arial" w:cs="Arial"/>
            <w:sz w:val="18"/>
          </w:rPr>
          <w:t>privileges carelessly granted, 4-5</w:t>
        </w:r>
      </w:hyperlink>
    </w:p>
    <w:p w14:paraId="42B47CC2" w14:textId="77777777" w:rsidR="008C539B" w:rsidRPr="001058B5" w:rsidRDefault="008D1AB8">
      <w:pPr>
        <w:spacing w:before="2" w:line="235" w:lineRule="auto"/>
        <w:ind w:left="940" w:right="534"/>
        <w:rPr>
          <w:rFonts w:ascii="Arial" w:hAnsi="Arial" w:cs="Arial"/>
          <w:sz w:val="18"/>
        </w:rPr>
      </w:pPr>
      <w:hyperlink w:anchor="_bookmark536" w:history="1">
        <w:r w:rsidR="00C12992" w:rsidRPr="001058B5">
          <w:rPr>
            <w:rFonts w:ascii="Arial" w:hAnsi="Arial" w:cs="Arial"/>
            <w:sz w:val="18"/>
          </w:rPr>
          <w:t>privileges granted to PUBLIC role,    4-5</w:t>
        </w:r>
      </w:hyperlink>
      <w:r w:rsidR="00C12992" w:rsidRPr="001058B5">
        <w:rPr>
          <w:rFonts w:ascii="Arial" w:hAnsi="Arial" w:cs="Arial"/>
          <w:sz w:val="18"/>
        </w:rPr>
        <w:t xml:space="preserve"> </w:t>
      </w:r>
      <w:hyperlink w:anchor="_bookmark676" w:history="1">
        <w:r w:rsidR="00C12992" w:rsidRPr="001058B5">
          <w:rPr>
            <w:rFonts w:ascii="Arial" w:hAnsi="Arial" w:cs="Arial"/>
            <w:sz w:val="18"/>
          </w:rPr>
          <w:t>remote user impersonating another user, 4-19</w:t>
        </w:r>
      </w:hyperlink>
      <w:r w:rsidR="00C12992" w:rsidRPr="001058B5">
        <w:rPr>
          <w:rFonts w:ascii="Arial" w:hAnsi="Arial" w:cs="Arial"/>
          <w:sz w:val="18"/>
        </w:rPr>
        <w:t xml:space="preserve"> </w:t>
      </w:r>
      <w:hyperlink w:anchor="_bookmark2290" w:history="1">
        <w:r w:rsidR="00C12992" w:rsidRPr="001058B5">
          <w:rPr>
            <w:rFonts w:ascii="Arial" w:hAnsi="Arial" w:cs="Arial"/>
            <w:sz w:val="18"/>
          </w:rPr>
          <w:t>sensitive data in audit trail,</w:t>
        </w:r>
        <w:r w:rsidR="00C12992" w:rsidRPr="001058B5">
          <w:rPr>
            <w:rFonts w:ascii="Arial" w:hAnsi="Arial" w:cs="Arial"/>
            <w:spacing w:val="37"/>
            <w:sz w:val="18"/>
          </w:rPr>
          <w:t xml:space="preserve"> </w:t>
        </w:r>
        <w:r w:rsidR="00C12992" w:rsidRPr="001058B5">
          <w:rPr>
            <w:rFonts w:ascii="Arial" w:hAnsi="Arial" w:cs="Arial"/>
            <w:sz w:val="18"/>
          </w:rPr>
          <w:t>10-18</w:t>
        </w:r>
      </w:hyperlink>
    </w:p>
    <w:p w14:paraId="2122ED9A" w14:textId="77777777" w:rsidR="008C539B" w:rsidRPr="001058B5" w:rsidRDefault="008D1AB8">
      <w:pPr>
        <w:spacing w:before="2" w:line="235" w:lineRule="auto"/>
        <w:ind w:left="940" w:right="1533"/>
        <w:rPr>
          <w:rFonts w:ascii="Arial" w:hAnsi="Arial" w:cs="Arial"/>
          <w:sz w:val="18"/>
        </w:rPr>
      </w:pPr>
      <w:hyperlink w:anchor="_bookmark2281" w:history="1">
        <w:r w:rsidR="00C12992" w:rsidRPr="001058B5">
          <w:rPr>
            <w:rFonts w:ascii="Arial" w:hAnsi="Arial" w:cs="Arial"/>
            <w:sz w:val="18"/>
          </w:rPr>
          <w:t>server falsifying identities, 10-17</w:t>
        </w:r>
      </w:hyperlink>
      <w:r w:rsidR="00C12992" w:rsidRPr="001058B5">
        <w:rPr>
          <w:rFonts w:ascii="Arial" w:hAnsi="Arial" w:cs="Arial"/>
          <w:sz w:val="18"/>
        </w:rPr>
        <w:t xml:space="preserve"> </w:t>
      </w:r>
      <w:hyperlink w:anchor="_bookmark1054" w:history="1">
        <w:r w:rsidR="00C12992" w:rsidRPr="001058B5">
          <w:rPr>
            <w:rFonts w:ascii="Arial" w:hAnsi="Arial" w:cs="Arial"/>
            <w:sz w:val="18"/>
          </w:rPr>
          <w:t>users with multiple roles,  5-15</w:t>
        </w:r>
      </w:hyperlink>
      <w:r w:rsidR="00C12992" w:rsidRPr="001058B5">
        <w:rPr>
          <w:rFonts w:ascii="Arial" w:hAnsi="Arial" w:cs="Arial"/>
          <w:sz w:val="18"/>
        </w:rPr>
        <w:t xml:space="preserve"> </w:t>
      </w:r>
      <w:hyperlink w:anchor="_bookmark444" w:history="1">
        <w:r w:rsidR="00C12992" w:rsidRPr="001058B5">
          <w:rPr>
            <w:rFonts w:ascii="Arial" w:hAnsi="Arial" w:cs="Arial"/>
            <w:i/>
            <w:sz w:val="18"/>
          </w:rPr>
          <w:t xml:space="preserve">See also </w:t>
        </w:r>
      </w:hyperlink>
      <w:r w:rsidR="00C12992" w:rsidRPr="001058B5">
        <w:rPr>
          <w:rFonts w:ascii="Arial" w:hAnsi="Arial" w:cs="Arial"/>
          <w:sz w:val="18"/>
        </w:rPr>
        <w:t>security</w:t>
      </w:r>
      <w:r w:rsidR="00C12992" w:rsidRPr="001058B5">
        <w:rPr>
          <w:rFonts w:ascii="Arial" w:hAnsi="Arial" w:cs="Arial"/>
          <w:spacing w:val="-5"/>
          <w:sz w:val="18"/>
        </w:rPr>
        <w:t xml:space="preserve"> </w:t>
      </w:r>
      <w:r w:rsidR="00C12992" w:rsidRPr="001058B5">
        <w:rPr>
          <w:rFonts w:ascii="Arial" w:hAnsi="Arial" w:cs="Arial"/>
          <w:sz w:val="18"/>
        </w:rPr>
        <w:t>attacks</w:t>
      </w:r>
    </w:p>
    <w:p w14:paraId="5401FF97" w14:textId="77777777" w:rsidR="008C539B" w:rsidRPr="001058B5" w:rsidRDefault="00C12992">
      <w:pPr>
        <w:spacing w:before="1" w:line="237" w:lineRule="auto"/>
        <w:ind w:left="940" w:right="2580" w:hanging="240"/>
        <w:rPr>
          <w:rFonts w:ascii="Arial" w:hAnsi="Arial" w:cs="Arial"/>
          <w:sz w:val="18"/>
        </w:rPr>
      </w:pPr>
      <w:r w:rsidRPr="001058B5">
        <w:rPr>
          <w:rFonts w:ascii="Arial" w:hAnsi="Arial" w:cs="Arial"/>
          <w:sz w:val="18"/>
        </w:rPr>
        <w:t>security settings scripts audit settings</w:t>
      </w:r>
    </w:p>
    <w:p w14:paraId="6BB72B1B" w14:textId="77777777" w:rsidR="008C539B" w:rsidRPr="001058B5" w:rsidRDefault="008D1AB8">
      <w:pPr>
        <w:spacing w:line="235" w:lineRule="auto"/>
        <w:ind w:left="940" w:right="2594" w:firstLine="240"/>
        <w:rPr>
          <w:rFonts w:ascii="Arial" w:hAnsi="Arial" w:cs="Arial"/>
          <w:sz w:val="18"/>
        </w:rPr>
      </w:pPr>
      <w:hyperlink w:anchor="_bookmark1892" w:history="1">
        <w:r w:rsidR="00C12992" w:rsidRPr="001058B5">
          <w:rPr>
            <w:rFonts w:ascii="Arial" w:hAnsi="Arial" w:cs="Arial"/>
            <w:sz w:val="18"/>
          </w:rPr>
          <w:t>secconf.sql, 9-36</w:t>
        </w:r>
      </w:hyperlink>
      <w:r w:rsidR="00C12992" w:rsidRPr="001058B5">
        <w:rPr>
          <w:rFonts w:ascii="Arial" w:hAnsi="Arial" w:cs="Arial"/>
          <w:sz w:val="18"/>
        </w:rPr>
        <w:t xml:space="preserve"> password settings</w:t>
      </w:r>
    </w:p>
    <w:p w14:paraId="6CFD902F" w14:textId="77777777" w:rsidR="008C539B" w:rsidRPr="001058B5" w:rsidRDefault="008D1AB8">
      <w:pPr>
        <w:spacing w:line="220" w:lineRule="exact"/>
        <w:ind w:left="1180"/>
        <w:rPr>
          <w:rFonts w:ascii="Arial" w:hAnsi="Arial" w:cs="Arial"/>
          <w:sz w:val="18"/>
        </w:rPr>
      </w:pPr>
      <w:hyperlink w:anchor="_bookmark225" w:history="1">
        <w:r w:rsidR="00C12992" w:rsidRPr="001058B5">
          <w:rPr>
            <w:rFonts w:ascii="Arial" w:hAnsi="Arial" w:cs="Arial"/>
            <w:sz w:val="18"/>
          </w:rPr>
          <w:t>secconf.sql,   3-6</w:t>
        </w:r>
      </w:hyperlink>
    </w:p>
    <w:p w14:paraId="56915222" w14:textId="77777777" w:rsidR="008C539B" w:rsidRPr="001058B5" w:rsidRDefault="008D1AB8">
      <w:pPr>
        <w:spacing w:line="220" w:lineRule="exact"/>
        <w:ind w:left="940"/>
        <w:rPr>
          <w:rFonts w:ascii="Arial" w:hAnsi="Arial" w:cs="Arial"/>
          <w:sz w:val="18"/>
        </w:rPr>
      </w:pPr>
      <w:hyperlink w:anchor="_bookmark1891" w:history="1">
        <w:r w:rsidR="00C12992" w:rsidRPr="001058B5">
          <w:rPr>
            <w:rFonts w:ascii="Arial" w:hAnsi="Arial" w:cs="Arial"/>
            <w:sz w:val="18"/>
          </w:rPr>
          <w:t>undoaud.sql,   9-36</w:t>
        </w:r>
      </w:hyperlink>
    </w:p>
    <w:p w14:paraId="2008D452" w14:textId="77777777" w:rsidR="008C539B" w:rsidRPr="001058B5" w:rsidRDefault="008D1AB8">
      <w:pPr>
        <w:spacing w:line="220" w:lineRule="exact"/>
        <w:ind w:left="940"/>
        <w:rPr>
          <w:rFonts w:ascii="Arial" w:hAnsi="Arial" w:cs="Arial"/>
          <w:sz w:val="18"/>
        </w:rPr>
      </w:pPr>
      <w:hyperlink w:anchor="_bookmark223" w:history="1">
        <w:r w:rsidR="00C12992" w:rsidRPr="001058B5">
          <w:rPr>
            <w:rFonts w:ascii="Arial" w:hAnsi="Arial" w:cs="Arial"/>
            <w:sz w:val="18"/>
          </w:rPr>
          <w:t>undopwd.sql,   3-6</w:t>
        </w:r>
      </w:hyperlink>
    </w:p>
    <w:p w14:paraId="0DC60BD5" w14:textId="77777777" w:rsidR="008C539B" w:rsidRPr="001058B5" w:rsidRDefault="00C12992">
      <w:pPr>
        <w:spacing w:before="1" w:line="235" w:lineRule="auto"/>
        <w:ind w:left="940" w:right="1190" w:hanging="240"/>
        <w:rPr>
          <w:rFonts w:ascii="Arial" w:hAnsi="Arial" w:cs="Arial"/>
          <w:sz w:val="18"/>
        </w:rPr>
      </w:pPr>
      <w:r w:rsidRPr="001058B5">
        <w:rPr>
          <w:rFonts w:ascii="Arial" w:hAnsi="Arial" w:cs="Arial"/>
          <w:sz w:val="18"/>
        </w:rPr>
        <w:t xml:space="preserve">SELECT ANY DICTIONARY privilege </w:t>
      </w:r>
      <w:hyperlink w:anchor="_bookmark2201" w:history="1">
        <w:r w:rsidRPr="001058B5">
          <w:rPr>
            <w:rFonts w:ascii="Arial" w:hAnsi="Arial" w:cs="Arial"/>
            <w:sz w:val="18"/>
          </w:rPr>
          <w:t>data dictionary, accessing, 10-10</w:t>
        </w:r>
      </w:hyperlink>
    </w:p>
    <w:p w14:paraId="01C0AD25" w14:textId="77777777" w:rsidR="008C539B" w:rsidRPr="001058B5" w:rsidRDefault="008D1AB8">
      <w:pPr>
        <w:spacing w:line="237" w:lineRule="auto"/>
        <w:ind w:left="1300" w:right="534" w:hanging="360"/>
        <w:rPr>
          <w:rFonts w:ascii="Arial" w:hAnsi="Arial" w:cs="Arial"/>
          <w:sz w:val="18"/>
        </w:rPr>
      </w:pPr>
      <w:hyperlink w:anchor="_bookmark2204" w:history="1">
        <w:r w:rsidR="00C12992" w:rsidRPr="001058B5">
          <w:rPr>
            <w:rFonts w:ascii="Arial" w:hAnsi="Arial" w:cs="Arial"/>
            <w:sz w:val="18"/>
          </w:rPr>
          <w:t>exclusion from GRANT ALL PRIVILEGES privilege, 10-10</w:t>
        </w:r>
      </w:hyperlink>
    </w:p>
    <w:p w14:paraId="57BF11D9" w14:textId="77777777" w:rsidR="008C539B" w:rsidRPr="001058B5" w:rsidRDefault="008D1AB8">
      <w:pPr>
        <w:spacing w:line="235" w:lineRule="auto"/>
        <w:ind w:left="1060" w:hanging="360"/>
        <w:rPr>
          <w:rFonts w:ascii="Arial" w:hAnsi="Arial" w:cs="Arial"/>
          <w:sz w:val="18"/>
        </w:rPr>
      </w:pPr>
      <w:hyperlink w:anchor="_bookmark1504" w:history="1">
        <w:r w:rsidR="00C12992" w:rsidRPr="001058B5">
          <w:rPr>
            <w:rFonts w:ascii="Arial" w:hAnsi="Arial" w:cs="Arial"/>
            <w:sz w:val="18"/>
          </w:rPr>
          <w:t>SELECT FOR UPDATE statement in Virtual Private Database policies, 7-34</w:t>
        </w:r>
      </w:hyperlink>
    </w:p>
    <w:p w14:paraId="581C8E85" w14:textId="77777777" w:rsidR="008C539B" w:rsidRPr="001058B5" w:rsidRDefault="00C12992">
      <w:pPr>
        <w:spacing w:line="220" w:lineRule="exact"/>
        <w:ind w:left="700"/>
        <w:rPr>
          <w:rFonts w:ascii="Arial" w:hAnsi="Arial" w:cs="Arial"/>
          <w:sz w:val="18"/>
        </w:rPr>
      </w:pPr>
      <w:r w:rsidRPr="001058B5">
        <w:rPr>
          <w:rFonts w:ascii="Arial" w:hAnsi="Arial" w:cs="Arial"/>
          <w:sz w:val="18"/>
        </w:rPr>
        <w:t>SELECT privilege</w:t>
      </w:r>
    </w:p>
    <w:p w14:paraId="5A94693E" w14:textId="77777777" w:rsidR="008C539B" w:rsidRPr="001058B5" w:rsidRDefault="008D1AB8">
      <w:pPr>
        <w:spacing w:line="237" w:lineRule="auto"/>
        <w:ind w:left="700" w:right="836" w:firstLine="240"/>
        <w:rPr>
          <w:rFonts w:ascii="Arial" w:hAnsi="Arial" w:cs="Arial"/>
          <w:sz w:val="18"/>
        </w:rPr>
      </w:pPr>
      <w:hyperlink w:anchor="_bookmark1093" w:history="1">
        <w:r w:rsidR="00C12992" w:rsidRPr="001058B5">
          <w:rPr>
            <w:rFonts w:ascii="Arial" w:hAnsi="Arial" w:cs="Arial"/>
            <w:sz w:val="18"/>
          </w:rPr>
          <w:t>SQL statements permitted, 5-17</w:t>
        </w:r>
      </w:hyperlink>
      <w:r w:rsidR="00C12992" w:rsidRPr="001058B5">
        <w:rPr>
          <w:rFonts w:ascii="Arial" w:hAnsi="Arial" w:cs="Arial"/>
          <w:sz w:val="18"/>
        </w:rPr>
        <w:t xml:space="preserve"> SELECT_CATALOG_ROLE role</w:t>
      </w:r>
    </w:p>
    <w:p w14:paraId="0A966311" w14:textId="77777777" w:rsidR="008C539B" w:rsidRPr="001058B5" w:rsidRDefault="008D1AB8">
      <w:pPr>
        <w:spacing w:line="217" w:lineRule="exact"/>
        <w:ind w:left="940"/>
        <w:rPr>
          <w:rFonts w:ascii="Arial" w:hAnsi="Arial" w:cs="Arial"/>
          <w:sz w:val="18"/>
        </w:rPr>
      </w:pPr>
      <w:hyperlink w:anchor="_bookmark632" w:history="1">
        <w:r w:rsidR="00C12992" w:rsidRPr="001058B5">
          <w:rPr>
            <w:rFonts w:ascii="Arial" w:hAnsi="Arial" w:cs="Arial"/>
            <w:sz w:val="18"/>
          </w:rPr>
          <w:t>about, 4-15</w:t>
        </w:r>
      </w:hyperlink>
    </w:p>
    <w:p w14:paraId="46633A19" w14:textId="77777777" w:rsidR="008C539B" w:rsidRPr="001058B5" w:rsidRDefault="008D1AB8">
      <w:pPr>
        <w:spacing w:line="235" w:lineRule="auto"/>
        <w:ind w:left="700" w:right="534" w:firstLine="240"/>
        <w:rPr>
          <w:rFonts w:ascii="Arial" w:hAnsi="Arial" w:cs="Arial"/>
          <w:sz w:val="18"/>
        </w:rPr>
      </w:pPr>
      <w:hyperlink w:anchor="_bookmark525"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2352" w:history="1">
        <w:r w:rsidR="00C12992" w:rsidRPr="001058B5">
          <w:rPr>
            <w:rFonts w:ascii="Arial" w:hAnsi="Arial" w:cs="Arial"/>
            <w:sz w:val="18"/>
          </w:rPr>
          <w:t>separation of duty concepts, Glossary-5</w:t>
        </w:r>
      </w:hyperlink>
      <w:r w:rsidR="00C12992" w:rsidRPr="001058B5">
        <w:rPr>
          <w:rFonts w:ascii="Arial" w:hAnsi="Arial" w:cs="Arial"/>
          <w:sz w:val="18"/>
        </w:rPr>
        <w:t xml:space="preserve"> sequences</w:t>
      </w:r>
    </w:p>
    <w:p w14:paraId="67B8B064" w14:textId="77777777" w:rsidR="008C539B" w:rsidRPr="001058B5" w:rsidRDefault="008D1AB8">
      <w:pPr>
        <w:spacing w:line="237" w:lineRule="auto"/>
        <w:ind w:left="700" w:right="2594" w:firstLine="240"/>
        <w:rPr>
          <w:rFonts w:ascii="Arial" w:hAnsi="Arial" w:cs="Arial"/>
          <w:sz w:val="18"/>
        </w:rPr>
      </w:pPr>
      <w:hyperlink w:anchor="_bookmark1816" w:history="1">
        <w:r w:rsidR="00C12992" w:rsidRPr="001058B5">
          <w:rPr>
            <w:rFonts w:ascii="Arial" w:hAnsi="Arial" w:cs="Arial"/>
            <w:sz w:val="18"/>
          </w:rPr>
          <w:t>auditing, 9-29</w:t>
        </w:r>
      </w:hyperlink>
      <w:r w:rsidR="00C12992" w:rsidRPr="001058B5">
        <w:rPr>
          <w:rFonts w:ascii="Arial" w:hAnsi="Arial" w:cs="Arial"/>
          <w:sz w:val="18"/>
        </w:rPr>
        <w:t xml:space="preserve"> server.key file</w:t>
      </w:r>
    </w:p>
    <w:p w14:paraId="3353C7F7" w14:textId="77777777" w:rsidR="008C539B" w:rsidRPr="001058B5" w:rsidRDefault="008D1AB8">
      <w:pPr>
        <w:spacing w:line="219" w:lineRule="exact"/>
        <w:ind w:left="940"/>
        <w:rPr>
          <w:rFonts w:ascii="Arial" w:hAnsi="Arial" w:cs="Arial"/>
          <w:sz w:val="18"/>
        </w:rPr>
      </w:pPr>
      <w:hyperlink w:anchor="_bookmark2283" w:history="1">
        <w:r w:rsidR="00C12992" w:rsidRPr="001058B5">
          <w:rPr>
            <w:rFonts w:ascii="Arial" w:hAnsi="Arial" w:cs="Arial"/>
            <w:sz w:val="18"/>
          </w:rPr>
          <w:t>pass phrase to read and parse, 10-17</w:t>
        </w:r>
      </w:hyperlink>
    </w:p>
    <w:p w14:paraId="302B2E31" w14:textId="77777777" w:rsidR="008C539B" w:rsidRPr="001058B5" w:rsidRDefault="008C539B">
      <w:pPr>
        <w:spacing w:line="219" w:lineRule="exact"/>
        <w:rPr>
          <w:rFonts w:ascii="Arial" w:hAnsi="Arial" w:cs="Arial"/>
          <w:sz w:val="18"/>
        </w:rPr>
        <w:sectPr w:rsidR="008C539B" w:rsidRPr="001058B5">
          <w:headerReference w:type="default" r:id="rId312"/>
          <w:pgSz w:w="12240" w:h="15840"/>
          <w:pgMar w:top="1200" w:right="1060" w:bottom="860" w:left="1100" w:header="0" w:footer="663" w:gutter="0"/>
          <w:cols w:num="2" w:space="720" w:equalWidth="0">
            <w:col w:w="4874" w:space="46"/>
            <w:col w:w="5160"/>
          </w:cols>
        </w:sectPr>
      </w:pPr>
    </w:p>
    <w:p w14:paraId="0397D104" w14:textId="77777777" w:rsidR="008C539B" w:rsidRPr="001058B5" w:rsidRDefault="00C12992">
      <w:pPr>
        <w:spacing w:before="70" w:line="235" w:lineRule="auto"/>
        <w:ind w:left="340" w:right="1136" w:hanging="240"/>
        <w:rPr>
          <w:rFonts w:ascii="Arial" w:hAnsi="Arial" w:cs="Arial"/>
          <w:sz w:val="18"/>
        </w:rPr>
      </w:pPr>
      <w:r w:rsidRPr="001058B5">
        <w:rPr>
          <w:rFonts w:ascii="Arial" w:hAnsi="Arial" w:cs="Arial"/>
          <w:sz w:val="18"/>
        </w:rPr>
        <w:lastRenderedPageBreak/>
        <w:t xml:space="preserve">SESSION_ROLES data dictionary view </w:t>
      </w:r>
      <w:hyperlink w:anchor="_bookmark537" w:history="1">
        <w:r w:rsidRPr="001058B5">
          <w:rPr>
            <w:rFonts w:ascii="Arial" w:hAnsi="Arial" w:cs="Arial"/>
            <w:sz w:val="18"/>
          </w:rPr>
          <w:t>PUBLIC role, 4-5</w:t>
        </w:r>
      </w:hyperlink>
    </w:p>
    <w:p w14:paraId="723A374E" w14:textId="77777777" w:rsidR="008C539B" w:rsidRPr="001058B5" w:rsidRDefault="00C12992">
      <w:pPr>
        <w:spacing w:line="220" w:lineRule="exact"/>
        <w:ind w:left="100"/>
        <w:rPr>
          <w:rFonts w:ascii="Arial" w:hAnsi="Arial" w:cs="Arial"/>
          <w:sz w:val="18"/>
        </w:rPr>
      </w:pPr>
      <w:r w:rsidRPr="001058B5">
        <w:rPr>
          <w:rFonts w:ascii="Arial" w:hAnsi="Arial" w:cs="Arial"/>
          <w:sz w:val="18"/>
        </w:rPr>
        <w:t>SESSION_ROLES view</w:t>
      </w:r>
    </w:p>
    <w:p w14:paraId="3E6895A9" w14:textId="77777777" w:rsidR="008C539B" w:rsidRPr="001058B5" w:rsidRDefault="008D1AB8">
      <w:pPr>
        <w:spacing w:before="2" w:line="235" w:lineRule="auto"/>
        <w:ind w:left="100" w:right="1136" w:firstLine="240"/>
        <w:rPr>
          <w:rFonts w:ascii="Arial" w:hAnsi="Arial" w:cs="Arial"/>
          <w:sz w:val="18"/>
        </w:rPr>
      </w:pPr>
      <w:hyperlink w:anchor="_bookmark573" w:history="1">
        <w:r w:rsidR="00C12992" w:rsidRPr="001058B5">
          <w:rPr>
            <w:rFonts w:ascii="Arial" w:hAnsi="Arial" w:cs="Arial"/>
            <w:sz w:val="18"/>
          </w:rPr>
          <w:t>queried from PL/SQL block, 4-9</w:t>
        </w:r>
      </w:hyperlink>
      <w:r w:rsidR="00C12992" w:rsidRPr="001058B5">
        <w:rPr>
          <w:rFonts w:ascii="Arial" w:hAnsi="Arial" w:cs="Arial"/>
          <w:sz w:val="18"/>
        </w:rPr>
        <w:t xml:space="preserve"> sessions</w:t>
      </w:r>
    </w:p>
    <w:p w14:paraId="4D4244A4" w14:textId="77777777" w:rsidR="008C539B" w:rsidRPr="001058B5" w:rsidRDefault="008D1AB8">
      <w:pPr>
        <w:spacing w:before="1" w:line="235" w:lineRule="auto"/>
        <w:ind w:left="340" w:right="1380"/>
        <w:rPr>
          <w:rFonts w:ascii="Arial" w:hAnsi="Arial" w:cs="Arial"/>
          <w:sz w:val="18"/>
        </w:rPr>
      </w:pPr>
      <w:hyperlink w:anchor="_bookmark979" w:history="1">
        <w:r w:rsidR="00C12992" w:rsidRPr="001058B5">
          <w:rPr>
            <w:rFonts w:ascii="Arial" w:hAnsi="Arial" w:cs="Arial"/>
            <w:sz w:val="18"/>
          </w:rPr>
          <w:t>listing privilege domain of, 4-74</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hyperlink w:anchor="_bookmark129" w:history="1">
        <w:r w:rsidR="00C12992" w:rsidRPr="001058B5">
          <w:rPr>
            <w:rFonts w:ascii="Arial" w:hAnsi="Arial" w:cs="Arial"/>
            <w:sz w:val="18"/>
          </w:rPr>
          <w:t xml:space="preserve"> time limits on,</w:t>
        </w:r>
        <w:r w:rsidR="00C12992" w:rsidRPr="001058B5">
          <w:rPr>
            <w:rFonts w:ascii="Arial" w:hAnsi="Arial" w:cs="Arial"/>
            <w:spacing w:val="42"/>
            <w:sz w:val="18"/>
          </w:rPr>
          <w:t xml:space="preserve"> </w:t>
        </w:r>
        <w:r w:rsidR="00C12992" w:rsidRPr="001058B5">
          <w:rPr>
            <w:rFonts w:ascii="Arial" w:hAnsi="Arial" w:cs="Arial"/>
            <w:sz w:val="18"/>
          </w:rPr>
          <w:t>2-11</w:t>
        </w:r>
      </w:hyperlink>
    </w:p>
    <w:p w14:paraId="02503607" w14:textId="77777777" w:rsidR="008C539B" w:rsidRPr="001058B5" w:rsidRDefault="008D1AB8">
      <w:pPr>
        <w:spacing w:before="4" w:line="235" w:lineRule="auto"/>
        <w:ind w:left="100" w:right="728" w:firstLine="240"/>
        <w:rPr>
          <w:rFonts w:ascii="Arial" w:hAnsi="Arial" w:cs="Arial"/>
          <w:sz w:val="18"/>
        </w:rPr>
      </w:pPr>
      <w:hyperlink w:anchor="_bookmark1653" w:history="1">
        <w:r w:rsidR="00C12992" w:rsidRPr="001058B5">
          <w:rPr>
            <w:rFonts w:ascii="Arial" w:hAnsi="Arial" w:cs="Arial"/>
            <w:sz w:val="18"/>
          </w:rPr>
          <w:t>when auditing options take effect, 9-8</w:t>
        </w:r>
      </w:hyperlink>
      <w:r w:rsidR="00C12992" w:rsidRPr="001058B5">
        <w:rPr>
          <w:rFonts w:ascii="Arial" w:hAnsi="Arial" w:cs="Arial"/>
          <w:sz w:val="18"/>
        </w:rPr>
        <w:t xml:space="preserve"> SET ROLE statement</w:t>
      </w:r>
    </w:p>
    <w:p w14:paraId="5A3553FA" w14:textId="77777777" w:rsidR="008C539B" w:rsidRPr="001058B5" w:rsidRDefault="008D1AB8">
      <w:pPr>
        <w:spacing w:line="235" w:lineRule="auto"/>
        <w:ind w:left="340" w:right="728"/>
        <w:rPr>
          <w:rFonts w:ascii="Arial" w:hAnsi="Arial" w:cs="Arial"/>
          <w:sz w:val="18"/>
        </w:rPr>
      </w:pPr>
      <w:hyperlink w:anchor="_bookmark1057" w:history="1">
        <w:r w:rsidR="00C12992" w:rsidRPr="001058B5">
          <w:rPr>
            <w:rFonts w:ascii="Arial" w:hAnsi="Arial" w:cs="Arial"/>
            <w:sz w:val="18"/>
          </w:rPr>
          <w:t>application code, including in, 5-15</w:t>
        </w:r>
      </w:hyperlink>
      <w:r w:rsidR="00C12992" w:rsidRPr="001058B5">
        <w:rPr>
          <w:rFonts w:ascii="Arial" w:hAnsi="Arial" w:cs="Arial"/>
          <w:sz w:val="18"/>
        </w:rPr>
        <w:t xml:space="preserve"> </w:t>
      </w:r>
      <w:hyperlink w:anchor="_bookmark1055" w:history="1">
        <w:r w:rsidR="00C12992" w:rsidRPr="001058B5">
          <w:rPr>
            <w:rFonts w:ascii="Arial" w:hAnsi="Arial" w:cs="Arial"/>
            <w:sz w:val="18"/>
          </w:rPr>
          <w:t>associating privileges with role, 5-15</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roles with, 4-48</w:t>
        </w:r>
      </w:hyperlink>
    </w:p>
    <w:p w14:paraId="4AE388D2" w14:textId="77777777" w:rsidR="008C539B" w:rsidRPr="001058B5" w:rsidRDefault="008D1AB8">
      <w:pPr>
        <w:spacing w:before="1" w:line="237" w:lineRule="auto"/>
        <w:ind w:left="340" w:right="1580"/>
        <w:rPr>
          <w:rFonts w:ascii="Arial" w:hAnsi="Arial" w:cs="Arial"/>
          <w:sz w:val="18"/>
        </w:rPr>
      </w:pPr>
      <w:hyperlink w:anchor="_bookmark867" w:history="1">
        <w:r w:rsidR="00C12992" w:rsidRPr="001058B5">
          <w:rPr>
            <w:rFonts w:ascii="Arial" w:hAnsi="Arial" w:cs="Arial"/>
            <w:sz w:val="18"/>
          </w:rPr>
          <w:t>enabling roles with, 4-48</w:t>
        </w:r>
      </w:hyperlink>
      <w:r w:rsidR="00C12992" w:rsidRPr="001058B5">
        <w:rPr>
          <w:rFonts w:ascii="Arial" w:hAnsi="Arial" w:cs="Arial"/>
          <w:sz w:val="18"/>
        </w:rPr>
        <w:t xml:space="preserve"> </w:t>
      </w:r>
      <w:hyperlink w:anchor="_bookmark1049" w:history="1">
        <w:r w:rsidR="00C12992" w:rsidRPr="001058B5">
          <w:rPr>
            <w:rFonts w:ascii="Arial" w:hAnsi="Arial" w:cs="Arial"/>
            <w:sz w:val="18"/>
          </w:rPr>
          <w:t>secure application roles, 5-14</w:t>
        </w:r>
      </w:hyperlink>
    </w:p>
    <w:p w14:paraId="1604B975" w14:textId="77777777" w:rsidR="008C539B" w:rsidRPr="001058B5" w:rsidRDefault="008D1AB8">
      <w:pPr>
        <w:spacing w:line="235" w:lineRule="auto"/>
        <w:ind w:left="100" w:right="728" w:firstLine="240"/>
        <w:rPr>
          <w:rFonts w:ascii="Arial" w:hAnsi="Arial" w:cs="Arial"/>
          <w:sz w:val="18"/>
        </w:rPr>
      </w:pPr>
      <w:hyperlink w:anchor="_bookmark858"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SGA</w:t>
      </w:r>
    </w:p>
    <w:p w14:paraId="4E4B76D3" w14:textId="77777777" w:rsidR="008C539B" w:rsidRPr="001058B5" w:rsidRDefault="008D1AB8">
      <w:pPr>
        <w:spacing w:line="220" w:lineRule="exact"/>
        <w:ind w:left="340"/>
        <w:rPr>
          <w:rFonts w:ascii="Arial" w:hAnsi="Arial" w:cs="Arial"/>
          <w:sz w:val="18"/>
        </w:rPr>
      </w:pPr>
      <w:hyperlink w:anchor="_bookmark1133" w:history="1">
        <w:r w:rsidR="00C12992" w:rsidRPr="001058B5">
          <w:rPr>
            <w:rFonts w:ascii="Arial" w:hAnsi="Arial" w:cs="Arial"/>
            <w:i/>
            <w:sz w:val="18"/>
          </w:rPr>
          <w:t xml:space="preserve">See </w:t>
        </w:r>
      </w:hyperlink>
      <w:r w:rsidR="00C12992" w:rsidRPr="001058B5">
        <w:rPr>
          <w:rFonts w:ascii="Arial" w:hAnsi="Arial" w:cs="Arial"/>
          <w:sz w:val="18"/>
        </w:rPr>
        <w:t>System Global Area (SGA)</w:t>
      </w:r>
    </w:p>
    <w:p w14:paraId="401A54C5" w14:textId="77777777" w:rsidR="008C539B" w:rsidRPr="001058B5" w:rsidRDefault="00C12992">
      <w:pPr>
        <w:spacing w:before="1" w:line="235" w:lineRule="auto"/>
        <w:ind w:left="340" w:right="2195" w:hanging="240"/>
        <w:rPr>
          <w:rFonts w:ascii="Arial" w:hAnsi="Arial" w:cs="Arial"/>
          <w:sz w:val="18"/>
        </w:rPr>
      </w:pPr>
      <w:r w:rsidRPr="001058B5">
        <w:rPr>
          <w:rFonts w:ascii="Arial" w:hAnsi="Arial" w:cs="Arial"/>
          <w:sz w:val="18"/>
        </w:rPr>
        <w:t xml:space="preserve">SHA-1 hashing algorithm </w:t>
      </w:r>
      <w:hyperlink w:anchor="_bookmark292" w:history="1">
        <w:r w:rsidRPr="001058B5">
          <w:rPr>
            <w:rFonts w:ascii="Arial" w:hAnsi="Arial" w:cs="Arial"/>
            <w:sz w:val="18"/>
          </w:rPr>
          <w:t>about, 3-15</w:t>
        </w:r>
      </w:hyperlink>
    </w:p>
    <w:p w14:paraId="4D32D46B" w14:textId="77777777" w:rsidR="008C539B" w:rsidRPr="001058B5" w:rsidRDefault="008D1AB8">
      <w:pPr>
        <w:spacing w:line="220" w:lineRule="exact"/>
        <w:ind w:left="340"/>
        <w:rPr>
          <w:rFonts w:ascii="Arial" w:hAnsi="Arial" w:cs="Arial"/>
          <w:sz w:val="18"/>
        </w:rPr>
      </w:pPr>
      <w:hyperlink w:anchor="_bookmark296" w:history="1">
        <w:r w:rsidR="00C12992" w:rsidRPr="001058B5">
          <w:rPr>
            <w:rFonts w:ascii="Arial" w:hAnsi="Arial" w:cs="Arial"/>
            <w:sz w:val="18"/>
          </w:rPr>
          <w:t>enabling exclusive mode,   3-16</w:t>
        </w:r>
      </w:hyperlink>
    </w:p>
    <w:p w14:paraId="320BF852" w14:textId="77777777" w:rsidR="008C539B" w:rsidRPr="001058B5" w:rsidRDefault="008D1AB8">
      <w:pPr>
        <w:spacing w:before="1" w:line="235" w:lineRule="auto"/>
        <w:ind w:left="340"/>
        <w:rPr>
          <w:rFonts w:ascii="Arial" w:hAnsi="Arial" w:cs="Arial"/>
          <w:sz w:val="18"/>
        </w:rPr>
      </w:pPr>
      <w:hyperlink w:anchor="_bookmark291" w:history="1">
        <w:r w:rsidR="00C12992" w:rsidRPr="001058B5">
          <w:rPr>
            <w:rFonts w:ascii="Arial" w:hAnsi="Arial" w:cs="Arial"/>
            <w:sz w:val="18"/>
          </w:rPr>
          <w:t>how it increases password safety, 3-15</w:t>
        </w:r>
      </w:hyperlink>
      <w:r w:rsidR="00C12992" w:rsidRPr="001058B5">
        <w:rPr>
          <w:rFonts w:ascii="Arial" w:hAnsi="Arial" w:cs="Arial"/>
          <w:sz w:val="18"/>
        </w:rPr>
        <w:t xml:space="preserve"> </w:t>
      </w:r>
      <w:hyperlink w:anchor="_bookmark293" w:history="1">
        <w:r w:rsidR="00C12992" w:rsidRPr="001058B5">
          <w:rPr>
            <w:rFonts w:ascii="Arial" w:hAnsi="Arial" w:cs="Arial"/>
            <w:sz w:val="18"/>
          </w:rPr>
          <w:t>recommended by Oracle, 3-15</w:t>
        </w:r>
      </w:hyperlink>
    </w:p>
    <w:p w14:paraId="10422767" w14:textId="77777777" w:rsidR="008C539B" w:rsidRPr="001058B5" w:rsidRDefault="00C12992">
      <w:pPr>
        <w:spacing w:line="220" w:lineRule="exact"/>
        <w:ind w:left="100"/>
        <w:rPr>
          <w:rFonts w:ascii="Arial" w:hAnsi="Arial" w:cs="Arial"/>
          <w:sz w:val="18"/>
        </w:rPr>
      </w:pPr>
      <w:r w:rsidRPr="001058B5">
        <w:rPr>
          <w:rFonts w:ascii="Arial" w:hAnsi="Arial" w:cs="Arial"/>
          <w:sz w:val="18"/>
        </w:rPr>
        <w:t>Shared Global Area (SGA)</w:t>
      </w:r>
    </w:p>
    <w:p w14:paraId="54EE4414" w14:textId="77777777" w:rsidR="008C539B" w:rsidRPr="001058B5" w:rsidRDefault="008D1AB8">
      <w:pPr>
        <w:spacing w:before="2" w:line="235" w:lineRule="auto"/>
        <w:ind w:left="100" w:right="1136" w:firstLine="240"/>
        <w:rPr>
          <w:rFonts w:ascii="Arial" w:hAnsi="Arial" w:cs="Arial"/>
          <w:sz w:val="18"/>
        </w:rPr>
      </w:pPr>
      <w:hyperlink w:anchor="_bookmark1134" w:history="1">
        <w:r w:rsidR="00C12992" w:rsidRPr="001058B5">
          <w:rPr>
            <w:rFonts w:ascii="Arial" w:hAnsi="Arial" w:cs="Arial"/>
            <w:i/>
            <w:sz w:val="18"/>
          </w:rPr>
          <w:t xml:space="preserve">See </w:t>
        </w:r>
      </w:hyperlink>
      <w:r w:rsidR="00C12992" w:rsidRPr="001058B5">
        <w:rPr>
          <w:rFonts w:ascii="Arial" w:hAnsi="Arial" w:cs="Arial"/>
          <w:sz w:val="18"/>
        </w:rPr>
        <w:t>System Global Area (SGA) shared server</w:t>
      </w:r>
    </w:p>
    <w:p w14:paraId="53B68CCE" w14:textId="77777777" w:rsidR="008C539B" w:rsidRPr="001058B5" w:rsidRDefault="008D1AB8">
      <w:pPr>
        <w:spacing w:before="2" w:line="235" w:lineRule="auto"/>
        <w:ind w:left="340" w:right="1136"/>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operating system role management</w:t>
        </w:r>
      </w:hyperlink>
    </w:p>
    <w:p w14:paraId="1D449700" w14:textId="77777777" w:rsidR="008C539B" w:rsidRPr="001058B5" w:rsidRDefault="008D1AB8">
      <w:pPr>
        <w:spacing w:line="220" w:lineRule="exact"/>
        <w:ind w:left="747" w:right="2264"/>
        <w:jc w:val="center"/>
        <w:rPr>
          <w:rFonts w:ascii="Arial" w:hAnsi="Arial" w:cs="Arial"/>
          <w:sz w:val="18"/>
        </w:rPr>
      </w:pPr>
      <w:hyperlink w:anchor="_bookmark860" w:history="1">
        <w:r w:rsidR="00C12992" w:rsidRPr="001058B5">
          <w:rPr>
            <w:rFonts w:ascii="Arial" w:hAnsi="Arial" w:cs="Arial"/>
            <w:sz w:val="18"/>
          </w:rPr>
          <w:t>restrictions, 4-47</w:t>
        </w:r>
      </w:hyperlink>
    </w:p>
    <w:p w14:paraId="6B619E82" w14:textId="77777777" w:rsidR="008C539B" w:rsidRPr="001058B5" w:rsidRDefault="008D1AB8">
      <w:pPr>
        <w:spacing w:line="220" w:lineRule="exact"/>
        <w:ind w:left="100"/>
        <w:rPr>
          <w:rFonts w:ascii="Arial" w:hAnsi="Arial" w:cs="Arial"/>
          <w:sz w:val="18"/>
        </w:rPr>
      </w:pPr>
      <w:hyperlink w:anchor="_bookmark1024" w:history="1">
        <w:r w:rsidR="00C12992" w:rsidRPr="001058B5">
          <w:rPr>
            <w:rFonts w:ascii="Arial" w:hAnsi="Arial" w:cs="Arial"/>
            <w:sz w:val="18"/>
          </w:rPr>
          <w:t>shoulder surfing, 5-5</w:t>
        </w:r>
      </w:hyperlink>
    </w:p>
    <w:p w14:paraId="1B0AD452" w14:textId="77777777" w:rsidR="008C539B" w:rsidRPr="001058B5" w:rsidRDefault="008D1AB8">
      <w:pPr>
        <w:spacing w:line="220" w:lineRule="exact"/>
        <w:ind w:left="100"/>
        <w:rPr>
          <w:rFonts w:ascii="Arial" w:hAnsi="Arial" w:cs="Arial"/>
          <w:sz w:val="18"/>
        </w:rPr>
      </w:pPr>
      <w:hyperlink w:anchor="_bookmark1663" w:history="1">
        <w:r w:rsidR="00C12992" w:rsidRPr="001058B5">
          <w:rPr>
            <w:rFonts w:ascii="Arial" w:hAnsi="Arial" w:cs="Arial"/>
            <w:sz w:val="18"/>
          </w:rPr>
          <w:t>SHOW PARAMETER command, 9-8</w:t>
        </w:r>
      </w:hyperlink>
    </w:p>
    <w:p w14:paraId="09800145" w14:textId="77777777" w:rsidR="008C539B" w:rsidRPr="001058B5" w:rsidRDefault="00C12992">
      <w:pPr>
        <w:spacing w:line="220" w:lineRule="exact"/>
        <w:ind w:left="100"/>
        <w:rPr>
          <w:rFonts w:ascii="Arial" w:hAnsi="Arial" w:cs="Arial"/>
          <w:sz w:val="18"/>
        </w:rPr>
      </w:pPr>
      <w:r w:rsidRPr="001058B5">
        <w:rPr>
          <w:rFonts w:ascii="Arial" w:hAnsi="Arial" w:cs="Arial"/>
          <w:sz w:val="18"/>
        </w:rPr>
        <w:t>smart cards</w:t>
      </w:r>
    </w:p>
    <w:p w14:paraId="0EBD5F61" w14:textId="77777777" w:rsidR="008C539B" w:rsidRPr="001058B5" w:rsidRDefault="008D1AB8">
      <w:pPr>
        <w:spacing w:before="2" w:line="235" w:lineRule="auto"/>
        <w:ind w:left="100" w:right="1136" w:firstLine="240"/>
        <w:rPr>
          <w:rFonts w:ascii="Arial" w:hAnsi="Arial" w:cs="Arial"/>
          <w:sz w:val="18"/>
        </w:rPr>
      </w:pPr>
      <w:hyperlink w:anchor="_bookmark2192" w:history="1">
        <w:r w:rsidR="00C12992" w:rsidRPr="001058B5">
          <w:rPr>
            <w:rFonts w:ascii="Arial" w:hAnsi="Arial" w:cs="Arial"/>
            <w:sz w:val="18"/>
          </w:rPr>
          <w:t>guidelines for security, 10-9</w:t>
        </w:r>
      </w:hyperlink>
      <w:r w:rsidR="00C12992" w:rsidRPr="001058B5">
        <w:rPr>
          <w:rFonts w:ascii="Arial" w:hAnsi="Arial" w:cs="Arial"/>
          <w:sz w:val="18"/>
        </w:rPr>
        <w:t xml:space="preserve"> SNMPAGENT role</w:t>
      </w:r>
    </w:p>
    <w:p w14:paraId="1200BF45" w14:textId="77777777" w:rsidR="008C539B" w:rsidRPr="001058B5" w:rsidRDefault="008D1AB8">
      <w:pPr>
        <w:spacing w:line="220" w:lineRule="exact"/>
        <w:ind w:left="340"/>
        <w:rPr>
          <w:rFonts w:ascii="Arial" w:hAnsi="Arial" w:cs="Arial"/>
          <w:sz w:val="18"/>
        </w:rPr>
      </w:pPr>
      <w:hyperlink w:anchor="_bookmark633" w:history="1">
        <w:r w:rsidR="00C12992" w:rsidRPr="001058B5">
          <w:rPr>
            <w:rFonts w:ascii="Arial" w:hAnsi="Arial" w:cs="Arial"/>
            <w:sz w:val="18"/>
          </w:rPr>
          <w:t>about, 4-15</w:t>
        </w:r>
      </w:hyperlink>
    </w:p>
    <w:p w14:paraId="41B661EE" w14:textId="77777777" w:rsidR="008C539B" w:rsidRPr="001058B5" w:rsidRDefault="008D1AB8">
      <w:pPr>
        <w:spacing w:line="220" w:lineRule="exact"/>
        <w:ind w:left="100"/>
        <w:rPr>
          <w:rFonts w:ascii="Arial" w:hAnsi="Arial" w:cs="Arial"/>
          <w:sz w:val="18"/>
        </w:rPr>
      </w:pPr>
      <w:hyperlink w:anchor="_bookmark634" w:history="1">
        <w:r w:rsidR="00C12992" w:rsidRPr="001058B5">
          <w:rPr>
            <w:rFonts w:ascii="Arial" w:hAnsi="Arial" w:cs="Arial"/>
            <w:sz w:val="18"/>
          </w:rPr>
          <w:t>SPATIAL_CSW_ADMIN role,   4-15</w:t>
        </w:r>
      </w:hyperlink>
    </w:p>
    <w:p w14:paraId="0CD7B338" w14:textId="77777777" w:rsidR="008C539B" w:rsidRPr="001058B5" w:rsidRDefault="008D1AB8">
      <w:pPr>
        <w:spacing w:line="220" w:lineRule="exact"/>
        <w:ind w:left="100"/>
        <w:rPr>
          <w:rFonts w:ascii="Arial" w:hAnsi="Arial" w:cs="Arial"/>
          <w:sz w:val="18"/>
        </w:rPr>
      </w:pPr>
      <w:hyperlink w:anchor="_bookmark635" w:history="1">
        <w:r w:rsidR="00C12992" w:rsidRPr="001058B5">
          <w:rPr>
            <w:rFonts w:ascii="Arial" w:hAnsi="Arial" w:cs="Arial"/>
            <w:sz w:val="18"/>
          </w:rPr>
          <w:t>SPATIAL_WFS_ADMIN role,   4-15</w:t>
        </w:r>
      </w:hyperlink>
    </w:p>
    <w:p w14:paraId="4A0310F5" w14:textId="77777777" w:rsidR="008C539B" w:rsidRPr="001058B5" w:rsidRDefault="008D1AB8">
      <w:pPr>
        <w:spacing w:line="237" w:lineRule="auto"/>
        <w:ind w:left="100" w:right="2195"/>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SQL statements</w:t>
      </w:r>
    </w:p>
    <w:p w14:paraId="72AE67E2" w14:textId="77777777" w:rsidR="008C539B" w:rsidRPr="001058B5" w:rsidRDefault="008D1AB8">
      <w:pPr>
        <w:spacing w:line="235" w:lineRule="auto"/>
        <w:ind w:left="340"/>
        <w:rPr>
          <w:rFonts w:ascii="Arial" w:hAnsi="Arial" w:cs="Arial"/>
          <w:sz w:val="18"/>
        </w:rPr>
      </w:pPr>
      <w:hyperlink w:anchor="_bookmark1889"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auditing</w:t>
      </w:r>
    </w:p>
    <w:p w14:paraId="27D443FC" w14:textId="77777777" w:rsidR="008C539B" w:rsidRPr="001058B5" w:rsidRDefault="008D1AB8">
      <w:pPr>
        <w:spacing w:line="220" w:lineRule="exact"/>
        <w:ind w:left="580"/>
        <w:rPr>
          <w:rFonts w:ascii="Arial" w:hAnsi="Arial" w:cs="Arial"/>
          <w:sz w:val="18"/>
        </w:rPr>
      </w:pPr>
      <w:hyperlink w:anchor="_bookmark1763" w:history="1">
        <w:r w:rsidR="00C12992" w:rsidRPr="001058B5">
          <w:rPr>
            <w:rFonts w:ascii="Arial" w:hAnsi="Arial" w:cs="Arial"/>
            <w:sz w:val="18"/>
          </w:rPr>
          <w:t>about, 9-23</w:t>
        </w:r>
      </w:hyperlink>
    </w:p>
    <w:p w14:paraId="1540F031" w14:textId="77777777" w:rsidR="008C539B" w:rsidRPr="001058B5" w:rsidRDefault="008D1AB8">
      <w:pPr>
        <w:spacing w:line="220" w:lineRule="exact"/>
        <w:ind w:left="580"/>
        <w:rPr>
          <w:rFonts w:ascii="Arial" w:hAnsi="Arial" w:cs="Arial"/>
          <w:sz w:val="18"/>
        </w:rPr>
      </w:pPr>
      <w:hyperlink w:anchor="_bookmark1768" w:history="1">
        <w:r w:rsidR="00C12992" w:rsidRPr="001058B5">
          <w:rPr>
            <w:rFonts w:ascii="Arial" w:hAnsi="Arial" w:cs="Arial"/>
            <w:sz w:val="18"/>
          </w:rPr>
          <w:t>configuring, 9-24</w:t>
        </w:r>
      </w:hyperlink>
    </w:p>
    <w:p w14:paraId="774B52E0" w14:textId="77777777" w:rsidR="008C539B" w:rsidRPr="001058B5" w:rsidRDefault="008D1AB8">
      <w:pPr>
        <w:spacing w:line="220" w:lineRule="exact"/>
        <w:ind w:left="580"/>
        <w:rPr>
          <w:rFonts w:ascii="Arial" w:hAnsi="Arial" w:cs="Arial"/>
          <w:sz w:val="18"/>
        </w:rPr>
      </w:pPr>
      <w:hyperlink w:anchor="_bookmark1780" w:history="1">
        <w:r w:rsidR="00C12992" w:rsidRPr="001058B5">
          <w:rPr>
            <w:rFonts w:ascii="Arial" w:hAnsi="Arial" w:cs="Arial"/>
            <w:sz w:val="18"/>
          </w:rPr>
          <w:t>removing, 9-25</w:t>
        </w:r>
      </w:hyperlink>
    </w:p>
    <w:p w14:paraId="1FB75BBB" w14:textId="77777777" w:rsidR="008C539B" w:rsidRPr="001058B5" w:rsidRDefault="008D1AB8">
      <w:pPr>
        <w:spacing w:before="1" w:line="235" w:lineRule="auto"/>
        <w:ind w:left="340" w:right="1136" w:firstLine="240"/>
        <w:rPr>
          <w:rFonts w:ascii="Arial" w:hAnsi="Arial" w:cs="Arial"/>
          <w:sz w:val="18"/>
        </w:rPr>
      </w:pPr>
      <w:hyperlink w:anchor="_bookmark1650" w:history="1">
        <w:r w:rsidR="00C12992" w:rsidRPr="001058B5">
          <w:rPr>
            <w:rFonts w:ascii="Arial" w:hAnsi="Arial" w:cs="Arial"/>
            <w:sz w:val="18"/>
          </w:rPr>
          <w:t>when records generated, 9-8</w:t>
        </w:r>
      </w:hyperlink>
      <w:r w:rsidR="00C12992" w:rsidRPr="001058B5">
        <w:rPr>
          <w:rFonts w:ascii="Arial" w:hAnsi="Arial" w:cs="Arial"/>
          <w:sz w:val="18"/>
        </w:rPr>
        <w:t xml:space="preserve"> </w:t>
      </w:r>
      <w:hyperlink w:anchor="_bookmark1178" w:history="1">
        <w:r w:rsidR="00C12992" w:rsidRPr="001058B5">
          <w:rPr>
            <w:rFonts w:ascii="Arial" w:hAnsi="Arial" w:cs="Arial"/>
            <w:sz w:val="18"/>
          </w:rPr>
          <w:t>dynamic, 6-8</w:t>
        </w:r>
      </w:hyperlink>
    </w:p>
    <w:p w14:paraId="5846CE41" w14:textId="77777777" w:rsidR="008C539B" w:rsidRPr="001058B5" w:rsidRDefault="008D1AB8">
      <w:pPr>
        <w:spacing w:line="237" w:lineRule="auto"/>
        <w:ind w:left="340"/>
        <w:rPr>
          <w:rFonts w:ascii="Arial" w:hAnsi="Arial" w:cs="Arial"/>
          <w:sz w:val="18"/>
        </w:rPr>
      </w:pPr>
      <w:hyperlink w:anchor="_bookmark1081" w:history="1">
        <w:r w:rsidR="00C12992" w:rsidRPr="001058B5">
          <w:rPr>
            <w:rFonts w:ascii="Arial" w:hAnsi="Arial" w:cs="Arial"/>
            <w:sz w:val="18"/>
          </w:rPr>
          <w:t>object privileges permitting in applications, 5-17</w:t>
        </w:r>
      </w:hyperlink>
      <w:r w:rsidR="00C12992" w:rsidRPr="001058B5">
        <w:rPr>
          <w:rFonts w:ascii="Arial" w:hAnsi="Arial" w:cs="Arial"/>
          <w:sz w:val="18"/>
        </w:rPr>
        <w:t xml:space="preserve"> </w:t>
      </w:r>
      <w:hyperlink w:anchor="_bookmark721" w:history="1">
        <w:r w:rsidR="00C12992" w:rsidRPr="001058B5">
          <w:rPr>
            <w:rFonts w:ascii="Arial" w:hAnsi="Arial" w:cs="Arial"/>
            <w:sz w:val="18"/>
          </w:rPr>
          <w:t xml:space="preserve">privileges required for, 4-24, </w:t>
        </w:r>
      </w:hyperlink>
      <w:hyperlink w:anchor="_bookmark1083" w:history="1">
        <w:r w:rsidR="00C12992" w:rsidRPr="001058B5">
          <w:rPr>
            <w:rFonts w:ascii="Arial" w:hAnsi="Arial" w:cs="Arial"/>
            <w:sz w:val="18"/>
          </w:rPr>
          <w:t>5-17</w:t>
        </w:r>
      </w:hyperlink>
    </w:p>
    <w:p w14:paraId="2F636BBB" w14:textId="77777777" w:rsidR="008C539B" w:rsidRPr="001058B5" w:rsidRDefault="008D1AB8">
      <w:pPr>
        <w:spacing w:line="235" w:lineRule="auto"/>
        <w:ind w:left="340" w:right="1380"/>
        <w:rPr>
          <w:rFonts w:ascii="Arial" w:hAnsi="Arial" w:cs="Arial"/>
          <w:sz w:val="18"/>
        </w:rPr>
      </w:pPr>
      <w:hyperlink w:anchor="_bookmark122" w:history="1">
        <w:r w:rsidR="00C12992" w:rsidRPr="001058B5">
          <w:rPr>
            <w:rFonts w:ascii="Arial" w:hAnsi="Arial" w:cs="Arial"/>
            <w:sz w:val="18"/>
          </w:rPr>
          <w:t>resource limits and, 2-11</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p>
    <w:p w14:paraId="1428AFCA" w14:textId="77777777" w:rsidR="008C539B" w:rsidRPr="001058B5" w:rsidRDefault="00C12992">
      <w:pPr>
        <w:spacing w:line="220" w:lineRule="exact"/>
        <w:ind w:left="100"/>
        <w:rPr>
          <w:rFonts w:ascii="Arial" w:hAnsi="Arial" w:cs="Arial"/>
          <w:sz w:val="18"/>
        </w:rPr>
      </w:pPr>
      <w:r w:rsidRPr="001058B5">
        <w:rPr>
          <w:rFonts w:ascii="Arial" w:hAnsi="Arial" w:cs="Arial"/>
          <w:sz w:val="18"/>
        </w:rPr>
        <w:t>SQL*Net</w:t>
      </w:r>
    </w:p>
    <w:p w14:paraId="77EC9D77" w14:textId="77777777" w:rsidR="008C539B" w:rsidRPr="001058B5" w:rsidRDefault="008D1AB8">
      <w:pPr>
        <w:spacing w:line="237" w:lineRule="auto"/>
        <w:ind w:left="100" w:right="2853" w:firstLine="240"/>
        <w:rPr>
          <w:rFonts w:ascii="Arial" w:hAnsi="Arial" w:cs="Arial"/>
          <w:sz w:val="18"/>
        </w:rPr>
      </w:pPr>
      <w:hyperlink w:anchor="_bookmark2256" w:history="1">
        <w:r w:rsidR="00C12992" w:rsidRPr="001058B5">
          <w:rPr>
            <w:rFonts w:ascii="Arial" w:hAnsi="Arial" w:cs="Arial"/>
            <w:i/>
            <w:sz w:val="18"/>
          </w:rPr>
          <w:t xml:space="preserve">See </w:t>
        </w:r>
      </w:hyperlink>
      <w:r w:rsidR="00C12992" w:rsidRPr="001058B5">
        <w:rPr>
          <w:rFonts w:ascii="Arial" w:hAnsi="Arial" w:cs="Arial"/>
          <w:sz w:val="18"/>
        </w:rPr>
        <w:t>Oracle Net SQL*Plus</w:t>
      </w:r>
    </w:p>
    <w:p w14:paraId="4B61CA34" w14:textId="77777777" w:rsidR="008C539B" w:rsidRPr="001058B5" w:rsidRDefault="008D1AB8">
      <w:pPr>
        <w:spacing w:line="235" w:lineRule="auto"/>
        <w:ind w:left="340" w:right="1580"/>
        <w:rPr>
          <w:rFonts w:ascii="Arial" w:hAnsi="Arial" w:cs="Arial"/>
          <w:sz w:val="18"/>
        </w:rPr>
      </w:pPr>
      <w:hyperlink w:anchor="_bookmark352" w:history="1">
        <w:r w:rsidR="00C12992" w:rsidRPr="001058B5">
          <w:rPr>
            <w:rFonts w:ascii="Arial" w:hAnsi="Arial" w:cs="Arial"/>
            <w:sz w:val="18"/>
          </w:rPr>
          <w:t>connecting with, 3-27</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r w:rsidR="00C12992" w:rsidRPr="001058B5">
        <w:rPr>
          <w:rFonts w:ascii="Arial" w:hAnsi="Arial" w:cs="Arial"/>
          <w:sz w:val="18"/>
        </w:rPr>
        <w:t xml:space="preserve"> </w:t>
      </w:r>
      <w:hyperlink w:anchor="_bookmark138" w:history="1">
        <w:r w:rsidR="00C12992" w:rsidRPr="001058B5">
          <w:rPr>
            <w:rFonts w:ascii="Arial" w:hAnsi="Arial" w:cs="Arial"/>
            <w:sz w:val="18"/>
          </w:rPr>
          <w:t>statistics monitor, 2-12</w:t>
        </w:r>
      </w:hyperlink>
    </w:p>
    <w:p w14:paraId="0196FCFE" w14:textId="77777777" w:rsidR="008C539B" w:rsidRPr="001058B5" w:rsidRDefault="00C12992">
      <w:pPr>
        <w:spacing w:line="221" w:lineRule="exact"/>
        <w:ind w:left="100"/>
        <w:rPr>
          <w:rFonts w:ascii="Arial" w:hAnsi="Arial" w:cs="Arial"/>
          <w:sz w:val="18"/>
        </w:rPr>
      </w:pPr>
      <w:r w:rsidRPr="001058B5">
        <w:rPr>
          <w:rFonts w:ascii="Arial" w:hAnsi="Arial" w:cs="Arial"/>
          <w:sz w:val="18"/>
        </w:rPr>
        <w:t>SQLNET.ALLOWED_LOGON_VERSION parameter</w:t>
      </w:r>
    </w:p>
    <w:p w14:paraId="1874566C" w14:textId="77777777" w:rsidR="008C539B" w:rsidRPr="001058B5" w:rsidRDefault="008D1AB8">
      <w:pPr>
        <w:spacing w:line="237" w:lineRule="auto"/>
        <w:ind w:left="700" w:hanging="360"/>
        <w:rPr>
          <w:rFonts w:ascii="Arial" w:hAnsi="Arial" w:cs="Arial"/>
          <w:sz w:val="18"/>
        </w:rPr>
      </w:pPr>
      <w:hyperlink w:anchor="_bookmark280" w:history="1">
        <w:r w:rsidR="00C12992" w:rsidRPr="001058B5">
          <w:rPr>
            <w:rFonts w:ascii="Arial" w:hAnsi="Arial" w:cs="Arial"/>
            <w:sz w:val="18"/>
          </w:rPr>
          <w:t>conflict with SEC_CASE_SENSITIVE_LOGON FALSE setting, 3-13</w:t>
        </w:r>
      </w:hyperlink>
    </w:p>
    <w:p w14:paraId="42241EEA" w14:textId="77777777" w:rsidR="008C539B" w:rsidRPr="001058B5" w:rsidRDefault="00C12992">
      <w:pPr>
        <w:spacing w:line="219" w:lineRule="exact"/>
        <w:ind w:left="100"/>
        <w:rPr>
          <w:rFonts w:ascii="Arial" w:hAnsi="Arial" w:cs="Arial"/>
          <w:sz w:val="18"/>
        </w:rPr>
      </w:pPr>
      <w:r w:rsidRPr="001058B5">
        <w:rPr>
          <w:rFonts w:ascii="Arial" w:hAnsi="Arial" w:cs="Arial"/>
          <w:sz w:val="18"/>
        </w:rPr>
        <w:t>SSL</w:t>
      </w:r>
    </w:p>
    <w:p w14:paraId="7EC2C664" w14:textId="77777777" w:rsidR="008C539B" w:rsidRPr="001058B5" w:rsidRDefault="00C12992">
      <w:pPr>
        <w:spacing w:before="70" w:line="235" w:lineRule="auto"/>
        <w:ind w:left="100" w:right="2594" w:firstLine="240"/>
        <w:rPr>
          <w:rFonts w:ascii="Arial" w:hAnsi="Arial" w:cs="Arial"/>
          <w:sz w:val="18"/>
        </w:rPr>
      </w:pPr>
      <w:r w:rsidRPr="001058B5">
        <w:rPr>
          <w:rFonts w:ascii="Arial" w:hAnsi="Arial" w:cs="Arial"/>
        </w:rPr>
        <w:br w:type="column"/>
      </w:r>
      <w:hyperlink w:anchor="_bookmark360" w:history="1">
        <w:r w:rsidRPr="001058B5">
          <w:rPr>
            <w:rFonts w:ascii="Arial" w:hAnsi="Arial" w:cs="Arial"/>
            <w:i/>
            <w:sz w:val="18"/>
          </w:rPr>
          <w:t xml:space="preserve">See </w:t>
        </w:r>
      </w:hyperlink>
      <w:r w:rsidRPr="001058B5">
        <w:rPr>
          <w:rFonts w:ascii="Arial" w:hAnsi="Arial" w:cs="Arial"/>
          <w:sz w:val="18"/>
        </w:rPr>
        <w:t>Secure Sockets Layer standard audit trail</w:t>
      </w:r>
    </w:p>
    <w:p w14:paraId="1141E883" w14:textId="77777777" w:rsidR="008C539B" w:rsidRPr="001058B5" w:rsidRDefault="008D1AB8">
      <w:pPr>
        <w:spacing w:before="1" w:line="235" w:lineRule="auto"/>
        <w:ind w:left="340" w:right="2072"/>
        <w:rPr>
          <w:rFonts w:ascii="Arial" w:hAnsi="Arial" w:cs="Arial"/>
          <w:sz w:val="18"/>
        </w:rPr>
      </w:pPr>
      <w:hyperlink w:anchor="_bookmark1623" w:history="1">
        <w:r w:rsidR="00C12992" w:rsidRPr="001058B5">
          <w:rPr>
            <w:rFonts w:ascii="Arial" w:hAnsi="Arial" w:cs="Arial"/>
            <w:sz w:val="18"/>
          </w:rPr>
          <w:t>activities always recorded, 9-4</w:t>
        </w:r>
      </w:hyperlink>
      <w:r w:rsidR="00C12992" w:rsidRPr="001058B5">
        <w:rPr>
          <w:rFonts w:ascii="Arial" w:hAnsi="Arial" w:cs="Arial"/>
          <w:sz w:val="18"/>
        </w:rPr>
        <w:t xml:space="preserve"> </w:t>
      </w:r>
      <w:hyperlink w:anchor="_bookmark1735" w:history="1">
        <w:r w:rsidR="00C12992" w:rsidRPr="001058B5">
          <w:rPr>
            <w:rFonts w:ascii="Arial" w:hAnsi="Arial" w:cs="Arial"/>
            <w:sz w:val="18"/>
          </w:rPr>
          <w:t>AUDIT SQL statement, 9-20</w:t>
        </w:r>
      </w:hyperlink>
      <w:r w:rsidR="00C12992" w:rsidRPr="001058B5">
        <w:rPr>
          <w:rFonts w:ascii="Arial" w:hAnsi="Arial" w:cs="Arial"/>
          <w:sz w:val="18"/>
        </w:rPr>
        <w:t xml:space="preserve"> </w:t>
      </w:r>
      <w:hyperlink w:anchor="_bookmark2020" w:history="1">
        <w:r w:rsidR="00C12992" w:rsidRPr="001058B5">
          <w:rPr>
            <w:rFonts w:ascii="Arial" w:hAnsi="Arial" w:cs="Arial"/>
            <w:sz w:val="18"/>
          </w:rPr>
          <w:t>auditing standard audit trail, 9-61</w:t>
        </w:r>
      </w:hyperlink>
      <w:r w:rsidR="00C12992" w:rsidRPr="001058B5">
        <w:rPr>
          <w:rFonts w:ascii="Arial" w:hAnsi="Arial" w:cs="Arial"/>
          <w:sz w:val="18"/>
        </w:rPr>
        <w:t xml:space="preserve"> </w:t>
      </w:r>
      <w:hyperlink w:anchor="_bookmark2013" w:history="1">
        <w:r w:rsidR="00C12992" w:rsidRPr="001058B5">
          <w:rPr>
            <w:rFonts w:ascii="Arial" w:hAnsi="Arial" w:cs="Arial"/>
            <w:sz w:val="18"/>
          </w:rPr>
          <w:t>controlling size of, 9-59</w:t>
        </w:r>
      </w:hyperlink>
    </w:p>
    <w:p w14:paraId="28819892" w14:textId="77777777" w:rsidR="008C539B" w:rsidRPr="001058B5" w:rsidRDefault="008D1AB8">
      <w:pPr>
        <w:spacing w:before="1" w:line="222" w:lineRule="exact"/>
        <w:ind w:left="340"/>
        <w:rPr>
          <w:rFonts w:ascii="Arial" w:hAnsi="Arial" w:cs="Arial"/>
          <w:sz w:val="18"/>
        </w:rPr>
      </w:pPr>
      <w:hyperlink w:anchor="_bookmark1658" w:history="1">
        <w:r w:rsidR="00C12992" w:rsidRPr="001058B5">
          <w:rPr>
            <w:rFonts w:ascii="Arial" w:hAnsi="Arial" w:cs="Arial"/>
            <w:sz w:val="18"/>
          </w:rPr>
          <w:t>disabling, 9-8</w:t>
        </w:r>
      </w:hyperlink>
    </w:p>
    <w:p w14:paraId="0EC6EE9C" w14:textId="77777777" w:rsidR="008C539B" w:rsidRPr="001058B5" w:rsidRDefault="008D1AB8">
      <w:pPr>
        <w:spacing w:line="237" w:lineRule="auto"/>
        <w:ind w:left="340" w:right="2934"/>
        <w:rPr>
          <w:rFonts w:ascii="Arial" w:hAnsi="Arial" w:cs="Arial"/>
          <w:sz w:val="18"/>
        </w:rPr>
      </w:pPr>
      <w:hyperlink w:anchor="_bookmark1659" w:history="1">
        <w:r w:rsidR="00C12992" w:rsidRPr="001058B5">
          <w:rPr>
            <w:rFonts w:ascii="Arial" w:hAnsi="Arial" w:cs="Arial"/>
            <w:sz w:val="18"/>
          </w:rPr>
          <w:t>enabling,  9-8</w:t>
        </w:r>
      </w:hyperlink>
      <w:r w:rsidR="00C12992" w:rsidRPr="001058B5">
        <w:rPr>
          <w:rFonts w:ascii="Arial" w:hAnsi="Arial" w:cs="Arial"/>
          <w:sz w:val="18"/>
        </w:rPr>
        <w:t xml:space="preserve"> </w:t>
      </w:r>
      <w:hyperlink w:anchor="_bookmark2014" w:history="1">
        <w:r w:rsidR="00C12992" w:rsidRPr="001058B5">
          <w:rPr>
            <w:rFonts w:ascii="Arial" w:hAnsi="Arial" w:cs="Arial"/>
            <w:sz w:val="18"/>
          </w:rPr>
          <w:t>maximum size of,</w:t>
        </w:r>
        <w:r w:rsidR="00C12992" w:rsidRPr="001058B5">
          <w:rPr>
            <w:rFonts w:ascii="Arial" w:hAnsi="Arial" w:cs="Arial"/>
            <w:spacing w:val="36"/>
            <w:sz w:val="18"/>
          </w:rPr>
          <w:t xml:space="preserve"> </w:t>
        </w:r>
        <w:r w:rsidR="00C12992" w:rsidRPr="001058B5">
          <w:rPr>
            <w:rFonts w:ascii="Arial" w:hAnsi="Arial" w:cs="Arial"/>
            <w:sz w:val="18"/>
          </w:rPr>
          <w:t>9-60</w:t>
        </w:r>
      </w:hyperlink>
    </w:p>
    <w:p w14:paraId="00BC9AC9" w14:textId="77777777" w:rsidR="008C539B" w:rsidRPr="001058B5" w:rsidRDefault="008D1AB8">
      <w:pPr>
        <w:spacing w:line="235" w:lineRule="auto"/>
        <w:ind w:left="340" w:right="1806"/>
        <w:rPr>
          <w:rFonts w:ascii="Arial" w:hAnsi="Arial" w:cs="Arial"/>
          <w:sz w:val="18"/>
        </w:rPr>
      </w:pPr>
      <w:hyperlink w:anchor="_bookmark1755" w:history="1">
        <w:r w:rsidR="00C12992" w:rsidRPr="001058B5">
          <w:rPr>
            <w:rFonts w:ascii="Arial" w:hAnsi="Arial" w:cs="Arial"/>
            <w:sz w:val="18"/>
          </w:rPr>
          <w:t>NOAUDIT SQL statement, 9-23</w:t>
        </w:r>
      </w:hyperlink>
      <w:r w:rsidR="00C12992" w:rsidRPr="001058B5">
        <w:rPr>
          <w:rFonts w:ascii="Arial" w:hAnsi="Arial" w:cs="Arial"/>
          <w:sz w:val="18"/>
        </w:rPr>
        <w:t xml:space="preserve"> </w:t>
      </w:r>
      <w:hyperlink w:anchor="_bookmark2042" w:history="1">
        <w:r w:rsidR="00C12992" w:rsidRPr="001058B5">
          <w:rPr>
            <w:rFonts w:ascii="Arial" w:hAnsi="Arial" w:cs="Arial"/>
            <w:sz w:val="18"/>
          </w:rPr>
          <w:t>records, purging, 9-65</w:t>
        </w:r>
      </w:hyperlink>
    </w:p>
    <w:p w14:paraId="5E8AC8C4" w14:textId="77777777" w:rsidR="008C539B" w:rsidRPr="001058B5" w:rsidRDefault="008D1AB8">
      <w:pPr>
        <w:spacing w:line="220" w:lineRule="exact"/>
        <w:ind w:left="340"/>
        <w:rPr>
          <w:rFonts w:ascii="Arial" w:hAnsi="Arial" w:cs="Arial"/>
          <w:sz w:val="18"/>
        </w:rPr>
      </w:pPr>
      <w:hyperlink w:anchor="_bookmark2074" w:history="1">
        <w:r w:rsidR="00C12992" w:rsidRPr="001058B5">
          <w:rPr>
            <w:rFonts w:ascii="Arial" w:hAnsi="Arial" w:cs="Arial"/>
            <w:sz w:val="18"/>
          </w:rPr>
          <w:t>size, reducing, 9-74</w:t>
        </w:r>
      </w:hyperlink>
    </w:p>
    <w:p w14:paraId="0D44E671" w14:textId="77777777" w:rsidR="008C539B" w:rsidRPr="001058B5" w:rsidRDefault="008D1AB8">
      <w:pPr>
        <w:spacing w:line="220" w:lineRule="exact"/>
        <w:ind w:left="340"/>
        <w:rPr>
          <w:rFonts w:ascii="Arial" w:hAnsi="Arial" w:cs="Arial"/>
          <w:sz w:val="18"/>
        </w:rPr>
      </w:pPr>
      <w:hyperlink w:anchor="_bookmark1652" w:history="1">
        <w:r w:rsidR="00C12992" w:rsidRPr="001058B5">
          <w:rPr>
            <w:rFonts w:ascii="Arial" w:hAnsi="Arial" w:cs="Arial"/>
            <w:sz w:val="18"/>
          </w:rPr>
          <w:t>transaction independence, 9-8</w:t>
        </w:r>
      </w:hyperlink>
    </w:p>
    <w:p w14:paraId="274936D3" w14:textId="77777777" w:rsidR="008C539B" w:rsidRPr="001058B5" w:rsidRDefault="008D1AB8">
      <w:pPr>
        <w:spacing w:line="237" w:lineRule="auto"/>
        <w:ind w:left="100" w:right="3279" w:firstLine="240"/>
        <w:rPr>
          <w:rFonts w:ascii="Arial" w:hAnsi="Arial" w:cs="Arial"/>
          <w:sz w:val="18"/>
        </w:rPr>
      </w:pPr>
      <w:hyperlink w:anchor="_bookmark1649" w:history="1">
        <w:r w:rsidR="00C12992" w:rsidRPr="001058B5">
          <w:rPr>
            <w:rFonts w:ascii="Arial" w:hAnsi="Arial" w:cs="Arial"/>
            <w:sz w:val="18"/>
          </w:rPr>
          <w:t>when created, 9-8</w:t>
        </w:r>
      </w:hyperlink>
      <w:r w:rsidR="00C12992" w:rsidRPr="001058B5">
        <w:rPr>
          <w:rFonts w:ascii="Arial" w:hAnsi="Arial" w:cs="Arial"/>
          <w:sz w:val="18"/>
        </w:rPr>
        <w:t xml:space="preserve"> standard auditing</w:t>
      </w:r>
    </w:p>
    <w:p w14:paraId="3EC8F1DA" w14:textId="77777777" w:rsidR="008C539B" w:rsidRPr="001058B5" w:rsidRDefault="008D1AB8">
      <w:pPr>
        <w:spacing w:line="217" w:lineRule="exact"/>
        <w:ind w:left="340"/>
        <w:rPr>
          <w:rFonts w:ascii="Arial" w:hAnsi="Arial" w:cs="Arial"/>
          <w:sz w:val="18"/>
        </w:rPr>
      </w:pPr>
      <w:hyperlink w:anchor="_bookmark1643" w:history="1">
        <w:r w:rsidR="00C12992" w:rsidRPr="001058B5">
          <w:rPr>
            <w:rFonts w:ascii="Arial" w:hAnsi="Arial" w:cs="Arial"/>
            <w:sz w:val="18"/>
          </w:rPr>
          <w:t>about, 9-7</w:t>
        </w:r>
      </w:hyperlink>
    </w:p>
    <w:p w14:paraId="3DF310B0" w14:textId="77777777" w:rsidR="008C539B" w:rsidRPr="001058B5" w:rsidRDefault="008D1AB8">
      <w:pPr>
        <w:spacing w:line="237" w:lineRule="auto"/>
        <w:ind w:left="340" w:right="1190"/>
        <w:rPr>
          <w:rFonts w:ascii="Arial" w:hAnsi="Arial" w:cs="Arial"/>
          <w:sz w:val="18"/>
        </w:rPr>
      </w:pPr>
      <w:hyperlink w:anchor="_bookmark1976" w:history="1">
        <w:r w:rsidR="00C12992" w:rsidRPr="001058B5">
          <w:rPr>
            <w:rFonts w:ascii="Arial" w:hAnsi="Arial" w:cs="Arial"/>
            <w:sz w:val="18"/>
          </w:rPr>
          <w:t>administrative users on all platforms, 9-53</w:t>
        </w:r>
      </w:hyperlink>
      <w:r w:rsidR="00C12992" w:rsidRPr="001058B5">
        <w:rPr>
          <w:rFonts w:ascii="Arial" w:hAnsi="Arial" w:cs="Arial"/>
          <w:sz w:val="18"/>
        </w:rPr>
        <w:t xml:space="preserve"> </w:t>
      </w:r>
      <w:hyperlink w:anchor="_bookmark1820" w:history="1">
        <w:r w:rsidR="00C12992" w:rsidRPr="001058B5">
          <w:rPr>
            <w:rFonts w:ascii="Arial" w:hAnsi="Arial" w:cs="Arial"/>
            <w:sz w:val="18"/>
          </w:rPr>
          <w:t>affected by editions, 9-29</w:t>
        </w:r>
      </w:hyperlink>
    </w:p>
    <w:p w14:paraId="30D3F745" w14:textId="77777777" w:rsidR="008C539B" w:rsidRPr="001058B5" w:rsidRDefault="008D1AB8">
      <w:pPr>
        <w:spacing w:line="235" w:lineRule="auto"/>
        <w:ind w:left="340" w:right="2594"/>
        <w:rPr>
          <w:rFonts w:ascii="Arial" w:hAnsi="Arial" w:cs="Arial"/>
          <w:sz w:val="18"/>
        </w:rPr>
      </w:pPr>
      <w:hyperlink w:anchor="_bookmark2026"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736" w:history="1">
        <w:r w:rsidR="00C12992" w:rsidRPr="001058B5">
          <w:rPr>
            <w:rFonts w:ascii="Arial" w:hAnsi="Arial" w:cs="Arial"/>
            <w:sz w:val="18"/>
          </w:rPr>
          <w:t>audit option levels, 9-20</w:t>
        </w:r>
      </w:hyperlink>
      <w:r w:rsidR="00C12992" w:rsidRPr="001058B5">
        <w:rPr>
          <w:rFonts w:ascii="Arial" w:hAnsi="Arial" w:cs="Arial"/>
          <w:sz w:val="18"/>
        </w:rPr>
        <w:t xml:space="preserve"> audit trails</w:t>
      </w:r>
    </w:p>
    <w:p w14:paraId="4EC1E8E8" w14:textId="77777777" w:rsidR="008C539B" w:rsidRPr="001058B5" w:rsidRDefault="008D1AB8">
      <w:pPr>
        <w:spacing w:line="235" w:lineRule="auto"/>
        <w:ind w:left="340" w:right="3279" w:firstLine="240"/>
        <w:rPr>
          <w:rFonts w:ascii="Arial" w:hAnsi="Arial" w:cs="Arial"/>
          <w:sz w:val="18"/>
        </w:rPr>
      </w:pPr>
      <w:hyperlink w:anchor="_bookmark2002" w:history="1">
        <w:r w:rsidR="00C12992" w:rsidRPr="001058B5">
          <w:rPr>
            <w:rFonts w:ascii="Arial" w:hAnsi="Arial" w:cs="Arial"/>
            <w:sz w:val="18"/>
          </w:rPr>
          <w:t>database, 9-58</w:t>
        </w:r>
      </w:hyperlink>
      <w:r w:rsidR="00C12992" w:rsidRPr="001058B5">
        <w:rPr>
          <w:rFonts w:ascii="Arial" w:hAnsi="Arial" w:cs="Arial"/>
          <w:sz w:val="18"/>
        </w:rPr>
        <w:t xml:space="preserve"> auditing</w:t>
      </w:r>
    </w:p>
    <w:p w14:paraId="0010FA21" w14:textId="77777777" w:rsidR="008C539B" w:rsidRPr="001058B5" w:rsidRDefault="008D1AB8">
      <w:pPr>
        <w:spacing w:before="1" w:line="235" w:lineRule="auto"/>
        <w:ind w:left="340" w:right="1920" w:firstLine="240"/>
        <w:rPr>
          <w:rFonts w:ascii="Arial" w:hAnsi="Arial" w:cs="Arial"/>
          <w:sz w:val="18"/>
        </w:rPr>
      </w:pP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746" w:history="1">
        <w:r w:rsidR="00C12992" w:rsidRPr="001058B5">
          <w:rPr>
            <w:rFonts w:ascii="Arial" w:hAnsi="Arial" w:cs="Arial"/>
            <w:sz w:val="18"/>
          </w:rPr>
          <w:t>cursors, affect on auditing, 9-22</w:t>
        </w:r>
      </w:hyperlink>
      <w:r w:rsidR="00C12992" w:rsidRPr="001058B5">
        <w:rPr>
          <w:rFonts w:ascii="Arial" w:hAnsi="Arial" w:cs="Arial"/>
          <w:sz w:val="18"/>
        </w:rPr>
        <w:t xml:space="preserve"> </w:t>
      </w:r>
      <w:hyperlink w:anchor="_bookmark2002" w:history="1">
        <w:r w:rsidR="00C12992" w:rsidRPr="001058B5">
          <w:rPr>
            <w:rFonts w:ascii="Arial" w:hAnsi="Arial" w:cs="Arial"/>
            <w:sz w:val="18"/>
          </w:rPr>
          <w:t>database audit trail records, 9-58</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DDL statement auditing, 9-23</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options, 9-30</w:t>
        </w:r>
      </w:hyperlink>
    </w:p>
    <w:p w14:paraId="26588268" w14:textId="77777777" w:rsidR="008C539B" w:rsidRPr="001058B5" w:rsidRDefault="008D1AB8">
      <w:pPr>
        <w:spacing w:before="2" w:line="237" w:lineRule="auto"/>
        <w:ind w:left="340" w:right="1806"/>
        <w:rPr>
          <w:rFonts w:ascii="Arial" w:hAnsi="Arial" w:cs="Arial"/>
          <w:sz w:val="18"/>
        </w:rPr>
      </w:pPr>
      <w:hyperlink w:anchor="_bookmark1836" w:history="1">
        <w:r w:rsidR="00C12992" w:rsidRPr="001058B5">
          <w:rPr>
            <w:rFonts w:ascii="Arial" w:hAnsi="Arial" w:cs="Arial"/>
            <w:sz w:val="18"/>
          </w:rPr>
          <w:t>default options, disabling, 9-31</w:t>
        </w:r>
      </w:hyperlink>
      <w:r w:rsidR="00C12992" w:rsidRPr="001058B5">
        <w:rPr>
          <w:rFonts w:ascii="Arial" w:hAnsi="Arial" w:cs="Arial"/>
          <w:sz w:val="18"/>
        </w:rPr>
        <w:t xml:space="preserve"> directory object auditing</w:t>
      </w:r>
    </w:p>
    <w:p w14:paraId="2C8F8F06" w14:textId="77777777" w:rsidR="008C539B" w:rsidRPr="001058B5" w:rsidRDefault="008D1AB8">
      <w:pPr>
        <w:spacing w:line="217" w:lineRule="exact"/>
        <w:ind w:left="580"/>
        <w:rPr>
          <w:rFonts w:ascii="Arial" w:hAnsi="Arial" w:cs="Arial"/>
          <w:sz w:val="18"/>
        </w:rPr>
      </w:pPr>
      <w:hyperlink w:anchor="_bookmark1842" w:history="1">
        <w:r w:rsidR="00C12992" w:rsidRPr="001058B5">
          <w:rPr>
            <w:rFonts w:ascii="Arial" w:hAnsi="Arial" w:cs="Arial"/>
            <w:sz w:val="18"/>
          </w:rPr>
          <w:t>about, 9-32</w:t>
        </w:r>
      </w:hyperlink>
    </w:p>
    <w:p w14:paraId="1A6EA5FC" w14:textId="77777777" w:rsidR="008C539B" w:rsidRPr="001058B5" w:rsidRDefault="008D1AB8">
      <w:pPr>
        <w:spacing w:line="220" w:lineRule="exact"/>
        <w:ind w:left="580"/>
        <w:rPr>
          <w:rFonts w:ascii="Arial" w:hAnsi="Arial" w:cs="Arial"/>
          <w:sz w:val="18"/>
        </w:rPr>
      </w:pPr>
      <w:hyperlink w:anchor="_bookmark1844" w:history="1">
        <w:r w:rsidR="00C12992" w:rsidRPr="001058B5">
          <w:rPr>
            <w:rFonts w:ascii="Arial" w:hAnsi="Arial" w:cs="Arial"/>
            <w:sz w:val="18"/>
          </w:rPr>
          <w:t>configuring, 9-32</w:t>
        </w:r>
      </w:hyperlink>
    </w:p>
    <w:p w14:paraId="21E26EFE" w14:textId="77777777" w:rsidR="008C539B" w:rsidRPr="001058B5" w:rsidRDefault="008D1AB8">
      <w:pPr>
        <w:spacing w:line="220" w:lineRule="exact"/>
        <w:ind w:left="580"/>
        <w:rPr>
          <w:rFonts w:ascii="Arial" w:hAnsi="Arial" w:cs="Arial"/>
          <w:sz w:val="18"/>
        </w:rPr>
      </w:pPr>
      <w:hyperlink w:anchor="_bookmark1847" w:history="1">
        <w:r w:rsidR="00C12992" w:rsidRPr="001058B5">
          <w:rPr>
            <w:rFonts w:ascii="Arial" w:hAnsi="Arial" w:cs="Arial"/>
            <w:sz w:val="18"/>
          </w:rPr>
          <w:t>removing, 9-32</w:t>
        </w:r>
      </w:hyperlink>
    </w:p>
    <w:p w14:paraId="06C8D3D4" w14:textId="77777777" w:rsidR="008C539B" w:rsidRPr="001058B5" w:rsidRDefault="008D1AB8">
      <w:pPr>
        <w:spacing w:before="1" w:line="235" w:lineRule="auto"/>
        <w:ind w:left="340" w:right="1513"/>
        <w:rPr>
          <w:rFonts w:ascii="Arial" w:hAnsi="Arial" w:cs="Arial"/>
          <w:sz w:val="18"/>
        </w:rPr>
      </w:pPr>
      <w:hyperlink w:anchor="_bookmark1757" w:history="1">
        <w:r w:rsidR="00C12992" w:rsidRPr="001058B5">
          <w:rPr>
            <w:rFonts w:ascii="Arial" w:hAnsi="Arial" w:cs="Arial"/>
            <w:sz w:val="18"/>
          </w:rPr>
          <w:t>disabling options versus auditing, 9-23</w:t>
        </w:r>
      </w:hyperlink>
      <w:r w:rsidR="00C12992" w:rsidRPr="001058B5">
        <w:rPr>
          <w:rFonts w:ascii="Arial" w:hAnsi="Arial" w:cs="Arial"/>
          <w:sz w:val="18"/>
        </w:rPr>
        <w:t xml:space="preserve"> </w:t>
      </w:r>
      <w:hyperlink w:anchor="_bookmark1766" w:history="1">
        <w:r w:rsidR="00C12992" w:rsidRPr="001058B5">
          <w:rPr>
            <w:rFonts w:ascii="Arial" w:hAnsi="Arial" w:cs="Arial"/>
            <w:sz w:val="18"/>
          </w:rPr>
          <w:t>DML statements, 9-23</w:t>
        </w:r>
      </w:hyperlink>
    </w:p>
    <w:p w14:paraId="61731F6A" w14:textId="77777777" w:rsidR="008C539B" w:rsidRPr="001058B5" w:rsidRDefault="008D1AB8">
      <w:pPr>
        <w:spacing w:before="2" w:line="235" w:lineRule="auto"/>
        <w:ind w:left="340" w:right="836"/>
        <w:rPr>
          <w:rFonts w:ascii="Arial" w:hAnsi="Arial" w:cs="Arial"/>
          <w:sz w:val="18"/>
        </w:rPr>
      </w:pPr>
      <w:hyperlink w:anchor="_bookmark1699" w:history="1">
        <w:r w:rsidR="00C12992" w:rsidRPr="001058B5">
          <w:rPr>
            <w:rFonts w:ascii="Arial" w:hAnsi="Arial" w:cs="Arial"/>
            <w:sz w:val="18"/>
          </w:rPr>
          <w:t>information stored in operating system file, 9-13</w:t>
        </w:r>
      </w:hyperlink>
      <w:r w:rsidR="00C12992" w:rsidRPr="001058B5">
        <w:rPr>
          <w:rFonts w:ascii="Arial" w:hAnsi="Arial" w:cs="Arial"/>
          <w:sz w:val="18"/>
        </w:rPr>
        <w:t xml:space="preserve"> </w:t>
      </w:r>
      <w:hyperlink w:anchor="_bookmark1621" w:history="1">
        <w:r w:rsidR="00C12992" w:rsidRPr="001058B5">
          <w:rPr>
            <w:rFonts w:ascii="Arial" w:hAnsi="Arial" w:cs="Arial"/>
            <w:sz w:val="18"/>
          </w:rPr>
          <w:t>mandatory auditing, 9-4</w:t>
        </w:r>
      </w:hyperlink>
    </w:p>
    <w:p w14:paraId="18891694" w14:textId="77777777" w:rsidR="008C539B" w:rsidRPr="001058B5" w:rsidRDefault="00C12992">
      <w:pPr>
        <w:spacing w:line="237" w:lineRule="auto"/>
        <w:ind w:left="580" w:right="3279" w:hanging="240"/>
        <w:rPr>
          <w:rFonts w:ascii="Arial" w:hAnsi="Arial" w:cs="Arial"/>
          <w:sz w:val="18"/>
        </w:rPr>
      </w:pPr>
      <w:r w:rsidRPr="001058B5">
        <w:rPr>
          <w:rFonts w:ascii="Arial" w:hAnsi="Arial" w:cs="Arial"/>
          <w:sz w:val="18"/>
        </w:rPr>
        <w:t xml:space="preserve">network auditing </w:t>
      </w:r>
      <w:hyperlink w:anchor="_bookmark1870" w:history="1">
        <w:r w:rsidRPr="001058B5">
          <w:rPr>
            <w:rFonts w:ascii="Arial" w:hAnsi="Arial" w:cs="Arial"/>
            <w:sz w:val="18"/>
          </w:rPr>
          <w:t>about, 9-34</w:t>
        </w:r>
      </w:hyperlink>
    </w:p>
    <w:p w14:paraId="5E33E2E9" w14:textId="77777777" w:rsidR="008C539B" w:rsidRPr="001058B5" w:rsidRDefault="008D1AB8">
      <w:pPr>
        <w:spacing w:line="217" w:lineRule="exact"/>
        <w:ind w:left="580"/>
        <w:rPr>
          <w:rFonts w:ascii="Arial" w:hAnsi="Arial" w:cs="Arial"/>
          <w:sz w:val="18"/>
        </w:rPr>
      </w:pPr>
      <w:hyperlink w:anchor="_bookmark1875" w:history="1">
        <w:r w:rsidR="00C12992" w:rsidRPr="001058B5">
          <w:rPr>
            <w:rFonts w:ascii="Arial" w:hAnsi="Arial" w:cs="Arial"/>
            <w:sz w:val="18"/>
          </w:rPr>
          <w:t>configuring, 9-34</w:t>
        </w:r>
      </w:hyperlink>
    </w:p>
    <w:p w14:paraId="0794F8DD" w14:textId="77777777" w:rsidR="008C539B" w:rsidRPr="001058B5" w:rsidRDefault="008D1AB8">
      <w:pPr>
        <w:spacing w:line="237" w:lineRule="auto"/>
        <w:ind w:left="580" w:right="1806"/>
        <w:rPr>
          <w:rFonts w:ascii="Arial" w:hAnsi="Arial" w:cs="Arial"/>
          <w:sz w:val="18"/>
        </w:rPr>
      </w:pPr>
      <w:hyperlink w:anchor="_bookmark1871" w:history="1">
        <w:r w:rsidR="00C12992" w:rsidRPr="001058B5">
          <w:rPr>
            <w:rFonts w:ascii="Arial" w:hAnsi="Arial" w:cs="Arial"/>
            <w:sz w:val="18"/>
          </w:rPr>
          <w:t>error types recorded, 9-34</w:t>
        </w:r>
      </w:hyperlink>
      <w:r w:rsidR="00C12992" w:rsidRPr="001058B5">
        <w:rPr>
          <w:rFonts w:ascii="Arial" w:hAnsi="Arial" w:cs="Arial"/>
          <w:sz w:val="18"/>
        </w:rPr>
        <w:t xml:space="preserve"> </w:t>
      </w:r>
      <w:hyperlink w:anchor="_bookmark1879" w:history="1">
        <w:r w:rsidR="00C12992" w:rsidRPr="001058B5">
          <w:rPr>
            <w:rFonts w:ascii="Arial" w:hAnsi="Arial" w:cs="Arial"/>
            <w:sz w:val="18"/>
          </w:rPr>
          <w:t>removing, 9-35</w:t>
        </w:r>
      </w:hyperlink>
    </w:p>
    <w:p w14:paraId="791BDF31" w14:textId="77777777" w:rsidR="008C539B" w:rsidRPr="001058B5" w:rsidRDefault="008D1AB8">
      <w:pPr>
        <w:spacing w:line="235" w:lineRule="auto"/>
        <w:ind w:left="340" w:right="2242"/>
        <w:rPr>
          <w:rFonts w:ascii="Arial" w:hAnsi="Arial" w:cs="Arial"/>
          <w:sz w:val="18"/>
        </w:rPr>
      </w:pPr>
      <w:hyperlink w:anchor="_bookmark1615" w:history="1">
        <w:r w:rsidR="00C12992" w:rsidRPr="001058B5">
          <w:rPr>
            <w:rFonts w:ascii="Arial" w:hAnsi="Arial" w:cs="Arial"/>
            <w:sz w:val="18"/>
          </w:rPr>
          <w:t>non-SYS activities audited, 9-3</w:t>
        </w:r>
      </w:hyperlink>
      <w:r w:rsidR="00C12992" w:rsidRPr="001058B5">
        <w:rPr>
          <w:rFonts w:ascii="Arial" w:hAnsi="Arial" w:cs="Arial"/>
          <w:sz w:val="18"/>
        </w:rPr>
        <w:t xml:space="preserve"> object auditing</w:t>
      </w:r>
    </w:p>
    <w:p w14:paraId="3D4E61BF" w14:textId="77777777" w:rsidR="008C539B" w:rsidRPr="001058B5" w:rsidRDefault="008D1AB8">
      <w:pPr>
        <w:spacing w:line="235" w:lineRule="auto"/>
        <w:ind w:left="340" w:right="1513" w:firstLine="240"/>
        <w:rPr>
          <w:rFonts w:ascii="Arial" w:hAnsi="Arial" w:cs="Arial"/>
          <w:sz w:val="18"/>
        </w:rPr>
      </w:pPr>
      <w:hyperlink w:anchor="_bookmark1813"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schema object </w:t>
      </w:r>
      <w:hyperlink w:anchor="_bookmark1697" w:history="1">
        <w:r w:rsidR="00C12992" w:rsidRPr="001058B5">
          <w:rPr>
            <w:rFonts w:ascii="Arial" w:hAnsi="Arial" w:cs="Arial"/>
            <w:sz w:val="18"/>
          </w:rPr>
          <w:t>operating system audit trail, 9-13</w:t>
        </w:r>
      </w:hyperlink>
    </w:p>
    <w:p w14:paraId="0308BB7A" w14:textId="77777777" w:rsidR="008C539B" w:rsidRPr="001058B5" w:rsidRDefault="008D1AB8">
      <w:pPr>
        <w:spacing w:line="220" w:lineRule="exact"/>
        <w:ind w:left="580"/>
        <w:rPr>
          <w:rFonts w:ascii="Arial" w:hAnsi="Arial" w:cs="Arial"/>
          <w:sz w:val="18"/>
        </w:rPr>
      </w:pPr>
      <w:hyperlink w:anchor="_bookmark1717" w:history="1">
        <w:r w:rsidR="00C12992" w:rsidRPr="001058B5">
          <w:rPr>
            <w:rFonts w:ascii="Arial" w:hAnsi="Arial" w:cs="Arial"/>
            <w:sz w:val="18"/>
          </w:rPr>
          <w:t>file location, 9-17</w:t>
        </w:r>
      </w:hyperlink>
    </w:p>
    <w:p w14:paraId="010CD7B2" w14:textId="77777777" w:rsidR="008C539B" w:rsidRPr="001058B5" w:rsidRDefault="008D1AB8">
      <w:pPr>
        <w:spacing w:before="2" w:line="235" w:lineRule="auto"/>
        <w:ind w:left="340" w:right="1513"/>
        <w:rPr>
          <w:rFonts w:ascii="Arial" w:hAnsi="Arial" w:cs="Arial"/>
          <w:sz w:val="18"/>
        </w:rPr>
      </w:pPr>
      <w:hyperlink w:anchor="_bookmark1709" w:history="1">
        <w:r w:rsidR="00C12992" w:rsidRPr="001058B5">
          <w:rPr>
            <w:rFonts w:ascii="Arial" w:hAnsi="Arial" w:cs="Arial"/>
            <w:sz w:val="18"/>
          </w:rPr>
          <w:t>operating system audit trail using, 9-16</w:t>
        </w:r>
      </w:hyperlink>
      <w:r w:rsidR="00C12992" w:rsidRPr="001058B5">
        <w:rPr>
          <w:rFonts w:ascii="Arial" w:hAnsi="Arial" w:cs="Arial"/>
          <w:sz w:val="18"/>
        </w:rPr>
        <w:t xml:space="preserve"> privilege auditing</w:t>
      </w:r>
    </w:p>
    <w:p w14:paraId="64BB66C2" w14:textId="77777777" w:rsidR="008C539B" w:rsidRPr="001058B5" w:rsidRDefault="008D1AB8">
      <w:pPr>
        <w:spacing w:line="220" w:lineRule="exact"/>
        <w:ind w:left="580"/>
        <w:rPr>
          <w:rFonts w:ascii="Arial" w:hAnsi="Arial" w:cs="Arial"/>
          <w:sz w:val="18"/>
        </w:rPr>
      </w:pPr>
      <w:hyperlink w:anchor="_bookmark1788" w:history="1">
        <w:r w:rsidR="00C12992" w:rsidRPr="001058B5">
          <w:rPr>
            <w:rFonts w:ascii="Arial" w:hAnsi="Arial" w:cs="Arial"/>
            <w:sz w:val="18"/>
          </w:rPr>
          <w:t>about, 9-26</w:t>
        </w:r>
      </w:hyperlink>
    </w:p>
    <w:p w14:paraId="04621FED" w14:textId="77777777" w:rsidR="008C539B" w:rsidRPr="001058B5" w:rsidRDefault="008D1AB8">
      <w:pPr>
        <w:spacing w:line="220" w:lineRule="exact"/>
        <w:ind w:left="580"/>
        <w:rPr>
          <w:rFonts w:ascii="Arial" w:hAnsi="Arial" w:cs="Arial"/>
          <w:sz w:val="18"/>
        </w:rPr>
      </w:pPr>
      <w:hyperlink w:anchor="_bookmark1792" w:history="1">
        <w:r w:rsidR="00C12992" w:rsidRPr="001058B5">
          <w:rPr>
            <w:rFonts w:ascii="Arial" w:hAnsi="Arial" w:cs="Arial"/>
            <w:sz w:val="18"/>
          </w:rPr>
          <w:t>configuring, 9-26</w:t>
        </w:r>
      </w:hyperlink>
    </w:p>
    <w:p w14:paraId="436F8CB5" w14:textId="77777777" w:rsidR="008C539B" w:rsidRPr="001058B5" w:rsidRDefault="008D1AB8">
      <w:pPr>
        <w:spacing w:line="220" w:lineRule="exact"/>
        <w:ind w:left="580"/>
        <w:rPr>
          <w:rFonts w:ascii="Arial" w:hAnsi="Arial" w:cs="Arial"/>
          <w:sz w:val="18"/>
        </w:rPr>
      </w:pPr>
      <w:hyperlink w:anchor="_bookmark1801" w:history="1">
        <w:r w:rsidR="00C12992" w:rsidRPr="001058B5">
          <w:rPr>
            <w:rFonts w:ascii="Arial" w:hAnsi="Arial" w:cs="Arial"/>
            <w:sz w:val="18"/>
          </w:rPr>
          <w:t>multitier environment, 9-27</w:t>
        </w:r>
      </w:hyperlink>
    </w:p>
    <w:p w14:paraId="2975CBC7" w14:textId="77777777" w:rsidR="008C539B" w:rsidRPr="001058B5" w:rsidRDefault="008D1AB8">
      <w:pPr>
        <w:spacing w:line="220" w:lineRule="exact"/>
        <w:ind w:left="580"/>
        <w:rPr>
          <w:rFonts w:ascii="Arial" w:hAnsi="Arial" w:cs="Arial"/>
          <w:sz w:val="18"/>
        </w:rPr>
      </w:pPr>
      <w:hyperlink w:anchor="_bookmark1793" w:history="1">
        <w:r w:rsidR="00C12992" w:rsidRPr="001058B5">
          <w:rPr>
            <w:rFonts w:ascii="Arial" w:hAnsi="Arial" w:cs="Arial"/>
            <w:sz w:val="18"/>
          </w:rPr>
          <w:t>options, 9-26</w:t>
        </w:r>
      </w:hyperlink>
    </w:p>
    <w:p w14:paraId="27176AD6" w14:textId="77777777" w:rsidR="008C539B" w:rsidRPr="001058B5" w:rsidRDefault="008D1AB8">
      <w:pPr>
        <w:spacing w:line="220" w:lineRule="exact"/>
        <w:ind w:left="580"/>
        <w:rPr>
          <w:rFonts w:ascii="Arial" w:hAnsi="Arial" w:cs="Arial"/>
          <w:sz w:val="18"/>
        </w:rPr>
      </w:pPr>
      <w:hyperlink w:anchor="_bookmark1797" w:history="1">
        <w:r w:rsidR="00C12992" w:rsidRPr="001058B5">
          <w:rPr>
            <w:rFonts w:ascii="Arial" w:hAnsi="Arial" w:cs="Arial"/>
            <w:sz w:val="18"/>
          </w:rPr>
          <w:t>removing, 9-27</w:t>
        </w:r>
      </w:hyperlink>
    </w:p>
    <w:p w14:paraId="486A498A" w14:textId="77777777" w:rsidR="008C539B" w:rsidRPr="001058B5" w:rsidRDefault="008D1AB8">
      <w:pPr>
        <w:spacing w:line="220" w:lineRule="exact"/>
        <w:ind w:left="580"/>
        <w:rPr>
          <w:rFonts w:ascii="Arial" w:hAnsi="Arial" w:cs="Arial"/>
          <w:sz w:val="18"/>
        </w:rPr>
      </w:pPr>
      <w:hyperlink w:anchor="_bookmark1790" w:history="1">
        <w:r w:rsidR="00C12992" w:rsidRPr="001058B5">
          <w:rPr>
            <w:rFonts w:ascii="Arial" w:hAnsi="Arial" w:cs="Arial"/>
            <w:sz w:val="18"/>
          </w:rPr>
          <w:t>types, 9-26</w:t>
        </w:r>
      </w:hyperlink>
    </w:p>
    <w:p w14:paraId="30941D02" w14:textId="77777777" w:rsidR="008C539B" w:rsidRPr="001058B5" w:rsidRDefault="008D1AB8">
      <w:pPr>
        <w:spacing w:before="2" w:line="235" w:lineRule="auto"/>
        <w:ind w:left="340" w:right="2359"/>
        <w:rPr>
          <w:rFonts w:ascii="Arial" w:hAnsi="Arial" w:cs="Arial"/>
          <w:sz w:val="18"/>
        </w:rPr>
      </w:pPr>
      <w:hyperlink w:anchor="_bookmark1646" w:history="1">
        <w:r w:rsidR="00C12992" w:rsidRPr="001058B5">
          <w:rPr>
            <w:rFonts w:ascii="Arial" w:hAnsi="Arial" w:cs="Arial"/>
            <w:sz w:val="18"/>
          </w:rPr>
          <w:t>privileges needed, 9-7</w:t>
        </w:r>
      </w:hyperlink>
      <w:r w:rsidR="00C12992" w:rsidRPr="001058B5">
        <w:rPr>
          <w:rFonts w:ascii="Arial" w:hAnsi="Arial" w:cs="Arial"/>
          <w:sz w:val="18"/>
        </w:rPr>
        <w:t xml:space="preserve"> </w:t>
      </w:r>
      <w:hyperlink w:anchor="_bookmark1831" w:history="1">
        <w:r w:rsidR="00C12992" w:rsidRPr="001058B5">
          <w:rPr>
            <w:rFonts w:ascii="Arial" w:hAnsi="Arial" w:cs="Arial"/>
            <w:sz w:val="18"/>
          </w:rPr>
          <w:t>procedures or functions, 9-31</w:t>
        </w:r>
      </w:hyperlink>
      <w:r w:rsidR="00C12992" w:rsidRPr="001058B5">
        <w:rPr>
          <w:rFonts w:ascii="Arial" w:hAnsi="Arial" w:cs="Arial"/>
          <w:sz w:val="18"/>
        </w:rPr>
        <w:t xml:space="preserve"> </w:t>
      </w:r>
      <w:hyperlink w:anchor="_bookmark1733" w:history="1">
        <w:r w:rsidR="00C12992" w:rsidRPr="001058B5">
          <w:rPr>
            <w:rFonts w:ascii="Arial" w:hAnsi="Arial" w:cs="Arial"/>
            <w:sz w:val="18"/>
          </w:rPr>
          <w:t>range of focus, 9-20</w:t>
        </w:r>
      </w:hyperlink>
    </w:p>
    <w:p w14:paraId="3D29A274" w14:textId="77777777" w:rsidR="008C539B" w:rsidRPr="001058B5" w:rsidRDefault="00C12992">
      <w:pPr>
        <w:spacing w:line="221" w:lineRule="exact"/>
        <w:ind w:left="340"/>
        <w:rPr>
          <w:rFonts w:ascii="Arial" w:hAnsi="Arial" w:cs="Arial"/>
          <w:sz w:val="18"/>
        </w:rPr>
      </w:pPr>
      <w:r w:rsidRPr="001058B5">
        <w:rPr>
          <w:rFonts w:ascii="Arial" w:hAnsi="Arial" w:cs="Arial"/>
          <w:sz w:val="18"/>
        </w:rPr>
        <w:t>records</w:t>
      </w:r>
    </w:p>
    <w:p w14:paraId="014A15FC" w14:textId="77777777" w:rsidR="008C539B" w:rsidRPr="001058B5" w:rsidRDefault="008D1AB8">
      <w:pPr>
        <w:spacing w:line="222" w:lineRule="exact"/>
        <w:ind w:left="580"/>
        <w:rPr>
          <w:rFonts w:ascii="Arial" w:hAnsi="Arial" w:cs="Arial"/>
          <w:sz w:val="18"/>
        </w:rPr>
      </w:pPr>
      <w:hyperlink w:anchor="_bookmark2027" w:history="1">
        <w:r w:rsidR="00C12992" w:rsidRPr="001058B5">
          <w:rPr>
            <w:rFonts w:ascii="Arial" w:hAnsi="Arial" w:cs="Arial"/>
            <w:sz w:val="18"/>
          </w:rPr>
          <w:t>archiving, 9-61</w:t>
        </w:r>
      </w:hyperlink>
    </w:p>
    <w:p w14:paraId="123A0FDC" w14:textId="77777777" w:rsidR="008C539B" w:rsidRPr="001058B5" w:rsidRDefault="008C539B">
      <w:pPr>
        <w:spacing w:line="222" w:lineRule="exact"/>
        <w:rPr>
          <w:rFonts w:ascii="Arial" w:hAnsi="Arial" w:cs="Arial"/>
          <w:sz w:val="18"/>
        </w:rPr>
        <w:sectPr w:rsidR="008C539B" w:rsidRPr="001058B5">
          <w:headerReference w:type="even" r:id="rId313"/>
          <w:footerReference w:type="even" r:id="rId314"/>
          <w:footerReference w:type="default" r:id="rId315"/>
          <w:pgSz w:w="12240" w:h="15840"/>
          <w:pgMar w:top="1200" w:right="1060" w:bottom="860" w:left="1100" w:header="0" w:footer="663" w:gutter="0"/>
          <w:cols w:num="2" w:space="720" w:equalWidth="0">
            <w:col w:w="4359" w:space="561"/>
            <w:col w:w="5160"/>
          </w:cols>
        </w:sectPr>
      </w:pPr>
    </w:p>
    <w:p w14:paraId="587F1DF3" w14:textId="77777777" w:rsidR="008C539B" w:rsidRPr="001058B5" w:rsidRDefault="008D1AB8">
      <w:pPr>
        <w:spacing w:before="70" w:line="235" w:lineRule="auto"/>
        <w:ind w:left="940" w:right="2710"/>
        <w:rPr>
          <w:rFonts w:ascii="Arial" w:hAnsi="Arial" w:cs="Arial"/>
          <w:sz w:val="18"/>
        </w:rPr>
      </w:pPr>
      <w:hyperlink w:anchor="_bookmark1754" w:history="1">
        <w:r w:rsidR="00C12992" w:rsidRPr="001058B5">
          <w:rPr>
            <w:rFonts w:ascii="Arial" w:hAnsi="Arial" w:cs="Arial"/>
            <w:sz w:val="18"/>
          </w:rPr>
          <w:t>removing, 9-23</w:t>
        </w:r>
      </w:hyperlink>
      <w:r w:rsidR="00C12992" w:rsidRPr="001058B5">
        <w:rPr>
          <w:rFonts w:ascii="Arial" w:hAnsi="Arial" w:cs="Arial"/>
          <w:sz w:val="18"/>
        </w:rPr>
        <w:t xml:space="preserve"> schema object</w:t>
      </w:r>
    </w:p>
    <w:p w14:paraId="1FACCD02" w14:textId="77777777" w:rsidR="008C539B" w:rsidRPr="001058B5" w:rsidRDefault="008D1AB8">
      <w:pPr>
        <w:spacing w:line="237" w:lineRule="auto"/>
        <w:ind w:left="940" w:right="891" w:firstLine="240"/>
        <w:rPr>
          <w:rFonts w:ascii="Arial" w:hAnsi="Arial" w:cs="Arial"/>
          <w:sz w:val="18"/>
        </w:rPr>
      </w:pPr>
      <w:hyperlink w:anchor="_bookmark1838" w:history="1">
        <w:r w:rsidR="00C12992" w:rsidRPr="001058B5">
          <w:rPr>
            <w:rFonts w:ascii="Arial" w:hAnsi="Arial" w:cs="Arial"/>
            <w:sz w:val="18"/>
          </w:rPr>
          <w:t>objects created in the future, 9-31</w:t>
        </w:r>
      </w:hyperlink>
      <w:r w:rsidR="00C12992" w:rsidRPr="001058B5">
        <w:rPr>
          <w:rFonts w:ascii="Arial" w:hAnsi="Arial" w:cs="Arial"/>
          <w:sz w:val="18"/>
        </w:rPr>
        <w:t xml:space="preserve"> schema object auditing</w:t>
      </w:r>
    </w:p>
    <w:p w14:paraId="434179BA" w14:textId="77777777" w:rsidR="008C539B" w:rsidRPr="001058B5" w:rsidRDefault="008D1AB8">
      <w:pPr>
        <w:spacing w:line="217" w:lineRule="exact"/>
        <w:ind w:left="1180"/>
        <w:rPr>
          <w:rFonts w:ascii="Arial" w:hAnsi="Arial" w:cs="Arial"/>
          <w:sz w:val="18"/>
        </w:rPr>
      </w:pPr>
      <w:hyperlink w:anchor="_bookmark1812" w:history="1">
        <w:r w:rsidR="00C12992" w:rsidRPr="001058B5">
          <w:rPr>
            <w:rFonts w:ascii="Arial" w:hAnsi="Arial" w:cs="Arial"/>
            <w:sz w:val="18"/>
          </w:rPr>
          <w:t>about, 9-29</w:t>
        </w:r>
      </w:hyperlink>
    </w:p>
    <w:p w14:paraId="41E7B0A8" w14:textId="77777777" w:rsidR="008C539B" w:rsidRPr="001058B5" w:rsidRDefault="008D1AB8">
      <w:pPr>
        <w:spacing w:line="220" w:lineRule="exact"/>
        <w:ind w:left="1180"/>
        <w:rPr>
          <w:rFonts w:ascii="Arial" w:hAnsi="Arial" w:cs="Arial"/>
          <w:sz w:val="18"/>
        </w:rPr>
      </w:pPr>
      <w:hyperlink w:anchor="_bookmark1824" w:history="1">
        <w:r w:rsidR="00C12992" w:rsidRPr="001058B5">
          <w:rPr>
            <w:rFonts w:ascii="Arial" w:hAnsi="Arial" w:cs="Arial"/>
            <w:sz w:val="18"/>
          </w:rPr>
          <w:t>enabling,   9-30</w:t>
        </w:r>
      </w:hyperlink>
    </w:p>
    <w:p w14:paraId="7070FFEF" w14:textId="77777777" w:rsidR="008C539B" w:rsidRPr="001058B5" w:rsidRDefault="008D1AB8">
      <w:pPr>
        <w:spacing w:line="220" w:lineRule="exact"/>
        <w:ind w:left="1180"/>
        <w:rPr>
          <w:rFonts w:ascii="Arial" w:hAnsi="Arial" w:cs="Arial"/>
          <w:sz w:val="18"/>
        </w:rPr>
      </w:pPr>
      <w:hyperlink w:anchor="_bookmark1825" w:history="1">
        <w:r w:rsidR="00C12992" w:rsidRPr="001058B5">
          <w:rPr>
            <w:rFonts w:ascii="Arial" w:hAnsi="Arial" w:cs="Arial"/>
            <w:sz w:val="18"/>
          </w:rPr>
          <w:t>example,   9-30</w:t>
        </w:r>
      </w:hyperlink>
    </w:p>
    <w:p w14:paraId="3A176B09" w14:textId="77777777" w:rsidR="008C539B" w:rsidRPr="001058B5" w:rsidRDefault="008D1AB8">
      <w:pPr>
        <w:spacing w:line="220" w:lineRule="exact"/>
        <w:ind w:left="1180"/>
        <w:rPr>
          <w:rFonts w:ascii="Arial" w:hAnsi="Arial" w:cs="Arial"/>
          <w:sz w:val="18"/>
        </w:rPr>
      </w:pPr>
      <w:hyperlink w:anchor="_bookmark1822" w:history="1">
        <w:r w:rsidR="00C12992" w:rsidRPr="001058B5">
          <w:rPr>
            <w:rFonts w:ascii="Arial" w:hAnsi="Arial" w:cs="Arial"/>
            <w:sz w:val="18"/>
          </w:rPr>
          <w:t>options, 9-29</w:t>
        </w:r>
      </w:hyperlink>
    </w:p>
    <w:p w14:paraId="2F7211CF" w14:textId="77777777" w:rsidR="008C539B" w:rsidRPr="001058B5" w:rsidRDefault="008D1AB8">
      <w:pPr>
        <w:spacing w:line="220" w:lineRule="exact"/>
        <w:ind w:left="1180"/>
        <w:rPr>
          <w:rFonts w:ascii="Arial" w:hAnsi="Arial" w:cs="Arial"/>
          <w:sz w:val="18"/>
        </w:rPr>
      </w:pPr>
      <w:hyperlink w:anchor="_bookmark1835" w:history="1">
        <w:r w:rsidR="00C12992" w:rsidRPr="001058B5">
          <w:rPr>
            <w:rFonts w:ascii="Arial" w:hAnsi="Arial" w:cs="Arial"/>
            <w:sz w:val="18"/>
          </w:rPr>
          <w:t>removing, 9-31</w:t>
        </w:r>
      </w:hyperlink>
    </w:p>
    <w:p w14:paraId="46220E5C" w14:textId="77777777" w:rsidR="008C539B" w:rsidRPr="001058B5" w:rsidRDefault="008D1AB8">
      <w:pPr>
        <w:spacing w:before="1" w:line="235" w:lineRule="auto"/>
        <w:ind w:left="940" w:right="2710" w:firstLine="240"/>
        <w:rPr>
          <w:rFonts w:ascii="Arial" w:hAnsi="Arial" w:cs="Arial"/>
          <w:sz w:val="18"/>
        </w:rPr>
      </w:pPr>
      <w:hyperlink w:anchor="_bookmark1817" w:history="1">
        <w:r w:rsidR="00C12992" w:rsidRPr="001058B5">
          <w:rPr>
            <w:rFonts w:ascii="Arial" w:hAnsi="Arial" w:cs="Arial"/>
            <w:sz w:val="18"/>
          </w:rPr>
          <w:t>types, 9-29</w:t>
        </w:r>
      </w:hyperlink>
      <w:r w:rsidR="00C12992" w:rsidRPr="001058B5">
        <w:rPr>
          <w:rFonts w:ascii="Arial" w:hAnsi="Arial" w:cs="Arial"/>
          <w:sz w:val="18"/>
        </w:rPr>
        <w:t xml:space="preserve"> SQL statement</w:t>
      </w:r>
    </w:p>
    <w:p w14:paraId="238DC94C" w14:textId="77777777" w:rsidR="008C539B" w:rsidRPr="001058B5" w:rsidRDefault="008D1AB8">
      <w:pPr>
        <w:spacing w:before="2" w:line="235" w:lineRule="auto"/>
        <w:ind w:left="940" w:firstLine="240"/>
        <w:rPr>
          <w:rFonts w:ascii="Arial" w:hAnsi="Arial" w:cs="Arial"/>
          <w:sz w:val="18"/>
        </w:rPr>
      </w:pPr>
      <w:hyperlink w:anchor="_bookmark1781" w:history="1">
        <w:r w:rsidR="00C12992" w:rsidRPr="001058B5">
          <w:rPr>
            <w:rFonts w:ascii="Arial" w:hAnsi="Arial" w:cs="Arial"/>
            <w:i/>
            <w:sz w:val="18"/>
          </w:rPr>
          <w:t xml:space="preserve">See </w:t>
        </w:r>
      </w:hyperlink>
      <w:r w:rsidR="00C12992" w:rsidRPr="001058B5">
        <w:rPr>
          <w:rFonts w:ascii="Arial" w:hAnsi="Arial" w:cs="Arial"/>
          <w:sz w:val="18"/>
        </w:rPr>
        <w:t>standard auditing, statement auditing statement auditing</w:t>
      </w:r>
    </w:p>
    <w:p w14:paraId="11703557" w14:textId="77777777" w:rsidR="008C539B" w:rsidRPr="001058B5" w:rsidRDefault="008D1AB8">
      <w:pPr>
        <w:spacing w:line="220" w:lineRule="exact"/>
        <w:ind w:left="1180"/>
        <w:rPr>
          <w:rFonts w:ascii="Arial" w:hAnsi="Arial" w:cs="Arial"/>
          <w:sz w:val="18"/>
        </w:rPr>
      </w:pPr>
      <w:hyperlink w:anchor="_bookmark1763" w:history="1">
        <w:r w:rsidR="00C12992" w:rsidRPr="001058B5">
          <w:rPr>
            <w:rFonts w:ascii="Arial" w:hAnsi="Arial" w:cs="Arial"/>
            <w:sz w:val="18"/>
          </w:rPr>
          <w:t>about, 9-23</w:t>
        </w:r>
      </w:hyperlink>
    </w:p>
    <w:p w14:paraId="18BAFE15" w14:textId="77777777" w:rsidR="008C539B" w:rsidRPr="001058B5" w:rsidRDefault="008D1AB8">
      <w:pPr>
        <w:spacing w:before="2" w:line="235" w:lineRule="auto"/>
        <w:ind w:left="1180" w:right="384"/>
        <w:rPr>
          <w:rFonts w:ascii="Arial" w:hAnsi="Arial" w:cs="Arial"/>
          <w:sz w:val="18"/>
        </w:rPr>
      </w:pPr>
      <w:hyperlink w:anchor="_bookmark1772" w:history="1">
        <w:r w:rsidR="00C12992" w:rsidRPr="001058B5">
          <w:rPr>
            <w:rFonts w:ascii="Arial" w:hAnsi="Arial" w:cs="Arial"/>
            <w:sz w:val="18"/>
          </w:rPr>
          <w:t>all statements for individual users,   9-24</w:t>
        </w:r>
      </w:hyperlink>
      <w:r w:rsidR="00C12992" w:rsidRPr="001058B5">
        <w:rPr>
          <w:rFonts w:ascii="Arial" w:hAnsi="Arial" w:cs="Arial"/>
          <w:sz w:val="18"/>
        </w:rPr>
        <w:t xml:space="preserve"> </w:t>
      </w:r>
      <w:hyperlink w:anchor="_bookmark1774" w:history="1">
        <w:r w:rsidR="00C12992" w:rsidRPr="001058B5">
          <w:rPr>
            <w:rFonts w:ascii="Arial" w:hAnsi="Arial" w:cs="Arial"/>
            <w:sz w:val="18"/>
          </w:rPr>
          <w:t>all statements for the current session, 9-24</w:t>
        </w:r>
      </w:hyperlink>
      <w:r w:rsidR="00C12992" w:rsidRPr="001058B5">
        <w:rPr>
          <w:rFonts w:ascii="Arial" w:hAnsi="Arial" w:cs="Arial"/>
          <w:sz w:val="18"/>
        </w:rPr>
        <w:t xml:space="preserve"> </w:t>
      </w:r>
      <w:hyperlink w:anchor="_bookmark1768" w:history="1">
        <w:r w:rsidR="00C12992" w:rsidRPr="001058B5">
          <w:rPr>
            <w:rFonts w:ascii="Arial" w:hAnsi="Arial" w:cs="Arial"/>
            <w:sz w:val="18"/>
          </w:rPr>
          <w:t>configuring,</w:t>
        </w:r>
        <w:r w:rsidR="00C12992" w:rsidRPr="001058B5">
          <w:rPr>
            <w:rFonts w:ascii="Arial" w:hAnsi="Arial" w:cs="Arial"/>
            <w:spacing w:val="42"/>
            <w:sz w:val="18"/>
          </w:rPr>
          <w:t xml:space="preserve"> </w:t>
        </w:r>
        <w:r w:rsidR="00C12992" w:rsidRPr="001058B5">
          <w:rPr>
            <w:rFonts w:ascii="Arial" w:hAnsi="Arial" w:cs="Arial"/>
            <w:sz w:val="18"/>
          </w:rPr>
          <w:t>9-24</w:t>
        </w:r>
      </w:hyperlink>
    </w:p>
    <w:p w14:paraId="58B23D4D" w14:textId="77777777" w:rsidR="008C539B" w:rsidRPr="001058B5" w:rsidRDefault="008D1AB8">
      <w:pPr>
        <w:spacing w:line="221" w:lineRule="exact"/>
        <w:ind w:left="1180"/>
        <w:rPr>
          <w:rFonts w:ascii="Arial" w:hAnsi="Arial" w:cs="Arial"/>
          <w:sz w:val="18"/>
        </w:rPr>
      </w:pPr>
      <w:hyperlink w:anchor="_bookmark1801" w:history="1">
        <w:r w:rsidR="00C12992" w:rsidRPr="001058B5">
          <w:rPr>
            <w:rFonts w:ascii="Arial" w:hAnsi="Arial" w:cs="Arial"/>
            <w:sz w:val="18"/>
          </w:rPr>
          <w:t>multitier environment, 9-27</w:t>
        </w:r>
      </w:hyperlink>
    </w:p>
    <w:p w14:paraId="48E68C5D" w14:textId="77777777" w:rsidR="008C539B" w:rsidRPr="001058B5" w:rsidRDefault="008D1AB8">
      <w:pPr>
        <w:spacing w:line="220" w:lineRule="exact"/>
        <w:ind w:left="1180"/>
        <w:rPr>
          <w:rFonts w:ascii="Arial" w:hAnsi="Arial" w:cs="Arial"/>
          <w:sz w:val="18"/>
        </w:rPr>
      </w:pPr>
      <w:hyperlink w:anchor="_bookmark1780" w:history="1">
        <w:r w:rsidR="00C12992" w:rsidRPr="001058B5">
          <w:rPr>
            <w:rFonts w:ascii="Arial" w:hAnsi="Arial" w:cs="Arial"/>
            <w:sz w:val="18"/>
          </w:rPr>
          <w:t>removing,   9-25</w:t>
        </w:r>
      </w:hyperlink>
    </w:p>
    <w:p w14:paraId="4FA39A02" w14:textId="77777777" w:rsidR="008C539B" w:rsidRPr="001058B5" w:rsidRDefault="008D1AB8">
      <w:pPr>
        <w:spacing w:line="237" w:lineRule="auto"/>
        <w:ind w:left="1540" w:right="526" w:hanging="360"/>
        <w:rPr>
          <w:rFonts w:ascii="Arial" w:hAnsi="Arial" w:cs="Arial"/>
          <w:sz w:val="18"/>
        </w:rPr>
      </w:pPr>
      <w:hyperlink w:anchor="_bookmark1773" w:history="1">
        <w:r w:rsidR="00C12992" w:rsidRPr="001058B5">
          <w:rPr>
            <w:rFonts w:ascii="Arial" w:hAnsi="Arial" w:cs="Arial"/>
            <w:sz w:val="18"/>
          </w:rPr>
          <w:t>SQL statement shortcuts by individual users, 9-24</w:t>
        </w:r>
      </w:hyperlink>
    </w:p>
    <w:p w14:paraId="525830D7" w14:textId="77777777" w:rsidR="008C539B" w:rsidRPr="001058B5" w:rsidRDefault="008D1AB8">
      <w:pPr>
        <w:spacing w:line="235" w:lineRule="auto"/>
        <w:ind w:left="1180" w:right="1704"/>
        <w:rPr>
          <w:rFonts w:ascii="Arial" w:hAnsi="Arial" w:cs="Arial"/>
          <w:sz w:val="18"/>
        </w:rPr>
      </w:pPr>
      <w:hyperlink w:anchor="_bookmark1769" w:history="1">
        <w:r w:rsidR="00C12992" w:rsidRPr="001058B5">
          <w:rPr>
            <w:rFonts w:ascii="Arial" w:hAnsi="Arial" w:cs="Arial"/>
            <w:sz w:val="18"/>
          </w:rPr>
          <w:t>statement level,  9-24</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types you can audit,</w:t>
        </w:r>
        <w:r w:rsidR="00C12992" w:rsidRPr="001058B5">
          <w:rPr>
            <w:rFonts w:ascii="Arial" w:hAnsi="Arial" w:cs="Arial"/>
            <w:spacing w:val="33"/>
            <w:sz w:val="18"/>
          </w:rPr>
          <w:t xml:space="preserve"> </w:t>
        </w:r>
        <w:r w:rsidR="00C12992" w:rsidRPr="001058B5">
          <w:rPr>
            <w:rFonts w:ascii="Arial" w:hAnsi="Arial" w:cs="Arial"/>
            <w:sz w:val="18"/>
          </w:rPr>
          <w:t>9-23</w:t>
        </w:r>
      </w:hyperlink>
    </w:p>
    <w:p w14:paraId="1C569A73" w14:textId="77777777" w:rsidR="008C539B" w:rsidRPr="001058B5" w:rsidRDefault="008D1AB8">
      <w:pPr>
        <w:spacing w:before="1" w:line="235" w:lineRule="auto"/>
        <w:ind w:left="940" w:right="526"/>
        <w:rPr>
          <w:rFonts w:ascii="Arial" w:hAnsi="Arial" w:cs="Arial"/>
          <w:sz w:val="18"/>
        </w:rPr>
      </w:pPr>
      <w:hyperlink w:anchor="_bookmark1744" w:history="1">
        <w:r w:rsidR="00C12992" w:rsidRPr="001058B5">
          <w:rPr>
            <w:rFonts w:ascii="Arial" w:hAnsi="Arial" w:cs="Arial"/>
            <w:sz w:val="18"/>
          </w:rPr>
          <w:t>statement executions, number of, 9-21</w:t>
        </w:r>
      </w:hyperlink>
      <w:r w:rsidR="00C12992" w:rsidRPr="001058B5">
        <w:rPr>
          <w:rFonts w:ascii="Arial" w:hAnsi="Arial" w:cs="Arial"/>
          <w:sz w:val="18"/>
        </w:rPr>
        <w:t xml:space="preserve"> </w:t>
      </w:r>
      <w:hyperlink w:anchor="_bookmark1740" w:history="1">
        <w:r w:rsidR="00C12992" w:rsidRPr="001058B5">
          <w:rPr>
            <w:rFonts w:ascii="Arial" w:hAnsi="Arial" w:cs="Arial"/>
            <w:sz w:val="18"/>
          </w:rPr>
          <w:t>successful or unsuccessful, 9-21</w:t>
        </w:r>
      </w:hyperlink>
    </w:p>
    <w:p w14:paraId="416FE84C" w14:textId="77777777" w:rsidR="008C539B" w:rsidRPr="001058B5" w:rsidRDefault="008D1AB8">
      <w:pPr>
        <w:spacing w:line="220" w:lineRule="exact"/>
        <w:ind w:left="1180"/>
        <w:rPr>
          <w:rFonts w:ascii="Arial" w:hAnsi="Arial" w:cs="Arial"/>
          <w:sz w:val="18"/>
        </w:rPr>
      </w:pPr>
      <w:hyperlink w:anchor="_bookmark1740" w:history="1">
        <w:r w:rsidR="00C12992" w:rsidRPr="001058B5">
          <w:rPr>
            <w:rFonts w:ascii="Arial" w:hAnsi="Arial" w:cs="Arial"/>
            <w:sz w:val="18"/>
          </w:rPr>
          <w:t>setting,   9-21</w:t>
        </w:r>
      </w:hyperlink>
    </w:p>
    <w:p w14:paraId="7D2F8020" w14:textId="77777777" w:rsidR="008C539B" w:rsidRPr="001058B5" w:rsidRDefault="008D1AB8">
      <w:pPr>
        <w:spacing w:line="220" w:lineRule="exact"/>
        <w:ind w:left="940"/>
        <w:rPr>
          <w:rFonts w:ascii="Arial" w:hAnsi="Arial" w:cs="Arial"/>
          <w:sz w:val="18"/>
        </w:rPr>
      </w:pPr>
      <w:hyperlink w:anchor="_bookmark1976" w:history="1">
        <w:r w:rsidR="00C12992" w:rsidRPr="001058B5">
          <w:rPr>
            <w:rFonts w:ascii="Arial" w:hAnsi="Arial" w:cs="Arial"/>
            <w:sz w:val="18"/>
          </w:rPr>
          <w:t>SYS users,   9-53</w:t>
        </w:r>
      </w:hyperlink>
    </w:p>
    <w:p w14:paraId="225347A2" w14:textId="77777777" w:rsidR="008C539B" w:rsidRPr="001058B5" w:rsidRDefault="008D1AB8">
      <w:pPr>
        <w:spacing w:before="1" w:line="235" w:lineRule="auto"/>
        <w:ind w:left="940" w:right="526"/>
        <w:rPr>
          <w:rFonts w:ascii="Arial" w:hAnsi="Arial" w:cs="Arial"/>
          <w:sz w:val="18"/>
        </w:rPr>
      </w:pPr>
      <w:hyperlink w:anchor="_bookmark1720" w:history="1">
        <w:r w:rsidR="00C12992" w:rsidRPr="001058B5">
          <w:rPr>
            <w:rFonts w:ascii="Arial" w:hAnsi="Arial" w:cs="Arial"/>
            <w:sz w:val="18"/>
          </w:rPr>
          <w:t>syslog audit trail on UNIX systems, 9-18</w:t>
        </w:r>
      </w:hyperlink>
      <w:r w:rsidR="00C12992" w:rsidRPr="001058B5">
        <w:rPr>
          <w:rFonts w:ascii="Arial" w:hAnsi="Arial" w:cs="Arial"/>
          <w:sz w:val="18"/>
        </w:rPr>
        <w:t xml:space="preserve"> </w:t>
      </w:r>
      <w:hyperlink w:anchor="_bookmark1751" w:history="1">
        <w:r w:rsidR="00C12992" w:rsidRPr="001058B5">
          <w:rPr>
            <w:rFonts w:ascii="Arial" w:hAnsi="Arial" w:cs="Arial"/>
            <w:sz w:val="18"/>
          </w:rPr>
          <w:t>user, 9-23</w:t>
        </w:r>
      </w:hyperlink>
    </w:p>
    <w:p w14:paraId="6FEFDD01" w14:textId="77777777" w:rsidR="008C539B" w:rsidRPr="001058B5" w:rsidRDefault="008D1AB8">
      <w:pPr>
        <w:spacing w:before="2" w:line="235" w:lineRule="auto"/>
        <w:ind w:left="1300" w:hanging="360"/>
        <w:rPr>
          <w:rFonts w:ascii="Arial" w:hAnsi="Arial" w:cs="Arial"/>
          <w:sz w:val="18"/>
        </w:rPr>
      </w:pPr>
      <w:hyperlink w:anchor="_bookmark1660" w:history="1">
        <w:r w:rsidR="00C12992" w:rsidRPr="001058B5">
          <w:rPr>
            <w:rFonts w:ascii="Arial" w:hAnsi="Arial" w:cs="Arial"/>
            <w:i/>
            <w:sz w:val="18"/>
          </w:rPr>
          <w:t xml:space="preserve">See also </w:t>
        </w:r>
      </w:hyperlink>
      <w:r w:rsidR="00C12992" w:rsidRPr="001058B5">
        <w:rPr>
          <w:rFonts w:ascii="Arial" w:hAnsi="Arial" w:cs="Arial"/>
          <w:sz w:val="18"/>
        </w:rPr>
        <w:t>auditing, standard audit trail, SYS.AUD$ table</w:t>
      </w:r>
    </w:p>
    <w:p w14:paraId="5FFE5052" w14:textId="77777777" w:rsidR="008C539B" w:rsidRPr="001058B5" w:rsidRDefault="008D1AB8">
      <w:pPr>
        <w:spacing w:line="237" w:lineRule="auto"/>
        <w:ind w:left="1060" w:right="367" w:hanging="360"/>
        <w:rPr>
          <w:rFonts w:ascii="Arial" w:hAnsi="Arial" w:cs="Arial"/>
          <w:sz w:val="18"/>
        </w:rPr>
      </w:pPr>
      <w:hyperlink w:anchor="_bookmark1403" w:history="1">
        <w:r w:rsidR="00C12992" w:rsidRPr="001058B5">
          <w:rPr>
            <w:rFonts w:ascii="Arial" w:hAnsi="Arial" w:cs="Arial"/>
            <w:sz w:val="18"/>
          </w:rPr>
          <w:t>statement_types parameter of DBMS_RLS.ADD_ POLICY procedure, 7-7</w:t>
        </w:r>
      </w:hyperlink>
    </w:p>
    <w:p w14:paraId="3A5C356D" w14:textId="77777777" w:rsidR="008C539B" w:rsidRPr="001058B5" w:rsidRDefault="008D1AB8">
      <w:pPr>
        <w:spacing w:line="217" w:lineRule="exact"/>
        <w:ind w:left="700"/>
        <w:rPr>
          <w:rFonts w:ascii="Arial" w:hAnsi="Arial" w:cs="Arial"/>
          <w:sz w:val="18"/>
        </w:rPr>
      </w:pPr>
      <w:hyperlink w:anchor="_bookmark1693" w:history="1">
        <w:r w:rsidR="00C12992" w:rsidRPr="001058B5">
          <w:rPr>
            <w:rFonts w:ascii="Arial" w:hAnsi="Arial" w:cs="Arial"/>
            <w:sz w:val="18"/>
          </w:rPr>
          <w:t>STMT_AUDIT_OPTION_MAP table, 9-12</w:t>
        </w:r>
      </w:hyperlink>
    </w:p>
    <w:p w14:paraId="7E7A760E" w14:textId="77777777" w:rsidR="008C539B" w:rsidRPr="001058B5" w:rsidRDefault="00C12992">
      <w:pPr>
        <w:spacing w:line="220" w:lineRule="exact"/>
        <w:ind w:left="700"/>
        <w:rPr>
          <w:rFonts w:ascii="Arial" w:hAnsi="Arial" w:cs="Arial"/>
          <w:sz w:val="18"/>
        </w:rPr>
      </w:pPr>
      <w:r w:rsidRPr="001058B5">
        <w:rPr>
          <w:rFonts w:ascii="Arial" w:hAnsi="Arial" w:cs="Arial"/>
          <w:sz w:val="18"/>
        </w:rPr>
        <w:t>storage</w:t>
      </w:r>
    </w:p>
    <w:p w14:paraId="3B0FE0A9" w14:textId="77777777" w:rsidR="008C539B" w:rsidRPr="001058B5" w:rsidRDefault="008D1AB8">
      <w:pPr>
        <w:spacing w:line="220" w:lineRule="exact"/>
        <w:ind w:left="940"/>
        <w:rPr>
          <w:rFonts w:ascii="Arial" w:hAnsi="Arial" w:cs="Arial"/>
          <w:sz w:val="18"/>
        </w:rPr>
      </w:pPr>
      <w:hyperlink w:anchor="_bookmark80" w:history="1">
        <w:r w:rsidR="00C12992" w:rsidRPr="001058B5">
          <w:rPr>
            <w:rFonts w:ascii="Arial" w:hAnsi="Arial" w:cs="Arial"/>
            <w:sz w:val="18"/>
          </w:rPr>
          <w:t>quotas and, 2-5</w:t>
        </w:r>
      </w:hyperlink>
    </w:p>
    <w:p w14:paraId="6B2A8AAF" w14:textId="77777777" w:rsidR="008C539B" w:rsidRPr="001058B5" w:rsidRDefault="008D1AB8">
      <w:pPr>
        <w:spacing w:before="1" w:line="235" w:lineRule="auto"/>
        <w:ind w:left="700" w:right="1966" w:firstLine="240"/>
        <w:rPr>
          <w:rFonts w:ascii="Arial" w:hAnsi="Arial" w:cs="Arial"/>
          <w:sz w:val="18"/>
        </w:rPr>
      </w:pPr>
      <w:hyperlink w:anchor="_bookmark86" w:history="1">
        <w:r w:rsidR="00C12992" w:rsidRPr="001058B5">
          <w:rPr>
            <w:rFonts w:ascii="Arial" w:hAnsi="Arial" w:cs="Arial"/>
            <w:sz w:val="18"/>
          </w:rPr>
          <w:t>unlimited quotas, 2-5</w:t>
        </w:r>
      </w:hyperlink>
      <w:r w:rsidR="00C12992" w:rsidRPr="001058B5">
        <w:rPr>
          <w:rFonts w:ascii="Arial" w:hAnsi="Arial" w:cs="Arial"/>
          <w:sz w:val="18"/>
        </w:rPr>
        <w:t xml:space="preserve"> stored procedures</w:t>
      </w:r>
    </w:p>
    <w:p w14:paraId="5A174CDD" w14:textId="77777777" w:rsidR="008C539B" w:rsidRPr="001058B5" w:rsidRDefault="008D1AB8">
      <w:pPr>
        <w:spacing w:before="2" w:line="235" w:lineRule="auto"/>
        <w:ind w:left="700" w:right="526" w:firstLine="240"/>
        <w:rPr>
          <w:rFonts w:ascii="Arial" w:hAnsi="Arial" w:cs="Arial"/>
          <w:sz w:val="18"/>
        </w:rPr>
      </w:pPr>
      <w:hyperlink w:anchor="_bookmark845" w:history="1">
        <w:r w:rsidR="00C12992" w:rsidRPr="001058B5">
          <w:rPr>
            <w:rFonts w:ascii="Arial" w:hAnsi="Arial" w:cs="Arial"/>
            <w:sz w:val="18"/>
          </w:rPr>
          <w:t>using privileges granted to PUBLIC, 4-45</w:t>
        </w:r>
      </w:hyperlink>
      <w:r w:rsidR="00C12992" w:rsidRPr="001058B5">
        <w:rPr>
          <w:rFonts w:ascii="Arial" w:hAnsi="Arial" w:cs="Arial"/>
          <w:sz w:val="18"/>
        </w:rPr>
        <w:t xml:space="preserve"> strong authentication</w:t>
      </w:r>
    </w:p>
    <w:p w14:paraId="4AECACB3" w14:textId="77777777" w:rsidR="008C539B" w:rsidRPr="001058B5" w:rsidRDefault="008D1AB8">
      <w:pPr>
        <w:spacing w:line="237" w:lineRule="auto"/>
        <w:ind w:left="1300" w:hanging="360"/>
        <w:rPr>
          <w:rFonts w:ascii="Arial" w:hAnsi="Arial" w:cs="Arial"/>
          <w:sz w:val="18"/>
        </w:rPr>
      </w:pPr>
      <w:hyperlink w:anchor="_bookmark320" w:history="1">
        <w:r w:rsidR="00C12992" w:rsidRPr="001058B5">
          <w:rPr>
            <w:rFonts w:ascii="Arial" w:hAnsi="Arial" w:cs="Arial"/>
            <w:sz w:val="18"/>
          </w:rPr>
          <w:t>centrally</w:t>
        </w:r>
        <w:r w:rsidR="00C12992" w:rsidRPr="001058B5">
          <w:rPr>
            <w:rFonts w:ascii="Arial" w:hAnsi="Arial" w:cs="Arial"/>
            <w:spacing w:val="-11"/>
            <w:sz w:val="18"/>
          </w:rPr>
          <w:t xml:space="preserve"> </w:t>
        </w:r>
        <w:r w:rsidR="00C12992" w:rsidRPr="001058B5">
          <w:rPr>
            <w:rFonts w:ascii="Arial" w:hAnsi="Arial" w:cs="Arial"/>
            <w:sz w:val="18"/>
          </w:rPr>
          <w:t>controlling</w:t>
        </w:r>
        <w:r w:rsidR="00C12992" w:rsidRPr="001058B5">
          <w:rPr>
            <w:rFonts w:ascii="Arial" w:hAnsi="Arial" w:cs="Arial"/>
            <w:spacing w:val="-11"/>
            <w:sz w:val="18"/>
          </w:rPr>
          <w:t xml:space="preserve"> </w:t>
        </w:r>
        <w:r w:rsidR="00C12992" w:rsidRPr="001058B5">
          <w:rPr>
            <w:rFonts w:ascii="Arial" w:hAnsi="Arial" w:cs="Arial"/>
            <w:sz w:val="18"/>
          </w:rPr>
          <w:t>SYSDBA</w:t>
        </w:r>
        <w:r w:rsidR="00C12992" w:rsidRPr="001058B5">
          <w:rPr>
            <w:rFonts w:ascii="Arial" w:hAnsi="Arial" w:cs="Arial"/>
            <w:spacing w:val="-11"/>
            <w:sz w:val="18"/>
          </w:rPr>
          <w:t xml:space="preserve"> </w:t>
        </w:r>
        <w:r w:rsidR="00C12992" w:rsidRPr="001058B5">
          <w:rPr>
            <w:rFonts w:ascii="Arial" w:hAnsi="Arial" w:cs="Arial"/>
            <w:sz w:val="18"/>
          </w:rPr>
          <w:t>and</w:t>
        </w:r>
        <w:r w:rsidR="00C12992" w:rsidRPr="001058B5">
          <w:rPr>
            <w:rFonts w:ascii="Arial" w:hAnsi="Arial" w:cs="Arial"/>
            <w:spacing w:val="-12"/>
            <w:sz w:val="18"/>
          </w:rPr>
          <w:t xml:space="preserve"> </w:t>
        </w:r>
        <w:r w:rsidR="00C12992" w:rsidRPr="001058B5">
          <w:rPr>
            <w:rFonts w:ascii="Arial" w:hAnsi="Arial" w:cs="Arial"/>
            <w:sz w:val="18"/>
          </w:rPr>
          <w:t>SYSOPER</w:t>
        </w:r>
        <w:r w:rsidR="00C12992" w:rsidRPr="001058B5">
          <w:rPr>
            <w:rFonts w:ascii="Arial" w:hAnsi="Arial" w:cs="Arial"/>
            <w:spacing w:val="-12"/>
            <w:sz w:val="18"/>
          </w:rPr>
          <w:t xml:space="preserve"> </w:t>
        </w:r>
        <w:r w:rsidR="00C12992" w:rsidRPr="001058B5">
          <w:rPr>
            <w:rFonts w:ascii="Arial" w:hAnsi="Arial" w:cs="Arial"/>
            <w:sz w:val="18"/>
          </w:rPr>
          <w:t>access to multiple databases,</w:t>
        </w:r>
        <w:r w:rsidR="00C12992" w:rsidRPr="001058B5">
          <w:rPr>
            <w:rFonts w:ascii="Arial" w:hAnsi="Arial" w:cs="Arial"/>
            <w:spacing w:val="40"/>
            <w:sz w:val="18"/>
          </w:rPr>
          <w:t xml:space="preserve"> </w:t>
        </w:r>
        <w:r w:rsidR="00C12992" w:rsidRPr="001058B5">
          <w:rPr>
            <w:rFonts w:ascii="Arial" w:hAnsi="Arial" w:cs="Arial"/>
            <w:sz w:val="18"/>
          </w:rPr>
          <w:t>3-22</w:t>
        </w:r>
      </w:hyperlink>
    </w:p>
    <w:p w14:paraId="74AA36E0" w14:textId="77777777" w:rsidR="008C539B" w:rsidRPr="001058B5" w:rsidRDefault="008D1AB8">
      <w:pPr>
        <w:spacing w:line="235" w:lineRule="auto"/>
        <w:ind w:left="700" w:right="2710" w:firstLine="240"/>
        <w:rPr>
          <w:rFonts w:ascii="Arial" w:hAnsi="Arial" w:cs="Arial"/>
          <w:sz w:val="18"/>
        </w:rPr>
      </w:pPr>
      <w:hyperlink w:anchor="_bookmark2188" w:history="1">
        <w:r w:rsidR="00C12992" w:rsidRPr="001058B5">
          <w:rPr>
            <w:rFonts w:ascii="Arial" w:hAnsi="Arial" w:cs="Arial"/>
            <w:sz w:val="18"/>
          </w:rPr>
          <w:t>guideline, 10-9</w:t>
        </w:r>
      </w:hyperlink>
      <w:r w:rsidR="00C12992" w:rsidRPr="001058B5">
        <w:rPr>
          <w:rFonts w:ascii="Arial" w:hAnsi="Arial" w:cs="Arial"/>
          <w:sz w:val="18"/>
        </w:rPr>
        <w:t xml:space="preserve"> symbolic links</w:t>
      </w:r>
    </w:p>
    <w:p w14:paraId="41082623" w14:textId="77777777" w:rsidR="008C539B" w:rsidRPr="001058B5" w:rsidRDefault="008D1AB8">
      <w:pPr>
        <w:spacing w:line="235" w:lineRule="auto"/>
        <w:ind w:left="700" w:right="1966" w:firstLine="240"/>
        <w:rPr>
          <w:rFonts w:ascii="Arial" w:hAnsi="Arial" w:cs="Arial"/>
          <w:sz w:val="18"/>
        </w:rPr>
      </w:pPr>
      <w:hyperlink w:anchor="_bookmark2209" w:history="1">
        <w:r w:rsidR="00C12992" w:rsidRPr="001058B5">
          <w:rPr>
            <w:rFonts w:ascii="Arial" w:hAnsi="Arial" w:cs="Arial"/>
            <w:sz w:val="18"/>
          </w:rPr>
          <w:t>restricting, 10-10</w:t>
        </w:r>
      </w:hyperlink>
      <w:r w:rsidR="00C12992" w:rsidRPr="001058B5">
        <w:rPr>
          <w:rFonts w:ascii="Arial" w:hAnsi="Arial" w:cs="Arial"/>
          <w:sz w:val="18"/>
        </w:rPr>
        <w:t xml:space="preserve"> synonyms</w:t>
      </w:r>
    </w:p>
    <w:p w14:paraId="70ABE2CE" w14:textId="77777777" w:rsidR="008C539B" w:rsidRPr="001058B5" w:rsidRDefault="008D1AB8">
      <w:pPr>
        <w:spacing w:line="237" w:lineRule="auto"/>
        <w:ind w:left="940" w:right="1512"/>
        <w:rPr>
          <w:rFonts w:ascii="Arial" w:hAnsi="Arial" w:cs="Arial"/>
          <w:sz w:val="18"/>
        </w:rPr>
      </w:pPr>
      <w:hyperlink w:anchor="_bookmark727" w:history="1">
        <w:r w:rsidR="00C12992" w:rsidRPr="001058B5">
          <w:rPr>
            <w:rFonts w:ascii="Arial" w:hAnsi="Arial" w:cs="Arial"/>
            <w:sz w:val="18"/>
          </w:rPr>
          <w:t>object privileges, 4-25</w:t>
        </w:r>
      </w:hyperlink>
      <w:r w:rsidR="00C12992" w:rsidRPr="001058B5">
        <w:rPr>
          <w:rFonts w:ascii="Arial" w:hAnsi="Arial" w:cs="Arial"/>
          <w:sz w:val="18"/>
        </w:rPr>
        <w:t xml:space="preserve"> </w:t>
      </w:r>
      <w:hyperlink w:anchor="_bookmark2143" w:history="1">
        <w:r w:rsidR="00C12992" w:rsidRPr="001058B5">
          <w:rPr>
            <w:rFonts w:ascii="Arial" w:hAnsi="Arial" w:cs="Arial"/>
            <w:sz w:val="18"/>
          </w:rPr>
          <w:t>privileges, guidelines on, 10-3</w:t>
        </w:r>
      </w:hyperlink>
    </w:p>
    <w:p w14:paraId="0D28EDBA" w14:textId="77777777" w:rsidR="008C539B" w:rsidRPr="001058B5" w:rsidRDefault="00C12992">
      <w:pPr>
        <w:spacing w:line="217" w:lineRule="exact"/>
        <w:ind w:left="700"/>
        <w:rPr>
          <w:rFonts w:ascii="Arial" w:hAnsi="Arial" w:cs="Arial"/>
          <w:sz w:val="18"/>
        </w:rPr>
      </w:pPr>
      <w:r w:rsidRPr="001058B5">
        <w:rPr>
          <w:rFonts w:ascii="Arial" w:hAnsi="Arial" w:cs="Arial"/>
          <w:sz w:val="18"/>
        </w:rPr>
        <w:t>SYS account</w:t>
      </w:r>
    </w:p>
    <w:p w14:paraId="7634B9D4" w14:textId="77777777" w:rsidR="008C539B" w:rsidRPr="001058B5" w:rsidRDefault="008D1AB8">
      <w:pPr>
        <w:spacing w:line="220" w:lineRule="exact"/>
        <w:ind w:left="940"/>
        <w:rPr>
          <w:rFonts w:ascii="Arial" w:hAnsi="Arial" w:cs="Arial"/>
          <w:sz w:val="18"/>
        </w:rPr>
      </w:pPr>
      <w:hyperlink w:anchor="_bookmark108" w:history="1">
        <w:r w:rsidR="00C12992" w:rsidRPr="001058B5">
          <w:rPr>
            <w:rFonts w:ascii="Arial" w:hAnsi="Arial" w:cs="Arial"/>
            <w:sz w:val="18"/>
          </w:rPr>
          <w:t>changing password, 2-9</w:t>
        </w:r>
      </w:hyperlink>
    </w:p>
    <w:p w14:paraId="5FCA023C" w14:textId="77777777" w:rsidR="008C539B" w:rsidRPr="001058B5" w:rsidRDefault="008D1AB8">
      <w:pPr>
        <w:spacing w:before="1" w:line="235" w:lineRule="auto"/>
        <w:ind w:left="700" w:right="1966" w:firstLine="240"/>
        <w:rPr>
          <w:rFonts w:ascii="Arial" w:hAnsi="Arial" w:cs="Arial"/>
          <w:sz w:val="18"/>
        </w:rPr>
      </w:pPr>
      <w:hyperlink w:anchor="_bookmark1525" w:history="1">
        <w:r w:rsidR="00C12992" w:rsidRPr="001058B5">
          <w:rPr>
            <w:rFonts w:ascii="Arial" w:hAnsi="Arial" w:cs="Arial"/>
            <w:sz w:val="18"/>
          </w:rPr>
          <w:t>policy enforcement, 7-37</w:t>
        </w:r>
      </w:hyperlink>
      <w:r w:rsidR="00C12992" w:rsidRPr="001058B5">
        <w:rPr>
          <w:rFonts w:ascii="Arial" w:hAnsi="Arial" w:cs="Arial"/>
          <w:sz w:val="18"/>
        </w:rPr>
        <w:t xml:space="preserve"> SYS and SYSTEM</w:t>
      </w:r>
    </w:p>
    <w:p w14:paraId="63C49A53" w14:textId="77777777" w:rsidR="008C539B" w:rsidRPr="001058B5" w:rsidRDefault="008D1AB8">
      <w:pPr>
        <w:spacing w:before="2" w:line="235" w:lineRule="auto"/>
        <w:ind w:left="700" w:right="2710" w:firstLine="240"/>
        <w:rPr>
          <w:rFonts w:ascii="Arial" w:hAnsi="Arial" w:cs="Arial"/>
          <w:sz w:val="18"/>
        </w:rPr>
      </w:pPr>
      <w:hyperlink w:anchor="_bookmark2184" w:history="1">
        <w:r w:rsidR="00C12992" w:rsidRPr="001058B5">
          <w:rPr>
            <w:rFonts w:ascii="Arial" w:hAnsi="Arial" w:cs="Arial"/>
            <w:sz w:val="18"/>
          </w:rPr>
          <w:t>passwords, 10-9</w:t>
        </w:r>
      </w:hyperlink>
      <w:r w:rsidR="00C12992" w:rsidRPr="001058B5">
        <w:rPr>
          <w:rFonts w:ascii="Arial" w:hAnsi="Arial" w:cs="Arial"/>
          <w:sz w:val="18"/>
        </w:rPr>
        <w:t xml:space="preserve"> SYS schema</w:t>
      </w:r>
    </w:p>
    <w:p w14:paraId="08615CE3" w14:textId="77777777" w:rsidR="008C539B" w:rsidRPr="001058B5" w:rsidRDefault="008D1AB8">
      <w:pPr>
        <w:spacing w:line="237" w:lineRule="auto"/>
        <w:ind w:left="700" w:right="1966" w:firstLine="240"/>
        <w:rPr>
          <w:rFonts w:ascii="Arial" w:hAnsi="Arial" w:cs="Arial"/>
          <w:sz w:val="18"/>
        </w:rPr>
      </w:pPr>
      <w:hyperlink w:anchor="_bookmark522" w:history="1">
        <w:r w:rsidR="00C12992" w:rsidRPr="001058B5">
          <w:rPr>
            <w:rFonts w:ascii="Arial" w:hAnsi="Arial" w:cs="Arial"/>
            <w:sz w:val="18"/>
          </w:rPr>
          <w:t>objects, access to, 4-4</w:t>
        </w:r>
      </w:hyperlink>
      <w:r w:rsidR="00C12992" w:rsidRPr="001058B5">
        <w:rPr>
          <w:rFonts w:ascii="Arial" w:hAnsi="Arial" w:cs="Arial"/>
          <w:sz w:val="18"/>
        </w:rPr>
        <w:t xml:space="preserve"> SYS_CONTEXT function</w:t>
      </w:r>
    </w:p>
    <w:p w14:paraId="1A35382D" w14:textId="77777777" w:rsidR="008C539B" w:rsidRPr="001058B5" w:rsidRDefault="008D1AB8">
      <w:pPr>
        <w:spacing w:line="217" w:lineRule="exact"/>
        <w:ind w:left="940"/>
        <w:rPr>
          <w:rFonts w:ascii="Arial" w:hAnsi="Arial" w:cs="Arial"/>
          <w:sz w:val="18"/>
        </w:rPr>
      </w:pPr>
      <w:hyperlink w:anchor="_bookmark1166" w:history="1">
        <w:r w:rsidR="00C12992" w:rsidRPr="001058B5">
          <w:rPr>
            <w:rFonts w:ascii="Arial" w:hAnsi="Arial" w:cs="Arial"/>
            <w:sz w:val="18"/>
          </w:rPr>
          <w:t>about, 6-7</w:t>
        </w:r>
      </w:hyperlink>
    </w:p>
    <w:p w14:paraId="06B8C34F" w14:textId="77777777" w:rsidR="008C539B" w:rsidRPr="001058B5" w:rsidRDefault="008D1AB8">
      <w:pPr>
        <w:spacing w:line="235" w:lineRule="auto"/>
        <w:ind w:left="940" w:right="891"/>
        <w:rPr>
          <w:rFonts w:ascii="Arial" w:hAnsi="Arial" w:cs="Arial"/>
          <w:sz w:val="18"/>
        </w:rPr>
      </w:pPr>
      <w:hyperlink w:anchor="_bookmark1776"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965" w:history="1">
        <w:r w:rsidR="00C12992" w:rsidRPr="001058B5">
          <w:rPr>
            <w:rFonts w:ascii="Arial" w:hAnsi="Arial" w:cs="Arial"/>
            <w:sz w:val="18"/>
          </w:rPr>
          <w:t>auditing nondatabase users with, 9-51</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database links,</w:t>
        </w:r>
        <w:r w:rsidR="00C12992" w:rsidRPr="001058B5">
          <w:rPr>
            <w:rFonts w:ascii="Arial" w:hAnsi="Arial" w:cs="Arial"/>
            <w:spacing w:val="41"/>
            <w:sz w:val="18"/>
          </w:rPr>
          <w:t xml:space="preserve"> </w:t>
        </w:r>
        <w:r w:rsidR="00C12992" w:rsidRPr="001058B5">
          <w:rPr>
            <w:rFonts w:ascii="Arial" w:hAnsi="Arial" w:cs="Arial"/>
            <w:sz w:val="18"/>
          </w:rPr>
          <w:t>6-9</w:t>
        </w:r>
      </w:hyperlink>
    </w:p>
    <w:p w14:paraId="79296093" w14:textId="77777777" w:rsidR="008C539B" w:rsidRPr="001058B5" w:rsidRDefault="00C12992">
      <w:pPr>
        <w:spacing w:before="70" w:line="235" w:lineRule="auto"/>
        <w:ind w:left="839" w:right="1604"/>
        <w:rPr>
          <w:rFonts w:ascii="Arial" w:hAnsi="Arial" w:cs="Arial"/>
          <w:sz w:val="18"/>
        </w:rPr>
      </w:pPr>
      <w:r w:rsidRPr="001058B5">
        <w:rPr>
          <w:rFonts w:ascii="Arial" w:hAnsi="Arial" w:cs="Arial"/>
        </w:rPr>
        <w:br w:type="column"/>
      </w:r>
      <w:hyperlink w:anchor="_bookmark1178" w:history="1">
        <w:r w:rsidRPr="001058B5">
          <w:rPr>
            <w:rFonts w:ascii="Arial" w:hAnsi="Arial" w:cs="Arial"/>
            <w:sz w:val="18"/>
          </w:rPr>
          <w:t>dynamic SQL statements, 6-8</w:t>
        </w:r>
      </w:hyperlink>
      <w:r w:rsidRPr="001058B5">
        <w:rPr>
          <w:rFonts w:ascii="Arial" w:hAnsi="Arial" w:cs="Arial"/>
          <w:sz w:val="18"/>
        </w:rPr>
        <w:t xml:space="preserve"> </w:t>
      </w:r>
      <w:hyperlink w:anchor="_bookmark1191" w:history="1">
        <w:r w:rsidRPr="001058B5">
          <w:rPr>
            <w:rFonts w:ascii="Arial" w:hAnsi="Arial" w:cs="Arial"/>
            <w:sz w:val="18"/>
          </w:rPr>
          <w:t>example, 6-10</w:t>
        </w:r>
      </w:hyperlink>
    </w:p>
    <w:p w14:paraId="436ACE0E" w14:textId="77777777" w:rsidR="008C539B" w:rsidRPr="001058B5" w:rsidRDefault="008D1AB8">
      <w:pPr>
        <w:spacing w:line="220" w:lineRule="exact"/>
        <w:ind w:left="839"/>
        <w:rPr>
          <w:rFonts w:ascii="Arial" w:hAnsi="Arial" w:cs="Arial"/>
          <w:sz w:val="18"/>
        </w:rPr>
      </w:pPr>
      <w:hyperlink w:anchor="_bookmark1180" w:history="1">
        <w:r w:rsidR="00C12992" w:rsidRPr="001058B5">
          <w:rPr>
            <w:rFonts w:ascii="Arial" w:hAnsi="Arial" w:cs="Arial"/>
            <w:sz w:val="18"/>
          </w:rPr>
          <w:t>parallel query, 6-9</w:t>
        </w:r>
      </w:hyperlink>
    </w:p>
    <w:p w14:paraId="736FC33A" w14:textId="77777777" w:rsidR="008C539B" w:rsidRPr="001058B5" w:rsidRDefault="008D1AB8">
      <w:pPr>
        <w:spacing w:line="220" w:lineRule="exact"/>
        <w:ind w:left="839"/>
        <w:rPr>
          <w:rFonts w:ascii="Arial" w:hAnsi="Arial" w:cs="Arial"/>
          <w:sz w:val="18"/>
        </w:rPr>
      </w:pPr>
      <w:hyperlink w:anchor="_bookmark1451" w:history="1">
        <w:r w:rsidR="00C12992" w:rsidRPr="001058B5">
          <w:rPr>
            <w:rFonts w:ascii="Arial" w:hAnsi="Arial" w:cs="Arial"/>
            <w:sz w:val="18"/>
          </w:rPr>
          <w:t>STATIC policies, 7-17</w:t>
        </w:r>
      </w:hyperlink>
    </w:p>
    <w:p w14:paraId="21A1879A" w14:textId="77777777" w:rsidR="008C539B" w:rsidRPr="001058B5" w:rsidRDefault="008D1AB8">
      <w:pPr>
        <w:spacing w:line="220" w:lineRule="exact"/>
        <w:ind w:left="839"/>
        <w:rPr>
          <w:rFonts w:ascii="Arial" w:hAnsi="Arial" w:cs="Arial"/>
          <w:sz w:val="18"/>
        </w:rPr>
      </w:pPr>
      <w:hyperlink w:anchor="_bookmark1171" w:history="1">
        <w:r w:rsidR="00C12992" w:rsidRPr="001058B5">
          <w:rPr>
            <w:rFonts w:ascii="Arial" w:hAnsi="Arial" w:cs="Arial"/>
            <w:sz w:val="18"/>
          </w:rPr>
          <w:t>syntax, 6-7</w:t>
        </w:r>
      </w:hyperlink>
    </w:p>
    <w:p w14:paraId="4CDBD86A" w14:textId="77777777" w:rsidR="008C539B" w:rsidRPr="001058B5" w:rsidRDefault="008D1AB8">
      <w:pPr>
        <w:spacing w:line="220" w:lineRule="exact"/>
        <w:ind w:left="839"/>
        <w:rPr>
          <w:rFonts w:ascii="Arial" w:hAnsi="Arial" w:cs="Arial"/>
          <w:sz w:val="18"/>
        </w:rPr>
      </w:pPr>
      <w:hyperlink w:anchor="_bookmark1047" w:history="1">
        <w:r w:rsidR="00C12992" w:rsidRPr="001058B5">
          <w:rPr>
            <w:rFonts w:ascii="Arial" w:hAnsi="Arial" w:cs="Arial"/>
            <w:sz w:val="18"/>
          </w:rPr>
          <w:t>validating users, 5-13</w:t>
        </w:r>
      </w:hyperlink>
    </w:p>
    <w:p w14:paraId="290A4090" w14:textId="77777777" w:rsidR="008C539B" w:rsidRPr="001058B5" w:rsidRDefault="008D1AB8">
      <w:pPr>
        <w:spacing w:before="2" w:line="235" w:lineRule="auto"/>
        <w:ind w:left="959" w:right="210" w:hanging="360"/>
        <w:rPr>
          <w:rFonts w:ascii="Arial" w:hAnsi="Arial" w:cs="Arial"/>
          <w:sz w:val="18"/>
        </w:rPr>
      </w:pPr>
      <w:hyperlink w:anchor="_bookmark1428" w:history="1">
        <w:r w:rsidR="00C12992" w:rsidRPr="001058B5">
          <w:rPr>
            <w:rFonts w:ascii="Arial" w:hAnsi="Arial" w:cs="Arial"/>
            <w:sz w:val="18"/>
          </w:rPr>
          <w:t>SYS_DEFAULT Oracle Virtual Private Database policy group, 7-12</w:t>
        </w:r>
      </w:hyperlink>
    </w:p>
    <w:p w14:paraId="095B96ED" w14:textId="77777777" w:rsidR="008C539B" w:rsidRPr="001058B5" w:rsidRDefault="00C12992">
      <w:pPr>
        <w:spacing w:before="2" w:line="235" w:lineRule="auto"/>
        <w:ind w:left="839" w:right="2684" w:hanging="240"/>
        <w:rPr>
          <w:rFonts w:ascii="Arial" w:hAnsi="Arial" w:cs="Arial"/>
          <w:sz w:val="18"/>
        </w:rPr>
      </w:pPr>
      <w:r w:rsidRPr="001058B5">
        <w:rPr>
          <w:rFonts w:ascii="Arial" w:hAnsi="Arial" w:cs="Arial"/>
          <w:sz w:val="18"/>
        </w:rPr>
        <w:t xml:space="preserve">SYS.AUD$ table </w:t>
      </w:r>
      <w:hyperlink w:anchor="_bookmark2003" w:history="1">
        <w:r w:rsidRPr="001058B5">
          <w:rPr>
            <w:rFonts w:ascii="Arial" w:hAnsi="Arial" w:cs="Arial"/>
            <w:sz w:val="18"/>
          </w:rPr>
          <w:t>about, 9-58</w:t>
        </w:r>
      </w:hyperlink>
    </w:p>
    <w:p w14:paraId="19B9C7EF" w14:textId="77777777" w:rsidR="008C539B" w:rsidRPr="001058B5" w:rsidRDefault="008D1AB8">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0737DA65" w14:textId="77777777" w:rsidR="008C539B" w:rsidRPr="001058B5" w:rsidRDefault="008D1AB8">
      <w:pPr>
        <w:spacing w:before="2" w:line="235" w:lineRule="auto"/>
        <w:ind w:left="839" w:right="1604"/>
        <w:rPr>
          <w:rFonts w:ascii="Arial" w:hAnsi="Arial" w:cs="Arial"/>
          <w:sz w:val="18"/>
        </w:rPr>
      </w:pPr>
      <w:hyperlink w:anchor="_bookmark1671" w:history="1">
        <w:r w:rsidR="00C12992" w:rsidRPr="001058B5">
          <w:rPr>
            <w:rFonts w:ascii="Arial" w:hAnsi="Arial" w:cs="Arial"/>
            <w:sz w:val="18"/>
          </w:rPr>
          <w:t>audit records, writing to, 9-10</w:t>
        </w:r>
      </w:hyperlink>
      <w:r w:rsidR="00C12992" w:rsidRPr="001058B5">
        <w:rPr>
          <w:rFonts w:ascii="Arial" w:hAnsi="Arial" w:cs="Arial"/>
          <w:sz w:val="18"/>
        </w:rPr>
        <w:t xml:space="preserve"> </w:t>
      </w:r>
      <w:hyperlink w:anchor="_bookmark2005" w:history="1">
        <w:r w:rsidR="00C12992" w:rsidRPr="001058B5">
          <w:rPr>
            <w:rFonts w:ascii="Arial" w:hAnsi="Arial" w:cs="Arial"/>
            <w:sz w:val="18"/>
          </w:rPr>
          <w:t>contents, 9-58</w:t>
        </w:r>
      </w:hyperlink>
    </w:p>
    <w:p w14:paraId="04C1FB82" w14:textId="77777777" w:rsidR="008C539B" w:rsidRPr="001058B5" w:rsidRDefault="008D1AB8">
      <w:pPr>
        <w:spacing w:line="237" w:lineRule="auto"/>
        <w:ind w:left="839" w:right="789"/>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3" w:history="1">
        <w:r w:rsidR="00C12992" w:rsidRPr="001058B5">
          <w:rPr>
            <w:rFonts w:ascii="Arial" w:hAnsi="Arial" w:cs="Arial"/>
            <w:sz w:val="18"/>
          </w:rPr>
          <w:t>location in Oracle Database Vault</w:t>
        </w:r>
      </w:hyperlink>
    </w:p>
    <w:p w14:paraId="20DA6127" w14:textId="77777777" w:rsidR="008C539B" w:rsidRPr="001058B5" w:rsidRDefault="008D1AB8">
      <w:pPr>
        <w:spacing w:line="217" w:lineRule="exact"/>
        <w:ind w:left="1199"/>
        <w:rPr>
          <w:rFonts w:ascii="Arial" w:hAnsi="Arial" w:cs="Arial"/>
          <w:sz w:val="18"/>
        </w:rPr>
      </w:pPr>
      <w:hyperlink w:anchor="_bookmark1613" w:history="1">
        <w:r w:rsidR="00C12992" w:rsidRPr="001058B5">
          <w:rPr>
            <w:rFonts w:ascii="Arial" w:hAnsi="Arial" w:cs="Arial"/>
            <w:sz w:val="18"/>
          </w:rPr>
          <w:t>environment, 9-3</w:t>
        </w:r>
      </w:hyperlink>
    </w:p>
    <w:p w14:paraId="74CDCE1C" w14:textId="77777777" w:rsidR="008C539B" w:rsidRPr="001058B5" w:rsidRDefault="008D1AB8">
      <w:pPr>
        <w:spacing w:before="1" w:line="235" w:lineRule="auto"/>
        <w:ind w:left="839" w:right="1095"/>
        <w:rPr>
          <w:rFonts w:ascii="Arial" w:hAnsi="Arial" w:cs="Arial"/>
          <w:sz w:val="18"/>
        </w:rPr>
      </w:pPr>
      <w:hyperlink w:anchor="_bookmark1991" w:history="1">
        <w:r w:rsidR="00C12992" w:rsidRPr="001058B5">
          <w:rPr>
            <w:rFonts w:ascii="Arial" w:hAnsi="Arial" w:cs="Arial"/>
            <w:sz w:val="18"/>
          </w:rPr>
          <w:t>modifying manually, dangers of, 9-55</w:t>
        </w:r>
      </w:hyperlink>
      <w:r w:rsidR="00C12992" w:rsidRPr="001058B5">
        <w:rPr>
          <w:rFonts w:ascii="Arial" w:hAnsi="Arial" w:cs="Arial"/>
          <w:sz w:val="18"/>
        </w:rPr>
        <w:t xml:space="preserve"> </w:t>
      </w:r>
      <w:hyperlink w:anchor="_bookmark1617" w:history="1">
        <w:r w:rsidR="00C12992" w:rsidRPr="001058B5">
          <w:rPr>
            <w:rFonts w:ascii="Arial" w:hAnsi="Arial" w:cs="Arial"/>
            <w:sz w:val="18"/>
          </w:rPr>
          <w:t>non-SYS actions audited,    9-3</w:t>
        </w:r>
      </w:hyperlink>
      <w:hyperlink w:anchor="_bookmark2028" w:history="1">
        <w:r w:rsidR="00C12992" w:rsidRPr="001058B5">
          <w:rPr>
            <w:rFonts w:ascii="Arial" w:hAnsi="Arial" w:cs="Arial"/>
            <w:sz w:val="18"/>
          </w:rPr>
          <w:t xml:space="preserve"> purging,</w:t>
        </w:r>
        <w:r w:rsidR="00C12992" w:rsidRPr="001058B5">
          <w:rPr>
            <w:rFonts w:ascii="Arial" w:hAnsi="Arial" w:cs="Arial"/>
            <w:spacing w:val="42"/>
            <w:sz w:val="18"/>
          </w:rPr>
          <w:t xml:space="preserve"> </w:t>
        </w:r>
        <w:r w:rsidR="00C12992" w:rsidRPr="001058B5">
          <w:rPr>
            <w:rFonts w:ascii="Arial" w:hAnsi="Arial" w:cs="Arial"/>
            <w:sz w:val="18"/>
          </w:rPr>
          <w:t>9-61</w:t>
        </w:r>
      </w:hyperlink>
    </w:p>
    <w:p w14:paraId="16690A2D" w14:textId="77777777" w:rsidR="008C539B" w:rsidRPr="001058B5" w:rsidRDefault="008D1AB8">
      <w:pPr>
        <w:spacing w:line="221" w:lineRule="exact"/>
        <w:ind w:left="839"/>
        <w:rPr>
          <w:rFonts w:ascii="Arial" w:hAnsi="Arial" w:cs="Arial"/>
          <w:sz w:val="18"/>
        </w:rPr>
      </w:pPr>
      <w:hyperlink w:anchor="_bookmark2008" w:history="1">
        <w:r w:rsidR="00C12992" w:rsidRPr="001058B5">
          <w:rPr>
            <w:rFonts w:ascii="Arial" w:hAnsi="Arial" w:cs="Arial"/>
            <w:sz w:val="18"/>
          </w:rPr>
          <w:t>too full or unavailable, 9-58</w:t>
        </w:r>
      </w:hyperlink>
    </w:p>
    <w:p w14:paraId="56B81984" w14:textId="77777777" w:rsidR="008C539B" w:rsidRPr="001058B5" w:rsidRDefault="008D1AB8">
      <w:pPr>
        <w:spacing w:before="2" w:line="235" w:lineRule="auto"/>
        <w:ind w:left="599" w:right="2157" w:firstLine="240"/>
        <w:rPr>
          <w:rFonts w:ascii="Arial" w:hAnsi="Arial" w:cs="Arial"/>
          <w:sz w:val="18"/>
        </w:rPr>
      </w:pPr>
      <w:hyperlink w:anchor="_bookmark2004" w:history="1">
        <w:r w:rsidR="00C12992" w:rsidRPr="001058B5">
          <w:rPr>
            <w:rFonts w:ascii="Arial" w:hAnsi="Arial" w:cs="Arial"/>
            <w:i/>
            <w:sz w:val="18"/>
          </w:rPr>
          <w:t xml:space="preserve">See also </w:t>
        </w:r>
      </w:hyperlink>
      <w:r w:rsidR="00C12992" w:rsidRPr="001058B5">
        <w:rPr>
          <w:rFonts w:ascii="Arial" w:hAnsi="Arial" w:cs="Arial"/>
          <w:sz w:val="18"/>
        </w:rPr>
        <w:t>standard auditing SYSAUX tablespace</w:t>
      </w:r>
    </w:p>
    <w:p w14:paraId="6FB7CD7E" w14:textId="77777777" w:rsidR="008C539B" w:rsidRPr="001058B5" w:rsidRDefault="008D1AB8">
      <w:pPr>
        <w:spacing w:line="237" w:lineRule="auto"/>
        <w:ind w:left="599" w:firstLine="240"/>
        <w:rPr>
          <w:rFonts w:ascii="Arial" w:hAnsi="Arial" w:cs="Arial"/>
          <w:sz w:val="18"/>
        </w:rPr>
      </w:pPr>
      <w:hyperlink w:anchor="_bookmark2017" w:history="1">
        <w:r w:rsidR="00C12992" w:rsidRPr="001058B5">
          <w:rPr>
            <w:rFonts w:ascii="Arial" w:hAnsi="Arial" w:cs="Arial"/>
            <w:sz w:val="18"/>
          </w:rPr>
          <w:t>moving database audit trail tables to, 9-60</w:t>
        </w:r>
      </w:hyperlink>
      <w:r w:rsidR="00C12992" w:rsidRPr="001058B5">
        <w:rPr>
          <w:rFonts w:ascii="Arial" w:hAnsi="Arial" w:cs="Arial"/>
          <w:sz w:val="18"/>
        </w:rPr>
        <w:t xml:space="preserve"> SYS.FGA_LOG$</w:t>
      </w:r>
    </w:p>
    <w:p w14:paraId="7953543B" w14:textId="77777777" w:rsidR="008C539B" w:rsidRPr="001058B5" w:rsidRDefault="008D1AB8">
      <w:pPr>
        <w:spacing w:line="235" w:lineRule="auto"/>
        <w:ind w:left="599" w:right="1604" w:firstLine="240"/>
        <w:rPr>
          <w:rFonts w:ascii="Arial" w:hAnsi="Arial" w:cs="Arial"/>
          <w:sz w:val="18"/>
        </w:rPr>
      </w:pPr>
      <w:hyperlink w:anchor="_bookmark1911" w:history="1">
        <w:r w:rsidR="00C12992" w:rsidRPr="001058B5">
          <w:rPr>
            <w:rFonts w:ascii="Arial" w:hAnsi="Arial" w:cs="Arial"/>
            <w:sz w:val="18"/>
          </w:rPr>
          <w:t>fine-grained auditing, 9-38</w:t>
        </w:r>
      </w:hyperlink>
      <w:r w:rsidR="00C12992" w:rsidRPr="001058B5">
        <w:rPr>
          <w:rFonts w:ascii="Arial" w:hAnsi="Arial" w:cs="Arial"/>
          <w:sz w:val="18"/>
        </w:rPr>
        <w:t xml:space="preserve"> SYS.FGA_LOG$ table</w:t>
      </w:r>
    </w:p>
    <w:p w14:paraId="0CD34636" w14:textId="77777777" w:rsidR="008C539B" w:rsidRPr="001058B5" w:rsidRDefault="008D1AB8">
      <w:pPr>
        <w:spacing w:line="220" w:lineRule="exact"/>
        <w:ind w:left="839"/>
        <w:rPr>
          <w:rFonts w:ascii="Arial" w:hAnsi="Arial" w:cs="Arial"/>
          <w:sz w:val="18"/>
        </w:rPr>
      </w:pPr>
      <w:hyperlink w:anchor="_bookmark2003" w:history="1">
        <w:r w:rsidR="00C12992" w:rsidRPr="001058B5">
          <w:rPr>
            <w:rFonts w:ascii="Arial" w:hAnsi="Arial" w:cs="Arial"/>
            <w:sz w:val="18"/>
          </w:rPr>
          <w:t>about, 9-58</w:t>
        </w:r>
      </w:hyperlink>
    </w:p>
    <w:p w14:paraId="203932F3" w14:textId="77777777" w:rsidR="008C539B" w:rsidRPr="001058B5" w:rsidRDefault="008D1AB8">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4D6469FF" w14:textId="77777777" w:rsidR="008C539B" w:rsidRPr="001058B5" w:rsidRDefault="008D1AB8">
      <w:pPr>
        <w:spacing w:line="220" w:lineRule="exact"/>
        <w:ind w:left="839"/>
        <w:rPr>
          <w:rFonts w:ascii="Arial" w:hAnsi="Arial" w:cs="Arial"/>
          <w:sz w:val="18"/>
        </w:rPr>
      </w:pPr>
      <w:hyperlink w:anchor="_bookmark2005" w:history="1">
        <w:r w:rsidR="00C12992" w:rsidRPr="001058B5">
          <w:rPr>
            <w:rFonts w:ascii="Arial" w:hAnsi="Arial" w:cs="Arial"/>
            <w:sz w:val="18"/>
          </w:rPr>
          <w:t>contents, 9-58</w:t>
        </w:r>
      </w:hyperlink>
    </w:p>
    <w:p w14:paraId="20432DAF" w14:textId="77777777" w:rsidR="008C539B" w:rsidRPr="001058B5" w:rsidRDefault="008D1AB8">
      <w:pPr>
        <w:spacing w:line="235" w:lineRule="auto"/>
        <w:ind w:left="839" w:right="1071"/>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8" w:history="1">
        <w:r w:rsidR="00C12992" w:rsidRPr="001058B5">
          <w:rPr>
            <w:rFonts w:ascii="Arial" w:hAnsi="Arial" w:cs="Arial"/>
            <w:sz w:val="18"/>
          </w:rPr>
          <w:t>non-SYS actions audited, 9-3</w:t>
        </w:r>
      </w:hyperlink>
    </w:p>
    <w:p w14:paraId="4C3C6871" w14:textId="77777777" w:rsidR="008C539B" w:rsidRPr="001058B5" w:rsidRDefault="008D1AB8">
      <w:pPr>
        <w:spacing w:line="220" w:lineRule="exact"/>
        <w:ind w:left="839"/>
        <w:rPr>
          <w:rFonts w:ascii="Arial" w:hAnsi="Arial" w:cs="Arial"/>
          <w:sz w:val="18"/>
        </w:rPr>
      </w:pPr>
      <w:hyperlink w:anchor="_bookmark2028" w:history="1">
        <w:r w:rsidR="00C12992" w:rsidRPr="001058B5">
          <w:rPr>
            <w:rFonts w:ascii="Arial" w:hAnsi="Arial" w:cs="Arial"/>
            <w:sz w:val="18"/>
          </w:rPr>
          <w:t>purging, 9-61</w:t>
        </w:r>
      </w:hyperlink>
    </w:p>
    <w:p w14:paraId="447F9709" w14:textId="77777777" w:rsidR="008C539B" w:rsidRPr="001058B5" w:rsidRDefault="008D1AB8">
      <w:pPr>
        <w:spacing w:before="2" w:line="235" w:lineRule="auto"/>
        <w:ind w:left="599" w:right="789" w:firstLine="240"/>
        <w:rPr>
          <w:rFonts w:ascii="Arial" w:hAnsi="Arial" w:cs="Arial"/>
          <w:sz w:val="18"/>
        </w:rPr>
      </w:pPr>
      <w:hyperlink w:anchor="_bookmark2008" w:history="1">
        <w:r w:rsidR="00C12992" w:rsidRPr="001058B5">
          <w:rPr>
            <w:rFonts w:ascii="Arial" w:hAnsi="Arial" w:cs="Arial"/>
            <w:sz w:val="18"/>
          </w:rPr>
          <w:t>too full or unavailable, 9-58</w:t>
        </w:r>
      </w:hyperlink>
      <w:r w:rsidR="00C12992" w:rsidRPr="001058B5">
        <w:rPr>
          <w:rFonts w:ascii="Arial" w:hAnsi="Arial" w:cs="Arial"/>
          <w:sz w:val="18"/>
        </w:rPr>
        <w:t xml:space="preserve"> SYS.FGA_LOGS$ table</w:t>
      </w:r>
    </w:p>
    <w:p w14:paraId="6DD201E5" w14:textId="77777777" w:rsidR="008C539B" w:rsidRPr="001058B5" w:rsidRDefault="008D1AB8">
      <w:pPr>
        <w:spacing w:line="237" w:lineRule="auto"/>
        <w:ind w:left="599" w:right="1890" w:firstLine="240"/>
        <w:rPr>
          <w:rFonts w:ascii="Arial" w:hAnsi="Arial" w:cs="Arial"/>
          <w:sz w:val="18"/>
        </w:rPr>
      </w:pPr>
      <w:hyperlink w:anchor="_bookmark2006" w:history="1">
        <w:r w:rsidR="00C12992" w:rsidRPr="001058B5">
          <w:rPr>
            <w:rFonts w:ascii="Arial" w:hAnsi="Arial" w:cs="Arial"/>
            <w:i/>
            <w:sz w:val="18"/>
          </w:rPr>
          <w:t xml:space="preserve">See also </w:t>
        </w:r>
      </w:hyperlink>
      <w:r w:rsidR="00C12992" w:rsidRPr="001058B5">
        <w:rPr>
          <w:rFonts w:ascii="Arial" w:hAnsi="Arial" w:cs="Arial"/>
          <w:sz w:val="18"/>
        </w:rPr>
        <w:t>fine-grained auditing syslog audit trail</w:t>
      </w:r>
    </w:p>
    <w:p w14:paraId="2C9F8EED" w14:textId="77777777" w:rsidR="008C539B" w:rsidRPr="001058B5" w:rsidRDefault="008D1AB8">
      <w:pPr>
        <w:spacing w:line="217" w:lineRule="exact"/>
        <w:ind w:left="839"/>
        <w:rPr>
          <w:rFonts w:ascii="Arial" w:hAnsi="Arial" w:cs="Arial"/>
          <w:sz w:val="18"/>
        </w:rPr>
      </w:pPr>
      <w:hyperlink w:anchor="_bookmark1723" w:history="1">
        <w:r w:rsidR="00C12992" w:rsidRPr="001058B5">
          <w:rPr>
            <w:rFonts w:ascii="Arial" w:hAnsi="Arial" w:cs="Arial"/>
            <w:sz w:val="18"/>
          </w:rPr>
          <w:t>about, 9-18</w:t>
        </w:r>
      </w:hyperlink>
    </w:p>
    <w:p w14:paraId="003AE0C2" w14:textId="77777777" w:rsidR="008C539B" w:rsidRPr="001058B5" w:rsidRDefault="008D1AB8">
      <w:pPr>
        <w:spacing w:line="220" w:lineRule="exact"/>
        <w:ind w:left="839"/>
        <w:rPr>
          <w:rFonts w:ascii="Arial" w:hAnsi="Arial" w:cs="Arial"/>
          <w:sz w:val="18"/>
        </w:rPr>
      </w:pPr>
      <w:hyperlink w:anchor="_bookmark1727" w:history="1">
        <w:r w:rsidR="00C12992" w:rsidRPr="001058B5">
          <w:rPr>
            <w:rFonts w:ascii="Arial" w:hAnsi="Arial" w:cs="Arial"/>
            <w:sz w:val="18"/>
          </w:rPr>
          <w:t>appearance,   9-19</w:t>
        </w:r>
      </w:hyperlink>
    </w:p>
    <w:p w14:paraId="6DCD30F7" w14:textId="77777777" w:rsidR="008C539B" w:rsidRPr="001058B5" w:rsidRDefault="008D1AB8">
      <w:pPr>
        <w:spacing w:line="220" w:lineRule="exact"/>
        <w:ind w:left="839"/>
        <w:rPr>
          <w:rFonts w:ascii="Arial" w:hAnsi="Arial" w:cs="Arial"/>
          <w:sz w:val="18"/>
        </w:rPr>
      </w:pPr>
      <w:hyperlink w:anchor="_bookmark1730" w:history="1">
        <w:r w:rsidR="00C12992" w:rsidRPr="001058B5">
          <w:rPr>
            <w:rFonts w:ascii="Arial" w:hAnsi="Arial" w:cs="Arial"/>
            <w:sz w:val="18"/>
          </w:rPr>
          <w:t>configuring,   9-19</w:t>
        </w:r>
      </w:hyperlink>
    </w:p>
    <w:p w14:paraId="73DC604D" w14:textId="77777777" w:rsidR="008C539B" w:rsidRPr="001058B5" w:rsidRDefault="008D1AB8">
      <w:pPr>
        <w:spacing w:line="220" w:lineRule="exact"/>
        <w:ind w:left="839"/>
        <w:rPr>
          <w:rFonts w:ascii="Arial" w:hAnsi="Arial" w:cs="Arial"/>
          <w:sz w:val="18"/>
        </w:rPr>
      </w:pPr>
      <w:hyperlink w:anchor="_bookmark1725" w:history="1">
        <w:r w:rsidR="00C12992" w:rsidRPr="001058B5">
          <w:rPr>
            <w:rFonts w:ascii="Arial" w:hAnsi="Arial" w:cs="Arial"/>
            <w:sz w:val="18"/>
          </w:rPr>
          <w:t>format, 9-19</w:t>
        </w:r>
      </w:hyperlink>
    </w:p>
    <w:p w14:paraId="686759D7" w14:textId="77777777" w:rsidR="008C539B" w:rsidRPr="001058B5" w:rsidRDefault="008D1AB8">
      <w:pPr>
        <w:spacing w:line="237" w:lineRule="auto"/>
        <w:ind w:left="839"/>
        <w:rPr>
          <w:rFonts w:ascii="Arial" w:hAnsi="Arial" w:cs="Arial"/>
          <w:sz w:val="18"/>
        </w:rPr>
      </w:pPr>
      <w:hyperlink w:anchor="_bookmark1685" w:history="1">
        <w:r w:rsidR="00C12992" w:rsidRPr="001058B5">
          <w:rPr>
            <w:rFonts w:ascii="Arial" w:hAnsi="Arial" w:cs="Arial"/>
            <w:sz w:val="18"/>
          </w:rPr>
          <w:t>format when AUDIT_TRAIL is set to XML, 9-11</w:t>
        </w:r>
      </w:hyperlink>
      <w:r w:rsidR="00C12992" w:rsidRPr="001058B5">
        <w:rPr>
          <w:rFonts w:ascii="Arial" w:hAnsi="Arial" w:cs="Arial"/>
          <w:sz w:val="18"/>
        </w:rPr>
        <w:t xml:space="preserve"> </w:t>
      </w:r>
      <w:hyperlink w:anchor="_bookmark1624" w:history="1">
        <w:r w:rsidR="00C12992" w:rsidRPr="001058B5">
          <w:rPr>
            <w:rFonts w:ascii="Arial" w:hAnsi="Arial" w:cs="Arial"/>
            <w:sz w:val="18"/>
          </w:rPr>
          <w:t>mandatory audit records written to, 9-4</w:t>
        </w:r>
      </w:hyperlink>
    </w:p>
    <w:p w14:paraId="5FEE6E49" w14:textId="77777777" w:rsidR="008C539B" w:rsidRPr="001058B5" w:rsidRDefault="008D1AB8">
      <w:pPr>
        <w:spacing w:line="217" w:lineRule="exact"/>
        <w:ind w:left="599"/>
        <w:rPr>
          <w:rFonts w:ascii="Arial" w:hAnsi="Arial" w:cs="Arial"/>
          <w:sz w:val="18"/>
        </w:rPr>
      </w:pPr>
      <w:hyperlink w:anchor="_bookmark2183" w:history="1">
        <w:r w:rsidR="00C12992" w:rsidRPr="001058B5">
          <w:rPr>
            <w:rFonts w:ascii="Arial" w:hAnsi="Arial" w:cs="Arial"/>
            <w:sz w:val="18"/>
          </w:rPr>
          <w:t>SYSMAN user account, 10-9</w:t>
        </w:r>
      </w:hyperlink>
    </w:p>
    <w:p w14:paraId="5909D6E9" w14:textId="77777777" w:rsidR="008C539B" w:rsidRPr="001058B5" w:rsidRDefault="008D1AB8">
      <w:pPr>
        <w:spacing w:line="237" w:lineRule="auto"/>
        <w:ind w:left="599" w:right="1604"/>
        <w:rPr>
          <w:rFonts w:ascii="Arial" w:hAnsi="Arial" w:cs="Arial"/>
          <w:sz w:val="18"/>
        </w:rPr>
      </w:pPr>
      <w:hyperlink w:anchor="_bookmark2137" w:history="1">
        <w:r w:rsidR="00C12992" w:rsidRPr="001058B5">
          <w:rPr>
            <w:rFonts w:ascii="Arial" w:hAnsi="Arial" w:cs="Arial"/>
            <w:sz w:val="18"/>
          </w:rPr>
          <w:t>SYS-privileged connections, 10-2</w:t>
        </w:r>
      </w:hyperlink>
      <w:r w:rsidR="00C12992" w:rsidRPr="001058B5">
        <w:rPr>
          <w:rFonts w:ascii="Arial" w:hAnsi="Arial" w:cs="Arial"/>
          <w:sz w:val="18"/>
        </w:rPr>
        <w:t xml:space="preserve"> System Global Area (SGA)</w:t>
      </w:r>
    </w:p>
    <w:p w14:paraId="6986942A" w14:textId="77777777" w:rsidR="008C539B" w:rsidRPr="001058B5" w:rsidRDefault="008D1AB8">
      <w:pPr>
        <w:spacing w:line="235" w:lineRule="auto"/>
        <w:ind w:left="839" w:right="1095"/>
        <w:rPr>
          <w:rFonts w:ascii="Arial" w:hAnsi="Arial" w:cs="Arial"/>
          <w:sz w:val="18"/>
        </w:rPr>
      </w:pPr>
      <w:hyperlink w:anchor="_bookmark1135" w:history="1">
        <w:r w:rsidR="00C12992" w:rsidRPr="001058B5">
          <w:rPr>
            <w:rFonts w:ascii="Arial" w:hAnsi="Arial" w:cs="Arial"/>
            <w:sz w:val="18"/>
          </w:rPr>
          <w:t>application contexts, storing in, 6-2</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global application context information</w:t>
        </w:r>
      </w:hyperlink>
    </w:p>
    <w:p w14:paraId="6AEF0232" w14:textId="77777777" w:rsidR="008C539B" w:rsidRPr="001058B5" w:rsidRDefault="008D1AB8">
      <w:pPr>
        <w:spacing w:line="220" w:lineRule="exact"/>
        <w:ind w:left="1199"/>
        <w:rPr>
          <w:rFonts w:ascii="Arial" w:hAnsi="Arial" w:cs="Arial"/>
          <w:sz w:val="18"/>
        </w:rPr>
      </w:pPr>
      <w:hyperlink w:anchor="_bookmark1244" w:history="1">
        <w:r w:rsidR="00C12992" w:rsidRPr="001058B5">
          <w:rPr>
            <w:rFonts w:ascii="Arial" w:hAnsi="Arial" w:cs="Arial"/>
            <w:sz w:val="18"/>
          </w:rPr>
          <w:t>location, 6-22</w:t>
        </w:r>
      </w:hyperlink>
    </w:p>
    <w:p w14:paraId="6E342A6D" w14:textId="77777777" w:rsidR="008C539B" w:rsidRPr="001058B5" w:rsidRDefault="008D1AB8">
      <w:pPr>
        <w:spacing w:line="235" w:lineRule="auto"/>
        <w:ind w:left="599" w:right="1604" w:firstLine="240"/>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privileges, 10-2</w:t>
        </w:r>
      </w:hyperlink>
    </w:p>
    <w:p w14:paraId="624C97F3" w14:textId="77777777" w:rsidR="008C539B" w:rsidRPr="001058B5" w:rsidRDefault="008D1AB8">
      <w:pPr>
        <w:spacing w:line="220" w:lineRule="exact"/>
        <w:ind w:left="839"/>
        <w:rPr>
          <w:rFonts w:ascii="Arial" w:hAnsi="Arial" w:cs="Arial"/>
          <w:sz w:val="18"/>
        </w:rPr>
      </w:pPr>
      <w:hyperlink w:anchor="_bookmark509" w:history="1">
        <w:r w:rsidR="00C12992" w:rsidRPr="001058B5">
          <w:rPr>
            <w:rFonts w:ascii="Arial" w:hAnsi="Arial" w:cs="Arial"/>
            <w:sz w:val="18"/>
          </w:rPr>
          <w:t>about, 4-3</w:t>
        </w:r>
      </w:hyperlink>
    </w:p>
    <w:p w14:paraId="2F6E24F6" w14:textId="77777777" w:rsidR="008C539B" w:rsidRPr="001058B5" w:rsidRDefault="008D1AB8">
      <w:pPr>
        <w:spacing w:line="237" w:lineRule="auto"/>
        <w:ind w:left="839" w:right="2318"/>
        <w:rPr>
          <w:rFonts w:ascii="Arial" w:hAnsi="Arial" w:cs="Arial"/>
          <w:sz w:val="18"/>
        </w:rPr>
      </w:pPr>
      <w:hyperlink w:anchor="_bookmark532" w:history="1">
        <w:r w:rsidR="00C12992" w:rsidRPr="001058B5">
          <w:rPr>
            <w:rFonts w:ascii="Arial" w:hAnsi="Arial" w:cs="Arial"/>
            <w:sz w:val="18"/>
          </w:rPr>
          <w:t>ADMIN OPTION, 4-5</w:t>
        </w:r>
      </w:hyperlink>
      <w:r w:rsidR="00C12992" w:rsidRPr="001058B5">
        <w:rPr>
          <w:rFonts w:ascii="Arial" w:hAnsi="Arial" w:cs="Arial"/>
          <w:sz w:val="18"/>
        </w:rPr>
        <w:t xml:space="preserve"> ANY</w:t>
      </w:r>
    </w:p>
    <w:p w14:paraId="2F8CC97C" w14:textId="77777777" w:rsidR="008C539B" w:rsidRPr="001058B5" w:rsidRDefault="008D1AB8">
      <w:pPr>
        <w:spacing w:line="235" w:lineRule="auto"/>
        <w:ind w:left="839" w:right="1604"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w:t>
      </w:r>
      <w:hyperlink w:anchor="_bookmark513" w:history="1">
        <w:r w:rsidR="00C12992" w:rsidRPr="001058B5">
          <w:rPr>
            <w:rFonts w:ascii="Arial" w:hAnsi="Arial" w:cs="Arial"/>
            <w:sz w:val="18"/>
          </w:rPr>
          <w:t>ANY system privileges, 4-3</w:t>
        </w:r>
      </w:hyperlink>
    </w:p>
    <w:p w14:paraId="471A64E6" w14:textId="77777777" w:rsidR="008C539B" w:rsidRPr="001058B5" w:rsidRDefault="008D1AB8">
      <w:pPr>
        <w:spacing w:line="235" w:lineRule="auto"/>
        <w:ind w:left="839"/>
        <w:rPr>
          <w:rFonts w:ascii="Arial" w:hAnsi="Arial" w:cs="Arial"/>
          <w:sz w:val="18"/>
        </w:rPr>
      </w:pPr>
      <w:hyperlink w:anchor="_bookmark817" w:history="1">
        <w:r w:rsidR="00C12992" w:rsidRPr="001058B5">
          <w:rPr>
            <w:rFonts w:ascii="Arial" w:hAnsi="Arial" w:cs="Arial"/>
            <w:sz w:val="18"/>
          </w:rPr>
          <w:t xml:space="preserve">GRANT ANY OBJECT PRIVILEGE, 4-39, </w:t>
        </w:r>
      </w:hyperlink>
      <w:hyperlink w:anchor="_bookmark831" w:history="1">
        <w:r w:rsidR="00C12992" w:rsidRPr="001058B5">
          <w:rPr>
            <w:rFonts w:ascii="Arial" w:hAnsi="Arial" w:cs="Arial"/>
            <w:sz w:val="18"/>
          </w:rPr>
          <w:t>4-42</w:t>
        </w:r>
      </w:hyperlink>
      <w:r w:rsidR="00C12992" w:rsidRPr="001058B5">
        <w:rPr>
          <w:rFonts w:ascii="Arial" w:hAnsi="Arial" w:cs="Arial"/>
          <w:sz w:val="18"/>
        </w:rPr>
        <w:t xml:space="preserve"> </w:t>
      </w:r>
      <w:hyperlink w:anchor="_bookmark532" w:history="1">
        <w:r w:rsidR="00C12992" w:rsidRPr="001058B5">
          <w:rPr>
            <w:rFonts w:ascii="Arial" w:hAnsi="Arial" w:cs="Arial"/>
            <w:sz w:val="18"/>
          </w:rPr>
          <w:t>GRANT ANY PRIVILEGE, 4-5</w:t>
        </w:r>
      </w:hyperlink>
    </w:p>
    <w:p w14:paraId="5A9DB700" w14:textId="77777777" w:rsidR="008C539B" w:rsidRPr="001058B5" w:rsidRDefault="008D1AB8">
      <w:pPr>
        <w:spacing w:line="220" w:lineRule="exact"/>
        <w:ind w:left="839"/>
        <w:rPr>
          <w:rFonts w:ascii="Arial" w:hAnsi="Arial" w:cs="Arial"/>
          <w:sz w:val="18"/>
        </w:rPr>
      </w:pPr>
      <w:hyperlink w:anchor="_bookmark795" w:history="1">
        <w:r w:rsidR="00C12992" w:rsidRPr="001058B5">
          <w:rPr>
            <w:rFonts w:ascii="Arial" w:hAnsi="Arial" w:cs="Arial"/>
            <w:sz w:val="18"/>
          </w:rPr>
          <w:t>granting, 4-37</w:t>
        </w:r>
      </w:hyperlink>
    </w:p>
    <w:p w14:paraId="6F8266F8" w14:textId="77777777" w:rsidR="008C539B" w:rsidRPr="001058B5" w:rsidRDefault="008D1AB8">
      <w:pPr>
        <w:spacing w:before="2" w:line="235" w:lineRule="auto"/>
        <w:ind w:left="839" w:right="1604"/>
        <w:rPr>
          <w:rFonts w:ascii="Arial" w:hAnsi="Arial" w:cs="Arial"/>
          <w:sz w:val="18"/>
        </w:rPr>
      </w:pPr>
      <w:hyperlink w:anchor="_bookmark529" w:history="1">
        <w:r w:rsidR="00C12992" w:rsidRPr="001058B5">
          <w:rPr>
            <w:rFonts w:ascii="Arial" w:hAnsi="Arial" w:cs="Arial"/>
            <w:sz w:val="18"/>
          </w:rPr>
          <w:t>granting and revoking, 4-4</w:t>
        </w:r>
      </w:hyperlink>
      <w:r w:rsidR="00C12992" w:rsidRPr="001058B5">
        <w:rPr>
          <w:rFonts w:ascii="Arial" w:hAnsi="Arial" w:cs="Arial"/>
          <w:sz w:val="18"/>
        </w:rPr>
        <w:t xml:space="preserve"> </w:t>
      </w:r>
      <w:hyperlink w:anchor="_bookmark510" w:history="1">
        <w:r w:rsidR="00C12992" w:rsidRPr="001058B5">
          <w:rPr>
            <w:rFonts w:ascii="Arial" w:hAnsi="Arial" w:cs="Arial"/>
            <w:sz w:val="18"/>
          </w:rPr>
          <w:t>power of, 4-3</w:t>
        </w:r>
      </w:hyperlink>
    </w:p>
    <w:p w14:paraId="78B52E7A" w14:textId="77777777" w:rsidR="008C539B" w:rsidRPr="001058B5" w:rsidRDefault="008C539B">
      <w:pPr>
        <w:spacing w:line="235" w:lineRule="auto"/>
        <w:rPr>
          <w:rFonts w:ascii="Arial" w:hAnsi="Arial" w:cs="Arial"/>
          <w:sz w:val="18"/>
        </w:rPr>
        <w:sectPr w:rsidR="008C539B" w:rsidRPr="001058B5">
          <w:headerReference w:type="default" r:id="rId316"/>
          <w:pgSz w:w="12240" w:h="15840"/>
          <w:pgMar w:top="1200" w:right="1060" w:bottom="860" w:left="1100" w:header="0" w:footer="663" w:gutter="0"/>
          <w:cols w:num="2" w:space="720" w:equalWidth="0">
            <w:col w:w="4981" w:space="40"/>
            <w:col w:w="5059"/>
          </w:cols>
        </w:sectPr>
      </w:pPr>
    </w:p>
    <w:p w14:paraId="59C4FE39" w14:textId="77777777" w:rsidR="008C539B" w:rsidRPr="001058B5" w:rsidRDefault="008D1AB8">
      <w:pPr>
        <w:spacing w:before="67" w:line="222" w:lineRule="exact"/>
        <w:ind w:left="340"/>
        <w:rPr>
          <w:rFonts w:ascii="Arial" w:hAnsi="Arial" w:cs="Arial"/>
          <w:sz w:val="18"/>
        </w:rPr>
      </w:pPr>
      <w:hyperlink w:anchor="_bookmark512" w:history="1">
        <w:r w:rsidR="00C12992" w:rsidRPr="001058B5">
          <w:rPr>
            <w:rFonts w:ascii="Arial" w:hAnsi="Arial" w:cs="Arial"/>
            <w:sz w:val="18"/>
          </w:rPr>
          <w:t>restriction needs, 4-3</w:t>
        </w:r>
      </w:hyperlink>
    </w:p>
    <w:p w14:paraId="7559ACF1" w14:textId="77777777" w:rsidR="008C539B" w:rsidRPr="001058B5" w:rsidRDefault="008D1AB8">
      <w:pPr>
        <w:spacing w:before="1" w:line="235" w:lineRule="auto"/>
        <w:ind w:left="340" w:right="1054"/>
        <w:rPr>
          <w:rFonts w:ascii="Arial" w:hAnsi="Arial" w:cs="Arial"/>
          <w:sz w:val="18"/>
        </w:rPr>
      </w:pPr>
      <w:hyperlink w:anchor="_bookmark840" w:history="1">
        <w:r w:rsidR="00C12992" w:rsidRPr="001058B5">
          <w:rPr>
            <w:rFonts w:ascii="Arial" w:hAnsi="Arial" w:cs="Arial"/>
            <w:sz w:val="18"/>
          </w:rPr>
          <w:t>revoking, cascading effect of, 4-44</w:t>
        </w:r>
      </w:hyperlink>
      <w:r w:rsidR="00C12992" w:rsidRPr="001058B5">
        <w:rPr>
          <w:rFonts w:ascii="Arial" w:hAnsi="Arial" w:cs="Arial"/>
          <w:sz w:val="18"/>
        </w:rPr>
        <w:t xml:space="preserve"> </w:t>
      </w:r>
      <w:hyperlink w:anchor="_bookmark2202" w:history="1">
        <w:r w:rsidR="00C12992" w:rsidRPr="001058B5">
          <w:rPr>
            <w:rFonts w:ascii="Arial" w:hAnsi="Arial" w:cs="Arial"/>
            <w:sz w:val="18"/>
          </w:rPr>
          <w:t>SELECT ANY DICTIONARY,   10-10</w:t>
        </w:r>
      </w:hyperlink>
    </w:p>
    <w:p w14:paraId="0C4C8A65" w14:textId="77777777" w:rsidR="008C539B" w:rsidRPr="001058B5" w:rsidRDefault="008D1AB8">
      <w:pPr>
        <w:spacing w:line="222" w:lineRule="exact"/>
        <w:ind w:left="100"/>
        <w:rPr>
          <w:rFonts w:ascii="Arial" w:hAnsi="Arial" w:cs="Arial"/>
          <w:sz w:val="18"/>
        </w:rPr>
      </w:pPr>
      <w:hyperlink w:anchor="_bookmark1694" w:history="1">
        <w:r w:rsidR="00C12992" w:rsidRPr="001058B5">
          <w:rPr>
            <w:rFonts w:ascii="Arial" w:hAnsi="Arial" w:cs="Arial"/>
            <w:sz w:val="18"/>
          </w:rPr>
          <w:t>SYSTEM_PRIVILEGE_MAP table,   9-12</w:t>
        </w:r>
      </w:hyperlink>
    </w:p>
    <w:p w14:paraId="6F660D72" w14:textId="77777777" w:rsidR="008C539B" w:rsidRPr="001058B5" w:rsidRDefault="008C539B">
      <w:pPr>
        <w:pStyle w:val="BodyText"/>
        <w:spacing w:before="3"/>
        <w:rPr>
          <w:rFonts w:ascii="Arial" w:hAnsi="Arial" w:cs="Arial"/>
          <w:sz w:val="21"/>
        </w:rPr>
      </w:pPr>
    </w:p>
    <w:p w14:paraId="391EB691" w14:textId="77777777" w:rsidR="008C539B" w:rsidRPr="001058B5" w:rsidRDefault="00C12992">
      <w:pPr>
        <w:pStyle w:val="Heading5"/>
      </w:pPr>
      <w:bookmarkStart w:id="2225" w:name="T"/>
      <w:bookmarkEnd w:id="2225"/>
      <w:r w:rsidRPr="001058B5">
        <w:t>T</w:t>
      </w:r>
    </w:p>
    <w:p w14:paraId="6A4E9EBB" w14:textId="77777777" w:rsidR="008C539B" w:rsidRPr="001058B5" w:rsidRDefault="008C539B">
      <w:pPr>
        <w:pStyle w:val="BodyText"/>
        <w:rPr>
          <w:rFonts w:ascii="Arial" w:hAnsi="Arial" w:cs="Arial"/>
          <w:b/>
          <w:sz w:val="3"/>
        </w:rPr>
      </w:pPr>
    </w:p>
    <w:p w14:paraId="652C65C4" w14:textId="53979C8E" w:rsidR="008C539B" w:rsidRPr="001058B5" w:rsidRDefault="008D1AB8">
      <w:pPr>
        <w:pStyle w:val="BodyText"/>
        <w:spacing w:line="20" w:lineRule="exact"/>
        <w:ind w:left="107" w:right="-26"/>
        <w:rPr>
          <w:rFonts w:ascii="Arial" w:hAnsi="Arial" w:cs="Arial"/>
          <w:sz w:val="2"/>
        </w:rPr>
      </w:pPr>
      <w:r>
        <w:rPr>
          <w:rFonts w:ascii="Arial" w:hAnsi="Arial" w:cs="Arial"/>
          <w:sz w:val="2"/>
        </w:rPr>
      </w:r>
      <w:r>
        <w:rPr>
          <w:rFonts w:ascii="Arial" w:hAnsi="Arial" w:cs="Arial"/>
          <w:sz w:val="2"/>
        </w:rPr>
        <w:pict w14:anchorId="20D09048">
          <v:group id="_x0000_s1036" style="width:215.4pt;height:.5pt;mso-position-horizontal-relative:char;mso-position-vertical-relative:line" coordsize="4308,10">
            <v:line id="_x0000_s1037" style="position:absolute" from="0,5" to="4308,5" strokeweight=".16936mm"/>
            <w10:anchorlock/>
          </v:group>
        </w:pict>
      </w:r>
    </w:p>
    <w:p w14:paraId="7348F760"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tables</w:t>
      </w:r>
    </w:p>
    <w:p w14:paraId="514722A6" w14:textId="77777777" w:rsidR="008C539B" w:rsidRPr="001058B5" w:rsidRDefault="008D1AB8">
      <w:pPr>
        <w:spacing w:line="220" w:lineRule="exact"/>
        <w:ind w:left="340"/>
        <w:rPr>
          <w:rFonts w:ascii="Arial" w:hAnsi="Arial" w:cs="Arial"/>
          <w:sz w:val="18"/>
        </w:rPr>
      </w:pPr>
      <w:hyperlink w:anchor="_bookmark1816" w:history="1">
        <w:r w:rsidR="00C12992" w:rsidRPr="001058B5">
          <w:rPr>
            <w:rFonts w:ascii="Arial" w:hAnsi="Arial" w:cs="Arial"/>
            <w:sz w:val="18"/>
          </w:rPr>
          <w:t>auditing, 9-29</w:t>
        </w:r>
      </w:hyperlink>
    </w:p>
    <w:p w14:paraId="31090F0D" w14:textId="77777777" w:rsidR="008C539B" w:rsidRPr="001058B5" w:rsidRDefault="008D1AB8">
      <w:pPr>
        <w:spacing w:before="1" w:line="235" w:lineRule="auto"/>
        <w:ind w:left="100" w:right="1954" w:firstLine="240"/>
        <w:rPr>
          <w:rFonts w:ascii="Arial" w:hAnsi="Arial" w:cs="Arial"/>
          <w:sz w:val="18"/>
        </w:rPr>
      </w:pPr>
      <w:hyperlink w:anchor="_bookmark729" w:history="1">
        <w:r w:rsidR="00C12992" w:rsidRPr="001058B5">
          <w:rPr>
            <w:rFonts w:ascii="Arial" w:hAnsi="Arial" w:cs="Arial"/>
            <w:sz w:val="18"/>
          </w:rPr>
          <w:t>privileges on, 4-26</w:t>
        </w:r>
      </w:hyperlink>
      <w:r w:rsidR="00C12992" w:rsidRPr="001058B5">
        <w:rPr>
          <w:rFonts w:ascii="Arial" w:hAnsi="Arial" w:cs="Arial"/>
          <w:sz w:val="18"/>
        </w:rPr>
        <w:t xml:space="preserve"> tablespaces</w:t>
      </w:r>
    </w:p>
    <w:p w14:paraId="439329E8" w14:textId="77777777" w:rsidR="008C539B" w:rsidRPr="001058B5" w:rsidRDefault="008D1AB8">
      <w:pPr>
        <w:spacing w:before="2" w:line="235" w:lineRule="auto"/>
        <w:ind w:left="340" w:right="1054"/>
        <w:rPr>
          <w:rFonts w:ascii="Arial" w:hAnsi="Arial" w:cs="Arial"/>
          <w:sz w:val="18"/>
        </w:rPr>
      </w:pPr>
      <w:hyperlink w:anchor="_bookmark72" w:history="1">
        <w:r w:rsidR="00C12992" w:rsidRPr="001058B5">
          <w:rPr>
            <w:rFonts w:ascii="Arial" w:hAnsi="Arial" w:cs="Arial"/>
            <w:sz w:val="18"/>
          </w:rPr>
          <w:t>assigning defaults for users, 2-4</w:t>
        </w:r>
      </w:hyperlink>
      <w:r w:rsidR="00C12992" w:rsidRPr="001058B5">
        <w:rPr>
          <w:rFonts w:ascii="Arial" w:hAnsi="Arial" w:cs="Arial"/>
          <w:sz w:val="18"/>
        </w:rPr>
        <w:t xml:space="preserve"> </w:t>
      </w:r>
      <w:hyperlink w:anchor="_bookmark77" w:history="1">
        <w:r w:rsidR="00C12992" w:rsidRPr="001058B5">
          <w:rPr>
            <w:rFonts w:ascii="Arial" w:hAnsi="Arial" w:cs="Arial"/>
            <w:sz w:val="18"/>
          </w:rPr>
          <w:t>default quota, 2-5</w:t>
        </w:r>
      </w:hyperlink>
    </w:p>
    <w:p w14:paraId="7FBB8E5B" w14:textId="77777777" w:rsidR="008C539B" w:rsidRPr="001058B5" w:rsidRDefault="008D1AB8">
      <w:pPr>
        <w:spacing w:before="1" w:line="235" w:lineRule="auto"/>
        <w:ind w:left="340" w:right="1954"/>
        <w:rPr>
          <w:rFonts w:ascii="Arial" w:hAnsi="Arial" w:cs="Arial"/>
          <w:sz w:val="18"/>
        </w:rPr>
      </w:pPr>
      <w:hyperlink w:anchor="_bookmark76" w:history="1">
        <w:r w:rsidR="00C12992" w:rsidRPr="001058B5">
          <w:rPr>
            <w:rFonts w:ascii="Arial" w:hAnsi="Arial" w:cs="Arial"/>
            <w:sz w:val="18"/>
          </w:rPr>
          <w:t>quotas for users,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quotas, viewing, 2-17</w:t>
        </w:r>
      </w:hyperlink>
      <w:r w:rsidR="00C12992" w:rsidRPr="001058B5">
        <w:rPr>
          <w:rFonts w:ascii="Arial" w:hAnsi="Arial" w:cs="Arial"/>
          <w:sz w:val="18"/>
        </w:rPr>
        <w:t xml:space="preserve"> temporary</w:t>
      </w:r>
    </w:p>
    <w:p w14:paraId="59513A89" w14:textId="77777777" w:rsidR="008C539B" w:rsidRPr="001058B5" w:rsidRDefault="008D1AB8">
      <w:pPr>
        <w:spacing w:before="1" w:line="237" w:lineRule="auto"/>
        <w:ind w:left="340" w:right="1954" w:firstLine="240"/>
        <w:rPr>
          <w:rFonts w:ascii="Arial" w:hAnsi="Arial" w:cs="Arial"/>
          <w:sz w:val="18"/>
        </w:rPr>
      </w:pPr>
      <w:hyperlink w:anchor="_bookmark91" w:history="1">
        <w:r w:rsidR="00C12992" w:rsidRPr="001058B5">
          <w:rPr>
            <w:rFonts w:ascii="Arial" w:hAnsi="Arial" w:cs="Arial"/>
            <w:sz w:val="18"/>
          </w:rPr>
          <w:t>assigning to users, 2-6</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quotas, 2-5</w:t>
        </w:r>
      </w:hyperlink>
    </w:p>
    <w:p w14:paraId="1C3F6ED1" w14:textId="77777777" w:rsidR="008C539B" w:rsidRPr="001058B5" w:rsidRDefault="00C12992">
      <w:pPr>
        <w:spacing w:line="217" w:lineRule="exact"/>
        <w:ind w:left="100"/>
        <w:rPr>
          <w:rFonts w:ascii="Arial" w:hAnsi="Arial" w:cs="Arial"/>
          <w:sz w:val="18"/>
        </w:rPr>
      </w:pPr>
      <w:r w:rsidRPr="001058B5">
        <w:rPr>
          <w:rFonts w:ascii="Arial" w:hAnsi="Arial" w:cs="Arial"/>
          <w:sz w:val="18"/>
        </w:rPr>
        <w:t>TCPS protocol</w:t>
      </w:r>
    </w:p>
    <w:p w14:paraId="488B019F" w14:textId="77777777" w:rsidR="008C539B" w:rsidRPr="001058B5" w:rsidRDefault="008D1AB8">
      <w:pPr>
        <w:spacing w:line="237" w:lineRule="auto"/>
        <w:ind w:left="340" w:right="238"/>
        <w:rPr>
          <w:rFonts w:ascii="Arial" w:hAnsi="Arial" w:cs="Arial"/>
          <w:sz w:val="18"/>
        </w:rPr>
      </w:pPr>
      <w:hyperlink w:anchor="_bookmark2245" w:history="1">
        <w:r w:rsidR="00C12992" w:rsidRPr="001058B5">
          <w:rPr>
            <w:rFonts w:ascii="Arial" w:hAnsi="Arial" w:cs="Arial"/>
            <w:sz w:val="18"/>
          </w:rPr>
          <w:t>Secure Sockets Layer, used with, 10-14</w:t>
        </w:r>
      </w:hyperlink>
      <w:r w:rsidR="00C12992" w:rsidRPr="001058B5">
        <w:rPr>
          <w:rFonts w:ascii="Arial" w:hAnsi="Arial" w:cs="Arial"/>
          <w:sz w:val="18"/>
        </w:rPr>
        <w:t xml:space="preserve"> </w:t>
      </w:r>
      <w:hyperlink w:anchor="_bookmark2275" w:history="1">
        <w:r w:rsidR="00C12992" w:rsidRPr="001058B5">
          <w:rPr>
            <w:rFonts w:ascii="Arial" w:hAnsi="Arial" w:cs="Arial"/>
            <w:sz w:val="18"/>
          </w:rPr>
          <w:t>tnsnames.ora file, used in, 10-17</w:t>
        </w:r>
      </w:hyperlink>
    </w:p>
    <w:p w14:paraId="17CA055C" w14:textId="77777777" w:rsidR="008C539B" w:rsidRPr="001058B5" w:rsidRDefault="008D1AB8">
      <w:pPr>
        <w:spacing w:line="217" w:lineRule="exact"/>
        <w:ind w:left="100"/>
        <w:rPr>
          <w:rFonts w:ascii="Arial" w:hAnsi="Arial" w:cs="Arial"/>
          <w:sz w:val="18"/>
        </w:rPr>
      </w:pPr>
      <w:hyperlink w:anchor="_bookmark2268" w:history="1">
        <w:r w:rsidR="00C12992" w:rsidRPr="001058B5">
          <w:rPr>
            <w:rFonts w:ascii="Arial" w:hAnsi="Arial" w:cs="Arial"/>
            <w:sz w:val="18"/>
          </w:rPr>
          <w:t>TELNET service, 10-16</w:t>
        </w:r>
      </w:hyperlink>
    </w:p>
    <w:p w14:paraId="3C3C50AC" w14:textId="77777777" w:rsidR="008C539B" w:rsidRPr="001058B5" w:rsidRDefault="008D1AB8">
      <w:pPr>
        <w:spacing w:line="220" w:lineRule="exact"/>
        <w:ind w:left="100"/>
        <w:rPr>
          <w:rFonts w:ascii="Arial" w:hAnsi="Arial" w:cs="Arial"/>
          <w:sz w:val="18"/>
        </w:rPr>
      </w:pPr>
      <w:hyperlink w:anchor="_bookmark2268" w:history="1">
        <w:r w:rsidR="00C12992" w:rsidRPr="001058B5">
          <w:rPr>
            <w:rFonts w:ascii="Arial" w:hAnsi="Arial" w:cs="Arial"/>
            <w:sz w:val="18"/>
          </w:rPr>
          <w:t>TFTP service, 10-16</w:t>
        </w:r>
      </w:hyperlink>
    </w:p>
    <w:p w14:paraId="70EF9D70" w14:textId="77777777" w:rsidR="008C539B" w:rsidRPr="001058B5" w:rsidRDefault="008D1AB8">
      <w:pPr>
        <w:spacing w:before="1" w:line="235" w:lineRule="auto"/>
        <w:ind w:left="100" w:right="238"/>
        <w:rPr>
          <w:rFonts w:ascii="Arial" w:hAnsi="Arial" w:cs="Arial"/>
          <w:sz w:val="18"/>
        </w:rPr>
      </w:pPr>
      <w:hyperlink w:anchor="_bookmark1441" w:history="1">
        <w:r w:rsidR="00C12992" w:rsidRPr="001058B5">
          <w:rPr>
            <w:rFonts w:ascii="Arial" w:hAnsi="Arial" w:cs="Arial"/>
            <w:sz w:val="18"/>
          </w:rPr>
          <w:t>time measurement for statement execution, 7-15</w:t>
        </w:r>
      </w:hyperlink>
      <w:r w:rsidR="00C12992" w:rsidRPr="001058B5">
        <w:rPr>
          <w:rFonts w:ascii="Arial" w:hAnsi="Arial" w:cs="Arial"/>
          <w:sz w:val="18"/>
        </w:rPr>
        <w:t xml:space="preserve"> </w:t>
      </w:r>
      <w:hyperlink w:anchor="_bookmark2192" w:history="1">
        <w:r w:rsidR="00C12992" w:rsidRPr="001058B5">
          <w:rPr>
            <w:rFonts w:ascii="Arial" w:hAnsi="Arial" w:cs="Arial"/>
            <w:sz w:val="18"/>
          </w:rPr>
          <w:t>token cards, 10-9</w:t>
        </w:r>
      </w:hyperlink>
    </w:p>
    <w:p w14:paraId="3377D26A" w14:textId="77777777" w:rsidR="008C539B" w:rsidRPr="001058B5" w:rsidRDefault="008D1AB8">
      <w:pPr>
        <w:spacing w:line="237" w:lineRule="auto"/>
        <w:ind w:left="100" w:right="1954"/>
        <w:rPr>
          <w:rFonts w:ascii="Arial" w:hAnsi="Arial" w:cs="Arial"/>
          <w:sz w:val="18"/>
        </w:rPr>
      </w:pPr>
      <w:hyperlink w:anchor="_bookmark1638" w:history="1">
        <w:r w:rsidR="00C12992" w:rsidRPr="001058B5">
          <w:rPr>
            <w:rFonts w:ascii="Arial" w:hAnsi="Arial" w:cs="Arial"/>
            <w:sz w:val="18"/>
          </w:rPr>
          <w:t>top-level SQL statements, 9-6</w:t>
        </w:r>
      </w:hyperlink>
      <w:r w:rsidR="00C12992" w:rsidRPr="001058B5">
        <w:rPr>
          <w:rFonts w:ascii="Arial" w:hAnsi="Arial" w:cs="Arial"/>
          <w:sz w:val="18"/>
        </w:rPr>
        <w:t xml:space="preserve"> trace files</w:t>
      </w:r>
    </w:p>
    <w:p w14:paraId="16D008BF" w14:textId="77777777" w:rsidR="008C539B" w:rsidRPr="001058B5" w:rsidRDefault="008D1AB8">
      <w:pPr>
        <w:spacing w:line="235" w:lineRule="auto"/>
        <w:ind w:left="340" w:right="573"/>
        <w:rPr>
          <w:rFonts w:ascii="Arial" w:hAnsi="Arial" w:cs="Arial"/>
          <w:sz w:val="18"/>
        </w:rPr>
      </w:pPr>
      <w:hyperlink w:anchor="_bookmark2213" w:history="1">
        <w:r w:rsidR="00C12992" w:rsidRPr="001058B5">
          <w:rPr>
            <w:rFonts w:ascii="Arial" w:hAnsi="Arial" w:cs="Arial"/>
            <w:sz w:val="18"/>
          </w:rPr>
          <w:t>access to, importance of restricting, 10-11</w:t>
        </w:r>
      </w:hyperlink>
      <w:r w:rsidR="00C12992" w:rsidRPr="001058B5">
        <w:rPr>
          <w:rFonts w:ascii="Arial" w:hAnsi="Arial" w:cs="Arial"/>
          <w:sz w:val="18"/>
        </w:rPr>
        <w:t xml:space="preserve"> </w:t>
      </w:r>
      <w:hyperlink w:anchor="_bookmark1103" w:history="1">
        <w:r w:rsidR="00C12992" w:rsidRPr="001058B5">
          <w:rPr>
            <w:rFonts w:ascii="Arial" w:hAnsi="Arial" w:cs="Arial"/>
            <w:sz w:val="18"/>
          </w:rPr>
          <w:t>bad packets, 5-18</w:t>
        </w:r>
      </w:hyperlink>
    </w:p>
    <w:p w14:paraId="45EC51DE" w14:textId="77777777" w:rsidR="008C539B" w:rsidRPr="001058B5" w:rsidRDefault="008D1AB8">
      <w:pPr>
        <w:spacing w:before="1" w:line="235" w:lineRule="auto"/>
        <w:ind w:left="100" w:right="1215" w:firstLine="240"/>
        <w:rPr>
          <w:rFonts w:ascii="Arial" w:hAnsi="Arial" w:cs="Arial"/>
          <w:sz w:val="18"/>
        </w:rPr>
      </w:pPr>
      <w:hyperlink w:anchor="_bookmark1339" w:history="1">
        <w:r w:rsidR="00C12992" w:rsidRPr="001058B5">
          <w:rPr>
            <w:rFonts w:ascii="Arial" w:hAnsi="Arial" w:cs="Arial"/>
            <w:sz w:val="18"/>
          </w:rPr>
          <w:t>location of, finding,  6-45</w:t>
        </w:r>
      </w:hyperlink>
      <w:r w:rsidR="00C12992" w:rsidRPr="001058B5">
        <w:rPr>
          <w:rFonts w:ascii="Arial" w:hAnsi="Arial" w:cs="Arial"/>
          <w:sz w:val="18"/>
        </w:rPr>
        <w:t xml:space="preserve"> </w:t>
      </w: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r w:rsidR="00C12992" w:rsidRPr="001058B5">
        <w:rPr>
          <w:rFonts w:ascii="Arial" w:hAnsi="Arial" w:cs="Arial"/>
          <w:sz w:val="18"/>
        </w:rPr>
        <w:t xml:space="preserve"> triggers</w:t>
      </w:r>
    </w:p>
    <w:p w14:paraId="160D7A42" w14:textId="77777777" w:rsidR="008C539B" w:rsidRPr="001058B5" w:rsidRDefault="008D1AB8">
      <w:pPr>
        <w:spacing w:before="2" w:line="235" w:lineRule="auto"/>
        <w:ind w:left="340" w:right="1477"/>
        <w:rPr>
          <w:rFonts w:ascii="Arial" w:hAnsi="Arial" w:cs="Arial"/>
          <w:sz w:val="18"/>
        </w:rPr>
      </w:pPr>
      <w:hyperlink w:anchor="_bookmark1989" w:history="1">
        <w:r w:rsidR="00C12992" w:rsidRPr="001058B5">
          <w:rPr>
            <w:rFonts w:ascii="Arial" w:hAnsi="Arial" w:cs="Arial"/>
            <w:sz w:val="18"/>
          </w:rPr>
          <w:t>audit data, recording, 9-55</w:t>
        </w:r>
      </w:hyperlink>
      <w:r w:rsidR="00C12992" w:rsidRPr="001058B5">
        <w:rPr>
          <w:rFonts w:ascii="Arial" w:hAnsi="Arial" w:cs="Arial"/>
          <w:sz w:val="18"/>
        </w:rPr>
        <w:t xml:space="preserve"> </w:t>
      </w:r>
      <w:hyperlink w:anchor="_bookmark1822" w:history="1">
        <w:r w:rsidR="00C12992" w:rsidRPr="001058B5">
          <w:rPr>
            <w:rFonts w:ascii="Arial" w:hAnsi="Arial" w:cs="Arial"/>
            <w:sz w:val="18"/>
          </w:rPr>
          <w:t xml:space="preserve">auditing, 9-29, </w:t>
        </w:r>
      </w:hyperlink>
      <w:hyperlink w:anchor="_bookmark1855" w:history="1">
        <w:r w:rsidR="00C12992" w:rsidRPr="001058B5">
          <w:rPr>
            <w:rFonts w:ascii="Arial" w:hAnsi="Arial" w:cs="Arial"/>
            <w:sz w:val="18"/>
          </w:rPr>
          <w:t xml:space="preserve">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w:t>
      </w:r>
      <w:hyperlink w:anchor="_bookmark1088" w:history="1">
        <w:r w:rsidR="00C12992" w:rsidRPr="001058B5">
          <w:rPr>
            <w:rFonts w:ascii="Arial" w:hAnsi="Arial" w:cs="Arial"/>
            <w:sz w:val="18"/>
          </w:rPr>
          <w:t>CREATE TRIGGER ON, 5-17</w:t>
        </w:r>
      </w:hyperlink>
    </w:p>
    <w:p w14:paraId="1E17E9D4" w14:textId="77777777" w:rsidR="008C539B" w:rsidRPr="001058B5" w:rsidRDefault="00C12992">
      <w:pPr>
        <w:spacing w:line="221" w:lineRule="exact"/>
        <w:ind w:left="340"/>
        <w:rPr>
          <w:rFonts w:ascii="Arial" w:hAnsi="Arial" w:cs="Arial"/>
          <w:sz w:val="18"/>
        </w:rPr>
      </w:pPr>
      <w:r w:rsidRPr="001058B5">
        <w:rPr>
          <w:rFonts w:ascii="Arial" w:hAnsi="Arial" w:cs="Arial"/>
          <w:sz w:val="18"/>
        </w:rPr>
        <w:t>logon</w:t>
      </w:r>
    </w:p>
    <w:p w14:paraId="1672382B" w14:textId="77777777" w:rsidR="008C539B" w:rsidRPr="001058B5" w:rsidRDefault="008D1AB8">
      <w:pPr>
        <w:spacing w:line="220" w:lineRule="exact"/>
        <w:ind w:left="580"/>
        <w:rPr>
          <w:rFonts w:ascii="Arial" w:hAnsi="Arial" w:cs="Arial"/>
          <w:sz w:val="18"/>
        </w:rPr>
      </w:pPr>
      <w:hyperlink w:anchor="_bookmark1196" w:history="1">
        <w:r w:rsidR="00C12992" w:rsidRPr="001058B5">
          <w:rPr>
            <w:rFonts w:ascii="Arial" w:hAnsi="Arial" w:cs="Arial"/>
            <w:sz w:val="18"/>
          </w:rPr>
          <w:t>examples, 6-11</w:t>
        </w:r>
      </w:hyperlink>
    </w:p>
    <w:p w14:paraId="36E18E68" w14:textId="77777777" w:rsidR="008C539B" w:rsidRPr="001058B5" w:rsidRDefault="008D1AB8">
      <w:pPr>
        <w:spacing w:before="2" w:line="235" w:lineRule="auto"/>
        <w:ind w:left="340" w:firstLine="240"/>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59" w:history="1">
        <w:r w:rsidR="00C12992" w:rsidRPr="001058B5">
          <w:rPr>
            <w:rFonts w:ascii="Arial" w:hAnsi="Arial" w:cs="Arial"/>
            <w:sz w:val="18"/>
          </w:rPr>
          <w:t>privileges for executing, 4-30</w:t>
        </w:r>
      </w:hyperlink>
    </w:p>
    <w:p w14:paraId="0620FBE2" w14:textId="77777777" w:rsidR="008C539B" w:rsidRPr="001058B5" w:rsidRDefault="008D1AB8">
      <w:pPr>
        <w:spacing w:line="220" w:lineRule="exact"/>
        <w:ind w:left="580"/>
        <w:rPr>
          <w:rFonts w:ascii="Arial" w:hAnsi="Arial" w:cs="Arial"/>
          <w:sz w:val="18"/>
        </w:rPr>
      </w:pPr>
      <w:hyperlink w:anchor="_bookmark571" w:history="1">
        <w:r w:rsidR="00C12992" w:rsidRPr="001058B5">
          <w:rPr>
            <w:rFonts w:ascii="Arial" w:hAnsi="Arial" w:cs="Arial"/>
            <w:sz w:val="18"/>
          </w:rPr>
          <w:t>roles, 4-9</w:t>
        </w:r>
      </w:hyperlink>
    </w:p>
    <w:p w14:paraId="3A6BC73F" w14:textId="77777777" w:rsidR="008C539B" w:rsidRPr="001058B5" w:rsidRDefault="008D1AB8">
      <w:pPr>
        <w:spacing w:before="2" w:line="235" w:lineRule="auto"/>
        <w:ind w:left="100" w:right="1054" w:firstLine="240"/>
        <w:rPr>
          <w:rFonts w:ascii="Arial" w:hAnsi="Arial" w:cs="Arial"/>
          <w:sz w:val="18"/>
        </w:rPr>
      </w:pPr>
      <w:hyperlink w:anchor="_bookmark1199" w:history="1">
        <w:r w:rsidR="00C12992" w:rsidRPr="001058B5">
          <w:rPr>
            <w:rFonts w:ascii="Arial" w:hAnsi="Arial" w:cs="Arial"/>
            <w:sz w:val="18"/>
          </w:rPr>
          <w:t>WHEN OTHERS exception, 6-11</w:t>
        </w:r>
      </w:hyperlink>
      <w:r w:rsidR="00C12992" w:rsidRPr="001058B5">
        <w:rPr>
          <w:rFonts w:ascii="Arial" w:hAnsi="Arial" w:cs="Arial"/>
          <w:sz w:val="18"/>
        </w:rPr>
        <w:t xml:space="preserve"> troubleshooting</w:t>
      </w:r>
    </w:p>
    <w:p w14:paraId="53C793ED" w14:textId="77777777" w:rsidR="008C539B" w:rsidRPr="001058B5" w:rsidRDefault="008D1AB8">
      <w:pPr>
        <w:spacing w:line="237" w:lineRule="auto"/>
        <w:ind w:left="100" w:right="238" w:firstLine="240"/>
        <w:rPr>
          <w:rFonts w:ascii="Arial" w:hAnsi="Arial" w:cs="Arial"/>
          <w:sz w:val="18"/>
        </w:rPr>
      </w:pPr>
      <w:hyperlink w:anchor="_bookmark1340"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trusted procedure</w:t>
      </w:r>
    </w:p>
    <w:p w14:paraId="2A82D559" w14:textId="77777777" w:rsidR="008C539B" w:rsidRPr="001058B5" w:rsidRDefault="008D1AB8">
      <w:pPr>
        <w:spacing w:line="235" w:lineRule="auto"/>
        <w:ind w:left="100" w:firstLine="240"/>
        <w:rPr>
          <w:rFonts w:ascii="Arial" w:hAnsi="Arial" w:cs="Arial"/>
          <w:sz w:val="18"/>
        </w:rPr>
      </w:pPr>
      <w:hyperlink w:anchor="_bookmark1129" w:history="1">
        <w:r w:rsidR="00C12992" w:rsidRPr="001058B5">
          <w:rPr>
            <w:rFonts w:ascii="Arial" w:hAnsi="Arial" w:cs="Arial"/>
            <w:sz w:val="18"/>
          </w:rPr>
          <w:t>database session-based application contexts, 6-2</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configuration file, 10-17</w:t>
        </w:r>
      </w:hyperlink>
    </w:p>
    <w:p w14:paraId="783F8089" w14:textId="77777777" w:rsidR="008C539B" w:rsidRPr="001058B5" w:rsidRDefault="00C12992">
      <w:pPr>
        <w:spacing w:line="220" w:lineRule="exact"/>
        <w:ind w:left="100"/>
        <w:rPr>
          <w:rFonts w:ascii="Arial" w:hAnsi="Arial" w:cs="Arial"/>
          <w:sz w:val="18"/>
        </w:rPr>
      </w:pPr>
      <w:r w:rsidRPr="001058B5">
        <w:rPr>
          <w:rFonts w:ascii="Arial" w:hAnsi="Arial" w:cs="Arial"/>
          <w:sz w:val="18"/>
        </w:rPr>
        <w:t>tutorials</w:t>
      </w:r>
    </w:p>
    <w:p w14:paraId="3732F35E" w14:textId="77777777" w:rsidR="008C539B" w:rsidRPr="001058B5" w:rsidRDefault="008D1AB8">
      <w:pPr>
        <w:spacing w:line="235" w:lineRule="auto"/>
        <w:ind w:left="340"/>
        <w:rPr>
          <w:rFonts w:ascii="Arial" w:hAnsi="Arial" w:cs="Arial"/>
          <w:sz w:val="18"/>
        </w:rPr>
      </w:pPr>
      <w:hyperlink w:anchor="_bookmark1208" w:history="1">
        <w:r w:rsidR="00C12992" w:rsidRPr="001058B5">
          <w:rPr>
            <w:rFonts w:ascii="Arial" w:hAnsi="Arial" w:cs="Arial"/>
            <w:sz w:val="18"/>
          </w:rPr>
          <w:t>application context, database session-based, 6-13</w:t>
        </w:r>
      </w:hyperlink>
      <w:r w:rsidR="00C12992" w:rsidRPr="001058B5">
        <w:rPr>
          <w:rFonts w:ascii="Arial" w:hAnsi="Arial" w:cs="Arial"/>
          <w:sz w:val="18"/>
        </w:rPr>
        <w:t xml:space="preserve"> auditing</w:t>
      </w:r>
    </w:p>
    <w:p w14:paraId="38AF30B2" w14:textId="77777777" w:rsidR="008C539B" w:rsidRPr="001058B5" w:rsidRDefault="008D1AB8">
      <w:pPr>
        <w:spacing w:before="2" w:line="235" w:lineRule="auto"/>
        <w:ind w:left="940" w:right="952" w:hanging="360"/>
        <w:rPr>
          <w:rFonts w:ascii="Arial" w:hAnsi="Arial" w:cs="Arial"/>
          <w:sz w:val="18"/>
        </w:rPr>
      </w:pPr>
      <w:hyperlink w:anchor="_bookmark1962" w:history="1">
        <w:r w:rsidR="00C12992" w:rsidRPr="001058B5">
          <w:rPr>
            <w:rFonts w:ascii="Arial" w:hAnsi="Arial" w:cs="Arial"/>
            <w:sz w:val="18"/>
          </w:rPr>
          <w:t>creating policy to audit nondatabase users, 9-50</w:t>
        </w:r>
      </w:hyperlink>
    </w:p>
    <w:p w14:paraId="33EBE472" w14:textId="77777777" w:rsidR="008C539B" w:rsidRPr="001058B5" w:rsidRDefault="008D1AB8">
      <w:pPr>
        <w:spacing w:before="1" w:line="235" w:lineRule="auto"/>
        <w:ind w:left="340" w:right="119" w:firstLine="240"/>
        <w:rPr>
          <w:rFonts w:ascii="Arial" w:hAnsi="Arial" w:cs="Arial"/>
          <w:sz w:val="18"/>
        </w:rPr>
      </w:pPr>
      <w:hyperlink w:anchor="_bookmark1947" w:history="1">
        <w:r w:rsidR="00C12992" w:rsidRPr="001058B5">
          <w:rPr>
            <w:rFonts w:ascii="Arial" w:hAnsi="Arial" w:cs="Arial"/>
            <w:sz w:val="18"/>
          </w:rPr>
          <w:t>creating policy using email alert,    9-44</w:t>
        </w:r>
      </w:hyperlink>
      <w:r w:rsidR="00C12992" w:rsidRPr="001058B5">
        <w:rPr>
          <w:rFonts w:ascii="Arial" w:hAnsi="Arial" w:cs="Arial"/>
          <w:sz w:val="18"/>
        </w:rPr>
        <w:t xml:space="preserve"> </w:t>
      </w:r>
      <w:hyperlink w:anchor="_bookmark1949" w:history="1">
        <w:r w:rsidR="00C12992" w:rsidRPr="001058B5">
          <w:rPr>
            <w:rFonts w:ascii="Arial" w:hAnsi="Arial" w:cs="Arial"/>
            <w:sz w:val="18"/>
          </w:rPr>
          <w:t>external network services, using email alert, 9-44</w:t>
        </w:r>
      </w:hyperlink>
      <w:r w:rsidR="00C12992" w:rsidRPr="001058B5">
        <w:rPr>
          <w:rFonts w:ascii="Arial" w:hAnsi="Arial" w:cs="Arial"/>
          <w:sz w:val="18"/>
        </w:rPr>
        <w:t xml:space="preserve"> </w:t>
      </w:r>
      <w:hyperlink w:anchor="_bookmark1305" w:history="1">
        <w:r w:rsidR="00C12992" w:rsidRPr="001058B5">
          <w:rPr>
            <w:rFonts w:ascii="Arial" w:hAnsi="Arial" w:cs="Arial"/>
            <w:sz w:val="18"/>
          </w:rPr>
          <w:t>global application context with client</w:t>
        </w:r>
        <w:r w:rsidR="00C12992" w:rsidRPr="001058B5">
          <w:rPr>
            <w:rFonts w:ascii="Arial" w:hAnsi="Arial" w:cs="Arial"/>
            <w:spacing w:val="-12"/>
            <w:sz w:val="18"/>
          </w:rPr>
          <w:t xml:space="preserve"> </w:t>
        </w:r>
        <w:r w:rsidR="00C12992" w:rsidRPr="001058B5">
          <w:rPr>
            <w:rFonts w:ascii="Arial" w:hAnsi="Arial" w:cs="Arial"/>
            <w:sz w:val="18"/>
          </w:rPr>
          <w:t>session</w:t>
        </w:r>
      </w:hyperlink>
    </w:p>
    <w:p w14:paraId="7BA7C3B3" w14:textId="77777777" w:rsidR="008C539B" w:rsidRPr="001058B5" w:rsidRDefault="008D1AB8">
      <w:pPr>
        <w:spacing w:line="222" w:lineRule="exact"/>
        <w:ind w:left="700"/>
        <w:rPr>
          <w:rFonts w:ascii="Arial" w:hAnsi="Arial" w:cs="Arial"/>
          <w:sz w:val="18"/>
        </w:rPr>
      </w:pPr>
      <w:hyperlink w:anchor="_bookmark1305" w:history="1">
        <w:r w:rsidR="00C12992" w:rsidRPr="001058B5">
          <w:rPr>
            <w:rFonts w:ascii="Arial" w:hAnsi="Arial" w:cs="Arial"/>
            <w:sz w:val="18"/>
          </w:rPr>
          <w:t>ID, 6-35</w:t>
        </w:r>
      </w:hyperlink>
    </w:p>
    <w:p w14:paraId="6E0BA582" w14:textId="77777777" w:rsidR="008C539B" w:rsidRPr="001058B5" w:rsidRDefault="00C12992">
      <w:pPr>
        <w:spacing w:line="220" w:lineRule="exact"/>
        <w:ind w:left="340"/>
        <w:rPr>
          <w:rFonts w:ascii="Arial" w:hAnsi="Arial" w:cs="Arial"/>
          <w:sz w:val="18"/>
        </w:rPr>
      </w:pPr>
      <w:r w:rsidRPr="001058B5">
        <w:rPr>
          <w:rFonts w:ascii="Arial" w:hAnsi="Arial" w:cs="Arial"/>
          <w:sz w:val="18"/>
        </w:rPr>
        <w:t>nondatabase users</w:t>
      </w:r>
    </w:p>
    <w:p w14:paraId="4FD95341" w14:textId="77777777" w:rsidR="008C539B" w:rsidRPr="001058B5" w:rsidRDefault="008D1AB8">
      <w:pPr>
        <w:spacing w:line="237" w:lineRule="auto"/>
        <w:ind w:left="940" w:hanging="360"/>
        <w:rPr>
          <w:rFonts w:ascii="Arial" w:hAnsi="Arial" w:cs="Arial"/>
          <w:sz w:val="18"/>
        </w:rPr>
      </w:pPr>
      <w:hyperlink w:anchor="_bookmark1492" w:history="1">
        <w:r w:rsidR="00C12992" w:rsidRPr="001058B5">
          <w:rPr>
            <w:rFonts w:ascii="Arial" w:hAnsi="Arial" w:cs="Arial"/>
            <w:sz w:val="18"/>
          </w:rPr>
          <w:t>creating Oracle Virtual Private Database policy group, 7-28</w:t>
        </w:r>
      </w:hyperlink>
    </w:p>
    <w:p w14:paraId="5F5BB529" w14:textId="77777777" w:rsidR="008C539B" w:rsidRPr="001058B5" w:rsidRDefault="008D1AB8">
      <w:pPr>
        <w:spacing w:line="219" w:lineRule="exact"/>
        <w:ind w:left="580"/>
        <w:rPr>
          <w:rFonts w:ascii="Arial" w:hAnsi="Arial" w:cs="Arial"/>
          <w:sz w:val="18"/>
        </w:rPr>
      </w:pPr>
      <w:hyperlink w:anchor="_bookmark1304" w:history="1">
        <w:r w:rsidR="00C12992" w:rsidRPr="001058B5">
          <w:rPr>
            <w:rFonts w:ascii="Arial" w:hAnsi="Arial" w:cs="Arial"/>
            <w:sz w:val="18"/>
          </w:rPr>
          <w:t>global application context, 6-35</w:t>
        </w:r>
      </w:hyperlink>
    </w:p>
    <w:p w14:paraId="5C41C9D9" w14:textId="77777777" w:rsidR="008C539B" w:rsidRPr="001058B5" w:rsidRDefault="00C12992">
      <w:pPr>
        <w:spacing w:before="70" w:line="235" w:lineRule="auto"/>
        <w:ind w:left="580" w:right="2242" w:hanging="240"/>
        <w:rPr>
          <w:rFonts w:ascii="Arial" w:hAnsi="Arial" w:cs="Arial"/>
          <w:sz w:val="18"/>
        </w:rPr>
      </w:pPr>
      <w:r w:rsidRPr="001058B5">
        <w:rPr>
          <w:rFonts w:ascii="Arial" w:hAnsi="Arial" w:cs="Arial"/>
        </w:rPr>
        <w:br w:type="column"/>
      </w:r>
      <w:r w:rsidRPr="001058B5">
        <w:rPr>
          <w:rFonts w:ascii="Arial" w:hAnsi="Arial" w:cs="Arial"/>
          <w:sz w:val="18"/>
        </w:rPr>
        <w:t xml:space="preserve">Oracle Virtual Private Database </w:t>
      </w:r>
      <w:hyperlink w:anchor="_bookmark1491" w:history="1">
        <w:r w:rsidRPr="001058B5">
          <w:rPr>
            <w:rFonts w:ascii="Arial" w:hAnsi="Arial" w:cs="Arial"/>
            <w:sz w:val="18"/>
          </w:rPr>
          <w:t>policy groups, 7-28</w:t>
        </w:r>
      </w:hyperlink>
    </w:p>
    <w:p w14:paraId="62E96F82" w14:textId="77777777" w:rsidR="008C539B" w:rsidRPr="001058B5" w:rsidRDefault="008D1AB8">
      <w:pPr>
        <w:spacing w:line="220" w:lineRule="exact"/>
        <w:ind w:left="580"/>
        <w:rPr>
          <w:rFonts w:ascii="Arial" w:hAnsi="Arial" w:cs="Arial"/>
          <w:sz w:val="18"/>
        </w:rPr>
      </w:pPr>
      <w:hyperlink w:anchor="_bookmark1477" w:history="1">
        <w:r w:rsidR="00C12992" w:rsidRPr="001058B5">
          <w:rPr>
            <w:rFonts w:ascii="Arial" w:hAnsi="Arial" w:cs="Arial"/>
            <w:sz w:val="18"/>
          </w:rPr>
          <w:t>policy implementing, 7-23</w:t>
        </w:r>
      </w:hyperlink>
    </w:p>
    <w:p w14:paraId="3067BAB9" w14:textId="77777777" w:rsidR="008C539B" w:rsidRPr="001058B5" w:rsidRDefault="008D1AB8">
      <w:pPr>
        <w:spacing w:line="220" w:lineRule="exact"/>
        <w:ind w:left="580"/>
        <w:rPr>
          <w:rFonts w:ascii="Arial" w:hAnsi="Arial" w:cs="Arial"/>
          <w:sz w:val="18"/>
        </w:rPr>
      </w:pPr>
      <w:hyperlink w:anchor="_bookmark1469" w:history="1">
        <w:r w:rsidR="00C12992" w:rsidRPr="001058B5">
          <w:rPr>
            <w:rFonts w:ascii="Arial" w:hAnsi="Arial" w:cs="Arial"/>
            <w:sz w:val="18"/>
          </w:rPr>
          <w:t>simple example, 7-20</w:t>
        </w:r>
      </w:hyperlink>
    </w:p>
    <w:p w14:paraId="167325A6" w14:textId="77777777" w:rsidR="008C539B" w:rsidRPr="001058B5" w:rsidRDefault="008D1AB8">
      <w:pPr>
        <w:spacing w:before="2" w:line="235" w:lineRule="auto"/>
        <w:ind w:left="100" w:right="3279" w:firstLine="240"/>
        <w:rPr>
          <w:rFonts w:ascii="Arial" w:hAnsi="Arial" w:cs="Arial"/>
          <w:sz w:val="18"/>
        </w:rPr>
      </w:pPr>
      <w:hyperlink w:anchor="_bookmark1209" w:history="1">
        <w:r w:rsidR="00C12992" w:rsidRPr="001058B5">
          <w:rPr>
            <w:rFonts w:ascii="Arial" w:hAnsi="Arial" w:cs="Arial"/>
            <w:i/>
            <w:sz w:val="18"/>
          </w:rPr>
          <w:t xml:space="preserve">See also </w:t>
        </w:r>
      </w:hyperlink>
      <w:r w:rsidR="00C12992" w:rsidRPr="001058B5">
        <w:rPr>
          <w:rFonts w:ascii="Arial" w:hAnsi="Arial" w:cs="Arial"/>
          <w:sz w:val="18"/>
        </w:rPr>
        <w:t>examples types</w:t>
      </w:r>
    </w:p>
    <w:p w14:paraId="5A780DFF" w14:textId="77777777" w:rsidR="008C539B" w:rsidRPr="001058B5" w:rsidRDefault="008D1AB8">
      <w:pPr>
        <w:spacing w:line="220" w:lineRule="exact"/>
        <w:ind w:left="340"/>
        <w:rPr>
          <w:rFonts w:ascii="Arial" w:hAnsi="Arial" w:cs="Arial"/>
          <w:sz w:val="18"/>
        </w:rPr>
      </w:pPr>
      <w:hyperlink w:anchor="_bookmark786" w:history="1">
        <w:r w:rsidR="00C12992" w:rsidRPr="001058B5">
          <w:rPr>
            <w:rFonts w:ascii="Arial" w:hAnsi="Arial" w:cs="Arial"/>
            <w:sz w:val="18"/>
          </w:rPr>
          <w:t>creating, 4-34</w:t>
        </w:r>
      </w:hyperlink>
    </w:p>
    <w:p w14:paraId="4ABDCE6C" w14:textId="77777777" w:rsidR="008C539B" w:rsidRPr="001058B5" w:rsidRDefault="008D1AB8">
      <w:pPr>
        <w:spacing w:line="237" w:lineRule="auto"/>
        <w:ind w:left="340" w:right="3279"/>
        <w:rPr>
          <w:rFonts w:ascii="Arial" w:hAnsi="Arial" w:cs="Arial"/>
          <w:sz w:val="18"/>
        </w:rPr>
      </w:pPr>
      <w:hyperlink w:anchor="_bookmark776" w:history="1">
        <w:r w:rsidR="00C12992" w:rsidRPr="001058B5">
          <w:rPr>
            <w:rFonts w:ascii="Arial" w:hAnsi="Arial" w:cs="Arial"/>
            <w:sz w:val="18"/>
          </w:rPr>
          <w:t>privileges on, 4-33</w:t>
        </w:r>
      </w:hyperlink>
      <w:r w:rsidR="00C12992" w:rsidRPr="001058B5">
        <w:rPr>
          <w:rFonts w:ascii="Arial" w:hAnsi="Arial" w:cs="Arial"/>
          <w:sz w:val="18"/>
        </w:rPr>
        <w:t xml:space="preserve"> user defined</w:t>
      </w:r>
    </w:p>
    <w:p w14:paraId="6EA4D674" w14:textId="77777777" w:rsidR="008C539B" w:rsidRPr="001058B5" w:rsidRDefault="008D1AB8">
      <w:pPr>
        <w:spacing w:line="219" w:lineRule="exact"/>
        <w:ind w:left="580"/>
        <w:rPr>
          <w:rFonts w:ascii="Arial" w:hAnsi="Arial" w:cs="Arial"/>
          <w:sz w:val="18"/>
        </w:rPr>
      </w:pPr>
      <w:hyperlink w:anchor="_bookmark784" w:history="1">
        <w:r w:rsidR="00C12992" w:rsidRPr="001058B5">
          <w:rPr>
            <w:rFonts w:ascii="Arial" w:hAnsi="Arial" w:cs="Arial"/>
            <w:sz w:val="18"/>
          </w:rPr>
          <w:t>creation requirements, 4-34</w:t>
        </w:r>
      </w:hyperlink>
    </w:p>
    <w:p w14:paraId="44C41C72" w14:textId="77777777" w:rsidR="008C539B" w:rsidRPr="001058B5" w:rsidRDefault="008C539B">
      <w:pPr>
        <w:pStyle w:val="BodyText"/>
        <w:spacing w:before="2"/>
        <w:rPr>
          <w:rFonts w:ascii="Arial" w:hAnsi="Arial" w:cs="Arial"/>
          <w:sz w:val="21"/>
        </w:rPr>
      </w:pPr>
    </w:p>
    <w:p w14:paraId="32842871" w14:textId="77777777" w:rsidR="008C539B" w:rsidRPr="001058B5" w:rsidRDefault="00C12992">
      <w:pPr>
        <w:pStyle w:val="Heading5"/>
        <w:spacing w:before="1"/>
      </w:pPr>
      <w:bookmarkStart w:id="2226" w:name="U"/>
      <w:bookmarkEnd w:id="2226"/>
      <w:r w:rsidRPr="001058B5">
        <w:rPr>
          <w:w w:val="99"/>
        </w:rPr>
        <w:t>U</w:t>
      </w:r>
    </w:p>
    <w:p w14:paraId="13104787" w14:textId="77777777" w:rsidR="008C539B" w:rsidRPr="001058B5" w:rsidRDefault="008C539B">
      <w:pPr>
        <w:pStyle w:val="BodyText"/>
        <w:spacing w:before="10"/>
        <w:rPr>
          <w:rFonts w:ascii="Arial" w:hAnsi="Arial" w:cs="Arial"/>
          <w:b/>
          <w:sz w:val="2"/>
        </w:rPr>
      </w:pPr>
    </w:p>
    <w:p w14:paraId="7294BCAA" w14:textId="7EA99D38" w:rsidR="008C539B" w:rsidRPr="001058B5" w:rsidRDefault="008D1AB8">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1D359E10">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anchorlock/>
          </v:group>
        </w:pict>
      </w:r>
    </w:p>
    <w:p w14:paraId="4F16AF8E"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UDP and TCP ports</w:t>
      </w:r>
    </w:p>
    <w:p w14:paraId="3459C6B5" w14:textId="77777777" w:rsidR="008C539B" w:rsidRPr="001058B5" w:rsidRDefault="008D1AB8">
      <w:pPr>
        <w:spacing w:before="2" w:line="235" w:lineRule="auto"/>
        <w:ind w:left="100" w:right="1513" w:firstLine="240"/>
        <w:rPr>
          <w:rFonts w:ascii="Arial" w:hAnsi="Arial" w:cs="Arial"/>
          <w:sz w:val="18"/>
        </w:rPr>
      </w:pPr>
      <w:hyperlink w:anchor="_bookmark2268" w:history="1">
        <w:r w:rsidR="00C12992" w:rsidRPr="001058B5">
          <w:rPr>
            <w:rFonts w:ascii="Arial" w:hAnsi="Arial" w:cs="Arial"/>
            <w:sz w:val="18"/>
          </w:rPr>
          <w:t>close for ALL disabled services, 10-16</w:t>
        </w:r>
      </w:hyperlink>
      <w:r w:rsidR="00C12992" w:rsidRPr="001058B5">
        <w:rPr>
          <w:rFonts w:ascii="Arial" w:hAnsi="Arial" w:cs="Arial"/>
          <w:sz w:val="18"/>
        </w:rPr>
        <w:t xml:space="preserve"> UGA</w:t>
      </w:r>
    </w:p>
    <w:p w14:paraId="7328EBB6" w14:textId="77777777" w:rsidR="008C539B" w:rsidRPr="001058B5" w:rsidRDefault="008D1AB8">
      <w:pPr>
        <w:spacing w:line="237" w:lineRule="auto"/>
        <w:ind w:left="100" w:right="2551" w:firstLine="240"/>
        <w:rPr>
          <w:rFonts w:ascii="Arial" w:hAnsi="Arial" w:cs="Arial"/>
          <w:sz w:val="18"/>
        </w:rPr>
      </w:pPr>
      <w:hyperlink w:anchor="_bookmark1136" w:history="1">
        <w:r w:rsidR="00C12992" w:rsidRPr="001058B5">
          <w:rPr>
            <w:rFonts w:ascii="Arial" w:hAnsi="Arial" w:cs="Arial"/>
            <w:i/>
            <w:sz w:val="18"/>
          </w:rPr>
          <w:t xml:space="preserve">See </w:t>
        </w:r>
      </w:hyperlink>
      <w:r w:rsidR="00C12992" w:rsidRPr="001058B5">
        <w:rPr>
          <w:rFonts w:ascii="Arial" w:hAnsi="Arial" w:cs="Arial"/>
          <w:sz w:val="18"/>
        </w:rPr>
        <w:t xml:space="preserve">User Global Area (UGA) </w:t>
      </w:r>
      <w:hyperlink w:anchor="_bookmark1891" w:history="1">
        <w:r w:rsidR="00C12992" w:rsidRPr="001058B5">
          <w:rPr>
            <w:rFonts w:ascii="Arial" w:hAnsi="Arial" w:cs="Arial"/>
            <w:sz w:val="18"/>
          </w:rPr>
          <w:t>undoaud.sql script, 9-36</w:t>
        </w:r>
      </w:hyperlink>
    </w:p>
    <w:p w14:paraId="03E79CC8" w14:textId="77777777" w:rsidR="008C539B" w:rsidRPr="001058B5" w:rsidRDefault="008D1AB8">
      <w:pPr>
        <w:spacing w:line="235" w:lineRule="auto"/>
        <w:ind w:left="100" w:right="2934"/>
        <w:rPr>
          <w:rFonts w:ascii="Arial" w:hAnsi="Arial" w:cs="Arial"/>
          <w:sz w:val="18"/>
        </w:rPr>
      </w:pPr>
      <w:hyperlink w:anchor="_bookmark223" w:history="1">
        <w:r w:rsidR="00C12992" w:rsidRPr="001058B5">
          <w:rPr>
            <w:rFonts w:ascii="Arial" w:hAnsi="Arial" w:cs="Arial"/>
            <w:sz w:val="18"/>
          </w:rPr>
          <w:t>undopwd.sql script, 3-6</w:t>
        </w:r>
      </w:hyperlink>
      <w:r w:rsidR="00C12992" w:rsidRPr="001058B5">
        <w:rPr>
          <w:rFonts w:ascii="Arial" w:hAnsi="Arial" w:cs="Arial"/>
          <w:sz w:val="18"/>
        </w:rPr>
        <w:t xml:space="preserve"> UNIX systems</w:t>
      </w:r>
    </w:p>
    <w:p w14:paraId="67765B47" w14:textId="77777777" w:rsidR="008C539B" w:rsidRPr="001058B5" w:rsidRDefault="008D1AB8">
      <w:pPr>
        <w:spacing w:before="1" w:line="235" w:lineRule="auto"/>
        <w:ind w:left="100" w:right="1920" w:firstLine="240"/>
        <w:rPr>
          <w:rFonts w:ascii="Arial" w:hAnsi="Arial" w:cs="Arial"/>
          <w:sz w:val="18"/>
        </w:rPr>
      </w:pPr>
      <w:hyperlink w:anchor="_bookmark1625" w:history="1">
        <w:r w:rsidR="00C12992" w:rsidRPr="001058B5">
          <w:rPr>
            <w:rFonts w:ascii="Arial" w:hAnsi="Arial" w:cs="Arial"/>
            <w:sz w:val="18"/>
          </w:rPr>
          <w:t>audit data written to syslog, 9-4</w:t>
        </w:r>
      </w:hyperlink>
      <w:r w:rsidR="00C12992" w:rsidRPr="001058B5">
        <w:rPr>
          <w:rFonts w:ascii="Arial" w:hAnsi="Arial" w:cs="Arial"/>
          <w:sz w:val="18"/>
        </w:rPr>
        <w:t xml:space="preserve"> </w:t>
      </w:r>
      <w:hyperlink w:anchor="_bookmark1720" w:history="1">
        <w:r w:rsidR="00C12992" w:rsidRPr="001058B5">
          <w:rPr>
            <w:rFonts w:ascii="Arial" w:hAnsi="Arial" w:cs="Arial"/>
            <w:sz w:val="18"/>
          </w:rPr>
          <w:t>UNIX systems, auditing users on, 9-18</w:t>
        </w:r>
      </w:hyperlink>
    </w:p>
    <w:p w14:paraId="42989C98" w14:textId="77777777" w:rsidR="008C539B" w:rsidRPr="001058B5" w:rsidRDefault="008D1AB8">
      <w:pPr>
        <w:spacing w:line="220" w:lineRule="exact"/>
        <w:ind w:left="100"/>
        <w:rPr>
          <w:rFonts w:ascii="Arial" w:hAnsi="Arial" w:cs="Arial"/>
          <w:sz w:val="18"/>
        </w:rPr>
      </w:pPr>
      <w:hyperlink w:anchor="_bookmark87" w:history="1">
        <w:r w:rsidR="00C12992" w:rsidRPr="001058B5">
          <w:rPr>
            <w:rFonts w:ascii="Arial" w:hAnsi="Arial" w:cs="Arial"/>
            <w:sz w:val="18"/>
          </w:rPr>
          <w:t xml:space="preserve">UNLIMITED TABLESPACE privilege, 2-5, </w:t>
        </w:r>
      </w:hyperlink>
      <w:hyperlink w:anchor="_bookmark88" w:history="1">
        <w:r w:rsidR="00C12992" w:rsidRPr="001058B5">
          <w:rPr>
            <w:rFonts w:ascii="Arial" w:hAnsi="Arial" w:cs="Arial"/>
            <w:sz w:val="18"/>
          </w:rPr>
          <w:t>2-6</w:t>
        </w:r>
      </w:hyperlink>
    </w:p>
    <w:p w14:paraId="73BC38F9" w14:textId="77777777" w:rsidR="008C539B" w:rsidRPr="001058B5" w:rsidRDefault="00C12992">
      <w:pPr>
        <w:spacing w:before="2" w:line="235" w:lineRule="auto"/>
        <w:ind w:left="340" w:right="3536" w:hanging="240"/>
        <w:rPr>
          <w:rFonts w:ascii="Arial" w:hAnsi="Arial" w:cs="Arial"/>
          <w:sz w:val="18"/>
        </w:rPr>
      </w:pPr>
      <w:r w:rsidRPr="001058B5">
        <w:rPr>
          <w:rFonts w:ascii="Arial" w:hAnsi="Arial" w:cs="Arial"/>
          <w:sz w:val="18"/>
        </w:rPr>
        <w:t xml:space="preserve">UPDATE privilege </w:t>
      </w:r>
      <w:hyperlink w:anchor="_bookmark834" w:history="1">
        <w:r w:rsidRPr="001058B5">
          <w:rPr>
            <w:rFonts w:ascii="Arial" w:hAnsi="Arial" w:cs="Arial"/>
            <w:sz w:val="18"/>
          </w:rPr>
          <w:t>revoking, 4-43</w:t>
        </w:r>
      </w:hyperlink>
    </w:p>
    <w:p w14:paraId="16E2ACC9" w14:textId="77777777" w:rsidR="008C539B" w:rsidRPr="001058B5" w:rsidRDefault="00C12992">
      <w:pPr>
        <w:spacing w:line="220" w:lineRule="exact"/>
        <w:ind w:left="100"/>
        <w:rPr>
          <w:rFonts w:ascii="Arial" w:hAnsi="Arial" w:cs="Arial"/>
          <w:sz w:val="18"/>
        </w:rPr>
      </w:pPr>
      <w:r w:rsidRPr="001058B5">
        <w:rPr>
          <w:rFonts w:ascii="Arial" w:hAnsi="Arial" w:cs="Arial"/>
          <w:sz w:val="18"/>
        </w:rPr>
        <w:t>user accounts</w:t>
      </w:r>
    </w:p>
    <w:p w14:paraId="110B461B" w14:textId="77777777" w:rsidR="008C539B" w:rsidRPr="001058B5" w:rsidRDefault="008D1AB8">
      <w:pPr>
        <w:spacing w:before="2" w:line="235" w:lineRule="auto"/>
        <w:ind w:left="340" w:right="1806"/>
        <w:rPr>
          <w:rFonts w:ascii="Arial" w:hAnsi="Arial" w:cs="Arial"/>
          <w:sz w:val="18"/>
        </w:rPr>
      </w:pPr>
      <w:hyperlink w:anchor="_bookmark2179" w:history="1">
        <w:r w:rsidR="00C12992" w:rsidRPr="001058B5">
          <w:rPr>
            <w:rFonts w:ascii="Arial" w:hAnsi="Arial" w:cs="Arial"/>
            <w:sz w:val="18"/>
          </w:rPr>
          <w:t>administrative user passwords, 10-9</w:t>
        </w:r>
      </w:hyperlink>
      <w:r w:rsidR="00C12992" w:rsidRPr="001058B5">
        <w:rPr>
          <w:rFonts w:ascii="Arial" w:hAnsi="Arial" w:cs="Arial"/>
          <w:sz w:val="18"/>
        </w:rPr>
        <w:t xml:space="preserve"> </w:t>
      </w:r>
      <w:hyperlink w:anchor="_bookmark2176" w:history="1">
        <w:r w:rsidR="00C12992" w:rsidRPr="001058B5">
          <w:rPr>
            <w:rFonts w:ascii="Arial" w:hAnsi="Arial" w:cs="Arial"/>
            <w:sz w:val="18"/>
          </w:rPr>
          <w:t>default user account, 10-9</w:t>
        </w:r>
      </w:hyperlink>
    </w:p>
    <w:p w14:paraId="788D3E4A" w14:textId="77777777" w:rsidR="008C539B" w:rsidRPr="001058B5" w:rsidRDefault="008D1AB8">
      <w:pPr>
        <w:spacing w:line="220" w:lineRule="exact"/>
        <w:ind w:left="340"/>
        <w:rPr>
          <w:rFonts w:ascii="Arial" w:hAnsi="Arial" w:cs="Arial"/>
          <w:sz w:val="18"/>
        </w:rPr>
      </w:pPr>
      <w:hyperlink w:anchor="_bookmark2168" w:history="1">
        <w:r w:rsidR="00C12992" w:rsidRPr="001058B5">
          <w:rPr>
            <w:rFonts w:ascii="Arial" w:hAnsi="Arial" w:cs="Arial"/>
            <w:sz w:val="18"/>
          </w:rPr>
          <w:t>password guidelines, 10-7</w:t>
        </w:r>
      </w:hyperlink>
    </w:p>
    <w:p w14:paraId="5D9B9DD5" w14:textId="77777777" w:rsidR="008C539B" w:rsidRPr="001058B5" w:rsidRDefault="008D1AB8">
      <w:pPr>
        <w:spacing w:line="220" w:lineRule="exact"/>
        <w:ind w:left="340"/>
        <w:rPr>
          <w:rFonts w:ascii="Arial" w:hAnsi="Arial" w:cs="Arial"/>
          <w:sz w:val="18"/>
        </w:rPr>
      </w:pPr>
      <w:hyperlink w:anchor="_bookmark2193" w:history="1">
        <w:r w:rsidR="00C12992" w:rsidRPr="001058B5">
          <w:rPr>
            <w:rFonts w:ascii="Arial" w:hAnsi="Arial" w:cs="Arial"/>
            <w:sz w:val="18"/>
          </w:rPr>
          <w:t>passwords, encrypted, 10-9</w:t>
        </w:r>
      </w:hyperlink>
    </w:p>
    <w:p w14:paraId="3602E572" w14:textId="77777777" w:rsidR="008C539B" w:rsidRPr="001058B5" w:rsidRDefault="008D1AB8">
      <w:pPr>
        <w:spacing w:before="1" w:line="235" w:lineRule="auto"/>
        <w:ind w:left="100" w:right="3279" w:firstLine="240"/>
        <w:rPr>
          <w:rFonts w:ascii="Arial" w:hAnsi="Arial" w:cs="Arial"/>
          <w:sz w:val="18"/>
        </w:rPr>
      </w:pPr>
      <w:hyperlink w:anchor="_bookmark429" w:history="1">
        <w:r w:rsidR="00C12992" w:rsidRPr="001058B5">
          <w:rPr>
            <w:rFonts w:ascii="Arial" w:hAnsi="Arial" w:cs="Arial"/>
            <w:sz w:val="18"/>
          </w:rPr>
          <w:t>proxy users, 3-38</w:t>
        </w:r>
      </w:hyperlink>
      <w:r w:rsidR="00C12992" w:rsidRPr="001058B5">
        <w:rPr>
          <w:rFonts w:ascii="Arial" w:hAnsi="Arial" w:cs="Arial"/>
          <w:sz w:val="18"/>
        </w:rPr>
        <w:t xml:space="preserve"> USER function</w:t>
      </w:r>
    </w:p>
    <w:p w14:paraId="282923ED" w14:textId="77777777" w:rsidR="008C539B" w:rsidRPr="001058B5" w:rsidRDefault="008D1AB8">
      <w:pPr>
        <w:spacing w:before="2" w:line="235" w:lineRule="auto"/>
        <w:ind w:left="100" w:right="2072" w:firstLine="240"/>
        <w:rPr>
          <w:rFonts w:ascii="Arial" w:hAnsi="Arial" w:cs="Arial"/>
          <w:sz w:val="18"/>
        </w:rPr>
      </w:pPr>
      <w:hyperlink w:anchor="_bookmark1273" w:history="1">
        <w:r w:rsidR="00C12992" w:rsidRPr="001058B5">
          <w:rPr>
            <w:rFonts w:ascii="Arial" w:hAnsi="Arial" w:cs="Arial"/>
            <w:sz w:val="18"/>
          </w:rPr>
          <w:t>global application contexts, 6-25</w:t>
        </w:r>
      </w:hyperlink>
      <w:r w:rsidR="00C12992" w:rsidRPr="001058B5">
        <w:rPr>
          <w:rFonts w:ascii="Arial" w:hAnsi="Arial" w:cs="Arial"/>
          <w:sz w:val="18"/>
        </w:rPr>
        <w:t xml:space="preserve"> User Global Area (UGA)</w:t>
      </w:r>
    </w:p>
    <w:p w14:paraId="4D5408F3" w14:textId="77777777" w:rsidR="008C539B" w:rsidRPr="001058B5" w:rsidRDefault="008D1AB8">
      <w:pPr>
        <w:spacing w:line="237" w:lineRule="auto"/>
        <w:ind w:left="100" w:right="1806" w:firstLine="240"/>
        <w:rPr>
          <w:rFonts w:ascii="Arial" w:hAnsi="Arial" w:cs="Arial"/>
          <w:sz w:val="18"/>
        </w:rPr>
      </w:pPr>
      <w:hyperlink w:anchor="_bookmark1137" w:history="1">
        <w:r w:rsidR="00C12992" w:rsidRPr="001058B5">
          <w:rPr>
            <w:rFonts w:ascii="Arial" w:hAnsi="Arial" w:cs="Arial"/>
            <w:sz w:val="18"/>
          </w:rPr>
          <w:t>application contexts, storing in, 6-2</w:t>
        </w:r>
      </w:hyperlink>
      <w:r w:rsidR="00C12992" w:rsidRPr="001058B5">
        <w:rPr>
          <w:rFonts w:ascii="Arial" w:hAnsi="Arial" w:cs="Arial"/>
          <w:sz w:val="18"/>
        </w:rPr>
        <w:t xml:space="preserve"> user names</w:t>
      </w:r>
    </w:p>
    <w:p w14:paraId="2BE8218E" w14:textId="77777777" w:rsidR="008C539B" w:rsidRPr="001058B5" w:rsidRDefault="008D1AB8">
      <w:pPr>
        <w:spacing w:line="217" w:lineRule="exact"/>
        <w:ind w:left="340"/>
        <w:rPr>
          <w:rFonts w:ascii="Arial" w:hAnsi="Arial" w:cs="Arial"/>
          <w:sz w:val="18"/>
        </w:rPr>
      </w:pPr>
      <w:hyperlink w:anchor="_bookmark1059" w:history="1">
        <w:r w:rsidR="00C12992" w:rsidRPr="001058B5">
          <w:rPr>
            <w:rFonts w:ascii="Arial" w:hAnsi="Arial" w:cs="Arial"/>
            <w:sz w:val="18"/>
          </w:rPr>
          <w:t>schemas, 5-15</w:t>
        </w:r>
      </w:hyperlink>
    </w:p>
    <w:p w14:paraId="035BFECF" w14:textId="77777777" w:rsidR="008C539B" w:rsidRPr="001058B5" w:rsidRDefault="008D1AB8">
      <w:pPr>
        <w:spacing w:line="220" w:lineRule="exact"/>
        <w:ind w:left="100"/>
        <w:rPr>
          <w:rFonts w:ascii="Arial" w:hAnsi="Arial" w:cs="Arial"/>
          <w:sz w:val="18"/>
        </w:rPr>
      </w:pPr>
      <w:hyperlink w:anchor="_bookmark744" w:history="1">
        <w:r w:rsidR="00C12992" w:rsidRPr="001058B5">
          <w:rPr>
            <w:rFonts w:ascii="Arial" w:hAnsi="Arial" w:cs="Arial"/>
            <w:sz w:val="18"/>
          </w:rPr>
          <w:t>USER pseudo column, 4-29</w:t>
        </w:r>
      </w:hyperlink>
    </w:p>
    <w:p w14:paraId="7B4B03D7" w14:textId="77777777" w:rsidR="008C539B" w:rsidRPr="001058B5" w:rsidRDefault="008D1AB8">
      <w:pPr>
        <w:spacing w:before="1" w:line="235" w:lineRule="auto"/>
        <w:ind w:left="460" w:right="836" w:hanging="360"/>
        <w:rPr>
          <w:rFonts w:ascii="Arial" w:hAnsi="Arial" w:cs="Arial"/>
          <w:sz w:val="18"/>
        </w:rPr>
      </w:pPr>
      <w:hyperlink w:anchor="_bookmark448" w:history="1">
        <w:r w:rsidR="00C12992" w:rsidRPr="001058B5">
          <w:rPr>
            <w:rFonts w:ascii="Arial" w:hAnsi="Arial" w:cs="Arial"/>
            <w:sz w:val="18"/>
          </w:rPr>
          <w:t>user sessions, multiple within single database connection, 3-40</w:t>
        </w:r>
      </w:hyperlink>
    </w:p>
    <w:p w14:paraId="07DF5B9A" w14:textId="77777777" w:rsidR="008C539B" w:rsidRPr="001058B5" w:rsidRDefault="00C12992">
      <w:pPr>
        <w:spacing w:line="237" w:lineRule="auto"/>
        <w:ind w:left="340" w:right="3279" w:hanging="240"/>
        <w:rPr>
          <w:rFonts w:ascii="Arial" w:hAnsi="Arial" w:cs="Arial"/>
          <w:sz w:val="18"/>
        </w:rPr>
      </w:pPr>
      <w:r w:rsidRPr="001058B5">
        <w:rPr>
          <w:rFonts w:ascii="Arial" w:hAnsi="Arial" w:cs="Arial"/>
          <w:sz w:val="18"/>
        </w:rPr>
        <w:t xml:space="preserve">user-defined columns </w:t>
      </w:r>
      <w:hyperlink w:anchor="_bookmark1906" w:history="1">
        <w:r w:rsidRPr="001058B5">
          <w:rPr>
            <w:rFonts w:ascii="Arial" w:hAnsi="Arial" w:cs="Arial"/>
            <w:sz w:val="18"/>
          </w:rPr>
          <w:t>auditing, 9-38</w:t>
        </w:r>
      </w:hyperlink>
    </w:p>
    <w:p w14:paraId="1EC9C63D" w14:textId="77777777" w:rsidR="008C539B" w:rsidRPr="001058B5" w:rsidRDefault="008D1AB8">
      <w:pPr>
        <w:spacing w:line="235" w:lineRule="auto"/>
        <w:ind w:left="100" w:right="2594"/>
        <w:rPr>
          <w:rFonts w:ascii="Arial" w:hAnsi="Arial" w:cs="Arial"/>
          <w:sz w:val="18"/>
        </w:rPr>
      </w:pPr>
      <w:hyperlink w:anchor="_bookmark1175" w:history="1">
        <w:r w:rsidR="00C12992" w:rsidRPr="001058B5">
          <w:rPr>
            <w:rFonts w:ascii="Arial" w:hAnsi="Arial" w:cs="Arial"/>
            <w:sz w:val="18"/>
          </w:rPr>
          <w:t xml:space="preserve">USERENV function, 6-8, </w:t>
        </w:r>
      </w:hyperlink>
      <w:hyperlink w:anchor="_bookmark1590" w:history="1">
        <w:r w:rsidR="00C12992" w:rsidRPr="001058B5">
          <w:rPr>
            <w:rFonts w:ascii="Arial" w:hAnsi="Arial" w:cs="Arial"/>
            <w:sz w:val="18"/>
          </w:rPr>
          <w:t>8-9</w:t>
        </w:r>
      </w:hyperlink>
      <w:r w:rsidR="00C12992" w:rsidRPr="001058B5">
        <w:rPr>
          <w:rFonts w:ascii="Arial" w:hAnsi="Arial" w:cs="Arial"/>
          <w:sz w:val="18"/>
        </w:rPr>
        <w:t xml:space="preserve"> USERENV namespace</w:t>
      </w:r>
    </w:p>
    <w:p w14:paraId="3DC6DAD7" w14:textId="77777777" w:rsidR="008C539B" w:rsidRPr="001058B5" w:rsidRDefault="008D1AB8">
      <w:pPr>
        <w:spacing w:line="220" w:lineRule="exact"/>
        <w:ind w:left="340"/>
        <w:rPr>
          <w:rFonts w:ascii="Arial" w:hAnsi="Arial" w:cs="Arial"/>
          <w:sz w:val="18"/>
        </w:rPr>
      </w:pPr>
      <w:hyperlink w:anchor="_bookmark1172" w:history="1">
        <w:r w:rsidR="00C12992" w:rsidRPr="001058B5">
          <w:rPr>
            <w:rFonts w:ascii="Arial" w:hAnsi="Arial" w:cs="Arial"/>
            <w:sz w:val="18"/>
          </w:rPr>
          <w:t>about, 6-8</w:t>
        </w:r>
      </w:hyperlink>
    </w:p>
    <w:p w14:paraId="10C64B4A" w14:textId="77777777" w:rsidR="008C539B" w:rsidRPr="001058B5" w:rsidRDefault="008D1AB8">
      <w:pPr>
        <w:spacing w:line="220" w:lineRule="exact"/>
        <w:ind w:left="340"/>
        <w:rPr>
          <w:rFonts w:ascii="Arial" w:hAnsi="Arial" w:cs="Arial"/>
          <w:sz w:val="18"/>
        </w:rPr>
      </w:pPr>
      <w:hyperlink w:anchor="_bookmark470" w:history="1">
        <w:r w:rsidR="00C12992" w:rsidRPr="001058B5">
          <w:rPr>
            <w:rFonts w:ascii="Arial" w:hAnsi="Arial" w:cs="Arial"/>
            <w:sz w:val="18"/>
          </w:rPr>
          <w:t>client identifiers, 3-44</w:t>
        </w:r>
      </w:hyperlink>
    </w:p>
    <w:p w14:paraId="22431FEA" w14:textId="77777777" w:rsidR="008C539B" w:rsidRPr="001058B5" w:rsidRDefault="008D1AB8">
      <w:pPr>
        <w:spacing w:line="237" w:lineRule="auto"/>
        <w:ind w:left="100" w:right="534" w:firstLine="240"/>
        <w:rPr>
          <w:rFonts w:ascii="Arial" w:hAnsi="Arial" w:cs="Arial"/>
          <w:sz w:val="18"/>
        </w:rPr>
      </w:pPr>
      <w:hyperlink w:anchor="_bookmark478" w:history="1">
        <w:r w:rsidR="00C12992" w:rsidRPr="001058B5">
          <w:rPr>
            <w:rFonts w:ascii="Arial" w:hAnsi="Arial" w:cs="Arial"/>
            <w:i/>
            <w:sz w:val="18"/>
          </w:rPr>
          <w:t xml:space="preserve">See also </w:t>
        </w:r>
      </w:hyperlink>
      <w:r w:rsidR="00C12992" w:rsidRPr="001058B5">
        <w:rPr>
          <w:rFonts w:ascii="Arial" w:hAnsi="Arial" w:cs="Arial"/>
          <w:sz w:val="18"/>
        </w:rPr>
        <w:t>CLIENT_IDENTIFIER USERENV attribute users</w:t>
      </w:r>
    </w:p>
    <w:p w14:paraId="042C192C" w14:textId="77777777" w:rsidR="008C539B" w:rsidRPr="001058B5" w:rsidRDefault="008D1AB8">
      <w:pPr>
        <w:spacing w:line="235" w:lineRule="auto"/>
        <w:ind w:left="340" w:right="836"/>
        <w:rPr>
          <w:rFonts w:ascii="Arial" w:hAnsi="Arial" w:cs="Arial"/>
          <w:sz w:val="18"/>
        </w:rPr>
      </w:pPr>
      <w:hyperlink w:anchor="_bookmark802" w:history="1">
        <w:r w:rsidR="00C12992" w:rsidRPr="001058B5">
          <w:rPr>
            <w:rFonts w:ascii="Arial" w:hAnsi="Arial" w:cs="Arial"/>
            <w:sz w:val="18"/>
          </w:rPr>
          <w:t>administrative option (ADMIN OPTION), 4-38</w:t>
        </w:r>
      </w:hyperlink>
      <w:r w:rsidR="00C12992" w:rsidRPr="001058B5">
        <w:rPr>
          <w:rFonts w:ascii="Arial" w:hAnsi="Arial" w:cs="Arial"/>
          <w:sz w:val="18"/>
        </w:rPr>
        <w:t xml:space="preserve"> </w:t>
      </w:r>
      <w:hyperlink w:anchor="_bookmark101" w:history="1">
        <w:r w:rsidR="00C12992" w:rsidRPr="001058B5">
          <w:rPr>
            <w:rFonts w:ascii="Arial" w:hAnsi="Arial" w:cs="Arial"/>
            <w:sz w:val="18"/>
          </w:rPr>
          <w:t>altering, 2-8</w:t>
        </w:r>
      </w:hyperlink>
    </w:p>
    <w:p w14:paraId="2ACE5333" w14:textId="77777777" w:rsidR="008C539B" w:rsidRPr="001058B5" w:rsidRDefault="008D1AB8">
      <w:pPr>
        <w:spacing w:line="235" w:lineRule="auto"/>
        <w:ind w:left="340" w:right="836"/>
        <w:rPr>
          <w:rFonts w:ascii="Arial" w:hAnsi="Arial" w:cs="Arial"/>
          <w:sz w:val="18"/>
        </w:rPr>
      </w:pPr>
      <w:hyperlink w:anchor="_bookmark469" w:history="1">
        <w:r w:rsidR="00C12992" w:rsidRPr="001058B5">
          <w:rPr>
            <w:rFonts w:ascii="Arial" w:hAnsi="Arial" w:cs="Arial"/>
            <w:sz w:val="18"/>
          </w:rPr>
          <w:t>application users not known to database, 3-44</w:t>
        </w:r>
      </w:hyperlink>
      <w:r w:rsidR="00C12992" w:rsidRPr="001058B5">
        <w:rPr>
          <w:rFonts w:ascii="Arial" w:hAnsi="Arial" w:cs="Arial"/>
          <w:sz w:val="18"/>
        </w:rPr>
        <w:t xml:space="preserve"> </w:t>
      </w:r>
      <w:hyperlink w:anchor="_bookmark86" w:history="1">
        <w:r w:rsidR="00C12992" w:rsidRPr="001058B5">
          <w:rPr>
            <w:rFonts w:ascii="Arial" w:hAnsi="Arial" w:cs="Arial"/>
            <w:sz w:val="18"/>
          </w:rPr>
          <w:t>assigning unlimited quotas for, 2-5</w:t>
        </w:r>
      </w:hyperlink>
    </w:p>
    <w:p w14:paraId="485A976E" w14:textId="77777777" w:rsidR="008C539B" w:rsidRPr="001058B5" w:rsidRDefault="008D1AB8">
      <w:pPr>
        <w:spacing w:line="220" w:lineRule="exact"/>
        <w:ind w:left="340"/>
        <w:rPr>
          <w:rFonts w:ascii="Arial" w:hAnsi="Arial" w:cs="Arial"/>
          <w:sz w:val="18"/>
        </w:rPr>
      </w:pPr>
      <w:hyperlink w:anchor="_bookmark1751" w:history="1">
        <w:r w:rsidR="00C12992" w:rsidRPr="001058B5">
          <w:rPr>
            <w:rFonts w:ascii="Arial" w:hAnsi="Arial" w:cs="Arial"/>
            <w:sz w:val="18"/>
          </w:rPr>
          <w:t>auditing, 9-23</w:t>
        </w:r>
      </w:hyperlink>
    </w:p>
    <w:p w14:paraId="567030E0" w14:textId="77777777" w:rsidR="008C539B" w:rsidRPr="001058B5" w:rsidRDefault="008D1AB8">
      <w:pPr>
        <w:spacing w:before="1" w:line="235" w:lineRule="auto"/>
        <w:ind w:left="340" w:right="2534"/>
        <w:jc w:val="both"/>
        <w:rPr>
          <w:rFonts w:ascii="Arial" w:hAnsi="Arial" w:cs="Arial"/>
          <w:sz w:val="18"/>
        </w:rPr>
      </w:pPr>
      <w:hyperlink w:anchor="_bookmark1053" w:history="1">
        <w:r w:rsidR="00C12992" w:rsidRPr="001058B5">
          <w:rPr>
            <w:rFonts w:ascii="Arial" w:hAnsi="Arial" w:cs="Arial"/>
            <w:sz w:val="18"/>
          </w:rPr>
          <w:t>database role, current, 5-14</w:t>
        </w:r>
      </w:hyperlink>
      <w:r w:rsidR="00C12992" w:rsidRPr="001058B5">
        <w:rPr>
          <w:rFonts w:ascii="Arial" w:hAnsi="Arial" w:cs="Arial"/>
          <w:sz w:val="18"/>
        </w:rPr>
        <w:t xml:space="preserve"> </w:t>
      </w:r>
      <w:hyperlink w:anchor="_bookmark96" w:history="1">
        <w:r w:rsidR="00C12992" w:rsidRPr="001058B5">
          <w:rPr>
            <w:rFonts w:ascii="Arial" w:hAnsi="Arial" w:cs="Arial"/>
            <w:sz w:val="18"/>
          </w:rPr>
          <w:t>default roles, changing, 2-7</w:t>
        </w:r>
      </w:hyperlink>
      <w:r w:rsidR="00C12992" w:rsidRPr="001058B5">
        <w:rPr>
          <w:rFonts w:ascii="Arial" w:hAnsi="Arial" w:cs="Arial"/>
          <w:sz w:val="18"/>
        </w:rPr>
        <w:t xml:space="preserve"> </w:t>
      </w:r>
      <w:hyperlink w:anchor="_bookmark72" w:history="1">
        <w:r w:rsidR="00C12992" w:rsidRPr="001058B5">
          <w:rPr>
            <w:rFonts w:ascii="Arial" w:hAnsi="Arial" w:cs="Arial"/>
            <w:sz w:val="18"/>
          </w:rPr>
          <w:t>default tablespaces, 2-4</w:t>
        </w:r>
      </w:hyperlink>
    </w:p>
    <w:p w14:paraId="290FDA04" w14:textId="77777777" w:rsidR="008C539B" w:rsidRPr="001058B5" w:rsidRDefault="008D1AB8">
      <w:pPr>
        <w:spacing w:line="221" w:lineRule="exact"/>
        <w:ind w:left="340"/>
        <w:rPr>
          <w:rFonts w:ascii="Arial" w:hAnsi="Arial" w:cs="Arial"/>
          <w:sz w:val="18"/>
        </w:rPr>
      </w:pPr>
      <w:hyperlink w:anchor="_bookmark153" w:history="1">
        <w:r w:rsidR="00C12992" w:rsidRPr="001058B5">
          <w:rPr>
            <w:rFonts w:ascii="Arial" w:hAnsi="Arial" w:cs="Arial"/>
            <w:sz w:val="18"/>
          </w:rPr>
          <w:t>dropping, 2-14</w:t>
        </w:r>
      </w:hyperlink>
    </w:p>
    <w:p w14:paraId="602BA0B8" w14:textId="77777777" w:rsidR="008C539B" w:rsidRPr="001058B5" w:rsidRDefault="008D1AB8">
      <w:pPr>
        <w:spacing w:before="2" w:line="235" w:lineRule="auto"/>
        <w:ind w:left="340" w:right="2594"/>
        <w:rPr>
          <w:rFonts w:ascii="Arial" w:hAnsi="Arial" w:cs="Arial"/>
          <w:sz w:val="18"/>
        </w:rPr>
      </w:pPr>
      <w:hyperlink w:anchor="_bookmark151" w:history="1">
        <w:r w:rsidR="00C12992" w:rsidRPr="001058B5">
          <w:rPr>
            <w:rFonts w:ascii="Arial" w:hAnsi="Arial" w:cs="Arial"/>
            <w:sz w:val="18"/>
          </w:rPr>
          <w:t>dropping profiles and, 2-14</w:t>
        </w:r>
      </w:hyperlink>
      <w:r w:rsidR="00C12992" w:rsidRPr="001058B5">
        <w:rPr>
          <w:rFonts w:ascii="Arial" w:hAnsi="Arial" w:cs="Arial"/>
          <w:sz w:val="18"/>
        </w:rPr>
        <w:t xml:space="preserve"> </w:t>
      </w:r>
      <w:hyperlink w:anchor="_bookmark694" w:history="1">
        <w:r w:rsidR="00C12992" w:rsidRPr="001058B5">
          <w:rPr>
            <w:rFonts w:ascii="Arial" w:hAnsi="Arial" w:cs="Arial"/>
            <w:sz w:val="18"/>
          </w:rPr>
          <w:t>dropping roles and, 4-21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enabling roles for, 5-14</w:t>
        </w:r>
      </w:hyperlink>
    </w:p>
    <w:p w14:paraId="04C1A7D0" w14:textId="77777777" w:rsidR="008C539B" w:rsidRPr="001058B5" w:rsidRDefault="008C539B">
      <w:pPr>
        <w:spacing w:line="235" w:lineRule="auto"/>
        <w:rPr>
          <w:rFonts w:ascii="Arial" w:hAnsi="Arial" w:cs="Arial"/>
          <w:sz w:val="18"/>
        </w:rPr>
        <w:sectPr w:rsidR="008C539B" w:rsidRPr="001058B5">
          <w:headerReference w:type="even" r:id="rId317"/>
          <w:footerReference w:type="even" r:id="rId318"/>
          <w:footerReference w:type="default" r:id="rId319"/>
          <w:pgSz w:w="12240" w:h="15840"/>
          <w:pgMar w:top="1200" w:right="1060" w:bottom="860" w:left="1100" w:header="0" w:footer="663" w:gutter="0"/>
          <w:cols w:num="2" w:space="720" w:equalWidth="0">
            <w:col w:w="4452" w:space="468"/>
            <w:col w:w="5160"/>
          </w:cols>
        </w:sectPr>
      </w:pPr>
    </w:p>
    <w:p w14:paraId="144F786F" w14:textId="77777777" w:rsidR="008C539B" w:rsidRPr="001058B5" w:rsidRDefault="008D1AB8">
      <w:pPr>
        <w:spacing w:before="67" w:line="222" w:lineRule="exact"/>
        <w:ind w:left="940"/>
        <w:rPr>
          <w:rFonts w:ascii="Arial" w:hAnsi="Arial" w:cs="Arial"/>
          <w:sz w:val="18"/>
        </w:rPr>
      </w:pPr>
      <w:hyperlink w:anchor="_bookmark380" w:history="1">
        <w:r w:rsidR="00C12992" w:rsidRPr="001058B5">
          <w:rPr>
            <w:rFonts w:ascii="Arial" w:hAnsi="Arial" w:cs="Arial"/>
            <w:sz w:val="18"/>
          </w:rPr>
          <w:t xml:space="preserve">enterprise, 3-30, </w:t>
        </w:r>
      </w:hyperlink>
      <w:hyperlink w:anchor="_bookmark684" w:history="1">
        <w:r w:rsidR="00C12992" w:rsidRPr="001058B5">
          <w:rPr>
            <w:rFonts w:ascii="Arial" w:hAnsi="Arial" w:cs="Arial"/>
            <w:sz w:val="18"/>
          </w:rPr>
          <w:t>4-19</w:t>
        </w:r>
      </w:hyperlink>
    </w:p>
    <w:p w14:paraId="47CBF1B2" w14:textId="77777777" w:rsidR="008C539B" w:rsidRPr="001058B5" w:rsidRDefault="008D1AB8">
      <w:pPr>
        <w:spacing w:before="1" w:line="235" w:lineRule="auto"/>
        <w:ind w:left="940"/>
        <w:rPr>
          <w:rFonts w:ascii="Arial" w:hAnsi="Arial" w:cs="Arial"/>
          <w:sz w:val="18"/>
        </w:rPr>
      </w:pPr>
      <w:hyperlink w:anchor="_bookmark1068" w:history="1">
        <w:r w:rsidR="00C12992" w:rsidRPr="001058B5">
          <w:rPr>
            <w:rFonts w:ascii="Arial" w:hAnsi="Arial" w:cs="Arial"/>
            <w:sz w:val="18"/>
          </w:rPr>
          <w:t>enterprise, shared schema protection, 5-16</w:t>
        </w:r>
      </w:hyperlink>
      <w:r w:rsidR="00C12992" w:rsidRPr="001058B5">
        <w:rPr>
          <w:rFonts w:ascii="Arial" w:hAnsi="Arial" w:cs="Arial"/>
          <w:sz w:val="18"/>
        </w:rPr>
        <w:t xml:space="preserve"> external authentication</w:t>
      </w:r>
    </w:p>
    <w:p w14:paraId="76041C6B" w14:textId="77777777" w:rsidR="008C539B" w:rsidRPr="001058B5" w:rsidRDefault="008D1AB8">
      <w:pPr>
        <w:spacing w:line="220" w:lineRule="exact"/>
        <w:ind w:left="1180"/>
        <w:rPr>
          <w:rFonts w:ascii="Arial" w:hAnsi="Arial" w:cs="Arial"/>
          <w:sz w:val="18"/>
        </w:rPr>
      </w:pPr>
      <w:hyperlink w:anchor="_bookmark395" w:history="1">
        <w:r w:rsidR="00C12992" w:rsidRPr="001058B5">
          <w:rPr>
            <w:rFonts w:ascii="Arial" w:hAnsi="Arial" w:cs="Arial"/>
            <w:sz w:val="18"/>
          </w:rPr>
          <w:t>about, 3-32</w:t>
        </w:r>
      </w:hyperlink>
    </w:p>
    <w:p w14:paraId="16C31E26" w14:textId="77777777" w:rsidR="008C539B" w:rsidRPr="001058B5" w:rsidRDefault="008D1AB8">
      <w:pPr>
        <w:spacing w:line="220" w:lineRule="exact"/>
        <w:ind w:left="1180"/>
        <w:rPr>
          <w:rFonts w:ascii="Arial" w:hAnsi="Arial" w:cs="Arial"/>
          <w:sz w:val="18"/>
        </w:rPr>
      </w:pPr>
      <w:hyperlink w:anchor="_bookmark398" w:history="1">
        <w:r w:rsidR="00C12992" w:rsidRPr="001058B5">
          <w:rPr>
            <w:rFonts w:ascii="Arial" w:hAnsi="Arial" w:cs="Arial"/>
            <w:sz w:val="18"/>
          </w:rPr>
          <w:t>advantages, 3-33</w:t>
        </w:r>
      </w:hyperlink>
    </w:p>
    <w:p w14:paraId="56685339" w14:textId="77777777" w:rsidR="008C539B" w:rsidRPr="001058B5" w:rsidRDefault="008D1AB8">
      <w:pPr>
        <w:spacing w:line="220" w:lineRule="exact"/>
        <w:ind w:left="1180"/>
        <w:rPr>
          <w:rFonts w:ascii="Arial" w:hAnsi="Arial" w:cs="Arial"/>
          <w:sz w:val="18"/>
        </w:rPr>
      </w:pPr>
      <w:hyperlink w:anchor="_bookmark146" w:history="1">
        <w:r w:rsidR="00C12992" w:rsidRPr="001058B5">
          <w:rPr>
            <w:rFonts w:ascii="Arial" w:hAnsi="Arial" w:cs="Arial"/>
            <w:sz w:val="18"/>
          </w:rPr>
          <w:t>assigning profiles,   2-13</w:t>
        </w:r>
      </w:hyperlink>
    </w:p>
    <w:p w14:paraId="7B4D8D1E" w14:textId="77777777" w:rsidR="008C539B" w:rsidRPr="001058B5" w:rsidRDefault="008D1AB8">
      <w:pPr>
        <w:spacing w:line="220" w:lineRule="exact"/>
        <w:ind w:left="1180"/>
        <w:rPr>
          <w:rFonts w:ascii="Arial" w:hAnsi="Arial" w:cs="Arial"/>
          <w:sz w:val="18"/>
        </w:rPr>
      </w:pPr>
      <w:hyperlink w:anchor="_bookmark402" w:history="1">
        <w:r w:rsidR="00C12992" w:rsidRPr="001058B5">
          <w:rPr>
            <w:rFonts w:ascii="Arial" w:hAnsi="Arial" w:cs="Arial"/>
            <w:sz w:val="18"/>
          </w:rPr>
          <w:t>operating system,   3-34</w:t>
        </w:r>
      </w:hyperlink>
    </w:p>
    <w:p w14:paraId="692BA8D0" w14:textId="77777777" w:rsidR="008C539B" w:rsidRPr="001058B5" w:rsidRDefault="008D1AB8">
      <w:pPr>
        <w:spacing w:line="220" w:lineRule="exact"/>
        <w:ind w:left="1180"/>
        <w:rPr>
          <w:rFonts w:ascii="Arial" w:hAnsi="Arial" w:cs="Arial"/>
          <w:sz w:val="18"/>
        </w:rPr>
      </w:pPr>
      <w:hyperlink w:anchor="_bookmark400" w:history="1">
        <w:r w:rsidR="00C12992" w:rsidRPr="001058B5">
          <w:rPr>
            <w:rFonts w:ascii="Arial" w:hAnsi="Arial" w:cs="Arial"/>
            <w:sz w:val="18"/>
          </w:rPr>
          <w:t>user creation, 3-33</w:t>
        </w:r>
      </w:hyperlink>
    </w:p>
    <w:p w14:paraId="4AF82993" w14:textId="77777777" w:rsidR="008C539B" w:rsidRPr="001058B5" w:rsidRDefault="008D1AB8">
      <w:pPr>
        <w:spacing w:line="220" w:lineRule="exact"/>
        <w:ind w:left="940"/>
        <w:rPr>
          <w:rFonts w:ascii="Arial" w:hAnsi="Arial" w:cs="Arial"/>
          <w:sz w:val="18"/>
        </w:rPr>
      </w:pPr>
      <w:hyperlink w:anchor="_bookmark167" w:history="1">
        <w:r w:rsidR="00C12992" w:rsidRPr="001058B5">
          <w:rPr>
            <w:rFonts w:ascii="Arial" w:hAnsi="Arial" w:cs="Arial"/>
            <w:sz w:val="18"/>
          </w:rPr>
          <w:t>finding information about, 2-15</w:t>
        </w:r>
      </w:hyperlink>
    </w:p>
    <w:p w14:paraId="2D5FC977" w14:textId="77777777" w:rsidR="008C539B" w:rsidRPr="001058B5" w:rsidRDefault="008D1AB8">
      <w:pPr>
        <w:spacing w:before="2" w:line="235" w:lineRule="auto"/>
        <w:ind w:left="940"/>
        <w:rPr>
          <w:rFonts w:ascii="Arial" w:hAnsi="Arial" w:cs="Arial"/>
          <w:sz w:val="18"/>
        </w:rPr>
      </w:pPr>
      <w:hyperlink w:anchor="_bookmark489" w:history="1">
        <w:r w:rsidR="00C12992" w:rsidRPr="001058B5">
          <w:rPr>
            <w:rFonts w:ascii="Arial" w:hAnsi="Arial" w:cs="Arial"/>
            <w:sz w:val="18"/>
          </w:rPr>
          <w:t>finding information about authentication, 3-47</w:t>
        </w:r>
      </w:hyperlink>
      <w:r w:rsidR="00C12992" w:rsidRPr="001058B5">
        <w:rPr>
          <w:rFonts w:ascii="Arial" w:hAnsi="Arial" w:cs="Arial"/>
          <w:sz w:val="18"/>
        </w:rPr>
        <w:t xml:space="preserve"> </w:t>
      </w:r>
      <w:hyperlink w:anchor="_bookmark378" w:history="1">
        <w:r w:rsidR="00C12992" w:rsidRPr="001058B5">
          <w:rPr>
            <w:rFonts w:ascii="Arial" w:hAnsi="Arial" w:cs="Arial"/>
            <w:sz w:val="18"/>
          </w:rPr>
          <w:t>global, 3-30</w:t>
        </w:r>
      </w:hyperlink>
    </w:p>
    <w:p w14:paraId="4EC0A4A2" w14:textId="77777777" w:rsidR="008C539B" w:rsidRPr="001058B5" w:rsidRDefault="008D1AB8">
      <w:pPr>
        <w:spacing w:before="2" w:line="235" w:lineRule="auto"/>
        <w:ind w:left="940" w:right="1544" w:firstLine="240"/>
        <w:rPr>
          <w:rFonts w:ascii="Arial" w:hAnsi="Arial" w:cs="Arial"/>
          <w:sz w:val="18"/>
        </w:rPr>
      </w:pPr>
      <w:hyperlink w:anchor="_bookmark147" w:history="1">
        <w:r w:rsidR="00C12992" w:rsidRPr="001058B5">
          <w:rPr>
            <w:rFonts w:ascii="Arial" w:hAnsi="Arial" w:cs="Arial"/>
            <w:sz w:val="18"/>
          </w:rPr>
          <w:t>assigning profiles, 2-13</w:t>
        </w:r>
      </w:hyperlink>
      <w:r w:rsidR="00C12992" w:rsidRPr="001058B5">
        <w:rPr>
          <w:rFonts w:ascii="Arial" w:hAnsi="Arial" w:cs="Arial"/>
          <w:sz w:val="18"/>
        </w:rPr>
        <w:t xml:space="preserve"> hosts, connecting to multiple</w:t>
      </w:r>
    </w:p>
    <w:p w14:paraId="4F78C2DA" w14:textId="77777777" w:rsidR="008C539B" w:rsidRPr="001058B5" w:rsidRDefault="008D1AB8">
      <w:pPr>
        <w:spacing w:line="237" w:lineRule="auto"/>
        <w:ind w:left="1540" w:hanging="360"/>
        <w:rPr>
          <w:rFonts w:ascii="Arial" w:hAnsi="Arial" w:cs="Arial"/>
          <w:sz w:val="18"/>
        </w:rPr>
      </w:pPr>
      <w:hyperlink w:anchor="_bookmark880" w:history="1">
        <w:r w:rsidR="00C12992" w:rsidRPr="001058B5">
          <w:rPr>
            <w:rFonts w:ascii="Arial" w:hAnsi="Arial" w:cs="Arial"/>
            <w:i/>
            <w:sz w:val="18"/>
          </w:rPr>
          <w:t xml:space="preserve">See </w:t>
        </w:r>
      </w:hyperlink>
      <w:r w:rsidR="00C12992" w:rsidRPr="001058B5">
        <w:rPr>
          <w:rFonts w:ascii="Arial" w:hAnsi="Arial" w:cs="Arial"/>
          <w:sz w:val="18"/>
        </w:rPr>
        <w:t>external network services, fine-grained access to</w:t>
      </w:r>
    </w:p>
    <w:p w14:paraId="66D80387" w14:textId="77777777" w:rsidR="008C539B" w:rsidRPr="001058B5" w:rsidRDefault="008D1AB8">
      <w:pPr>
        <w:spacing w:line="235" w:lineRule="auto"/>
        <w:ind w:left="940" w:right="1210"/>
        <w:rPr>
          <w:rFonts w:ascii="Arial" w:hAnsi="Arial" w:cs="Arial"/>
          <w:sz w:val="18"/>
        </w:rPr>
      </w:pPr>
      <w:hyperlink w:anchor="_bookmark172" w:history="1">
        <w:r w:rsidR="00C12992" w:rsidRPr="001058B5">
          <w:rPr>
            <w:rFonts w:ascii="Arial" w:hAnsi="Arial" w:cs="Arial"/>
            <w:sz w:val="18"/>
          </w:rPr>
          <w:t>information about, viewing, 2-16</w:t>
        </w:r>
      </w:hyperlink>
      <w:r w:rsidR="00C12992" w:rsidRPr="001058B5">
        <w:rPr>
          <w:rFonts w:ascii="Arial" w:hAnsi="Arial" w:cs="Arial"/>
          <w:sz w:val="18"/>
        </w:rPr>
        <w:t xml:space="preserve"> </w:t>
      </w:r>
      <w:hyperlink w:anchor="_bookmark972" w:history="1">
        <w:r w:rsidR="00C12992" w:rsidRPr="001058B5">
          <w:rPr>
            <w:rFonts w:ascii="Arial" w:hAnsi="Arial" w:cs="Arial"/>
            <w:sz w:val="18"/>
          </w:rPr>
          <w:t>listing roles granted to, 4-73</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p>
    <w:p w14:paraId="080C4630" w14:textId="77777777" w:rsidR="008C539B" w:rsidRPr="001058B5" w:rsidRDefault="008D1AB8">
      <w:pPr>
        <w:spacing w:line="235" w:lineRule="auto"/>
        <w:ind w:left="940"/>
        <w:rPr>
          <w:rFonts w:ascii="Arial" w:hAnsi="Arial" w:cs="Arial"/>
          <w:sz w:val="18"/>
        </w:rPr>
      </w:pPr>
      <w:hyperlink w:anchor="_bookmark406" w:history="1">
        <w:r w:rsidR="00C12992" w:rsidRPr="001058B5">
          <w:rPr>
            <w:rFonts w:ascii="Arial" w:hAnsi="Arial" w:cs="Arial"/>
            <w:sz w:val="18"/>
          </w:rPr>
          <w:t>network authentication, external, 3-34</w:t>
        </w:r>
      </w:hyperlink>
      <w:r w:rsidR="00C12992" w:rsidRPr="001058B5">
        <w:rPr>
          <w:rFonts w:ascii="Arial" w:hAnsi="Arial" w:cs="Arial"/>
          <w:sz w:val="18"/>
        </w:rPr>
        <w:t xml:space="preserve"> </w:t>
      </w:r>
      <w:hyperlink w:anchor="_bookmark1247" w:history="1">
        <w:r w:rsidR="00C12992" w:rsidRPr="001058B5">
          <w:rPr>
            <w:rFonts w:ascii="Arial" w:hAnsi="Arial" w:cs="Arial"/>
            <w:sz w:val="18"/>
          </w:rPr>
          <w:t xml:space="preserve">nondatabase, 6-22, </w:t>
        </w:r>
      </w:hyperlink>
      <w:hyperlink w:anchor="_bookmark1283" w:history="1">
        <w:r w:rsidR="00C12992" w:rsidRPr="001058B5">
          <w:rPr>
            <w:rFonts w:ascii="Arial" w:hAnsi="Arial" w:cs="Arial"/>
            <w:sz w:val="18"/>
          </w:rPr>
          <w:t>6-28</w:t>
        </w:r>
      </w:hyperlink>
    </w:p>
    <w:p w14:paraId="59ED4161" w14:textId="77777777" w:rsidR="008C539B" w:rsidRPr="001058B5" w:rsidRDefault="008D1AB8">
      <w:pPr>
        <w:spacing w:line="220" w:lineRule="exact"/>
        <w:ind w:left="940"/>
        <w:rPr>
          <w:rFonts w:ascii="Arial" w:hAnsi="Arial" w:cs="Arial"/>
          <w:sz w:val="18"/>
        </w:rPr>
      </w:pPr>
      <w:hyperlink w:anchor="_bookmark154" w:history="1">
        <w:r w:rsidR="00C12992" w:rsidRPr="001058B5">
          <w:rPr>
            <w:rFonts w:ascii="Arial" w:hAnsi="Arial" w:cs="Arial"/>
            <w:sz w:val="18"/>
          </w:rPr>
          <w:t>objects after dropping, 2-14</w:t>
        </w:r>
      </w:hyperlink>
    </w:p>
    <w:p w14:paraId="7DF20AF0" w14:textId="77777777" w:rsidR="008C539B" w:rsidRPr="001058B5" w:rsidRDefault="008D1AB8">
      <w:pPr>
        <w:spacing w:before="2" w:line="235" w:lineRule="auto"/>
        <w:ind w:left="940"/>
        <w:rPr>
          <w:rFonts w:ascii="Arial" w:hAnsi="Arial" w:cs="Arial"/>
          <w:sz w:val="18"/>
        </w:rPr>
      </w:pPr>
      <w:hyperlink w:anchor="_bookmark403" w:history="1">
        <w:r w:rsidR="00C12992" w:rsidRPr="001058B5">
          <w:rPr>
            <w:rFonts w:ascii="Arial" w:hAnsi="Arial" w:cs="Arial"/>
            <w:sz w:val="18"/>
          </w:rPr>
          <w:t>operating system external authentication, 3-34</w:t>
        </w:r>
      </w:hyperlink>
      <w:r w:rsidR="00C12992" w:rsidRPr="001058B5">
        <w:rPr>
          <w:rFonts w:ascii="Arial" w:hAnsi="Arial" w:cs="Arial"/>
          <w:sz w:val="18"/>
        </w:rPr>
        <w:t xml:space="preserve"> </w:t>
      </w:r>
      <w:hyperlink w:anchor="_bookmark190" w:history="1">
        <w:r w:rsidR="00C12992" w:rsidRPr="001058B5">
          <w:rPr>
            <w:rFonts w:ascii="Arial" w:hAnsi="Arial" w:cs="Arial"/>
            <w:sz w:val="18"/>
          </w:rPr>
          <w:t>password encryption, 3-2</w:t>
        </w:r>
      </w:hyperlink>
    </w:p>
    <w:p w14:paraId="499A9E2F" w14:textId="77777777" w:rsidR="008C539B" w:rsidRPr="001058B5" w:rsidRDefault="00C12992">
      <w:pPr>
        <w:spacing w:line="220" w:lineRule="exact"/>
        <w:ind w:left="940"/>
        <w:rPr>
          <w:rFonts w:ascii="Arial" w:hAnsi="Arial" w:cs="Arial"/>
          <w:sz w:val="18"/>
        </w:rPr>
      </w:pPr>
      <w:r w:rsidRPr="001058B5">
        <w:rPr>
          <w:rFonts w:ascii="Arial" w:hAnsi="Arial" w:cs="Arial"/>
          <w:sz w:val="18"/>
        </w:rPr>
        <w:t>privileges</w:t>
      </w:r>
    </w:p>
    <w:p w14:paraId="4BB35ACC" w14:textId="77777777" w:rsidR="008C539B" w:rsidRPr="001058B5" w:rsidRDefault="008D1AB8">
      <w:pPr>
        <w:spacing w:before="1" w:line="235" w:lineRule="auto"/>
        <w:ind w:left="1180" w:right="1210"/>
        <w:rPr>
          <w:rFonts w:ascii="Arial" w:hAnsi="Arial" w:cs="Arial"/>
          <w:sz w:val="18"/>
        </w:rPr>
      </w:pPr>
      <w:hyperlink w:anchor="_bookmark99" w:history="1">
        <w:r w:rsidR="00C12992" w:rsidRPr="001058B5">
          <w:rPr>
            <w:rFonts w:ascii="Arial" w:hAnsi="Arial" w:cs="Arial"/>
            <w:sz w:val="18"/>
          </w:rPr>
          <w:t>for changing passwords, 2-7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for creating, 2-2</w:t>
        </w:r>
      </w:hyperlink>
    </w:p>
    <w:p w14:paraId="3AAF2943" w14:textId="77777777" w:rsidR="008C539B" w:rsidRPr="001058B5" w:rsidRDefault="008D1AB8">
      <w:pPr>
        <w:spacing w:line="220" w:lineRule="exact"/>
        <w:ind w:left="1180"/>
        <w:rPr>
          <w:rFonts w:ascii="Arial" w:hAnsi="Arial" w:cs="Arial"/>
          <w:sz w:val="18"/>
        </w:rPr>
      </w:pPr>
      <w:hyperlink w:anchor="_bookmark969" w:history="1">
        <w:r w:rsidR="00C12992" w:rsidRPr="001058B5">
          <w:rPr>
            <w:rFonts w:ascii="Arial" w:hAnsi="Arial" w:cs="Arial"/>
            <w:sz w:val="18"/>
          </w:rPr>
          <w:t>granted to, listing, 4-73</w:t>
        </w:r>
      </w:hyperlink>
    </w:p>
    <w:p w14:paraId="6CCED16B" w14:textId="77777777" w:rsidR="008C539B" w:rsidRPr="001058B5" w:rsidRDefault="008D1AB8">
      <w:pPr>
        <w:spacing w:before="2" w:line="235" w:lineRule="auto"/>
        <w:ind w:left="940" w:right="1210" w:firstLine="240"/>
        <w:rPr>
          <w:rFonts w:ascii="Arial" w:hAnsi="Arial" w:cs="Arial"/>
          <w:sz w:val="18"/>
        </w:rPr>
      </w:pPr>
      <w:hyperlink w:anchor="_bookmark1053" w:history="1">
        <w:r w:rsidR="00C12992" w:rsidRPr="001058B5">
          <w:rPr>
            <w:rFonts w:ascii="Arial" w:hAnsi="Arial" w:cs="Arial"/>
            <w:sz w:val="18"/>
          </w:rPr>
          <w:t>of current database role, 5-14</w:t>
        </w:r>
      </w:hyperlink>
      <w:r w:rsidR="00C12992" w:rsidRPr="001058B5">
        <w:rPr>
          <w:rFonts w:ascii="Arial" w:hAnsi="Arial" w:cs="Arial"/>
          <w:sz w:val="18"/>
        </w:rPr>
        <w:t xml:space="preserve"> profiles</w:t>
      </w:r>
    </w:p>
    <w:p w14:paraId="5544ED28" w14:textId="77777777" w:rsidR="008C539B" w:rsidRPr="001058B5" w:rsidRDefault="008D1AB8">
      <w:pPr>
        <w:spacing w:line="220" w:lineRule="exact"/>
        <w:ind w:left="1180"/>
        <w:rPr>
          <w:rFonts w:ascii="Arial" w:hAnsi="Arial" w:cs="Arial"/>
          <w:sz w:val="18"/>
        </w:rPr>
      </w:pPr>
      <w:hyperlink w:anchor="_bookmark145" w:history="1">
        <w:r w:rsidR="00C12992" w:rsidRPr="001058B5">
          <w:rPr>
            <w:rFonts w:ascii="Arial" w:hAnsi="Arial" w:cs="Arial"/>
            <w:sz w:val="18"/>
          </w:rPr>
          <w:t>creating, 2-13</w:t>
        </w:r>
      </w:hyperlink>
    </w:p>
    <w:p w14:paraId="504AF7F7" w14:textId="77777777" w:rsidR="008C539B" w:rsidRPr="001058B5" w:rsidRDefault="008D1AB8">
      <w:pPr>
        <w:spacing w:line="220" w:lineRule="exact"/>
        <w:ind w:left="1180"/>
        <w:rPr>
          <w:rFonts w:ascii="Arial" w:hAnsi="Arial" w:cs="Arial"/>
          <w:sz w:val="18"/>
        </w:rPr>
      </w:pPr>
      <w:hyperlink w:anchor="_bookmark93" w:history="1">
        <w:r w:rsidR="00C12992" w:rsidRPr="001058B5">
          <w:rPr>
            <w:rFonts w:ascii="Arial" w:hAnsi="Arial" w:cs="Arial"/>
            <w:sz w:val="18"/>
          </w:rPr>
          <w:t>specifying, 2-7</w:t>
        </w:r>
      </w:hyperlink>
    </w:p>
    <w:p w14:paraId="67178FCD" w14:textId="77777777" w:rsidR="008C539B" w:rsidRPr="001058B5" w:rsidRDefault="008D1AB8">
      <w:pPr>
        <w:spacing w:before="1" w:line="235" w:lineRule="auto"/>
        <w:ind w:left="940" w:right="1218"/>
        <w:rPr>
          <w:rFonts w:ascii="Arial" w:hAnsi="Arial" w:cs="Arial"/>
          <w:sz w:val="18"/>
        </w:rPr>
      </w:pPr>
      <w:hyperlink w:anchor="_bookmark418" w:history="1">
        <w:r w:rsidR="00C12992" w:rsidRPr="001058B5">
          <w:rPr>
            <w:rFonts w:ascii="Arial" w:hAnsi="Arial" w:cs="Arial"/>
            <w:sz w:val="18"/>
          </w:rPr>
          <w:t>proxy authentication,   3-36</w:t>
        </w:r>
      </w:hyperlink>
      <w:r w:rsidR="00C12992" w:rsidRPr="001058B5">
        <w:rPr>
          <w:rFonts w:ascii="Arial" w:hAnsi="Arial" w:cs="Arial"/>
          <w:sz w:val="18"/>
        </w:rPr>
        <w:t xml:space="preserve"> </w:t>
      </w:r>
      <w:hyperlink w:anchor="_bookmark422" w:history="1">
        <w:r w:rsidR="00C12992" w:rsidRPr="001058B5">
          <w:rPr>
            <w:rFonts w:ascii="Arial" w:hAnsi="Arial" w:cs="Arial"/>
            <w:sz w:val="18"/>
          </w:rPr>
          <w:t>proxy users, connecting as, 3-37</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PUBLIC role, 4-9,</w:t>
        </w:r>
        <w:r w:rsidR="00C12992" w:rsidRPr="001058B5">
          <w:rPr>
            <w:rFonts w:ascii="Arial" w:hAnsi="Arial" w:cs="Arial"/>
            <w:spacing w:val="-3"/>
            <w:sz w:val="18"/>
          </w:rPr>
          <w:t xml:space="preserve"> </w:t>
        </w:r>
      </w:hyperlink>
      <w:hyperlink w:anchor="_bookmark844" w:history="1">
        <w:r w:rsidR="00C12992" w:rsidRPr="001058B5">
          <w:rPr>
            <w:rFonts w:ascii="Arial" w:hAnsi="Arial" w:cs="Arial"/>
            <w:sz w:val="18"/>
          </w:rPr>
          <w:t>4-45</w:t>
        </w:r>
      </w:hyperlink>
    </w:p>
    <w:p w14:paraId="0DF499D8" w14:textId="77777777" w:rsidR="008C539B" w:rsidRPr="001058B5" w:rsidRDefault="008D1AB8">
      <w:pPr>
        <w:spacing w:before="2" w:line="235" w:lineRule="auto"/>
        <w:ind w:left="940" w:right="1210"/>
        <w:rPr>
          <w:rFonts w:ascii="Arial" w:hAnsi="Arial" w:cs="Arial"/>
          <w:sz w:val="18"/>
        </w:rPr>
      </w:pPr>
      <w:hyperlink w:anchor="_bookmark82" w:history="1">
        <w:r w:rsidR="00C12992" w:rsidRPr="001058B5">
          <w:rPr>
            <w:rFonts w:ascii="Arial" w:hAnsi="Arial" w:cs="Arial"/>
            <w:sz w:val="18"/>
          </w:rPr>
          <w:t>quota limits for tablespace, 2-5</w:t>
        </w:r>
      </w:hyperlink>
      <w:r w:rsidR="00C12992" w:rsidRPr="001058B5">
        <w:rPr>
          <w:rFonts w:ascii="Arial" w:hAnsi="Arial" w:cs="Arial"/>
          <w:sz w:val="18"/>
        </w:rPr>
        <w:t xml:space="preserve"> </w:t>
      </w:r>
      <w:hyperlink w:anchor="_bookmark698" w:history="1">
        <w:r w:rsidR="00C12992" w:rsidRPr="001058B5">
          <w:rPr>
            <w:rFonts w:ascii="Arial" w:hAnsi="Arial" w:cs="Arial"/>
            <w:sz w:val="18"/>
          </w:rPr>
          <w:t>restricting application roles, 4-21</w:t>
        </w:r>
      </w:hyperlink>
      <w:r w:rsidR="00C12992" w:rsidRPr="001058B5">
        <w:rPr>
          <w:rFonts w:ascii="Arial" w:hAnsi="Arial" w:cs="Arial"/>
          <w:sz w:val="18"/>
        </w:rPr>
        <w:t xml:space="preserve"> </w:t>
      </w:r>
      <w:hyperlink w:anchor="_bookmark554" w:history="1">
        <w:r w:rsidR="00C12992" w:rsidRPr="001058B5">
          <w:rPr>
            <w:rFonts w:ascii="Arial" w:hAnsi="Arial" w:cs="Arial"/>
            <w:sz w:val="18"/>
          </w:rPr>
          <w:t>roles and, 4-7</w:t>
        </w:r>
      </w:hyperlink>
    </w:p>
    <w:p w14:paraId="7BBEBC4C" w14:textId="77777777" w:rsidR="008C539B" w:rsidRPr="001058B5" w:rsidRDefault="008D1AB8">
      <w:pPr>
        <w:spacing w:before="1" w:line="237" w:lineRule="auto"/>
        <w:ind w:left="940" w:right="1640" w:firstLine="240"/>
        <w:rPr>
          <w:rFonts w:ascii="Arial" w:hAnsi="Arial" w:cs="Arial"/>
          <w:sz w:val="18"/>
        </w:rPr>
      </w:pPr>
      <w:hyperlink w:anchor="_bookmark565" w:history="1">
        <w:r w:rsidR="00C12992" w:rsidRPr="001058B5">
          <w:rPr>
            <w:rFonts w:ascii="Arial" w:hAnsi="Arial" w:cs="Arial"/>
            <w:sz w:val="18"/>
          </w:rPr>
          <w:t>for types of users, 4-9</w:t>
        </w:r>
      </w:hyperlink>
      <w:r w:rsidR="00C12992" w:rsidRPr="001058B5">
        <w:rPr>
          <w:rFonts w:ascii="Arial" w:hAnsi="Arial" w:cs="Arial"/>
          <w:sz w:val="18"/>
        </w:rPr>
        <w:t xml:space="preserve"> </w:t>
      </w:r>
      <w:hyperlink w:anchor="_bookmark1070" w:history="1">
        <w:r w:rsidR="00C12992" w:rsidRPr="001058B5">
          <w:rPr>
            <w:rFonts w:ascii="Arial" w:hAnsi="Arial" w:cs="Arial"/>
            <w:sz w:val="18"/>
          </w:rPr>
          <w:t>schema-independent, 5-16</w:t>
        </w:r>
      </w:hyperlink>
    </w:p>
    <w:p w14:paraId="5F4A9EBA" w14:textId="77777777" w:rsidR="008C539B" w:rsidRPr="001058B5" w:rsidRDefault="008D1AB8">
      <w:pPr>
        <w:spacing w:line="235" w:lineRule="auto"/>
        <w:ind w:left="940" w:right="1544"/>
        <w:rPr>
          <w:rFonts w:ascii="Arial" w:hAnsi="Arial" w:cs="Arial"/>
          <w:sz w:val="18"/>
        </w:rPr>
      </w:pPr>
      <w:hyperlink w:anchor="_bookmark385" w:history="1">
        <w:r w:rsidR="00C12992" w:rsidRPr="001058B5">
          <w:rPr>
            <w:rFonts w:ascii="Arial" w:hAnsi="Arial" w:cs="Arial"/>
            <w:sz w:val="18"/>
          </w:rPr>
          <w:t>schemas, private, 3-31</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r w:rsidR="00C12992" w:rsidRPr="001058B5">
        <w:rPr>
          <w:rFonts w:ascii="Arial" w:hAnsi="Arial" w:cs="Arial"/>
          <w:sz w:val="18"/>
        </w:rPr>
        <w:t xml:space="preserve"> </w:t>
      </w:r>
      <w:hyperlink w:anchor="_bookmark58" w:history="1">
        <w:r w:rsidR="00C12992" w:rsidRPr="001058B5">
          <w:rPr>
            <w:rFonts w:ascii="Arial" w:hAnsi="Arial" w:cs="Arial"/>
            <w:sz w:val="18"/>
          </w:rPr>
          <w:t>security, about, 2-1</w:t>
        </w:r>
      </w:hyperlink>
    </w:p>
    <w:p w14:paraId="4CB82DCC" w14:textId="77777777" w:rsidR="008C539B" w:rsidRPr="001058B5" w:rsidRDefault="008D1AB8">
      <w:pPr>
        <w:spacing w:before="2" w:line="235" w:lineRule="auto"/>
        <w:ind w:left="940" w:right="1210"/>
        <w:rPr>
          <w:rFonts w:ascii="Arial" w:hAnsi="Arial" w:cs="Arial"/>
          <w:sz w:val="18"/>
        </w:rPr>
      </w:pPr>
      <w:hyperlink w:anchor="_bookmark76" w:history="1">
        <w:r w:rsidR="00C12992" w:rsidRPr="001058B5">
          <w:rPr>
            <w:rFonts w:ascii="Arial" w:hAnsi="Arial" w:cs="Arial"/>
            <w:sz w:val="18"/>
          </w:rPr>
          <w:t>tablespace quotas,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tablespace quotas, viewing, 2-17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user accounts, creating,</w:t>
        </w:r>
        <w:r w:rsidR="00C12992" w:rsidRPr="001058B5">
          <w:rPr>
            <w:rFonts w:ascii="Arial" w:hAnsi="Arial" w:cs="Arial"/>
            <w:spacing w:val="38"/>
            <w:sz w:val="18"/>
          </w:rPr>
          <w:t xml:space="preserve"> </w:t>
        </w:r>
        <w:r w:rsidR="00C12992" w:rsidRPr="001058B5">
          <w:rPr>
            <w:rFonts w:ascii="Arial" w:hAnsi="Arial" w:cs="Arial"/>
            <w:sz w:val="18"/>
          </w:rPr>
          <w:t>2-2</w:t>
        </w:r>
      </w:hyperlink>
    </w:p>
    <w:p w14:paraId="50C1B7FC" w14:textId="77777777" w:rsidR="008C539B" w:rsidRPr="001058B5" w:rsidRDefault="008D1AB8">
      <w:pPr>
        <w:spacing w:before="2" w:line="235" w:lineRule="auto"/>
        <w:ind w:left="1300" w:right="736" w:hanging="360"/>
        <w:rPr>
          <w:rFonts w:ascii="Arial" w:hAnsi="Arial" w:cs="Arial"/>
          <w:sz w:val="18"/>
        </w:rPr>
      </w:pPr>
      <w:hyperlink w:anchor="_bookmark1531" w:history="1">
        <w:r w:rsidR="00C12992" w:rsidRPr="001058B5">
          <w:rPr>
            <w:rFonts w:ascii="Arial" w:hAnsi="Arial" w:cs="Arial"/>
            <w:sz w:val="18"/>
          </w:rPr>
          <w:t>user models and Oracle Virtual Private Database, 7-38</w:t>
        </w:r>
      </w:hyperlink>
    </w:p>
    <w:p w14:paraId="32BC2653" w14:textId="77777777" w:rsidR="008C539B" w:rsidRPr="001058B5" w:rsidRDefault="008D1AB8">
      <w:pPr>
        <w:spacing w:before="2" w:line="235" w:lineRule="auto"/>
        <w:ind w:left="1300" w:hanging="360"/>
        <w:rPr>
          <w:rFonts w:ascii="Arial" w:hAnsi="Arial" w:cs="Arial"/>
          <w:sz w:val="18"/>
        </w:rPr>
      </w:pPr>
      <w:hyperlink w:anchor="_bookmark66" w:history="1">
        <w:r w:rsidR="00C12992" w:rsidRPr="001058B5">
          <w:rPr>
            <w:rFonts w:ascii="Arial" w:hAnsi="Arial" w:cs="Arial"/>
            <w:sz w:val="18"/>
          </w:rPr>
          <w:t>user name, specifying with CREATE USER statement, 2-2</w:t>
        </w:r>
      </w:hyperlink>
    </w:p>
    <w:p w14:paraId="77170794" w14:textId="77777777" w:rsidR="008C539B" w:rsidRPr="001058B5" w:rsidRDefault="008D1AB8">
      <w:pPr>
        <w:spacing w:line="237" w:lineRule="auto"/>
        <w:ind w:left="700" w:firstLine="240"/>
        <w:rPr>
          <w:rFonts w:ascii="Arial" w:hAnsi="Arial" w:cs="Arial"/>
          <w:sz w:val="18"/>
        </w:rPr>
      </w:pPr>
      <w:hyperlink w:anchor="_bookmark165" w:history="1">
        <w:r w:rsidR="00C12992" w:rsidRPr="001058B5">
          <w:rPr>
            <w:rFonts w:ascii="Arial" w:hAnsi="Arial" w:cs="Arial"/>
            <w:sz w:val="18"/>
          </w:rPr>
          <w:t>views for finding information about, 2-15</w:t>
        </w:r>
      </w:hyperlink>
      <w:r w:rsidR="00C12992" w:rsidRPr="001058B5">
        <w:rPr>
          <w:rFonts w:ascii="Arial" w:hAnsi="Arial" w:cs="Arial"/>
          <w:sz w:val="18"/>
        </w:rPr>
        <w:t xml:space="preserve"> UTLPWDMG.SQL</w:t>
      </w:r>
    </w:p>
    <w:p w14:paraId="498AB944" w14:textId="77777777" w:rsidR="008C539B" w:rsidRPr="001058B5" w:rsidRDefault="008D1AB8">
      <w:pPr>
        <w:spacing w:line="218" w:lineRule="exact"/>
        <w:ind w:left="940"/>
        <w:rPr>
          <w:rFonts w:ascii="Arial" w:hAnsi="Arial" w:cs="Arial"/>
          <w:sz w:val="18"/>
        </w:rPr>
      </w:pPr>
      <w:hyperlink w:anchor="_bookmark271" w:history="1">
        <w:r w:rsidR="00C12992" w:rsidRPr="001058B5">
          <w:rPr>
            <w:rFonts w:ascii="Arial" w:hAnsi="Arial" w:cs="Arial"/>
            <w:sz w:val="18"/>
          </w:rPr>
          <w:t>about, 3-11</w:t>
        </w:r>
      </w:hyperlink>
    </w:p>
    <w:p w14:paraId="69F25352" w14:textId="77777777" w:rsidR="008C539B" w:rsidRPr="001058B5" w:rsidRDefault="008D1AB8">
      <w:pPr>
        <w:spacing w:line="222" w:lineRule="exact"/>
        <w:ind w:left="940"/>
        <w:rPr>
          <w:rFonts w:ascii="Arial" w:hAnsi="Arial" w:cs="Arial"/>
          <w:sz w:val="18"/>
        </w:rPr>
      </w:pPr>
      <w:hyperlink w:anchor="_bookmark2172" w:history="1">
        <w:r w:rsidR="00C12992" w:rsidRPr="001058B5">
          <w:rPr>
            <w:rFonts w:ascii="Arial" w:hAnsi="Arial" w:cs="Arial"/>
            <w:sz w:val="18"/>
          </w:rPr>
          <w:t>guidelines for security, 10-8</w:t>
        </w:r>
      </w:hyperlink>
    </w:p>
    <w:p w14:paraId="10736707" w14:textId="77777777" w:rsidR="008C539B" w:rsidRPr="001058B5" w:rsidRDefault="008C539B">
      <w:pPr>
        <w:pStyle w:val="BodyText"/>
        <w:spacing w:before="2"/>
        <w:rPr>
          <w:rFonts w:ascii="Arial" w:hAnsi="Arial" w:cs="Arial"/>
          <w:sz w:val="21"/>
        </w:rPr>
      </w:pPr>
    </w:p>
    <w:p w14:paraId="36444326" w14:textId="77777777" w:rsidR="008C539B" w:rsidRPr="001058B5" w:rsidRDefault="008D1AB8">
      <w:pPr>
        <w:pStyle w:val="Heading5"/>
        <w:ind w:left="700"/>
      </w:pPr>
      <w:r>
        <w:pict w14:anchorId="2CFD8822">
          <v:line id="_x0000_s1032" style="position:absolute;left:0;text-align:left;z-index:6904;mso-position-horizontal-relative:page" from="90.6pt,15.75pt" to="306pt,15.75pt" strokeweight=".48pt">
            <w10:wrap anchorx="page"/>
          </v:line>
        </w:pict>
      </w:r>
      <w:bookmarkStart w:id="2227" w:name="V"/>
      <w:bookmarkEnd w:id="2227"/>
      <w:r w:rsidR="00C12992" w:rsidRPr="001058B5">
        <w:t>V</w:t>
      </w:r>
    </w:p>
    <w:p w14:paraId="73D0C6D8" w14:textId="77777777" w:rsidR="008C539B" w:rsidRPr="001058B5" w:rsidRDefault="008D1AB8">
      <w:pPr>
        <w:spacing w:before="89" w:line="235" w:lineRule="auto"/>
        <w:ind w:left="1060" w:right="299" w:hanging="360"/>
        <w:rPr>
          <w:rFonts w:ascii="Arial" w:hAnsi="Arial" w:cs="Arial"/>
          <w:sz w:val="18"/>
        </w:rPr>
      </w:pPr>
      <w:hyperlink w:anchor="_bookmark2010" w:history="1">
        <w:r w:rsidR="00C12992" w:rsidRPr="001058B5">
          <w:rPr>
            <w:rFonts w:ascii="Arial" w:hAnsi="Arial" w:cs="Arial"/>
            <w:sz w:val="18"/>
          </w:rPr>
          <w:t>V$LOGMNR_CONTENTS data dictionary view, 9-59</w:t>
        </w:r>
      </w:hyperlink>
    </w:p>
    <w:p w14:paraId="2B693598" w14:textId="77777777" w:rsidR="008C539B" w:rsidRPr="001058B5" w:rsidRDefault="008D1AB8">
      <w:pPr>
        <w:spacing w:before="2" w:line="235" w:lineRule="auto"/>
        <w:ind w:left="700" w:right="1544"/>
        <w:rPr>
          <w:rFonts w:ascii="Arial" w:hAnsi="Arial" w:cs="Arial"/>
          <w:sz w:val="18"/>
        </w:rPr>
      </w:pPr>
      <w:hyperlink w:anchor="_bookmark2262" w:history="1">
        <w:r w:rsidR="00C12992" w:rsidRPr="001058B5">
          <w:rPr>
            <w:rFonts w:ascii="Arial" w:hAnsi="Arial" w:cs="Arial"/>
            <w:sz w:val="18"/>
          </w:rPr>
          <w:t>valid node checking, 10-16</w:t>
        </w:r>
      </w:hyperlink>
      <w:r w:rsidR="00C12992" w:rsidRPr="001058B5">
        <w:rPr>
          <w:rFonts w:ascii="Arial" w:hAnsi="Arial" w:cs="Arial"/>
          <w:sz w:val="18"/>
        </w:rPr>
        <w:t xml:space="preserve"> views</w:t>
      </w:r>
    </w:p>
    <w:p w14:paraId="7E39DC0F"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737" w:history="1">
        <w:r w:rsidRPr="001058B5">
          <w:rPr>
            <w:rFonts w:ascii="Arial" w:hAnsi="Arial" w:cs="Arial"/>
            <w:sz w:val="18"/>
          </w:rPr>
          <w:t>about, 4-27</w:t>
        </w:r>
      </w:hyperlink>
    </w:p>
    <w:p w14:paraId="0CBC3578" w14:textId="77777777" w:rsidR="008C539B" w:rsidRPr="001058B5" w:rsidRDefault="00C12992">
      <w:pPr>
        <w:spacing w:line="220" w:lineRule="exact"/>
        <w:ind w:left="940"/>
        <w:rPr>
          <w:rFonts w:ascii="Arial" w:hAnsi="Arial" w:cs="Arial"/>
          <w:sz w:val="18"/>
        </w:rPr>
      </w:pPr>
      <w:r w:rsidRPr="001058B5">
        <w:rPr>
          <w:rFonts w:ascii="Arial" w:hAnsi="Arial" w:cs="Arial"/>
          <w:sz w:val="18"/>
        </w:rPr>
        <w:t>access control list data</w:t>
      </w:r>
    </w:p>
    <w:p w14:paraId="2B5C068D" w14:textId="77777777" w:rsidR="008C539B" w:rsidRPr="001058B5" w:rsidRDefault="008D1AB8">
      <w:pPr>
        <w:spacing w:line="237" w:lineRule="auto"/>
        <w:ind w:left="1180" w:right="1190"/>
        <w:rPr>
          <w:rFonts w:ascii="Arial" w:hAnsi="Arial" w:cs="Arial"/>
          <w:sz w:val="18"/>
        </w:rPr>
      </w:pPr>
      <w:hyperlink w:anchor="_bookmark952" w:history="1">
        <w:r w:rsidR="00C12992" w:rsidRPr="001058B5">
          <w:rPr>
            <w:rFonts w:ascii="Arial" w:hAnsi="Arial" w:cs="Arial"/>
            <w:sz w:val="18"/>
          </w:rPr>
          <w:t>external network services, 4-71</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wallet access, 4-71</w:t>
        </w:r>
      </w:hyperlink>
    </w:p>
    <w:p w14:paraId="04740D6B" w14:textId="77777777" w:rsidR="008C539B" w:rsidRPr="001058B5" w:rsidRDefault="008D1AB8">
      <w:pPr>
        <w:spacing w:line="217" w:lineRule="exact"/>
        <w:ind w:left="940"/>
        <w:rPr>
          <w:rFonts w:ascii="Arial" w:hAnsi="Arial" w:cs="Arial"/>
          <w:sz w:val="18"/>
        </w:rPr>
      </w:pPr>
      <w:hyperlink w:anchor="_bookmark1334" w:history="1">
        <w:r w:rsidR="00C12992" w:rsidRPr="001058B5">
          <w:rPr>
            <w:rFonts w:ascii="Arial" w:hAnsi="Arial" w:cs="Arial"/>
            <w:sz w:val="18"/>
          </w:rPr>
          <w:t>application contexts, 6-45</w:t>
        </w:r>
      </w:hyperlink>
    </w:p>
    <w:p w14:paraId="73336C34" w14:textId="77777777" w:rsidR="008C539B" w:rsidRPr="001058B5" w:rsidRDefault="008D1AB8">
      <w:pPr>
        <w:spacing w:line="220" w:lineRule="exact"/>
        <w:ind w:left="940"/>
        <w:rPr>
          <w:rFonts w:ascii="Arial" w:hAnsi="Arial" w:cs="Arial"/>
          <w:sz w:val="18"/>
        </w:rPr>
      </w:pPr>
      <w:hyperlink w:anchor="_bookmark2099" w:history="1">
        <w:r w:rsidR="00C12992" w:rsidRPr="001058B5">
          <w:rPr>
            <w:rFonts w:ascii="Arial" w:hAnsi="Arial" w:cs="Arial"/>
            <w:sz w:val="18"/>
          </w:rPr>
          <w:t>audit trail, 9-80</w:t>
        </w:r>
      </w:hyperlink>
    </w:p>
    <w:p w14:paraId="16CAF8C9" w14:textId="77777777" w:rsidR="008C539B" w:rsidRPr="001058B5" w:rsidRDefault="008D1AB8">
      <w:pPr>
        <w:spacing w:line="220" w:lineRule="exact"/>
        <w:ind w:left="940"/>
        <w:rPr>
          <w:rFonts w:ascii="Arial" w:hAnsi="Arial" w:cs="Arial"/>
          <w:sz w:val="18"/>
        </w:rPr>
      </w:pPr>
      <w:hyperlink w:anchor="_bookmark1816" w:history="1">
        <w:r w:rsidR="00C12992" w:rsidRPr="001058B5">
          <w:rPr>
            <w:rFonts w:ascii="Arial" w:hAnsi="Arial" w:cs="Arial"/>
            <w:sz w:val="18"/>
          </w:rPr>
          <w:t>auditing, 9-29</w:t>
        </w:r>
      </w:hyperlink>
    </w:p>
    <w:p w14:paraId="03B6EE19" w14:textId="77777777" w:rsidR="008C539B" w:rsidRPr="001058B5" w:rsidRDefault="008D1AB8">
      <w:pPr>
        <w:spacing w:line="220" w:lineRule="exact"/>
        <w:ind w:left="940"/>
        <w:rPr>
          <w:rFonts w:ascii="Arial" w:hAnsi="Arial" w:cs="Arial"/>
          <w:sz w:val="18"/>
        </w:rPr>
      </w:pPr>
      <w:hyperlink w:anchor="_bookmark490" w:history="1">
        <w:r w:rsidR="00C12992" w:rsidRPr="001058B5">
          <w:rPr>
            <w:rFonts w:ascii="Arial" w:hAnsi="Arial" w:cs="Arial"/>
            <w:sz w:val="18"/>
          </w:rPr>
          <w:t>authentication, 3-47</w:t>
        </w:r>
      </w:hyperlink>
    </w:p>
    <w:p w14:paraId="1BD8D59A" w14:textId="77777777" w:rsidR="008C539B" w:rsidRPr="001058B5" w:rsidRDefault="008D1AB8">
      <w:pPr>
        <w:spacing w:line="220" w:lineRule="exact"/>
        <w:ind w:left="940"/>
        <w:rPr>
          <w:rFonts w:ascii="Arial" w:hAnsi="Arial" w:cs="Arial"/>
          <w:sz w:val="18"/>
        </w:rPr>
      </w:pPr>
      <w:hyperlink w:anchor="_bookmark977" w:history="1">
        <w:r w:rsidR="00C12992" w:rsidRPr="001058B5">
          <w:rPr>
            <w:rFonts w:ascii="Arial" w:hAnsi="Arial" w:cs="Arial"/>
            <w:sz w:val="18"/>
          </w:rPr>
          <w:t>DBA_COL_PRIVS, 4-73</w:t>
        </w:r>
      </w:hyperlink>
    </w:p>
    <w:p w14:paraId="68874857" w14:textId="77777777" w:rsidR="008C539B" w:rsidRPr="001058B5" w:rsidRDefault="008D1AB8">
      <w:pPr>
        <w:spacing w:line="220" w:lineRule="exact"/>
        <w:ind w:left="940"/>
        <w:rPr>
          <w:rFonts w:ascii="Arial" w:hAnsi="Arial" w:cs="Arial"/>
          <w:sz w:val="18"/>
        </w:rPr>
      </w:pPr>
      <w:hyperlink w:anchor="_bookmark935" w:history="1">
        <w:r w:rsidR="00C12992" w:rsidRPr="001058B5">
          <w:rPr>
            <w:rFonts w:ascii="Arial" w:hAnsi="Arial" w:cs="Arial"/>
            <w:sz w:val="18"/>
          </w:rPr>
          <w:t xml:space="preserve">DBA_NETWORK_ACL_PRIVILEGES, 4-66, </w:t>
        </w:r>
      </w:hyperlink>
      <w:hyperlink w:anchor="_bookmark957" w:history="1">
        <w:r w:rsidR="00C12992" w:rsidRPr="001058B5">
          <w:rPr>
            <w:rFonts w:ascii="Arial" w:hAnsi="Arial" w:cs="Arial"/>
            <w:sz w:val="18"/>
          </w:rPr>
          <w:t>4-71</w:t>
        </w:r>
      </w:hyperlink>
    </w:p>
    <w:p w14:paraId="28EF11D1" w14:textId="77777777" w:rsidR="008C539B" w:rsidRPr="001058B5" w:rsidRDefault="008D1AB8">
      <w:pPr>
        <w:spacing w:line="220" w:lineRule="exact"/>
        <w:ind w:left="940"/>
        <w:rPr>
          <w:rFonts w:ascii="Arial" w:hAnsi="Arial" w:cs="Arial"/>
          <w:sz w:val="18"/>
        </w:rPr>
      </w:pPr>
      <w:hyperlink w:anchor="_bookmark956" w:history="1">
        <w:r w:rsidR="00C12992" w:rsidRPr="001058B5">
          <w:rPr>
            <w:rFonts w:ascii="Arial" w:hAnsi="Arial" w:cs="Arial"/>
            <w:sz w:val="18"/>
          </w:rPr>
          <w:t>DBA_NETWORK_ACLS, 4-71</w:t>
        </w:r>
      </w:hyperlink>
    </w:p>
    <w:p w14:paraId="768B3B17" w14:textId="77777777" w:rsidR="008C539B" w:rsidRPr="001058B5" w:rsidRDefault="008D1AB8">
      <w:pPr>
        <w:spacing w:line="220" w:lineRule="exact"/>
        <w:ind w:left="940"/>
        <w:rPr>
          <w:rFonts w:ascii="Arial" w:hAnsi="Arial" w:cs="Arial"/>
          <w:sz w:val="18"/>
        </w:rPr>
      </w:pPr>
      <w:hyperlink w:anchor="_bookmark973" w:history="1">
        <w:r w:rsidR="00C12992" w:rsidRPr="001058B5">
          <w:rPr>
            <w:rFonts w:ascii="Arial" w:hAnsi="Arial" w:cs="Arial"/>
            <w:sz w:val="18"/>
          </w:rPr>
          <w:t>DBA_ROLE_PRIVS, 4-73</w:t>
        </w:r>
      </w:hyperlink>
    </w:p>
    <w:p w14:paraId="5666DC16" w14:textId="77777777" w:rsidR="008C539B" w:rsidRPr="001058B5" w:rsidRDefault="008D1AB8">
      <w:pPr>
        <w:spacing w:line="220" w:lineRule="exact"/>
        <w:ind w:left="940"/>
        <w:rPr>
          <w:rFonts w:ascii="Arial" w:hAnsi="Arial" w:cs="Arial"/>
          <w:sz w:val="18"/>
        </w:rPr>
      </w:pPr>
      <w:hyperlink w:anchor="_bookmark984" w:history="1">
        <w:r w:rsidR="00C12992" w:rsidRPr="001058B5">
          <w:rPr>
            <w:rFonts w:ascii="Arial" w:hAnsi="Arial" w:cs="Arial"/>
            <w:sz w:val="18"/>
          </w:rPr>
          <w:t>DBA_ROLES, 4-74</w:t>
        </w:r>
      </w:hyperlink>
    </w:p>
    <w:p w14:paraId="43162636" w14:textId="77777777" w:rsidR="008C539B" w:rsidRPr="001058B5" w:rsidRDefault="008D1AB8">
      <w:pPr>
        <w:spacing w:line="220" w:lineRule="exact"/>
        <w:ind w:left="940"/>
        <w:rPr>
          <w:rFonts w:ascii="Arial" w:hAnsi="Arial" w:cs="Arial"/>
          <w:sz w:val="18"/>
        </w:rPr>
      </w:pPr>
      <w:hyperlink w:anchor="_bookmark970" w:history="1">
        <w:r w:rsidR="00C12992" w:rsidRPr="001058B5">
          <w:rPr>
            <w:rFonts w:ascii="Arial" w:hAnsi="Arial" w:cs="Arial"/>
            <w:sz w:val="18"/>
          </w:rPr>
          <w:t>DBA_SYS_PRIVS, 4-73</w:t>
        </w:r>
      </w:hyperlink>
    </w:p>
    <w:p w14:paraId="43C4C6E0" w14:textId="77777777" w:rsidR="008C539B" w:rsidRPr="001058B5" w:rsidRDefault="008D1AB8">
      <w:pPr>
        <w:spacing w:line="220" w:lineRule="exact"/>
        <w:ind w:left="940"/>
        <w:rPr>
          <w:rFonts w:ascii="Arial" w:hAnsi="Arial" w:cs="Arial"/>
          <w:sz w:val="18"/>
        </w:rPr>
      </w:pPr>
      <w:hyperlink w:anchor="_bookmark975" w:history="1">
        <w:r w:rsidR="00C12992" w:rsidRPr="001058B5">
          <w:rPr>
            <w:rFonts w:ascii="Arial" w:hAnsi="Arial" w:cs="Arial"/>
            <w:sz w:val="18"/>
          </w:rPr>
          <w:t>DBA_TAB_PRIVS, 4-73</w:t>
        </w:r>
      </w:hyperlink>
    </w:p>
    <w:p w14:paraId="6F0E505F" w14:textId="77777777" w:rsidR="008C539B" w:rsidRPr="001058B5" w:rsidRDefault="008D1AB8">
      <w:pPr>
        <w:spacing w:line="220" w:lineRule="exact"/>
        <w:ind w:left="940"/>
        <w:rPr>
          <w:rFonts w:ascii="Arial" w:hAnsi="Arial" w:cs="Arial"/>
          <w:sz w:val="18"/>
        </w:rPr>
      </w:pPr>
      <w:hyperlink w:anchor="_bookmark208" w:history="1">
        <w:r w:rsidR="00C12992" w:rsidRPr="001058B5">
          <w:rPr>
            <w:rFonts w:ascii="Arial" w:hAnsi="Arial" w:cs="Arial"/>
            <w:sz w:val="18"/>
          </w:rPr>
          <w:t>DBA_USERS_WITH_DEFPWD, 3-4</w:t>
        </w:r>
      </w:hyperlink>
    </w:p>
    <w:p w14:paraId="132E33EA" w14:textId="77777777" w:rsidR="008C539B" w:rsidRPr="001058B5" w:rsidRDefault="008D1AB8">
      <w:pPr>
        <w:spacing w:line="220" w:lineRule="exact"/>
        <w:ind w:left="940"/>
        <w:rPr>
          <w:rFonts w:ascii="Arial" w:hAnsi="Arial" w:cs="Arial"/>
          <w:sz w:val="18"/>
        </w:rPr>
      </w:pPr>
      <w:hyperlink w:anchor="_bookmark958" w:history="1">
        <w:r w:rsidR="00C12992" w:rsidRPr="001058B5">
          <w:rPr>
            <w:rFonts w:ascii="Arial" w:hAnsi="Arial" w:cs="Arial"/>
            <w:sz w:val="18"/>
          </w:rPr>
          <w:t>DBA_WALLET_ACLS, 4-71</w:t>
        </w:r>
      </w:hyperlink>
    </w:p>
    <w:p w14:paraId="6E8A64F5" w14:textId="77777777" w:rsidR="008C539B" w:rsidRPr="001058B5" w:rsidRDefault="008D1AB8">
      <w:pPr>
        <w:spacing w:line="220" w:lineRule="exact"/>
        <w:ind w:left="940"/>
        <w:rPr>
          <w:rFonts w:ascii="Arial" w:hAnsi="Arial" w:cs="Arial"/>
          <w:sz w:val="18"/>
        </w:rPr>
      </w:pPr>
      <w:hyperlink w:anchor="_bookmark1599" w:history="1">
        <w:r w:rsidR="00C12992" w:rsidRPr="001058B5">
          <w:rPr>
            <w:rFonts w:ascii="Arial" w:hAnsi="Arial" w:cs="Arial"/>
            <w:sz w:val="18"/>
          </w:rPr>
          <w:t>encrypted data,   8-15</w:t>
        </w:r>
      </w:hyperlink>
    </w:p>
    <w:p w14:paraId="4E4FF9BF" w14:textId="77777777" w:rsidR="008C539B" w:rsidRPr="001058B5" w:rsidRDefault="008D1AB8">
      <w:pPr>
        <w:spacing w:before="1" w:line="235" w:lineRule="auto"/>
        <w:ind w:left="940"/>
        <w:rPr>
          <w:rFonts w:ascii="Arial" w:hAnsi="Arial" w:cs="Arial"/>
          <w:sz w:val="18"/>
        </w:rPr>
      </w:pPr>
      <w:hyperlink w:anchor="_bookmark1544" w:history="1">
        <w:r w:rsidR="00C12992" w:rsidRPr="001058B5">
          <w:rPr>
            <w:rFonts w:ascii="Arial" w:hAnsi="Arial" w:cs="Arial"/>
            <w:sz w:val="18"/>
          </w:rPr>
          <w:t>Oracle Virtual Private Database policies, 7-39</w:t>
        </w:r>
      </w:hyperlink>
      <w:r w:rsidR="00C12992" w:rsidRPr="001058B5">
        <w:rPr>
          <w:rFonts w:ascii="Arial" w:hAnsi="Arial" w:cs="Arial"/>
          <w:sz w:val="18"/>
        </w:rPr>
        <w:t xml:space="preserve"> </w:t>
      </w:r>
      <w:hyperlink w:anchor="_bookmark737" w:history="1">
        <w:r w:rsidR="00C12992" w:rsidRPr="001058B5">
          <w:rPr>
            <w:rFonts w:ascii="Arial" w:hAnsi="Arial" w:cs="Arial"/>
            <w:sz w:val="18"/>
          </w:rPr>
          <w:t xml:space="preserve">privileges, 4-27, </w:t>
        </w:r>
      </w:hyperlink>
      <w:hyperlink w:anchor="_bookmark963" w:history="1">
        <w:r w:rsidR="00C12992" w:rsidRPr="001058B5">
          <w:rPr>
            <w:rFonts w:ascii="Arial" w:hAnsi="Arial" w:cs="Arial"/>
            <w:sz w:val="18"/>
          </w:rPr>
          <w:t>4-71</w:t>
        </w:r>
      </w:hyperlink>
    </w:p>
    <w:p w14:paraId="6D2D0035" w14:textId="77777777" w:rsidR="008C539B" w:rsidRPr="001058B5" w:rsidRDefault="008D1AB8">
      <w:pPr>
        <w:spacing w:line="220" w:lineRule="exact"/>
        <w:ind w:left="940"/>
        <w:rPr>
          <w:rFonts w:ascii="Arial" w:hAnsi="Arial" w:cs="Arial"/>
          <w:sz w:val="18"/>
        </w:rPr>
      </w:pPr>
      <w:hyperlink w:anchor="_bookmark168" w:history="1">
        <w:r w:rsidR="00C12992" w:rsidRPr="001058B5">
          <w:rPr>
            <w:rFonts w:ascii="Arial" w:hAnsi="Arial" w:cs="Arial"/>
            <w:sz w:val="18"/>
          </w:rPr>
          <w:t>profiles, 2-15</w:t>
        </w:r>
      </w:hyperlink>
    </w:p>
    <w:p w14:paraId="726DD9B4" w14:textId="77777777" w:rsidR="008C539B" w:rsidRPr="001058B5" w:rsidRDefault="008D1AB8">
      <w:pPr>
        <w:spacing w:line="220" w:lineRule="exact"/>
        <w:ind w:left="940"/>
        <w:rPr>
          <w:rFonts w:ascii="Arial" w:hAnsi="Arial" w:cs="Arial"/>
          <w:sz w:val="18"/>
        </w:rPr>
      </w:pPr>
      <w:hyperlink w:anchor="_bookmark987" w:history="1">
        <w:r w:rsidR="00C12992" w:rsidRPr="001058B5">
          <w:rPr>
            <w:rFonts w:ascii="Arial" w:hAnsi="Arial" w:cs="Arial"/>
            <w:sz w:val="18"/>
          </w:rPr>
          <w:t>ROLE_ROLE_PRIVS, 4-75</w:t>
        </w:r>
      </w:hyperlink>
    </w:p>
    <w:p w14:paraId="7B45B052" w14:textId="77777777" w:rsidR="008C539B" w:rsidRPr="001058B5" w:rsidRDefault="008D1AB8">
      <w:pPr>
        <w:spacing w:line="220" w:lineRule="exact"/>
        <w:ind w:left="940"/>
        <w:rPr>
          <w:rFonts w:ascii="Arial" w:hAnsi="Arial" w:cs="Arial"/>
          <w:sz w:val="18"/>
        </w:rPr>
      </w:pPr>
      <w:hyperlink w:anchor="_bookmark988" w:history="1">
        <w:r w:rsidR="00C12992" w:rsidRPr="001058B5">
          <w:rPr>
            <w:rFonts w:ascii="Arial" w:hAnsi="Arial" w:cs="Arial"/>
            <w:sz w:val="18"/>
          </w:rPr>
          <w:t>ROLE_SYS_PRIVS, 4-75</w:t>
        </w:r>
      </w:hyperlink>
    </w:p>
    <w:p w14:paraId="3B8A2337" w14:textId="77777777" w:rsidR="008C539B" w:rsidRPr="001058B5" w:rsidRDefault="008D1AB8">
      <w:pPr>
        <w:spacing w:line="220" w:lineRule="exact"/>
        <w:ind w:left="940"/>
        <w:rPr>
          <w:rFonts w:ascii="Arial" w:hAnsi="Arial" w:cs="Arial"/>
          <w:sz w:val="18"/>
        </w:rPr>
      </w:pPr>
      <w:hyperlink w:anchor="_bookmark989" w:history="1">
        <w:r w:rsidR="00C12992" w:rsidRPr="001058B5">
          <w:rPr>
            <w:rFonts w:ascii="Arial" w:hAnsi="Arial" w:cs="Arial"/>
            <w:sz w:val="18"/>
          </w:rPr>
          <w:t>ROLE_TAB_PRIVS, 4-75</w:t>
        </w:r>
      </w:hyperlink>
    </w:p>
    <w:p w14:paraId="3D75BE56" w14:textId="77777777" w:rsidR="008C539B" w:rsidRPr="001058B5" w:rsidRDefault="008D1AB8">
      <w:pPr>
        <w:spacing w:line="220" w:lineRule="exact"/>
        <w:ind w:left="940"/>
        <w:rPr>
          <w:rFonts w:ascii="Arial" w:hAnsi="Arial" w:cs="Arial"/>
          <w:sz w:val="18"/>
        </w:rPr>
      </w:pPr>
      <w:hyperlink w:anchor="_bookmark963" w:history="1">
        <w:r w:rsidR="00C12992" w:rsidRPr="001058B5">
          <w:rPr>
            <w:rFonts w:ascii="Arial" w:hAnsi="Arial" w:cs="Arial"/>
            <w:sz w:val="18"/>
          </w:rPr>
          <w:t>roles, 4-71</w:t>
        </w:r>
      </w:hyperlink>
    </w:p>
    <w:p w14:paraId="6913BC69" w14:textId="77777777" w:rsidR="008C539B" w:rsidRPr="001058B5" w:rsidRDefault="008D1AB8">
      <w:pPr>
        <w:spacing w:line="237" w:lineRule="auto"/>
        <w:ind w:left="940" w:right="1806"/>
        <w:rPr>
          <w:rFonts w:ascii="Arial" w:hAnsi="Arial" w:cs="Arial"/>
          <w:sz w:val="18"/>
        </w:rPr>
      </w:pPr>
      <w:hyperlink w:anchor="_bookmark743" w:history="1">
        <w:r w:rsidR="00C12992" w:rsidRPr="001058B5">
          <w:rPr>
            <w:rFonts w:ascii="Arial" w:hAnsi="Arial" w:cs="Arial"/>
            <w:sz w:val="18"/>
          </w:rPr>
          <w:t>security applications of, 4-28</w:t>
        </w:r>
      </w:hyperlink>
      <w:r w:rsidR="00C12992" w:rsidRPr="001058B5">
        <w:rPr>
          <w:rFonts w:ascii="Arial" w:hAnsi="Arial" w:cs="Arial"/>
          <w:sz w:val="18"/>
        </w:rPr>
        <w:t xml:space="preserve"> </w:t>
      </w:r>
      <w:hyperlink w:anchor="_bookmark981" w:history="1">
        <w:r w:rsidR="00C12992" w:rsidRPr="001058B5">
          <w:rPr>
            <w:rFonts w:ascii="Arial" w:hAnsi="Arial" w:cs="Arial"/>
            <w:sz w:val="18"/>
          </w:rPr>
          <w:t>SESSION_PRIVS, 4-74</w:t>
        </w:r>
      </w:hyperlink>
    </w:p>
    <w:p w14:paraId="352FF9D0" w14:textId="77777777" w:rsidR="008C539B" w:rsidRPr="001058B5" w:rsidRDefault="008D1AB8">
      <w:pPr>
        <w:spacing w:line="217" w:lineRule="exact"/>
        <w:ind w:left="940"/>
        <w:rPr>
          <w:rFonts w:ascii="Arial" w:hAnsi="Arial" w:cs="Arial"/>
          <w:sz w:val="18"/>
        </w:rPr>
      </w:pPr>
      <w:hyperlink w:anchor="_bookmark980" w:history="1">
        <w:r w:rsidR="00C12992" w:rsidRPr="001058B5">
          <w:rPr>
            <w:rFonts w:ascii="Arial" w:hAnsi="Arial" w:cs="Arial"/>
            <w:sz w:val="18"/>
          </w:rPr>
          <w:t>SESSION_ROLES, 4-74</w:t>
        </w:r>
      </w:hyperlink>
    </w:p>
    <w:p w14:paraId="0C8F6919" w14:textId="77777777" w:rsidR="008C539B" w:rsidRPr="001058B5" w:rsidRDefault="008D1AB8">
      <w:pPr>
        <w:spacing w:line="220" w:lineRule="exact"/>
        <w:ind w:left="940"/>
        <w:rPr>
          <w:rFonts w:ascii="Arial" w:hAnsi="Arial" w:cs="Arial"/>
          <w:sz w:val="18"/>
        </w:rPr>
      </w:pPr>
      <w:hyperlink w:anchor="_bookmark959" w:history="1">
        <w:r w:rsidR="00C12992" w:rsidRPr="001058B5">
          <w:rPr>
            <w:rFonts w:ascii="Arial" w:hAnsi="Arial" w:cs="Arial"/>
            <w:sz w:val="18"/>
          </w:rPr>
          <w:t>USER_NETWORK_ACL_PRIVILEGES, 4-71</w:t>
        </w:r>
      </w:hyperlink>
    </w:p>
    <w:p w14:paraId="74BF90F6" w14:textId="77777777" w:rsidR="008C539B" w:rsidRPr="001058B5" w:rsidRDefault="008D1AB8">
      <w:pPr>
        <w:spacing w:line="220" w:lineRule="exact"/>
        <w:ind w:left="940"/>
        <w:rPr>
          <w:rFonts w:ascii="Arial" w:hAnsi="Arial" w:cs="Arial"/>
          <w:sz w:val="18"/>
        </w:rPr>
      </w:pPr>
      <w:hyperlink w:anchor="_bookmark168" w:history="1">
        <w:r w:rsidR="00C12992" w:rsidRPr="001058B5">
          <w:rPr>
            <w:rFonts w:ascii="Arial" w:hAnsi="Arial" w:cs="Arial"/>
            <w:sz w:val="18"/>
          </w:rPr>
          <w:t>users, 2-15</w:t>
        </w:r>
      </w:hyperlink>
    </w:p>
    <w:p w14:paraId="74292600" w14:textId="77777777" w:rsidR="008C539B" w:rsidRPr="001058B5" w:rsidRDefault="00C12992">
      <w:pPr>
        <w:spacing w:line="220" w:lineRule="exact"/>
        <w:ind w:left="700"/>
        <w:rPr>
          <w:rFonts w:ascii="Arial" w:hAnsi="Arial" w:cs="Arial"/>
          <w:sz w:val="18"/>
        </w:rPr>
      </w:pPr>
      <w:r w:rsidRPr="001058B5">
        <w:rPr>
          <w:rFonts w:ascii="Arial" w:hAnsi="Arial" w:cs="Arial"/>
          <w:sz w:val="18"/>
        </w:rPr>
        <w:t>Virtual Private Database</w:t>
      </w:r>
    </w:p>
    <w:p w14:paraId="69A3B8EC" w14:textId="77777777" w:rsidR="008C539B" w:rsidRPr="001058B5" w:rsidRDefault="008D1AB8">
      <w:pPr>
        <w:spacing w:line="237" w:lineRule="auto"/>
        <w:ind w:left="700" w:right="1190"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w:t>
      </w:r>
    </w:p>
    <w:p w14:paraId="48FA175E" w14:textId="77777777" w:rsidR="008C539B" w:rsidRPr="001058B5" w:rsidRDefault="008D1AB8">
      <w:pPr>
        <w:spacing w:line="235" w:lineRule="auto"/>
        <w:ind w:left="700" w:right="836"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 xml:space="preserve">Oracle Virtual Private Database </w:t>
      </w:r>
      <w:hyperlink w:anchor="_bookmark2150" w:history="1">
        <w:r w:rsidR="00C12992" w:rsidRPr="001058B5">
          <w:rPr>
            <w:rFonts w:ascii="Arial" w:hAnsi="Arial" w:cs="Arial"/>
            <w:sz w:val="18"/>
          </w:rPr>
          <w:t>vulnerable run-time call, 10-4</w:t>
        </w:r>
      </w:hyperlink>
    </w:p>
    <w:p w14:paraId="3D5F3EA0" w14:textId="77777777" w:rsidR="008C539B" w:rsidRPr="001058B5" w:rsidRDefault="008D1AB8">
      <w:pPr>
        <w:spacing w:line="222" w:lineRule="exact"/>
        <w:ind w:left="940"/>
        <w:rPr>
          <w:rFonts w:ascii="Arial" w:hAnsi="Arial" w:cs="Arial"/>
          <w:sz w:val="18"/>
        </w:rPr>
      </w:pPr>
      <w:hyperlink w:anchor="_bookmark2151" w:history="1">
        <w:r w:rsidR="00C12992" w:rsidRPr="001058B5">
          <w:rPr>
            <w:rFonts w:ascii="Arial" w:hAnsi="Arial" w:cs="Arial"/>
            <w:sz w:val="18"/>
          </w:rPr>
          <w:t>made more secure, 10-4</w:t>
        </w:r>
      </w:hyperlink>
    </w:p>
    <w:p w14:paraId="09F252ED" w14:textId="77777777" w:rsidR="008C539B" w:rsidRPr="001058B5" w:rsidRDefault="008C539B">
      <w:pPr>
        <w:pStyle w:val="BodyText"/>
        <w:spacing w:before="1"/>
        <w:rPr>
          <w:rFonts w:ascii="Arial" w:hAnsi="Arial" w:cs="Arial"/>
          <w:sz w:val="21"/>
        </w:rPr>
      </w:pPr>
    </w:p>
    <w:p w14:paraId="3063F68F" w14:textId="77777777" w:rsidR="008C539B" w:rsidRPr="001058B5" w:rsidRDefault="00C12992">
      <w:pPr>
        <w:pStyle w:val="Heading5"/>
        <w:spacing w:before="1"/>
        <w:ind w:left="700"/>
      </w:pPr>
      <w:bookmarkStart w:id="2228" w:name="W"/>
      <w:bookmarkEnd w:id="2228"/>
      <w:r w:rsidRPr="001058B5">
        <w:t>W</w:t>
      </w:r>
    </w:p>
    <w:p w14:paraId="05F6A917" w14:textId="77777777" w:rsidR="008C539B" w:rsidRPr="001058B5" w:rsidRDefault="008C539B">
      <w:pPr>
        <w:pStyle w:val="BodyText"/>
        <w:spacing w:before="11"/>
        <w:rPr>
          <w:rFonts w:ascii="Arial" w:hAnsi="Arial" w:cs="Arial"/>
          <w:b/>
          <w:sz w:val="2"/>
        </w:rPr>
      </w:pPr>
    </w:p>
    <w:p w14:paraId="62C1825D" w14:textId="6D222D9F" w:rsidR="008C539B" w:rsidRPr="001058B5" w:rsidRDefault="008D1AB8">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0E81EF14">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anchorlock/>
          </v:group>
        </w:pict>
      </w:r>
    </w:p>
    <w:p w14:paraId="34B30DAA" w14:textId="77777777" w:rsidR="008C539B" w:rsidRPr="001058B5" w:rsidRDefault="00C12992">
      <w:pPr>
        <w:spacing w:before="32" w:line="222" w:lineRule="exact"/>
        <w:ind w:left="700"/>
        <w:rPr>
          <w:rFonts w:ascii="Arial" w:hAnsi="Arial" w:cs="Arial"/>
          <w:sz w:val="18"/>
        </w:rPr>
      </w:pPr>
      <w:r w:rsidRPr="001058B5">
        <w:rPr>
          <w:rFonts w:ascii="Arial" w:hAnsi="Arial" w:cs="Arial"/>
          <w:sz w:val="18"/>
        </w:rPr>
        <w:t>Wallet Manager</w:t>
      </w:r>
    </w:p>
    <w:p w14:paraId="54201177" w14:textId="77777777" w:rsidR="008C539B" w:rsidRPr="001058B5" w:rsidRDefault="008D1AB8">
      <w:pPr>
        <w:spacing w:line="237" w:lineRule="auto"/>
        <w:ind w:left="700" w:right="1806" w:firstLine="240"/>
        <w:rPr>
          <w:rFonts w:ascii="Arial" w:hAnsi="Arial" w:cs="Arial"/>
          <w:sz w:val="18"/>
        </w:rPr>
      </w:pPr>
      <w:hyperlink w:anchor="_bookmark373" w:history="1">
        <w:r w:rsidR="00C12992" w:rsidRPr="001058B5">
          <w:rPr>
            <w:rFonts w:ascii="Arial" w:hAnsi="Arial" w:cs="Arial"/>
            <w:i/>
            <w:sz w:val="18"/>
          </w:rPr>
          <w:t xml:space="preserve">See </w:t>
        </w:r>
      </w:hyperlink>
      <w:r w:rsidR="00C12992" w:rsidRPr="001058B5">
        <w:rPr>
          <w:rFonts w:ascii="Arial" w:hAnsi="Arial" w:cs="Arial"/>
          <w:sz w:val="18"/>
        </w:rPr>
        <w:t>Oracle Wallet Manager wallets</w:t>
      </w:r>
    </w:p>
    <w:p w14:paraId="6D4AF2D8" w14:textId="77777777" w:rsidR="008C539B" w:rsidRPr="001058B5" w:rsidRDefault="008D1AB8">
      <w:pPr>
        <w:spacing w:line="217" w:lineRule="exact"/>
        <w:ind w:left="940"/>
        <w:rPr>
          <w:rFonts w:ascii="Arial" w:hAnsi="Arial" w:cs="Arial"/>
          <w:sz w:val="18"/>
        </w:rPr>
      </w:pPr>
      <w:hyperlink w:anchor="_bookmark372" w:history="1">
        <w:r w:rsidR="00C12992" w:rsidRPr="001058B5">
          <w:rPr>
            <w:rFonts w:ascii="Arial" w:hAnsi="Arial" w:cs="Arial"/>
            <w:sz w:val="18"/>
          </w:rPr>
          <w:t>authentication method, 3-30</w:t>
        </w:r>
      </w:hyperlink>
    </w:p>
    <w:p w14:paraId="6F5348E5" w14:textId="77777777" w:rsidR="008C539B" w:rsidRPr="001058B5" w:rsidRDefault="008D1AB8">
      <w:pPr>
        <w:spacing w:line="237" w:lineRule="auto"/>
        <w:ind w:left="700" w:right="476" w:firstLine="240"/>
        <w:rPr>
          <w:rFonts w:ascii="Arial" w:hAnsi="Arial" w:cs="Arial"/>
          <w:sz w:val="18"/>
        </w:rPr>
      </w:pPr>
      <w:hyperlink w:anchor="_bookmark884" w:history="1">
        <w:r w:rsidR="00C12992" w:rsidRPr="001058B5">
          <w:rPr>
            <w:rFonts w:ascii="Arial" w:hAnsi="Arial" w:cs="Arial"/>
            <w:i/>
            <w:sz w:val="18"/>
          </w:rPr>
          <w:t xml:space="preserve">See also </w:t>
        </w:r>
      </w:hyperlink>
      <w:r w:rsidR="00C12992" w:rsidRPr="001058B5">
        <w:rPr>
          <w:rFonts w:ascii="Arial" w:hAnsi="Arial" w:cs="Arial"/>
          <w:sz w:val="18"/>
        </w:rPr>
        <w:t>access control lists (ACL), wallet access Web applications</w:t>
      </w:r>
    </w:p>
    <w:p w14:paraId="69205FEA" w14:textId="77777777" w:rsidR="008C539B" w:rsidRPr="001058B5" w:rsidRDefault="008D1AB8">
      <w:pPr>
        <w:spacing w:line="235" w:lineRule="auto"/>
        <w:ind w:left="700" w:right="1915" w:firstLine="240"/>
        <w:rPr>
          <w:rFonts w:ascii="Arial" w:hAnsi="Arial" w:cs="Arial"/>
          <w:sz w:val="18"/>
        </w:rPr>
      </w:pPr>
      <w:hyperlink w:anchor="_bookmark1247" w:history="1">
        <w:r w:rsidR="00C12992" w:rsidRPr="001058B5">
          <w:rPr>
            <w:rFonts w:ascii="Arial" w:hAnsi="Arial" w:cs="Arial"/>
            <w:sz w:val="18"/>
          </w:rPr>
          <w:t xml:space="preserve">user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Web-based applications</w:t>
      </w:r>
    </w:p>
    <w:p w14:paraId="1A0C9569" w14:textId="77777777" w:rsidR="008C539B" w:rsidRPr="001058B5" w:rsidRDefault="008D1AB8">
      <w:pPr>
        <w:spacing w:line="235" w:lineRule="auto"/>
        <w:ind w:left="1300" w:right="408" w:hanging="360"/>
        <w:rPr>
          <w:rFonts w:ascii="Arial" w:hAnsi="Arial" w:cs="Arial"/>
          <w:sz w:val="18"/>
        </w:rPr>
      </w:pPr>
      <w:hyperlink w:anchor="_bookmark1540" w:history="1">
        <w:r w:rsidR="00C12992" w:rsidRPr="001058B5">
          <w:rPr>
            <w:rFonts w:ascii="Arial" w:hAnsi="Arial" w:cs="Arial"/>
            <w:sz w:val="18"/>
          </w:rPr>
          <w:t>Oracle Virtual Private Database, how it works with, 7-38</w:t>
        </w:r>
      </w:hyperlink>
    </w:p>
    <w:p w14:paraId="6FCCAB38" w14:textId="77777777" w:rsidR="008C539B" w:rsidRPr="001058B5" w:rsidRDefault="008D1AB8">
      <w:pPr>
        <w:spacing w:line="220" w:lineRule="exact"/>
        <w:ind w:left="700"/>
        <w:rPr>
          <w:rFonts w:ascii="Arial" w:hAnsi="Arial" w:cs="Arial"/>
          <w:sz w:val="18"/>
        </w:rPr>
      </w:pPr>
      <w:hyperlink w:anchor="_bookmark636" w:history="1">
        <w:r w:rsidR="00C12992" w:rsidRPr="001058B5">
          <w:rPr>
            <w:rFonts w:ascii="Arial" w:hAnsi="Arial" w:cs="Arial"/>
            <w:sz w:val="18"/>
          </w:rPr>
          <w:t>WFS_USR_ROLE role, 4-15</w:t>
        </w:r>
      </w:hyperlink>
    </w:p>
    <w:p w14:paraId="19D16787" w14:textId="77777777" w:rsidR="008C539B" w:rsidRPr="001058B5" w:rsidRDefault="00C12992">
      <w:pPr>
        <w:spacing w:before="2" w:line="235" w:lineRule="auto"/>
        <w:ind w:left="940" w:right="1806" w:hanging="240"/>
        <w:rPr>
          <w:rFonts w:ascii="Arial" w:hAnsi="Arial" w:cs="Arial"/>
          <w:sz w:val="18"/>
        </w:rPr>
      </w:pPr>
      <w:r w:rsidRPr="001058B5">
        <w:rPr>
          <w:rFonts w:ascii="Arial" w:hAnsi="Arial" w:cs="Arial"/>
          <w:sz w:val="18"/>
        </w:rPr>
        <w:t xml:space="preserve">WHEN OTHERS exceptions </w:t>
      </w:r>
      <w:hyperlink w:anchor="_bookmark1199" w:history="1">
        <w:r w:rsidRPr="001058B5">
          <w:rPr>
            <w:rFonts w:ascii="Arial" w:hAnsi="Arial" w:cs="Arial"/>
            <w:sz w:val="18"/>
          </w:rPr>
          <w:t>logon triggers, used in,   6-11</w:t>
        </w:r>
      </w:hyperlink>
    </w:p>
    <w:p w14:paraId="117D53FA" w14:textId="77777777" w:rsidR="008C539B" w:rsidRPr="001058B5" w:rsidRDefault="008D1AB8">
      <w:pPr>
        <w:spacing w:before="1" w:line="235" w:lineRule="auto"/>
        <w:ind w:left="700" w:right="1190"/>
        <w:rPr>
          <w:rFonts w:ascii="Arial" w:hAnsi="Arial" w:cs="Arial"/>
          <w:sz w:val="18"/>
        </w:rPr>
      </w:pPr>
      <w:hyperlink w:anchor="_bookmark1375" w:history="1">
        <w:r w:rsidR="00C12992" w:rsidRPr="001058B5">
          <w:rPr>
            <w:rFonts w:ascii="Arial" w:hAnsi="Arial" w:cs="Arial"/>
            <w:sz w:val="18"/>
          </w:rPr>
          <w:t>WHERE clause, dynamic SQL, 7-5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637" w:history="1">
        <w:r w:rsidR="00C12992" w:rsidRPr="001058B5">
          <w:rPr>
            <w:rFonts w:ascii="Arial" w:hAnsi="Arial" w:cs="Arial"/>
            <w:sz w:val="18"/>
          </w:rPr>
          <w:t>WM_ADMIN_ROLE role, 4-16</w:t>
        </w:r>
      </w:hyperlink>
    </w:p>
    <w:p w14:paraId="100B5E90" w14:textId="77777777" w:rsidR="008C539B" w:rsidRPr="001058B5" w:rsidRDefault="008C539B">
      <w:pPr>
        <w:pStyle w:val="BodyText"/>
        <w:spacing w:before="6"/>
        <w:rPr>
          <w:rFonts w:ascii="Arial" w:hAnsi="Arial" w:cs="Arial"/>
          <w:sz w:val="21"/>
        </w:rPr>
      </w:pPr>
    </w:p>
    <w:p w14:paraId="1F376B65" w14:textId="77777777" w:rsidR="008C539B" w:rsidRPr="001058B5" w:rsidRDefault="00C12992">
      <w:pPr>
        <w:pStyle w:val="Heading5"/>
        <w:ind w:left="700"/>
      </w:pPr>
      <w:bookmarkStart w:id="2229" w:name="X"/>
      <w:bookmarkEnd w:id="2229"/>
      <w:r w:rsidRPr="001058B5">
        <w:t>X</w:t>
      </w:r>
    </w:p>
    <w:p w14:paraId="2C1FB432" w14:textId="77777777" w:rsidR="008C539B" w:rsidRPr="001058B5" w:rsidRDefault="008C539B">
      <w:pPr>
        <w:pStyle w:val="BodyText"/>
        <w:spacing w:before="11"/>
        <w:rPr>
          <w:rFonts w:ascii="Arial" w:hAnsi="Arial" w:cs="Arial"/>
          <w:b/>
          <w:sz w:val="2"/>
        </w:rPr>
      </w:pPr>
    </w:p>
    <w:p w14:paraId="5750A5F9" w14:textId="6BF8BCA7" w:rsidR="008C539B" w:rsidRPr="001058B5" w:rsidRDefault="008D1AB8">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5E345A7">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anchorlock/>
          </v:group>
        </w:pict>
      </w:r>
    </w:p>
    <w:p w14:paraId="4BFC2A0E" w14:textId="77777777" w:rsidR="008C539B" w:rsidRPr="001058B5" w:rsidRDefault="00C12992">
      <w:pPr>
        <w:spacing w:before="33" w:line="222" w:lineRule="exact"/>
        <w:ind w:left="700"/>
        <w:rPr>
          <w:rFonts w:ascii="Arial" w:hAnsi="Arial" w:cs="Arial"/>
          <w:sz w:val="18"/>
        </w:rPr>
      </w:pPr>
      <w:r w:rsidRPr="001058B5">
        <w:rPr>
          <w:rFonts w:ascii="Arial" w:hAnsi="Arial" w:cs="Arial"/>
          <w:sz w:val="18"/>
        </w:rPr>
        <w:t>X.509 certificates</w:t>
      </w:r>
    </w:p>
    <w:p w14:paraId="23E64ACE" w14:textId="77777777" w:rsidR="008C539B" w:rsidRPr="001058B5" w:rsidRDefault="008D1AB8">
      <w:pPr>
        <w:spacing w:line="222" w:lineRule="exact"/>
        <w:ind w:left="940"/>
        <w:rPr>
          <w:rFonts w:ascii="Arial" w:hAnsi="Arial" w:cs="Arial"/>
          <w:sz w:val="18"/>
        </w:rPr>
      </w:pPr>
      <w:hyperlink w:anchor="_bookmark2192" w:history="1">
        <w:r w:rsidR="00C12992" w:rsidRPr="001058B5">
          <w:rPr>
            <w:rFonts w:ascii="Arial" w:hAnsi="Arial" w:cs="Arial"/>
            <w:sz w:val="18"/>
          </w:rPr>
          <w:t>guidelines for security, 10-9</w:t>
        </w:r>
      </w:hyperlink>
    </w:p>
    <w:p w14:paraId="54D09401" w14:textId="77777777" w:rsidR="008C539B" w:rsidRPr="001058B5" w:rsidRDefault="008C539B">
      <w:pPr>
        <w:spacing w:line="222" w:lineRule="exact"/>
        <w:rPr>
          <w:rFonts w:ascii="Arial" w:hAnsi="Arial" w:cs="Arial"/>
          <w:sz w:val="18"/>
        </w:rPr>
        <w:sectPr w:rsidR="008C539B" w:rsidRPr="001058B5">
          <w:headerReference w:type="default" r:id="rId320"/>
          <w:pgSz w:w="12240" w:h="15840"/>
          <w:pgMar w:top="1200" w:right="1060" w:bottom="860" w:left="1100" w:header="0" w:footer="663" w:gutter="0"/>
          <w:cols w:num="2" w:space="720" w:equalWidth="0">
            <w:col w:w="4803" w:space="117"/>
            <w:col w:w="5160"/>
          </w:cols>
        </w:sectPr>
      </w:pPr>
    </w:p>
    <w:p w14:paraId="60CADC07" w14:textId="77777777" w:rsidR="008C539B" w:rsidRPr="001058B5" w:rsidRDefault="008D1AB8">
      <w:pPr>
        <w:spacing w:before="67" w:line="222" w:lineRule="exact"/>
        <w:ind w:left="100"/>
        <w:rPr>
          <w:rFonts w:ascii="Arial" w:hAnsi="Arial" w:cs="Arial"/>
          <w:sz w:val="18"/>
        </w:rPr>
      </w:pPr>
      <w:hyperlink w:anchor="_bookmark639" w:history="1">
        <w:r w:rsidR="00C12992" w:rsidRPr="001058B5">
          <w:rPr>
            <w:rFonts w:ascii="Arial" w:hAnsi="Arial" w:cs="Arial"/>
            <w:sz w:val="18"/>
          </w:rPr>
          <w:t>XDB_SET_INVOKER role, 4-16</w:t>
        </w:r>
      </w:hyperlink>
    </w:p>
    <w:p w14:paraId="6167E76F" w14:textId="77777777" w:rsidR="008C539B" w:rsidRPr="001058B5" w:rsidRDefault="008D1AB8">
      <w:pPr>
        <w:spacing w:before="1" w:line="235" w:lineRule="auto"/>
        <w:ind w:left="100" w:right="4739"/>
        <w:rPr>
          <w:rFonts w:ascii="Arial" w:hAnsi="Arial" w:cs="Arial"/>
          <w:sz w:val="18"/>
        </w:rPr>
      </w:pPr>
      <w:hyperlink w:anchor="_bookmark640" w:history="1">
        <w:r w:rsidR="00C12992" w:rsidRPr="001058B5">
          <w:rPr>
            <w:rFonts w:ascii="Arial" w:hAnsi="Arial" w:cs="Arial"/>
            <w:sz w:val="18"/>
          </w:rPr>
          <w:t>XDB_WEBSERVICES role, 4-16</w:t>
        </w:r>
      </w:hyperlink>
      <w:r w:rsidR="00C12992" w:rsidRPr="001058B5">
        <w:rPr>
          <w:rFonts w:ascii="Arial" w:hAnsi="Arial" w:cs="Arial"/>
          <w:sz w:val="18"/>
        </w:rPr>
        <w:t xml:space="preserve"> XDB_WEBSERVICES_OVER_HTTP role</w:t>
      </w:r>
    </w:p>
    <w:p w14:paraId="6A2686EE" w14:textId="77777777" w:rsidR="008C539B" w:rsidRPr="001058B5" w:rsidRDefault="008D1AB8">
      <w:pPr>
        <w:spacing w:line="220" w:lineRule="exact"/>
        <w:ind w:left="340"/>
        <w:rPr>
          <w:rFonts w:ascii="Arial" w:hAnsi="Arial" w:cs="Arial"/>
          <w:sz w:val="18"/>
        </w:rPr>
      </w:pPr>
      <w:hyperlink w:anchor="_bookmark641" w:history="1">
        <w:r w:rsidR="00C12992" w:rsidRPr="001058B5">
          <w:rPr>
            <w:rFonts w:ascii="Arial" w:hAnsi="Arial" w:cs="Arial"/>
            <w:sz w:val="18"/>
          </w:rPr>
          <w:t>about, 4-16</w:t>
        </w:r>
      </w:hyperlink>
    </w:p>
    <w:p w14:paraId="63135118" w14:textId="77777777" w:rsidR="008C539B" w:rsidRPr="001058B5" w:rsidRDefault="008D1AB8">
      <w:pPr>
        <w:spacing w:line="220" w:lineRule="exact"/>
        <w:ind w:left="100"/>
        <w:rPr>
          <w:rFonts w:ascii="Arial" w:hAnsi="Arial" w:cs="Arial"/>
          <w:sz w:val="18"/>
        </w:rPr>
      </w:pPr>
      <w:hyperlink w:anchor="_bookmark642" w:history="1">
        <w:r w:rsidR="00C12992" w:rsidRPr="001058B5">
          <w:rPr>
            <w:rFonts w:ascii="Arial" w:hAnsi="Arial" w:cs="Arial"/>
            <w:sz w:val="18"/>
          </w:rPr>
          <w:t>XDB_WEBSERVICES_WITH_PUBLIC role, 4-16</w:t>
        </w:r>
      </w:hyperlink>
    </w:p>
    <w:p w14:paraId="771AF07D" w14:textId="77777777" w:rsidR="008C539B" w:rsidRPr="001058B5" w:rsidRDefault="008D1AB8">
      <w:pPr>
        <w:spacing w:line="237" w:lineRule="auto"/>
        <w:ind w:left="100" w:right="8032"/>
        <w:rPr>
          <w:rFonts w:ascii="Arial" w:hAnsi="Arial" w:cs="Arial"/>
          <w:sz w:val="18"/>
        </w:rPr>
      </w:pPr>
      <w:hyperlink w:anchor="_bookmark638" w:history="1">
        <w:r w:rsidR="00C12992" w:rsidRPr="001058B5">
          <w:rPr>
            <w:rFonts w:ascii="Arial" w:hAnsi="Arial" w:cs="Arial"/>
            <w:sz w:val="18"/>
          </w:rPr>
          <w:t>XDBADMIN role, 4-16</w:t>
        </w:r>
      </w:hyperlink>
      <w:r w:rsidR="00C12992" w:rsidRPr="001058B5">
        <w:rPr>
          <w:rFonts w:ascii="Arial" w:hAnsi="Arial" w:cs="Arial"/>
          <w:sz w:val="18"/>
        </w:rPr>
        <w:t xml:space="preserve"> XML</w:t>
      </w:r>
    </w:p>
    <w:p w14:paraId="5F88E564" w14:textId="77777777" w:rsidR="008C539B" w:rsidRPr="001058B5" w:rsidRDefault="008D1AB8">
      <w:pPr>
        <w:spacing w:line="237" w:lineRule="auto"/>
        <w:ind w:left="340" w:right="5904"/>
        <w:rPr>
          <w:rFonts w:ascii="Arial" w:hAnsi="Arial" w:cs="Arial"/>
          <w:sz w:val="18"/>
        </w:rPr>
      </w:pPr>
      <w:hyperlink w:anchor="_bookmark1679" w:history="1">
        <w:r w:rsidR="00C12992" w:rsidRPr="001058B5">
          <w:rPr>
            <w:rFonts w:ascii="Arial" w:hAnsi="Arial" w:cs="Arial"/>
            <w:sz w:val="18"/>
          </w:rPr>
          <w:t>AUDIT_TRAIL XML setting, 9-11</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AUDIT_TRAIL XML, EXTENDED setting, 9-11</w:t>
        </w:r>
      </w:hyperlink>
    </w:p>
    <w:p w14:paraId="21D52271" w14:textId="77777777" w:rsidR="008C539B" w:rsidRPr="001058B5" w:rsidRDefault="00C12992">
      <w:pPr>
        <w:spacing w:line="217" w:lineRule="exact"/>
        <w:ind w:left="100"/>
        <w:rPr>
          <w:rFonts w:ascii="Arial" w:hAnsi="Arial" w:cs="Arial"/>
          <w:sz w:val="18"/>
        </w:rPr>
      </w:pPr>
      <w:r w:rsidRPr="001058B5">
        <w:rPr>
          <w:rFonts w:ascii="Arial" w:hAnsi="Arial" w:cs="Arial"/>
          <w:sz w:val="18"/>
        </w:rPr>
        <w:t>XML, EXTENDED AUDIT_TRAIL setting</w:t>
      </w:r>
    </w:p>
    <w:p w14:paraId="08971F39" w14:textId="77777777" w:rsidR="008C539B" w:rsidRPr="001058B5" w:rsidRDefault="008D1AB8">
      <w:pPr>
        <w:spacing w:line="237" w:lineRule="auto"/>
        <w:ind w:left="340" w:right="6551"/>
        <w:rPr>
          <w:rFonts w:ascii="Arial" w:hAnsi="Arial" w:cs="Arial"/>
          <w:sz w:val="18"/>
        </w:rPr>
      </w:pPr>
      <w:hyperlink w:anchor="_bookmark1675" w:history="1">
        <w:r w:rsidR="00C12992" w:rsidRPr="001058B5">
          <w:rPr>
            <w:rFonts w:ascii="Arial" w:hAnsi="Arial" w:cs="Arial"/>
            <w:sz w:val="18"/>
          </w:rPr>
          <w:t>used with DB in AUDIT_TRAIL, 9-10</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used with XML in AUDIT_TRAIL, 9-11</w:t>
        </w:r>
      </w:hyperlink>
    </w:p>
    <w:sectPr w:rsidR="008C539B" w:rsidRPr="001058B5">
      <w:headerReference w:type="even" r:id="rId321"/>
      <w:footerReference w:type="even" r:id="rId322"/>
      <w:pgSz w:w="12240" w:h="15840"/>
      <w:pgMar w:top="1200" w:right="1060" w:bottom="860" w:left="1100" w:header="0" w:footer="663"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 w:author="AutoBVT" w:date="2018-10-31T13:09:00Z" w:initials="A">
    <w:p w14:paraId="353AE8F1" w14:textId="30074456" w:rsidR="002F0363" w:rsidRDefault="002F0363">
      <w:pPr>
        <w:pStyle w:val="CommentText"/>
      </w:pPr>
      <w:r>
        <w:rPr>
          <w:rStyle w:val="CommentReference"/>
        </w:rPr>
        <w:annotationRef/>
      </w:r>
    </w:p>
  </w:comment>
  <w:comment w:id="77" w:author="Cong Tri Nguyen" w:date="2018-10-29T20:48:00Z" w:initials="CTN">
    <w:p w14:paraId="670BFC23" w14:textId="77777777" w:rsidR="002F0363" w:rsidRPr="001058B5" w:rsidRDefault="002F0363"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2F0363" w:rsidRDefault="002F0363">
      <w:pPr>
        <w:pStyle w:val="CommentText"/>
      </w:pPr>
    </w:p>
  </w:comment>
  <w:comment w:id="88" w:author="Cong Tri Nguyen" w:date="2018-10-29T23:23:00Z" w:initials="CTN">
    <w:p w14:paraId="1658D8D8" w14:textId="741869EE" w:rsidR="002F0363" w:rsidRPr="00B862CB" w:rsidRDefault="002F0363"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2F0363" w:rsidRPr="00B862CB" w:rsidRDefault="002F0363"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2F0363" w:rsidRPr="00B862CB" w:rsidRDefault="002F0363"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2F0363" w:rsidRPr="00B862CB" w:rsidRDefault="002F0363"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2F0363" w:rsidRPr="00B862CB" w:rsidRDefault="002F0363"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2F0363" w:rsidRPr="00B862CB" w:rsidRDefault="002F0363"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2F0363" w:rsidRPr="0060423A" w:rsidRDefault="002F0363"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2F0363" w:rsidRPr="0060423A" w:rsidRDefault="002F0363"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2F0363" w:rsidRPr="0060423A" w:rsidRDefault="002F0363"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2F0363" w:rsidRPr="0060423A" w:rsidRDefault="002F036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2F0363" w:rsidRPr="0060423A" w:rsidRDefault="002F036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2F0363" w:rsidRPr="0060423A" w:rsidRDefault="002F036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2F0363" w:rsidRPr="0060423A" w:rsidRDefault="002F036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2F0363" w:rsidRPr="0060423A" w:rsidRDefault="002F036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2F0363" w:rsidRPr="00B862CB" w:rsidRDefault="002F0363"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2F0363" w:rsidRDefault="002F0363">
      <w:pPr>
        <w:pStyle w:val="CommentText"/>
      </w:pPr>
    </w:p>
  </w:comment>
  <w:comment w:id="90" w:author="Cong Tri Nguyen" w:date="2018-10-30T01:17:00Z" w:initials="CTN">
    <w:p w14:paraId="2DBEFF6E" w14:textId="77777777" w:rsidR="002F0363" w:rsidRPr="00EF706C" w:rsidRDefault="002F0363"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2F0363" w:rsidRDefault="002F0363">
      <w:pPr>
        <w:pStyle w:val="CommentText"/>
      </w:pPr>
    </w:p>
  </w:comment>
  <w:comment w:id="159" w:author="Cong Tri Nguyen" w:date="2018-10-30T19:04:00Z" w:initials="CTN">
    <w:p w14:paraId="4B39454A" w14:textId="3F2824FB" w:rsidR="002F0363" w:rsidRDefault="002F0363">
      <w:pPr>
        <w:pStyle w:val="CommentText"/>
      </w:pPr>
      <w:r>
        <w:rPr>
          <w:rStyle w:val="CommentReference"/>
        </w:rPr>
        <w:annotationRef/>
      </w:r>
      <w:r>
        <w:t>2</w:t>
      </w:r>
    </w:p>
  </w:comment>
  <w:comment w:id="781" w:author="Cong Tri Nguyen" w:date="2018-10-29T02:40:00Z" w:initials="CTN">
    <w:p w14:paraId="15211C82" w14:textId="77777777" w:rsidR="002F0363" w:rsidRDefault="002F0363">
      <w:pPr>
        <w:pStyle w:val="CommentText"/>
      </w:pPr>
      <w:r>
        <w:rPr>
          <w:rStyle w:val="CommentReference"/>
        </w:rPr>
        <w:annotationRef/>
      </w:r>
      <w:r>
        <w:t>4</w:t>
      </w:r>
    </w:p>
  </w:comment>
  <w:comment w:id="1720" w:author="Cong Tri Nguyen" w:date="2018-10-29T02:43:00Z" w:initials="CTN">
    <w:p w14:paraId="0D02FB87" w14:textId="77777777" w:rsidR="002F0363" w:rsidRDefault="002F0363" w:rsidP="00791656">
      <w:pPr>
        <w:pStyle w:val="CommentText"/>
      </w:pPr>
      <w:r>
        <w:rPr>
          <w:rStyle w:val="CommentReference"/>
        </w:rPr>
        <w:annotationRef/>
      </w:r>
      <w:r>
        <w:t>8</w:t>
      </w:r>
    </w:p>
  </w:comment>
  <w:comment w:id="1960" w:author="Cong Tri Nguyen" w:date="2018-10-29T02:44:00Z" w:initials="CTN">
    <w:p w14:paraId="45930E54" w14:textId="77777777" w:rsidR="002F0363" w:rsidRDefault="002F0363">
      <w:pPr>
        <w:pStyle w:val="CommentText"/>
      </w:pPr>
      <w:r>
        <w:rPr>
          <w:rStyle w:val="CommentReference"/>
        </w:rPr>
        <w:annotationRef/>
      </w:r>
      <w:r>
        <w:t>9</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3AE8F1" w15:done="0"/>
  <w15:commentEx w15:paraId="11FBC976" w15:done="0"/>
  <w15:commentEx w15:paraId="40EC74E9" w15:done="0"/>
  <w15:commentEx w15:paraId="384E71AF" w15:done="0"/>
  <w15:commentEx w15:paraId="4B39454A" w15:done="0"/>
  <w15:commentEx w15:paraId="15211C82" w15:done="0"/>
  <w15:commentEx w15:paraId="0D02FB87" w15:done="0"/>
  <w15:commentEx w15:paraId="45930E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3AE8F1" w16cid:durableId="1F980B95"/>
  <w16cid:commentId w16cid:paraId="11FBC976" w16cid:durableId="1F980B96"/>
  <w16cid:commentId w16cid:paraId="40EC74E9" w16cid:durableId="1F980B97"/>
  <w16cid:commentId w16cid:paraId="384E71AF" w16cid:durableId="1F980B98"/>
  <w16cid:commentId w16cid:paraId="4B39454A" w16cid:durableId="1F980B99"/>
  <w16cid:commentId w16cid:paraId="53D45DD8" w16cid:durableId="1F980B9A"/>
  <w16cid:commentId w16cid:paraId="15211C82" w16cid:durableId="1F980B9B"/>
  <w16cid:commentId w16cid:paraId="0D02FB87" w16cid:durableId="1F980B9D"/>
  <w16cid:commentId w16cid:paraId="45930E54" w16cid:durableId="1F980B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DF4C3" w14:textId="77777777" w:rsidR="00F15AE3" w:rsidRDefault="00F15AE3">
      <w:r>
        <w:separator/>
      </w:r>
    </w:p>
  </w:endnote>
  <w:endnote w:type="continuationSeparator" w:id="0">
    <w:p w14:paraId="110E3297" w14:textId="77777777" w:rsidR="00F15AE3" w:rsidRDefault="00F15AE3">
      <w:r>
        <w:continuationSeparator/>
      </w:r>
    </w:p>
  </w:endnote>
  <w:endnote w:type="continuationNotice" w:id="1">
    <w:p w14:paraId="6511368C" w14:textId="77777777" w:rsidR="00F15AE3" w:rsidRDefault="00F15A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BFD31" w14:textId="77777777" w:rsidR="002F0363" w:rsidRDefault="002F0363">
    <w:pPr>
      <w:pStyle w:val="BodyText"/>
      <w:spacing w:line="14" w:lineRule="auto"/>
    </w:pPr>
    <w:r>
      <w:pict w14:anchorId="4019613A">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14:paraId="73E7068D" w14:textId="33445D4D" w:rsidR="002F0363" w:rsidRDefault="002F0363">
                <w:pPr>
                  <w:spacing w:before="18"/>
                  <w:ind w:left="40"/>
                  <w:rPr>
                    <w:rFonts w:ascii="Arial"/>
                    <w:sz w:val="18"/>
                  </w:rPr>
                </w:pPr>
                <w:r>
                  <w:fldChar w:fldCharType="begin"/>
                </w:r>
                <w:r>
                  <w:rPr>
                    <w:rFonts w:ascii="Arial"/>
                    <w:sz w:val="18"/>
                  </w:rPr>
                  <w:instrText xml:space="preserve"> PAGE  \* roman </w:instrText>
                </w:r>
                <w:r>
                  <w:fldChar w:fldCharType="separate"/>
                </w:r>
                <w:r w:rsidR="00EC398D">
                  <w:rPr>
                    <w:rFonts w:ascii="Arial"/>
                    <w:noProof/>
                    <w:sz w:val="18"/>
                  </w:rPr>
                  <w:t>xiv</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4C29" w14:textId="77777777" w:rsidR="002F0363" w:rsidRDefault="002F0363">
    <w:pPr>
      <w:pStyle w:val="BodyText"/>
      <w:spacing w:line="14" w:lineRule="auto"/>
    </w:pPr>
    <w:r>
      <w:pict w14:anchorId="65F1873A">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14:paraId="29915550" w14:textId="77777777" w:rsidR="002F0363" w:rsidRDefault="002F0363">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CDFA3" w14:textId="77777777" w:rsidR="002F0363" w:rsidRDefault="002F0363">
    <w:pPr>
      <w:pStyle w:val="BodyText"/>
      <w:spacing w:line="14" w:lineRule="auto"/>
    </w:pPr>
    <w:r>
      <w:pict w14:anchorId="3910B5C5">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14:paraId="33983CE1" w14:textId="77777777" w:rsidR="002F0363" w:rsidRDefault="002F0363">
                <w:pPr>
                  <w:spacing w:before="24"/>
                  <w:ind w:left="20"/>
                  <w:rPr>
                    <w:rFonts w:ascii="Arial"/>
                    <w:b/>
                    <w:sz w:val="18"/>
                  </w:rPr>
                </w:pPr>
                <w:r>
                  <w:rPr>
                    <w:rFonts w:ascii="Arial"/>
                    <w:b/>
                    <w:sz w:val="18"/>
                  </w:rPr>
                  <w:t>Index-4</w:t>
                </w:r>
              </w:p>
            </w:txbxContent>
          </v:textbox>
          <w10:wrap anchorx="page" anchory="page"/>
        </v:shape>
      </w:pic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D20BC" w14:textId="77777777" w:rsidR="002F0363" w:rsidRDefault="002F0363">
    <w:pPr>
      <w:pStyle w:val="BodyText"/>
      <w:spacing w:line="14" w:lineRule="auto"/>
    </w:pPr>
    <w:r>
      <w:pict w14:anchorId="511A0AD3">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14:paraId="0C75AA53" w14:textId="77777777" w:rsidR="002F0363" w:rsidRDefault="002F0363">
                <w:pPr>
                  <w:spacing w:before="24"/>
                  <w:ind w:left="20"/>
                  <w:rPr>
                    <w:rFonts w:ascii="Arial"/>
                    <w:b/>
                    <w:sz w:val="18"/>
                  </w:rPr>
                </w:pPr>
                <w:r>
                  <w:rPr>
                    <w:rFonts w:ascii="Arial"/>
                    <w:b/>
                    <w:sz w:val="18"/>
                  </w:rPr>
                  <w:t>Index-5</w:t>
                </w:r>
              </w:p>
            </w:txbxContent>
          </v:textbox>
          <w10:wrap anchorx="page" anchory="page"/>
        </v:shape>
      </w:pic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14446" w14:textId="77777777" w:rsidR="002F0363" w:rsidRDefault="002F0363">
    <w:pPr>
      <w:pStyle w:val="BodyText"/>
      <w:spacing w:line="14" w:lineRule="auto"/>
    </w:pPr>
    <w:r>
      <w:pict w14:anchorId="6F1E2CB2">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14:paraId="2C209A5E" w14:textId="77777777" w:rsidR="002F0363" w:rsidRDefault="002F0363">
                <w:pPr>
                  <w:spacing w:before="24"/>
                  <w:ind w:left="20"/>
                  <w:rPr>
                    <w:rFonts w:ascii="Arial"/>
                    <w:b/>
                    <w:sz w:val="18"/>
                  </w:rPr>
                </w:pPr>
                <w:r>
                  <w:rPr>
                    <w:rFonts w:ascii="Arial"/>
                    <w:b/>
                    <w:sz w:val="18"/>
                  </w:rPr>
                  <w:t>Index-6</w:t>
                </w:r>
              </w:p>
            </w:txbxContent>
          </v:textbox>
          <w10:wrap anchorx="page" anchory="page"/>
        </v:shape>
      </w:pic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7390" w14:textId="77777777" w:rsidR="002F0363" w:rsidRDefault="002F0363">
    <w:pPr>
      <w:pStyle w:val="BodyText"/>
      <w:spacing w:line="14" w:lineRule="auto"/>
    </w:pPr>
    <w:r>
      <w:pict w14:anchorId="73A5A604">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14:paraId="0EEECD89" w14:textId="77777777" w:rsidR="002F0363" w:rsidRDefault="002F0363">
                <w:pPr>
                  <w:spacing w:before="24"/>
                  <w:ind w:left="20"/>
                  <w:rPr>
                    <w:rFonts w:ascii="Arial"/>
                    <w:b/>
                    <w:sz w:val="18"/>
                  </w:rPr>
                </w:pPr>
                <w:r>
                  <w:rPr>
                    <w:rFonts w:ascii="Arial"/>
                    <w:b/>
                    <w:sz w:val="18"/>
                  </w:rPr>
                  <w:t>Index-7</w:t>
                </w:r>
              </w:p>
            </w:txbxContent>
          </v:textbox>
          <w10:wrap anchorx="page" anchory="page"/>
        </v:shape>
      </w:pic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0762D" w14:textId="77777777" w:rsidR="002F0363" w:rsidRDefault="002F0363">
    <w:pPr>
      <w:pStyle w:val="BodyText"/>
      <w:spacing w:line="14" w:lineRule="auto"/>
    </w:pPr>
    <w:r>
      <w:pict w14:anchorId="34DEE350">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14:paraId="61018CB1" w14:textId="77777777" w:rsidR="002F0363" w:rsidRDefault="002F0363">
                <w:pPr>
                  <w:spacing w:before="24"/>
                  <w:ind w:left="20"/>
                  <w:rPr>
                    <w:rFonts w:ascii="Arial"/>
                    <w:b/>
                    <w:sz w:val="18"/>
                  </w:rPr>
                </w:pPr>
                <w:r>
                  <w:rPr>
                    <w:rFonts w:ascii="Arial"/>
                    <w:b/>
                    <w:sz w:val="18"/>
                  </w:rPr>
                  <w:t>Index-8</w:t>
                </w:r>
              </w:p>
            </w:txbxContent>
          </v:textbox>
          <w10:wrap anchorx="page" anchory="page"/>
        </v:shape>
      </w:pic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3D09F" w14:textId="77777777" w:rsidR="002F0363" w:rsidRDefault="002F0363">
    <w:pPr>
      <w:pStyle w:val="BodyText"/>
      <w:spacing w:line="14" w:lineRule="auto"/>
    </w:pPr>
    <w:r>
      <w:pict w14:anchorId="65C33147">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14:paraId="161E6121" w14:textId="77777777" w:rsidR="002F0363" w:rsidRDefault="002F0363">
                <w:pPr>
                  <w:spacing w:before="24"/>
                  <w:ind w:left="20"/>
                  <w:rPr>
                    <w:rFonts w:ascii="Arial"/>
                    <w:b/>
                    <w:sz w:val="18"/>
                  </w:rPr>
                </w:pPr>
                <w:r>
                  <w:rPr>
                    <w:rFonts w:ascii="Arial"/>
                    <w:b/>
                    <w:sz w:val="18"/>
                  </w:rPr>
                  <w:t>Index-11</w:t>
                </w:r>
              </w:p>
            </w:txbxContent>
          </v:textbox>
          <w10:wrap anchorx="page" anchory="page"/>
        </v:shape>
      </w:pic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B17E4" w14:textId="77777777" w:rsidR="002F0363" w:rsidRDefault="002F0363">
    <w:pPr>
      <w:pStyle w:val="BodyText"/>
      <w:spacing w:line="14" w:lineRule="auto"/>
    </w:pPr>
    <w:r>
      <w:pict w14:anchorId="0C4659FF">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14:paraId="39D2FD06" w14:textId="77777777" w:rsidR="002F0363" w:rsidRDefault="002F0363">
                <w:pPr>
                  <w:spacing w:before="24"/>
                  <w:ind w:left="20"/>
                  <w:rPr>
                    <w:rFonts w:ascii="Arial"/>
                    <w:b/>
                    <w:sz w:val="18"/>
                  </w:rPr>
                </w:pPr>
                <w:r>
                  <w:rPr>
                    <w:rFonts w:ascii="Arial"/>
                    <w:b/>
                    <w:sz w:val="18"/>
                  </w:rPr>
                  <w:t>Index-10</w:t>
                </w:r>
              </w:p>
            </w:txbxContent>
          </v:textbox>
          <w10:wrap anchorx="page" anchory="page"/>
        </v:shape>
      </w:pic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EE019" w14:textId="77777777" w:rsidR="002F0363" w:rsidRDefault="002F0363">
    <w:pPr>
      <w:pStyle w:val="BodyText"/>
      <w:spacing w:line="14" w:lineRule="auto"/>
    </w:pPr>
    <w:r>
      <w:pict w14:anchorId="01F74004">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14:paraId="66A50601" w14:textId="77777777" w:rsidR="002F0363" w:rsidRDefault="002F0363">
                <w:pPr>
                  <w:spacing w:before="24"/>
                  <w:ind w:left="20"/>
                  <w:rPr>
                    <w:rFonts w:ascii="Arial"/>
                    <w:b/>
                    <w:sz w:val="18"/>
                  </w:rPr>
                </w:pPr>
                <w:r>
                  <w:rPr>
                    <w:rFonts w:ascii="Arial"/>
                    <w:b/>
                    <w:sz w:val="18"/>
                  </w:rPr>
                  <w:t>Index-11</w:t>
                </w:r>
              </w:p>
            </w:txbxContent>
          </v:textbox>
          <w10:wrap anchorx="page" anchory="page"/>
        </v:shape>
      </w:pic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9DF22" w14:textId="77777777" w:rsidR="002F0363" w:rsidRDefault="002F0363">
    <w:pPr>
      <w:pStyle w:val="BodyText"/>
      <w:spacing w:line="14" w:lineRule="auto"/>
    </w:pPr>
    <w:r>
      <w:pict w14:anchorId="055F8BA9">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14:paraId="48E0981B" w14:textId="77777777" w:rsidR="002F0363" w:rsidRDefault="002F0363">
                <w:pPr>
                  <w:spacing w:before="24"/>
                  <w:ind w:left="20"/>
                  <w:rPr>
                    <w:rFonts w:ascii="Arial"/>
                    <w:b/>
                    <w:sz w:val="18"/>
                  </w:rPr>
                </w:pPr>
                <w:r>
                  <w:rPr>
                    <w:rFonts w:ascii="Arial"/>
                    <w:b/>
                    <w:sz w:val="18"/>
                  </w:rPr>
                  <w:t>Index-12</w:t>
                </w:r>
              </w:p>
            </w:txbxContent>
          </v:textbox>
          <w10:wrap anchorx="page" anchory="page"/>
        </v:shape>
      </w:pic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35F3E" w14:textId="77777777" w:rsidR="002F0363" w:rsidRDefault="002F0363">
    <w:pPr>
      <w:pStyle w:val="BodyText"/>
      <w:spacing w:line="14" w:lineRule="auto"/>
    </w:pPr>
    <w:r>
      <w:pict w14:anchorId="3D7D7A56">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14:paraId="65545E44" w14:textId="77777777" w:rsidR="002F0363" w:rsidRDefault="002F0363">
                <w:pPr>
                  <w:spacing w:before="24"/>
                  <w:ind w:left="20"/>
                  <w:rPr>
                    <w:rFonts w:ascii="Arial"/>
                    <w:b/>
                    <w:sz w:val="18"/>
                  </w:rPr>
                </w:pPr>
                <w:r>
                  <w:rPr>
                    <w:rFonts w:ascii="Arial"/>
                    <w:b/>
                    <w:sz w:val="18"/>
                  </w:rPr>
                  <w:t>Index-13</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CE7C0" w14:textId="77777777" w:rsidR="002F0363" w:rsidRDefault="002F0363">
    <w:pPr>
      <w:pStyle w:val="BodyText"/>
      <w:spacing w:line="14" w:lineRule="auto"/>
    </w:pPr>
    <w:r>
      <w:pict w14:anchorId="7DDDB1B5">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14:paraId="147C7512" w14:textId="77777777" w:rsidR="002F0363" w:rsidRDefault="002F0363">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7D0CC" w14:textId="77777777" w:rsidR="002F0363" w:rsidRDefault="002F0363">
    <w:pPr>
      <w:pStyle w:val="BodyText"/>
      <w:spacing w:line="14" w:lineRule="auto"/>
    </w:pPr>
    <w:r>
      <w:pict w14:anchorId="11CAF899">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14:paraId="596F0CDB" w14:textId="77777777" w:rsidR="002F0363" w:rsidRDefault="002F0363">
                <w:pPr>
                  <w:spacing w:before="24"/>
                  <w:ind w:left="20"/>
                  <w:rPr>
                    <w:rFonts w:ascii="Arial"/>
                    <w:b/>
                    <w:sz w:val="18"/>
                  </w:rPr>
                </w:pPr>
                <w:r>
                  <w:rPr>
                    <w:rFonts w:ascii="Arial"/>
                    <w:b/>
                    <w:sz w:val="18"/>
                  </w:rPr>
                  <w:t>Index-14</w:t>
                </w:r>
              </w:p>
            </w:txbxContent>
          </v:textbox>
          <w10:wrap anchorx="page" anchory="page"/>
        </v:shape>
      </w:pic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543B6" w14:textId="77777777" w:rsidR="002F0363" w:rsidRDefault="002F0363">
    <w:pPr>
      <w:pStyle w:val="BodyText"/>
      <w:spacing w:line="14" w:lineRule="auto"/>
    </w:pPr>
    <w:r>
      <w:pict w14:anchorId="32AFB516">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14:paraId="6B9D14A7" w14:textId="77777777" w:rsidR="002F0363" w:rsidRDefault="002F0363">
                <w:pPr>
                  <w:spacing w:before="24"/>
                  <w:ind w:left="20"/>
                  <w:rPr>
                    <w:rFonts w:ascii="Arial"/>
                    <w:b/>
                    <w:sz w:val="18"/>
                  </w:rPr>
                </w:pPr>
                <w:r>
                  <w:rPr>
                    <w:rFonts w:ascii="Arial"/>
                    <w:b/>
                    <w:sz w:val="18"/>
                  </w:rPr>
                  <w:t>Index-15</w:t>
                </w:r>
              </w:p>
            </w:txbxContent>
          </v:textbox>
          <w10:wrap anchorx="page" anchory="page"/>
        </v:shape>
      </w:pic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EE1F" w14:textId="77777777" w:rsidR="002F0363" w:rsidRDefault="002F0363">
    <w:pPr>
      <w:pStyle w:val="BodyText"/>
      <w:spacing w:line="14" w:lineRule="auto"/>
    </w:pPr>
    <w:r>
      <w:pict w14:anchorId="19C2ECFA">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14:paraId="7DE16B6E" w14:textId="77777777" w:rsidR="002F0363" w:rsidRDefault="002F0363">
                <w:pPr>
                  <w:spacing w:before="24"/>
                  <w:ind w:left="20"/>
                  <w:rPr>
                    <w:rFonts w:ascii="Arial"/>
                    <w:b/>
                    <w:sz w:val="18"/>
                  </w:rPr>
                </w:pPr>
                <w:r>
                  <w:rPr>
                    <w:rFonts w:ascii="Arial"/>
                    <w:b/>
                    <w:sz w:val="18"/>
                  </w:rPr>
                  <w:t>Index-16</w:t>
                </w:r>
              </w:p>
            </w:txbxContent>
          </v:textbox>
          <w10:wrap anchorx="page" anchory="page"/>
        </v:shape>
      </w:pic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F58A6" w14:textId="77777777" w:rsidR="002F0363" w:rsidRDefault="002F0363">
    <w:pPr>
      <w:pStyle w:val="BodyText"/>
      <w:spacing w:line="14" w:lineRule="auto"/>
    </w:pPr>
    <w:r>
      <w:pict w14:anchorId="660A0072">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14:paraId="6A6F9FF9" w14:textId="77777777" w:rsidR="002F0363" w:rsidRDefault="002F0363">
                <w:pPr>
                  <w:spacing w:before="24"/>
                  <w:ind w:left="20"/>
                  <w:rPr>
                    <w:rFonts w:ascii="Arial"/>
                    <w:b/>
                    <w:sz w:val="18"/>
                  </w:rPr>
                </w:pPr>
                <w:r>
                  <w:rPr>
                    <w:rFonts w:ascii="Arial"/>
                    <w:b/>
                    <w:sz w:val="18"/>
                  </w:rPr>
                  <w:t>Index-17</w:t>
                </w:r>
              </w:p>
            </w:txbxContent>
          </v:textbox>
          <w10:wrap anchorx="page" anchory="page"/>
        </v:shape>
      </w:pic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3CDB" w14:textId="77777777" w:rsidR="002F0363" w:rsidRDefault="002F0363">
    <w:pPr>
      <w:pStyle w:val="BodyText"/>
      <w:spacing w:line="14" w:lineRule="auto"/>
    </w:pPr>
    <w:r>
      <w:pict w14:anchorId="28BFF626">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14:paraId="0D4043FF" w14:textId="77777777" w:rsidR="002F0363" w:rsidRDefault="002F0363">
                <w:pPr>
                  <w:spacing w:before="24"/>
                  <w:ind w:left="20"/>
                  <w:rPr>
                    <w:rFonts w:ascii="Arial"/>
                    <w:b/>
                    <w:sz w:val="18"/>
                  </w:rPr>
                </w:pPr>
                <w:r>
                  <w:rPr>
                    <w:rFonts w:ascii="Arial"/>
                    <w:b/>
                    <w:sz w:val="18"/>
                  </w:rPr>
                  <w:t>Index-18</w:t>
                </w:r>
              </w:p>
            </w:txbxContent>
          </v:textbox>
          <w10:wrap anchorx="page" anchory="page"/>
        </v:shape>
      </w:pic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DA45C" w14:textId="77777777" w:rsidR="002F0363" w:rsidRDefault="002F0363">
    <w:pPr>
      <w:pStyle w:val="BodyText"/>
      <w:spacing w:line="14" w:lineRule="auto"/>
    </w:pPr>
    <w:r>
      <w:pict w14:anchorId="6752D663">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14:paraId="606BB063" w14:textId="77777777" w:rsidR="002F0363" w:rsidRDefault="002F0363">
                <w:pPr>
                  <w:spacing w:before="24"/>
                  <w:ind w:left="20"/>
                  <w:rPr>
                    <w:rFonts w:ascii="Arial"/>
                    <w:b/>
                    <w:sz w:val="18"/>
                  </w:rPr>
                </w:pPr>
                <w:r>
                  <w:rPr>
                    <w:rFonts w:ascii="Arial"/>
                    <w:b/>
                    <w:sz w:val="18"/>
                  </w:rPr>
                  <w:t>Index-19</w:t>
                </w:r>
              </w:p>
            </w:txbxContent>
          </v:textbox>
          <w10:wrap anchorx="page" anchory="page"/>
        </v:shape>
      </w:pic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7C186" w14:textId="77777777" w:rsidR="002F0363" w:rsidRDefault="002F0363">
    <w:pPr>
      <w:pStyle w:val="BodyText"/>
      <w:spacing w:line="14" w:lineRule="auto"/>
    </w:pPr>
    <w:r>
      <w:pict w14:anchorId="6FF771D9">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14:paraId="193DCAA5" w14:textId="77777777" w:rsidR="002F0363" w:rsidRDefault="002F0363">
                <w:pPr>
                  <w:spacing w:before="24"/>
                  <w:ind w:left="20"/>
                  <w:rPr>
                    <w:rFonts w:ascii="Arial"/>
                    <w:b/>
                    <w:sz w:val="18"/>
                  </w:rPr>
                </w:pPr>
                <w:r>
                  <w:rPr>
                    <w:rFonts w:ascii="Arial"/>
                    <w:b/>
                    <w:sz w:val="18"/>
                  </w:rPr>
                  <w:t>Index-20</w:t>
                </w:r>
              </w:p>
            </w:txbxContent>
          </v:textbox>
          <w10:wrap anchorx="page" anchory="page"/>
        </v:shape>
      </w:pic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99082" w14:textId="77777777" w:rsidR="002F0363" w:rsidRDefault="002F0363">
    <w:pPr>
      <w:pStyle w:val="BodyText"/>
      <w:spacing w:line="14" w:lineRule="auto"/>
    </w:pPr>
    <w:r>
      <w:pict w14:anchorId="02D78287">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14:paraId="2BC84AB3" w14:textId="77777777" w:rsidR="002F0363" w:rsidRDefault="002F0363">
                <w:pPr>
                  <w:spacing w:before="24"/>
                  <w:ind w:left="20"/>
                  <w:rPr>
                    <w:rFonts w:ascii="Arial"/>
                    <w:b/>
                    <w:sz w:val="18"/>
                  </w:rPr>
                </w:pPr>
                <w:r>
                  <w:rPr>
                    <w:rFonts w:ascii="Arial"/>
                    <w:b/>
                    <w:sz w:val="18"/>
                  </w:rPr>
                  <w:t>Index-21</w:t>
                </w:r>
              </w:p>
            </w:txbxContent>
          </v:textbox>
          <w10:wrap anchorx="page" anchory="page"/>
        </v:shape>
      </w:pic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9F6BB" w14:textId="77777777" w:rsidR="002F0363" w:rsidRDefault="002F0363">
    <w:pPr>
      <w:pStyle w:val="BodyText"/>
      <w:spacing w:line="14" w:lineRule="auto"/>
    </w:pPr>
    <w:r>
      <w:pict w14:anchorId="20B72FB7">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14:paraId="4EDBC526" w14:textId="77777777" w:rsidR="002F0363" w:rsidRDefault="002F0363">
                <w:pPr>
                  <w:spacing w:before="24"/>
                  <w:ind w:left="20"/>
                  <w:rPr>
                    <w:rFonts w:ascii="Arial"/>
                    <w:b/>
                    <w:sz w:val="18"/>
                  </w:rPr>
                </w:pPr>
                <w:r>
                  <w:rPr>
                    <w:rFonts w:ascii="Arial"/>
                    <w:b/>
                    <w:sz w:val="18"/>
                  </w:rPr>
                  <w:t>Index-22</w:t>
                </w:r>
              </w:p>
            </w:txbxContent>
          </v:textbox>
          <w10:wrap anchorx="page" anchory="page"/>
        </v:shape>
      </w:pic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117CE" w14:textId="77777777" w:rsidR="002F0363" w:rsidRDefault="002F0363">
    <w:pPr>
      <w:pStyle w:val="BodyText"/>
      <w:spacing w:line="14" w:lineRule="auto"/>
    </w:pPr>
    <w:r>
      <w:pict w14:anchorId="2EAE3B94">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14:paraId="5B094F01" w14:textId="77777777" w:rsidR="002F0363" w:rsidRDefault="002F0363">
                <w:pPr>
                  <w:spacing w:before="24"/>
                  <w:ind w:left="20"/>
                  <w:rPr>
                    <w:rFonts w:ascii="Arial"/>
                    <w:b/>
                    <w:sz w:val="18"/>
                  </w:rPr>
                </w:pPr>
                <w:r>
                  <w:rPr>
                    <w:rFonts w:ascii="Arial"/>
                    <w:b/>
                    <w:sz w:val="18"/>
                  </w:rPr>
                  <w:t>Index-23</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17034" w14:textId="77777777" w:rsidR="002F0363" w:rsidRDefault="002F0363">
    <w:pPr>
      <w:pStyle w:val="BodyText"/>
      <w:spacing w:line="14" w:lineRule="auto"/>
    </w:pPr>
    <w:r>
      <w:pict w14:anchorId="3CF76457">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14:paraId="7A47F802" w14:textId="5843F550" w:rsidR="002F0363" w:rsidRDefault="002F0363">
                <w:pPr>
                  <w:spacing w:before="18"/>
                  <w:ind w:left="40"/>
                  <w:rPr>
                    <w:rFonts w:ascii="Arial"/>
                    <w:sz w:val="18"/>
                  </w:rPr>
                </w:pPr>
                <w:r>
                  <w:fldChar w:fldCharType="begin"/>
                </w:r>
                <w:r>
                  <w:rPr>
                    <w:rFonts w:ascii="Arial"/>
                    <w:sz w:val="18"/>
                  </w:rPr>
                  <w:instrText xml:space="preserve"> PAGE  \* roman </w:instrText>
                </w:r>
                <w:r>
                  <w:fldChar w:fldCharType="separate"/>
                </w:r>
                <w:r w:rsidR="00EC398D">
                  <w:rPr>
                    <w:rFonts w:ascii="Arial"/>
                    <w:noProof/>
                    <w:sz w:val="18"/>
                  </w:rP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00C0A" w14:textId="77777777" w:rsidR="002F0363" w:rsidRDefault="002F0363">
    <w:pPr>
      <w:pStyle w:val="BodyText"/>
      <w:spacing w:line="14" w:lineRule="auto"/>
    </w:pPr>
    <w:r>
      <w:pict w14:anchorId="6D305ACE">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14:paraId="28EB127E" w14:textId="77777777" w:rsidR="002F0363" w:rsidRDefault="002F0363">
                <w:pPr>
                  <w:spacing w:before="24"/>
                  <w:ind w:left="20"/>
                  <w:rPr>
                    <w:rFonts w:ascii="Arial"/>
                    <w:b/>
                    <w:sz w:val="18"/>
                  </w:rPr>
                </w:pPr>
                <w:r>
                  <w:rPr>
                    <w:rFonts w:ascii="Arial"/>
                    <w:b/>
                    <w:sz w:val="18"/>
                  </w:rPr>
                  <w:t>Index-24</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EDD29" w14:textId="77777777" w:rsidR="002F0363" w:rsidRDefault="002F0363">
    <w:pPr>
      <w:pStyle w:val="BodyText"/>
      <w:spacing w:line="14" w:lineRule="auto"/>
    </w:pPr>
    <w:r>
      <w:pict w14:anchorId="79D1338C">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14:paraId="3DF0308A" w14:textId="77777777" w:rsidR="002F0363" w:rsidRDefault="002F0363">
                <w:pPr>
                  <w:spacing w:before="18"/>
                  <w:ind w:left="20"/>
                  <w:rPr>
                    <w:rFonts w:ascii="Arial"/>
                    <w:sz w:val="18"/>
                  </w:rPr>
                </w:pPr>
                <w:r>
                  <w:rPr>
                    <w:rFonts w:ascii="Arial"/>
                    <w:sz w:val="18"/>
                  </w:rPr>
                  <w:t>xxix</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38D3" w14:textId="77777777" w:rsidR="002F0363" w:rsidRDefault="002F0363">
    <w:pPr>
      <w:pStyle w:val="BodyText"/>
      <w:spacing w:line="14" w:lineRule="auto"/>
    </w:pPr>
    <w:r>
      <w:pict w14:anchorId="69B368CF">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14:paraId="7DC26086" w14:textId="0C3BE7DF" w:rsidR="002F0363" w:rsidRDefault="002F0363">
                <w:pPr>
                  <w:spacing w:before="18"/>
                  <w:ind w:left="40"/>
                  <w:rPr>
                    <w:rFonts w:ascii="Arial"/>
                    <w:sz w:val="18"/>
                  </w:rPr>
                </w:pPr>
                <w:r>
                  <w:fldChar w:fldCharType="begin"/>
                </w:r>
                <w:r>
                  <w:rPr>
                    <w:rFonts w:ascii="Arial"/>
                    <w:sz w:val="18"/>
                  </w:rPr>
                  <w:instrText xml:space="preserve"> PAGE  \* roman </w:instrText>
                </w:r>
                <w:r>
                  <w:fldChar w:fldCharType="separate"/>
                </w:r>
                <w:r w:rsidR="00EC398D">
                  <w:rPr>
                    <w:rFonts w:ascii="Arial"/>
                    <w:noProof/>
                    <w:sz w:val="18"/>
                  </w:rP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49740" w14:textId="77777777" w:rsidR="002F0363" w:rsidRDefault="002F0363">
    <w:pPr>
      <w:pStyle w:val="BodyText"/>
      <w:spacing w:line="14" w:lineRule="auto"/>
    </w:pPr>
    <w:r>
      <w:pict w14:anchorId="22C8BD38">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14:paraId="372D6916" w14:textId="77777777" w:rsidR="002F0363" w:rsidRDefault="002F0363">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2BAAB" w14:textId="77777777" w:rsidR="002F0363" w:rsidRDefault="002F0363">
    <w:pPr>
      <w:pStyle w:val="BodyText"/>
      <w:spacing w:line="14" w:lineRule="auto"/>
    </w:pPr>
    <w:r>
      <w:pict w14:anchorId="0A0FD607">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14:paraId="01E62AE5" w14:textId="77777777" w:rsidR="002F0363" w:rsidRDefault="002F0363">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4265B" w14:textId="77777777" w:rsidR="002F0363" w:rsidRDefault="002F0363">
    <w:pPr>
      <w:pStyle w:val="BodyText"/>
      <w:spacing w:line="14" w:lineRule="auto"/>
    </w:pPr>
    <w:r>
      <w:pict w14:anchorId="1C92855D">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14:paraId="38DEE507" w14:textId="77777777" w:rsidR="002F0363" w:rsidRDefault="002F0363">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DD76" w14:textId="77777777" w:rsidR="002F0363" w:rsidRDefault="002F0363">
    <w:pPr>
      <w:pStyle w:val="BodyText"/>
      <w:spacing w:line="14" w:lineRule="auto"/>
    </w:pPr>
    <w:r>
      <w:pict w14:anchorId="3C130AD1">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14:paraId="0CA48737" w14:textId="77777777" w:rsidR="002F0363" w:rsidRDefault="002F0363">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C3580" w14:textId="77777777" w:rsidR="002F0363" w:rsidRDefault="002F0363">
    <w:pPr>
      <w:pStyle w:val="BodyText"/>
      <w:spacing w:line="14" w:lineRule="auto"/>
    </w:pPr>
    <w:r>
      <w:pict w14:anchorId="4192B916">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14:paraId="29593D33" w14:textId="77777777" w:rsidR="002F0363" w:rsidRDefault="002F0363">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2369B" w14:textId="77777777" w:rsidR="002F0363" w:rsidRDefault="002F0363">
    <w:pPr>
      <w:pStyle w:val="BodyText"/>
      <w:spacing w:line="14" w:lineRule="auto"/>
    </w:pPr>
    <w:r>
      <w:pict w14:anchorId="28B3D34D">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14:paraId="6730F454" w14:textId="48BDC1E4" w:rsidR="002F0363" w:rsidRDefault="002F0363">
                <w:pPr>
                  <w:spacing w:before="18"/>
                  <w:ind w:left="40"/>
                  <w:rPr>
                    <w:rFonts w:ascii="Arial"/>
                    <w:sz w:val="18"/>
                  </w:rPr>
                </w:pPr>
                <w:r>
                  <w:fldChar w:fldCharType="begin"/>
                </w:r>
                <w:r>
                  <w:rPr>
                    <w:rFonts w:ascii="Arial"/>
                    <w:sz w:val="18"/>
                  </w:rPr>
                  <w:instrText xml:space="preserve"> PAGE  \* roman </w:instrText>
                </w:r>
                <w:r>
                  <w:fldChar w:fldCharType="separate"/>
                </w:r>
                <w:r w:rsidR="00EC398D">
                  <w:rPr>
                    <w:rFonts w:ascii="Arial"/>
                    <w:noProof/>
                    <w:sz w:val="18"/>
                  </w:rPr>
                  <w:t>xv</w:t>
                </w:r>
                <w: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35A47" w14:textId="77777777" w:rsidR="002F0363" w:rsidRDefault="002F0363">
    <w:pPr>
      <w:pStyle w:val="BodyText"/>
      <w:spacing w:line="14" w:lineRule="auto"/>
    </w:pPr>
    <w:r>
      <w:pict w14:anchorId="34D34D92">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14:paraId="533BCDCB" w14:textId="77777777" w:rsidR="002F0363" w:rsidRDefault="002F0363">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0C1C4" w14:textId="77777777" w:rsidR="002F0363" w:rsidRDefault="002F0363">
    <w:pPr>
      <w:pStyle w:val="BodyText"/>
      <w:spacing w:line="14" w:lineRule="auto"/>
    </w:pPr>
    <w:r>
      <w:pict w14:anchorId="2953A5F1">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14:paraId="593E13F9" w14:textId="77777777" w:rsidR="002F0363" w:rsidRDefault="002F0363">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196A1" w14:textId="77777777" w:rsidR="002F0363" w:rsidRDefault="002F0363">
    <w:pPr>
      <w:pStyle w:val="BodyText"/>
      <w:spacing w:line="14" w:lineRule="auto"/>
    </w:pPr>
    <w:r>
      <w:pict w14:anchorId="0911E878">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14:paraId="0425C1B2" w14:textId="77777777" w:rsidR="002F0363" w:rsidRDefault="002F0363">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44AA" w14:textId="77777777" w:rsidR="002F0363" w:rsidRDefault="002F0363">
    <w:pPr>
      <w:pStyle w:val="BodyText"/>
      <w:spacing w:line="14" w:lineRule="auto"/>
    </w:pPr>
    <w:r>
      <w:pict w14:anchorId="61941BC8">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14:paraId="4EE1AF27" w14:textId="77777777" w:rsidR="002F0363" w:rsidRDefault="002F0363">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EBFE" w14:textId="77777777" w:rsidR="002F0363" w:rsidRDefault="002F0363">
    <w:pPr>
      <w:pStyle w:val="BodyText"/>
      <w:spacing w:line="14" w:lineRule="auto"/>
    </w:pPr>
    <w:r>
      <w:pict w14:anchorId="09FAAC5D">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14:paraId="567B05F5" w14:textId="77777777" w:rsidR="002F0363" w:rsidRDefault="002F0363">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FCA6" w14:textId="77777777" w:rsidR="002F0363" w:rsidRDefault="002F0363">
    <w:pPr>
      <w:pStyle w:val="BodyText"/>
      <w:spacing w:line="14" w:lineRule="auto"/>
    </w:pPr>
    <w:r>
      <w:pict w14:anchorId="5948557E">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14:paraId="55A6A567" w14:textId="67B317F9" w:rsidR="002F0363" w:rsidRDefault="002F0363">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sidR="00EC398D">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63B06" w14:textId="77777777" w:rsidR="002F0363" w:rsidRDefault="002F0363">
    <w:pPr>
      <w:pStyle w:val="BodyText"/>
      <w:spacing w:line="14" w:lineRule="auto"/>
    </w:pPr>
    <w:r>
      <w:pict w14:anchorId="470498B7">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14:paraId="1C746D11" w14:textId="3F21F85F" w:rsidR="002F0363" w:rsidRDefault="002F0363">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sidR="00EC398D">
                  <w:rPr>
                    <w:rFonts w:ascii="Arial"/>
                    <w:b/>
                    <w:noProof/>
                    <w:sz w:val="18"/>
                  </w:rPr>
                  <w:t>21</w:t>
                </w:r>
                <w: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56864" w14:textId="77777777" w:rsidR="002F0363" w:rsidRDefault="002F0363">
    <w:pPr>
      <w:pStyle w:val="BodyText"/>
      <w:spacing w:line="14" w:lineRule="auto"/>
    </w:pPr>
    <w:r>
      <w:pict w14:anchorId="75357C9D">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14:paraId="6368B7DA" w14:textId="44E74234" w:rsidR="002F0363" w:rsidRDefault="002F036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EC398D">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5D1C2" w14:textId="77777777" w:rsidR="002F0363" w:rsidRDefault="002F0363">
    <w:pPr>
      <w:pStyle w:val="BodyText"/>
      <w:spacing w:line="14" w:lineRule="auto"/>
    </w:pPr>
    <w:r>
      <w:pict w14:anchorId="1FFA7A10">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14:paraId="08428DD4" w14:textId="5DD00209" w:rsidR="002F0363" w:rsidRDefault="002F036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EC398D">
                  <w:rPr>
                    <w:rFonts w:ascii="Arial"/>
                    <w:b/>
                    <w:noProof/>
                    <w:sz w:val="18"/>
                  </w:rPr>
                  <w:t>9</w:t>
                </w:r>
                <w: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5BF0" w14:textId="77777777" w:rsidR="002F0363" w:rsidRDefault="002F0363">
    <w:pPr>
      <w:pStyle w:val="BodyText"/>
      <w:spacing w:line="14" w:lineRule="auto"/>
    </w:pPr>
    <w:r>
      <w:pict w14:anchorId="0D561749">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14:paraId="32AD8A7B" w14:textId="1A8AD064" w:rsidR="002F0363" w:rsidRDefault="002F036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EC398D">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871D1" w14:textId="77777777" w:rsidR="002F0363" w:rsidRDefault="002F0363">
    <w:pPr>
      <w:pStyle w:val="BodyText"/>
      <w:spacing w:line="14" w:lineRule="auto"/>
    </w:pPr>
    <w:r>
      <w:pict w14:anchorId="15BDF3A9">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14:paraId="0D414821" w14:textId="77777777" w:rsidR="002F0363" w:rsidRDefault="002F0363">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135EF" w14:textId="77777777" w:rsidR="002F0363" w:rsidRDefault="002F0363">
    <w:pPr>
      <w:pStyle w:val="BodyText"/>
      <w:spacing w:line="14" w:lineRule="auto"/>
    </w:pPr>
    <w:r>
      <w:pict w14:anchorId="3AC80836">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14:paraId="4EEE5E4F" w14:textId="164DEAA5" w:rsidR="002F0363" w:rsidRDefault="002F036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EC398D">
                  <w:rPr>
                    <w:rFonts w:ascii="Arial"/>
                    <w:b/>
                    <w:noProof/>
                    <w:sz w:val="18"/>
                  </w:rPr>
                  <w:t>21</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A20CB" w14:textId="77777777" w:rsidR="002F0363" w:rsidRDefault="002F0363">
    <w:pPr>
      <w:pStyle w:val="BodyText"/>
      <w:spacing w:line="14" w:lineRule="auto"/>
    </w:pPr>
    <w:r>
      <w:pict w14:anchorId="26EFDE67">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14:paraId="1D2A4E02" w14:textId="08C4B301" w:rsidR="002F0363" w:rsidRDefault="002F036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EC398D">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68342" w14:textId="77777777" w:rsidR="002F0363" w:rsidRDefault="002F0363">
    <w:pPr>
      <w:pStyle w:val="BodyText"/>
      <w:spacing w:line="14" w:lineRule="auto"/>
    </w:pPr>
    <w:r>
      <w:pict w14:anchorId="5B33E6A4">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14:paraId="7688886C" w14:textId="7EDEE730" w:rsidR="002F0363" w:rsidRDefault="002F036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EC398D">
                  <w:rPr>
                    <w:rFonts w:ascii="Arial"/>
                    <w:b/>
                    <w:noProof/>
                    <w:sz w:val="18"/>
                  </w:rPr>
                  <w:t>31</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43F5B" w14:textId="77777777" w:rsidR="002F0363" w:rsidRDefault="002F0363">
    <w:pPr>
      <w:pStyle w:val="BodyText"/>
      <w:spacing w:line="14" w:lineRule="auto"/>
    </w:pPr>
    <w:r>
      <w:pict w14:anchorId="69E3CF4B">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14:paraId="18EE3F26" w14:textId="1B4F4681" w:rsidR="002F0363" w:rsidRDefault="002F036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EC398D">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4D6B0" w14:textId="77777777" w:rsidR="002F0363" w:rsidRDefault="002F0363">
    <w:pPr>
      <w:pStyle w:val="BodyText"/>
      <w:spacing w:line="14" w:lineRule="auto"/>
    </w:pPr>
    <w:r>
      <w:pict w14:anchorId="63946F66">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14:paraId="6E9B8C1B" w14:textId="54527711" w:rsidR="002F0363" w:rsidRDefault="002F036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EC398D">
                  <w:rPr>
                    <w:rFonts w:ascii="Arial"/>
                    <w:b/>
                    <w:noProof/>
                    <w:sz w:val="18"/>
                  </w:rPr>
                  <w:t>39</w:t>
                </w:r>
                <w: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E482A" w14:textId="77777777" w:rsidR="002F0363" w:rsidRDefault="002F0363">
    <w:pPr>
      <w:pStyle w:val="BodyText"/>
      <w:spacing w:line="14" w:lineRule="auto"/>
    </w:pPr>
    <w:r>
      <w:pict w14:anchorId="55689040">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style="mso-next-textbox:#_x0000_s2576" inset="0,0,0,0">
            <w:txbxContent>
              <w:p w14:paraId="40573F2F" w14:textId="5ED73158" w:rsidR="002F0363" w:rsidRDefault="002F036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EC398D">
                  <w:rPr>
                    <w:rFonts w:ascii="Arial"/>
                    <w:b/>
                    <w:noProof/>
                    <w:sz w:val="18"/>
                  </w:rPr>
                  <w:t>48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16A8C" w14:textId="77777777" w:rsidR="002F0363" w:rsidRDefault="002F0363">
    <w:pPr>
      <w:pStyle w:val="BodyText"/>
      <w:spacing w:line="14" w:lineRule="auto"/>
    </w:pPr>
    <w:r>
      <w:pict w14:anchorId="2772C7D6">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style="mso-next-textbox:#_x0000_s2577" inset="0,0,0,0">
            <w:txbxContent>
              <w:p w14:paraId="4074587B" w14:textId="6B63C63A" w:rsidR="002F0363" w:rsidRDefault="002F036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EC398D">
                  <w:rPr>
                    <w:rFonts w:ascii="Arial"/>
                    <w:b/>
                    <w:noProof/>
                    <w:sz w:val="18"/>
                  </w:rPr>
                  <w:t>49</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EC740" w14:textId="77777777" w:rsidR="002F0363" w:rsidRDefault="002F0363">
    <w:pPr>
      <w:pStyle w:val="BodyText"/>
      <w:spacing w:line="14" w:lineRule="auto"/>
    </w:pPr>
    <w:r>
      <w:pict w14:anchorId="1F418AC5">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14:paraId="158F8347" w14:textId="167FF040" w:rsidR="002F0363" w:rsidRDefault="002F036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EC398D">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3FAC4" w14:textId="77777777" w:rsidR="002F0363" w:rsidRDefault="002F0363">
    <w:pPr>
      <w:pStyle w:val="BodyText"/>
      <w:spacing w:line="14" w:lineRule="auto"/>
    </w:pPr>
    <w:r>
      <w:pict w14:anchorId="30757199">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14:paraId="738C2129" w14:textId="09A63E62" w:rsidR="002F0363" w:rsidRDefault="002F036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EC398D">
                  <w:rPr>
                    <w:rFonts w:ascii="Arial"/>
                    <w:b/>
                    <w:noProof/>
                    <w:sz w:val="18"/>
                  </w:rPr>
                  <w:t>9</w:t>
                </w:r>
                <w: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D1AA" w14:textId="77777777" w:rsidR="002F0363" w:rsidRDefault="002F0363">
    <w:pPr>
      <w:pStyle w:val="BodyText"/>
      <w:spacing w:line="14" w:lineRule="auto"/>
    </w:pPr>
    <w:r>
      <w:pict w14:anchorId="60FA3A22">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14:paraId="0E9FDF56" w14:textId="4122E495" w:rsidR="002F0363" w:rsidRDefault="002F036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EC398D">
                  <w:rPr>
                    <w:rFonts w:ascii="Arial"/>
                    <w:b/>
                    <w:noProof/>
                    <w:sz w:val="18"/>
                  </w:rPr>
                  <w:t>12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55D5E" w14:textId="77777777" w:rsidR="002F0363" w:rsidRDefault="002F0363">
    <w:pPr>
      <w:pStyle w:val="BodyText"/>
      <w:spacing w:line="14" w:lineRule="auto"/>
    </w:pPr>
    <w:r>
      <w:pict w14:anchorId="33396732">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14:paraId="62917E57" w14:textId="77777777" w:rsidR="002F0363" w:rsidRDefault="002F0363">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CEEC2" w14:textId="77777777" w:rsidR="002F0363" w:rsidRDefault="002F0363">
    <w:pPr>
      <w:pStyle w:val="BodyText"/>
      <w:spacing w:line="14" w:lineRule="auto"/>
    </w:pPr>
    <w:r>
      <w:pict w14:anchorId="7A951F63">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14:paraId="458E18D5" w14:textId="0C256313" w:rsidR="002F0363" w:rsidRDefault="002F036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EC398D">
                  <w:rPr>
                    <w:rFonts w:ascii="Arial"/>
                    <w:b/>
                    <w:noProof/>
                    <w:sz w:val="18"/>
                  </w:rPr>
                  <w:t>11</w:t>
                </w:r>
                <w: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682A0" w14:textId="77777777" w:rsidR="002F0363" w:rsidRDefault="002F0363">
    <w:pPr>
      <w:pStyle w:val="BodyText"/>
      <w:spacing w:line="14" w:lineRule="auto"/>
    </w:pPr>
    <w:r>
      <w:pict w14:anchorId="45E20E87">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inset="0,0,0,0">
            <w:txbxContent>
              <w:p w14:paraId="2E3E5A21" w14:textId="301A77DF" w:rsidR="002F0363" w:rsidRDefault="002F036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EC398D">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E2090" w14:textId="77777777" w:rsidR="002F0363" w:rsidRDefault="002F0363">
    <w:pPr>
      <w:pStyle w:val="BodyText"/>
      <w:spacing w:line="14" w:lineRule="auto"/>
    </w:pPr>
    <w:r>
      <w:pict w14:anchorId="0C542ABC">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inset="0,0,0,0">
            <w:txbxContent>
              <w:p w14:paraId="21FE0F3F" w14:textId="37E9FC1F" w:rsidR="002F0363" w:rsidRDefault="002F036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EC398D">
                  <w:rPr>
                    <w:rFonts w:ascii="Arial"/>
                    <w:b/>
                    <w:noProof/>
                    <w:sz w:val="18"/>
                  </w:rPr>
                  <w:t>21</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CF796" w14:textId="77777777" w:rsidR="002F0363" w:rsidRDefault="002F0363">
    <w:pPr>
      <w:pStyle w:val="BodyText"/>
      <w:spacing w:line="14" w:lineRule="auto"/>
    </w:pPr>
    <w:r>
      <w:pict w14:anchorId="0D951A6C">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14:paraId="1F29D5A5" w14:textId="5EF61E08" w:rsidR="002F0363" w:rsidRDefault="002F036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EC398D">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EFE9" w14:textId="77777777" w:rsidR="002F0363" w:rsidRDefault="002F0363">
    <w:pPr>
      <w:pStyle w:val="BodyText"/>
      <w:spacing w:line="14" w:lineRule="auto"/>
    </w:pPr>
    <w:r>
      <w:pict w14:anchorId="2C235802">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14:paraId="370373A7" w14:textId="533D1EE6" w:rsidR="002F0363" w:rsidRDefault="002F036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EC398D">
                  <w:rPr>
                    <w:rFonts w:ascii="Arial"/>
                    <w:b/>
                    <w:noProof/>
                    <w:sz w:val="18"/>
                  </w:rPr>
                  <w:t>39</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076C" w14:textId="77777777" w:rsidR="002F0363" w:rsidRDefault="002F0363">
    <w:pPr>
      <w:pStyle w:val="BodyText"/>
      <w:spacing w:line="14" w:lineRule="auto"/>
    </w:pPr>
    <w:r>
      <w:pict w14:anchorId="11C3E677">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14:paraId="3AF0FEC4" w14:textId="7049AD2E" w:rsidR="002F0363" w:rsidRDefault="002F036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EC398D">
                  <w:rPr>
                    <w:rFonts w:ascii="Arial"/>
                    <w:b/>
                    <w:noProof/>
                    <w:sz w:val="18"/>
                  </w:rPr>
                  <w:t>102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9FE8D" w14:textId="77777777" w:rsidR="002F0363" w:rsidRDefault="002F0363">
    <w:pPr>
      <w:pStyle w:val="BodyText"/>
      <w:spacing w:line="14" w:lineRule="auto"/>
    </w:pPr>
    <w:r>
      <w:pict w14:anchorId="236D17C2">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14:paraId="1235002C" w14:textId="03D12E6B" w:rsidR="002F0363" w:rsidRDefault="002F036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EC398D">
                  <w:rPr>
                    <w:rFonts w:ascii="Arial"/>
                    <w:b/>
                    <w:noProof/>
                    <w:sz w:val="18"/>
                  </w:rPr>
                  <w:t>103</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C68D1" w14:textId="77777777" w:rsidR="002F0363" w:rsidRDefault="002F0363">
    <w:pPr>
      <w:pStyle w:val="BodyText"/>
      <w:spacing w:line="14" w:lineRule="auto"/>
    </w:pPr>
    <w:r>
      <w:rPr>
        <w:noProof/>
      </w:rPr>
      <w:pict w14:anchorId="1F73F95E">
        <v:shapetype id="_x0000_t202" coordsize="21600,21600" o:spt="202" path="m,l,21600r21600,l21600,xe">
          <v:stroke joinstyle="miter"/>
          <v:path gradientshapeok="t" o:connecttype="rect"/>
        </v:shapetype>
        <v:shape id="Text Box 370" o:spid="_x0000_s2991" type="#_x0000_t202" style="position:absolute;margin-left:59pt;margin-top:747.85pt;width:158pt;height:12.75pt;z-index:-595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" filled="f" stroked="f">
          <v:textbox inset="0,0,0,0">
            <w:txbxContent>
              <w:p w14:paraId="313AEA26" w14:textId="77777777" w:rsidR="002F0363" w:rsidRDefault="002F036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EC398D">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6C9C8" w14:textId="77777777" w:rsidR="002F0363" w:rsidRDefault="002F0363">
    <w:pPr>
      <w:pStyle w:val="BodyText"/>
      <w:spacing w:line="14" w:lineRule="auto"/>
    </w:pPr>
    <w:r>
      <w:rPr>
        <w:noProof/>
      </w:rPr>
      <w:pict w14:anchorId="3F323EC6">
        <v:shapetype id="_x0000_t202" coordsize="21600,21600" o:spt="202" path="m,l,21600r21600,l21600,xe">
          <v:stroke joinstyle="miter"/>
          <v:path gradientshapeok="t" o:connecttype="rect"/>
        </v:shapetype>
        <v:shape id="Text Box 371" o:spid="_x0000_s2990" type="#_x0000_t202" style="position:absolute;margin-left:307.45pt;margin-top:747.85pt;width:246.6pt;height:12.75pt;z-index:-59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CctAIAALY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" filled="f" stroked="f">
          <v:textbox inset="0,0,0,0">
            <w:txbxContent>
              <w:p w14:paraId="3C3587BA" w14:textId="77777777" w:rsidR="002F0363" w:rsidRDefault="002F036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EC398D">
                  <w:rPr>
                    <w:rFonts w:ascii="Arial"/>
                    <w:b/>
                    <w:noProof/>
                    <w:sz w:val="18"/>
                  </w:rPr>
                  <w:t>9</w:t>
                </w:r>
                <w: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5896E" w14:textId="77777777" w:rsidR="002F0363" w:rsidRDefault="002F0363">
    <w:pPr>
      <w:pStyle w:val="BodyText"/>
      <w:spacing w:line="14" w:lineRule="auto"/>
    </w:pPr>
    <w:r>
      <w:pict w14:anchorId="79D15C29">
        <v:shapetype id="_x0000_t202" coordsize="21600,21600" o:spt="202" path="m,l,21600r21600,l21600,xe">
          <v:stroke joinstyle="miter"/>
          <v:path gradientshapeok="t" o:connecttype="rect"/>
        </v:shapetype>
        <v:shape id="_x0000_s2967" type="#_x0000_t202" style="position:absolute;margin-left:59pt;margin-top:747.85pt;width:158pt;height:12.75pt;z-index:-612344;mso-position-horizontal-relative:page;mso-position-vertical-relative:page" filled="f" stroked="f">
          <v:textbox inset="0,0,0,0">
            <w:txbxContent>
              <w:p w14:paraId="73F608C0" w14:textId="77777777" w:rsidR="002F0363" w:rsidRDefault="002F036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EC398D">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D3958" w14:textId="77777777" w:rsidR="002F0363" w:rsidRDefault="002F0363">
    <w:pPr>
      <w:pStyle w:val="BodyText"/>
      <w:spacing w:line="14" w:lineRule="auto"/>
    </w:pPr>
    <w:r>
      <w:pict w14:anchorId="3C38C9F9">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14:paraId="209DFAED" w14:textId="2CDFEE0C" w:rsidR="002F0363" w:rsidRDefault="002F0363">
                <w:pPr>
                  <w:spacing w:before="18"/>
                  <w:ind w:left="40"/>
                  <w:rPr>
                    <w:rFonts w:ascii="Arial"/>
                    <w:sz w:val="18"/>
                  </w:rPr>
                </w:pPr>
                <w:r>
                  <w:fldChar w:fldCharType="begin"/>
                </w:r>
                <w:r>
                  <w:rPr>
                    <w:rFonts w:ascii="Arial"/>
                    <w:sz w:val="18"/>
                  </w:rPr>
                  <w:instrText xml:space="preserve"> PAGE  \* roman </w:instrText>
                </w:r>
                <w:r>
                  <w:fldChar w:fldCharType="separate"/>
                </w:r>
                <w:r w:rsidR="00EC398D">
                  <w:rPr>
                    <w:rFonts w:ascii="Arial"/>
                    <w:noProof/>
                    <w:sz w:val="18"/>
                  </w:rPr>
                  <w:t>xx</w:t>
                </w:r>
                <w: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982DE" w14:textId="77777777" w:rsidR="002F0363" w:rsidRDefault="002F0363">
    <w:pPr>
      <w:pStyle w:val="BodyText"/>
      <w:spacing w:line="14" w:lineRule="auto"/>
    </w:pPr>
    <w:r>
      <w:pict w14:anchorId="6FC99B0F">
        <v:shapetype id="_x0000_t202" coordsize="21600,21600" o:spt="202" path="m,l,21600r21600,l21600,xe">
          <v:stroke joinstyle="miter"/>
          <v:path gradientshapeok="t" o:connecttype="rect"/>
        </v:shapetype>
        <v:shape id="_x0000_s2966" type="#_x0000_t202" style="position:absolute;margin-left:302.4pt;margin-top:747.85pt;width:251.65pt;height:12.75pt;z-index:-613368;mso-position-horizontal-relative:page;mso-position-vertical-relative:page" filled="f" stroked="f">
          <v:textbox inset="0,0,0,0">
            <w:txbxContent>
              <w:p w14:paraId="40BAACFB" w14:textId="77777777" w:rsidR="002F0363" w:rsidRDefault="002F036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EC398D">
                  <w:rPr>
                    <w:rFonts w:ascii="Arial"/>
                    <w:b/>
                    <w:noProof/>
                    <w:sz w:val="18"/>
                  </w:rPr>
                  <w:t>21</w:t>
                </w:r>
                <w:r>
                  <w:fldChar w:fldCharType="end"/>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29F22" w14:textId="77777777" w:rsidR="002F0363" w:rsidRDefault="002F0363">
    <w:pPr>
      <w:pStyle w:val="BodyText"/>
      <w:spacing w:line="14" w:lineRule="auto"/>
    </w:pPr>
    <w:r>
      <w:pict w14:anchorId="244E8C8E">
        <v:shapetype id="_x0000_t202" coordsize="21600,21600" o:spt="202" path="m,l,21600r21600,l21600,xe">
          <v:stroke joinstyle="miter"/>
          <v:path gradientshapeok="t" o:connecttype="rect"/>
        </v:shapetype>
        <v:shape id="_x0000_s2969" type="#_x0000_t202" style="position:absolute;margin-left:59pt;margin-top:747.85pt;width:158pt;height:12.75pt;z-index:-610296;mso-position-horizontal-relative:page;mso-position-vertical-relative:page" filled="f" stroked="f">
          <v:textbox inset="0,0,0,0">
            <w:txbxContent>
              <w:p w14:paraId="548ADD25" w14:textId="77777777" w:rsidR="002F0363" w:rsidRDefault="002F036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EC398D">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8238C" w14:textId="77777777" w:rsidR="002F0363" w:rsidRDefault="002F0363">
    <w:pPr>
      <w:pStyle w:val="BodyText"/>
      <w:spacing w:line="14" w:lineRule="auto"/>
    </w:pPr>
    <w:r>
      <w:pict w14:anchorId="7472F208">
        <v:shapetype id="_x0000_t202" coordsize="21600,21600" o:spt="202" path="m,l,21600r21600,l21600,xe">
          <v:stroke joinstyle="miter"/>
          <v:path gradientshapeok="t" o:connecttype="rect"/>
        </v:shapetype>
        <v:shape id="_x0000_s2968" type="#_x0000_t202" style="position:absolute;margin-left:302.4pt;margin-top:747.85pt;width:251.65pt;height:12.75pt;z-index:-611320;mso-position-horizontal-relative:page;mso-position-vertical-relative:page" filled="f" stroked="f">
          <v:textbox inset="0,0,0,0">
            <w:txbxContent>
              <w:p w14:paraId="6E52A49D" w14:textId="77777777" w:rsidR="002F0363" w:rsidRDefault="002F036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EC398D">
                  <w:rPr>
                    <w:rFonts w:ascii="Arial"/>
                    <w:b/>
                    <w:noProof/>
                    <w:sz w:val="18"/>
                  </w:rPr>
                  <w:t>29</w:t>
                </w:r>
                <w:r>
                  <w:fldChar w:fldCharType="end"/>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27B48" w14:textId="77777777" w:rsidR="002F0363" w:rsidRDefault="002F0363">
    <w:pPr>
      <w:pStyle w:val="BodyText"/>
      <w:spacing w:line="14" w:lineRule="auto"/>
    </w:pPr>
    <w:r>
      <w:pict w14:anchorId="0329EF96">
        <v:shapetype id="_x0000_t202" coordsize="21600,21600" o:spt="202" path="m,l,21600r21600,l21600,xe">
          <v:stroke joinstyle="miter"/>
          <v:path gradientshapeok="t" o:connecttype="rect"/>
        </v:shapetype>
        <v:shape id="_x0000_s2979" type="#_x0000_t202" style="position:absolute;margin-left:59pt;margin-top:747.85pt;width:158pt;height:12.75pt;z-index:-604152;mso-position-horizontal-relative:page;mso-position-vertical-relative:page" filled="f" stroked="f">
          <v:textbox inset="0,0,0,0">
            <w:txbxContent>
              <w:p w14:paraId="71D958CB" w14:textId="77777777" w:rsidR="002F0363" w:rsidRDefault="002F036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EC398D">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50B3" w14:textId="77777777" w:rsidR="002F0363" w:rsidRDefault="002F0363">
    <w:pPr>
      <w:pStyle w:val="BodyText"/>
      <w:spacing w:line="14" w:lineRule="auto"/>
    </w:pPr>
    <w:r>
      <w:pict w14:anchorId="7AD8FF2B">
        <v:shapetype id="_x0000_t202" coordsize="21600,21600" o:spt="202" path="m,l,21600r21600,l21600,xe">
          <v:stroke joinstyle="miter"/>
          <v:path gradientshapeok="t" o:connecttype="rect"/>
        </v:shapetype>
        <v:shape id="_x0000_s2978" type="#_x0000_t202" style="position:absolute;margin-left:302.4pt;margin-top:747.85pt;width:251.65pt;height:12.75pt;z-index:-605176;mso-position-horizontal-relative:page;mso-position-vertical-relative:page" filled="f" stroked="f">
          <v:textbox inset="0,0,0,0">
            <w:txbxContent>
              <w:p w14:paraId="3A3052A4" w14:textId="77777777" w:rsidR="002F0363" w:rsidRDefault="002F036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EC398D">
                  <w:rPr>
                    <w:rFonts w:ascii="Arial"/>
                    <w:b/>
                    <w:noProof/>
                    <w:sz w:val="18"/>
                  </w:rPr>
                  <w:t>39</w:t>
                </w:r>
                <w: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572EE" w14:textId="77777777" w:rsidR="002F0363" w:rsidRDefault="002F0363">
    <w:pPr>
      <w:pStyle w:val="BodyText"/>
      <w:spacing w:line="14" w:lineRule="auto"/>
    </w:pPr>
    <w:r>
      <w:pict w14:anchorId="71C1FEDE">
        <v:shapetype id="_x0000_t202" coordsize="21600,21600" o:spt="202" path="m,l,21600r21600,l21600,xe">
          <v:stroke joinstyle="miter"/>
          <v:path gradientshapeok="t" o:connecttype="rect"/>
        </v:shapetype>
        <v:shape id="_x0000_s2981" type="#_x0000_t202" style="position:absolute;margin-left:59pt;margin-top:747.85pt;width:158pt;height:12.75pt;z-index:-602104;mso-position-horizontal-relative:page;mso-position-vertical-relative:page" filled="f" stroked="f">
          <v:textbox inset="0,0,0,0">
            <w:txbxContent>
              <w:p w14:paraId="6ADF30D2" w14:textId="77777777" w:rsidR="002F0363" w:rsidRDefault="002F036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EC398D">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EA411" w14:textId="77777777" w:rsidR="002F0363" w:rsidRDefault="002F0363">
    <w:pPr>
      <w:pStyle w:val="BodyText"/>
      <w:spacing w:line="14" w:lineRule="auto"/>
    </w:pPr>
    <w:r>
      <w:pict w14:anchorId="3A5B914C">
        <v:shapetype id="_x0000_t202" coordsize="21600,21600" o:spt="202" path="m,l,21600r21600,l21600,xe">
          <v:stroke joinstyle="miter"/>
          <v:path gradientshapeok="t" o:connecttype="rect"/>
        </v:shapetype>
        <v:shape id="_x0000_s2980" type="#_x0000_t202" style="position:absolute;margin-left:302.4pt;margin-top:747.85pt;width:251.65pt;height:12.75pt;z-index:-603128;mso-position-horizontal-relative:page;mso-position-vertical-relative:page" filled="f" stroked="f">
          <v:textbox inset="0,0,0,0">
            <w:txbxContent>
              <w:p w14:paraId="0F60E0ED" w14:textId="77777777" w:rsidR="002F0363" w:rsidRDefault="002F036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EC398D">
                  <w:rPr>
                    <w:rFonts w:ascii="Arial"/>
                    <w:b/>
                    <w:noProof/>
                    <w:sz w:val="18"/>
                  </w:rPr>
                  <w:t>45</w:t>
                </w:r>
                <w:r>
                  <w:fldChar w:fldCharType="end"/>
                </w:r>
              </w:p>
            </w:txbxContent>
          </v:textbox>
          <w10:wrap anchorx="page" anchory="page"/>
        </v:shape>
      </w:pic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EEEE9" w14:textId="77777777" w:rsidR="002F0363" w:rsidRDefault="002F0363">
    <w:pPr>
      <w:pStyle w:val="BodyText"/>
      <w:spacing w:line="14" w:lineRule="auto"/>
    </w:pPr>
    <w:r>
      <w:pict w14:anchorId="5FE8F518">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14:paraId="09146189" w14:textId="4A00BB75" w:rsidR="002F0363" w:rsidRDefault="002F036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EC398D">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720BE" w14:textId="77777777" w:rsidR="002F0363" w:rsidRDefault="002F0363">
    <w:pPr>
      <w:pStyle w:val="BodyText"/>
      <w:spacing w:line="14" w:lineRule="auto"/>
    </w:pPr>
    <w:r>
      <w:pict w14:anchorId="070F78E2">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14:paraId="549BB42D" w14:textId="083C2264" w:rsidR="002F0363" w:rsidRDefault="002F036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EC398D">
                  <w:rPr>
                    <w:rFonts w:ascii="Arial"/>
                    <w:b/>
                    <w:noProof/>
                    <w:sz w:val="18"/>
                  </w:rPr>
                  <w:t>9</w:t>
                </w:r>
                <w:r>
                  <w:fldChar w:fldCharType="end"/>
                </w:r>
              </w:p>
            </w:txbxContent>
          </v:textbox>
          <w10:wrap anchorx="page" anchory="page"/>
        </v:shape>
      </w:pic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EF1C2" w14:textId="77777777" w:rsidR="002F0363" w:rsidRDefault="002F0363">
    <w:pPr>
      <w:pStyle w:val="BodyText"/>
      <w:spacing w:line="14" w:lineRule="auto"/>
    </w:pPr>
    <w:r>
      <w:pict w14:anchorId="3E5AB68F">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14:paraId="10AA2F88" w14:textId="1608272E" w:rsidR="002F0363" w:rsidRDefault="002F036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EC398D">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90555" w14:textId="77777777" w:rsidR="002F0363" w:rsidRDefault="002F0363">
    <w:pPr>
      <w:pStyle w:val="BodyText"/>
      <w:spacing w:line="14" w:lineRule="auto"/>
    </w:pPr>
    <w:r>
      <w:pict w14:anchorId="69A92301">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14:paraId="1E775996" w14:textId="2F2D9A09" w:rsidR="002F0363" w:rsidRDefault="002F0363">
                <w:pPr>
                  <w:spacing w:before="18"/>
                  <w:ind w:left="40"/>
                  <w:rPr>
                    <w:rFonts w:ascii="Arial"/>
                    <w:sz w:val="18"/>
                  </w:rPr>
                </w:pPr>
                <w:r>
                  <w:fldChar w:fldCharType="begin"/>
                </w:r>
                <w:r>
                  <w:rPr>
                    <w:rFonts w:ascii="Arial"/>
                    <w:sz w:val="18"/>
                  </w:rPr>
                  <w:instrText xml:space="preserve"> PAGE  \* roman </w:instrText>
                </w:r>
                <w:r>
                  <w:fldChar w:fldCharType="separate"/>
                </w:r>
                <w:r w:rsidR="00EC398D">
                  <w:rPr>
                    <w:rFonts w:ascii="Arial"/>
                    <w:noProof/>
                    <w:sz w:val="18"/>
                  </w:rPr>
                  <w:t>xxi</w:t>
                </w:r>
                <w:r>
                  <w:fldChar w:fldCharType="end"/>
                </w:r>
              </w:p>
            </w:txbxContent>
          </v:textbox>
          <w10:wrap anchorx="page" anchory="page"/>
        </v:shape>
      </w:pic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255C0" w14:textId="77777777" w:rsidR="002F0363" w:rsidRDefault="002F0363">
    <w:pPr>
      <w:pStyle w:val="BodyText"/>
      <w:spacing w:line="14" w:lineRule="auto"/>
    </w:pPr>
    <w:r>
      <w:pict w14:anchorId="391A5694">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14:paraId="3C36E146" w14:textId="5A10FD20" w:rsidR="002F0363" w:rsidRDefault="002F036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EC398D">
                  <w:rPr>
                    <w:rFonts w:ascii="Arial"/>
                    <w:b/>
                    <w:noProof/>
                    <w:sz w:val="18"/>
                  </w:rPr>
                  <w:t>19</w:t>
                </w:r>
                <w:r>
                  <w:fldChar w:fldCharType="end"/>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0124F" w14:textId="77777777" w:rsidR="002F0363" w:rsidRDefault="002F0363">
    <w:pPr>
      <w:pStyle w:val="BodyText"/>
      <w:spacing w:line="14" w:lineRule="auto"/>
    </w:pPr>
    <w:r>
      <w:pict w14:anchorId="2DC17B02">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14:paraId="51919976" w14:textId="3B9060BF" w:rsidR="002F0363" w:rsidRDefault="002F036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EC398D">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3D430" w14:textId="77777777" w:rsidR="002F0363" w:rsidRDefault="002F0363">
    <w:pPr>
      <w:pStyle w:val="BodyText"/>
      <w:spacing w:line="14" w:lineRule="auto"/>
    </w:pPr>
    <w:r>
      <w:pict w14:anchorId="7298B99D">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14:paraId="7F77BDF3" w14:textId="3FBE8F58" w:rsidR="002F0363" w:rsidRDefault="002F036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EC398D">
                  <w:rPr>
                    <w:rFonts w:ascii="Arial"/>
                    <w:b/>
                    <w:noProof/>
                    <w:sz w:val="18"/>
                  </w:rPr>
                  <w:t>29</w:t>
                </w:r>
                <w:r>
                  <w:fldChar w:fldCharType="end"/>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EEBA" w14:textId="77777777" w:rsidR="002F0363" w:rsidRDefault="002F0363">
    <w:pPr>
      <w:pStyle w:val="BodyText"/>
      <w:spacing w:line="14" w:lineRule="auto"/>
    </w:pPr>
    <w:r>
      <w:pict w14:anchorId="6815BD96">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14:paraId="6DEE6323" w14:textId="70A69DF8" w:rsidR="002F0363" w:rsidRDefault="002F036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EC398D">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45857" w14:textId="77777777" w:rsidR="002F0363" w:rsidRDefault="002F0363">
    <w:pPr>
      <w:pStyle w:val="BodyText"/>
      <w:spacing w:line="14" w:lineRule="auto"/>
    </w:pPr>
    <w:r>
      <w:pict w14:anchorId="2516FF95">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14:paraId="30F9F4CB" w14:textId="25EC2D28" w:rsidR="002F0363" w:rsidRDefault="002F036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EC398D">
                  <w:rPr>
                    <w:rFonts w:ascii="Arial"/>
                    <w:b/>
                    <w:noProof/>
                    <w:sz w:val="18"/>
                  </w:rPr>
                  <w:t>39</w:t>
                </w:r>
                <w:r>
                  <w:fldChar w:fldCharType="end"/>
                </w:r>
              </w:p>
            </w:txbxContent>
          </v:textbox>
          <w10:wrap anchorx="page" anchory="page"/>
        </v:shape>
      </w:pic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614B8" w14:textId="77777777" w:rsidR="002F0363" w:rsidRDefault="002F0363">
    <w:pPr>
      <w:pStyle w:val="BodyText"/>
      <w:spacing w:line="14" w:lineRule="auto"/>
    </w:pPr>
    <w:r>
      <w:pict w14:anchorId="6C7DC433">
        <v:shapetype id="_x0000_t202" coordsize="21600,21600" o:spt="202" path="m,l,21600r21600,l21600,xe">
          <v:stroke joinstyle="miter"/>
          <v:path gradientshapeok="t" o:connecttype="rect"/>
        </v:shapetype>
        <v:shape id="_x0000_s2879" type="#_x0000_t202" style="position:absolute;margin-left:59pt;margin-top:747.85pt;width:158pt;height:12.75pt;z-index:-638968;mso-position-horizontal-relative:page;mso-position-vertical-relative:page" filled="f" stroked="f">
          <v:textbox inset="0,0,0,0">
            <w:txbxContent>
              <w:p w14:paraId="56D4D699" w14:textId="52197CC6" w:rsidR="002F0363" w:rsidRDefault="002F0363">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EC398D">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16E43" w14:textId="77777777" w:rsidR="002F0363" w:rsidRDefault="002F0363">
    <w:pPr>
      <w:pStyle w:val="BodyText"/>
      <w:spacing w:line="14" w:lineRule="auto"/>
    </w:pPr>
    <w:r>
      <w:pict w14:anchorId="2FDCC9BF">
        <v:shapetype id="_x0000_t202" coordsize="21600,21600" o:spt="202" path="m,l,21600r21600,l21600,xe">
          <v:stroke joinstyle="miter"/>
          <v:path gradientshapeok="t" o:connecttype="rect"/>
        </v:shapetype>
        <v:shape id="_x0000_s2878" type="#_x0000_t202" style="position:absolute;margin-left:309.45pt;margin-top:747.85pt;width:244.6pt;height:12.75pt;z-index:-639992;mso-position-horizontal-relative:page;mso-position-vertical-relative:page" filled="f" stroked="f">
          <v:textbox inset="0,0,0,0">
            <w:txbxContent>
              <w:p w14:paraId="3E3981AD" w14:textId="5B5D86E8" w:rsidR="002F0363" w:rsidRDefault="002F0363">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EC398D">
                  <w:rPr>
                    <w:rFonts w:ascii="Arial"/>
                    <w:b/>
                    <w:noProof/>
                    <w:sz w:val="18"/>
                  </w:rPr>
                  <w:t>9</w:t>
                </w:r>
                <w:r>
                  <w:fldChar w:fldCharType="end"/>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486E2" w14:textId="77777777" w:rsidR="002F0363" w:rsidRDefault="002F0363">
    <w:pPr>
      <w:pStyle w:val="BodyText"/>
      <w:spacing w:line="14" w:lineRule="auto"/>
    </w:pPr>
    <w:r>
      <w:pict w14:anchorId="6750CADB">
        <v:shapetype id="_x0000_t202" coordsize="21600,21600" o:spt="202" path="m,l,21600r21600,l21600,xe">
          <v:stroke joinstyle="miter"/>
          <v:path gradientshapeok="t" o:connecttype="rect"/>
        </v:shapetype>
        <v:shape id="_x0000_s2913" type="#_x0000_t202" style="position:absolute;margin-left:59pt;margin-top:747.85pt;width:158pt;height:12.75pt;z-index:-619512;mso-position-horizontal-relative:page;mso-position-vertical-relative:page" filled="f" stroked="f">
          <v:textbox inset="0,0,0,0">
            <w:txbxContent>
              <w:p w14:paraId="044E5B30" w14:textId="5690CA73" w:rsidR="002F0363" w:rsidRDefault="002F0363">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EC398D">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3AE0B" w14:textId="77777777" w:rsidR="002F0363" w:rsidRDefault="002F0363">
    <w:pPr>
      <w:pStyle w:val="BodyText"/>
      <w:spacing w:line="14" w:lineRule="auto"/>
    </w:pPr>
    <w:r>
      <w:pict w14:anchorId="218317F7">
        <v:shapetype id="_x0000_t202" coordsize="21600,21600" o:spt="202" path="m,l,21600r21600,l21600,xe">
          <v:stroke joinstyle="miter"/>
          <v:path gradientshapeok="t" o:connecttype="rect"/>
        </v:shapetype>
        <v:shape id="_x0000_s2912" type="#_x0000_t202" style="position:absolute;margin-left:304.45pt;margin-top:747.85pt;width:249.6pt;height:12.75pt;z-index:-620536;mso-position-horizontal-relative:page;mso-position-vertical-relative:page" filled="f" stroked="f">
          <v:textbox inset="0,0,0,0">
            <w:txbxContent>
              <w:p w14:paraId="4D0CE800" w14:textId="509BE69C" w:rsidR="002F0363" w:rsidRDefault="002F0363">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EC398D">
                  <w:rPr>
                    <w:rFonts w:ascii="Arial"/>
                    <w:b/>
                    <w:noProof/>
                    <w:sz w:val="18"/>
                  </w:rPr>
                  <w:t>15</w:t>
                </w:r>
                <w:r>
                  <w:fldChar w:fldCharType="end"/>
                </w:r>
              </w:p>
            </w:txbxContent>
          </v:textbox>
          <w10:wrap anchorx="page" anchory="page"/>
        </v:shape>
      </w:pic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30F1A" w14:textId="77777777" w:rsidR="002F0363" w:rsidRDefault="002F0363">
    <w:pPr>
      <w:pStyle w:val="BodyText"/>
      <w:spacing w:line="14" w:lineRule="auto"/>
    </w:pPr>
    <w:r>
      <w:pict w14:anchorId="5AB44F55">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14:paraId="470D3F08" w14:textId="1074682E" w:rsidR="002F0363" w:rsidRDefault="002F036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1B28B" w14:textId="77777777" w:rsidR="002F0363" w:rsidRDefault="002F0363">
    <w:pPr>
      <w:pStyle w:val="BodyText"/>
      <w:spacing w:line="14" w:lineRule="auto"/>
    </w:pPr>
    <w:r>
      <w:pict w14:anchorId="18B0DD7E">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14:paraId="6701C2DB" w14:textId="77777777" w:rsidR="002F0363" w:rsidRDefault="002F0363">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B264D" w14:textId="77777777" w:rsidR="002F0363" w:rsidRDefault="002F0363">
    <w:pPr>
      <w:pStyle w:val="BodyText"/>
      <w:spacing w:line="14" w:lineRule="auto"/>
    </w:pPr>
    <w:r>
      <w:pict w14:anchorId="52546178">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14:paraId="6D51711D" w14:textId="0C7C7059" w:rsidR="002F0363" w:rsidRDefault="002F036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9</w:t>
                </w:r>
                <w:r>
                  <w:fldChar w:fldCharType="end"/>
                </w:r>
              </w:p>
            </w:txbxContent>
          </v:textbox>
          <w10:wrap anchorx="page" anchory="page"/>
        </v:shape>
      </w:pic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A3517" w14:textId="77777777" w:rsidR="002F0363" w:rsidRDefault="002F0363">
    <w:pPr>
      <w:pStyle w:val="BodyText"/>
      <w:spacing w:line="14" w:lineRule="auto"/>
    </w:pPr>
    <w:r>
      <w:pict w14:anchorId="10B42979">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14:paraId="792E5A08" w14:textId="1D9A834A" w:rsidR="002F0363" w:rsidRDefault="002F036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F297" w14:textId="77777777" w:rsidR="002F0363" w:rsidRDefault="002F0363">
    <w:pPr>
      <w:pStyle w:val="BodyText"/>
      <w:spacing w:line="14" w:lineRule="auto"/>
    </w:pPr>
    <w:r>
      <w:pict w14:anchorId="6AA7CA2A">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14:paraId="586865EB" w14:textId="0DBF1EAD" w:rsidR="002F0363" w:rsidRDefault="002F036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21</w:t>
                </w:r>
                <w:r>
                  <w:fldChar w:fldCharType="end"/>
                </w:r>
              </w:p>
            </w:txbxContent>
          </v:textbox>
          <w10:wrap anchorx="page" anchory="page"/>
        </v:shape>
      </w:pic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9F074" w14:textId="77777777" w:rsidR="002F0363" w:rsidRDefault="002F0363">
    <w:pPr>
      <w:pStyle w:val="BodyText"/>
      <w:spacing w:line="14" w:lineRule="auto"/>
    </w:pPr>
    <w:r>
      <w:pict w14:anchorId="4203AAD6">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14:paraId="62E2DF25" w14:textId="5858D0BD" w:rsidR="002F0363" w:rsidRDefault="002F036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75834" w14:textId="77777777" w:rsidR="002F0363" w:rsidRDefault="002F0363">
    <w:pPr>
      <w:pStyle w:val="BodyText"/>
      <w:spacing w:line="14" w:lineRule="auto"/>
    </w:pPr>
    <w:r>
      <w:pict w14:anchorId="21BDBE11">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14:paraId="0D072757" w14:textId="065AC745" w:rsidR="002F0363" w:rsidRDefault="002F036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29</w:t>
                </w:r>
                <w:r>
                  <w:fldChar w:fldCharType="end"/>
                </w:r>
              </w:p>
            </w:txbxContent>
          </v:textbox>
          <w10:wrap anchorx="page" anchory="page"/>
        </v:shape>
      </w:pic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55F48" w14:textId="77777777" w:rsidR="002F0363" w:rsidRDefault="002F0363">
    <w:pPr>
      <w:pStyle w:val="BodyText"/>
      <w:spacing w:line="14" w:lineRule="auto"/>
    </w:pPr>
    <w:r>
      <w:pict w14:anchorId="0731625A">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14:paraId="4D0691FC" w14:textId="2BFB91A3" w:rsidR="002F0363" w:rsidRDefault="002F036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357DC" w14:textId="77777777" w:rsidR="002F0363" w:rsidRDefault="002F0363">
    <w:pPr>
      <w:pStyle w:val="BodyText"/>
      <w:spacing w:line="14" w:lineRule="auto"/>
    </w:pPr>
    <w:r>
      <w:pict w14:anchorId="0C96D7D0">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14:paraId="30405B8D" w14:textId="08A3D178" w:rsidR="002F0363" w:rsidRDefault="002F036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39</w:t>
                </w:r>
                <w:r>
                  <w:fldChar w:fldCharType="end"/>
                </w:r>
              </w:p>
            </w:txbxContent>
          </v:textbox>
          <w10:wrap anchorx="page" anchory="page"/>
        </v:shape>
      </w:pic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05950" w14:textId="77777777" w:rsidR="002F0363" w:rsidRDefault="002F0363">
    <w:pPr>
      <w:pStyle w:val="BodyText"/>
      <w:spacing w:line="14" w:lineRule="auto"/>
    </w:pPr>
    <w:r>
      <w:pict w14:anchorId="467830B3">
        <v:shapetype id="_x0000_t202" coordsize="21600,21600" o:spt="202" path="m,l,21600r21600,l21600,xe">
          <v:stroke joinstyle="miter"/>
          <v:path gradientshapeok="t" o:connecttype="rect"/>
        </v:shapetype>
        <v:shape id="_x0000_s2763" type="#_x0000_t202" style="position:absolute;margin-left:59pt;margin-top:747.85pt;width:158pt;height:12.75pt;z-index:-684024;mso-position-horizontal-relative:page;mso-position-vertical-relative:page" filled="f" stroked="f">
          <v:textbox inset="0,0,0,0">
            <w:txbxContent>
              <w:p w14:paraId="083C49BF" w14:textId="306168A7" w:rsidR="002F0363" w:rsidRDefault="002F036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DA6F6" w14:textId="77777777" w:rsidR="002F0363" w:rsidRDefault="002F0363">
    <w:pPr>
      <w:pStyle w:val="BodyText"/>
      <w:spacing w:line="14" w:lineRule="auto"/>
    </w:pPr>
    <w:r>
      <w:pict w14:anchorId="0BF127E2">
        <v:shapetype id="_x0000_t202" coordsize="21600,21600" o:spt="202" path="m,l,21600r21600,l21600,xe">
          <v:stroke joinstyle="miter"/>
          <v:path gradientshapeok="t" o:connecttype="rect"/>
        </v:shapetype>
        <v:shape id="_x0000_s2762" type="#_x0000_t202" style="position:absolute;margin-left:369.9pt;margin-top:747.85pt;width:184.15pt;height:12.75pt;z-index:-685048;mso-position-horizontal-relative:page;mso-position-vertical-relative:page" filled="f" stroked="f">
          <v:textbox inset="0,0,0,0">
            <w:txbxContent>
              <w:p w14:paraId="0BE5DD30" w14:textId="14D2BB7F" w:rsidR="002F0363" w:rsidRDefault="002F036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51</w:t>
                </w:r>
                <w:r>
                  <w:fldChar w:fldCharType="end"/>
                </w:r>
              </w:p>
            </w:txbxContent>
          </v:textbox>
          <w10:wrap anchorx="page" anchory="page"/>
        </v:shape>
      </w:pic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10B13" w14:textId="77777777" w:rsidR="002F0363" w:rsidRDefault="002F0363">
    <w:pPr>
      <w:pStyle w:val="BodyText"/>
      <w:spacing w:line="14" w:lineRule="auto"/>
    </w:pPr>
    <w:r>
      <w:pict w14:anchorId="3D93CF4F">
        <v:shapetype id="_x0000_t202" coordsize="21600,21600" o:spt="202" path="m,l,21600r21600,l21600,xe">
          <v:stroke joinstyle="miter"/>
          <v:path gradientshapeok="t" o:connecttype="rect"/>
        </v:shapetype>
        <v:shape id="_x0000_s2765" type="#_x0000_t202" style="position:absolute;margin-left:59pt;margin-top:747.85pt;width:158pt;height:12.75pt;z-index:-681976;mso-position-horizontal-relative:page;mso-position-vertical-relative:page" filled="f" stroked="f">
          <v:textbox inset="0,0,0,0">
            <w:txbxContent>
              <w:p w14:paraId="0C6321C7" w14:textId="362487E6" w:rsidR="002F0363" w:rsidRDefault="002F036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0EF5B" w14:textId="77777777" w:rsidR="002F0363" w:rsidRDefault="002F0363">
    <w:pPr>
      <w:pStyle w:val="BodyText"/>
      <w:spacing w:line="14" w:lineRule="auto"/>
    </w:pPr>
    <w:r>
      <w:pict w14:anchorId="542DF57A">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14:paraId="3239ABF8" w14:textId="77777777" w:rsidR="002F0363" w:rsidRDefault="002F0363">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B8936" w14:textId="77777777" w:rsidR="002F0363" w:rsidRDefault="002F0363">
    <w:pPr>
      <w:pStyle w:val="BodyText"/>
      <w:spacing w:line="14" w:lineRule="auto"/>
    </w:pPr>
    <w:r>
      <w:pict w14:anchorId="6A84EB1B">
        <v:shapetype id="_x0000_t202" coordsize="21600,21600" o:spt="202" path="m,l,21600r21600,l21600,xe">
          <v:stroke joinstyle="miter"/>
          <v:path gradientshapeok="t" o:connecttype="rect"/>
        </v:shapetype>
        <v:shape id="_x0000_s2764" type="#_x0000_t202" style="position:absolute;margin-left:369.9pt;margin-top:747.85pt;width:184.15pt;height:12.75pt;z-index:-683000;mso-position-horizontal-relative:page;mso-position-vertical-relative:page" filled="f" stroked="f">
          <v:textbox inset="0,0,0,0">
            <w:txbxContent>
              <w:p w14:paraId="521390A1" w14:textId="337AAE13" w:rsidR="002F0363" w:rsidRDefault="002F036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61</w:t>
                </w:r>
                <w:r>
                  <w:fldChar w:fldCharType="end"/>
                </w:r>
              </w:p>
            </w:txbxContent>
          </v:textbox>
          <w10:wrap anchorx="page" anchory="page"/>
        </v:shape>
      </w:pic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64E9E" w14:textId="77777777" w:rsidR="002F0363" w:rsidRDefault="002F0363">
    <w:pPr>
      <w:pStyle w:val="BodyText"/>
      <w:spacing w:line="14" w:lineRule="auto"/>
    </w:pPr>
    <w:r>
      <w:pict w14:anchorId="2D4A4EF5">
        <v:shapetype id="_x0000_t202" coordsize="21600,21600" o:spt="202" path="m,l,21600r21600,l21600,xe">
          <v:stroke joinstyle="miter"/>
          <v:path gradientshapeok="t" o:connecttype="rect"/>
        </v:shapetype>
        <v:shape id="_x0000_s2835" type="#_x0000_t202" style="position:absolute;margin-left:59pt;margin-top:747.85pt;width:158pt;height:12.75pt;z-index:-657400;mso-position-horizontal-relative:page;mso-position-vertical-relative:page" filled="f" stroked="f">
          <v:textbox inset="0,0,0,0">
            <w:txbxContent>
              <w:p w14:paraId="7471B8E3" w14:textId="5C1FB44F" w:rsidR="002F0363" w:rsidRDefault="002F036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56F75" w14:textId="77777777" w:rsidR="002F0363" w:rsidRDefault="002F0363">
    <w:pPr>
      <w:pStyle w:val="BodyText"/>
      <w:spacing w:line="14" w:lineRule="auto"/>
    </w:pPr>
    <w:r>
      <w:pict w14:anchorId="16C3D982">
        <v:shapetype id="_x0000_t202" coordsize="21600,21600" o:spt="202" path="m,l,21600r21600,l21600,xe">
          <v:stroke joinstyle="miter"/>
          <v:path gradientshapeok="t" o:connecttype="rect"/>
        </v:shapetype>
        <v:shape id="_x0000_s2834" type="#_x0000_t202" style="position:absolute;margin-left:369.9pt;margin-top:747.85pt;width:184.15pt;height:12.75pt;z-index:-658424;mso-position-horizontal-relative:page;mso-position-vertical-relative:page" filled="f" stroked="f">
          <v:textbox inset="0,0,0,0">
            <w:txbxContent>
              <w:p w14:paraId="49CED0C1" w14:textId="252A2D82" w:rsidR="002F0363" w:rsidRDefault="002F036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71</w:t>
                </w:r>
                <w:r>
                  <w:fldChar w:fldCharType="end"/>
                </w:r>
              </w:p>
            </w:txbxContent>
          </v:textbox>
          <w10:wrap anchorx="page" anchory="page"/>
        </v:shape>
      </w:pic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952E6" w14:textId="77777777" w:rsidR="002F0363" w:rsidRDefault="002F0363">
    <w:pPr>
      <w:pStyle w:val="BodyText"/>
      <w:spacing w:line="14" w:lineRule="auto"/>
    </w:pPr>
    <w:r>
      <w:pict w14:anchorId="243B2FAB">
        <v:shapetype id="_x0000_t202" coordsize="21600,21600" o:spt="202" path="m,l,21600r21600,l21600,xe">
          <v:stroke joinstyle="miter"/>
          <v:path gradientshapeok="t" o:connecttype="rect"/>
        </v:shapetype>
        <v:shape id="_x0000_s2845" type="#_x0000_t202" style="position:absolute;margin-left:59pt;margin-top:747.85pt;width:158pt;height:12.75pt;z-index:-651256;mso-position-horizontal-relative:page;mso-position-vertical-relative:page" filled="f" stroked="f">
          <v:textbox inset="0,0,0,0">
            <w:txbxContent>
              <w:p w14:paraId="3C2852B3" w14:textId="21C846B1" w:rsidR="002F0363" w:rsidRDefault="002F036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43C4" w14:textId="77777777" w:rsidR="002F0363" w:rsidRDefault="002F0363">
    <w:pPr>
      <w:pStyle w:val="BodyText"/>
      <w:spacing w:line="14" w:lineRule="auto"/>
    </w:pPr>
    <w:r>
      <w:pict w14:anchorId="0DA087DE">
        <v:shapetype id="_x0000_t202" coordsize="21600,21600" o:spt="202" path="m,l,21600r21600,l21600,xe">
          <v:stroke joinstyle="miter"/>
          <v:path gradientshapeok="t" o:connecttype="rect"/>
        </v:shapetype>
        <v:shape id="_x0000_s2844" type="#_x0000_t202" style="position:absolute;margin-left:369.9pt;margin-top:747.85pt;width:184.15pt;height:12.75pt;z-index:-652280;mso-position-horizontal-relative:page;mso-position-vertical-relative:page" filled="f" stroked="f">
          <v:textbox inset="0,0,0,0">
            <w:txbxContent>
              <w:p w14:paraId="0BA52510" w14:textId="31E54796" w:rsidR="002F0363" w:rsidRDefault="002F036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75</w:t>
                </w:r>
                <w:r>
                  <w:fldChar w:fldCharType="end"/>
                </w:r>
              </w:p>
            </w:txbxContent>
          </v:textbox>
          <w10:wrap anchorx="page" anchory="page"/>
        </v:shape>
      </w:pic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E5819" w14:textId="77777777" w:rsidR="002F0363" w:rsidRDefault="002F0363">
    <w:pPr>
      <w:pStyle w:val="BodyText"/>
      <w:spacing w:line="14" w:lineRule="auto"/>
    </w:pPr>
    <w:r>
      <w:pict w14:anchorId="5D10FD12">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14:paraId="509141ED" w14:textId="6DCDFAAE" w:rsidR="002F0363" w:rsidRDefault="002F036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82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93C3B" w14:textId="77777777" w:rsidR="002F0363" w:rsidRDefault="002F0363">
    <w:pPr>
      <w:pStyle w:val="BodyText"/>
      <w:spacing w:line="14" w:lineRule="auto"/>
    </w:pPr>
    <w:r>
      <w:pict w14:anchorId="6FC979DF">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14:paraId="6107A1E0" w14:textId="60ED5EA0" w:rsidR="002F0363" w:rsidRDefault="002F036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81</w:t>
                </w:r>
                <w:r>
                  <w:fldChar w:fldCharType="end"/>
                </w:r>
              </w:p>
            </w:txbxContent>
          </v:textbox>
          <w10:wrap anchorx="page" anchory="page"/>
        </v:shape>
      </w:pic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E4F0" w14:textId="77777777" w:rsidR="002F0363" w:rsidRDefault="002F0363">
    <w:pPr>
      <w:pStyle w:val="BodyText"/>
      <w:spacing w:line="14" w:lineRule="auto"/>
    </w:pPr>
    <w:r>
      <w:pict w14:anchorId="348F2AAC">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14:paraId="182C6F10" w14:textId="68624604" w:rsidR="002F0363" w:rsidRDefault="002F036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774EB" w14:textId="77777777" w:rsidR="002F0363" w:rsidRDefault="002F0363">
    <w:pPr>
      <w:pStyle w:val="BodyText"/>
      <w:spacing w:line="14" w:lineRule="auto"/>
    </w:pPr>
    <w:r>
      <w:pict w14:anchorId="7364E697">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14:paraId="1AA7D438" w14:textId="2550D708" w:rsidR="002F0363" w:rsidRDefault="002F036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EC398D">
                  <w:rPr>
                    <w:rFonts w:ascii="Arial"/>
                    <w:b/>
                    <w:noProof/>
                    <w:sz w:val="18"/>
                  </w:rPr>
                  <w:t>83</w:t>
                </w:r>
                <w:r>
                  <w:fldChar w:fldCharType="end"/>
                </w:r>
              </w:p>
            </w:txbxContent>
          </v:textbox>
          <w10:wrap anchorx="page" anchory="page"/>
        </v:shape>
      </w:pic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D5B3" w14:textId="77777777" w:rsidR="002F0363" w:rsidRDefault="002F0363">
    <w:pPr>
      <w:pStyle w:val="BodyText"/>
      <w:spacing w:line="14" w:lineRule="auto"/>
    </w:pPr>
    <w:r>
      <w:pict w14:anchorId="00EF3475">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14:paraId="2C2D9C1B" w14:textId="0BC0D79B" w:rsidR="002F0363" w:rsidRDefault="002F0363">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EC398D">
                  <w:rPr>
                    <w:rFonts w:ascii="Arial"/>
                    <w:b/>
                    <w:noProof/>
                    <w:sz w:val="18"/>
                  </w:rPr>
                  <w:t>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45CB" w14:textId="77777777" w:rsidR="002F0363" w:rsidRDefault="002F0363">
    <w:pPr>
      <w:pStyle w:val="BodyText"/>
      <w:spacing w:line="14" w:lineRule="auto"/>
    </w:pPr>
    <w:r>
      <w:pict w14:anchorId="022F26D6">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14:paraId="007F1A8F" w14:textId="77777777" w:rsidR="002F0363" w:rsidRDefault="002F0363">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0792B" w14:textId="77777777" w:rsidR="002F0363" w:rsidRDefault="002F0363">
    <w:pPr>
      <w:pStyle w:val="BodyText"/>
      <w:spacing w:line="14" w:lineRule="auto"/>
    </w:pPr>
    <w:r>
      <w:pict w14:anchorId="73BC1AE2">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14:paraId="482E5866" w14:textId="4CF48AED" w:rsidR="002F0363" w:rsidRDefault="002F0363">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EC398D">
                  <w:rPr>
                    <w:rFonts w:ascii="Arial"/>
                    <w:b/>
                    <w:noProof/>
                    <w:sz w:val="18"/>
                  </w:rPr>
                  <w:t>9</w:t>
                </w:r>
                <w:r>
                  <w:fldChar w:fldCharType="end"/>
                </w:r>
              </w:p>
            </w:txbxContent>
          </v:textbox>
          <w10:wrap anchorx="page" anchory="page"/>
        </v:shape>
      </w:pic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94EF2" w14:textId="77777777" w:rsidR="002F0363" w:rsidRDefault="002F0363">
    <w:pPr>
      <w:pStyle w:val="BodyText"/>
      <w:spacing w:line="14" w:lineRule="auto"/>
    </w:pPr>
    <w:r>
      <w:pict w14:anchorId="2E5D2969">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14:paraId="1282BFA6" w14:textId="6285B985" w:rsidR="002F0363" w:rsidRDefault="002F0363">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EC398D">
                  <w:rPr>
                    <w:rFonts w:ascii="Arial"/>
                    <w:b/>
                    <w:noProof/>
                    <w:sz w:val="18"/>
                  </w:rPr>
                  <w:t>18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6033C" w14:textId="77777777" w:rsidR="002F0363" w:rsidRDefault="002F0363">
    <w:pPr>
      <w:pStyle w:val="BodyText"/>
      <w:spacing w:line="14" w:lineRule="auto"/>
    </w:pPr>
    <w:r>
      <w:pict w14:anchorId="470A75E3">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14:paraId="1CE6817A" w14:textId="70D406F7" w:rsidR="002F0363" w:rsidRDefault="002F0363">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EC398D">
                  <w:rPr>
                    <w:rFonts w:ascii="Arial"/>
                    <w:b/>
                    <w:noProof/>
                    <w:sz w:val="18"/>
                  </w:rPr>
                  <w:t>19</w:t>
                </w:r>
                <w:r>
                  <w:fldChar w:fldCharType="end"/>
                </w:r>
              </w:p>
            </w:txbxContent>
          </v:textbox>
          <w10:wrap anchorx="page" anchory="page"/>
        </v:shape>
      </w:pic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2305E" w14:textId="77777777" w:rsidR="002F0363" w:rsidRDefault="002F0363">
    <w:pPr>
      <w:pStyle w:val="BodyText"/>
      <w:spacing w:line="14" w:lineRule="auto"/>
    </w:pPr>
    <w:r>
      <w:pict w14:anchorId="1A2D8A38">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14:paraId="49F50512" w14:textId="1B21A6F8" w:rsidR="002F0363" w:rsidRDefault="002F0363">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EC398D">
                  <w:rPr>
                    <w:rFonts w:ascii="Arial"/>
                    <w:b/>
                    <w:noProof/>
                    <w:sz w:val="18"/>
                  </w:rPr>
                  <w:t>26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EEFC8" w14:textId="77777777" w:rsidR="002F0363" w:rsidRDefault="002F0363">
    <w:pPr>
      <w:pStyle w:val="BodyText"/>
      <w:spacing w:line="14" w:lineRule="auto"/>
    </w:pPr>
    <w:r>
      <w:pict w14:anchorId="601C4701">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14:paraId="6FB7E29D" w14:textId="2F0C4E88" w:rsidR="002F0363" w:rsidRDefault="002F0363">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EC398D">
                  <w:rPr>
                    <w:rFonts w:ascii="Arial"/>
                    <w:b/>
                    <w:noProof/>
                    <w:sz w:val="18"/>
                  </w:rPr>
                  <w:t>25</w:t>
                </w:r>
                <w:r>
                  <w:fldChar w:fldCharType="end"/>
                </w:r>
              </w:p>
            </w:txbxContent>
          </v:textbox>
          <w10:wrap anchorx="page" anchory="page"/>
        </v:shape>
      </w:pic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2FFC" w14:textId="77777777" w:rsidR="002F0363" w:rsidRDefault="002F0363">
    <w:pPr>
      <w:pStyle w:val="BodyText"/>
      <w:spacing w:line="14" w:lineRule="auto"/>
    </w:pPr>
    <w:r>
      <w:pict w14:anchorId="76FDB3F3">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14:paraId="1BEA5C3A" w14:textId="0B05A39A" w:rsidR="002F0363" w:rsidRDefault="002F0363">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EC398D">
                  <w:rPr>
                    <w:rFonts w:ascii="Arial"/>
                    <w:b/>
                    <w:noProof/>
                    <w:sz w:val="18"/>
                  </w:rPr>
                  <w:t>6</w:t>
                </w:r>
                <w:r>
                  <w:fldChar w:fldCharType="end"/>
                </w:r>
              </w:p>
            </w:txbxContent>
          </v:textbox>
          <w10:wrap anchorx="page" anchory="page"/>
        </v:shape>
      </w:pic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42AB9" w14:textId="77777777" w:rsidR="002F0363" w:rsidRDefault="002F0363">
    <w:pPr>
      <w:pStyle w:val="BodyText"/>
      <w:spacing w:line="14" w:lineRule="auto"/>
    </w:pPr>
    <w:r>
      <w:pict w14:anchorId="7DED68EF">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14:paraId="7B29180E" w14:textId="5EC577FE" w:rsidR="002F0363" w:rsidRDefault="002F0363">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EC398D">
                  <w:rPr>
                    <w:rFonts w:ascii="Arial"/>
                    <w:b/>
                    <w:noProof/>
                    <w:sz w:val="18"/>
                  </w:rPr>
                  <w:t>5</w:t>
                </w:r>
                <w:r>
                  <w:fldChar w:fldCharType="end"/>
                </w:r>
              </w:p>
            </w:txbxContent>
          </v:textbox>
          <w10:wrap anchorx="page" anchory="page"/>
        </v:shape>
      </w:pic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8C4DA" w14:textId="77777777" w:rsidR="002F0363" w:rsidRDefault="002F0363">
    <w:pPr>
      <w:pStyle w:val="BodyText"/>
      <w:spacing w:line="14" w:lineRule="auto"/>
      <w:rPr>
        <w:sz w:val="2"/>
      </w:rPr>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64CA4" w14:textId="77777777" w:rsidR="002F0363" w:rsidRDefault="002F0363">
    <w:pPr>
      <w:pStyle w:val="BodyText"/>
      <w:spacing w:line="14" w:lineRule="auto"/>
    </w:pPr>
    <w:r>
      <w:pict w14:anchorId="5BABF1CF">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14:paraId="04402519" w14:textId="77777777" w:rsidR="002F0363" w:rsidRDefault="002F0363">
                <w:pPr>
                  <w:spacing w:before="24"/>
                  <w:ind w:left="20"/>
                  <w:rPr>
                    <w:rFonts w:ascii="Arial"/>
                    <w:b/>
                    <w:sz w:val="18"/>
                  </w:rPr>
                </w:pPr>
                <w:r>
                  <w:rPr>
                    <w:rFonts w:ascii="Arial"/>
                    <w:b/>
                    <w:sz w:val="18"/>
                  </w:rPr>
                  <w:t>Index-2</w:t>
                </w:r>
              </w:p>
            </w:txbxContent>
          </v:textbox>
          <w10:wrap anchorx="page" anchory="page"/>
        </v:shape>
      </w:pic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23969" w14:textId="77777777" w:rsidR="002F0363" w:rsidRDefault="002F0363">
    <w:pPr>
      <w:pStyle w:val="BodyText"/>
      <w:spacing w:line="14" w:lineRule="auto"/>
    </w:pPr>
    <w:r>
      <w:pict w14:anchorId="6E6879AC">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14:paraId="2D3CFC0E" w14:textId="77777777" w:rsidR="002F0363" w:rsidRDefault="002F0363">
                <w:pPr>
                  <w:spacing w:before="24"/>
                  <w:ind w:left="20"/>
                  <w:rPr>
                    <w:rFonts w:ascii="Arial"/>
                    <w:b/>
                    <w:sz w:val="18"/>
                  </w:rPr>
                </w:pPr>
                <w:r>
                  <w:rPr>
                    <w:rFonts w:ascii="Arial"/>
                    <w:b/>
                    <w:sz w:val="18"/>
                  </w:rPr>
                  <w:t>Index-3</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BBBF6A" w14:textId="77777777" w:rsidR="00F15AE3" w:rsidRDefault="00F15AE3">
      <w:r>
        <w:separator/>
      </w:r>
    </w:p>
  </w:footnote>
  <w:footnote w:type="continuationSeparator" w:id="0">
    <w:p w14:paraId="06EDCF6C" w14:textId="77777777" w:rsidR="00F15AE3" w:rsidRDefault="00F15AE3">
      <w:r>
        <w:continuationSeparator/>
      </w:r>
    </w:p>
  </w:footnote>
  <w:footnote w:type="continuationNotice" w:id="1">
    <w:p w14:paraId="30ABA514" w14:textId="77777777" w:rsidR="00F15AE3" w:rsidRDefault="00F15AE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77239" w14:textId="78C05F2B" w:rsidR="002F0363" w:rsidRDefault="002F0363">
    <w:pPr>
      <w:pStyle w:val="BodyText"/>
      <w:spacing w:line="14" w:lineRule="auto"/>
    </w:pPr>
    <w:r>
      <w:rPr>
        <w:noProof/>
      </w:rPr>
      <w:pict w14:anchorId="3ECD35C2">
        <v:shapetype id="_x0000_t202" coordsize="21600,21600" o:spt="202" path="m,l,21600r21600,l21600,xe">
          <v:stroke joinstyle="miter"/>
          <v:path gradientshapeok="t" o:connecttype="rect"/>
        </v:shapetype>
        <v:shape id="_x0000_s2747" type="#_x0000_t202" style="position:absolute;margin-left:86.15pt;margin-top:95.75pt;width:465.55pt;height:52pt;z-index:-687096;mso-position-horizontal-relative:page;mso-position-vertical-relative:page" filled="f" stroked="f">
          <v:textbox style="mso-next-textbox:#_x0000_s2747" inset="0,0,0,0">
            <w:txbxContent>
              <w:p w14:paraId="07981234" w14:textId="77777777" w:rsidR="002F0363" w:rsidRDefault="002F0363"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r>
      <w:pict w14:anchorId="0F0FF5E0">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w14:anchorId="72584147">
        <v:shape id="_x0000_s2701" type="#_x0000_t202" style="position:absolute;margin-left:59.55pt;margin-top:26.45pt;width:149.45pt;height:13pt;z-index:-697240;mso-position-horizontal-relative:page;mso-position-vertical-relative:page" filled="f" stroked="f">
          <v:textbox style="mso-next-textbox:#_x0000_s2701" inset="0,0,0,0">
            <w:txbxContent>
              <w:p w14:paraId="37AEA4DD" w14:textId="77777777" w:rsidR="002F0363" w:rsidRDefault="002F0363">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21A6E" w14:textId="77777777" w:rsidR="002F0363" w:rsidRDefault="002F0363">
    <w:pPr>
      <w:pStyle w:val="BodyText"/>
      <w:spacing w:line="14" w:lineRule="auto"/>
    </w:pPr>
    <w:r>
      <w:pict w14:anchorId="60C56540">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w14:anchorId="0FCA270A">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14:paraId="51F98581" w14:textId="77777777" w:rsidR="002F0363" w:rsidRDefault="002F0363">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B5A8F" w14:textId="77777777" w:rsidR="002F0363" w:rsidRDefault="002F0363">
    <w:pPr>
      <w:pStyle w:val="BodyText"/>
      <w:spacing w:line="14" w:lineRule="auto"/>
    </w:pPr>
    <w:r>
      <w:pict w14:anchorId="00154343">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w14:anchorId="4AC207DB">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14:paraId="35FC2BDF" w14:textId="77777777" w:rsidR="002F0363" w:rsidRDefault="002F036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77425" w14:textId="77777777" w:rsidR="002F0363" w:rsidRDefault="002F0363">
    <w:pPr>
      <w:pStyle w:val="BodyText"/>
      <w:spacing w:line="14" w:lineRule="auto"/>
    </w:pPr>
    <w:r>
      <w:pict w14:anchorId="11E1F41F">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w14:anchorId="245F0D86">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14:paraId="53752E64" w14:textId="77777777" w:rsidR="002F0363" w:rsidRDefault="002F0363">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B3047" w14:textId="77777777" w:rsidR="002F0363" w:rsidRDefault="002F0363">
    <w:pPr>
      <w:pStyle w:val="BodyText"/>
      <w:spacing w:line="14" w:lineRule="auto"/>
    </w:pPr>
    <w:r>
      <w:pict w14:anchorId="6D96935C">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w14:anchorId="44A02DC7">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14:paraId="009D19AD" w14:textId="77777777" w:rsidR="002F0363" w:rsidRDefault="002F0363">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F6023" w14:textId="77777777" w:rsidR="002F0363" w:rsidRDefault="002F0363">
    <w:pPr>
      <w:pStyle w:val="BodyText"/>
      <w:spacing w:line="14" w:lineRule="auto"/>
    </w:pPr>
    <w:r>
      <w:pict w14:anchorId="500900C9">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w14:anchorId="04700287">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14:paraId="3A6F5E35" w14:textId="77777777" w:rsidR="002F0363" w:rsidRDefault="002F0363">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4E8B9" w14:textId="77777777" w:rsidR="002F0363" w:rsidRDefault="002F0363">
    <w:pPr>
      <w:pStyle w:val="BodyText"/>
      <w:spacing w:line="14" w:lineRule="auto"/>
    </w:pPr>
    <w:r>
      <w:pict w14:anchorId="581DB0E9">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w14:anchorId="0618B982">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14:paraId="73BB5A71" w14:textId="77777777" w:rsidR="002F0363" w:rsidRDefault="002F0363">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0F5DC" w14:textId="77777777" w:rsidR="002F0363" w:rsidRDefault="002F0363">
    <w:pPr>
      <w:pStyle w:val="BodyText"/>
      <w:spacing w:line="14" w:lineRule="auto"/>
    </w:pPr>
    <w:r>
      <w:pict w14:anchorId="6036EEF3">
        <v:group id="_x0000_s2814" style="position:absolute;margin-left:60pt;margin-top:42.35pt;width:462pt;height:.25pt;z-index:-668664;mso-position-horizontal-relative:page;mso-position-vertical-relative:page" coordorigin="1200,847" coordsize="9240,5">
          <v:shape id="_x0000_s2815" style="position:absolute;left:1200;top:847;width:2;height:5" coordorigin="1200,847" coordsize="0,5" path="m1200,852r,-5e" fillcolor="black" stroked="f">
            <v:path arrowok="t"/>
          </v:shape>
          <v:line id="_x0000_s2816" style="position:absolute" from="1200,850" to="10440,850" strokeweight=".24pt"/>
          <w10:wrap anchorx="page" anchory="page"/>
        </v:group>
      </w:pict>
    </w:r>
    <w:r>
      <w:pict w14:anchorId="3679BBB1">
        <v:shapetype id="_x0000_t202" coordsize="21600,21600" o:spt="202" path="m,l,21600r21600,l21600,xe">
          <v:stroke joinstyle="miter"/>
          <v:path gradientshapeok="t" o:connecttype="rect"/>
        </v:shapetype>
        <v:shape id="_x0000_s2817" type="#_x0000_t202" style="position:absolute;margin-left:59.55pt;margin-top:26.45pt;width:127.9pt;height:13pt;z-index:-667640;mso-position-horizontal-relative:page;mso-position-vertical-relative:page" filled="f" stroked="f">
          <v:textbox inset="0,0,0,0">
            <w:txbxContent>
              <w:p w14:paraId="628913D5" w14:textId="77777777" w:rsidR="002F0363" w:rsidRDefault="002F0363">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DF7E" w14:textId="77777777" w:rsidR="002F0363" w:rsidRDefault="002F0363">
    <w:pPr>
      <w:pStyle w:val="BodyText"/>
      <w:spacing w:line="14" w:lineRule="auto"/>
    </w:pPr>
    <w:r>
      <w:pict w14:anchorId="772256DB">
        <v:group id="_x0000_s2810" style="position:absolute;margin-left:90pt;margin-top:42.35pt;width:462pt;height:.25pt;z-index:-670712;mso-position-horizontal-relative:page;mso-position-vertical-relative:page" coordorigin="1800,847" coordsize="9240,5">
          <v:shape id="_x0000_s2811" style="position:absolute;left:1800;top:847;width:2;height:5" coordorigin="1800,847" coordsize="0,5" path="m1800,852r,-5e" fillcolor="black" stroked="f">
            <v:path arrowok="t"/>
          </v:shape>
          <v:line id="_x0000_s2812" style="position:absolute" from="1800,850" to="11040,850" strokeweight=".24pt"/>
          <w10:wrap anchorx="page" anchory="page"/>
        </v:group>
      </w:pict>
    </w:r>
    <w:r>
      <w:pict w14:anchorId="7B6AFC6D">
        <v:shapetype id="_x0000_t202" coordsize="21600,21600" o:spt="202" path="m,l,21600r21600,l21600,xe">
          <v:stroke joinstyle="miter"/>
          <v:path gradientshapeok="t" o:connecttype="rect"/>
        </v:shapetype>
        <v:shape id="_x0000_s2813" type="#_x0000_t202" style="position:absolute;margin-left:425.85pt;margin-top:26.45pt;width:127.95pt;height:13pt;z-index:-669688;mso-position-horizontal-relative:page;mso-position-vertical-relative:page" filled="f" stroked="f">
          <v:textbox inset="0,0,0,0">
            <w:txbxContent>
              <w:p w14:paraId="3FCAB775" w14:textId="77777777" w:rsidR="002F0363" w:rsidRDefault="002F0363">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F248B" w14:textId="77777777" w:rsidR="002F0363" w:rsidRDefault="002F0363">
    <w:pPr>
      <w:pStyle w:val="BodyText"/>
      <w:spacing w:line="14" w:lineRule="auto"/>
    </w:pPr>
    <w:r>
      <w:pict w14:anchorId="5262DEF4">
        <v:group id="_x0000_s2822" style="position:absolute;margin-left:60pt;margin-top:42.35pt;width:462pt;height:.25pt;z-index:-664568;mso-position-horizontal-relative:page;mso-position-vertical-relative:page" coordorigin="1200,847" coordsize="9240,5">
          <v:shape id="_x0000_s2823" style="position:absolute;left:1200;top:847;width:2;height:5" coordorigin="1200,847" coordsize="0,5" path="m1200,852r,-5e" fillcolor="black" stroked="f">
            <v:path arrowok="t"/>
          </v:shape>
          <v:line id="_x0000_s2824" style="position:absolute" from="1200,850" to="10440,850" strokeweight=".24pt"/>
          <w10:wrap anchorx="page" anchory="page"/>
        </v:group>
      </w:pict>
    </w:r>
    <w:r>
      <w:pict w14:anchorId="36100C22">
        <v:shapetype id="_x0000_t202" coordsize="21600,21600" o:spt="202" path="m,l,21600r21600,l21600,xe">
          <v:stroke joinstyle="miter"/>
          <v:path gradientshapeok="t" o:connecttype="rect"/>
        </v:shapetype>
        <v:shape id="_x0000_s2825" type="#_x0000_t202" style="position:absolute;margin-left:59.55pt;margin-top:26.45pt;width:199.6pt;height:13pt;z-index:-663544;mso-position-horizontal-relative:page;mso-position-vertical-relative:page" filled="f" stroked="f">
          <v:textbox inset="0,0,0,0">
            <w:txbxContent>
              <w:p w14:paraId="5EECDE9D" w14:textId="77777777" w:rsidR="002F0363" w:rsidRDefault="002F0363">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B6F2D" w14:textId="77777777" w:rsidR="002F0363" w:rsidRDefault="002F0363">
    <w:pPr>
      <w:pStyle w:val="BodyText"/>
      <w:spacing w:line="14" w:lineRule="auto"/>
    </w:pPr>
    <w:r>
      <w:pict w14:anchorId="20AE57DC">
        <v:group id="_x0000_s2818" style="position:absolute;margin-left:90pt;margin-top:42.35pt;width:462pt;height:.25pt;z-index:-666616;mso-position-horizontal-relative:page;mso-position-vertical-relative:page" coordorigin="1800,847" coordsize="9240,5">
          <v:shape id="_x0000_s2819" style="position:absolute;left:1800;top:847;width:2;height:5" coordorigin="1800,847" coordsize="0,5" path="m1800,852r,-5e" fillcolor="black" stroked="f">
            <v:path arrowok="t"/>
          </v:shape>
          <v:line id="_x0000_s2820" style="position:absolute" from="1800,850" to="11040,850" strokeweight=".24pt"/>
          <w10:wrap anchorx="page" anchory="page"/>
        </v:group>
      </w:pict>
    </w:r>
    <w:r>
      <w:pict w14:anchorId="5B6D4ECA">
        <v:shapetype id="_x0000_t202" coordsize="21600,21600" o:spt="202" path="m,l,21600r21600,l21600,xe">
          <v:stroke joinstyle="miter"/>
          <v:path gradientshapeok="t" o:connecttype="rect"/>
        </v:shapetype>
        <v:shape id="_x0000_s2821" type="#_x0000_t202" style="position:absolute;margin-left:354.2pt;margin-top:26.45pt;width:199.6pt;height:13pt;z-index:-665592;mso-position-horizontal-relative:page;mso-position-vertical-relative:page" filled="f" stroked="f">
          <v:textbox inset="0,0,0,0">
            <w:txbxContent>
              <w:p w14:paraId="40252871" w14:textId="77777777" w:rsidR="002F0363" w:rsidRDefault="002F036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A96E0" w14:textId="77777777" w:rsidR="002F0363" w:rsidRDefault="002F0363">
    <w:pPr>
      <w:pStyle w:val="BodyText"/>
      <w:spacing w:line="14" w:lineRule="auto"/>
    </w:pPr>
    <w:r>
      <w:pict w14:anchorId="0B747A3F">
        <v:group id="_x0000_s2830" style="position:absolute;margin-left:60pt;margin-top:42.35pt;width:462pt;height:.25pt;z-index:-660472;mso-position-horizontal-relative:page;mso-position-vertical-relative:page" coordorigin="1200,847" coordsize="9240,5">
          <v:shape id="_x0000_s2831" style="position:absolute;left:1200;top:847;width:2;height:5" coordorigin="1200,847" coordsize="0,5" path="m1200,852r,-5e" fillcolor="black" stroked="f">
            <v:path arrowok="t"/>
          </v:shape>
          <v:line id="_x0000_s2832" style="position:absolute" from="1200,850" to="10440,850" strokeweight=".24pt"/>
          <w10:wrap anchorx="page" anchory="page"/>
        </v:group>
      </w:pict>
    </w:r>
    <w:r>
      <w:pict w14:anchorId="0E8274B8">
        <v:shapetype id="_x0000_t202" coordsize="21600,21600" o:spt="202" path="m,l,21600r21600,l21600,xe">
          <v:stroke joinstyle="miter"/>
          <v:path gradientshapeok="t" o:connecttype="rect"/>
        </v:shapetype>
        <v:shape id="_x0000_s2833" type="#_x0000_t202" style="position:absolute;margin-left:59.55pt;margin-top:26.45pt;width:109.3pt;height:13pt;z-index:-659448;mso-position-horizontal-relative:page;mso-position-vertical-relative:page" filled="f" stroked="f">
          <v:textbox inset="0,0,0,0">
            <w:txbxContent>
              <w:p w14:paraId="6C8D571B" w14:textId="77777777" w:rsidR="002F0363" w:rsidRDefault="002F0363">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81060" w14:textId="77777777" w:rsidR="002F0363" w:rsidRDefault="002F0363">
    <w:pPr>
      <w:pStyle w:val="BodyText"/>
      <w:spacing w:line="14" w:lineRule="auto"/>
    </w:pPr>
    <w:r>
      <w:pict w14:anchorId="16638B6F">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w14:anchorId="03E8EAD5">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14:paraId="0BB8F22F" w14:textId="77777777" w:rsidR="002F0363" w:rsidRDefault="002F0363">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380CF" w14:textId="77777777" w:rsidR="002F0363" w:rsidRDefault="002F0363">
    <w:pPr>
      <w:pStyle w:val="BodyText"/>
      <w:spacing w:line="14" w:lineRule="auto"/>
    </w:pPr>
    <w:r>
      <w:pict w14:anchorId="3DC4624D">
        <v:group id="_x0000_s2826" style="position:absolute;margin-left:90pt;margin-top:42.35pt;width:462pt;height:.25pt;z-index:-662520;mso-position-horizontal-relative:page;mso-position-vertical-relative:page" coordorigin="1800,847" coordsize="9240,5">
          <v:shape id="_x0000_s2827" style="position:absolute;left:1800;top:847;width:2;height:5" coordorigin="1800,847" coordsize="0,5" path="m1800,852r,-5e" fillcolor="black" stroked="f">
            <v:path arrowok="t"/>
          </v:shape>
          <v:line id="_x0000_s2828" style="position:absolute" from="1800,850" to="11040,850" strokeweight=".24pt"/>
          <w10:wrap anchorx="page" anchory="page"/>
        </v:group>
      </w:pict>
    </w:r>
    <w:r>
      <w:pict w14:anchorId="31FC0B4D">
        <v:shapetype id="_x0000_t202" coordsize="21600,21600" o:spt="202" path="m,l,21600r21600,l21600,xe">
          <v:stroke joinstyle="miter"/>
          <v:path gradientshapeok="t" o:connecttype="rect"/>
        </v:shapetype>
        <v:shape id="_x0000_s2829" type="#_x0000_t202" style="position:absolute;margin-left:444.4pt;margin-top:26.45pt;width:109.3pt;height:13pt;z-index:-661496;mso-position-horizontal-relative:page;mso-position-vertical-relative:page" filled="f" stroked="f">
          <v:textbox inset="0,0,0,0">
            <w:txbxContent>
              <w:p w14:paraId="0553A1C5" w14:textId="77777777" w:rsidR="002F0363" w:rsidRDefault="002F0363">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469A1" w14:textId="77777777" w:rsidR="002F0363" w:rsidRDefault="002F0363">
    <w:pPr>
      <w:pStyle w:val="BodyText"/>
      <w:spacing w:line="14" w:lineRule="auto"/>
    </w:pPr>
    <w:r>
      <w:pict w14:anchorId="727C1528">
        <v:group id="_x0000_s2840" style="position:absolute;margin-left:60pt;margin-top:42.35pt;width:462pt;height:.25pt;z-index:-654328;mso-position-horizontal-relative:page;mso-position-vertical-relative:page" coordorigin="1200,847" coordsize="9240,5">
          <v:shape id="_x0000_s2841" style="position:absolute;left:1200;top:847;width:2;height:5" coordorigin="1200,847" coordsize="0,5" path="m1200,852r,-5e" fillcolor="black" stroked="f">
            <v:path arrowok="t"/>
          </v:shape>
          <v:line id="_x0000_s2842" style="position:absolute" from="1200,850" to="10440,850" strokeweight=".24pt"/>
          <w10:wrap anchorx="page" anchory="page"/>
        </v:group>
      </w:pict>
    </w:r>
    <w:r>
      <w:pict w14:anchorId="1D44A3EF">
        <v:shapetype id="_x0000_t202" coordsize="21600,21600" o:spt="202" path="m,l,21600r21600,l21600,xe">
          <v:stroke joinstyle="miter"/>
          <v:path gradientshapeok="t" o:connecttype="rect"/>
        </v:shapetype>
        <v:shape id="_x0000_s2843" type="#_x0000_t202" style="position:absolute;margin-left:59.55pt;margin-top:26.45pt;width:101.75pt;height:13pt;z-index:-653304;mso-position-horizontal-relative:page;mso-position-vertical-relative:page" filled="f" stroked="f">
          <v:textbox style="mso-next-textbox:#_x0000_s2843" inset="0,0,0,0">
            <w:txbxContent>
              <w:p w14:paraId="1E2B525C" w14:textId="77777777" w:rsidR="002F0363" w:rsidRDefault="002F0363">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976B" w14:textId="77777777" w:rsidR="002F0363" w:rsidRDefault="002F0363">
    <w:pPr>
      <w:pStyle w:val="BodyText"/>
      <w:spacing w:line="14" w:lineRule="auto"/>
    </w:pPr>
    <w:r>
      <w:pict w14:anchorId="6D51B9CD">
        <v:group id="_x0000_s2836" style="position:absolute;margin-left:90pt;margin-top:42.35pt;width:462pt;height:.25pt;z-index:-656376;mso-position-horizontal-relative:page;mso-position-vertical-relative:page" coordorigin="1800,847" coordsize="9240,5">
          <v:shape id="_x0000_s2837" style="position:absolute;left:1800;top:847;width:2;height:5" coordorigin="1800,847" coordsize="0,5" path="m1800,852r,-5e" fillcolor="black" stroked="f">
            <v:path arrowok="t"/>
          </v:shape>
          <v:line id="_x0000_s2838" style="position:absolute" from="1800,850" to="11040,850" strokeweight=".24pt"/>
          <w10:wrap anchorx="page" anchory="page"/>
        </v:group>
      </w:pict>
    </w:r>
    <w:r>
      <w:pict w14:anchorId="7351CD3A">
        <v:shapetype id="_x0000_t202" coordsize="21600,21600" o:spt="202" path="m,l,21600r21600,l21600,xe">
          <v:stroke joinstyle="miter"/>
          <v:path gradientshapeok="t" o:connecttype="rect"/>
        </v:shapetype>
        <v:shape id="_x0000_s2839" type="#_x0000_t202" style="position:absolute;margin-left:451.95pt;margin-top:26.45pt;width:101.75pt;height:13pt;z-index:-655352;mso-position-horizontal-relative:page;mso-position-vertical-relative:page" filled="f" stroked="f">
          <v:textbox style="mso-next-textbox:#_x0000_s2839" inset="0,0,0,0">
            <w:txbxContent>
              <w:p w14:paraId="7F034984" w14:textId="77777777" w:rsidR="002F0363" w:rsidRDefault="002F0363">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3C38A" w14:textId="77777777" w:rsidR="002F0363" w:rsidRDefault="002F0363">
    <w:pPr>
      <w:pStyle w:val="BodyText"/>
      <w:spacing w:line="14" w:lineRule="auto"/>
    </w:pPr>
    <w:r>
      <w:pict w14:anchorId="1F555427">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w14:anchorId="278A24A0">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14:paraId="27491E7B" w14:textId="77777777" w:rsidR="002F0363" w:rsidRDefault="002F036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2E35" w14:textId="77777777" w:rsidR="002F0363" w:rsidRDefault="002F0363">
    <w:pPr>
      <w:pStyle w:val="BodyText"/>
      <w:spacing w:line="14" w:lineRule="auto"/>
    </w:pPr>
    <w:r>
      <w:pict w14:anchorId="79ABDA66">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w14:anchorId="50E677CF">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14:paraId="4FBC9C5A" w14:textId="77777777" w:rsidR="002F0363" w:rsidRDefault="002F036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B0F99" w14:textId="77777777" w:rsidR="002F0363" w:rsidRDefault="002F0363">
    <w:pPr>
      <w:pStyle w:val="BodyText"/>
      <w:spacing w:line="14" w:lineRule="auto"/>
      <w:rPr>
        <w:sz w:val="2"/>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70D29" w14:textId="77777777" w:rsidR="002F0363" w:rsidRDefault="002F0363">
    <w:pPr>
      <w:pStyle w:val="BodyText"/>
      <w:spacing w:line="14" w:lineRule="auto"/>
    </w:pPr>
    <w:r>
      <w:pict w14:anchorId="12603AA7">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w14:anchorId="10B6E2ED">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14:paraId="32481EB8" w14:textId="77777777" w:rsidR="002F0363" w:rsidRDefault="002F0363">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077D2" w14:textId="77777777" w:rsidR="002F0363" w:rsidRDefault="002F0363">
    <w:pPr>
      <w:pStyle w:val="BodyText"/>
      <w:spacing w:line="14" w:lineRule="auto"/>
    </w:pPr>
    <w:r>
      <w:pict w14:anchorId="532C51CC">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w14:anchorId="664AE5AF">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14:paraId="12566440"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6FBB" w14:textId="77777777" w:rsidR="002F0363" w:rsidRDefault="002F0363">
    <w:pPr>
      <w:pStyle w:val="BodyText"/>
      <w:spacing w:line="14" w:lineRule="auto"/>
    </w:pPr>
    <w:r>
      <w:pict w14:anchorId="625A5DF6">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w14:anchorId="3FD39C14">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14:paraId="0D7B3980"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91985" w14:textId="77777777" w:rsidR="002F0363" w:rsidRDefault="002F0363">
    <w:pPr>
      <w:pStyle w:val="BodyText"/>
      <w:spacing w:line="14" w:lineRule="auto"/>
    </w:pPr>
    <w:r>
      <w:pict w14:anchorId="341792D1">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w14:anchorId="076836D1">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14:paraId="489FB3DE"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0703" w14:textId="77777777" w:rsidR="002F0363" w:rsidRDefault="002F0363">
    <w:pPr>
      <w:pStyle w:val="BodyText"/>
      <w:spacing w:line="14" w:lineRule="auto"/>
    </w:pPr>
    <w:r>
      <w:pict w14:anchorId="1985A820">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w14:anchorId="378F96B0">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14:paraId="2D47F08D" w14:textId="77777777" w:rsidR="002F0363" w:rsidRDefault="002F036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FFB46" w14:textId="77777777" w:rsidR="002F0363" w:rsidRDefault="002F0363">
    <w:pPr>
      <w:pStyle w:val="BodyText"/>
      <w:spacing w:line="14" w:lineRule="auto"/>
    </w:pPr>
    <w:r>
      <w:pict w14:anchorId="440BB011">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w14:anchorId="0F6E423D">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14:paraId="4FDB9BAE"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6C630" w14:textId="77777777" w:rsidR="002F0363" w:rsidRDefault="002F0363">
    <w:pPr>
      <w:pStyle w:val="BodyText"/>
      <w:spacing w:line="14" w:lineRule="auto"/>
    </w:pPr>
    <w:r>
      <w:pict w14:anchorId="13EFCB45">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w14:anchorId="7155D6E0">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14:paraId="3B9DF4FA"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59CA4" w14:textId="77777777" w:rsidR="002F0363" w:rsidRDefault="002F0363">
    <w:pPr>
      <w:pStyle w:val="BodyText"/>
      <w:spacing w:line="14" w:lineRule="auto"/>
    </w:pPr>
    <w:r>
      <w:pict w14:anchorId="05215427">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w14:anchorId="6AA60A8C">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14:paraId="6DB1FAD7"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E0363" w14:textId="77777777" w:rsidR="002F0363" w:rsidRDefault="002F0363">
    <w:pPr>
      <w:pStyle w:val="BodyText"/>
      <w:spacing w:line="14" w:lineRule="auto"/>
    </w:pPr>
    <w:r>
      <w:pict w14:anchorId="7EEF8767">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w14:anchorId="462A85DC">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14:paraId="38628148"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9C1CD" w14:textId="77777777" w:rsidR="002F0363" w:rsidRDefault="002F0363">
    <w:pPr>
      <w:pStyle w:val="BodyText"/>
      <w:spacing w:line="14" w:lineRule="auto"/>
    </w:pPr>
    <w:r>
      <w:pict w14:anchorId="685E241C">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w14:anchorId="7E9C222E">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14:paraId="30EEBB10"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D9AA3" w14:textId="77777777" w:rsidR="002F0363" w:rsidRDefault="002F0363">
    <w:pPr>
      <w:pStyle w:val="BodyText"/>
      <w:spacing w:line="14" w:lineRule="auto"/>
    </w:pPr>
    <w:r>
      <w:pict w14:anchorId="46D84103">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w14:anchorId="7142E521">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14:paraId="61088B2E"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308CD" w14:textId="77777777" w:rsidR="002F0363" w:rsidRDefault="002F0363">
    <w:pPr>
      <w:pStyle w:val="BodyText"/>
      <w:spacing w:line="14" w:lineRule="auto"/>
    </w:pPr>
    <w:r>
      <w:pict w14:anchorId="77597003">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w14:anchorId="3D2B082B">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14:paraId="2D98E841" w14:textId="77777777" w:rsidR="002F0363" w:rsidRDefault="002F0363">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FDA2" w14:textId="77777777" w:rsidR="002F0363" w:rsidRDefault="002F0363">
    <w:pPr>
      <w:pStyle w:val="BodyText"/>
      <w:spacing w:line="14" w:lineRule="auto"/>
    </w:pPr>
    <w:r>
      <w:pict w14:anchorId="36E534CF">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w14:anchorId="1227C537">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14:paraId="13BD2635"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C035" w14:textId="77777777" w:rsidR="002F0363" w:rsidRDefault="002F0363">
    <w:pPr>
      <w:pStyle w:val="BodyText"/>
      <w:spacing w:line="14" w:lineRule="auto"/>
    </w:pPr>
    <w:r>
      <w:pict w14:anchorId="1AC5848F">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w14:anchorId="267B108E">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14:paraId="7F40F0BC"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8DEFD" w14:textId="77777777" w:rsidR="002F0363" w:rsidRDefault="002F0363">
    <w:pPr>
      <w:pStyle w:val="BodyText"/>
      <w:spacing w:line="14" w:lineRule="auto"/>
    </w:pPr>
    <w:r>
      <w:pict w14:anchorId="5A36F0AD">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w14:anchorId="08BBF591">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14:paraId="7E3CE986"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CD130" w14:textId="77777777" w:rsidR="002F0363" w:rsidRDefault="002F0363">
    <w:pPr>
      <w:pStyle w:val="BodyText"/>
      <w:spacing w:line="14" w:lineRule="auto"/>
    </w:pPr>
    <w:r>
      <w:pict w14:anchorId="1A94A738">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w14:anchorId="53DFDB8C">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14:paraId="37D9BE94" w14:textId="77777777" w:rsidR="002F0363" w:rsidRDefault="002F036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E6135" w14:textId="77777777" w:rsidR="002F0363" w:rsidRDefault="002F0363">
    <w:pPr>
      <w:pStyle w:val="BodyText"/>
      <w:spacing w:line="14" w:lineRule="auto"/>
    </w:pPr>
    <w:r>
      <w:pict w14:anchorId="2DC8718D">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w14:anchorId="7DB8F8B3">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14:paraId="4E2ACC04"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0B4D8" w14:textId="77777777" w:rsidR="002F0363" w:rsidRDefault="002F0363">
    <w:pPr>
      <w:pStyle w:val="BodyText"/>
      <w:spacing w:line="14" w:lineRule="auto"/>
    </w:pPr>
    <w:r>
      <w:pict w14:anchorId="3C29D9FF">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w14:anchorId="2C9CE5ED">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14:paraId="1D6514D7" w14:textId="77777777" w:rsidR="002F0363" w:rsidRDefault="002F036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1893" w14:textId="77777777" w:rsidR="002F0363" w:rsidRDefault="002F0363">
    <w:pPr>
      <w:pStyle w:val="BodyText"/>
      <w:spacing w:line="14" w:lineRule="auto"/>
    </w:pPr>
    <w:r>
      <w:pict w14:anchorId="37DCE833">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w14:anchorId="30C4C984">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14:paraId="7A20F898" w14:textId="77777777" w:rsidR="002F0363" w:rsidRDefault="002F0363">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DBAB" w14:textId="77777777" w:rsidR="002F0363" w:rsidRDefault="002F0363">
    <w:pPr>
      <w:pStyle w:val="BodyText"/>
      <w:spacing w:line="14" w:lineRule="auto"/>
    </w:pPr>
    <w:r>
      <w:pict w14:anchorId="08739064">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w14:anchorId="54771216">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14:paraId="090B8AB6" w14:textId="77777777" w:rsidR="002F0363" w:rsidRDefault="002F0363">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04963" w14:textId="77777777" w:rsidR="002F0363" w:rsidRDefault="002F0363">
    <w:pPr>
      <w:pStyle w:val="BodyText"/>
      <w:spacing w:line="14" w:lineRule="auto"/>
      <w:rPr>
        <w:sz w:val="2"/>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F4572" w14:textId="77777777" w:rsidR="002F0363" w:rsidRDefault="002F0363">
    <w:pPr>
      <w:pStyle w:val="BodyText"/>
      <w:spacing w:line="14" w:lineRule="auto"/>
    </w:pPr>
    <w:r>
      <w:pict w14:anchorId="17DF9C2D">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w14:anchorId="78772DDB">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14:paraId="344E554A" w14:textId="77777777" w:rsidR="002F0363" w:rsidRDefault="002F0363">
                <w:pPr>
                  <w:spacing w:before="18"/>
                  <w:ind w:left="20"/>
                  <w:rPr>
                    <w:rFonts w:ascii="Arial"/>
                    <w:sz w:val="19"/>
                  </w:rPr>
                </w:pPr>
                <w:r>
                  <w:rPr>
                    <w:rFonts w:ascii="Arial"/>
                    <w:spacing w:val="-14"/>
                    <w:sz w:val="19"/>
                  </w:rPr>
                  <w:t>CRL</w:t>
                </w:r>
              </w:p>
            </w:txbxContent>
          </v:textbox>
          <w10:wrap anchorx="page" anchory="page"/>
        </v:shape>
      </w:pic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0B89E" w14:textId="77777777" w:rsidR="002F0363" w:rsidRDefault="002F0363">
    <w:pPr>
      <w:pStyle w:val="BodyText"/>
      <w:spacing w:line="14" w:lineRule="auto"/>
    </w:pPr>
    <w:r>
      <w:pict w14:anchorId="0F271DA7">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w14:anchorId="6AA94324">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14:paraId="519439B0" w14:textId="77777777" w:rsidR="002F0363" w:rsidRDefault="002F0363">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61E7" w14:textId="77777777" w:rsidR="002F0363" w:rsidRDefault="002F0363">
    <w:pPr>
      <w:pStyle w:val="BodyText"/>
      <w:spacing w:line="14" w:lineRule="auto"/>
    </w:pPr>
    <w:r>
      <w:pict w14:anchorId="7A81B41C">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w14:anchorId="5CE795EC">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14:paraId="502A7960" w14:textId="77777777" w:rsidR="002F0363" w:rsidRDefault="002F0363">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3BD3B" w14:textId="77777777" w:rsidR="002F0363" w:rsidRDefault="002F0363">
    <w:pPr>
      <w:pStyle w:val="BodyText"/>
      <w:spacing w:line="14" w:lineRule="auto"/>
    </w:pPr>
    <w:r>
      <w:pict w14:anchorId="3B6F7366">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w14:anchorId="3DAAE2C7">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14:paraId="122A5096" w14:textId="77777777" w:rsidR="002F0363" w:rsidRDefault="002F0363">
                <w:pPr>
                  <w:spacing w:before="18"/>
                  <w:ind w:left="20"/>
                  <w:rPr>
                    <w:rFonts w:ascii="Arial"/>
                    <w:sz w:val="19"/>
                  </w:rPr>
                </w:pPr>
                <w:r>
                  <w:rPr>
                    <w:rFonts w:ascii="Arial"/>
                    <w:spacing w:val="-11"/>
                    <w:sz w:val="19"/>
                  </w:rPr>
                  <w:t>wallet</w:t>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44256" w14:textId="77777777" w:rsidR="002F0363" w:rsidRDefault="002F0363">
    <w:pPr>
      <w:pStyle w:val="BodyText"/>
      <w:spacing w:line="14" w:lineRule="auto"/>
    </w:pPr>
    <w:r>
      <w:pict w14:anchorId="5FCAB426">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w14:anchorId="7E6DF70F">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14:paraId="62D003A8" w14:textId="77777777" w:rsidR="002F0363" w:rsidRDefault="002F0363">
                <w:pPr>
                  <w:spacing w:before="18"/>
                  <w:ind w:left="20"/>
                  <w:rPr>
                    <w:rFonts w:ascii="Arial"/>
                    <w:sz w:val="19"/>
                  </w:rPr>
                </w:pPr>
                <w:r>
                  <w:rPr>
                    <w:rFonts w:ascii="Arial"/>
                    <w:spacing w:val="-11"/>
                    <w:sz w:val="19"/>
                  </w:rPr>
                  <w:t>wallet</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3CC93" w14:textId="77777777" w:rsidR="002F0363" w:rsidRDefault="002F0363">
    <w:pPr>
      <w:pStyle w:val="BodyText"/>
      <w:spacing w:line="14" w:lineRule="auto"/>
    </w:pPr>
    <w:r>
      <w:pict w14:anchorId="4DF65948">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w14:anchorId="7ECC0DAC">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14:paraId="030D740F" w14:textId="77777777" w:rsidR="002F0363" w:rsidRDefault="002F036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62ADC" w14:textId="77777777" w:rsidR="002F0363" w:rsidRDefault="002F0363">
    <w:pPr>
      <w:pStyle w:val="BodyText"/>
      <w:spacing w:line="14" w:lineRule="auto"/>
      <w:rPr>
        <w:sz w:val="2"/>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75DC" w14:textId="77777777" w:rsidR="002F0363" w:rsidRDefault="002F0363">
    <w:pPr>
      <w:pStyle w:val="BodyText"/>
      <w:spacing w:line="14" w:lineRule="auto"/>
      <w:rPr>
        <w:sz w:val="2"/>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E5A24" w14:textId="77777777" w:rsidR="002F0363" w:rsidRDefault="002F0363">
    <w:pPr>
      <w:pStyle w:val="BodyText"/>
      <w:spacing w:line="14" w:lineRule="auto"/>
      <w:rPr>
        <w:sz w:val="2"/>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FFBC6" w14:textId="77777777" w:rsidR="002F0363" w:rsidRDefault="002F0363">
    <w:pPr>
      <w:pStyle w:val="BodyText"/>
      <w:spacing w:line="14" w:lineRule="auto"/>
      <w:rPr>
        <w:sz w:val="2"/>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8C0BB" w14:textId="77777777" w:rsidR="002F0363" w:rsidRDefault="002F0363">
    <w:pPr>
      <w:pStyle w:val="BodyText"/>
      <w:spacing w:line="14" w:lineRule="auto"/>
      <w:rPr>
        <w:sz w:val="2"/>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1A45" w14:textId="77777777" w:rsidR="002F0363" w:rsidRDefault="002F0363">
    <w:pPr>
      <w:pStyle w:val="BodyText"/>
      <w:spacing w:line="14" w:lineRule="auto"/>
      <w:rPr>
        <w:sz w:val="2"/>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06E4" w14:textId="77777777" w:rsidR="002F0363" w:rsidRDefault="002F0363">
    <w:pPr>
      <w:pStyle w:val="BodyText"/>
      <w:spacing w:line="14" w:lineRule="auto"/>
      <w:rPr>
        <w:sz w:val="2"/>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4D5BA" w14:textId="77777777" w:rsidR="002F0363" w:rsidRDefault="002F0363">
    <w:pPr>
      <w:pStyle w:val="BodyText"/>
      <w:spacing w:line="14" w:lineRule="auto"/>
      <w:rPr>
        <w:sz w:val="2"/>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B4267" w14:textId="77777777" w:rsidR="002F0363" w:rsidRDefault="002F0363">
    <w:pPr>
      <w:pStyle w:val="BodyText"/>
      <w:spacing w:line="14" w:lineRule="auto"/>
      <w:rPr>
        <w:sz w:val="2"/>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3D097" w14:textId="77777777" w:rsidR="002F0363" w:rsidRDefault="002F0363">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AAA09" w14:textId="77777777" w:rsidR="002F0363" w:rsidRDefault="002F0363">
    <w:pPr>
      <w:pStyle w:val="BodyText"/>
      <w:spacing w:line="14" w:lineRule="auto"/>
      <w:rPr>
        <w:sz w:val="2"/>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FD263" w14:textId="77777777" w:rsidR="002F0363" w:rsidRDefault="002F0363">
    <w:pPr>
      <w:pStyle w:val="BodyText"/>
      <w:spacing w:line="14" w:lineRule="auto"/>
      <w:rPr>
        <w:sz w:val="2"/>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9EB59" w14:textId="77777777" w:rsidR="002F0363" w:rsidRDefault="002F0363">
    <w:pPr>
      <w:pStyle w:val="BodyText"/>
      <w:spacing w:line="14" w:lineRule="auto"/>
      <w:rPr>
        <w:sz w:val="2"/>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87AD5" w14:textId="77777777" w:rsidR="002F0363" w:rsidRDefault="002F0363">
    <w:pPr>
      <w:pStyle w:val="BodyText"/>
      <w:spacing w:line="14" w:lineRule="auto"/>
      <w:rPr>
        <w:sz w:val="2"/>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F4D8B" w14:textId="77777777" w:rsidR="002F0363" w:rsidRDefault="002F0363">
    <w:pPr>
      <w:pStyle w:val="BodyText"/>
      <w:spacing w:line="14" w:lineRule="auto"/>
      <w:rPr>
        <w:sz w:val="2"/>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A6E1" w14:textId="77777777" w:rsidR="002F0363" w:rsidRDefault="002F0363">
    <w:pPr>
      <w:pStyle w:val="BodyText"/>
      <w:spacing w:line="14" w:lineRule="auto"/>
      <w:rPr>
        <w:sz w:val="2"/>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2F3E5" w14:textId="77777777" w:rsidR="002F0363" w:rsidRDefault="002F0363">
    <w:pPr>
      <w:pStyle w:val="BodyText"/>
      <w:spacing w:line="14" w:lineRule="auto"/>
      <w:rPr>
        <w:sz w:val="2"/>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E0014" w14:textId="77777777" w:rsidR="002F0363" w:rsidRDefault="002F0363">
    <w:pPr>
      <w:pStyle w:val="BodyText"/>
      <w:spacing w:line="14" w:lineRule="auto"/>
      <w:rPr>
        <w:sz w:val="2"/>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73F69" w14:textId="77777777" w:rsidR="002F0363" w:rsidRDefault="002F0363">
    <w:pPr>
      <w:pStyle w:val="BodyText"/>
      <w:spacing w:line="14" w:lineRule="auto"/>
      <w:rPr>
        <w:sz w:val="2"/>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AC550" w14:textId="77777777" w:rsidR="002F0363" w:rsidRDefault="002F0363">
    <w:pPr>
      <w:pStyle w:val="BodyText"/>
      <w:spacing w:line="14" w:lineRule="auto"/>
      <w:rPr>
        <w:sz w:val="2"/>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E7F52" w14:textId="77777777" w:rsidR="002F0363" w:rsidRDefault="002F0363">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DEF59" w14:textId="77777777" w:rsidR="002F0363" w:rsidRDefault="002F0363">
    <w:pPr>
      <w:pStyle w:val="BodyText"/>
      <w:spacing w:line="14" w:lineRule="auto"/>
    </w:pPr>
    <w:r>
      <w:pict w14:anchorId="6729885C">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w14:anchorId="3F611560">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14:paraId="24264E3C" w14:textId="77777777" w:rsidR="002F0363" w:rsidRDefault="002F0363">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B9016" w14:textId="77777777" w:rsidR="002F0363" w:rsidRDefault="002F0363">
    <w:pPr>
      <w:pStyle w:val="BodyText"/>
      <w:spacing w:line="14" w:lineRule="auto"/>
      <w:rPr>
        <w:sz w:val="2"/>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938D1" w14:textId="77777777" w:rsidR="002F0363" w:rsidRDefault="002F0363">
    <w:pPr>
      <w:pStyle w:val="BodyText"/>
      <w:spacing w:line="14" w:lineRule="auto"/>
      <w:rPr>
        <w:sz w:val="2"/>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CADDB" w14:textId="77777777" w:rsidR="002F0363" w:rsidRDefault="002F0363">
    <w:pPr>
      <w:pStyle w:val="BodyText"/>
      <w:spacing w:line="14" w:lineRule="auto"/>
      <w:rPr>
        <w:sz w:val="2"/>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81B17" w14:textId="77777777" w:rsidR="002F0363" w:rsidRDefault="002F0363">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D87CA" w14:textId="77777777" w:rsidR="002F0363" w:rsidRDefault="002F0363">
    <w:pPr>
      <w:pStyle w:val="BodyText"/>
      <w:spacing w:line="14" w:lineRule="auto"/>
    </w:pPr>
    <w:r>
      <w:pict w14:anchorId="0A7DE98E">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w14:anchorId="1B75B2B9">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14:paraId="06B6D0CB" w14:textId="77777777" w:rsidR="002F0363" w:rsidRDefault="002F0363">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719B5" w14:textId="77777777" w:rsidR="002F0363" w:rsidRDefault="002F0363">
    <w:pPr>
      <w:pStyle w:val="BodyText"/>
      <w:spacing w:line="14" w:lineRule="auto"/>
    </w:pPr>
    <w:r>
      <w:pict w14:anchorId="7123F785">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w14:anchorId="0BDB9045">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style="mso-next-textbox:#_x0000_s2632" inset="0,0,0,0">
            <w:txbxContent>
              <w:p w14:paraId="33F37406" w14:textId="77777777" w:rsidR="002F0363" w:rsidRDefault="002F0363">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B6B78" w14:textId="77777777" w:rsidR="002F0363" w:rsidRDefault="002F0363">
    <w:pPr>
      <w:pStyle w:val="BodyText"/>
      <w:spacing w:line="14" w:lineRule="auto"/>
    </w:pPr>
    <w:r>
      <w:pict w14:anchorId="013A70BA">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w14:anchorId="3A0331E3">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style="mso-next-textbox:#_x0000_s2628" inset="0,0,0,0">
            <w:txbxContent>
              <w:p w14:paraId="0C33E70B" w14:textId="77777777" w:rsidR="002F0363" w:rsidRDefault="002F0363">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B0B24" w14:textId="0C71C846" w:rsidR="002F0363" w:rsidRPr="005D4FA8" w:rsidRDefault="002F0363" w:rsidP="005D4FA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507C2" w14:textId="77777777" w:rsidR="002F0363" w:rsidRDefault="002F0363">
    <w:pPr>
      <w:pStyle w:val="BodyText"/>
      <w:spacing w:line="14" w:lineRule="auto"/>
    </w:pPr>
    <w:r>
      <w:pict w14:anchorId="279DB2A6">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w14:anchorId="67DB5FCC">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14:paraId="516ED544" w14:textId="77777777" w:rsidR="002F0363" w:rsidRDefault="002F0363">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35567" w14:textId="77777777" w:rsidR="002F0363" w:rsidRDefault="002F0363">
    <w:pPr>
      <w:pStyle w:val="BodyText"/>
      <w:spacing w:line="14" w:lineRule="auto"/>
    </w:pPr>
    <w:r>
      <w:pict w14:anchorId="65F6F89D">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w14:anchorId="4EAC8144">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14:paraId="0ABB96C3" w14:textId="77777777" w:rsidR="002F0363" w:rsidRDefault="002F036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3FFDD" w14:textId="77777777" w:rsidR="002F0363" w:rsidRDefault="002F0363">
    <w:pPr>
      <w:pStyle w:val="BodyText"/>
      <w:spacing w:line="14" w:lineRule="auto"/>
    </w:pPr>
    <w:r>
      <w:pict w14:anchorId="4AE7EC90">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w14:anchorId="3E6B2881">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14:paraId="051251BE" w14:textId="77777777" w:rsidR="002F0363" w:rsidRDefault="002F0363">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2FFB" w14:textId="77777777" w:rsidR="002F0363" w:rsidRDefault="002F0363">
    <w:pPr>
      <w:pStyle w:val="BodyText"/>
      <w:spacing w:line="14" w:lineRule="auto"/>
    </w:pPr>
    <w:r>
      <w:pict w14:anchorId="2FFDAEB0">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w14:anchorId="322356E7">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14:paraId="06780D6B" w14:textId="77777777" w:rsidR="002F0363" w:rsidRDefault="002F036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17FB" w14:textId="77777777" w:rsidR="002F0363" w:rsidRDefault="002F0363">
    <w:pPr>
      <w:pStyle w:val="BodyText"/>
      <w:spacing w:line="14" w:lineRule="auto"/>
    </w:pPr>
    <w:r>
      <w:pict w14:anchorId="10C9A1E7">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w14:anchorId="2254E76C">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14:paraId="1EAD0745" w14:textId="77777777" w:rsidR="002F0363" w:rsidRDefault="002F0363">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49E7A" w14:textId="77777777" w:rsidR="002F0363" w:rsidRDefault="002F0363">
    <w:pPr>
      <w:pStyle w:val="BodyText"/>
      <w:spacing w:line="14" w:lineRule="auto"/>
    </w:pPr>
    <w:r>
      <w:pict w14:anchorId="2E3EDF2B">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w14:anchorId="3D0452A8">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14:paraId="6BB9BEE4" w14:textId="77777777" w:rsidR="002F0363" w:rsidRDefault="002F0363">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1960B" w14:textId="77777777" w:rsidR="002F0363" w:rsidRDefault="002F0363">
    <w:pPr>
      <w:pStyle w:val="BodyText"/>
      <w:spacing w:line="14" w:lineRule="auto"/>
    </w:pPr>
    <w:r>
      <w:pict w14:anchorId="50827F42">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w14:anchorId="3958F3B3">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14:paraId="2733C2DA" w14:textId="77777777" w:rsidR="002F0363" w:rsidRDefault="002F0363">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9D4A3" w14:textId="77777777" w:rsidR="002F0363" w:rsidRDefault="002F0363">
    <w:pPr>
      <w:pStyle w:val="BodyText"/>
      <w:spacing w:line="14" w:lineRule="auto"/>
    </w:pPr>
    <w:r>
      <w:pict w14:anchorId="2489E302">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w14:anchorId="58D69A6B">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14:paraId="75DFC8B5" w14:textId="77777777" w:rsidR="002F0363" w:rsidRDefault="002F036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9D197" w14:textId="77777777" w:rsidR="002F0363" w:rsidRDefault="002F0363">
    <w:pPr>
      <w:pStyle w:val="BodyText"/>
      <w:spacing w:line="14" w:lineRule="auto"/>
    </w:pPr>
    <w:r>
      <w:pict w14:anchorId="3BEEDAC8">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w14:anchorId="554BF150">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14:paraId="6A0564F3" w14:textId="77777777" w:rsidR="002F0363" w:rsidRDefault="002F0363">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6246C" w14:textId="77777777" w:rsidR="002F0363" w:rsidRDefault="002F0363">
    <w:pPr>
      <w:pStyle w:val="BodyText"/>
      <w:spacing w:line="14" w:lineRule="auto"/>
    </w:pPr>
    <w:r>
      <w:pict w14:anchorId="5D756EEA">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w14:anchorId="7D2CF393">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14:paraId="26DB667D" w14:textId="77777777" w:rsidR="002F0363" w:rsidRDefault="002F0363">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D3909" w14:textId="77777777" w:rsidR="002F0363" w:rsidRDefault="002F0363">
    <w:pPr>
      <w:pStyle w:val="BodyText"/>
      <w:spacing w:line="14" w:lineRule="auto"/>
    </w:pPr>
    <w:r>
      <w:pict w14:anchorId="70B3240E">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w14:anchorId="237B16BD">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style="mso-next-textbox:#_x0000_s2694" inset="0,0,0,0">
            <w:txbxContent>
              <w:p w14:paraId="4A236407" w14:textId="77777777" w:rsidR="002F0363" w:rsidRDefault="002F036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E39C8" w14:textId="77777777" w:rsidR="002F0363" w:rsidRDefault="002F0363">
    <w:pPr>
      <w:pStyle w:val="BodyText"/>
      <w:spacing w:line="14" w:lineRule="auto"/>
    </w:pPr>
    <w:r>
      <w:pict w14:anchorId="4089562C">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w14:anchorId="6FBBB4EA">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14:paraId="370E9BAC" w14:textId="77777777" w:rsidR="002F0363" w:rsidRDefault="002F0363">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E9B3C" w14:textId="77777777" w:rsidR="002F0363" w:rsidRDefault="002F0363">
    <w:pPr>
      <w:pStyle w:val="BodyText"/>
      <w:spacing w:line="14" w:lineRule="auto"/>
    </w:pPr>
    <w:r>
      <w:pict w14:anchorId="0F187A89">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w14:anchorId="39218142">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14:paraId="5994AE2C" w14:textId="77777777" w:rsidR="002F0363" w:rsidRDefault="002F0363">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DC7DF" w14:textId="77777777" w:rsidR="002F0363" w:rsidRDefault="002F0363">
    <w:pPr>
      <w:pStyle w:val="BodyText"/>
      <w:spacing w:line="14" w:lineRule="auto"/>
    </w:pPr>
    <w:r>
      <w:pict w14:anchorId="79691563">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w14:anchorId="4F665D17">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14:paraId="01D2EB07" w14:textId="77777777" w:rsidR="002F0363" w:rsidRDefault="002F036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0592A" w14:textId="77777777" w:rsidR="002F0363" w:rsidRDefault="002F0363">
    <w:pPr>
      <w:pStyle w:val="BodyText"/>
      <w:spacing w:line="14" w:lineRule="auto"/>
    </w:pPr>
    <w:r>
      <w:pict w14:anchorId="250E2B60">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w14:anchorId="2BA2CA8F">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14:paraId="520C0749" w14:textId="77777777" w:rsidR="002F0363" w:rsidRDefault="002F036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5E0A1" w14:textId="77777777" w:rsidR="002F0363" w:rsidRDefault="002F0363">
    <w:pPr>
      <w:pStyle w:val="BodyText"/>
      <w:spacing w:line="14" w:lineRule="auto"/>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DF37" w14:textId="77777777" w:rsidR="002F0363" w:rsidRDefault="002F0363">
    <w:pPr>
      <w:pStyle w:val="BodyText"/>
      <w:spacing w:line="14" w:lineRule="auto"/>
    </w:pPr>
    <w:r>
      <w:pict w14:anchorId="2493BFBE">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w14:anchorId="532FA899">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14:paraId="07F4BDD6" w14:textId="77777777" w:rsidR="002F0363" w:rsidRDefault="002F0363">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B490F" w14:textId="77777777" w:rsidR="002F0363" w:rsidRDefault="002F0363">
    <w:pPr>
      <w:pStyle w:val="BodyText"/>
      <w:spacing w:line="14" w:lineRule="auto"/>
    </w:pPr>
    <w:r>
      <w:pict w14:anchorId="6663E7D8">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w14:anchorId="21C249C0">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14:paraId="12A3FC5F" w14:textId="77777777" w:rsidR="002F0363" w:rsidRDefault="002F036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BA3D3" w14:textId="77777777" w:rsidR="002F0363" w:rsidRDefault="002F0363">
    <w:pPr>
      <w:pStyle w:val="BodyText"/>
      <w:spacing w:line="14" w:lineRule="auto"/>
    </w:pPr>
    <w:r>
      <w:pict w14:anchorId="3593FD07">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w14:anchorId="095ECAD1">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14:paraId="2B340B3B" w14:textId="77777777" w:rsidR="002F0363" w:rsidRDefault="002F036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45C3A" w14:textId="77777777" w:rsidR="002F0363" w:rsidRDefault="002F0363">
    <w:pPr>
      <w:pStyle w:val="BodyText"/>
      <w:spacing w:line="14" w:lineRule="auto"/>
    </w:pPr>
    <w:r>
      <w:pict w14:anchorId="14975C2A">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w14:anchorId="0DB77F7E">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14:paraId="347FBE87" w14:textId="77777777" w:rsidR="002F0363" w:rsidRDefault="002F036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9D914" w14:textId="77777777" w:rsidR="002F0363" w:rsidRDefault="002F0363">
    <w:pPr>
      <w:pStyle w:val="BodyText"/>
      <w:spacing w:line="14" w:lineRule="auto"/>
    </w:pPr>
    <w:r>
      <w:pict w14:anchorId="53A2BC25">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w14:anchorId="2518BA33">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14:paraId="29443BB2" w14:textId="77777777" w:rsidR="002F0363" w:rsidRDefault="002F0363">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281C3" w14:textId="710EBC22" w:rsidR="002F0363" w:rsidRDefault="002F0363">
    <w:pPr>
      <w:pStyle w:val="BodyText"/>
      <w:spacing w:line="14" w:lineRule="auto"/>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9A43" w14:textId="77777777" w:rsidR="002F0363" w:rsidRDefault="002F0363">
    <w:pPr>
      <w:pStyle w:val="BodyText"/>
      <w:spacing w:line="14" w:lineRule="auto"/>
    </w:pPr>
    <w:r>
      <w:pict w14:anchorId="40ABF970">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w14:anchorId="208D1F65">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14:paraId="21280B8C" w14:textId="77777777" w:rsidR="002F0363" w:rsidRDefault="002F0363">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6FF20" w14:textId="77777777" w:rsidR="002F0363" w:rsidRDefault="002F0363">
    <w:pPr>
      <w:pStyle w:val="BodyText"/>
      <w:spacing w:line="14" w:lineRule="auto"/>
    </w:pPr>
    <w:r>
      <w:pict w14:anchorId="13F83209">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w14:anchorId="33A43E8A">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inset="0,0,0,0">
            <w:txbxContent>
              <w:p w14:paraId="27F6166C" w14:textId="77777777" w:rsidR="002F0363" w:rsidRDefault="002F0363">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03DAB" w14:textId="77777777" w:rsidR="002F0363" w:rsidRDefault="002F0363">
    <w:pPr>
      <w:pStyle w:val="BodyText"/>
      <w:spacing w:line="14" w:lineRule="auto"/>
    </w:pPr>
    <w:r>
      <w:pict w14:anchorId="3F00019C">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w14:anchorId="7E4A9077">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inset="0,0,0,0">
            <w:txbxContent>
              <w:p w14:paraId="127C7C12" w14:textId="77777777" w:rsidR="002F0363" w:rsidRDefault="002F0363">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F29C1" w14:textId="77777777" w:rsidR="002F0363" w:rsidRDefault="002F0363">
    <w:pPr>
      <w:pStyle w:val="BodyText"/>
      <w:spacing w:line="14" w:lineRule="auto"/>
    </w:pPr>
    <w:r>
      <w:pict w14:anchorId="62F41619">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w14:anchorId="4900A0F6">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14:paraId="4A8E63E0" w14:textId="77777777" w:rsidR="002F0363" w:rsidRDefault="002F0363">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9015" w14:textId="77777777" w:rsidR="002F0363" w:rsidRDefault="002F0363">
    <w:pPr>
      <w:pStyle w:val="BodyText"/>
      <w:spacing w:line="14" w:lineRule="auto"/>
    </w:pPr>
    <w:r>
      <w:pict w14:anchorId="382BDC14">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w14:anchorId="05A6B586">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14:paraId="4EFC0281" w14:textId="77777777" w:rsidR="002F0363" w:rsidRDefault="002F0363">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FAFEA" w14:textId="77777777" w:rsidR="002F0363" w:rsidRDefault="002F0363">
    <w:pPr>
      <w:pStyle w:val="BodyText"/>
      <w:spacing w:line="14" w:lineRule="auto"/>
    </w:pPr>
    <w:r>
      <w:pict w14:anchorId="678E8961">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w14:anchorId="623934D0">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14:paraId="4D1999CF" w14:textId="77777777" w:rsidR="002F0363" w:rsidRDefault="002F0363">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A069" w14:textId="77777777" w:rsidR="002F0363" w:rsidRDefault="002F0363">
    <w:pPr>
      <w:pStyle w:val="BodyText"/>
      <w:spacing w:line="14" w:lineRule="auto"/>
    </w:pPr>
    <w:r>
      <w:pict w14:anchorId="47AC02F4">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w14:anchorId="2CFA19FE">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14:paraId="6471ACC1" w14:textId="77777777" w:rsidR="002F0363" w:rsidRDefault="002F0363">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A947D" w14:textId="77777777" w:rsidR="002F0363" w:rsidRDefault="002F0363">
    <w:pPr>
      <w:pStyle w:val="BodyText"/>
      <w:spacing w:line="14" w:lineRule="auto"/>
    </w:pPr>
    <w:r>
      <w:pict w14:anchorId="046A11B7">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w14:anchorId="74364828">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style="mso-next-textbox:#_x0000_s2490" inset="0,0,0,0">
            <w:txbxContent>
              <w:p w14:paraId="5E2A95AA" w14:textId="77777777" w:rsidR="002F0363" w:rsidRDefault="002F036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92CAF" w14:textId="77777777" w:rsidR="002F0363" w:rsidRDefault="002F0363">
    <w:pPr>
      <w:pStyle w:val="BodyText"/>
      <w:spacing w:line="14" w:lineRule="auto"/>
    </w:pPr>
    <w:r>
      <w:pict w14:anchorId="617B2CF3">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w14:anchorId="4D786162">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style="mso-next-textbox:#_x0000_s2486" inset="0,0,0,0">
            <w:txbxContent>
              <w:p w14:paraId="35F6BF0B" w14:textId="77777777" w:rsidR="002F0363" w:rsidRDefault="002F036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6D832" w14:textId="77777777" w:rsidR="002F0363" w:rsidRDefault="002F0363">
    <w:pPr>
      <w:pStyle w:val="Header"/>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F8BC8" w14:textId="77777777" w:rsidR="002F0363" w:rsidRDefault="002F0363">
    <w:pPr>
      <w:pStyle w:val="BodyText"/>
      <w:spacing w:line="14" w:lineRule="auto"/>
    </w:pPr>
    <w:r>
      <w:pict w14:anchorId="20D87474">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w14:anchorId="2AF83E6A">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14:paraId="2CE8125E" w14:textId="77777777" w:rsidR="002F0363" w:rsidRDefault="002F036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E246" w14:textId="77777777" w:rsidR="002F0363" w:rsidRDefault="002F0363">
    <w:pPr>
      <w:pStyle w:val="Header"/>
    </w:pPr>
    <w:r>
      <w:tab/>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185C8" w14:textId="77777777" w:rsidR="002F0363" w:rsidRDefault="002F0363">
    <w:pPr>
      <w:pStyle w:val="BodyText"/>
      <w:spacing w:line="14" w:lineRule="auto"/>
    </w:pPr>
    <w:r>
      <w:pict w14:anchorId="75998434">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w14:anchorId="1D71AFCF">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14:paraId="494F6240" w14:textId="77777777" w:rsidR="002F0363" w:rsidRDefault="002F0363">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1B936" w14:textId="77777777" w:rsidR="002F0363" w:rsidRDefault="002F0363">
    <w:pPr>
      <w:pStyle w:val="BodyText"/>
      <w:spacing w:line="14" w:lineRule="auto"/>
    </w:pPr>
    <w:r>
      <w:pict w14:anchorId="2D7267D9">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w14:anchorId="1906CCE5">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14:paraId="02CB5721" w14:textId="77777777" w:rsidR="002F0363" w:rsidRDefault="002F0363">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D02D7" w14:textId="77777777" w:rsidR="002F0363" w:rsidRDefault="002F0363">
    <w:pPr>
      <w:pStyle w:val="BodyText"/>
      <w:spacing w:line="14" w:lineRule="auto"/>
      <w:rPr>
        <w:sz w:val="2"/>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2466" w14:textId="77777777" w:rsidR="002F0363" w:rsidRDefault="002F0363">
    <w:pPr>
      <w:pStyle w:val="BodyText"/>
      <w:spacing w:line="14" w:lineRule="auto"/>
    </w:pPr>
    <w:r>
      <w:rPr>
        <w:noProof/>
      </w:rPr>
      <w:pict w14:anchorId="059F118B">
        <v:group id="Group 367" o:spid="_x0000_s2992" style="position:absolute;margin-left:60pt;margin-top:42.35pt;width:462pt;height:.25pt;z-index:-59493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">
          <v:shape id="Freeform 369" o:spid="_x0000_s2993"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" path="m,5l,e" fillcolor="black" stroked="f">
            <v:path arrowok="t" o:connecttype="custom" o:connectlocs="0,852;0,847" o:connectangles="0,0"/>
          </v:shape>
          <v:line id="Line 368" o:spid="_x0000_s2994"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" strokeweight=".24pt"/>
          <w10:wrap anchorx="page" anchory="page"/>
        </v:group>
      </w:pict>
    </w:r>
    <w:r>
      <w:rPr>
        <w:noProof/>
      </w:rPr>
      <w:pict w14:anchorId="4270AC48">
        <v:shapetype id="_x0000_t202" coordsize="21600,21600" o:spt="202" path="m,l,21600r21600,l21600,xe">
          <v:stroke joinstyle="miter"/>
          <v:path gradientshapeok="t" o:connecttype="rect"/>
        </v:shapetype>
        <v:shape id="Text Box 366" o:spid="_x0000_s2995" type="#_x0000_t202" style="position:absolute;margin-left:59.55pt;margin-top:26.45pt;width:100.85pt;height:13pt;z-index:-59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HtgIAALY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" filled="f" stroked="f">
          <v:textbox inset="0,0,0,0">
            <w:txbxContent>
              <w:p w14:paraId="6CA4AED4" w14:textId="77777777" w:rsidR="002F0363" w:rsidRDefault="002F0363">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95E77" w14:textId="77777777" w:rsidR="002F0363" w:rsidRDefault="002F0363">
    <w:pPr>
      <w:pStyle w:val="BodyText"/>
      <w:spacing w:line="14" w:lineRule="auto"/>
    </w:pPr>
    <w:r>
      <w:rPr>
        <w:noProof/>
      </w:rPr>
      <w:pict w14:anchorId="778E1521">
        <v:group id="Group 363" o:spid="_x0000_s2996" style="position:absolute;margin-left:90pt;margin-top:42.35pt;width:462pt;height:.25pt;z-index:-59288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">
          <v:shape id="Freeform 365" o:spid="_x0000_s299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" path="m,5l,e" fillcolor="black" stroked="f">
            <v:path arrowok="t" o:connecttype="custom" o:connectlocs="0,852;0,847" o:connectangles="0,0"/>
          </v:shape>
          <v:line id="Line 364" o:spid="_x0000_s299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" strokeweight=".24pt"/>
          <w10:wrap anchorx="page" anchory="page"/>
        </v:group>
      </w:pict>
    </w:r>
    <w:r>
      <w:rPr>
        <w:noProof/>
      </w:rPr>
      <w:pict w14:anchorId="20CD7E10">
        <v:shapetype id="_x0000_t202" coordsize="21600,21600" o:spt="202" path="m,l,21600r21600,l21600,xe">
          <v:stroke joinstyle="miter"/>
          <v:path gradientshapeok="t" o:connecttype="rect"/>
        </v:shapetype>
        <v:shape id="Text Box 362" o:spid="_x0000_s2999" type="#_x0000_t202" style="position:absolute;margin-left:443.65pt;margin-top:26.45pt;width:110pt;height:13pt;z-index:-591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" filled="f" stroked="f">
          <v:textbox inset="0,0,0,0">
            <w:txbxContent>
              <w:p w14:paraId="04D3E711" w14:textId="77777777" w:rsidR="002F0363" w:rsidRDefault="002F0363">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18C02" w14:textId="77777777" w:rsidR="002F0363" w:rsidRDefault="002F0363">
    <w:pPr>
      <w:pStyle w:val="BodyText"/>
      <w:spacing w:line="14" w:lineRule="auto"/>
    </w:pPr>
    <w:r>
      <w:rPr>
        <w:noProof/>
      </w:rPr>
      <w:pict w14:anchorId="0669F505">
        <v:group id="Group 359" o:spid="_x0000_s3000" style="position:absolute;margin-left:60pt;margin-top:42.35pt;width:462pt;height:.25pt;z-index:-59084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">
          <v:shape id="Freeform 361" o:spid="_x0000_s3001"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" path="m,5l,e" fillcolor="black" stroked="f">
            <v:path arrowok="t" o:connecttype="custom" o:connectlocs="0,852;0,847" o:connectangles="0,0"/>
          </v:shape>
          <v:line id="Line 360" o:spid="_x0000_s3002"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" strokeweight=".24pt"/>
          <w10:wrap anchorx="page" anchory="page"/>
        </v:group>
      </w:pict>
    </w:r>
    <w:r>
      <w:rPr>
        <w:noProof/>
      </w:rPr>
      <w:pict w14:anchorId="29E9860D">
        <v:shapetype id="_x0000_t202" coordsize="21600,21600" o:spt="202" path="m,l,21600r21600,l21600,xe">
          <v:stroke joinstyle="miter"/>
          <v:path gradientshapeok="t" o:connecttype="rect"/>
        </v:shapetype>
        <v:shape id="Text Box 358" o:spid="_x0000_s3003" type="#_x0000_t202" style="position:absolute;margin-left:59.55pt;margin-top:26.45pt;width:194.7pt;height:13pt;z-index:-589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Gs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" filled="f" stroked="f">
          <v:textbox inset="0,0,0,0">
            <w:txbxContent>
              <w:p w14:paraId="505427F4" w14:textId="77777777" w:rsidR="002F0363" w:rsidRDefault="002F036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237DC" w14:textId="77777777" w:rsidR="002F0363" w:rsidRDefault="002F0363">
    <w:pPr>
      <w:pStyle w:val="BodyText"/>
      <w:spacing w:line="14" w:lineRule="auto"/>
    </w:pPr>
    <w:r>
      <w:rPr>
        <w:noProof/>
      </w:rPr>
      <w:pict w14:anchorId="7EC87444">
        <v:group id="Group 355" o:spid="_x0000_s3004" style="position:absolute;margin-left:90pt;margin-top:42.35pt;width:462pt;height:.25pt;z-index:-58879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">
          <v:shape id="Freeform 357" o:spid="_x0000_s3005"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" path="m,5l,e" fillcolor="black" stroked="f">
            <v:path arrowok="t" o:connecttype="custom" o:connectlocs="0,852;0,847" o:connectangles="0,0"/>
          </v:shape>
          <v:line id="Line 356" o:spid="_x0000_s3006"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" strokeweight=".24pt"/>
          <w10:wrap anchorx="page" anchory="page"/>
        </v:group>
      </w:pict>
    </w:r>
    <w:r>
      <w:rPr>
        <w:noProof/>
      </w:rPr>
      <w:pict w14:anchorId="6B2142D8">
        <v:shapetype id="_x0000_t202" coordsize="21600,21600" o:spt="202" path="m,l,21600r21600,l21600,xe">
          <v:stroke joinstyle="miter"/>
          <v:path gradientshapeok="t" o:connecttype="rect"/>
        </v:shapetype>
        <v:shape id="Text Box 354" o:spid="_x0000_s3007" type="#_x0000_t202" style="position:absolute;margin-left:358.95pt;margin-top:26.45pt;width:194.7pt;height:13pt;z-index:-587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6HtwIAALY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" filled="f" stroked="f">
          <v:textbox inset="0,0,0,0">
            <w:txbxContent>
              <w:p w14:paraId="478D9EFF" w14:textId="77777777" w:rsidR="002F0363" w:rsidRDefault="002F036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DA724" w14:textId="77777777" w:rsidR="002F0363" w:rsidRDefault="002F0363">
    <w:pPr>
      <w:pStyle w:val="BodyText"/>
      <w:spacing w:line="14" w:lineRule="auto"/>
    </w:pPr>
    <w:r>
      <w:pict w14:anchorId="760E5944">
        <v:group id="_x0000_s2958" style="position:absolute;margin-left:60pt;margin-top:42.35pt;width:462pt;height:.25pt;z-index:-617464;mso-position-horizontal-relative:page;mso-position-vertical-relative:page" coordorigin="1200,847" coordsize="9240,5">
          <v:shape id="_x0000_s2959" style="position:absolute;left:1200;top:847;width:2;height:5" coordorigin="1200,847" coordsize="0,5" path="m1200,852r,-5e" fillcolor="black" stroked="f">
            <v:path arrowok="t"/>
          </v:shape>
          <v:line id="_x0000_s2960" style="position:absolute" from="1200,850" to="10440,850" strokeweight=".24pt"/>
          <w10:wrap anchorx="page" anchory="page"/>
        </v:group>
      </w:pict>
    </w:r>
    <w:r>
      <w:pict w14:anchorId="1F838F33">
        <v:shapetype id="_x0000_t202" coordsize="21600,21600" o:spt="202" path="m,l,21600r21600,l21600,xe">
          <v:stroke joinstyle="miter"/>
          <v:path gradientshapeok="t" o:connecttype="rect"/>
        </v:shapetype>
        <v:shape id="_x0000_s2961" type="#_x0000_t202" style="position:absolute;margin-left:59.55pt;margin-top:26.45pt;width:194.7pt;height:13pt;z-index:-616440;mso-position-horizontal-relative:page;mso-position-vertical-relative:page" filled="f" stroked="f">
          <v:textbox style="mso-next-textbox:#_x0000_s2961" inset="0,0,0,0">
            <w:txbxContent>
              <w:p w14:paraId="1F1970EF" w14:textId="77777777" w:rsidR="002F0363" w:rsidRDefault="002F036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D16C4" w14:textId="77777777" w:rsidR="002F0363" w:rsidRDefault="002F0363">
    <w:pPr>
      <w:pStyle w:val="BodyText"/>
      <w:spacing w:line="14" w:lineRule="auto"/>
    </w:pPr>
    <w:r>
      <w:pict w14:anchorId="151956FF">
        <v:group id="_x0000_s2962" style="position:absolute;margin-left:90pt;margin-top:42.35pt;width:462pt;height:.25pt;z-index:-615416;mso-position-horizontal-relative:page;mso-position-vertical-relative:page" coordorigin="1800,847" coordsize="9240,5">
          <v:shape id="_x0000_s2963" style="position:absolute;left:1800;top:847;width:2;height:5" coordorigin="1800,847" coordsize="0,5" path="m1800,852r,-5e" fillcolor="black" stroked="f">
            <v:path arrowok="t"/>
          </v:shape>
          <v:line id="_x0000_s2964" style="position:absolute" from="1800,850" to="11040,850" strokeweight=".24pt"/>
          <w10:wrap anchorx="page" anchory="page"/>
        </v:group>
      </w:pict>
    </w:r>
    <w:r>
      <w:pict w14:anchorId="082B2259">
        <v:shapetype id="_x0000_t202" coordsize="21600,21600" o:spt="202" path="m,l,21600r21600,l21600,xe">
          <v:stroke joinstyle="miter"/>
          <v:path gradientshapeok="t" o:connecttype="rect"/>
        </v:shapetype>
        <v:shape id="_x0000_s2965" type="#_x0000_t202" style="position:absolute;margin-left:358.95pt;margin-top:26.45pt;width:194.7pt;height:13pt;z-index:-614392;mso-position-horizontal-relative:page;mso-position-vertical-relative:page" filled="f" stroked="f">
          <v:textbox style="mso-next-textbox:#_x0000_s2965" inset="0,0,0,0">
            <w:txbxContent>
              <w:p w14:paraId="2E0E4190" w14:textId="77777777" w:rsidR="002F0363" w:rsidRDefault="002F036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00151" w14:textId="77777777" w:rsidR="002F0363" w:rsidRDefault="002F0363">
    <w:pPr>
      <w:pStyle w:val="BodyText"/>
      <w:spacing w:line="14" w:lineRule="auto"/>
    </w:pPr>
    <w:r>
      <w:pict w14:anchorId="107F2BCC">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w14:anchorId="79BFE8EE">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14:paraId="0E3342CE" w14:textId="77777777" w:rsidR="002F0363" w:rsidRDefault="002F036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75A97" w14:textId="77777777" w:rsidR="002F0363" w:rsidRDefault="002F0363">
    <w:pPr>
      <w:pStyle w:val="BodyText"/>
      <w:spacing w:line="14" w:lineRule="auto"/>
    </w:pPr>
    <w:r>
      <w:pict w14:anchorId="78BC23ED">
        <v:group id="_x0000_s2970" style="position:absolute;margin-left:60pt;margin-top:42.35pt;width:462pt;height:.25pt;z-index:-609272;mso-position-horizontal-relative:page;mso-position-vertical-relative:page" coordorigin="1200,847" coordsize="9240,5">
          <v:shape id="_x0000_s2971" style="position:absolute;left:1200;top:847;width:2;height:5" coordorigin="1200,847" coordsize="0,5" path="m1200,852r,-5e" fillcolor="black" stroked="f">
            <v:path arrowok="t"/>
          </v:shape>
          <v:line id="_x0000_s2972" style="position:absolute" from="1200,850" to="10440,850" strokeweight=".24pt"/>
          <w10:wrap anchorx="page" anchory="page"/>
        </v:group>
      </w:pict>
    </w:r>
    <w:r>
      <w:pict w14:anchorId="64BB2139">
        <v:shapetype id="_x0000_t202" coordsize="21600,21600" o:spt="202" path="m,l,21600r21600,l21600,xe">
          <v:stroke joinstyle="miter"/>
          <v:path gradientshapeok="t" o:connecttype="rect"/>
        </v:shapetype>
        <v:shape id="_x0000_s2973" type="#_x0000_t202" style="position:absolute;margin-left:59.55pt;margin-top:26.45pt;width:126.35pt;height:13pt;z-index:-608248;mso-position-horizontal-relative:page;mso-position-vertical-relative:page" filled="f" stroked="f">
          <v:textbox style="mso-next-textbox:#_x0000_s2973" inset="0,0,0,0">
            <w:txbxContent>
              <w:p w14:paraId="73820282" w14:textId="77777777" w:rsidR="002F0363" w:rsidRDefault="002F0363">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15A34" w14:textId="77777777" w:rsidR="002F0363" w:rsidRDefault="002F0363">
    <w:pPr>
      <w:pStyle w:val="BodyText"/>
      <w:spacing w:line="14" w:lineRule="auto"/>
    </w:pPr>
    <w:r>
      <w:pict w14:anchorId="79F677B9">
        <v:group id="_x0000_s2974" style="position:absolute;margin-left:90pt;margin-top:42.35pt;width:462pt;height:.25pt;z-index:-607224;mso-position-horizontal-relative:page;mso-position-vertical-relative:page" coordorigin="1800,847" coordsize="9240,5">
          <v:shape id="_x0000_s2975" style="position:absolute;left:1800;top:847;width:2;height:5" coordorigin="1800,847" coordsize="0,5" path="m1800,852r,-5e" fillcolor="black" stroked="f">
            <v:path arrowok="t"/>
          </v:shape>
          <v:line id="_x0000_s2976" style="position:absolute" from="1800,850" to="11040,850" strokeweight=".24pt"/>
          <w10:wrap anchorx="page" anchory="page"/>
        </v:group>
      </w:pict>
    </w:r>
    <w:r>
      <w:pict w14:anchorId="7F5BE33F">
        <v:shapetype id="_x0000_t202" coordsize="21600,21600" o:spt="202" path="m,l,21600r21600,l21600,xe">
          <v:stroke joinstyle="miter"/>
          <v:path gradientshapeok="t" o:connecttype="rect"/>
        </v:shapetype>
        <v:shape id="_x0000_s2977" type="#_x0000_t202" style="position:absolute;margin-left:427.3pt;margin-top:26.45pt;width:126.4pt;height:13pt;z-index:-606200;mso-position-horizontal-relative:page;mso-position-vertical-relative:page" filled="f" stroked="f">
          <v:textbox style="mso-next-textbox:#_x0000_s2977" inset="0,0,0,0">
            <w:txbxContent>
              <w:p w14:paraId="5DA72F95" w14:textId="77777777" w:rsidR="002F0363" w:rsidRDefault="002F0363">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FF065" w14:textId="77777777" w:rsidR="002F0363" w:rsidRDefault="002F0363">
    <w:pPr>
      <w:pStyle w:val="BodyText"/>
      <w:spacing w:line="14" w:lineRule="auto"/>
    </w:pPr>
    <w:r>
      <w:pict w14:anchorId="65E1D3D1">
        <v:group id="_x0000_s2982" style="position:absolute;margin-left:60pt;margin-top:42.35pt;width:462pt;height:.25pt;z-index:-601080;mso-position-horizontal-relative:page;mso-position-vertical-relative:page" coordorigin="1200,847" coordsize="9240,5">
          <v:shape id="_x0000_s2983" style="position:absolute;left:1200;top:847;width:2;height:5" coordorigin="1200,847" coordsize="0,5" path="m1200,852r,-5e" fillcolor="black" stroked="f">
            <v:path arrowok="t"/>
          </v:shape>
          <v:line id="_x0000_s2984" style="position:absolute" from="1200,850" to="10440,850" strokeweight=".24pt"/>
          <w10:wrap anchorx="page" anchory="page"/>
        </v:group>
      </w:pict>
    </w:r>
    <w:r>
      <w:pict w14:anchorId="2387F682">
        <v:shapetype id="_x0000_t202" coordsize="21600,21600" o:spt="202" path="m,l,21600r21600,l21600,xe">
          <v:stroke joinstyle="miter"/>
          <v:path gradientshapeok="t" o:connecttype="rect"/>
        </v:shapetype>
        <v:shape id="_x0000_s2985" type="#_x0000_t202" style="position:absolute;margin-left:59.55pt;margin-top:26.45pt;width:180.9pt;height:13pt;z-index:-600056;mso-position-horizontal-relative:page;mso-position-vertical-relative:page" filled="f" stroked="f">
          <v:textbox style="mso-next-textbox:#_x0000_s2985" inset="0,0,0,0">
            <w:txbxContent>
              <w:p w14:paraId="12A1A8A9" w14:textId="77777777" w:rsidR="002F0363" w:rsidRDefault="002F0363">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E8F77" w14:textId="77777777" w:rsidR="002F0363" w:rsidRDefault="002F0363">
    <w:pPr>
      <w:pStyle w:val="BodyText"/>
      <w:spacing w:line="14" w:lineRule="auto"/>
    </w:pPr>
    <w:r>
      <w:pict w14:anchorId="32089D30">
        <v:group id="_x0000_s2986" style="position:absolute;margin-left:90pt;margin-top:42.35pt;width:462pt;height:.25pt;z-index:-599032;mso-position-horizontal-relative:page;mso-position-vertical-relative:page" coordorigin="1800,847" coordsize="9240,5">
          <v:shape id="_x0000_s2987" style="position:absolute;left:1800;top:847;width:2;height:5" coordorigin="1800,847" coordsize="0,5" path="m1800,852r,-5e" fillcolor="black" stroked="f">
            <v:path arrowok="t"/>
          </v:shape>
          <v:line id="_x0000_s2988" style="position:absolute" from="1800,850" to="11040,850" strokeweight=".24pt"/>
          <w10:wrap anchorx="page" anchory="page"/>
        </v:group>
      </w:pict>
    </w:r>
    <w:r>
      <w:pict w14:anchorId="0F830A9D">
        <v:shapetype id="_x0000_t202" coordsize="21600,21600" o:spt="202" path="m,l,21600r21600,l21600,xe">
          <v:stroke joinstyle="miter"/>
          <v:path gradientshapeok="t" o:connecttype="rect"/>
        </v:shapetype>
        <v:shape id="_x0000_s2989" type="#_x0000_t202" style="position:absolute;margin-left:372.75pt;margin-top:26.45pt;width:180.95pt;height:13pt;z-index:-598008;mso-position-horizontal-relative:page;mso-position-vertical-relative:page" filled="f" stroked="f">
          <v:textbox style="mso-next-textbox:#_x0000_s2989" inset="0,0,0,0">
            <w:txbxContent>
              <w:p w14:paraId="6FFF655C" w14:textId="77777777" w:rsidR="002F0363" w:rsidRDefault="002F0363">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6E195" w14:textId="77777777" w:rsidR="002F0363" w:rsidRDefault="002F0363">
    <w:pPr>
      <w:pStyle w:val="BodyText"/>
      <w:spacing w:line="14" w:lineRule="auto"/>
    </w:pPr>
    <w:r>
      <w:pict w14:anchorId="6DC44439">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w14:anchorId="1D7A2C08">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14:paraId="224A3B7B" w14:textId="77777777" w:rsidR="002F0363" w:rsidRDefault="002F036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A7AB" w14:textId="77777777" w:rsidR="002F0363" w:rsidRDefault="002F0363">
    <w:pPr>
      <w:pStyle w:val="BodyText"/>
      <w:spacing w:line="14" w:lineRule="auto"/>
    </w:pPr>
    <w:r>
      <w:pict w14:anchorId="72F7E2FB">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w14:anchorId="2ACB9A3E">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14:paraId="2CC6E757" w14:textId="77777777" w:rsidR="002F0363" w:rsidRDefault="002F036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E10C0" w14:textId="77777777" w:rsidR="002F0363" w:rsidRDefault="002F0363">
    <w:pPr>
      <w:pStyle w:val="BodyText"/>
      <w:spacing w:line="14" w:lineRule="auto"/>
      <w:rPr>
        <w:sz w:val="2"/>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BEFA0" w14:textId="77777777" w:rsidR="002F0363" w:rsidRDefault="002F0363">
    <w:pPr>
      <w:pStyle w:val="BodyText"/>
      <w:spacing w:line="14" w:lineRule="auto"/>
    </w:pPr>
    <w:r>
      <w:pict w14:anchorId="779D1D70">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w14:anchorId="617F3963">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14:paraId="6EDE6DB2" w14:textId="77777777" w:rsidR="002F0363" w:rsidRDefault="002F0363">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A9DEC" w14:textId="77777777" w:rsidR="002F0363" w:rsidRDefault="002F0363">
    <w:pPr>
      <w:pStyle w:val="BodyText"/>
      <w:spacing w:line="14" w:lineRule="auto"/>
    </w:pPr>
    <w:r>
      <w:pict w14:anchorId="68C973CA">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w14:anchorId="136BEAA5">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14:paraId="719B2EA2" w14:textId="77777777" w:rsidR="002F0363" w:rsidRDefault="002F0363">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EE23" w14:textId="77777777" w:rsidR="002F0363" w:rsidRDefault="002F0363">
    <w:pPr>
      <w:pStyle w:val="BodyText"/>
      <w:spacing w:line="14" w:lineRule="auto"/>
    </w:pPr>
    <w:r>
      <w:pict w14:anchorId="6E786003">
        <v:group id="_x0000_s2780" style="position:absolute;margin-left:60pt;margin-top:42.35pt;width:462pt;height:.25pt;z-index:-679928;mso-position-horizontal-relative:page;mso-position-vertical-relative:page" coordorigin="1200,847" coordsize="9240,5">
          <v:shape id="_x0000_s2781" style="position:absolute;left:1200;top:847;width:2;height:5" coordorigin="1200,847" coordsize="0,5" path="m1200,852r,-5e" fillcolor="black" stroked="f">
            <v:path arrowok="t"/>
          </v:shape>
          <v:line id="_x0000_s2782" style="position:absolute" from="1200,850" to="10440,850" strokeweight=".24pt"/>
          <w10:wrap anchorx="page" anchory="page"/>
        </v:group>
      </w:pict>
    </w:r>
    <w:r>
      <w:pict w14:anchorId="1B0837F2">
        <v:shapetype id="_x0000_t202" coordsize="21600,21600" o:spt="202" path="m,l,21600r21600,l21600,xe">
          <v:stroke joinstyle="miter"/>
          <v:path gradientshapeok="t" o:connecttype="rect"/>
        </v:shapetype>
        <v:shape id="_x0000_s2783" type="#_x0000_t202" style="position:absolute;margin-left:59.55pt;margin-top:26.45pt;width:209.95pt;height:13pt;z-index:-678904;mso-position-horizontal-relative:page;mso-position-vertical-relative:page" filled="f" stroked="f">
          <v:textbox inset="0,0,0,0">
            <w:txbxContent>
              <w:p w14:paraId="3CA31B16" w14:textId="77777777" w:rsidR="002F0363" w:rsidRDefault="002F0363">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4D184" w14:textId="77777777" w:rsidR="002F0363" w:rsidRDefault="002F0363">
    <w:pPr>
      <w:pStyle w:val="BodyText"/>
      <w:spacing w:line="14" w:lineRule="auto"/>
    </w:pPr>
    <w:r>
      <w:pict w14:anchorId="5257D8AA">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w14:anchorId="0F1FC24F">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style="mso-next-textbox:#_x0000_s2676" inset="0,0,0,0">
            <w:txbxContent>
              <w:p w14:paraId="69952F96" w14:textId="77777777" w:rsidR="002F0363" w:rsidRDefault="002F0363">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3C3F" w14:textId="77777777" w:rsidR="002F0363" w:rsidRDefault="002F0363">
    <w:pPr>
      <w:pStyle w:val="BodyText"/>
      <w:spacing w:line="14" w:lineRule="auto"/>
    </w:pPr>
    <w:r>
      <w:pict w14:anchorId="25570546">
        <v:group id="_x0000_s2784" style="position:absolute;margin-left:90pt;margin-top:42.35pt;width:462pt;height:.25pt;z-index:-677880;mso-position-horizontal-relative:page;mso-position-vertical-relative:page" coordorigin="1800,847" coordsize="9240,5">
          <v:shape id="_x0000_s2785" style="position:absolute;left:1800;top:847;width:2;height:5" coordorigin="1800,847" coordsize="0,5" path="m1800,852r,-5e" fillcolor="black" stroked="f">
            <v:path arrowok="t"/>
          </v:shape>
          <v:line id="_x0000_s2786" style="position:absolute" from="1800,850" to="11040,850" strokeweight=".24pt"/>
          <w10:wrap anchorx="page" anchory="page"/>
        </v:group>
      </w:pict>
    </w:r>
    <w:r>
      <w:pict w14:anchorId="1672176A">
        <v:shapetype id="_x0000_t202" coordsize="21600,21600" o:spt="202" path="m,l,21600r21600,l21600,xe">
          <v:stroke joinstyle="miter"/>
          <v:path gradientshapeok="t" o:connecttype="rect"/>
        </v:shapetype>
        <v:shape id="_x0000_s2787" type="#_x0000_t202" style="position:absolute;margin-left:356.3pt;margin-top:26.45pt;width:196.75pt;height:13pt;z-index:-676856;mso-position-horizontal-relative:page;mso-position-vertical-relative:page" filled="f" stroked="f">
          <v:textbox inset="0,0,0,0">
            <w:txbxContent>
              <w:p w14:paraId="5852E3F9" w14:textId="77777777" w:rsidR="002F0363" w:rsidRDefault="002F036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5022E" w14:textId="77777777" w:rsidR="002F0363" w:rsidRDefault="002F0363">
    <w:pPr>
      <w:pStyle w:val="BodyText"/>
      <w:spacing w:line="14" w:lineRule="auto"/>
    </w:pPr>
    <w:r>
      <w:pict w14:anchorId="31F8EDD6">
        <v:group id="_x0000_s2788" style="position:absolute;margin-left:60pt;margin-top:42.35pt;width:462pt;height:.25pt;z-index:-675832;mso-position-horizontal-relative:page;mso-position-vertical-relative:page" coordorigin="1200,847" coordsize="9240,5">
          <v:shape id="_x0000_s2789" style="position:absolute;left:1200;top:847;width:2;height:5" coordorigin="1200,847" coordsize="0,5" path="m1200,852r,-5e" fillcolor="black" stroked="f">
            <v:path arrowok="t"/>
          </v:shape>
          <v:line id="_x0000_s2790" style="position:absolute" from="1200,850" to="10440,850" strokeweight=".24pt"/>
          <w10:wrap anchorx="page" anchory="page"/>
        </v:group>
      </w:pict>
    </w:r>
    <w:r>
      <w:pict w14:anchorId="35C90AA7">
        <v:shapetype id="_x0000_t202" coordsize="21600,21600" o:spt="202" path="m,l,21600r21600,l21600,xe">
          <v:stroke joinstyle="miter"/>
          <v:path gradientshapeok="t" o:connecttype="rect"/>
        </v:shapetype>
        <v:shape id="_x0000_s2791" type="#_x0000_t202" style="position:absolute;margin-left:59.55pt;margin-top:26.45pt;width:196.65pt;height:13pt;z-index:-674808;mso-position-horizontal-relative:page;mso-position-vertical-relative:page" filled="f" stroked="f">
          <v:textbox inset="0,0,0,0">
            <w:txbxContent>
              <w:p w14:paraId="7F009E25" w14:textId="77777777" w:rsidR="002F0363" w:rsidRDefault="002F0363">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98196" w14:textId="77777777" w:rsidR="002F0363" w:rsidRDefault="002F0363">
    <w:pPr>
      <w:pStyle w:val="BodyText"/>
      <w:spacing w:line="14" w:lineRule="auto"/>
    </w:pPr>
    <w:r>
      <w:pict w14:anchorId="7CAA6F52">
        <v:group id="_x0000_s2792" style="position:absolute;margin-left:90pt;margin-top:42.35pt;width:462pt;height:.25pt;z-index:-673784;mso-position-horizontal-relative:page;mso-position-vertical-relative:page" coordorigin="1800,847" coordsize="9240,5">
          <v:shape id="_x0000_s2793" style="position:absolute;left:1800;top:847;width:2;height:5" coordorigin="1800,847" coordsize="0,5" path="m1800,852r,-5e" fillcolor="black" stroked="f">
            <v:path arrowok="t"/>
          </v:shape>
          <v:line id="_x0000_s2794" style="position:absolute" from="1800,850" to="11040,850" strokeweight=".24pt"/>
          <w10:wrap anchorx="page" anchory="page"/>
        </v:group>
      </w:pict>
    </w:r>
    <w:r>
      <w:pict w14:anchorId="317DA802">
        <v:shapetype id="_x0000_t202" coordsize="21600,21600" o:spt="202" path="m,l,21600r21600,l21600,xe">
          <v:stroke joinstyle="miter"/>
          <v:path gradientshapeok="t" o:connecttype="rect"/>
        </v:shapetype>
        <v:shape id="_x0000_s2795" type="#_x0000_t202" style="position:absolute;margin-left:356.3pt;margin-top:26.45pt;width:196.75pt;height:13pt;z-index:-672760;mso-position-horizontal-relative:page;mso-position-vertical-relative:page" filled="f" stroked="f">
          <v:textbox inset="0,0,0,0">
            <w:txbxContent>
              <w:p w14:paraId="55BFF7B6" w14:textId="77777777" w:rsidR="002F0363" w:rsidRDefault="002F036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A7B82" w14:textId="77777777" w:rsidR="002F0363" w:rsidRDefault="002F0363">
    <w:pPr>
      <w:pStyle w:val="BodyText"/>
      <w:spacing w:line="14" w:lineRule="auto"/>
    </w:pPr>
    <w:r>
      <w:pict w14:anchorId="4278424F">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w14:anchorId="1A94A2AC">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14:paraId="35AEF6EC" w14:textId="77777777" w:rsidR="002F0363" w:rsidRDefault="002F0363">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96D2" w14:textId="77777777" w:rsidR="002F0363" w:rsidRDefault="002F0363">
    <w:pPr>
      <w:pStyle w:val="BodyText"/>
      <w:spacing w:line="14" w:lineRule="auto"/>
    </w:pPr>
    <w:r>
      <w:pict w14:anchorId="53316F62">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w14:anchorId="2A8AE6B5">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14:paraId="29D34268" w14:textId="77777777" w:rsidR="002F0363" w:rsidRDefault="002F0363">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B6E10" w14:textId="77777777" w:rsidR="002F0363" w:rsidRDefault="002F0363">
    <w:pPr>
      <w:pStyle w:val="BodyText"/>
      <w:spacing w:line="14" w:lineRule="auto"/>
    </w:pPr>
    <w:r>
      <w:pict w14:anchorId="2E7F6D07">
        <v:group id="_x0000_s2862" style="position:absolute;margin-left:60pt;margin-top:42.35pt;width:462pt;height:.25pt;z-index:-649208;mso-position-horizontal-relative:page;mso-position-vertical-relative:page" coordorigin="1200,847" coordsize="9240,5">
          <v:shape id="_x0000_s2863" style="position:absolute;left:1200;top:847;width:2;height:5" coordorigin="1200,847" coordsize="0,5" path="m1200,852r,-5e" fillcolor="black" stroked="f">
            <v:path arrowok="t"/>
          </v:shape>
          <v:line id="_x0000_s2864" style="position:absolute" from="1200,850" to="10440,850" strokeweight=".24pt"/>
          <w10:wrap anchorx="page" anchory="page"/>
        </v:group>
      </w:pict>
    </w:r>
    <w:r>
      <w:pict w14:anchorId="698661A2">
        <v:shapetype id="_x0000_t202" coordsize="21600,21600" o:spt="202" path="m,l,21600r21600,l21600,xe">
          <v:stroke joinstyle="miter"/>
          <v:path gradientshapeok="t" o:connecttype="rect"/>
        </v:shapetype>
        <v:shape id="_x0000_s2865" type="#_x0000_t202" style="position:absolute;margin-left:59.55pt;margin-top:26.45pt;width:261.85pt;height:13pt;z-index:-648184;mso-position-horizontal-relative:page;mso-position-vertical-relative:page" filled="f" stroked="f">
          <v:textbox inset="0,0,0,0">
            <w:txbxContent>
              <w:p w14:paraId="71BFE803" w14:textId="77777777" w:rsidR="002F0363" w:rsidRDefault="002F0363">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B911" w14:textId="77777777" w:rsidR="002F0363" w:rsidRDefault="002F0363">
    <w:pPr>
      <w:pStyle w:val="BodyText"/>
      <w:spacing w:line="14" w:lineRule="auto"/>
    </w:pPr>
    <w:r>
      <w:pict w14:anchorId="635C779D">
        <v:group id="_x0000_s2866" style="position:absolute;margin-left:90pt;margin-top:42.35pt;width:462pt;height:.25pt;z-index:-647160;mso-position-horizontal-relative:page;mso-position-vertical-relative:page" coordorigin="1800,847" coordsize="9240,5">
          <v:shape id="_x0000_s2867" style="position:absolute;left:1800;top:847;width:2;height:5" coordorigin="1800,847" coordsize="0,5" path="m1800,852r,-5e" fillcolor="black" stroked="f">
            <v:path arrowok="t"/>
          </v:shape>
          <v:line id="_x0000_s2868" style="position:absolute" from="1800,850" to="11040,850" strokeweight=".24pt"/>
          <w10:wrap anchorx="page" anchory="page"/>
        </v:group>
      </w:pict>
    </w:r>
    <w:r>
      <w:pict w14:anchorId="6D65B439">
        <v:shapetype id="_x0000_t202" coordsize="21600,21600" o:spt="202" path="m,l,21600r21600,l21600,xe">
          <v:stroke joinstyle="miter"/>
          <v:path gradientshapeok="t" o:connecttype="rect"/>
        </v:shapetype>
        <v:shape id="_x0000_s2869" type="#_x0000_t202" style="position:absolute;margin-left:291.9pt;margin-top:26.45pt;width:261.85pt;height:13pt;z-index:-646136;mso-position-horizontal-relative:page;mso-position-vertical-relative:page" filled="f" stroked="f">
          <v:textbox inset="0,0,0,0">
            <w:txbxContent>
              <w:p w14:paraId="0474F8D3" w14:textId="77777777" w:rsidR="002F0363" w:rsidRDefault="002F0363">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401F" w14:textId="77777777" w:rsidR="002F0363" w:rsidRDefault="002F0363">
    <w:pPr>
      <w:pStyle w:val="BodyText"/>
      <w:spacing w:line="14" w:lineRule="auto"/>
    </w:pPr>
    <w:r>
      <w:pict w14:anchorId="7E57B3AB">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w14:anchorId="05949E56">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14:paraId="51D17DBB" w14:textId="77777777" w:rsidR="002F0363" w:rsidRDefault="002F0363">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7C2EF" w14:textId="77777777" w:rsidR="002F0363" w:rsidRDefault="002F0363">
    <w:pPr>
      <w:pStyle w:val="BodyText"/>
      <w:spacing w:line="14" w:lineRule="auto"/>
    </w:pPr>
    <w:r>
      <w:pict w14:anchorId="318AFC6B">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w14:anchorId="3C027109">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14:paraId="356E53C1" w14:textId="77777777" w:rsidR="002F0363" w:rsidRDefault="002F0363">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A3E93" w14:textId="77777777" w:rsidR="002F0363" w:rsidRDefault="002F0363">
    <w:pPr>
      <w:pStyle w:val="BodyText"/>
      <w:spacing w:line="14" w:lineRule="auto"/>
    </w:pPr>
    <w:r>
      <w:pict w14:anchorId="4B983427">
        <v:group id="_x0000_s2874" style="position:absolute;margin-left:60pt;margin-top:42.35pt;width:462pt;height:.25pt;z-index:-642040;mso-position-horizontal-relative:page;mso-position-vertical-relative:page" coordorigin="1200,847" coordsize="9240,5">
          <v:shape id="_x0000_s2875" style="position:absolute;left:1200;top:847;width:2;height:5" coordorigin="1200,847" coordsize="0,5" path="m1200,852r,-5e" fillcolor="black" stroked="f">
            <v:path arrowok="t"/>
          </v:shape>
          <v:line id="_x0000_s2876" style="position:absolute" from="1200,850" to="10440,850" strokeweight=".24pt"/>
          <w10:wrap anchorx="page" anchory="page"/>
        </v:group>
      </w:pict>
    </w:r>
    <w:r>
      <w:pict w14:anchorId="29159FD3">
        <v:shapetype id="_x0000_t202" coordsize="21600,21600" o:spt="202" path="m,l,21600r21600,l21600,xe">
          <v:stroke joinstyle="miter"/>
          <v:path gradientshapeok="t" o:connecttype="rect"/>
        </v:shapetype>
        <v:shape id="_x0000_s2877" type="#_x0000_t202" style="position:absolute;margin-left:59.55pt;margin-top:26.45pt;width:244.3pt;height:13pt;z-index:-641016;mso-position-horizontal-relative:page;mso-position-vertical-relative:page" filled="f" stroked="f">
          <v:textbox inset="0,0,0,0">
            <w:txbxContent>
              <w:p w14:paraId="09B869F1" w14:textId="77777777" w:rsidR="002F0363" w:rsidRDefault="002F036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917C2" w14:textId="77777777" w:rsidR="002F0363" w:rsidRDefault="002F0363">
    <w:pPr>
      <w:pStyle w:val="BodyText"/>
      <w:spacing w:line="14" w:lineRule="auto"/>
    </w:pPr>
    <w:r>
      <w:pict w14:anchorId="506E0E4A">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w14:anchorId="29271290">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style="mso-next-textbox:#_x0000_s2680" inset="0,0,0,0">
            <w:txbxContent>
              <w:p w14:paraId="7515FD32" w14:textId="77777777" w:rsidR="002F0363" w:rsidRDefault="002F0363">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0BAFB" w14:textId="77777777" w:rsidR="002F0363" w:rsidRDefault="002F0363">
    <w:pPr>
      <w:pStyle w:val="BodyText"/>
      <w:spacing w:line="14" w:lineRule="auto"/>
    </w:pPr>
    <w:r>
      <w:pict w14:anchorId="3DA12B75">
        <v:group id="_x0000_s2870" style="position:absolute;margin-left:90pt;margin-top:42.35pt;width:462pt;height:.25pt;z-index:-644088;mso-position-horizontal-relative:page;mso-position-vertical-relative:page" coordorigin="1800,847" coordsize="9240,5">
          <v:shape id="_x0000_s2871" style="position:absolute;left:1800;top:847;width:2;height:5" coordorigin="1800,847" coordsize="0,5" path="m1800,852r,-5e" fillcolor="black" stroked="f">
            <v:path arrowok="t"/>
          </v:shape>
          <v:line id="_x0000_s2872" style="position:absolute" from="1800,850" to="11040,850" strokeweight=".24pt"/>
          <w10:wrap anchorx="page" anchory="page"/>
        </v:group>
      </w:pict>
    </w:r>
    <w:r>
      <w:pict w14:anchorId="6B0CFE1E">
        <v:shapetype id="_x0000_t202" coordsize="21600,21600" o:spt="202" path="m,l,21600r21600,l21600,xe">
          <v:stroke joinstyle="miter"/>
          <v:path gradientshapeok="t" o:connecttype="rect"/>
        </v:shapetype>
        <v:shape id="_x0000_s2873" type="#_x0000_t202" style="position:absolute;margin-left:309.45pt;margin-top:26.45pt;width:244.25pt;height:13pt;z-index:-643064;mso-position-horizontal-relative:page;mso-position-vertical-relative:page" filled="f" stroked="f">
          <v:textbox inset="0,0,0,0">
            <w:txbxContent>
              <w:p w14:paraId="02C4E6BF" w14:textId="77777777" w:rsidR="002F0363" w:rsidRDefault="002F036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0C0CA" w14:textId="77777777" w:rsidR="002F0363" w:rsidRDefault="002F0363">
    <w:pPr>
      <w:pStyle w:val="BodyText"/>
      <w:spacing w:line="14" w:lineRule="auto"/>
      <w:rPr>
        <w:sz w:val="2"/>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3916" w14:textId="77777777" w:rsidR="002F0363" w:rsidRDefault="002F0363">
    <w:pPr>
      <w:pStyle w:val="BodyText"/>
      <w:spacing w:line="14" w:lineRule="auto"/>
    </w:pPr>
    <w:r>
      <w:pict w14:anchorId="4434698C">
        <v:group id="_x0000_s2880" style="position:absolute;margin-left:60pt;margin-top:42.35pt;width:462pt;height:.25pt;z-index:-637944;mso-position-horizontal-relative:page;mso-position-vertical-relative:page" coordorigin="1200,847" coordsize="9240,5">
          <v:shape id="_x0000_s2881" style="position:absolute;left:1200;top:847;width:2;height:5" coordorigin="1200,847" coordsize="0,5" path="m1200,852r,-5e" fillcolor="black" stroked="f">
            <v:path arrowok="t"/>
          </v:shape>
          <v:line id="_x0000_s2882" style="position:absolute" from="1200,850" to="10440,850" strokeweight=".24pt"/>
          <w10:wrap anchorx="page" anchory="page"/>
        </v:group>
      </w:pict>
    </w:r>
    <w:r>
      <w:pict w14:anchorId="29C1EC70">
        <v:shapetype id="_x0000_t202" coordsize="21600,21600" o:spt="202" path="m,l,21600r21600,l21600,xe">
          <v:stroke joinstyle="miter"/>
          <v:path gradientshapeok="t" o:connecttype="rect"/>
        </v:shapetype>
        <v:shape id="_x0000_s2883" type="#_x0000_t202" style="position:absolute;margin-left:59.55pt;margin-top:26.45pt;width:187.9pt;height:13pt;z-index:-636920;mso-position-horizontal-relative:page;mso-position-vertical-relative:page" filled="f" stroked="f">
          <v:textbox inset="0,0,0,0">
            <w:txbxContent>
              <w:p w14:paraId="3F30AF60" w14:textId="77777777" w:rsidR="002F0363" w:rsidRDefault="002F0363">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6EFFA" w14:textId="77777777" w:rsidR="002F0363" w:rsidRDefault="002F0363">
    <w:pPr>
      <w:pStyle w:val="BodyText"/>
      <w:spacing w:line="14" w:lineRule="auto"/>
    </w:pPr>
    <w:r>
      <w:pict w14:anchorId="0F985098">
        <v:group id="_x0000_s2884" style="position:absolute;margin-left:90pt;margin-top:42.35pt;width:462pt;height:.25pt;z-index:-635896;mso-position-horizontal-relative:page;mso-position-vertical-relative:page" coordorigin="1800,847" coordsize="9240,5">
          <v:shape id="_x0000_s2885" style="position:absolute;left:1800;top:847;width:2;height:5" coordorigin="1800,847" coordsize="0,5" path="m1800,852r,-5e" fillcolor="black" stroked="f">
            <v:path arrowok="t"/>
          </v:shape>
          <v:line id="_x0000_s2886" style="position:absolute" from="1800,850" to="11040,850" strokeweight=".24pt"/>
          <w10:wrap anchorx="page" anchory="page"/>
        </v:group>
      </w:pict>
    </w:r>
    <w:r>
      <w:pict w14:anchorId="61588AC5">
        <v:shapetype id="_x0000_t202" coordsize="21600,21600" o:spt="202" path="m,l,21600r21600,l21600,xe">
          <v:stroke joinstyle="miter"/>
          <v:path gradientshapeok="t" o:connecttype="rect"/>
        </v:shapetype>
        <v:shape id="_x0000_s2887" type="#_x0000_t202" style="position:absolute;margin-left:365.85pt;margin-top:26.45pt;width:187.95pt;height:13pt;z-index:-634872;mso-position-horizontal-relative:page;mso-position-vertical-relative:page" filled="f" stroked="f">
          <v:textbox inset="0,0,0,0">
            <w:txbxContent>
              <w:p w14:paraId="49C4D46F" w14:textId="77777777" w:rsidR="002F0363" w:rsidRDefault="002F0363">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3A3FA" w14:textId="77777777" w:rsidR="002F0363" w:rsidRDefault="002F0363">
    <w:pPr>
      <w:pStyle w:val="BodyText"/>
      <w:spacing w:line="14" w:lineRule="auto"/>
    </w:pPr>
    <w:r>
      <w:pict w14:anchorId="1CD08036">
        <v:group id="_x0000_s2888" style="position:absolute;margin-left:60pt;margin-top:42.35pt;width:462pt;height:.25pt;z-index:-633848;mso-position-horizontal-relative:page;mso-position-vertical-relative:page" coordorigin="1200,847" coordsize="9240,5">
          <v:shape id="_x0000_s2889" style="position:absolute;left:1200;top:847;width:2;height:5" coordorigin="1200,847" coordsize="0,5" path="m1200,852r,-5e" fillcolor="black" stroked="f">
            <v:path arrowok="t"/>
          </v:shape>
          <v:line id="_x0000_s2890" style="position:absolute" from="1200,850" to="10440,850" strokeweight=".24pt"/>
          <w10:wrap anchorx="page" anchory="page"/>
        </v:group>
      </w:pict>
    </w:r>
    <w:r>
      <w:pict w14:anchorId="05D34687">
        <v:shapetype id="_x0000_t202" coordsize="21600,21600" o:spt="202" path="m,l,21600r21600,l21600,xe">
          <v:stroke joinstyle="miter"/>
          <v:path gradientshapeok="t" o:connecttype="rect"/>
        </v:shapetype>
        <v:shape id="_x0000_s2891" type="#_x0000_t202" style="position:absolute;margin-left:59.55pt;margin-top:26.45pt;width:104.3pt;height:13pt;z-index:-632824;mso-position-horizontal-relative:page;mso-position-vertical-relative:page" filled="f" stroked="f">
          <v:textbox inset="0,0,0,0">
            <w:txbxContent>
              <w:p w14:paraId="1F168902" w14:textId="77777777" w:rsidR="002F0363" w:rsidRDefault="002F0363">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E3D76" w14:textId="77777777" w:rsidR="002F0363" w:rsidRDefault="002F0363">
    <w:pPr>
      <w:pStyle w:val="BodyText"/>
      <w:spacing w:line="14" w:lineRule="auto"/>
    </w:pPr>
    <w:r>
      <w:pict w14:anchorId="15455148">
        <v:group id="_x0000_s2892" style="position:absolute;margin-left:90pt;margin-top:42.35pt;width:462pt;height:.25pt;z-index:-631800;mso-position-horizontal-relative:page;mso-position-vertical-relative:page" coordorigin="1800,847" coordsize="9240,5">
          <v:shape id="_x0000_s2893" style="position:absolute;left:1800;top:847;width:2;height:5" coordorigin="1800,847" coordsize="0,5" path="m1800,852r,-5e" fillcolor="black" stroked="f">
            <v:path arrowok="t"/>
          </v:shape>
          <v:line id="_x0000_s2894" style="position:absolute" from="1800,850" to="11040,850" strokeweight=".24pt"/>
          <w10:wrap anchorx="page" anchory="page"/>
        </v:group>
      </w:pict>
    </w:r>
    <w:r>
      <w:pict w14:anchorId="1F4BFF64">
        <v:shapetype id="_x0000_t202" coordsize="21600,21600" o:spt="202" path="m,l,21600r21600,l21600,xe">
          <v:stroke joinstyle="miter"/>
          <v:path gradientshapeok="t" o:connecttype="rect"/>
        </v:shapetype>
        <v:shape id="_x0000_s2895" type="#_x0000_t202" style="position:absolute;margin-left:449.35pt;margin-top:26.45pt;width:104.3pt;height:13pt;z-index:-630776;mso-position-horizontal-relative:page;mso-position-vertical-relative:page" filled="f" stroked="f">
          <v:textbox inset="0,0,0,0">
            <w:txbxContent>
              <w:p w14:paraId="3E92CDAB" w14:textId="77777777" w:rsidR="002F0363" w:rsidRDefault="002F0363">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F2BA" w14:textId="77777777" w:rsidR="002F0363" w:rsidRDefault="002F0363">
    <w:pPr>
      <w:pStyle w:val="BodyText"/>
      <w:spacing w:line="14" w:lineRule="auto"/>
    </w:pPr>
    <w:r>
      <w:pict w14:anchorId="419156B3">
        <v:group id="_x0000_s2896" style="position:absolute;margin-left:60pt;margin-top:42.35pt;width:462pt;height:.25pt;z-index:-629752;mso-position-horizontal-relative:page;mso-position-vertical-relative:page" coordorigin="1200,847" coordsize="9240,5">
          <v:shape id="_x0000_s2897" style="position:absolute;left:1200;top:847;width:2;height:5" coordorigin="1200,847" coordsize="0,5" path="m1200,852r,-5e" fillcolor="black" stroked="f">
            <v:path arrowok="t"/>
          </v:shape>
          <v:line id="_x0000_s2898" style="position:absolute" from="1200,850" to="10440,850" strokeweight=".24pt"/>
          <w10:wrap anchorx="page" anchory="page"/>
        </v:group>
      </w:pict>
    </w:r>
    <w:r>
      <w:pict w14:anchorId="7FB7F3C7">
        <v:shapetype id="_x0000_t202" coordsize="21600,21600" o:spt="202" path="m,l,21600r21600,l21600,xe">
          <v:stroke joinstyle="miter"/>
          <v:path gradientshapeok="t" o:connecttype="rect"/>
        </v:shapetype>
        <v:shape id="_x0000_s2899" type="#_x0000_t202" style="position:absolute;margin-left:59.55pt;margin-top:26.45pt;width:234.05pt;height:13pt;z-index:-628728;mso-position-horizontal-relative:page;mso-position-vertical-relative:page" filled="f" stroked="f">
          <v:textbox inset="0,0,0,0">
            <w:txbxContent>
              <w:p w14:paraId="20E8FEF3" w14:textId="77777777" w:rsidR="002F0363" w:rsidRDefault="002F0363">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2CC3F" w14:textId="77777777" w:rsidR="002F0363" w:rsidRDefault="002F0363">
    <w:pPr>
      <w:pStyle w:val="BodyText"/>
      <w:spacing w:line="14" w:lineRule="auto"/>
    </w:pPr>
    <w:r>
      <w:pict w14:anchorId="4F1028EE">
        <v:group id="_x0000_s2900" style="position:absolute;margin-left:90pt;margin-top:42.35pt;width:462pt;height:.25pt;z-index:-627704;mso-position-horizontal-relative:page;mso-position-vertical-relative:page" coordorigin="1800,847" coordsize="9240,5">
          <v:shape id="_x0000_s2901" style="position:absolute;left:1800;top:847;width:2;height:5" coordorigin="1800,847" coordsize="0,5" path="m1800,852r,-5e" fillcolor="black" stroked="f">
            <v:path arrowok="t"/>
          </v:shape>
          <v:line id="_x0000_s2902" style="position:absolute" from="1800,850" to="11040,850" strokeweight=".24pt"/>
          <w10:wrap anchorx="page" anchory="page"/>
        </v:group>
      </w:pict>
    </w:r>
    <w:r>
      <w:pict w14:anchorId="39FF143E">
        <v:shapetype id="_x0000_t202" coordsize="21600,21600" o:spt="202" path="m,l,21600r21600,l21600,xe">
          <v:stroke joinstyle="miter"/>
          <v:path gradientshapeok="t" o:connecttype="rect"/>
        </v:shapetype>
        <v:shape id="_x0000_s2903" type="#_x0000_t202" style="position:absolute;margin-left:319.8pt;margin-top:26.45pt;width:233.95pt;height:13pt;z-index:-626680;mso-position-horizontal-relative:page;mso-position-vertical-relative:page" filled="f" stroked="f">
          <v:textbox inset="0,0,0,0">
            <w:txbxContent>
              <w:p w14:paraId="27A71C88" w14:textId="77777777" w:rsidR="002F0363" w:rsidRDefault="002F0363">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8B810" w14:textId="77777777" w:rsidR="002F0363" w:rsidRDefault="002F0363">
    <w:pPr>
      <w:pStyle w:val="BodyText"/>
      <w:spacing w:line="14" w:lineRule="auto"/>
    </w:pPr>
    <w:r>
      <w:pict w14:anchorId="1048DA8A">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w14:anchorId="55F4952E">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14:paraId="68311712" w14:textId="77777777" w:rsidR="002F0363" w:rsidRDefault="002F0363">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0B1AE" w14:textId="77777777" w:rsidR="002F0363" w:rsidRDefault="002F0363">
    <w:pPr>
      <w:pStyle w:val="BodyText"/>
      <w:spacing w:line="14" w:lineRule="auto"/>
    </w:pPr>
    <w:r>
      <w:pict w14:anchorId="230BF6A1">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w14:anchorId="1D014E11">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14:paraId="757F355A" w14:textId="77777777" w:rsidR="002F0363" w:rsidRDefault="002F0363">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C7476" w14:textId="77777777" w:rsidR="002F0363" w:rsidRDefault="002F0363">
    <w:pPr>
      <w:pStyle w:val="BodyText"/>
      <w:spacing w:line="14" w:lineRule="auto"/>
    </w:pPr>
    <w:r>
      <w:pict w14:anchorId="5AFFE472">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w14:anchorId="25EBC3DB">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14:paraId="0DB837B1" w14:textId="77777777" w:rsidR="002F0363" w:rsidRDefault="002F0363">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D1E3F" w14:textId="77777777" w:rsidR="002F0363" w:rsidRDefault="002F0363">
    <w:pPr>
      <w:pStyle w:val="BodyText"/>
      <w:spacing w:line="14" w:lineRule="auto"/>
    </w:pPr>
    <w:r>
      <w:pict w14:anchorId="7B65A67B">
        <v:group id="_x0000_s2904" style="position:absolute;margin-left:60pt;margin-top:42.35pt;width:462pt;height:.25pt;z-index:-624632;mso-position-horizontal-relative:page;mso-position-vertical-relative:page" coordorigin="1200,847" coordsize="9240,5">
          <v:shape id="_x0000_s2905" style="position:absolute;left:1200;top:847;width:2;height:5" coordorigin="1200,847" coordsize="0,5" path="m1200,852r,-5e" fillcolor="black" stroked="f">
            <v:path arrowok="t"/>
          </v:shape>
          <v:line id="_x0000_s2906" style="position:absolute" from="1200,850" to="10440,850" strokeweight=".24pt"/>
          <w10:wrap anchorx="page" anchory="page"/>
        </v:group>
      </w:pict>
    </w:r>
    <w:r>
      <w:pict w14:anchorId="05B0BE04">
        <v:shapetype id="_x0000_t202" coordsize="21600,21600" o:spt="202" path="m,l,21600r21600,l21600,xe">
          <v:stroke joinstyle="miter"/>
          <v:path gradientshapeok="t" o:connecttype="rect"/>
        </v:shapetype>
        <v:shape id="_x0000_s2907" type="#_x0000_t202" style="position:absolute;margin-left:59.55pt;margin-top:26.45pt;width:160.45pt;height:13pt;z-index:-623608;mso-position-horizontal-relative:page;mso-position-vertical-relative:page" filled="f" stroked="f">
          <v:textbox inset="0,0,0,0">
            <w:txbxContent>
              <w:p w14:paraId="3D3B217E" w14:textId="77777777" w:rsidR="002F0363" w:rsidRDefault="002F0363">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FEEE" w14:textId="77777777" w:rsidR="002F0363" w:rsidRDefault="002F0363">
    <w:pPr>
      <w:pStyle w:val="BodyText"/>
      <w:spacing w:line="14" w:lineRule="auto"/>
    </w:pPr>
    <w:r>
      <w:pict w14:anchorId="68764058">
        <v:group id="_x0000_s2908" style="position:absolute;margin-left:90pt;margin-top:42.35pt;width:462pt;height:.25pt;z-index:-622584;mso-position-horizontal-relative:page;mso-position-vertical-relative:page" coordorigin="1800,847" coordsize="9240,5">
          <v:shape id="_x0000_s2909" style="position:absolute;left:1800;top:847;width:2;height:5" coordorigin="1800,847" coordsize="0,5" path="m1800,852r,-5e" fillcolor="black" stroked="f">
            <v:path arrowok="t"/>
          </v:shape>
          <v:line id="_x0000_s2910" style="position:absolute" from="1800,850" to="11040,850" strokeweight=".24pt"/>
          <w10:wrap anchorx="page" anchory="page"/>
        </v:group>
      </w:pict>
    </w:r>
    <w:r>
      <w:pict w14:anchorId="1B8F6635">
        <v:shapetype id="_x0000_t202" coordsize="21600,21600" o:spt="202" path="m,l,21600r21600,l21600,xe">
          <v:stroke joinstyle="miter"/>
          <v:path gradientshapeok="t" o:connecttype="rect"/>
        </v:shapetype>
        <v:shape id="_x0000_s2911" type="#_x0000_t202" style="position:absolute;margin-left:392.9pt;margin-top:26.45pt;width:160.45pt;height:13pt;z-index:-621560;mso-position-horizontal-relative:page;mso-position-vertical-relative:page" filled="f" stroked="f">
          <v:textbox inset="0,0,0,0">
            <w:txbxContent>
              <w:p w14:paraId="2080B28C" w14:textId="77777777" w:rsidR="002F0363" w:rsidRDefault="002F0363">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E58B8" w14:textId="77777777" w:rsidR="002F0363" w:rsidRDefault="002F0363">
    <w:pPr>
      <w:pStyle w:val="BodyText"/>
      <w:spacing w:line="14" w:lineRule="auto"/>
    </w:pPr>
    <w:r>
      <w:pict w14:anchorId="7477A19C">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w14:anchorId="2C7FD75B">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14:paraId="3BD93E41" w14:textId="77777777" w:rsidR="002F0363" w:rsidRDefault="002F036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A8383" w14:textId="77777777" w:rsidR="002F0363" w:rsidRDefault="002F0363">
    <w:pPr>
      <w:pStyle w:val="BodyText"/>
      <w:spacing w:line="14" w:lineRule="auto"/>
    </w:pPr>
    <w:r>
      <w:pict w14:anchorId="3F75974C">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w14:anchorId="1D3A2543">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14:paraId="7F7C460D" w14:textId="77777777" w:rsidR="002F0363" w:rsidRDefault="002F036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49453" w14:textId="77777777" w:rsidR="002F0363" w:rsidRDefault="002F0363">
    <w:pPr>
      <w:pStyle w:val="BodyText"/>
      <w:spacing w:line="14" w:lineRule="auto"/>
      <w:rPr>
        <w:sz w:val="2"/>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D0A6F" w14:textId="77777777" w:rsidR="002F0363" w:rsidRDefault="002F0363">
    <w:pPr>
      <w:pStyle w:val="BodyText"/>
      <w:spacing w:line="14" w:lineRule="auto"/>
    </w:pPr>
    <w:r>
      <w:pict w14:anchorId="0A2C2086">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w14:anchorId="59E865AE">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14:paraId="17376116" w14:textId="77777777" w:rsidR="002F0363" w:rsidRDefault="002F0363">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B22C" w14:textId="77777777" w:rsidR="002F0363" w:rsidRDefault="002F0363">
    <w:pPr>
      <w:pStyle w:val="BodyText"/>
      <w:spacing w:line="14" w:lineRule="auto"/>
    </w:pPr>
    <w:r>
      <w:pict w14:anchorId="4391BC79">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w14:anchorId="48F835E3">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14:paraId="4EDA56FE" w14:textId="77777777" w:rsidR="002F0363" w:rsidRDefault="002F0363">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CBEDE" w14:textId="77777777" w:rsidR="002F0363" w:rsidRDefault="002F0363">
    <w:pPr>
      <w:pStyle w:val="BodyText"/>
      <w:spacing w:line="14" w:lineRule="auto"/>
    </w:pPr>
    <w:r>
      <w:pict w14:anchorId="75382DB0">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w14:anchorId="073DAC2E">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14:paraId="606B524E" w14:textId="77777777" w:rsidR="002F0363" w:rsidRDefault="002F036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1419F" w14:textId="77777777" w:rsidR="002F0363" w:rsidRDefault="002F0363">
    <w:pPr>
      <w:pStyle w:val="BodyText"/>
      <w:spacing w:line="14" w:lineRule="auto"/>
    </w:pPr>
    <w:r>
      <w:pict w14:anchorId="64032245">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w14:anchorId="6746AECB">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14:paraId="53372FAD" w14:textId="77777777" w:rsidR="002F0363" w:rsidRDefault="002F0363">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544DD" w14:textId="77777777" w:rsidR="002F0363" w:rsidRDefault="002F0363">
    <w:pPr>
      <w:pStyle w:val="BodyText"/>
      <w:spacing w:line="14" w:lineRule="auto"/>
    </w:pPr>
    <w:r>
      <w:pict w14:anchorId="1DAC9A02">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w14:anchorId="019D06A9">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14:paraId="7E15C540" w14:textId="77777777" w:rsidR="002F0363" w:rsidRDefault="002F036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80B6F"/>
    <w:multiLevelType w:val="hybridMultilevel"/>
    <w:tmpl w:val="98E06B0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2" w15:restartNumberingAfterBreak="0">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3" w15:restartNumberingAfterBreak="0">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4" w15:restartNumberingAfterBreak="0">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5" w15:restartNumberingAfterBreak="0">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6" w15:restartNumberingAfterBreak="0">
    <w:nsid w:val="03410A65"/>
    <w:multiLevelType w:val="hybridMultilevel"/>
    <w:tmpl w:val="F39077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8" w15:restartNumberingAfterBreak="0">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9" w15:restartNumberingAfterBreak="0">
    <w:nsid w:val="04020264"/>
    <w:multiLevelType w:val="hybridMultilevel"/>
    <w:tmpl w:val="DBD652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11" w15:restartNumberingAfterBreak="0">
    <w:nsid w:val="04F13B7B"/>
    <w:multiLevelType w:val="hybridMultilevel"/>
    <w:tmpl w:val="E16A449C"/>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13" w15:restartNumberingAfterBreak="0">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4" w15:restartNumberingAfterBreak="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5" w15:restartNumberingAfterBreak="0">
    <w:nsid w:val="068136E5"/>
    <w:multiLevelType w:val="hybridMultilevel"/>
    <w:tmpl w:val="6BA2B3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7" w15:restartNumberingAfterBreak="0">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8" w15:restartNumberingAfterBreak="0">
    <w:nsid w:val="08415B73"/>
    <w:multiLevelType w:val="hybridMultilevel"/>
    <w:tmpl w:val="EC66C5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20" w15:restartNumberingAfterBreak="0">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21" w15:restartNumberingAfterBreak="0">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22" w15:restartNumberingAfterBreak="0">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23" w15:restartNumberingAfterBreak="0">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24" w15:restartNumberingAfterBreak="0">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5" w15:restartNumberingAfterBreak="0">
    <w:nsid w:val="0D1D5161"/>
    <w:multiLevelType w:val="hybridMultilevel"/>
    <w:tmpl w:val="72EC43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7" w15:restartNumberingAfterBreak="0">
    <w:nsid w:val="0D786E1A"/>
    <w:multiLevelType w:val="hybridMultilevel"/>
    <w:tmpl w:val="6646E2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29" w15:restartNumberingAfterBreak="0">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30" w15:restartNumberingAfterBreak="0">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31" w15:restartNumberingAfterBreak="0">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32" w15:restartNumberingAfterBreak="0">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33" w15:restartNumberingAfterBreak="0">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34" w15:restartNumberingAfterBreak="0">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35" w15:restartNumberingAfterBreak="0">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36" w15:restartNumberingAfterBreak="0">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7" w15:restartNumberingAfterBreak="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38" w15:restartNumberingAfterBreak="0">
    <w:nsid w:val="13F67E4F"/>
    <w:multiLevelType w:val="hybridMultilevel"/>
    <w:tmpl w:val="BF8848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3FE31C6"/>
    <w:multiLevelType w:val="hybridMultilevel"/>
    <w:tmpl w:val="33DCC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41" w15:restartNumberingAfterBreak="0">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42" w15:restartNumberingAfterBreak="0">
    <w:nsid w:val="14E13AB3"/>
    <w:multiLevelType w:val="hybridMultilevel"/>
    <w:tmpl w:val="3AA42F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53B3F17"/>
    <w:multiLevelType w:val="hybridMultilevel"/>
    <w:tmpl w:val="097AF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45" w15:restartNumberingAfterBreak="0">
    <w:nsid w:val="161E31AB"/>
    <w:multiLevelType w:val="hybridMultilevel"/>
    <w:tmpl w:val="6A6AC1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164C04AE"/>
    <w:multiLevelType w:val="hybridMultilevel"/>
    <w:tmpl w:val="49A48A7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168A65B0"/>
    <w:multiLevelType w:val="hybridMultilevel"/>
    <w:tmpl w:val="D2AE1DC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49" w15:restartNumberingAfterBreak="0">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50" w15:restartNumberingAfterBreak="0">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51" w15:restartNumberingAfterBreak="0">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52" w15:restartNumberingAfterBreak="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53" w15:restartNumberingAfterBreak="0">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54" w15:restartNumberingAfterBreak="0">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55" w15:restartNumberingAfterBreak="0">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56" w15:restartNumberingAfterBreak="0">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57" w15:restartNumberingAfterBreak="0">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58" w15:restartNumberingAfterBreak="0">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59" w15:restartNumberingAfterBreak="0">
    <w:nsid w:val="220B434C"/>
    <w:multiLevelType w:val="hybridMultilevel"/>
    <w:tmpl w:val="F5B492F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2238738E"/>
    <w:multiLevelType w:val="hybridMultilevel"/>
    <w:tmpl w:val="4F5E27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62" w15:restartNumberingAfterBreak="0">
    <w:nsid w:val="22EF5EAF"/>
    <w:multiLevelType w:val="hybridMultilevel"/>
    <w:tmpl w:val="FE325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2F30273"/>
    <w:multiLevelType w:val="hybridMultilevel"/>
    <w:tmpl w:val="6E6EDE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65" w15:restartNumberingAfterBreak="0">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66" w15:restartNumberingAfterBreak="0">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67" w15:restartNumberingAfterBreak="0">
    <w:nsid w:val="24D52FB0"/>
    <w:multiLevelType w:val="hybridMultilevel"/>
    <w:tmpl w:val="75E68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26CD39D1"/>
    <w:multiLevelType w:val="hybridMultilevel"/>
    <w:tmpl w:val="8870D8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70" w15:restartNumberingAfterBreak="0">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71" w15:restartNumberingAfterBreak="0">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72" w15:restartNumberingAfterBreak="0">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73" w15:restartNumberingAfterBreak="0">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74" w15:restartNumberingAfterBreak="0">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75" w15:restartNumberingAfterBreak="0">
    <w:nsid w:val="2AB63C69"/>
    <w:multiLevelType w:val="hybridMultilevel"/>
    <w:tmpl w:val="F92CC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77" w15:restartNumberingAfterBreak="0">
    <w:nsid w:val="2D02615C"/>
    <w:multiLevelType w:val="hybridMultilevel"/>
    <w:tmpl w:val="A61282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2E302252"/>
    <w:multiLevelType w:val="hybridMultilevel"/>
    <w:tmpl w:val="5E289C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2E616C17"/>
    <w:multiLevelType w:val="hybridMultilevel"/>
    <w:tmpl w:val="1096B4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81" w15:restartNumberingAfterBreak="0">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82" w15:restartNumberingAfterBreak="0">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83" w15:restartNumberingAfterBreak="0">
    <w:nsid w:val="304D2AEC"/>
    <w:multiLevelType w:val="hybridMultilevel"/>
    <w:tmpl w:val="DB746B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85" w15:restartNumberingAfterBreak="0">
    <w:nsid w:val="30C666E0"/>
    <w:multiLevelType w:val="hybridMultilevel"/>
    <w:tmpl w:val="F4D2AC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311C4E71"/>
    <w:multiLevelType w:val="hybridMultilevel"/>
    <w:tmpl w:val="0D46B1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88" w15:restartNumberingAfterBreak="0">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89" w15:restartNumberingAfterBreak="0">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90" w15:restartNumberingAfterBreak="0">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91" w15:restartNumberingAfterBreak="0">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92" w15:restartNumberingAfterBreak="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93" w15:restartNumberingAfterBreak="0">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94" w15:restartNumberingAfterBreak="0">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95" w15:restartNumberingAfterBreak="0">
    <w:nsid w:val="371A2462"/>
    <w:multiLevelType w:val="hybridMultilevel"/>
    <w:tmpl w:val="12BAA5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97" w15:restartNumberingAfterBreak="0">
    <w:nsid w:val="38705115"/>
    <w:multiLevelType w:val="hybridMultilevel"/>
    <w:tmpl w:val="98D8374E"/>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99" w15:restartNumberingAfterBreak="0">
    <w:nsid w:val="3A19015E"/>
    <w:multiLevelType w:val="hybridMultilevel"/>
    <w:tmpl w:val="2482D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101" w15:restartNumberingAfterBreak="0">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102" w15:restartNumberingAfterBreak="0">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103" w15:restartNumberingAfterBreak="0">
    <w:nsid w:val="3C16698D"/>
    <w:multiLevelType w:val="hybridMultilevel"/>
    <w:tmpl w:val="1D3CDC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105" w15:restartNumberingAfterBreak="0">
    <w:nsid w:val="3E737D63"/>
    <w:multiLevelType w:val="hybridMultilevel"/>
    <w:tmpl w:val="49CEF5CE"/>
    <w:lvl w:ilvl="0" w:tplc="9B70B7B6">
      <w:numFmt w:val="bullet"/>
      <w:lvlText w:val="■"/>
      <w:lvlJc w:val="left"/>
      <w:pPr>
        <w:ind w:left="2739" w:hanging="360"/>
      </w:pPr>
      <w:rPr>
        <w:rFonts w:ascii="MS UI Gothic" w:eastAsia="MS UI Gothic" w:hAnsi="MS UI Gothic" w:cs="MS UI Gothic" w:hint="default"/>
        <w:w w:val="75"/>
        <w:sz w:val="10"/>
        <w:szCs w:val="10"/>
      </w:rPr>
    </w:lvl>
    <w:lvl w:ilvl="1" w:tplc="345E6564">
      <w:numFmt w:val="bullet"/>
      <w:lvlText w:val="•"/>
      <w:lvlJc w:val="left"/>
      <w:pPr>
        <w:ind w:left="3474" w:hanging="360"/>
      </w:pPr>
      <w:rPr>
        <w:rFonts w:hint="default"/>
      </w:rPr>
    </w:lvl>
    <w:lvl w:ilvl="2" w:tplc="3DBA6D92">
      <w:numFmt w:val="bullet"/>
      <w:lvlText w:val="•"/>
      <w:lvlJc w:val="left"/>
      <w:pPr>
        <w:ind w:left="4208" w:hanging="360"/>
      </w:pPr>
      <w:rPr>
        <w:rFonts w:hint="default"/>
      </w:rPr>
    </w:lvl>
    <w:lvl w:ilvl="3" w:tplc="19ECFBF0">
      <w:numFmt w:val="bullet"/>
      <w:lvlText w:val="•"/>
      <w:lvlJc w:val="left"/>
      <w:pPr>
        <w:ind w:left="4942" w:hanging="360"/>
      </w:pPr>
      <w:rPr>
        <w:rFonts w:hint="default"/>
      </w:rPr>
    </w:lvl>
    <w:lvl w:ilvl="4" w:tplc="C70E1102">
      <w:numFmt w:val="bullet"/>
      <w:lvlText w:val="•"/>
      <w:lvlJc w:val="left"/>
      <w:pPr>
        <w:ind w:left="5676" w:hanging="360"/>
      </w:pPr>
      <w:rPr>
        <w:rFonts w:hint="default"/>
      </w:rPr>
    </w:lvl>
    <w:lvl w:ilvl="5" w:tplc="F2065000">
      <w:numFmt w:val="bullet"/>
      <w:lvlText w:val="•"/>
      <w:lvlJc w:val="left"/>
      <w:pPr>
        <w:ind w:left="6410" w:hanging="360"/>
      </w:pPr>
      <w:rPr>
        <w:rFonts w:hint="default"/>
      </w:rPr>
    </w:lvl>
    <w:lvl w:ilvl="6" w:tplc="7D6C24C8">
      <w:numFmt w:val="bullet"/>
      <w:lvlText w:val="•"/>
      <w:lvlJc w:val="left"/>
      <w:pPr>
        <w:ind w:left="7144" w:hanging="360"/>
      </w:pPr>
      <w:rPr>
        <w:rFonts w:hint="default"/>
      </w:rPr>
    </w:lvl>
    <w:lvl w:ilvl="7" w:tplc="7444C342">
      <w:numFmt w:val="bullet"/>
      <w:lvlText w:val="•"/>
      <w:lvlJc w:val="left"/>
      <w:pPr>
        <w:ind w:left="7878" w:hanging="360"/>
      </w:pPr>
      <w:rPr>
        <w:rFonts w:hint="default"/>
      </w:rPr>
    </w:lvl>
    <w:lvl w:ilvl="8" w:tplc="4DF2A18C">
      <w:numFmt w:val="bullet"/>
      <w:lvlText w:val="•"/>
      <w:lvlJc w:val="left"/>
      <w:pPr>
        <w:ind w:left="8612" w:hanging="360"/>
      </w:pPr>
      <w:rPr>
        <w:rFonts w:hint="default"/>
      </w:rPr>
    </w:lvl>
  </w:abstractNum>
  <w:abstractNum w:abstractNumId="106" w15:restartNumberingAfterBreak="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107" w15:restartNumberingAfterBreak="0">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108" w15:restartNumberingAfterBreak="0">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109" w15:restartNumberingAfterBreak="0">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110" w15:restartNumberingAfterBreak="0">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111" w15:restartNumberingAfterBreak="0">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112" w15:restartNumberingAfterBreak="0">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113" w15:restartNumberingAfterBreak="0">
    <w:nsid w:val="46E86419"/>
    <w:multiLevelType w:val="hybridMultilevel"/>
    <w:tmpl w:val="3A88FC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793289B"/>
    <w:multiLevelType w:val="hybridMultilevel"/>
    <w:tmpl w:val="0B08AFAA"/>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19"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115" w15:restartNumberingAfterBreak="0">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116" w15:restartNumberingAfterBreak="0">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117" w15:restartNumberingAfterBreak="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118" w15:restartNumberingAfterBreak="0">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119" w15:restartNumberingAfterBreak="0">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120" w15:restartNumberingAfterBreak="0">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121" w15:restartNumberingAfterBreak="0">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122" w15:restartNumberingAfterBreak="0">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123" w15:restartNumberingAfterBreak="0">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124" w15:restartNumberingAfterBreak="0">
    <w:nsid w:val="4EBF3D8D"/>
    <w:multiLevelType w:val="hybridMultilevel"/>
    <w:tmpl w:val="60EA71DC"/>
    <w:lvl w:ilvl="0" w:tplc="99FCE6F4">
      <w:start w:val="1"/>
      <w:numFmt w:val="bullet"/>
      <w:lvlText w:val=""/>
      <w:lvlJc w:val="left"/>
      <w:pPr>
        <w:ind w:left="1440" w:hanging="360"/>
      </w:pPr>
      <w:rPr>
        <w:rFonts w:ascii="Wingdings 3" w:hAnsi="Wingdings 3" w:hint="default"/>
      </w:rPr>
    </w:lvl>
    <w:lvl w:ilvl="1" w:tplc="6A6AD21C">
      <w:numFmt w:val="bullet"/>
      <w:lvlText w:val=""/>
      <w:lvlJc w:val="left"/>
      <w:pPr>
        <w:ind w:left="1440" w:hanging="360"/>
      </w:pPr>
      <w:rPr>
        <w:rFonts w:ascii="Wingdings" w:eastAsiaTheme="minorHAnsi" w:hAnsi="Wingdings" w:cstheme="minorBidi" w:hint="default"/>
      </w:rPr>
    </w:lvl>
    <w:lvl w:ilvl="2" w:tplc="99FCE6F4">
      <w:start w:val="1"/>
      <w:numFmt w:val="bullet"/>
      <w:lvlText w:val=""/>
      <w:lvlJc w:val="left"/>
      <w:pPr>
        <w:ind w:left="2160" w:hanging="360"/>
      </w:pPr>
      <w:rPr>
        <w:rFonts w:ascii="Wingdings 3" w:hAnsi="Wingdings 3"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126" w15:restartNumberingAfterBreak="0">
    <w:nsid w:val="4F873B5F"/>
    <w:multiLevelType w:val="hybridMultilevel"/>
    <w:tmpl w:val="EBDAB958"/>
    <w:lvl w:ilvl="0" w:tplc="7646B6E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27" w15:restartNumberingAfterBreak="0">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128" w15:restartNumberingAfterBreak="0">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29" w15:restartNumberingAfterBreak="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30" w15:restartNumberingAfterBreak="0">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31" w15:restartNumberingAfterBreak="0">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32" w15:restartNumberingAfterBreak="0">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33" w15:restartNumberingAfterBreak="0">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34" w15:restartNumberingAfterBreak="0">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35" w15:restartNumberingAfterBreak="0">
    <w:nsid w:val="57DA0D1A"/>
    <w:multiLevelType w:val="hybridMultilevel"/>
    <w:tmpl w:val="80781D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37" w15:restartNumberingAfterBreak="0">
    <w:nsid w:val="582E36BC"/>
    <w:multiLevelType w:val="hybridMultilevel"/>
    <w:tmpl w:val="F7F88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15:restartNumberingAfterBreak="0">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39" w15:restartNumberingAfterBreak="0">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40" w15:restartNumberingAfterBreak="0">
    <w:nsid w:val="5D9F5FDF"/>
    <w:multiLevelType w:val="hybridMultilevel"/>
    <w:tmpl w:val="1F264F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42" w15:restartNumberingAfterBreak="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43" w15:restartNumberingAfterBreak="0">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44" w15:restartNumberingAfterBreak="0">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45" w15:restartNumberingAfterBreak="0">
    <w:nsid w:val="60475C73"/>
    <w:multiLevelType w:val="hybridMultilevel"/>
    <w:tmpl w:val="D4D8F1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6" w15:restartNumberingAfterBreak="0">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47" w15:restartNumberingAfterBreak="0">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48" w15:restartNumberingAfterBreak="0">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49" w15:restartNumberingAfterBreak="0">
    <w:nsid w:val="630D39C9"/>
    <w:multiLevelType w:val="hybridMultilevel"/>
    <w:tmpl w:val="3466AB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0" w15:restartNumberingAfterBreak="0">
    <w:nsid w:val="633815B9"/>
    <w:multiLevelType w:val="hybridMultilevel"/>
    <w:tmpl w:val="2ADE04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1" w15:restartNumberingAfterBreak="0">
    <w:nsid w:val="636202D1"/>
    <w:multiLevelType w:val="hybridMultilevel"/>
    <w:tmpl w:val="12BE63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53" w15:restartNumberingAfterBreak="0">
    <w:nsid w:val="64241272"/>
    <w:multiLevelType w:val="hybridMultilevel"/>
    <w:tmpl w:val="B30669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4" w15:restartNumberingAfterBreak="0">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55" w15:restartNumberingAfterBreak="0">
    <w:nsid w:val="66B02941"/>
    <w:multiLevelType w:val="hybridMultilevel"/>
    <w:tmpl w:val="D5860A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57" w15:restartNumberingAfterBreak="0">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58" w15:restartNumberingAfterBreak="0">
    <w:nsid w:val="68000F58"/>
    <w:multiLevelType w:val="hybridMultilevel"/>
    <w:tmpl w:val="ADBC9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68623251"/>
    <w:multiLevelType w:val="hybridMultilevel"/>
    <w:tmpl w:val="3932B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15:restartNumberingAfterBreak="0">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61" w15:restartNumberingAfterBreak="0">
    <w:nsid w:val="6C136FE6"/>
    <w:multiLevelType w:val="hybridMultilevel"/>
    <w:tmpl w:val="38BAAF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6DB74B50"/>
    <w:multiLevelType w:val="hybridMultilevel"/>
    <w:tmpl w:val="EFBCBE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64" w15:restartNumberingAfterBreak="0">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65" w15:restartNumberingAfterBreak="0">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66" w15:restartNumberingAfterBreak="0">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67" w15:restartNumberingAfterBreak="0">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68" w15:restartNumberingAfterBreak="0">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69" w15:restartNumberingAfterBreak="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70" w15:restartNumberingAfterBreak="0">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71" w15:restartNumberingAfterBreak="0">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72" w15:restartNumberingAfterBreak="0">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73" w15:restartNumberingAfterBreak="0">
    <w:nsid w:val="74430FD7"/>
    <w:multiLevelType w:val="hybridMultilevel"/>
    <w:tmpl w:val="9B4052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15:restartNumberingAfterBreak="0">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75" w15:restartNumberingAfterBreak="0">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76" w15:restartNumberingAfterBreak="0">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77" w15:restartNumberingAfterBreak="0">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78" w15:restartNumberingAfterBreak="0">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79" w15:restartNumberingAfterBreak="0">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80" w15:restartNumberingAfterBreak="0">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81" w15:restartNumberingAfterBreak="0">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82" w15:restartNumberingAfterBreak="0">
    <w:nsid w:val="7BD861F8"/>
    <w:multiLevelType w:val="hybridMultilevel"/>
    <w:tmpl w:val="B4D4D0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3" w15:restartNumberingAfterBreak="0">
    <w:nsid w:val="7C4F38AD"/>
    <w:multiLevelType w:val="hybridMultilevel"/>
    <w:tmpl w:val="E58CC1D6"/>
    <w:lvl w:ilvl="0" w:tplc="D3D2BB38">
      <w:numFmt w:val="bullet"/>
      <w:lvlText w:val="■"/>
      <w:lvlJc w:val="left"/>
      <w:pPr>
        <w:ind w:left="706" w:hanging="360"/>
      </w:pPr>
      <w:rPr>
        <w:rFonts w:ascii="MS UI Gothic" w:eastAsia="MS UI Gothic" w:hAnsi="MS UI Gothic" w:cs="MS UI Gothic" w:hint="default"/>
        <w:w w:val="75"/>
        <w:sz w:val="10"/>
        <w:szCs w:val="10"/>
      </w:rPr>
    </w:lvl>
    <w:lvl w:ilvl="1" w:tplc="DAA8F7EE">
      <w:numFmt w:val="bullet"/>
      <w:lvlText w:val="■"/>
      <w:lvlJc w:val="left"/>
      <w:pPr>
        <w:ind w:left="2019" w:hanging="360"/>
      </w:pPr>
      <w:rPr>
        <w:rFonts w:ascii="MS UI Gothic" w:eastAsia="MS UI Gothic" w:hAnsi="MS UI Gothic" w:cs="MS UI Gothic" w:hint="default"/>
        <w:w w:val="75"/>
        <w:sz w:val="10"/>
        <w:szCs w:val="10"/>
      </w:rPr>
    </w:lvl>
    <w:lvl w:ilvl="2" w:tplc="2EC8F71C">
      <w:numFmt w:val="bullet"/>
      <w:lvlText w:val="■"/>
      <w:lvlJc w:val="left"/>
      <w:pPr>
        <w:ind w:left="2620" w:hanging="360"/>
      </w:pPr>
      <w:rPr>
        <w:rFonts w:ascii="MS UI Gothic" w:eastAsia="MS UI Gothic" w:hAnsi="MS UI Gothic" w:cs="MS UI Gothic" w:hint="default"/>
        <w:w w:val="75"/>
        <w:sz w:val="10"/>
        <w:szCs w:val="10"/>
      </w:rPr>
    </w:lvl>
    <w:lvl w:ilvl="3" w:tplc="99C230C6">
      <w:numFmt w:val="bullet"/>
      <w:lvlText w:val="–"/>
      <w:lvlJc w:val="left"/>
      <w:pPr>
        <w:ind w:left="2980" w:hanging="360"/>
      </w:pPr>
      <w:rPr>
        <w:rFonts w:ascii="Book Antiqua" w:eastAsia="Book Antiqua" w:hAnsi="Book Antiqua" w:cs="Book Antiqua" w:hint="default"/>
        <w:b/>
        <w:bCs/>
        <w:w w:val="99"/>
        <w:sz w:val="20"/>
        <w:szCs w:val="20"/>
      </w:rPr>
    </w:lvl>
    <w:lvl w:ilvl="4" w:tplc="72662380">
      <w:numFmt w:val="bullet"/>
      <w:lvlText w:val="■"/>
      <w:lvlJc w:val="left"/>
      <w:pPr>
        <w:ind w:left="3340" w:hanging="360"/>
      </w:pPr>
      <w:rPr>
        <w:rFonts w:ascii="MS UI Gothic" w:eastAsia="MS UI Gothic" w:hAnsi="MS UI Gothic" w:cs="MS UI Gothic" w:hint="default"/>
        <w:w w:val="75"/>
        <w:sz w:val="10"/>
        <w:szCs w:val="10"/>
      </w:rPr>
    </w:lvl>
    <w:lvl w:ilvl="5" w:tplc="720A5450">
      <w:numFmt w:val="bullet"/>
      <w:lvlText w:val="•"/>
      <w:lvlJc w:val="left"/>
      <w:pPr>
        <w:ind w:left="3340" w:hanging="360"/>
      </w:pPr>
      <w:rPr>
        <w:rFonts w:hint="default"/>
      </w:rPr>
    </w:lvl>
    <w:lvl w:ilvl="6" w:tplc="D54C6CBE">
      <w:numFmt w:val="bullet"/>
      <w:lvlText w:val="•"/>
      <w:lvlJc w:val="left"/>
      <w:pPr>
        <w:ind w:left="4305" w:hanging="360"/>
      </w:pPr>
      <w:rPr>
        <w:rFonts w:hint="default"/>
      </w:rPr>
    </w:lvl>
    <w:lvl w:ilvl="7" w:tplc="38822F42">
      <w:numFmt w:val="bullet"/>
      <w:lvlText w:val="•"/>
      <w:lvlJc w:val="left"/>
      <w:pPr>
        <w:ind w:left="5270" w:hanging="360"/>
      </w:pPr>
      <w:rPr>
        <w:rFonts w:hint="default"/>
      </w:rPr>
    </w:lvl>
    <w:lvl w:ilvl="8" w:tplc="5F048E8E">
      <w:numFmt w:val="bullet"/>
      <w:lvlText w:val="•"/>
      <w:lvlJc w:val="left"/>
      <w:pPr>
        <w:ind w:left="6235" w:hanging="360"/>
      </w:pPr>
      <w:rPr>
        <w:rFonts w:hint="default"/>
      </w:rPr>
    </w:lvl>
  </w:abstractNum>
  <w:abstractNum w:abstractNumId="184" w15:restartNumberingAfterBreak="0">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85" w15:restartNumberingAfterBreak="0">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86" w15:restartNumberingAfterBreak="0">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87" w15:restartNumberingAfterBreak="0">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88" w15:restartNumberingAfterBreak="0">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72"/>
  </w:num>
  <w:num w:numId="2">
    <w:abstractNumId w:val="35"/>
  </w:num>
  <w:num w:numId="3">
    <w:abstractNumId w:val="165"/>
  </w:num>
  <w:num w:numId="4">
    <w:abstractNumId w:val="56"/>
  </w:num>
  <w:num w:numId="5">
    <w:abstractNumId w:val="156"/>
  </w:num>
  <w:num w:numId="6">
    <w:abstractNumId w:val="28"/>
  </w:num>
  <w:num w:numId="7">
    <w:abstractNumId w:val="164"/>
  </w:num>
  <w:num w:numId="8">
    <w:abstractNumId w:val="19"/>
  </w:num>
  <w:num w:numId="9">
    <w:abstractNumId w:val="129"/>
  </w:num>
  <w:num w:numId="10">
    <w:abstractNumId w:val="17"/>
  </w:num>
  <w:num w:numId="11">
    <w:abstractNumId w:val="185"/>
  </w:num>
  <w:num w:numId="12">
    <w:abstractNumId w:val="82"/>
  </w:num>
  <w:num w:numId="13">
    <w:abstractNumId w:val="44"/>
  </w:num>
  <w:num w:numId="14">
    <w:abstractNumId w:val="176"/>
  </w:num>
  <w:num w:numId="15">
    <w:abstractNumId w:val="92"/>
  </w:num>
  <w:num w:numId="16">
    <w:abstractNumId w:val="100"/>
  </w:num>
  <w:num w:numId="17">
    <w:abstractNumId w:val="134"/>
  </w:num>
  <w:num w:numId="18">
    <w:abstractNumId w:val="170"/>
  </w:num>
  <w:num w:numId="19">
    <w:abstractNumId w:val="175"/>
  </w:num>
  <w:num w:numId="20">
    <w:abstractNumId w:val="115"/>
  </w:num>
  <w:num w:numId="21">
    <w:abstractNumId w:val="122"/>
  </w:num>
  <w:num w:numId="22">
    <w:abstractNumId w:val="111"/>
  </w:num>
  <w:num w:numId="23">
    <w:abstractNumId w:val="72"/>
  </w:num>
  <w:num w:numId="24">
    <w:abstractNumId w:val="117"/>
  </w:num>
  <w:num w:numId="25">
    <w:abstractNumId w:val="163"/>
  </w:num>
  <w:num w:numId="26">
    <w:abstractNumId w:val="87"/>
  </w:num>
  <w:num w:numId="27">
    <w:abstractNumId w:val="125"/>
  </w:num>
  <w:num w:numId="28">
    <w:abstractNumId w:val="123"/>
  </w:num>
  <w:num w:numId="29">
    <w:abstractNumId w:val="1"/>
  </w:num>
  <w:num w:numId="30">
    <w:abstractNumId w:val="98"/>
  </w:num>
  <w:num w:numId="31">
    <w:abstractNumId w:val="16"/>
  </w:num>
  <w:num w:numId="32">
    <w:abstractNumId w:val="58"/>
  </w:num>
  <w:num w:numId="33">
    <w:abstractNumId w:val="127"/>
  </w:num>
  <w:num w:numId="34">
    <w:abstractNumId w:val="5"/>
  </w:num>
  <w:num w:numId="35">
    <w:abstractNumId w:val="64"/>
  </w:num>
  <w:num w:numId="36">
    <w:abstractNumId w:val="132"/>
  </w:num>
  <w:num w:numId="37">
    <w:abstractNumId w:val="91"/>
  </w:num>
  <w:num w:numId="38">
    <w:abstractNumId w:val="31"/>
  </w:num>
  <w:num w:numId="39">
    <w:abstractNumId w:val="37"/>
  </w:num>
  <w:num w:numId="40">
    <w:abstractNumId w:val="108"/>
  </w:num>
  <w:num w:numId="41">
    <w:abstractNumId w:val="51"/>
  </w:num>
  <w:num w:numId="42">
    <w:abstractNumId w:val="3"/>
  </w:num>
  <w:num w:numId="43">
    <w:abstractNumId w:val="66"/>
  </w:num>
  <w:num w:numId="44">
    <w:abstractNumId w:val="55"/>
  </w:num>
  <w:num w:numId="45">
    <w:abstractNumId w:val="7"/>
  </w:num>
  <w:num w:numId="46">
    <w:abstractNumId w:val="106"/>
  </w:num>
  <w:num w:numId="47">
    <w:abstractNumId w:val="29"/>
  </w:num>
  <w:num w:numId="48">
    <w:abstractNumId w:val="10"/>
  </w:num>
  <w:num w:numId="49">
    <w:abstractNumId w:val="104"/>
  </w:num>
  <w:num w:numId="50">
    <w:abstractNumId w:val="105"/>
  </w:num>
  <w:num w:numId="51">
    <w:abstractNumId w:val="178"/>
  </w:num>
  <w:num w:numId="52">
    <w:abstractNumId w:val="89"/>
  </w:num>
  <w:num w:numId="53">
    <w:abstractNumId w:val="186"/>
  </w:num>
  <w:num w:numId="54">
    <w:abstractNumId w:val="2"/>
  </w:num>
  <w:num w:numId="55">
    <w:abstractNumId w:val="128"/>
  </w:num>
  <w:num w:numId="56">
    <w:abstractNumId w:val="13"/>
  </w:num>
  <w:num w:numId="57">
    <w:abstractNumId w:val="14"/>
  </w:num>
  <w:num w:numId="58">
    <w:abstractNumId w:val="112"/>
  </w:num>
  <w:num w:numId="59">
    <w:abstractNumId w:val="32"/>
  </w:num>
  <w:num w:numId="60">
    <w:abstractNumId w:val="152"/>
  </w:num>
  <w:num w:numId="61">
    <w:abstractNumId w:val="116"/>
  </w:num>
  <w:num w:numId="62">
    <w:abstractNumId w:val="168"/>
  </w:num>
  <w:num w:numId="63">
    <w:abstractNumId w:val="154"/>
  </w:num>
  <w:num w:numId="64">
    <w:abstractNumId w:val="76"/>
  </w:num>
  <w:num w:numId="65">
    <w:abstractNumId w:val="21"/>
  </w:num>
  <w:num w:numId="66">
    <w:abstractNumId w:val="93"/>
  </w:num>
  <w:num w:numId="67">
    <w:abstractNumId w:val="174"/>
  </w:num>
  <w:num w:numId="68">
    <w:abstractNumId w:val="61"/>
  </w:num>
  <w:num w:numId="69">
    <w:abstractNumId w:val="20"/>
  </w:num>
  <w:num w:numId="70">
    <w:abstractNumId w:val="143"/>
  </w:num>
  <w:num w:numId="71">
    <w:abstractNumId w:val="48"/>
  </w:num>
  <w:num w:numId="72">
    <w:abstractNumId w:val="41"/>
  </w:num>
  <w:num w:numId="73">
    <w:abstractNumId w:val="102"/>
  </w:num>
  <w:num w:numId="74">
    <w:abstractNumId w:val="96"/>
  </w:num>
  <w:num w:numId="75">
    <w:abstractNumId w:val="90"/>
  </w:num>
  <w:num w:numId="76">
    <w:abstractNumId w:val="177"/>
  </w:num>
  <w:num w:numId="77">
    <w:abstractNumId w:val="65"/>
  </w:num>
  <w:num w:numId="78">
    <w:abstractNumId w:val="52"/>
  </w:num>
  <w:num w:numId="79">
    <w:abstractNumId w:val="147"/>
  </w:num>
  <w:num w:numId="80">
    <w:abstractNumId w:val="118"/>
  </w:num>
  <w:num w:numId="81">
    <w:abstractNumId w:val="180"/>
  </w:num>
  <w:num w:numId="82">
    <w:abstractNumId w:val="148"/>
  </w:num>
  <w:num w:numId="83">
    <w:abstractNumId w:val="73"/>
  </w:num>
  <w:num w:numId="84">
    <w:abstractNumId w:val="26"/>
  </w:num>
  <w:num w:numId="85">
    <w:abstractNumId w:val="36"/>
  </w:num>
  <w:num w:numId="86">
    <w:abstractNumId w:val="34"/>
  </w:num>
  <w:num w:numId="87">
    <w:abstractNumId w:val="49"/>
  </w:num>
  <w:num w:numId="88">
    <w:abstractNumId w:val="133"/>
  </w:num>
  <w:num w:numId="89">
    <w:abstractNumId w:val="171"/>
  </w:num>
  <w:num w:numId="90">
    <w:abstractNumId w:val="121"/>
  </w:num>
  <w:num w:numId="91">
    <w:abstractNumId w:val="119"/>
  </w:num>
  <w:num w:numId="92">
    <w:abstractNumId w:val="69"/>
  </w:num>
  <w:num w:numId="93">
    <w:abstractNumId w:val="120"/>
  </w:num>
  <w:num w:numId="94">
    <w:abstractNumId w:val="84"/>
  </w:num>
  <w:num w:numId="95">
    <w:abstractNumId w:val="141"/>
  </w:num>
  <w:num w:numId="96">
    <w:abstractNumId w:val="109"/>
  </w:num>
  <w:num w:numId="97">
    <w:abstractNumId w:val="57"/>
  </w:num>
  <w:num w:numId="98">
    <w:abstractNumId w:val="80"/>
  </w:num>
  <w:num w:numId="99">
    <w:abstractNumId w:val="139"/>
  </w:num>
  <w:num w:numId="100">
    <w:abstractNumId w:val="181"/>
  </w:num>
  <w:num w:numId="101">
    <w:abstractNumId w:val="131"/>
  </w:num>
  <w:num w:numId="102">
    <w:abstractNumId w:val="160"/>
  </w:num>
  <w:num w:numId="103">
    <w:abstractNumId w:val="33"/>
  </w:num>
  <w:num w:numId="104">
    <w:abstractNumId w:val="50"/>
  </w:num>
  <w:num w:numId="105">
    <w:abstractNumId w:val="22"/>
  </w:num>
  <w:num w:numId="106">
    <w:abstractNumId w:val="179"/>
  </w:num>
  <w:num w:numId="107">
    <w:abstractNumId w:val="54"/>
  </w:num>
  <w:num w:numId="108">
    <w:abstractNumId w:val="30"/>
  </w:num>
  <w:num w:numId="109">
    <w:abstractNumId w:val="107"/>
  </w:num>
  <w:num w:numId="110">
    <w:abstractNumId w:val="187"/>
  </w:num>
  <w:num w:numId="111">
    <w:abstractNumId w:val="157"/>
  </w:num>
  <w:num w:numId="112">
    <w:abstractNumId w:val="94"/>
  </w:num>
  <w:num w:numId="113">
    <w:abstractNumId w:val="24"/>
  </w:num>
  <w:num w:numId="114">
    <w:abstractNumId w:val="8"/>
  </w:num>
  <w:num w:numId="115">
    <w:abstractNumId w:val="71"/>
  </w:num>
  <w:num w:numId="116">
    <w:abstractNumId w:val="146"/>
  </w:num>
  <w:num w:numId="117">
    <w:abstractNumId w:val="188"/>
  </w:num>
  <w:num w:numId="118">
    <w:abstractNumId w:val="81"/>
  </w:num>
  <w:num w:numId="119">
    <w:abstractNumId w:val="142"/>
  </w:num>
  <w:num w:numId="120">
    <w:abstractNumId w:val="53"/>
  </w:num>
  <w:num w:numId="121">
    <w:abstractNumId w:val="74"/>
  </w:num>
  <w:num w:numId="122">
    <w:abstractNumId w:val="166"/>
  </w:num>
  <w:num w:numId="123">
    <w:abstractNumId w:val="144"/>
  </w:num>
  <w:num w:numId="124">
    <w:abstractNumId w:val="101"/>
  </w:num>
  <w:num w:numId="125">
    <w:abstractNumId w:val="169"/>
  </w:num>
  <w:num w:numId="126">
    <w:abstractNumId w:val="136"/>
  </w:num>
  <w:num w:numId="127">
    <w:abstractNumId w:val="40"/>
  </w:num>
  <w:num w:numId="128">
    <w:abstractNumId w:val="184"/>
  </w:num>
  <w:num w:numId="129">
    <w:abstractNumId w:val="12"/>
  </w:num>
  <w:num w:numId="130">
    <w:abstractNumId w:val="70"/>
  </w:num>
  <w:num w:numId="131">
    <w:abstractNumId w:val="4"/>
  </w:num>
  <w:num w:numId="132">
    <w:abstractNumId w:val="88"/>
  </w:num>
  <w:num w:numId="133">
    <w:abstractNumId w:val="130"/>
  </w:num>
  <w:num w:numId="134">
    <w:abstractNumId w:val="23"/>
  </w:num>
  <w:num w:numId="135">
    <w:abstractNumId w:val="167"/>
  </w:num>
  <w:num w:numId="136">
    <w:abstractNumId w:val="138"/>
  </w:num>
  <w:num w:numId="137">
    <w:abstractNumId w:val="114"/>
  </w:num>
  <w:num w:numId="138">
    <w:abstractNumId w:val="110"/>
  </w:num>
  <w:num w:numId="139">
    <w:abstractNumId w:val="153"/>
  </w:num>
  <w:num w:numId="140">
    <w:abstractNumId w:val="135"/>
  </w:num>
  <w:num w:numId="141">
    <w:abstractNumId w:val="9"/>
  </w:num>
  <w:num w:numId="142">
    <w:abstractNumId w:val="15"/>
  </w:num>
  <w:num w:numId="143">
    <w:abstractNumId w:val="43"/>
  </w:num>
  <w:num w:numId="144">
    <w:abstractNumId w:val="155"/>
  </w:num>
  <w:num w:numId="145">
    <w:abstractNumId w:val="145"/>
  </w:num>
  <w:num w:numId="146">
    <w:abstractNumId w:val="158"/>
  </w:num>
  <w:num w:numId="147">
    <w:abstractNumId w:val="25"/>
  </w:num>
  <w:num w:numId="148">
    <w:abstractNumId w:val="151"/>
  </w:num>
  <w:num w:numId="149">
    <w:abstractNumId w:val="124"/>
  </w:num>
  <w:num w:numId="150">
    <w:abstractNumId w:val="63"/>
  </w:num>
  <w:num w:numId="151">
    <w:abstractNumId w:val="150"/>
  </w:num>
  <w:num w:numId="152">
    <w:abstractNumId w:val="140"/>
  </w:num>
  <w:num w:numId="153">
    <w:abstractNumId w:val="59"/>
  </w:num>
  <w:num w:numId="154">
    <w:abstractNumId w:val="97"/>
  </w:num>
  <w:num w:numId="155">
    <w:abstractNumId w:val="95"/>
  </w:num>
  <w:num w:numId="156">
    <w:abstractNumId w:val="83"/>
  </w:num>
  <w:num w:numId="157">
    <w:abstractNumId w:val="162"/>
  </w:num>
  <w:num w:numId="158">
    <w:abstractNumId w:val="27"/>
  </w:num>
  <w:num w:numId="159">
    <w:abstractNumId w:val="137"/>
  </w:num>
  <w:num w:numId="160">
    <w:abstractNumId w:val="161"/>
  </w:num>
  <w:num w:numId="161">
    <w:abstractNumId w:val="99"/>
  </w:num>
  <w:num w:numId="162">
    <w:abstractNumId w:val="85"/>
  </w:num>
  <w:num w:numId="163">
    <w:abstractNumId w:val="86"/>
  </w:num>
  <w:num w:numId="164">
    <w:abstractNumId w:val="46"/>
  </w:num>
  <w:num w:numId="165">
    <w:abstractNumId w:val="45"/>
  </w:num>
  <w:num w:numId="166">
    <w:abstractNumId w:val="79"/>
  </w:num>
  <w:num w:numId="167">
    <w:abstractNumId w:val="62"/>
  </w:num>
  <w:num w:numId="168">
    <w:abstractNumId w:val="11"/>
  </w:num>
  <w:num w:numId="169">
    <w:abstractNumId w:val="0"/>
  </w:num>
  <w:num w:numId="170">
    <w:abstractNumId w:val="78"/>
  </w:num>
  <w:num w:numId="171">
    <w:abstractNumId w:val="113"/>
  </w:num>
  <w:num w:numId="172">
    <w:abstractNumId w:val="47"/>
  </w:num>
  <w:num w:numId="173">
    <w:abstractNumId w:val="67"/>
  </w:num>
  <w:num w:numId="174">
    <w:abstractNumId w:val="60"/>
  </w:num>
  <w:num w:numId="175">
    <w:abstractNumId w:val="173"/>
  </w:num>
  <w:num w:numId="176">
    <w:abstractNumId w:val="75"/>
  </w:num>
  <w:num w:numId="177">
    <w:abstractNumId w:val="149"/>
  </w:num>
  <w:num w:numId="178">
    <w:abstractNumId w:val="77"/>
  </w:num>
  <w:num w:numId="179">
    <w:abstractNumId w:val="182"/>
  </w:num>
  <w:num w:numId="180">
    <w:abstractNumId w:val="68"/>
  </w:num>
  <w:num w:numId="181">
    <w:abstractNumId w:val="103"/>
  </w:num>
  <w:num w:numId="182">
    <w:abstractNumId w:val="42"/>
  </w:num>
  <w:num w:numId="183">
    <w:abstractNumId w:val="159"/>
  </w:num>
  <w:num w:numId="184">
    <w:abstractNumId w:val="38"/>
  </w:num>
  <w:num w:numId="185">
    <w:abstractNumId w:val="6"/>
  </w:num>
  <w:num w:numId="186">
    <w:abstractNumId w:val="18"/>
  </w:num>
  <w:num w:numId="187">
    <w:abstractNumId w:val="39"/>
  </w:num>
  <w:num w:numId="188">
    <w:abstractNumId w:val="126"/>
  </w:num>
  <w:num w:numId="189">
    <w:abstractNumId w:val="183"/>
  </w:num>
  <w:numIdMacAtCleanup w:val="1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hideSpellingErrors/>
  <w:hideGrammaticalErrors/>
  <w:defaultTabStop w:val="720"/>
  <w:evenAndOddHeaders/>
  <w:drawingGridHorizontalSpacing w:val="110"/>
  <w:displayHorizontalDrawingGridEvery w:val="2"/>
  <w:characterSpacingControl w:val="doNotCompress"/>
  <w:hdrShapeDefaults>
    <o:shapedefaults v:ext="edit" spidmax="3008"/>
    <o:shapelayout v:ext="edit">
      <o:idmap v:ext="edit" data="2"/>
      <o:rules v:ext="edit">
        <o:r id="V:Rule1" type="connector" idref="#Line 356"/>
        <o:r id="V:Rule2" type="connector" idref="#Line 360"/>
        <o:r id="V:Rule3" type="connector" idref="#Line 364"/>
        <o:r id="V:Rule4" type="connector" idref="#Line 368"/>
      </o:rules>
    </o:shapelayout>
  </w:hdrShapeDefaults>
  <w:footnotePr>
    <w:footnote w:id="-1"/>
    <w:footnote w:id="0"/>
    <w:footnote w:id="1"/>
  </w:footnotePr>
  <w:endnotePr>
    <w:endnote w:id="-1"/>
    <w:endnote w:id="0"/>
    <w:endnote w:id="1"/>
  </w:endnotePr>
  <w:compat>
    <w:ulTrailSpace/>
    <w:compatSetting w:name="compatibilityMode" w:uri="http://schemas.microsoft.com/office/word" w:val="12"/>
  </w:compat>
  <w:rsids>
    <w:rsidRoot w:val="008C539B"/>
    <w:rsid w:val="00004F76"/>
    <w:rsid w:val="0000573F"/>
    <w:rsid w:val="00006750"/>
    <w:rsid w:val="00007A13"/>
    <w:rsid w:val="00010EF9"/>
    <w:rsid w:val="000178D6"/>
    <w:rsid w:val="00027A35"/>
    <w:rsid w:val="00044F84"/>
    <w:rsid w:val="00046863"/>
    <w:rsid w:val="00047F4B"/>
    <w:rsid w:val="00051D54"/>
    <w:rsid w:val="000611CB"/>
    <w:rsid w:val="00066E98"/>
    <w:rsid w:val="00075BED"/>
    <w:rsid w:val="0008161A"/>
    <w:rsid w:val="0008693E"/>
    <w:rsid w:val="000A03A6"/>
    <w:rsid w:val="000A18A7"/>
    <w:rsid w:val="000A3B63"/>
    <w:rsid w:val="000A76EB"/>
    <w:rsid w:val="000B4022"/>
    <w:rsid w:val="000D00FD"/>
    <w:rsid w:val="000D06AE"/>
    <w:rsid w:val="000D468D"/>
    <w:rsid w:val="000D4D06"/>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436D3"/>
    <w:rsid w:val="00151516"/>
    <w:rsid w:val="001538EF"/>
    <w:rsid w:val="001577DB"/>
    <w:rsid w:val="00157A41"/>
    <w:rsid w:val="00161E6B"/>
    <w:rsid w:val="00161F44"/>
    <w:rsid w:val="0017070E"/>
    <w:rsid w:val="00171445"/>
    <w:rsid w:val="00174F86"/>
    <w:rsid w:val="00181FB9"/>
    <w:rsid w:val="0018202F"/>
    <w:rsid w:val="001875F6"/>
    <w:rsid w:val="0018771C"/>
    <w:rsid w:val="00194309"/>
    <w:rsid w:val="001A78C8"/>
    <w:rsid w:val="001B1A81"/>
    <w:rsid w:val="001B4813"/>
    <w:rsid w:val="001B6A9B"/>
    <w:rsid w:val="001C1D6B"/>
    <w:rsid w:val="001D059C"/>
    <w:rsid w:val="001E01E2"/>
    <w:rsid w:val="001E0242"/>
    <w:rsid w:val="001F1841"/>
    <w:rsid w:val="001F2F5F"/>
    <w:rsid w:val="00200012"/>
    <w:rsid w:val="00203AC6"/>
    <w:rsid w:val="00210B04"/>
    <w:rsid w:val="002356EB"/>
    <w:rsid w:val="00237475"/>
    <w:rsid w:val="002518AB"/>
    <w:rsid w:val="00257CFD"/>
    <w:rsid w:val="002730CB"/>
    <w:rsid w:val="00280038"/>
    <w:rsid w:val="00282DE3"/>
    <w:rsid w:val="0028475D"/>
    <w:rsid w:val="00285B3A"/>
    <w:rsid w:val="00291B2A"/>
    <w:rsid w:val="002970EE"/>
    <w:rsid w:val="002A06A4"/>
    <w:rsid w:val="002B0EBD"/>
    <w:rsid w:val="002B622D"/>
    <w:rsid w:val="002C06AD"/>
    <w:rsid w:val="002C243A"/>
    <w:rsid w:val="002D0FCB"/>
    <w:rsid w:val="002D3B5E"/>
    <w:rsid w:val="002D535B"/>
    <w:rsid w:val="002E5018"/>
    <w:rsid w:val="002F0363"/>
    <w:rsid w:val="002F0D83"/>
    <w:rsid w:val="00300F1C"/>
    <w:rsid w:val="003013E7"/>
    <w:rsid w:val="003023EE"/>
    <w:rsid w:val="00307E47"/>
    <w:rsid w:val="00312B1E"/>
    <w:rsid w:val="00316437"/>
    <w:rsid w:val="00322F08"/>
    <w:rsid w:val="00323652"/>
    <w:rsid w:val="00331A00"/>
    <w:rsid w:val="00343C37"/>
    <w:rsid w:val="0035699E"/>
    <w:rsid w:val="0036700F"/>
    <w:rsid w:val="003673DF"/>
    <w:rsid w:val="00371704"/>
    <w:rsid w:val="00373B03"/>
    <w:rsid w:val="00377208"/>
    <w:rsid w:val="00387661"/>
    <w:rsid w:val="00391592"/>
    <w:rsid w:val="00392340"/>
    <w:rsid w:val="00394BC8"/>
    <w:rsid w:val="003A4BB3"/>
    <w:rsid w:val="003A50B3"/>
    <w:rsid w:val="003A7560"/>
    <w:rsid w:val="003B3FED"/>
    <w:rsid w:val="003D1D3A"/>
    <w:rsid w:val="003D5AE2"/>
    <w:rsid w:val="003D6CA2"/>
    <w:rsid w:val="003E32C8"/>
    <w:rsid w:val="004074B0"/>
    <w:rsid w:val="004137B7"/>
    <w:rsid w:val="00414D20"/>
    <w:rsid w:val="0044055F"/>
    <w:rsid w:val="004541F9"/>
    <w:rsid w:val="00455D00"/>
    <w:rsid w:val="004615CA"/>
    <w:rsid w:val="00462B06"/>
    <w:rsid w:val="00470933"/>
    <w:rsid w:val="0047302E"/>
    <w:rsid w:val="00474645"/>
    <w:rsid w:val="0048084B"/>
    <w:rsid w:val="00485F14"/>
    <w:rsid w:val="004A10DD"/>
    <w:rsid w:val="004B4185"/>
    <w:rsid w:val="004B5AA0"/>
    <w:rsid w:val="004B7379"/>
    <w:rsid w:val="004C3B8C"/>
    <w:rsid w:val="004C79AB"/>
    <w:rsid w:val="004E05C4"/>
    <w:rsid w:val="004E427C"/>
    <w:rsid w:val="004E73DD"/>
    <w:rsid w:val="004F0175"/>
    <w:rsid w:val="005032A6"/>
    <w:rsid w:val="00522AA2"/>
    <w:rsid w:val="005270CB"/>
    <w:rsid w:val="0053410F"/>
    <w:rsid w:val="0054036F"/>
    <w:rsid w:val="00543D2F"/>
    <w:rsid w:val="00557AC6"/>
    <w:rsid w:val="0056244E"/>
    <w:rsid w:val="00563DD8"/>
    <w:rsid w:val="00581B03"/>
    <w:rsid w:val="005864C1"/>
    <w:rsid w:val="00592D0F"/>
    <w:rsid w:val="00596DD0"/>
    <w:rsid w:val="005A2410"/>
    <w:rsid w:val="005A39CA"/>
    <w:rsid w:val="005A7C05"/>
    <w:rsid w:val="005B2D46"/>
    <w:rsid w:val="005B62E8"/>
    <w:rsid w:val="005C0962"/>
    <w:rsid w:val="005C6518"/>
    <w:rsid w:val="005D0CFD"/>
    <w:rsid w:val="005D2B54"/>
    <w:rsid w:val="005D391B"/>
    <w:rsid w:val="005D4FA8"/>
    <w:rsid w:val="005E2107"/>
    <w:rsid w:val="005E28A0"/>
    <w:rsid w:val="005E57CE"/>
    <w:rsid w:val="005F4233"/>
    <w:rsid w:val="0060423A"/>
    <w:rsid w:val="006042A0"/>
    <w:rsid w:val="00610560"/>
    <w:rsid w:val="00626432"/>
    <w:rsid w:val="00640759"/>
    <w:rsid w:val="00650C79"/>
    <w:rsid w:val="00666306"/>
    <w:rsid w:val="0067189F"/>
    <w:rsid w:val="00673B3E"/>
    <w:rsid w:val="00682F4B"/>
    <w:rsid w:val="00684640"/>
    <w:rsid w:val="00692A10"/>
    <w:rsid w:val="00693724"/>
    <w:rsid w:val="00693C86"/>
    <w:rsid w:val="006A45F8"/>
    <w:rsid w:val="006B1739"/>
    <w:rsid w:val="006B667C"/>
    <w:rsid w:val="006C2F8B"/>
    <w:rsid w:val="006D1451"/>
    <w:rsid w:val="006D37FD"/>
    <w:rsid w:val="006D6CEA"/>
    <w:rsid w:val="006E585E"/>
    <w:rsid w:val="006E7D0D"/>
    <w:rsid w:val="006F2466"/>
    <w:rsid w:val="006F4613"/>
    <w:rsid w:val="006F7931"/>
    <w:rsid w:val="00710EC7"/>
    <w:rsid w:val="00741AD4"/>
    <w:rsid w:val="00745B96"/>
    <w:rsid w:val="007467B7"/>
    <w:rsid w:val="00750952"/>
    <w:rsid w:val="007526F1"/>
    <w:rsid w:val="0075336E"/>
    <w:rsid w:val="00755BAB"/>
    <w:rsid w:val="00755C8A"/>
    <w:rsid w:val="007604CB"/>
    <w:rsid w:val="0076368A"/>
    <w:rsid w:val="007732B7"/>
    <w:rsid w:val="00787BD6"/>
    <w:rsid w:val="00790683"/>
    <w:rsid w:val="00791656"/>
    <w:rsid w:val="007A0EC7"/>
    <w:rsid w:val="007B1013"/>
    <w:rsid w:val="007C2125"/>
    <w:rsid w:val="007C5CB6"/>
    <w:rsid w:val="007E493D"/>
    <w:rsid w:val="00824580"/>
    <w:rsid w:val="00827626"/>
    <w:rsid w:val="00830E17"/>
    <w:rsid w:val="00832970"/>
    <w:rsid w:val="00835584"/>
    <w:rsid w:val="008358CB"/>
    <w:rsid w:val="00847464"/>
    <w:rsid w:val="008633A9"/>
    <w:rsid w:val="00864FDD"/>
    <w:rsid w:val="00871EF7"/>
    <w:rsid w:val="0087313E"/>
    <w:rsid w:val="00891BB3"/>
    <w:rsid w:val="00895DEC"/>
    <w:rsid w:val="008A2204"/>
    <w:rsid w:val="008B65AA"/>
    <w:rsid w:val="008B6696"/>
    <w:rsid w:val="008C2AA5"/>
    <w:rsid w:val="008C539B"/>
    <w:rsid w:val="008D1AB8"/>
    <w:rsid w:val="008D4A55"/>
    <w:rsid w:val="008E1D57"/>
    <w:rsid w:val="008E46FF"/>
    <w:rsid w:val="008E7AD9"/>
    <w:rsid w:val="008F3B25"/>
    <w:rsid w:val="008F5BEF"/>
    <w:rsid w:val="008F69E2"/>
    <w:rsid w:val="008F7604"/>
    <w:rsid w:val="0090368F"/>
    <w:rsid w:val="00903D7E"/>
    <w:rsid w:val="00915B5F"/>
    <w:rsid w:val="009242BE"/>
    <w:rsid w:val="00942A10"/>
    <w:rsid w:val="00956EAF"/>
    <w:rsid w:val="00957383"/>
    <w:rsid w:val="0095773C"/>
    <w:rsid w:val="00957864"/>
    <w:rsid w:val="009578F2"/>
    <w:rsid w:val="00960708"/>
    <w:rsid w:val="00964C1E"/>
    <w:rsid w:val="0097640E"/>
    <w:rsid w:val="009764F5"/>
    <w:rsid w:val="0097679B"/>
    <w:rsid w:val="00984E31"/>
    <w:rsid w:val="00991F7F"/>
    <w:rsid w:val="00994781"/>
    <w:rsid w:val="00996664"/>
    <w:rsid w:val="00996909"/>
    <w:rsid w:val="009A0A1E"/>
    <w:rsid w:val="009A4410"/>
    <w:rsid w:val="009B29A7"/>
    <w:rsid w:val="009C4CDF"/>
    <w:rsid w:val="009C778A"/>
    <w:rsid w:val="009D23E8"/>
    <w:rsid w:val="009D6956"/>
    <w:rsid w:val="009E0251"/>
    <w:rsid w:val="009E5ED6"/>
    <w:rsid w:val="009F11C9"/>
    <w:rsid w:val="009F328B"/>
    <w:rsid w:val="009F4A55"/>
    <w:rsid w:val="00A1248F"/>
    <w:rsid w:val="00A13D8B"/>
    <w:rsid w:val="00A15EB1"/>
    <w:rsid w:val="00A17D63"/>
    <w:rsid w:val="00A20AEF"/>
    <w:rsid w:val="00A2730D"/>
    <w:rsid w:val="00A27FCD"/>
    <w:rsid w:val="00A32378"/>
    <w:rsid w:val="00A425EF"/>
    <w:rsid w:val="00A573D7"/>
    <w:rsid w:val="00A62FD4"/>
    <w:rsid w:val="00A67997"/>
    <w:rsid w:val="00A73637"/>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204F0"/>
    <w:rsid w:val="00B20E03"/>
    <w:rsid w:val="00B2239F"/>
    <w:rsid w:val="00B24B9E"/>
    <w:rsid w:val="00B26328"/>
    <w:rsid w:val="00B32274"/>
    <w:rsid w:val="00B354AB"/>
    <w:rsid w:val="00B36FDB"/>
    <w:rsid w:val="00B37DB1"/>
    <w:rsid w:val="00B4035F"/>
    <w:rsid w:val="00B52B81"/>
    <w:rsid w:val="00B55B3B"/>
    <w:rsid w:val="00B60825"/>
    <w:rsid w:val="00B65F67"/>
    <w:rsid w:val="00B70ABA"/>
    <w:rsid w:val="00B72665"/>
    <w:rsid w:val="00B74AC5"/>
    <w:rsid w:val="00B862CB"/>
    <w:rsid w:val="00B9020C"/>
    <w:rsid w:val="00BA48F6"/>
    <w:rsid w:val="00BB675A"/>
    <w:rsid w:val="00BB7A3E"/>
    <w:rsid w:val="00BD3C4A"/>
    <w:rsid w:val="00BD7A6E"/>
    <w:rsid w:val="00BF32C4"/>
    <w:rsid w:val="00C03751"/>
    <w:rsid w:val="00C07A9F"/>
    <w:rsid w:val="00C07D60"/>
    <w:rsid w:val="00C12992"/>
    <w:rsid w:val="00C1552D"/>
    <w:rsid w:val="00C16006"/>
    <w:rsid w:val="00C26E30"/>
    <w:rsid w:val="00C3312C"/>
    <w:rsid w:val="00C33492"/>
    <w:rsid w:val="00C34427"/>
    <w:rsid w:val="00C35AE8"/>
    <w:rsid w:val="00C4290D"/>
    <w:rsid w:val="00C5043A"/>
    <w:rsid w:val="00C51B2A"/>
    <w:rsid w:val="00C53236"/>
    <w:rsid w:val="00C57668"/>
    <w:rsid w:val="00C64893"/>
    <w:rsid w:val="00C66356"/>
    <w:rsid w:val="00C73584"/>
    <w:rsid w:val="00C93A7D"/>
    <w:rsid w:val="00C96B6B"/>
    <w:rsid w:val="00C96D00"/>
    <w:rsid w:val="00CA0713"/>
    <w:rsid w:val="00CA275F"/>
    <w:rsid w:val="00CA47B4"/>
    <w:rsid w:val="00CA52F3"/>
    <w:rsid w:val="00CA53D6"/>
    <w:rsid w:val="00CB333D"/>
    <w:rsid w:val="00CC1793"/>
    <w:rsid w:val="00CC5C61"/>
    <w:rsid w:val="00CD42D3"/>
    <w:rsid w:val="00CD4758"/>
    <w:rsid w:val="00CF5FA6"/>
    <w:rsid w:val="00D00419"/>
    <w:rsid w:val="00D11FAB"/>
    <w:rsid w:val="00D130AF"/>
    <w:rsid w:val="00D16DBD"/>
    <w:rsid w:val="00D176C5"/>
    <w:rsid w:val="00D17B06"/>
    <w:rsid w:val="00D31C33"/>
    <w:rsid w:val="00D349EC"/>
    <w:rsid w:val="00D34ABD"/>
    <w:rsid w:val="00D42E0B"/>
    <w:rsid w:val="00D601B8"/>
    <w:rsid w:val="00D62C39"/>
    <w:rsid w:val="00D742CD"/>
    <w:rsid w:val="00D8448F"/>
    <w:rsid w:val="00D85924"/>
    <w:rsid w:val="00D871BA"/>
    <w:rsid w:val="00D943A3"/>
    <w:rsid w:val="00D969C8"/>
    <w:rsid w:val="00DA0356"/>
    <w:rsid w:val="00DA1D0F"/>
    <w:rsid w:val="00DA2361"/>
    <w:rsid w:val="00DB451A"/>
    <w:rsid w:val="00DB7287"/>
    <w:rsid w:val="00DD63BD"/>
    <w:rsid w:val="00DD67CF"/>
    <w:rsid w:val="00DF2998"/>
    <w:rsid w:val="00E002DE"/>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333E"/>
    <w:rsid w:val="00EC398D"/>
    <w:rsid w:val="00ED08F7"/>
    <w:rsid w:val="00EE0045"/>
    <w:rsid w:val="00EF48DD"/>
    <w:rsid w:val="00EF50A0"/>
    <w:rsid w:val="00EF5CEF"/>
    <w:rsid w:val="00EF706C"/>
    <w:rsid w:val="00EF763D"/>
    <w:rsid w:val="00EF7A91"/>
    <w:rsid w:val="00F01F37"/>
    <w:rsid w:val="00F06A7B"/>
    <w:rsid w:val="00F13AA2"/>
    <w:rsid w:val="00F14AD1"/>
    <w:rsid w:val="00F15AE3"/>
    <w:rsid w:val="00F16085"/>
    <w:rsid w:val="00F17AF2"/>
    <w:rsid w:val="00F313E7"/>
    <w:rsid w:val="00F36F12"/>
    <w:rsid w:val="00F43EB0"/>
    <w:rsid w:val="00F70CB5"/>
    <w:rsid w:val="00F74D65"/>
    <w:rsid w:val="00F80EC5"/>
    <w:rsid w:val="00F9226C"/>
    <w:rsid w:val="00F96BEF"/>
    <w:rsid w:val="00FA1DB4"/>
    <w:rsid w:val="00FA1EDA"/>
    <w:rsid w:val="00FA59F9"/>
    <w:rsid w:val="00FB1685"/>
    <w:rsid w:val="00FB4535"/>
    <w:rsid w:val="00FB5570"/>
    <w:rsid w:val="00FB5A12"/>
    <w:rsid w:val="00FB6EC0"/>
    <w:rsid w:val="00FB738A"/>
    <w:rsid w:val="00FC2C0F"/>
    <w:rsid w:val="00FC3C2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08"/>
    <o:shapelayout v:ext="edit">
      <o:idmap v:ext="edit" data="1"/>
      <o:rules v:ext="edit">
        <o:r id="V:Rule1" type="connector" idref="#Line 315"/>
        <o:r id="V:Rule2" type="connector" idref="#Line 314"/>
        <o:r id="V:Rule3" type="connector" idref="#Line 318"/>
        <o:r id="V:Rule4" type="connector" idref="#Line 317"/>
      </o:rules>
    </o:shapelayout>
  </w:shapeDefaults>
  <w:decimalSymbol w:val="."/>
  <w:listSeparator w:val=","/>
  <w14:docId w14:val="213AE32D"/>
  <w15:docId w15:val="{5CAB4817-65E0-498E-8F53-821B0DF5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character" w:customStyle="1" w:styleId="shorttext">
    <w:name w:val="short_text"/>
    <w:basedOn w:val="DefaultParagraphFont"/>
    <w:rsid w:val="00791656"/>
  </w:style>
  <w:style w:type="table" w:styleId="TableGrid">
    <w:name w:val="Table Grid"/>
    <w:basedOn w:val="TableNormal"/>
    <w:uiPriority w:val="39"/>
    <w:rsid w:val="005A241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2410"/>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us.example.com" TargetMode="External"/><Relationship Id="rId299" Type="http://schemas.openxmlformats.org/officeDocument/2006/relationships/footer" Target="footer109.xml"/><Relationship Id="rId21" Type="http://schemas.openxmlformats.org/officeDocument/2006/relationships/hyperlink" Target="http://www.oracle.com/technetwork/topics/security/whatsnew/index.html" TargetMode="External"/><Relationship Id="rId63" Type="http://schemas.openxmlformats.org/officeDocument/2006/relationships/header" Target="header17.xml"/><Relationship Id="rId159" Type="http://schemas.openxmlformats.org/officeDocument/2006/relationships/header" Target="header74.xml"/><Relationship Id="rId324" Type="http://schemas.microsoft.com/office/2011/relationships/people" Target="people.xml"/><Relationship Id="rId170" Type="http://schemas.openxmlformats.org/officeDocument/2006/relationships/header" Target="header79.xml"/><Relationship Id="rId226" Type="http://schemas.openxmlformats.org/officeDocument/2006/relationships/footer" Target="footer82.xml"/><Relationship Id="rId268" Type="http://schemas.openxmlformats.org/officeDocument/2006/relationships/footer" Target="footer95.xml"/><Relationship Id="rId32"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header" Target="header57.xml"/><Relationship Id="rId5" Type="http://schemas.openxmlformats.org/officeDocument/2006/relationships/webSettings" Target="webSettings.xml"/><Relationship Id="rId181" Type="http://schemas.openxmlformats.org/officeDocument/2006/relationships/header" Target="header88.xml"/><Relationship Id="rId237" Type="http://schemas.openxmlformats.org/officeDocument/2006/relationships/hyperlink" Target="http://www.oracle.com/technetwork/topics/security/whatsnew/index.html" TargetMode="External"/><Relationship Id="rId279" Type="http://schemas.openxmlformats.org/officeDocument/2006/relationships/footer" Target="footer99.xml"/><Relationship Id="rId43" Type="http://schemas.openxmlformats.org/officeDocument/2006/relationships/header" Target="header3.xml"/><Relationship Id="rId139" Type="http://schemas.openxmlformats.org/officeDocument/2006/relationships/footer" Target="footer53.xml"/><Relationship Id="rId290" Type="http://schemas.openxmlformats.org/officeDocument/2006/relationships/footer" Target="footer104.xml"/><Relationship Id="rId304" Type="http://schemas.openxmlformats.org/officeDocument/2006/relationships/header" Target="header154.xml"/><Relationship Id="rId85" Type="http://schemas.openxmlformats.org/officeDocument/2006/relationships/header" Target="header31.xml"/><Relationship Id="rId150" Type="http://schemas.openxmlformats.org/officeDocument/2006/relationships/header" Target="header67.xml"/><Relationship Id="rId192" Type="http://schemas.openxmlformats.org/officeDocument/2006/relationships/header" Target="header95.xml"/><Relationship Id="rId206" Type="http://schemas.openxmlformats.org/officeDocument/2006/relationships/footer" Target="footer74.xml"/><Relationship Id="rId248" Type="http://schemas.openxmlformats.org/officeDocument/2006/relationships/header" Target="header119.xml"/><Relationship Id="rId12" Type="http://schemas.openxmlformats.org/officeDocument/2006/relationships/footer" Target="footer4.xml"/><Relationship Id="rId108" Type="http://schemas.openxmlformats.org/officeDocument/2006/relationships/header" Target="header43.xml"/><Relationship Id="rId315" Type="http://schemas.openxmlformats.org/officeDocument/2006/relationships/footer" Target="footer117.xml"/><Relationship Id="rId54" Type="http://schemas.openxmlformats.org/officeDocument/2006/relationships/footer" Target="footer26.xml"/><Relationship Id="rId96" Type="http://schemas.openxmlformats.org/officeDocument/2006/relationships/header" Target="header38.xml"/><Relationship Id="rId161" Type="http://schemas.openxmlformats.org/officeDocument/2006/relationships/footer" Target="footer62.xml"/><Relationship Id="rId217" Type="http://schemas.openxmlformats.org/officeDocument/2006/relationships/footer" Target="footer79.xml"/><Relationship Id="rId259" Type="http://schemas.openxmlformats.org/officeDocument/2006/relationships/header" Target="header128.xml"/><Relationship Id="rId23" Type="http://schemas.openxmlformats.org/officeDocument/2006/relationships/footer" Target="footer9.xml"/><Relationship Id="rId119" Type="http://schemas.openxmlformats.org/officeDocument/2006/relationships/header" Target="header50.xml"/><Relationship Id="rId270" Type="http://schemas.openxmlformats.org/officeDocument/2006/relationships/header" Target="header135.xml"/><Relationship Id="rId326" Type="http://schemas.microsoft.com/office/2016/09/relationships/commentsIds" Target="commentsIds.xml"/><Relationship Id="rId65" Type="http://schemas.openxmlformats.org/officeDocument/2006/relationships/footer" Target="footer29.xml"/><Relationship Id="rId130" Type="http://schemas.openxmlformats.org/officeDocument/2006/relationships/header" Target="header59.xml"/><Relationship Id="rId172" Type="http://schemas.openxmlformats.org/officeDocument/2006/relationships/header" Target="header81.xml"/><Relationship Id="rId228" Type="http://schemas.openxmlformats.org/officeDocument/2006/relationships/header" Target="header112.xml"/><Relationship Id="rId281" Type="http://schemas.openxmlformats.org/officeDocument/2006/relationships/header" Target="header143.xml"/><Relationship Id="rId34" Type="http://schemas.openxmlformats.org/officeDocument/2006/relationships/footer" Target="footer20.xml"/><Relationship Id="rId76" Type="http://schemas.openxmlformats.org/officeDocument/2006/relationships/header" Target="header25.xml"/><Relationship Id="rId141" Type="http://schemas.openxmlformats.org/officeDocument/2006/relationships/footer" Target="footer55.xml"/><Relationship Id="rId7" Type="http://schemas.openxmlformats.org/officeDocument/2006/relationships/endnotes" Target="endnotes.xml"/><Relationship Id="rId162" Type="http://schemas.openxmlformats.org/officeDocument/2006/relationships/footer" Target="footer63.xml"/><Relationship Id="rId183" Type="http://schemas.openxmlformats.org/officeDocument/2006/relationships/header" Target="header90.xml"/><Relationship Id="rId218" Type="http://schemas.openxmlformats.org/officeDocument/2006/relationships/footer" Target="footer80.xml"/><Relationship Id="rId239" Type="http://schemas.openxmlformats.org/officeDocument/2006/relationships/footer" Target="footer89.xml"/><Relationship Id="rId250" Type="http://schemas.openxmlformats.org/officeDocument/2006/relationships/header" Target="header121.xml"/><Relationship Id="rId271" Type="http://schemas.openxmlformats.org/officeDocument/2006/relationships/header" Target="header136.xml"/><Relationship Id="rId292" Type="http://schemas.openxmlformats.org/officeDocument/2006/relationships/header" Target="header148.xml"/><Relationship Id="rId306" Type="http://schemas.openxmlformats.org/officeDocument/2006/relationships/footer" Target="footer112.xml"/><Relationship Id="rId24" Type="http://schemas.openxmlformats.org/officeDocument/2006/relationships/footer" Target="footer10.xml"/><Relationship Id="rId45" Type="http://schemas.openxmlformats.org/officeDocument/2006/relationships/comments" Target="comments.xml"/><Relationship Id="rId66" Type="http://schemas.openxmlformats.org/officeDocument/2006/relationships/footer" Target="footer30.xml"/><Relationship Id="rId87" Type="http://schemas.openxmlformats.org/officeDocument/2006/relationships/footer" Target="footer36.xml"/><Relationship Id="rId110" Type="http://schemas.openxmlformats.org/officeDocument/2006/relationships/header" Target="header45.xml"/><Relationship Id="rId131" Type="http://schemas.openxmlformats.org/officeDocument/2006/relationships/footer" Target="footer49.xml"/><Relationship Id="rId152" Type="http://schemas.openxmlformats.org/officeDocument/2006/relationships/header" Target="header69.xml"/><Relationship Id="rId173" Type="http://schemas.openxmlformats.org/officeDocument/2006/relationships/footer" Target="footer65.xml"/><Relationship Id="rId194" Type="http://schemas.openxmlformats.org/officeDocument/2006/relationships/header" Target="header97.xml"/><Relationship Id="rId208" Type="http://schemas.openxmlformats.org/officeDocument/2006/relationships/image" Target="media/image7.png"/><Relationship Id="rId229" Type="http://schemas.openxmlformats.org/officeDocument/2006/relationships/footer" Target="footer83.xml"/><Relationship Id="rId240" Type="http://schemas.openxmlformats.org/officeDocument/2006/relationships/footer" Target="footer90.xml"/><Relationship Id="rId261" Type="http://schemas.openxmlformats.org/officeDocument/2006/relationships/header" Target="header130.xml"/><Relationship Id="rId14" Type="http://schemas.openxmlformats.org/officeDocument/2006/relationships/footer" Target="footer6.xml"/><Relationship Id="rId35" Type="http://schemas.openxmlformats.org/officeDocument/2006/relationships/footer" Target="footer21.xml"/><Relationship Id="rId56" Type="http://schemas.openxmlformats.org/officeDocument/2006/relationships/header" Target="header12.xml"/><Relationship Id="rId77" Type="http://schemas.openxmlformats.org/officeDocument/2006/relationships/footer" Target="footer33.xml"/><Relationship Id="rId100" Type="http://schemas.openxmlformats.org/officeDocument/2006/relationships/footer" Target="footer39.xml"/><Relationship Id="rId282" Type="http://schemas.openxmlformats.org/officeDocument/2006/relationships/footer" Target="footer100.xml"/><Relationship Id="rId317" Type="http://schemas.openxmlformats.org/officeDocument/2006/relationships/header" Target="header161.xml"/><Relationship Id="rId8" Type="http://schemas.openxmlformats.org/officeDocument/2006/relationships/image" Target="media/image1.png"/><Relationship Id="rId98" Type="http://schemas.openxmlformats.org/officeDocument/2006/relationships/header" Target="header40.xml"/><Relationship Id="rId121" Type="http://schemas.openxmlformats.org/officeDocument/2006/relationships/header" Target="header52.xml"/><Relationship Id="rId142" Type="http://schemas.openxmlformats.org/officeDocument/2006/relationships/footer" Target="footer56.xml"/><Relationship Id="rId163" Type="http://schemas.openxmlformats.org/officeDocument/2006/relationships/footer" Target="footer64.xml"/><Relationship Id="rId184" Type="http://schemas.openxmlformats.org/officeDocument/2006/relationships/header" Target="header91.xml"/><Relationship Id="rId219" Type="http://schemas.openxmlformats.org/officeDocument/2006/relationships/header" Target="header105.xml"/><Relationship Id="rId230" Type="http://schemas.openxmlformats.org/officeDocument/2006/relationships/footer" Target="footer84.xml"/><Relationship Id="rId251" Type="http://schemas.openxmlformats.org/officeDocument/2006/relationships/header" Target="header122.xml"/><Relationship Id="rId25" Type="http://schemas.openxmlformats.org/officeDocument/2006/relationships/footer" Target="footer11.xml"/><Relationship Id="rId46" Type="http://schemas.microsoft.com/office/2011/relationships/commentsExtended" Target="commentsExtended.xml"/><Relationship Id="rId67" Type="http://schemas.openxmlformats.org/officeDocument/2006/relationships/footer" Target="footer31.xml"/><Relationship Id="rId272" Type="http://schemas.openxmlformats.org/officeDocument/2006/relationships/header" Target="header137.xml"/><Relationship Id="rId293" Type="http://schemas.openxmlformats.org/officeDocument/2006/relationships/header" Target="header149.xml"/><Relationship Id="rId307" Type="http://schemas.openxmlformats.org/officeDocument/2006/relationships/footer" Target="footer113.xml"/><Relationship Id="rId88" Type="http://schemas.openxmlformats.org/officeDocument/2006/relationships/header" Target="header32.xml"/><Relationship Id="rId111" Type="http://schemas.openxmlformats.org/officeDocument/2006/relationships/header" Target="header46.xml"/><Relationship Id="rId132" Type="http://schemas.openxmlformats.org/officeDocument/2006/relationships/footer" Target="footer50.xml"/><Relationship Id="rId153" Type="http://schemas.openxmlformats.org/officeDocument/2006/relationships/header" Target="header70.xml"/><Relationship Id="rId174" Type="http://schemas.openxmlformats.org/officeDocument/2006/relationships/footer" Target="footer66.xml"/><Relationship Id="rId195" Type="http://schemas.openxmlformats.org/officeDocument/2006/relationships/header" Target="header98.xml"/><Relationship Id="rId209" Type="http://schemas.openxmlformats.org/officeDocument/2006/relationships/footer" Target="footer75.xml"/><Relationship Id="rId220" Type="http://schemas.openxmlformats.org/officeDocument/2006/relationships/header" Target="header106.xml"/><Relationship Id="rId241" Type="http://schemas.openxmlformats.org/officeDocument/2006/relationships/hyperlink" Target="http://www.oracle.com/technetwork/topics/security/alerts-086861.html" TargetMode="External"/><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header" Target="header13.xml"/><Relationship Id="rId262" Type="http://schemas.openxmlformats.org/officeDocument/2006/relationships/header" Target="header131.xml"/><Relationship Id="rId283" Type="http://schemas.openxmlformats.org/officeDocument/2006/relationships/footer" Target="footer101.xml"/><Relationship Id="rId318" Type="http://schemas.openxmlformats.org/officeDocument/2006/relationships/footer" Target="footer118.xml"/><Relationship Id="rId78" Type="http://schemas.openxmlformats.org/officeDocument/2006/relationships/footer" Target="footer34.xml"/><Relationship Id="rId99" Type="http://schemas.openxmlformats.org/officeDocument/2006/relationships/image" Target="media/image4.png"/><Relationship Id="rId101" Type="http://schemas.openxmlformats.org/officeDocument/2006/relationships/footer" Target="footer40.xml"/><Relationship Id="rId122" Type="http://schemas.openxmlformats.org/officeDocument/2006/relationships/header" Target="header53.xml"/><Relationship Id="rId143" Type="http://schemas.openxmlformats.org/officeDocument/2006/relationships/header" Target="header62.xml"/><Relationship Id="rId164" Type="http://schemas.openxmlformats.org/officeDocument/2006/relationships/header" Target="header75.xml"/><Relationship Id="rId185" Type="http://schemas.openxmlformats.org/officeDocument/2006/relationships/footer" Target="footer67.xml"/><Relationship Id="rId9" Type="http://schemas.openxmlformats.org/officeDocument/2006/relationships/footer" Target="footer1.xml"/><Relationship Id="rId210" Type="http://schemas.openxmlformats.org/officeDocument/2006/relationships/footer" Target="footer76.xml"/><Relationship Id="rId26" Type="http://schemas.openxmlformats.org/officeDocument/2006/relationships/footer" Target="footer12.xml"/><Relationship Id="rId231" Type="http://schemas.openxmlformats.org/officeDocument/2006/relationships/footer" Target="footer85.xml"/><Relationship Id="rId252" Type="http://schemas.openxmlformats.org/officeDocument/2006/relationships/header" Target="header123.xml"/><Relationship Id="rId273" Type="http://schemas.openxmlformats.org/officeDocument/2006/relationships/header" Target="header138.xml"/><Relationship Id="rId294" Type="http://schemas.openxmlformats.org/officeDocument/2006/relationships/footer" Target="footer106.xml"/><Relationship Id="rId308" Type="http://schemas.openxmlformats.org/officeDocument/2006/relationships/header" Target="header156.xml"/><Relationship Id="rId47" Type="http://schemas.openxmlformats.org/officeDocument/2006/relationships/header" Target="header5.xml"/><Relationship Id="rId68" Type="http://schemas.openxmlformats.org/officeDocument/2006/relationships/footer" Target="footer32.xml"/><Relationship Id="rId89" Type="http://schemas.openxmlformats.org/officeDocument/2006/relationships/header" Target="header33.xml"/><Relationship Id="rId112" Type="http://schemas.openxmlformats.org/officeDocument/2006/relationships/footer" Target="footer45.xml"/><Relationship Id="rId133" Type="http://schemas.openxmlformats.org/officeDocument/2006/relationships/image" Target="media/image5.png"/><Relationship Id="rId154" Type="http://schemas.openxmlformats.org/officeDocument/2006/relationships/header" Target="header71.xml"/><Relationship Id="rId175" Type="http://schemas.openxmlformats.org/officeDocument/2006/relationships/header" Target="header82.xml"/><Relationship Id="rId196" Type="http://schemas.openxmlformats.org/officeDocument/2006/relationships/header" Target="header99.xml"/><Relationship Id="rId200" Type="http://schemas.openxmlformats.org/officeDocument/2006/relationships/footer" Target="footer72.xml"/><Relationship Id="rId16" Type="http://schemas.openxmlformats.org/officeDocument/2006/relationships/footer" Target="footer8.xml"/><Relationship Id="rId221" Type="http://schemas.openxmlformats.org/officeDocument/2006/relationships/header" Target="header107.xml"/><Relationship Id="rId242" Type="http://schemas.openxmlformats.org/officeDocument/2006/relationships/hyperlink" Target="http://www.oracle.com/technetwork/topics/security/alerts-086861.html" TargetMode="External"/><Relationship Id="rId263" Type="http://schemas.openxmlformats.org/officeDocument/2006/relationships/footer" Target="footer93.xml"/><Relationship Id="rId284" Type="http://schemas.openxmlformats.org/officeDocument/2006/relationships/header" Target="header144.xml"/><Relationship Id="rId319" Type="http://schemas.openxmlformats.org/officeDocument/2006/relationships/footer" Target="footer119.xml"/><Relationship Id="rId37" Type="http://schemas.openxmlformats.org/officeDocument/2006/relationships/header" Target="header1.xml"/><Relationship Id="rId58" Type="http://schemas.openxmlformats.org/officeDocument/2006/relationships/header" Target="header14.xml"/><Relationship Id="rId79" Type="http://schemas.openxmlformats.org/officeDocument/2006/relationships/header" Target="header26.xml"/><Relationship Id="rId102" Type="http://schemas.openxmlformats.org/officeDocument/2006/relationships/footer" Target="footer41.xml"/><Relationship Id="rId123" Type="http://schemas.openxmlformats.org/officeDocument/2006/relationships/footer" Target="footer47.xml"/><Relationship Id="rId144" Type="http://schemas.openxmlformats.org/officeDocument/2006/relationships/header" Target="header63.xml"/><Relationship Id="rId90" Type="http://schemas.openxmlformats.org/officeDocument/2006/relationships/header" Target="header34.xml"/><Relationship Id="rId165" Type="http://schemas.openxmlformats.org/officeDocument/2006/relationships/header" Target="header76.xml"/><Relationship Id="rId186" Type="http://schemas.openxmlformats.org/officeDocument/2006/relationships/footer" Target="footer68.xml"/><Relationship Id="rId211" Type="http://schemas.openxmlformats.org/officeDocument/2006/relationships/header" Target="header101.xml"/><Relationship Id="rId232" Type="http://schemas.openxmlformats.org/officeDocument/2006/relationships/footer" Target="footer86.xml"/><Relationship Id="rId253" Type="http://schemas.openxmlformats.org/officeDocument/2006/relationships/header" Target="header124.xml"/><Relationship Id="rId274" Type="http://schemas.openxmlformats.org/officeDocument/2006/relationships/header" Target="header139.xml"/><Relationship Id="rId295" Type="http://schemas.openxmlformats.org/officeDocument/2006/relationships/footer" Target="footer107.xml"/><Relationship Id="rId309" Type="http://schemas.openxmlformats.org/officeDocument/2006/relationships/header" Target="header157.xml"/><Relationship Id="rId27" Type="http://schemas.openxmlformats.org/officeDocument/2006/relationships/footer" Target="footer13.xml"/><Relationship Id="rId48" Type="http://schemas.openxmlformats.org/officeDocument/2006/relationships/header" Target="header6.xml"/><Relationship Id="rId69" Type="http://schemas.openxmlformats.org/officeDocument/2006/relationships/header" Target="header18.xml"/><Relationship Id="rId113" Type="http://schemas.openxmlformats.org/officeDocument/2006/relationships/footer" Target="footer46.xml"/><Relationship Id="rId134" Type="http://schemas.openxmlformats.org/officeDocument/2006/relationships/hyperlink" Target="mailto:uone@us.example.com" TargetMode="External"/><Relationship Id="rId320" Type="http://schemas.openxmlformats.org/officeDocument/2006/relationships/header" Target="header162.xml"/><Relationship Id="rId80" Type="http://schemas.openxmlformats.org/officeDocument/2006/relationships/header" Target="header27.xml"/><Relationship Id="rId155" Type="http://schemas.openxmlformats.org/officeDocument/2006/relationships/header" Target="header72.xml"/><Relationship Id="rId176" Type="http://schemas.openxmlformats.org/officeDocument/2006/relationships/header" Target="header83.xml"/><Relationship Id="rId197" Type="http://schemas.openxmlformats.org/officeDocument/2006/relationships/header" Target="header100.xml"/><Relationship Id="rId201" Type="http://schemas.openxmlformats.org/officeDocument/2006/relationships/hyperlink" Target="http://www.oracle.com/technology/oracleas/schema/dbserver_audittrail-11_" TargetMode="External"/><Relationship Id="rId222" Type="http://schemas.openxmlformats.org/officeDocument/2006/relationships/header" Target="header108.xml"/><Relationship Id="rId243" Type="http://schemas.openxmlformats.org/officeDocument/2006/relationships/hyperlink" Target="https://support.oracle.com/" TargetMode="External"/><Relationship Id="rId264" Type="http://schemas.openxmlformats.org/officeDocument/2006/relationships/footer" Target="footer94.xml"/><Relationship Id="rId285" Type="http://schemas.openxmlformats.org/officeDocument/2006/relationships/header" Target="header145.xml"/><Relationship Id="rId17" Type="http://schemas.openxmlformats.org/officeDocument/2006/relationships/hyperlink" Target="http://www.oracle.com/pls/topic/lookup?ctx=acc&amp;id=docacc." TargetMode="External"/><Relationship Id="rId38" Type="http://schemas.openxmlformats.org/officeDocument/2006/relationships/header" Target="header2.xml"/><Relationship Id="rId59" Type="http://schemas.openxmlformats.org/officeDocument/2006/relationships/header" Target="header15.xml"/><Relationship Id="rId103" Type="http://schemas.openxmlformats.org/officeDocument/2006/relationships/footer" Target="footer42.xml"/><Relationship Id="rId124" Type="http://schemas.openxmlformats.org/officeDocument/2006/relationships/footer" Target="footer48.xml"/><Relationship Id="rId310" Type="http://schemas.openxmlformats.org/officeDocument/2006/relationships/footer" Target="footer114.xml"/><Relationship Id="rId70" Type="http://schemas.openxmlformats.org/officeDocument/2006/relationships/header" Target="header19.xml"/><Relationship Id="rId91" Type="http://schemas.openxmlformats.org/officeDocument/2006/relationships/footer" Target="footer37.xml"/><Relationship Id="rId145" Type="http://schemas.openxmlformats.org/officeDocument/2006/relationships/header" Target="header64.xml"/><Relationship Id="rId166" Type="http://schemas.openxmlformats.org/officeDocument/2006/relationships/hyperlink" Target="http://www.oracle.com/technetwork/database/focus-areas/security/ols-cs1-099558.html" TargetMode="External"/><Relationship Id="rId187" Type="http://schemas.openxmlformats.org/officeDocument/2006/relationships/header" Target="header92.xml"/><Relationship Id="rId1" Type="http://schemas.openxmlformats.org/officeDocument/2006/relationships/customXml" Target="../customXml/item1.xml"/><Relationship Id="rId212" Type="http://schemas.openxmlformats.org/officeDocument/2006/relationships/header" Target="header102.xml"/><Relationship Id="rId233" Type="http://schemas.openxmlformats.org/officeDocument/2006/relationships/header" Target="header113.xml"/><Relationship Id="rId254" Type="http://schemas.openxmlformats.org/officeDocument/2006/relationships/header" Target="header125.xml"/><Relationship Id="rId28" Type="http://schemas.openxmlformats.org/officeDocument/2006/relationships/footer" Target="footer14.xml"/><Relationship Id="rId49" Type="http://schemas.openxmlformats.org/officeDocument/2006/relationships/header" Target="header7.xml"/><Relationship Id="rId114" Type="http://schemas.openxmlformats.org/officeDocument/2006/relationships/header" Target="header47.xml"/><Relationship Id="rId275" Type="http://schemas.openxmlformats.org/officeDocument/2006/relationships/header" Target="header140.xml"/><Relationship Id="rId296" Type="http://schemas.openxmlformats.org/officeDocument/2006/relationships/header" Target="header150.xml"/><Relationship Id="rId300" Type="http://schemas.openxmlformats.org/officeDocument/2006/relationships/header" Target="header152.xml"/><Relationship Id="rId60" Type="http://schemas.openxmlformats.org/officeDocument/2006/relationships/footer" Target="footer27.xml"/><Relationship Id="rId81" Type="http://schemas.openxmlformats.org/officeDocument/2006/relationships/header" Target="header28.xml"/><Relationship Id="rId135" Type="http://schemas.openxmlformats.org/officeDocument/2006/relationships/footer" Target="footer51.xml"/><Relationship Id="rId156" Type="http://schemas.openxmlformats.org/officeDocument/2006/relationships/footer" Target="footer59.xml"/><Relationship Id="rId177" Type="http://schemas.openxmlformats.org/officeDocument/2006/relationships/header" Target="header84.xml"/><Relationship Id="rId198" Type="http://schemas.openxmlformats.org/officeDocument/2006/relationships/hyperlink" Target="http://xmlns.oracle.com/oracleas/schema/dbserver_audittrail-11_2.xsd" TargetMode="External"/><Relationship Id="rId321" Type="http://schemas.openxmlformats.org/officeDocument/2006/relationships/header" Target="header163.xml"/><Relationship Id="rId202" Type="http://schemas.openxmlformats.org/officeDocument/2006/relationships/hyperlink" Target="http://xmlns.oracle.com/oracleas/schema/dbserver_audittrail-11_" TargetMode="External"/><Relationship Id="rId223" Type="http://schemas.openxmlformats.org/officeDocument/2006/relationships/header" Target="header109.xml"/><Relationship Id="rId244" Type="http://schemas.openxmlformats.org/officeDocument/2006/relationships/hyperlink" Target="mailto:secalert_us@oracle.com" TargetMode="External"/><Relationship Id="rId18" Type="http://schemas.openxmlformats.org/officeDocument/2006/relationships/hyperlink" Target="http://www.oracle.com/pls/topic/lookup?ctx=acc&amp;amp;id=info" TargetMode="External"/><Relationship Id="rId39" Type="http://schemas.openxmlformats.org/officeDocument/2006/relationships/hyperlink" Target="http://www.oracle.com/technetwork/topics/security/whatsnew/index.html" TargetMode="External"/><Relationship Id="rId265" Type="http://schemas.openxmlformats.org/officeDocument/2006/relationships/header" Target="header132.xml"/><Relationship Id="rId286" Type="http://schemas.openxmlformats.org/officeDocument/2006/relationships/footer" Target="footer102.xml"/><Relationship Id="rId50" Type="http://schemas.openxmlformats.org/officeDocument/2006/relationships/header" Target="header8.xml"/><Relationship Id="rId104" Type="http://schemas.openxmlformats.org/officeDocument/2006/relationships/header" Target="header41.xml"/><Relationship Id="rId125" Type="http://schemas.openxmlformats.org/officeDocument/2006/relationships/header" Target="header54.xml"/><Relationship Id="rId146" Type="http://schemas.openxmlformats.org/officeDocument/2006/relationships/header" Target="header65.xml"/><Relationship Id="rId167" Type="http://schemas.openxmlformats.org/officeDocument/2006/relationships/hyperlink" Target="http://www.oracle.com/technetwork/database/focus-areas/security/ols-cs1-09" TargetMode="External"/><Relationship Id="rId188" Type="http://schemas.openxmlformats.org/officeDocument/2006/relationships/header" Target="header93.xml"/><Relationship Id="rId311" Type="http://schemas.openxmlformats.org/officeDocument/2006/relationships/footer" Target="footer115.xml"/><Relationship Id="rId71" Type="http://schemas.openxmlformats.org/officeDocument/2006/relationships/header" Target="header20.xml"/><Relationship Id="rId92" Type="http://schemas.openxmlformats.org/officeDocument/2006/relationships/footer" Target="footer38.xml"/><Relationship Id="rId213" Type="http://schemas.openxmlformats.org/officeDocument/2006/relationships/header" Target="header103.xml"/><Relationship Id="rId234" Type="http://schemas.openxmlformats.org/officeDocument/2006/relationships/header" Target="header114.xml"/><Relationship Id="rId2" Type="http://schemas.openxmlformats.org/officeDocument/2006/relationships/numbering" Target="numbering.xml"/><Relationship Id="rId29" Type="http://schemas.openxmlformats.org/officeDocument/2006/relationships/footer" Target="footer15.xml"/><Relationship Id="rId255" Type="http://schemas.openxmlformats.org/officeDocument/2006/relationships/footer" Target="footer91.xml"/><Relationship Id="rId276" Type="http://schemas.openxmlformats.org/officeDocument/2006/relationships/footer" Target="footer97.xml"/><Relationship Id="rId297" Type="http://schemas.openxmlformats.org/officeDocument/2006/relationships/header" Target="header151.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8.xml"/><Relationship Id="rId136" Type="http://schemas.openxmlformats.org/officeDocument/2006/relationships/footer" Target="footer52.xml"/><Relationship Id="rId157" Type="http://schemas.openxmlformats.org/officeDocument/2006/relationships/footer" Target="footer60.xml"/><Relationship Id="rId178" Type="http://schemas.openxmlformats.org/officeDocument/2006/relationships/header" Target="header85.xml"/><Relationship Id="rId301" Type="http://schemas.openxmlformats.org/officeDocument/2006/relationships/header" Target="header153.xml"/><Relationship Id="rId322" Type="http://schemas.openxmlformats.org/officeDocument/2006/relationships/footer" Target="footer120.xml"/><Relationship Id="rId61" Type="http://schemas.openxmlformats.org/officeDocument/2006/relationships/footer" Target="footer28.xml"/><Relationship Id="rId82" Type="http://schemas.openxmlformats.org/officeDocument/2006/relationships/header" Target="header29.xml"/><Relationship Id="rId199" Type="http://schemas.openxmlformats.org/officeDocument/2006/relationships/footer" Target="footer71.xml"/><Relationship Id="rId203" Type="http://schemas.openxmlformats.org/officeDocument/2006/relationships/hyperlink" Target="http://www.w3.org/2001/XMLSchema-instance" TargetMode="External"/><Relationship Id="rId19" Type="http://schemas.openxmlformats.org/officeDocument/2006/relationships/hyperlink" Target="http://www.oracle.com/pls/topic/lookup?ctx=acc&amp;amp;id=trs" TargetMode="External"/><Relationship Id="rId224" Type="http://schemas.openxmlformats.org/officeDocument/2006/relationships/header" Target="header110.xml"/><Relationship Id="rId245" Type="http://schemas.openxmlformats.org/officeDocument/2006/relationships/header" Target="header116.xml"/><Relationship Id="rId266" Type="http://schemas.openxmlformats.org/officeDocument/2006/relationships/header" Target="header133.xml"/><Relationship Id="rId287" Type="http://schemas.openxmlformats.org/officeDocument/2006/relationships/footer" Target="footer103.xml"/><Relationship Id="rId30" Type="http://schemas.openxmlformats.org/officeDocument/2006/relationships/footer" Target="footer16.xml"/><Relationship Id="rId105" Type="http://schemas.openxmlformats.org/officeDocument/2006/relationships/header" Target="header42.xml"/><Relationship Id="rId126" Type="http://schemas.openxmlformats.org/officeDocument/2006/relationships/header" Target="header55.xml"/><Relationship Id="rId147" Type="http://schemas.openxmlformats.org/officeDocument/2006/relationships/header" Target="header66.xml"/><Relationship Id="rId168" Type="http://schemas.openxmlformats.org/officeDocument/2006/relationships/header" Target="header77.xml"/><Relationship Id="rId312" Type="http://schemas.openxmlformats.org/officeDocument/2006/relationships/header" Target="header158.xml"/><Relationship Id="rId51" Type="http://schemas.openxmlformats.org/officeDocument/2006/relationships/header" Target="header9.xml"/><Relationship Id="rId72" Type="http://schemas.openxmlformats.org/officeDocument/2006/relationships/header" Target="header21.xml"/><Relationship Id="rId93" Type="http://schemas.openxmlformats.org/officeDocument/2006/relationships/header" Target="header35.xml"/><Relationship Id="rId189" Type="http://schemas.openxmlformats.org/officeDocument/2006/relationships/header" Target="header94.xml"/><Relationship Id="rId3" Type="http://schemas.openxmlformats.org/officeDocument/2006/relationships/styles" Target="styles.xml"/><Relationship Id="rId214" Type="http://schemas.openxmlformats.org/officeDocument/2006/relationships/header" Target="header104.xml"/><Relationship Id="rId235" Type="http://schemas.openxmlformats.org/officeDocument/2006/relationships/footer" Target="footer87.xml"/><Relationship Id="rId256" Type="http://schemas.openxmlformats.org/officeDocument/2006/relationships/footer" Target="footer92.xml"/><Relationship Id="rId277" Type="http://schemas.openxmlformats.org/officeDocument/2006/relationships/header" Target="header141.xml"/><Relationship Id="rId298" Type="http://schemas.openxmlformats.org/officeDocument/2006/relationships/footer" Target="footer108.xml"/><Relationship Id="rId116" Type="http://schemas.openxmlformats.org/officeDocument/2006/relationships/hyperlink" Target="http://www.us.example.com" TargetMode="External"/><Relationship Id="rId137" Type="http://schemas.openxmlformats.org/officeDocument/2006/relationships/header" Target="header60.xml"/><Relationship Id="rId158" Type="http://schemas.openxmlformats.org/officeDocument/2006/relationships/header" Target="header73.xml"/><Relationship Id="rId302" Type="http://schemas.openxmlformats.org/officeDocument/2006/relationships/footer" Target="footer110.xml"/><Relationship Id="rId323" Type="http://schemas.openxmlformats.org/officeDocument/2006/relationships/fontTable" Target="fontTable.xml"/><Relationship Id="rId20" Type="http://schemas.openxmlformats.org/officeDocument/2006/relationships/hyperlink" Target="http://www.oracle.com/technetwork/index.html" TargetMode="External"/><Relationship Id="rId41" Type="http://schemas.openxmlformats.org/officeDocument/2006/relationships/footer" Target="footer23.xml"/><Relationship Id="rId62" Type="http://schemas.openxmlformats.org/officeDocument/2006/relationships/header" Target="header16.xml"/><Relationship Id="rId83" Type="http://schemas.openxmlformats.org/officeDocument/2006/relationships/image" Target="media/image3.png"/><Relationship Id="rId179" Type="http://schemas.openxmlformats.org/officeDocument/2006/relationships/header" Target="header86.xml"/><Relationship Id="rId190" Type="http://schemas.openxmlformats.org/officeDocument/2006/relationships/footer" Target="footer69.xml"/><Relationship Id="rId204" Type="http://schemas.openxmlformats.org/officeDocument/2006/relationships/hyperlink" Target="http://xmlns.oracle.com/oracleas/schema/dbserver_" TargetMode="External"/><Relationship Id="rId225" Type="http://schemas.openxmlformats.org/officeDocument/2006/relationships/footer" Target="footer81.xml"/><Relationship Id="rId246" Type="http://schemas.openxmlformats.org/officeDocument/2006/relationships/header" Target="header117.xml"/><Relationship Id="rId267" Type="http://schemas.openxmlformats.org/officeDocument/2006/relationships/header" Target="header134.xml"/><Relationship Id="rId288" Type="http://schemas.openxmlformats.org/officeDocument/2006/relationships/header" Target="header146.xml"/><Relationship Id="rId106" Type="http://schemas.openxmlformats.org/officeDocument/2006/relationships/footer" Target="footer43.xml"/><Relationship Id="rId127" Type="http://schemas.openxmlformats.org/officeDocument/2006/relationships/header" Target="header56.xml"/><Relationship Id="rId313" Type="http://schemas.openxmlformats.org/officeDocument/2006/relationships/header" Target="header159.xm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header" Target="header10.xml"/><Relationship Id="rId73" Type="http://schemas.openxmlformats.org/officeDocument/2006/relationships/header" Target="header22.xml"/><Relationship Id="rId94" Type="http://schemas.openxmlformats.org/officeDocument/2006/relationships/header" Target="header36.xml"/><Relationship Id="rId148" Type="http://schemas.openxmlformats.org/officeDocument/2006/relationships/footer" Target="footer57.xml"/><Relationship Id="rId169" Type="http://schemas.openxmlformats.org/officeDocument/2006/relationships/header" Target="header78.xml"/><Relationship Id="rId4" Type="http://schemas.openxmlformats.org/officeDocument/2006/relationships/settings" Target="settings.xml"/><Relationship Id="rId180" Type="http://schemas.openxmlformats.org/officeDocument/2006/relationships/header" Target="header87.xml"/><Relationship Id="rId215" Type="http://schemas.openxmlformats.org/officeDocument/2006/relationships/footer" Target="footer77.xml"/><Relationship Id="rId236" Type="http://schemas.openxmlformats.org/officeDocument/2006/relationships/footer" Target="footer88.xml"/><Relationship Id="rId257" Type="http://schemas.openxmlformats.org/officeDocument/2006/relationships/header" Target="header126.xml"/><Relationship Id="rId278" Type="http://schemas.openxmlformats.org/officeDocument/2006/relationships/footer" Target="footer98.xml"/><Relationship Id="rId303" Type="http://schemas.openxmlformats.org/officeDocument/2006/relationships/footer" Target="footer111.xml"/><Relationship Id="rId42" Type="http://schemas.openxmlformats.org/officeDocument/2006/relationships/footer" Target="footer24.xml"/><Relationship Id="rId84" Type="http://schemas.openxmlformats.org/officeDocument/2006/relationships/header" Target="header30.xml"/><Relationship Id="rId138" Type="http://schemas.openxmlformats.org/officeDocument/2006/relationships/header" Target="header61.xml"/><Relationship Id="rId191" Type="http://schemas.openxmlformats.org/officeDocument/2006/relationships/footer" Target="footer70.xml"/><Relationship Id="rId205" Type="http://schemas.openxmlformats.org/officeDocument/2006/relationships/footer" Target="footer73.xml"/><Relationship Id="rId247" Type="http://schemas.openxmlformats.org/officeDocument/2006/relationships/header" Target="header118.xml"/><Relationship Id="rId107" Type="http://schemas.openxmlformats.org/officeDocument/2006/relationships/footer" Target="footer44.xml"/><Relationship Id="rId289" Type="http://schemas.openxmlformats.org/officeDocument/2006/relationships/header" Target="header147.xml"/><Relationship Id="rId11" Type="http://schemas.openxmlformats.org/officeDocument/2006/relationships/footer" Target="footer3.xml"/><Relationship Id="rId53" Type="http://schemas.openxmlformats.org/officeDocument/2006/relationships/footer" Target="footer25.xml"/><Relationship Id="rId149" Type="http://schemas.openxmlformats.org/officeDocument/2006/relationships/footer" Target="footer58.xml"/><Relationship Id="rId314" Type="http://schemas.openxmlformats.org/officeDocument/2006/relationships/footer" Target="footer116.xml"/><Relationship Id="rId95" Type="http://schemas.openxmlformats.org/officeDocument/2006/relationships/header" Target="header37.xml"/><Relationship Id="rId160" Type="http://schemas.openxmlformats.org/officeDocument/2006/relationships/footer" Target="footer61.xml"/><Relationship Id="rId216" Type="http://schemas.openxmlformats.org/officeDocument/2006/relationships/footer" Target="footer78.xml"/><Relationship Id="rId258" Type="http://schemas.openxmlformats.org/officeDocument/2006/relationships/header" Target="header127.xml"/><Relationship Id="rId22" Type="http://schemas.openxmlformats.org/officeDocument/2006/relationships/hyperlink" Target="http://www.oracle.com/technetwork/documentation/index.html" TargetMode="External"/><Relationship Id="rId64" Type="http://schemas.openxmlformats.org/officeDocument/2006/relationships/image" Target="media/image2.png"/><Relationship Id="rId118" Type="http://schemas.openxmlformats.org/officeDocument/2006/relationships/header" Target="header49.xml"/><Relationship Id="rId325" Type="http://schemas.openxmlformats.org/officeDocument/2006/relationships/theme" Target="theme/theme1.xml"/><Relationship Id="rId171" Type="http://schemas.openxmlformats.org/officeDocument/2006/relationships/header" Target="header80.xml"/><Relationship Id="rId227" Type="http://schemas.openxmlformats.org/officeDocument/2006/relationships/header" Target="header111.xml"/><Relationship Id="rId269" Type="http://schemas.openxmlformats.org/officeDocument/2006/relationships/footer" Target="footer96.xml"/><Relationship Id="rId33" Type="http://schemas.openxmlformats.org/officeDocument/2006/relationships/footer" Target="footer19.xml"/><Relationship Id="rId129" Type="http://schemas.openxmlformats.org/officeDocument/2006/relationships/header" Target="header58.xml"/><Relationship Id="rId280" Type="http://schemas.openxmlformats.org/officeDocument/2006/relationships/header" Target="header142.xml"/><Relationship Id="rId75" Type="http://schemas.openxmlformats.org/officeDocument/2006/relationships/header" Target="header24.xml"/><Relationship Id="rId140" Type="http://schemas.openxmlformats.org/officeDocument/2006/relationships/footer" Target="footer54.xml"/><Relationship Id="rId182" Type="http://schemas.openxmlformats.org/officeDocument/2006/relationships/header" Target="header89.xml"/><Relationship Id="rId6" Type="http://schemas.openxmlformats.org/officeDocument/2006/relationships/footnotes" Target="footnotes.xml"/><Relationship Id="rId238" Type="http://schemas.openxmlformats.org/officeDocument/2006/relationships/header" Target="header115.xml"/><Relationship Id="rId291" Type="http://schemas.openxmlformats.org/officeDocument/2006/relationships/footer" Target="footer105.xml"/><Relationship Id="rId305" Type="http://schemas.openxmlformats.org/officeDocument/2006/relationships/header" Target="header155.xml"/><Relationship Id="rId44" Type="http://schemas.openxmlformats.org/officeDocument/2006/relationships/header" Target="header4.xml"/><Relationship Id="rId86" Type="http://schemas.openxmlformats.org/officeDocument/2006/relationships/footer" Target="footer35.xml"/><Relationship Id="rId151" Type="http://schemas.openxmlformats.org/officeDocument/2006/relationships/header" Target="header68.xml"/><Relationship Id="rId193" Type="http://schemas.openxmlformats.org/officeDocument/2006/relationships/header" Target="header96.xml"/><Relationship Id="rId207" Type="http://schemas.openxmlformats.org/officeDocument/2006/relationships/image" Target="media/image6.png"/><Relationship Id="rId249" Type="http://schemas.openxmlformats.org/officeDocument/2006/relationships/header" Target="header120.xml"/><Relationship Id="rId13" Type="http://schemas.openxmlformats.org/officeDocument/2006/relationships/footer" Target="footer5.xml"/><Relationship Id="rId109" Type="http://schemas.openxmlformats.org/officeDocument/2006/relationships/header" Target="header44.xml"/><Relationship Id="rId260" Type="http://schemas.openxmlformats.org/officeDocument/2006/relationships/header" Target="header129.xml"/><Relationship Id="rId316" Type="http://schemas.openxmlformats.org/officeDocument/2006/relationships/header" Target="header160.xml"/><Relationship Id="rId55" Type="http://schemas.openxmlformats.org/officeDocument/2006/relationships/header" Target="header11.xml"/><Relationship Id="rId97" Type="http://schemas.openxmlformats.org/officeDocument/2006/relationships/header" Target="header39.xml"/><Relationship Id="rId120" Type="http://schemas.openxmlformats.org/officeDocument/2006/relationships/header" Target="header5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DA2FE-11E7-45E1-9B8F-7170882AF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4253</TotalTime>
  <Pages>474</Pages>
  <Words>181145</Words>
  <Characters>1032531</Characters>
  <Application>Microsoft Office Word</Application>
  <DocSecurity>0</DocSecurity>
  <Lines>8604</Lines>
  <Paragraphs>2422</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1211254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Ta Thi My Duyen</cp:lastModifiedBy>
  <cp:revision>327</cp:revision>
  <dcterms:created xsi:type="dcterms:W3CDTF">2018-10-28T18:34:00Z</dcterms:created>
  <dcterms:modified xsi:type="dcterms:W3CDTF">2018-11-24T15:40:00Z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